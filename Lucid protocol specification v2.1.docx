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60E7EB19">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4E06B25D" w:rsidR="00B0230C" w:rsidRDefault="00C16248" w:rsidP="00824B44">
      <w:pPr>
        <w:pStyle w:val="Documentdate"/>
        <w:spacing w:before="240"/>
        <w:ind w:right="504"/>
      </w:pPr>
      <w:r>
        <w:t xml:space="preserve">Date: </w:t>
      </w:r>
      <w:fldSimple w:instr=" DOCPROPERTY  &quot;Issue Date&quot;  \* MERGEFORMAT ">
        <w:r w:rsidR="003A2150">
          <w:t>17</w:t>
        </w:r>
        <w:r w:rsidR="00B517EE">
          <w:t>-Ju</w:t>
        </w:r>
        <w:r w:rsidR="003A2150">
          <w:t>j</w:t>
        </w:r>
        <w:r w:rsidR="00B517EE">
          <w:t>-24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72098921"/>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 xml:space="preserve">Permission to copy, and distribute the contents of this document, in any medium for any purpose and without fee or royalty is hereby granted, </w:t>
      </w:r>
      <w:proofErr w:type="gramStart"/>
      <w:r>
        <w:t>provided that</w:t>
      </w:r>
      <w:proofErr w:type="gramEnd"/>
      <w:r>
        <w:t xml:space="preserve">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72098922"/>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w:t>
      </w:r>
      <w:proofErr w:type="gramStart"/>
      <w:r>
        <w:t>at all times</w:t>
      </w:r>
      <w:proofErr w:type="gramEnd"/>
      <w:r>
        <w:t xml:space="preserve">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72098923"/>
      <w:r w:rsidRPr="00392D81">
        <w:lastRenderedPageBreak/>
        <w:t>Conta</w:t>
      </w:r>
      <w:r w:rsidR="00004108" w:rsidRPr="00392D81">
        <w:t xml:space="preserve">ct </w:t>
      </w:r>
      <w:r w:rsidR="00004108" w:rsidRPr="00AF4EAB">
        <w:t>address</w:t>
      </w:r>
      <w:bookmarkEnd w:id="2"/>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72098924"/>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72098925"/>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3D1407">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w:t>
      </w:r>
      <w:proofErr w:type="gramStart"/>
      <w:r>
        <w:t>",  "</w:t>
      </w:r>
      <w:proofErr w:type="gramEnd"/>
      <w:r>
        <w:t>MAY", and "OPTIONAL" in this document are to be interpreted as described in RFC 2119.</w:t>
      </w:r>
    </w:p>
    <w:p w14:paraId="3C497133" w14:textId="578A522E" w:rsidR="00B706D4" w:rsidRPr="00E20E84" w:rsidRDefault="00B706D4" w:rsidP="00A93F64">
      <w:pPr>
        <w:pStyle w:val="Headingpreface"/>
      </w:pPr>
      <w:bookmarkStart w:id="5" w:name="_Toc172098926"/>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6734"/>
      </w:tblGrid>
      <w:tr w:rsidR="00B706D4" w14:paraId="58C02474" w14:textId="77777777" w:rsidTr="00914C55">
        <w:trPr>
          <w:tblHeader/>
          <w:jc w:val="center"/>
        </w:trPr>
        <w:tc>
          <w:tcPr>
            <w:tcW w:w="2547" w:type="dxa"/>
            <w:shd w:val="clear" w:color="auto" w:fill="5BABD3"/>
            <w:vAlign w:val="center"/>
          </w:tcPr>
          <w:p w14:paraId="5A3A7C9A" w14:textId="77777777" w:rsidR="00B706D4" w:rsidRPr="00B61C9B" w:rsidRDefault="00B706D4" w:rsidP="00914C55">
            <w:pPr>
              <w:pStyle w:val="TableHeading"/>
              <w:jc w:val="center"/>
            </w:pPr>
            <w:r>
              <w:t>Abbreviation/Term</w:t>
            </w:r>
          </w:p>
        </w:tc>
        <w:tc>
          <w:tcPr>
            <w:tcW w:w="6734" w:type="dxa"/>
            <w:shd w:val="clear" w:color="auto" w:fill="5BABD3"/>
            <w:vAlign w:val="center"/>
          </w:tcPr>
          <w:p w14:paraId="10CB0D0B" w14:textId="77777777" w:rsidR="00B706D4" w:rsidRPr="00B61C9B" w:rsidRDefault="00B706D4" w:rsidP="00914C55">
            <w:pPr>
              <w:pStyle w:val="TableHeading"/>
              <w:jc w:val="center"/>
            </w:pPr>
            <w:r>
              <w:t>Definition</w:t>
            </w:r>
          </w:p>
        </w:tc>
      </w:tr>
      <w:tr w:rsidR="007D4BFF" w14:paraId="35BE569C" w14:textId="77777777" w:rsidTr="00914C55">
        <w:trPr>
          <w:jc w:val="center"/>
        </w:trPr>
        <w:tc>
          <w:tcPr>
            <w:tcW w:w="2547" w:type="dxa"/>
            <w:shd w:val="clear" w:color="auto" w:fill="auto"/>
          </w:tcPr>
          <w:p w14:paraId="1FE775D0" w14:textId="45933EBC" w:rsidR="007D4BFF" w:rsidRPr="00A811D3" w:rsidRDefault="007D4BFF" w:rsidP="003D1407">
            <w:pPr>
              <w:pStyle w:val="TableText"/>
            </w:pPr>
            <w:r>
              <w:t>BOM</w:t>
            </w:r>
          </w:p>
        </w:tc>
        <w:tc>
          <w:tcPr>
            <w:tcW w:w="6734" w:type="dxa"/>
            <w:shd w:val="clear" w:color="auto" w:fill="auto"/>
            <w:vAlign w:val="center"/>
          </w:tcPr>
          <w:p w14:paraId="0D9F5CF8" w14:textId="38318580" w:rsidR="007D4BFF" w:rsidRPr="00BB4BBA" w:rsidRDefault="007D4BFF" w:rsidP="003D1407">
            <w:pPr>
              <w:pStyle w:val="TableText"/>
              <w:jc w:val="left"/>
            </w:pPr>
            <w:r>
              <w:t>Byte Order Mark</w:t>
            </w:r>
          </w:p>
        </w:tc>
      </w:tr>
      <w:tr w:rsidR="00B706D4" w14:paraId="1DA250A1" w14:textId="77777777" w:rsidTr="00914C55">
        <w:trPr>
          <w:jc w:val="center"/>
        </w:trPr>
        <w:tc>
          <w:tcPr>
            <w:tcW w:w="2547" w:type="dxa"/>
            <w:shd w:val="clear" w:color="auto" w:fill="auto"/>
          </w:tcPr>
          <w:p w14:paraId="5E435E97" w14:textId="3102F756" w:rsidR="00B706D4" w:rsidRPr="00A811D3" w:rsidRDefault="00BB4BBA" w:rsidP="003D1407">
            <w:pPr>
              <w:pStyle w:val="TableText"/>
            </w:pPr>
            <w:r w:rsidRPr="00A811D3">
              <w:t xml:space="preserve">Broker </w:t>
            </w:r>
          </w:p>
        </w:tc>
        <w:tc>
          <w:tcPr>
            <w:tcW w:w="6734" w:type="dxa"/>
            <w:shd w:val="clear" w:color="auto" w:fill="auto"/>
            <w:vAlign w:val="center"/>
          </w:tcPr>
          <w:p w14:paraId="5990A8A3" w14:textId="10DE1DD3" w:rsidR="00B706D4" w:rsidRPr="008A325B" w:rsidRDefault="00BB4BBA" w:rsidP="003D1407">
            <w:pPr>
              <w:pStyle w:val="TableText"/>
              <w:jc w:val="left"/>
            </w:pPr>
            <w:r w:rsidRPr="00BB4BBA">
              <w:t>Also named MQTT Server</w:t>
            </w:r>
            <w:r>
              <w:t xml:space="preserve">. </w:t>
            </w:r>
            <w:r w:rsidRPr="00BB4BBA">
              <w:t>Service for storing and forwarding MQTT messages.</w:t>
            </w:r>
          </w:p>
        </w:tc>
      </w:tr>
      <w:tr w:rsidR="00B706D4" w14:paraId="4DE84B48" w14:textId="77777777" w:rsidTr="00914C55">
        <w:trPr>
          <w:jc w:val="center"/>
        </w:trPr>
        <w:tc>
          <w:tcPr>
            <w:tcW w:w="2547" w:type="dxa"/>
            <w:shd w:val="clear" w:color="auto" w:fill="auto"/>
          </w:tcPr>
          <w:p w14:paraId="76FBFB0A" w14:textId="76246170" w:rsidR="00B706D4" w:rsidRPr="00A811D3" w:rsidRDefault="00BB4BBA" w:rsidP="003D1407">
            <w:pPr>
              <w:pStyle w:val="TableText"/>
            </w:pPr>
            <w:r w:rsidRPr="00A811D3">
              <w:t>Device Configuration</w:t>
            </w:r>
          </w:p>
        </w:tc>
        <w:tc>
          <w:tcPr>
            <w:tcW w:w="6734" w:type="dxa"/>
            <w:shd w:val="clear" w:color="auto" w:fill="auto"/>
            <w:vAlign w:val="center"/>
          </w:tcPr>
          <w:p w14:paraId="3BDAA492" w14:textId="4D6328A0" w:rsidR="00B706D4" w:rsidRPr="008A325B"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914C55">
        <w:trPr>
          <w:jc w:val="center"/>
        </w:trPr>
        <w:tc>
          <w:tcPr>
            <w:tcW w:w="2547" w:type="dxa"/>
            <w:shd w:val="clear" w:color="auto" w:fill="auto"/>
          </w:tcPr>
          <w:p w14:paraId="7EA48C2F" w14:textId="28D2E470" w:rsidR="00BB4BBA" w:rsidRPr="00A811D3" w:rsidRDefault="00BB4BBA" w:rsidP="003D1407">
            <w:pPr>
              <w:pStyle w:val="TableText"/>
            </w:pPr>
            <w:r w:rsidRPr="00A811D3">
              <w:t>Device Profile</w:t>
            </w:r>
          </w:p>
        </w:tc>
        <w:tc>
          <w:tcPr>
            <w:tcW w:w="6734" w:type="dxa"/>
            <w:shd w:val="clear" w:color="auto" w:fill="auto"/>
            <w:vAlign w:val="center"/>
          </w:tcPr>
          <w:p w14:paraId="09A2EAF4" w14:textId="4CE85B31" w:rsidR="00BB4BBA" w:rsidRPr="00BB4BBA"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914C55">
        <w:trPr>
          <w:jc w:val="center"/>
        </w:trPr>
        <w:tc>
          <w:tcPr>
            <w:tcW w:w="2547" w:type="dxa"/>
            <w:shd w:val="clear" w:color="auto" w:fill="auto"/>
          </w:tcPr>
          <w:p w14:paraId="0CF4EB45" w14:textId="61B50796" w:rsidR="00BB4BBA" w:rsidRPr="00BA7567" w:rsidRDefault="00BB4BBA" w:rsidP="003D1407">
            <w:pPr>
              <w:pStyle w:val="TableText"/>
            </w:pPr>
            <w:r w:rsidRPr="00BA7567">
              <w:t>FD</w:t>
            </w:r>
          </w:p>
        </w:tc>
        <w:tc>
          <w:tcPr>
            <w:tcW w:w="6734" w:type="dxa"/>
            <w:shd w:val="clear" w:color="auto" w:fill="auto"/>
            <w:vAlign w:val="center"/>
          </w:tcPr>
          <w:p w14:paraId="2AF25EC1" w14:textId="549A3A59" w:rsidR="00BB4BBA" w:rsidRPr="00BA7567" w:rsidRDefault="00816354" w:rsidP="003D1407">
            <w:pPr>
              <w:pStyle w:val="TableText"/>
              <w:jc w:val="lef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914C55">
        <w:trPr>
          <w:jc w:val="center"/>
        </w:trPr>
        <w:tc>
          <w:tcPr>
            <w:tcW w:w="2547" w:type="dxa"/>
            <w:shd w:val="clear" w:color="auto" w:fill="auto"/>
          </w:tcPr>
          <w:p w14:paraId="1E2753CB" w14:textId="285A6C24" w:rsidR="0030026D" w:rsidRPr="00BA7567" w:rsidRDefault="0030026D" w:rsidP="003D1407">
            <w:pPr>
              <w:pStyle w:val="TableText"/>
            </w:pPr>
            <w:r w:rsidRPr="00BA7567">
              <w:t>Field Device Link</w:t>
            </w:r>
          </w:p>
        </w:tc>
        <w:tc>
          <w:tcPr>
            <w:tcW w:w="6734" w:type="dxa"/>
            <w:shd w:val="clear" w:color="auto" w:fill="auto"/>
            <w:vAlign w:val="center"/>
          </w:tcPr>
          <w:p w14:paraId="65C6452C" w14:textId="4E7D717A" w:rsidR="0030026D" w:rsidRPr="00BA7567" w:rsidRDefault="0030026D" w:rsidP="003D1407">
            <w:pPr>
              <w:pStyle w:val="TableText"/>
              <w:jc w:val="lef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914C55">
        <w:trPr>
          <w:jc w:val="center"/>
        </w:trPr>
        <w:tc>
          <w:tcPr>
            <w:tcW w:w="2547" w:type="dxa"/>
            <w:shd w:val="clear" w:color="auto" w:fill="auto"/>
          </w:tcPr>
          <w:p w14:paraId="6FC18633" w14:textId="016E5F96" w:rsidR="00A811D3" w:rsidRPr="00A811D3" w:rsidRDefault="00A811D3" w:rsidP="003D1407">
            <w:pPr>
              <w:pStyle w:val="TableText"/>
            </w:pPr>
            <w:r>
              <w:t>IIOT</w:t>
            </w:r>
          </w:p>
        </w:tc>
        <w:tc>
          <w:tcPr>
            <w:tcW w:w="6734" w:type="dxa"/>
            <w:shd w:val="clear" w:color="auto" w:fill="auto"/>
            <w:vAlign w:val="center"/>
          </w:tcPr>
          <w:p w14:paraId="6E463C40" w14:textId="610A4A28" w:rsidR="00A811D3" w:rsidRPr="00BB4BBA" w:rsidRDefault="00A811D3" w:rsidP="003D1407">
            <w:pPr>
              <w:pStyle w:val="TableText"/>
              <w:jc w:val="left"/>
            </w:pPr>
            <w:r>
              <w:t>Industrial Internet of Things</w:t>
            </w:r>
          </w:p>
        </w:tc>
      </w:tr>
      <w:tr w:rsidR="00A811D3" w14:paraId="2764928C" w14:textId="77777777" w:rsidTr="00914C55">
        <w:trPr>
          <w:jc w:val="center"/>
        </w:trPr>
        <w:tc>
          <w:tcPr>
            <w:tcW w:w="2547" w:type="dxa"/>
            <w:shd w:val="clear" w:color="auto" w:fill="auto"/>
          </w:tcPr>
          <w:p w14:paraId="49E1EE6C" w14:textId="5216F038" w:rsidR="00A811D3" w:rsidRPr="00A811D3" w:rsidRDefault="00A811D3" w:rsidP="003D1407">
            <w:pPr>
              <w:pStyle w:val="TableText"/>
            </w:pPr>
            <w:r>
              <w:t>IOT</w:t>
            </w:r>
          </w:p>
        </w:tc>
        <w:tc>
          <w:tcPr>
            <w:tcW w:w="6734" w:type="dxa"/>
            <w:shd w:val="clear" w:color="auto" w:fill="auto"/>
            <w:vAlign w:val="center"/>
          </w:tcPr>
          <w:p w14:paraId="7B848EBB" w14:textId="35C94245" w:rsidR="00A811D3" w:rsidRPr="00BB4BBA" w:rsidRDefault="00A811D3" w:rsidP="003D1407">
            <w:pPr>
              <w:pStyle w:val="TableText"/>
              <w:jc w:val="left"/>
            </w:pPr>
            <w:r>
              <w:t>Internet of Things</w:t>
            </w:r>
          </w:p>
        </w:tc>
      </w:tr>
      <w:tr w:rsidR="00BB4BBA" w14:paraId="30CB30BB" w14:textId="77777777" w:rsidTr="00914C55">
        <w:trPr>
          <w:jc w:val="center"/>
        </w:trPr>
        <w:tc>
          <w:tcPr>
            <w:tcW w:w="2547" w:type="dxa"/>
            <w:shd w:val="clear" w:color="auto" w:fill="auto"/>
          </w:tcPr>
          <w:p w14:paraId="7D1A410A" w14:textId="1C534D63" w:rsidR="00BB4BBA" w:rsidRPr="00BA7567" w:rsidRDefault="009D3A7D" w:rsidP="003D1407">
            <w:pPr>
              <w:pStyle w:val="TableText"/>
            </w:pPr>
            <w:r w:rsidRPr="00BA7567">
              <w:t>JSON</w:t>
            </w:r>
          </w:p>
        </w:tc>
        <w:tc>
          <w:tcPr>
            <w:tcW w:w="6734" w:type="dxa"/>
            <w:shd w:val="clear" w:color="auto" w:fill="auto"/>
            <w:vAlign w:val="center"/>
          </w:tcPr>
          <w:p w14:paraId="733E1C28" w14:textId="64698931" w:rsidR="00BB4BBA" w:rsidRPr="00BA7567" w:rsidRDefault="00D34840" w:rsidP="003D1407">
            <w:pPr>
              <w:pStyle w:val="TableText"/>
              <w:jc w:val="left"/>
            </w:pPr>
            <w:proofErr w:type="spellStart"/>
            <w:r w:rsidRPr="00BA7567">
              <w:t>Javascript</w:t>
            </w:r>
            <w:proofErr w:type="spellEnd"/>
            <w:r w:rsidRPr="00BA7567">
              <w:t xml:space="preserve">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914C55">
        <w:trPr>
          <w:jc w:val="center"/>
        </w:trPr>
        <w:tc>
          <w:tcPr>
            <w:tcW w:w="2547" w:type="dxa"/>
            <w:shd w:val="clear" w:color="auto" w:fill="auto"/>
          </w:tcPr>
          <w:p w14:paraId="3C93523E" w14:textId="46D257D0" w:rsidR="00E05760" w:rsidRPr="00A811D3" w:rsidRDefault="00E05760" w:rsidP="003D1407">
            <w:pPr>
              <w:pStyle w:val="TableText"/>
            </w:pPr>
            <w:r>
              <w:lastRenderedPageBreak/>
              <w:t>LWT</w:t>
            </w:r>
          </w:p>
        </w:tc>
        <w:tc>
          <w:tcPr>
            <w:tcW w:w="6734" w:type="dxa"/>
            <w:shd w:val="clear" w:color="auto" w:fill="auto"/>
            <w:vAlign w:val="center"/>
          </w:tcPr>
          <w:p w14:paraId="7AC6EC30" w14:textId="33D8725A" w:rsidR="00E05760" w:rsidRPr="009D3A7D" w:rsidRDefault="00E05760" w:rsidP="003D1407">
            <w:pPr>
              <w:pStyle w:val="TableText"/>
              <w:jc w:val="lef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914C55">
        <w:trPr>
          <w:jc w:val="center"/>
        </w:trPr>
        <w:tc>
          <w:tcPr>
            <w:tcW w:w="2547" w:type="dxa"/>
            <w:shd w:val="clear" w:color="auto" w:fill="auto"/>
          </w:tcPr>
          <w:p w14:paraId="029B6B8A" w14:textId="552C2F3F" w:rsidR="00BB4BBA" w:rsidRPr="00A811D3" w:rsidRDefault="009D3A7D" w:rsidP="003D1407">
            <w:pPr>
              <w:pStyle w:val="TableText"/>
            </w:pPr>
            <w:r w:rsidRPr="00A811D3">
              <w:t>MQTT</w:t>
            </w:r>
          </w:p>
        </w:tc>
        <w:tc>
          <w:tcPr>
            <w:tcW w:w="6734" w:type="dxa"/>
            <w:shd w:val="clear" w:color="auto" w:fill="auto"/>
            <w:vAlign w:val="center"/>
          </w:tcPr>
          <w:p w14:paraId="1F7933A6" w14:textId="7F4172FF" w:rsidR="00BB4BBA" w:rsidRPr="00BB4BBA" w:rsidRDefault="009D3A7D" w:rsidP="003D1407">
            <w:pPr>
              <w:pStyle w:val="TableText"/>
              <w:jc w:val="left"/>
            </w:pPr>
            <w:proofErr w:type="gramStart"/>
            <w:r w:rsidRPr="009D3A7D">
              <w:t>Lightweight</w:t>
            </w:r>
            <w:proofErr w:type="gramEnd"/>
            <w:r w:rsidRPr="009D3A7D">
              <w:t xml:space="preserve"> publish/subscribe (pub-sub) machine-to-machine network protocol</w:t>
            </w:r>
            <w:r>
              <w:t>.</w:t>
            </w:r>
          </w:p>
        </w:tc>
      </w:tr>
      <w:tr w:rsidR="00A811D3" w14:paraId="1522C7EF" w14:textId="77777777" w:rsidTr="00914C55">
        <w:trPr>
          <w:jc w:val="center"/>
        </w:trPr>
        <w:tc>
          <w:tcPr>
            <w:tcW w:w="2547" w:type="dxa"/>
            <w:shd w:val="clear" w:color="auto" w:fill="auto"/>
          </w:tcPr>
          <w:p w14:paraId="06E40A44" w14:textId="6F9A76D9" w:rsidR="00A811D3" w:rsidRPr="00A811D3" w:rsidRDefault="00A811D3" w:rsidP="003D1407">
            <w:pPr>
              <w:pStyle w:val="TableText"/>
            </w:pPr>
            <w:r>
              <w:t>OT</w:t>
            </w:r>
          </w:p>
        </w:tc>
        <w:tc>
          <w:tcPr>
            <w:tcW w:w="6734" w:type="dxa"/>
            <w:shd w:val="clear" w:color="auto" w:fill="auto"/>
            <w:vAlign w:val="center"/>
          </w:tcPr>
          <w:p w14:paraId="756A96A9" w14:textId="08AB4CAB" w:rsidR="00A811D3" w:rsidRPr="009D3A7D" w:rsidRDefault="00A811D3" w:rsidP="003D1407">
            <w:pPr>
              <w:pStyle w:val="TableText"/>
              <w:jc w:val="left"/>
            </w:pPr>
            <w:r>
              <w:t>Operational Technology</w:t>
            </w:r>
          </w:p>
        </w:tc>
      </w:tr>
      <w:tr w:rsidR="00405E4C" w14:paraId="21EC5B70" w14:textId="77777777" w:rsidTr="00914C55">
        <w:trPr>
          <w:jc w:val="center"/>
        </w:trPr>
        <w:tc>
          <w:tcPr>
            <w:tcW w:w="2547" w:type="dxa"/>
            <w:shd w:val="clear" w:color="auto" w:fill="auto"/>
          </w:tcPr>
          <w:p w14:paraId="3630CD4F" w14:textId="3A8B3DAB" w:rsidR="00405E4C" w:rsidRDefault="00405E4C" w:rsidP="003D1407">
            <w:pPr>
              <w:pStyle w:val="TableText"/>
            </w:pPr>
            <w:r>
              <w:t>Payload</w:t>
            </w:r>
          </w:p>
        </w:tc>
        <w:tc>
          <w:tcPr>
            <w:tcW w:w="6734" w:type="dxa"/>
            <w:shd w:val="clear" w:color="auto" w:fill="auto"/>
            <w:vAlign w:val="center"/>
          </w:tcPr>
          <w:p w14:paraId="09411C6E" w14:textId="23F8E4CB" w:rsidR="00405E4C" w:rsidRDefault="00405E4C" w:rsidP="003D1407">
            <w:pPr>
              <w:pStyle w:val="TableText"/>
              <w:jc w:val="left"/>
            </w:pPr>
            <w:r>
              <w:t>D</w:t>
            </w:r>
            <w:r w:rsidRPr="00405E4C">
              <w:t>ata items represented in the protocol in JSON format</w:t>
            </w:r>
            <w:r>
              <w:t>.</w:t>
            </w:r>
            <w:r w:rsidRPr="00405E4C">
              <w:t xml:space="preserve"> </w:t>
            </w:r>
          </w:p>
        </w:tc>
      </w:tr>
      <w:tr w:rsidR="00BB4BBA" w14:paraId="6A11830A" w14:textId="77777777" w:rsidTr="00914C55">
        <w:trPr>
          <w:jc w:val="center"/>
        </w:trPr>
        <w:tc>
          <w:tcPr>
            <w:tcW w:w="2547" w:type="dxa"/>
            <w:shd w:val="clear" w:color="auto" w:fill="auto"/>
          </w:tcPr>
          <w:p w14:paraId="609043A7" w14:textId="029E57C1" w:rsidR="00BB4BBA" w:rsidRPr="00A811D3" w:rsidRDefault="009D3A7D" w:rsidP="003D1407">
            <w:pPr>
              <w:pStyle w:val="TableText"/>
            </w:pPr>
            <w:r w:rsidRPr="00A811D3">
              <w:t>Point</w:t>
            </w:r>
          </w:p>
        </w:tc>
        <w:tc>
          <w:tcPr>
            <w:tcW w:w="6734" w:type="dxa"/>
            <w:shd w:val="clear" w:color="auto" w:fill="auto"/>
            <w:vAlign w:val="center"/>
          </w:tcPr>
          <w:p w14:paraId="19804CDD" w14:textId="13DB969E" w:rsidR="00BB4BBA" w:rsidRPr="00BB4BBA" w:rsidRDefault="009D3A7D" w:rsidP="003D1407">
            <w:pPr>
              <w:pStyle w:val="TableText"/>
              <w:jc w:val="lef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914C55">
        <w:trPr>
          <w:jc w:val="center"/>
        </w:trPr>
        <w:tc>
          <w:tcPr>
            <w:tcW w:w="2547" w:type="dxa"/>
            <w:shd w:val="clear" w:color="auto" w:fill="auto"/>
          </w:tcPr>
          <w:p w14:paraId="21C1EE8D" w14:textId="173C5CCB" w:rsidR="000C3CED" w:rsidRPr="00BA7567" w:rsidRDefault="000C3CED" w:rsidP="003D1407">
            <w:pPr>
              <w:pStyle w:val="TableText"/>
            </w:pPr>
            <w:r w:rsidRPr="00BA7567">
              <w:t>QoS</w:t>
            </w:r>
          </w:p>
        </w:tc>
        <w:tc>
          <w:tcPr>
            <w:tcW w:w="6734" w:type="dxa"/>
            <w:shd w:val="clear" w:color="auto" w:fill="auto"/>
            <w:vAlign w:val="center"/>
          </w:tcPr>
          <w:p w14:paraId="27E95950" w14:textId="6674BEB2" w:rsidR="000C3CED" w:rsidRPr="00BA7567" w:rsidRDefault="00403DE2" w:rsidP="003D1407">
            <w:pPr>
              <w:pStyle w:val="TableText"/>
              <w:jc w:val="left"/>
            </w:pPr>
            <w:r w:rsidRPr="00BA7567">
              <w:t xml:space="preserve">MQTT Topic </w:t>
            </w:r>
            <w:r w:rsidR="000C3CED" w:rsidRPr="00BA7567">
              <w:t>Quality of Service</w:t>
            </w:r>
          </w:p>
        </w:tc>
      </w:tr>
      <w:tr w:rsidR="009D3A7D" w14:paraId="356B879B" w14:textId="77777777" w:rsidTr="00914C55">
        <w:trPr>
          <w:jc w:val="center"/>
        </w:trPr>
        <w:tc>
          <w:tcPr>
            <w:tcW w:w="2547" w:type="dxa"/>
            <w:shd w:val="clear" w:color="auto" w:fill="auto"/>
          </w:tcPr>
          <w:p w14:paraId="25626D02" w14:textId="2A19C51F" w:rsidR="009D3A7D" w:rsidRPr="00BA7567" w:rsidRDefault="009D3A7D" w:rsidP="003D1407">
            <w:pPr>
              <w:pStyle w:val="TableText"/>
            </w:pPr>
            <w:r w:rsidRPr="00BA7567">
              <w:t>SA</w:t>
            </w:r>
          </w:p>
        </w:tc>
        <w:tc>
          <w:tcPr>
            <w:tcW w:w="6734" w:type="dxa"/>
            <w:shd w:val="clear" w:color="auto" w:fill="auto"/>
            <w:vAlign w:val="center"/>
          </w:tcPr>
          <w:p w14:paraId="4BFC9EF9" w14:textId="39AC0F0D" w:rsidR="009D3A7D" w:rsidRPr="00BA7567" w:rsidRDefault="00A9514D" w:rsidP="003D1407">
            <w:pPr>
              <w:pStyle w:val="TableText"/>
              <w:jc w:val="lef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914C55">
        <w:trPr>
          <w:jc w:val="center"/>
        </w:trPr>
        <w:tc>
          <w:tcPr>
            <w:tcW w:w="2547" w:type="dxa"/>
            <w:shd w:val="clear" w:color="auto" w:fill="auto"/>
          </w:tcPr>
          <w:p w14:paraId="198A4D24" w14:textId="1F574B59" w:rsidR="009D3A7D" w:rsidRPr="00A811D3" w:rsidRDefault="009D3A7D" w:rsidP="003D1407">
            <w:pPr>
              <w:pStyle w:val="TableText"/>
            </w:pPr>
            <w:r w:rsidRPr="00A811D3">
              <w:t>Topic</w:t>
            </w:r>
          </w:p>
        </w:tc>
        <w:tc>
          <w:tcPr>
            <w:tcW w:w="6734" w:type="dxa"/>
            <w:shd w:val="clear" w:color="auto" w:fill="auto"/>
            <w:vAlign w:val="center"/>
          </w:tcPr>
          <w:p w14:paraId="69BE1500" w14:textId="157FFB34" w:rsidR="009D3A7D" w:rsidRPr="009D3A7D" w:rsidRDefault="009D3A7D" w:rsidP="003D1407">
            <w:pPr>
              <w:pStyle w:val="TableText"/>
              <w:jc w:val="left"/>
            </w:pPr>
            <w:r w:rsidRPr="00BA7567">
              <w:t>MQTT name for a message stream</w:t>
            </w:r>
            <w:r w:rsidR="00425309" w:rsidRPr="00BA7567">
              <w:t xml:space="preserve"> on an MQTT Broker</w:t>
            </w:r>
            <w:r w:rsidRPr="00BA7567">
              <w:t xml:space="preserve">, notionally </w:t>
            </w:r>
            <w:proofErr w:type="gramStart"/>
            <w:r w:rsidRPr="00BA7567">
              <w:t>similar to</w:t>
            </w:r>
            <w:proofErr w:type="gramEnd"/>
            <w:r w:rsidRPr="00BA7567">
              <w:t xml:space="preserve">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914C55">
        <w:trPr>
          <w:jc w:val="center"/>
        </w:trPr>
        <w:tc>
          <w:tcPr>
            <w:tcW w:w="2547" w:type="dxa"/>
            <w:shd w:val="clear" w:color="auto" w:fill="auto"/>
          </w:tcPr>
          <w:p w14:paraId="22EEA277" w14:textId="4D99107C" w:rsidR="009D3A7D" w:rsidRPr="00A811D3" w:rsidRDefault="009D3A7D" w:rsidP="003D1407">
            <w:pPr>
              <w:pStyle w:val="TableText"/>
            </w:pPr>
            <w:r w:rsidRPr="00A811D3">
              <w:t xml:space="preserve">UUID </w:t>
            </w:r>
          </w:p>
        </w:tc>
        <w:tc>
          <w:tcPr>
            <w:tcW w:w="6734" w:type="dxa"/>
            <w:shd w:val="clear" w:color="auto" w:fill="auto"/>
            <w:vAlign w:val="center"/>
          </w:tcPr>
          <w:p w14:paraId="37DB77FD" w14:textId="08854C4A" w:rsidR="009D3A7D" w:rsidRPr="009D3A7D" w:rsidRDefault="009D3A7D" w:rsidP="003D1407">
            <w:pPr>
              <w:pStyle w:val="TableText"/>
              <w:jc w:val="left"/>
            </w:pPr>
            <w:r w:rsidRPr="009D3A7D">
              <w:t xml:space="preserve">Universally Unique </w:t>
            </w:r>
            <w:proofErr w:type="spellStart"/>
            <w:r w:rsidRPr="009D3A7D">
              <w:t>IDentifier</w:t>
            </w:r>
            <w:proofErr w:type="spellEnd"/>
            <w:r w:rsidRPr="009D3A7D">
              <w:t xml:space="preserve"> is a 128-bit (16 octet) label used for identifying components in computer systems.</w:t>
            </w:r>
            <w:r>
              <w:br/>
            </w:r>
            <w:r w:rsidRPr="009D3A7D">
              <w:t>When generated according to the standard methods, UUIDs are unique</w:t>
            </w:r>
            <w:r>
              <w:t xml:space="preserve">, </w:t>
            </w:r>
            <w:r w:rsidRPr="009D3A7D">
              <w:t xml:space="preserve">recorded as a </w:t>
            </w:r>
            <w:proofErr w:type="gramStart"/>
            <w:r w:rsidR="00B8257D">
              <w:t>lower case</w:t>
            </w:r>
            <w:proofErr w:type="gramEnd"/>
            <w:r w:rsidR="00B8257D">
              <w:t xml:space="preserv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72098927"/>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914C55">
        <w:tc>
          <w:tcPr>
            <w:tcW w:w="1843" w:type="dxa"/>
          </w:tcPr>
          <w:p w14:paraId="1C20D179" w14:textId="77777777" w:rsidR="00A05273" w:rsidRPr="004172D7" w:rsidRDefault="00A05273" w:rsidP="00EB3CEC">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rsidP="00EB3CEC">
            <w:pPr>
              <w:spacing w:after="160" w:line="259" w:lineRule="auto"/>
              <w:rPr>
                <w:rFonts w:eastAsia="DengXian" w:cs="Arial"/>
                <w:lang w:val="fr-FR" w:eastAsia="en-US"/>
              </w:rPr>
            </w:pPr>
            <w:proofErr w:type="gramStart"/>
            <w:r w:rsidRPr="004172D7">
              <w:rPr>
                <w:rFonts w:eastAsia="DengXian" w:cs="Arial"/>
                <w:lang w:val="fr-FR" w:eastAsia="en-US"/>
              </w:rPr>
              <w:t>JSON:</w:t>
            </w:r>
            <w:proofErr w:type="gramEnd"/>
            <w:r w:rsidRPr="004172D7">
              <w:rPr>
                <w:rFonts w:eastAsia="DengXian" w:cs="Arial"/>
                <w:lang w:val="fr-FR" w:eastAsia="en-US"/>
              </w:rPr>
              <w:t xml:space="preserve"> </w:t>
            </w:r>
            <w:hyperlink r:id="rId15" w:history="1">
              <w:r w:rsidRPr="004172D7">
                <w:rPr>
                  <w:rStyle w:val="Hyperlink"/>
                  <w:rFonts w:eastAsia="DengXian"/>
                </w:rPr>
                <w:t>https://www.ietf.org/rfc/rfc4627.txt</w:t>
              </w:r>
            </w:hyperlink>
          </w:p>
        </w:tc>
      </w:tr>
      <w:tr w:rsidR="00A05273" w:rsidRPr="004172D7" w14:paraId="2940D9F3" w14:textId="77777777" w:rsidTr="00914C55">
        <w:tc>
          <w:tcPr>
            <w:tcW w:w="1843" w:type="dxa"/>
          </w:tcPr>
          <w:p w14:paraId="0E9DD782" w14:textId="201027CE" w:rsidR="00A05273" w:rsidRPr="004172D7" w:rsidRDefault="00BD0D5B" w:rsidP="00EB3CEC">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EB3CEC">
            <w:pPr>
              <w:pStyle w:val="TableText"/>
              <w:jc w:val="left"/>
              <w:rPr>
                <w:rFonts w:eastAsia="DengXian"/>
                <w:lang w:val="fr-FR"/>
              </w:rPr>
            </w:pPr>
            <w:r w:rsidRPr="004172D7">
              <w:rPr>
                <w:rFonts w:eastAsia="DengXian"/>
              </w:rPr>
              <w:t>MQTT Version 3.1.1. 2014. OASIS Standard</w:t>
            </w:r>
            <w:r w:rsidRPr="004172D7">
              <w:rPr>
                <w:rFonts w:eastAsia="DengXian"/>
                <w:lang w:val="fr-FR"/>
              </w:rPr>
              <w:t xml:space="preserve">: </w:t>
            </w:r>
            <w:hyperlink r:id="rId16" w:history="1">
              <w:r w:rsidRPr="004172D7">
                <w:rPr>
                  <w:rStyle w:val="Hyperlink"/>
                  <w:rFonts w:eastAsia="DengXian"/>
                  <w:sz w:val="20"/>
                </w:rPr>
                <w:t>http://docs.oasis-open.org/mqtt/mqtt/v3.1.1/mqtt-v3.1.1.htm</w:t>
              </w:r>
              <w:r w:rsidRPr="004172D7">
                <w:rPr>
                  <w:rFonts w:eastAsia="DengXian"/>
                  <w:color w:val="0563C1"/>
                  <w:lang w:val="fr-FR"/>
                </w:rPr>
                <w:t>l</w:t>
              </w:r>
            </w:hyperlink>
            <w:r w:rsidRPr="004172D7">
              <w:rPr>
                <w:rFonts w:eastAsia="DengXian"/>
                <w:lang w:val="fr-FR"/>
              </w:rPr>
              <w:t xml:space="preserve"> </w:t>
            </w:r>
          </w:p>
          <w:p w14:paraId="58615684" w14:textId="16AFA694" w:rsidR="00A05273" w:rsidRPr="004172D7" w:rsidRDefault="0024040F" w:rsidP="00EB3CEC">
            <w:pPr>
              <w:pStyle w:val="TableText"/>
              <w:jc w:val="left"/>
              <w:rPr>
                <w:rFonts w:eastAsia="DengXian"/>
                <w:lang w:val="fr-FR"/>
              </w:rPr>
            </w:pPr>
            <w:r w:rsidRPr="004172D7">
              <w:rPr>
                <w:rFonts w:eastAsia="DengXian"/>
              </w:rPr>
              <w:t>MQTT Version 5. 2019. OASIS Standard</w:t>
            </w:r>
            <w:r w:rsidRPr="004172D7">
              <w:rPr>
                <w:rFonts w:eastAsia="DengXian"/>
                <w:lang w:val="fr-FR"/>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914C55">
        <w:tc>
          <w:tcPr>
            <w:tcW w:w="1843" w:type="dxa"/>
          </w:tcPr>
          <w:p w14:paraId="37F60A82" w14:textId="77777777" w:rsidR="00A05273" w:rsidRPr="004172D7" w:rsidRDefault="00A05273" w:rsidP="00EB3CEC">
            <w:pPr>
              <w:spacing w:after="160" w:line="259" w:lineRule="auto"/>
              <w:rPr>
                <w:rFonts w:eastAsia="DengXian" w:cs="Arial"/>
                <w:lang w:eastAsia="en-US"/>
              </w:rPr>
            </w:pPr>
            <w:bookmarkStart w:id="9" w:name="JSONSchema"/>
            <w:r w:rsidRPr="004172D7">
              <w:rPr>
                <w:rFonts w:eastAsia="DengXian" w:cs="Arial"/>
                <w:lang w:eastAsia="en-US"/>
              </w:rPr>
              <w:t>[</w:t>
            </w:r>
            <w:proofErr w:type="spellStart"/>
            <w:r w:rsidRPr="004172D7">
              <w:rPr>
                <w:rFonts w:eastAsia="DengXian" w:cs="Arial"/>
                <w:lang w:eastAsia="en-US"/>
              </w:rPr>
              <w:t>JSONSchema</w:t>
            </w:r>
            <w:proofErr w:type="spellEnd"/>
            <w:r w:rsidRPr="004172D7">
              <w:rPr>
                <w:rFonts w:eastAsia="DengXian" w:cs="Arial"/>
                <w:lang w:eastAsia="en-US"/>
              </w:rPr>
              <w:t>]</w:t>
            </w:r>
            <w:bookmarkEnd w:id="9"/>
            <w:r w:rsidRPr="004172D7">
              <w:rPr>
                <w:rFonts w:eastAsia="DengXian" w:cs="Arial"/>
                <w:lang w:eastAsia="en-US"/>
              </w:rPr>
              <w:t xml:space="preserve"> </w:t>
            </w:r>
          </w:p>
        </w:tc>
        <w:tc>
          <w:tcPr>
            <w:tcW w:w="7751" w:type="dxa"/>
          </w:tcPr>
          <w:p w14:paraId="74FDDEC9" w14:textId="7B5192AF" w:rsidR="00A05273" w:rsidRPr="004172D7" w:rsidRDefault="00A05273" w:rsidP="00EB3CEC">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914C55">
        <w:tc>
          <w:tcPr>
            <w:tcW w:w="1843" w:type="dxa"/>
          </w:tcPr>
          <w:p w14:paraId="29E6239F" w14:textId="55EDEB02" w:rsidR="00AA2B4E" w:rsidRPr="004172D7" w:rsidRDefault="00AA2B4E" w:rsidP="00EB3CEC">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EB3CEC">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914C55">
        <w:tc>
          <w:tcPr>
            <w:tcW w:w="1843" w:type="dxa"/>
          </w:tcPr>
          <w:p w14:paraId="4A3411CC" w14:textId="77777777" w:rsidR="00A05273" w:rsidRPr="004172D7" w:rsidRDefault="00A05273" w:rsidP="00EB3CEC">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rsidP="00EB3CEC">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914C55">
        <w:tc>
          <w:tcPr>
            <w:tcW w:w="1843" w:type="dxa"/>
          </w:tcPr>
          <w:p w14:paraId="51A41E76" w14:textId="77777777" w:rsidR="00A05273" w:rsidRPr="004172D7" w:rsidRDefault="00A05273" w:rsidP="00EB3CEC">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rsidP="00EB3CEC">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914C55">
        <w:tc>
          <w:tcPr>
            <w:tcW w:w="1843" w:type="dxa"/>
          </w:tcPr>
          <w:p w14:paraId="5EB927ED" w14:textId="77777777" w:rsidR="00A05273" w:rsidRPr="004172D7" w:rsidRDefault="00A05273" w:rsidP="00EB3CEC">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rsidP="00EB3CEC">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914C55">
        <w:tc>
          <w:tcPr>
            <w:tcW w:w="1843" w:type="dxa"/>
          </w:tcPr>
          <w:p w14:paraId="19C85AAA" w14:textId="13BC22C3" w:rsidR="00EB62BB" w:rsidRPr="004172D7" w:rsidRDefault="0022310D" w:rsidP="00EB3CEC">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EB3CEC">
            <w:pPr>
              <w:pStyle w:val="TableText"/>
              <w:jc w:val="lef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914C55">
        <w:tc>
          <w:tcPr>
            <w:tcW w:w="1843" w:type="dxa"/>
          </w:tcPr>
          <w:p w14:paraId="1F5008D5" w14:textId="338E4C63" w:rsidR="00B60520" w:rsidRPr="004172D7" w:rsidRDefault="0041524B" w:rsidP="00EB3CEC">
            <w:pPr>
              <w:spacing w:after="160" w:line="259" w:lineRule="auto"/>
              <w:rPr>
                <w:rFonts w:eastAsia="DengXian" w:cs="Arial"/>
                <w:lang w:eastAsia="en-US"/>
              </w:rPr>
            </w:pPr>
            <w:r w:rsidRPr="004172D7">
              <w:rPr>
                <w:rFonts w:eastAsia="DengXian" w:cs="Arial"/>
                <w:lang w:eastAsia="en-US"/>
              </w:rPr>
              <w:t>[</w:t>
            </w:r>
            <w:proofErr w:type="spellStart"/>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roofErr w:type="spellEnd"/>
            <w:r w:rsidRPr="004172D7">
              <w:rPr>
                <w:rFonts w:eastAsia="DengXian" w:cs="Arial"/>
                <w:lang w:eastAsia="en-US"/>
              </w:rPr>
              <w:t>]</w:t>
            </w:r>
          </w:p>
        </w:tc>
        <w:tc>
          <w:tcPr>
            <w:tcW w:w="7751" w:type="dxa"/>
          </w:tcPr>
          <w:p w14:paraId="5C6F879A" w14:textId="39FEE343" w:rsidR="00B60520" w:rsidRPr="004172D7" w:rsidRDefault="0041524B" w:rsidP="00EB3CEC">
            <w:pPr>
              <w:pStyle w:val="TableText"/>
              <w:jc w:val="left"/>
              <w:rPr>
                <w:rFonts w:eastAsia="MS Mincho"/>
              </w:rPr>
            </w:pPr>
            <w:proofErr w:type="spellStart"/>
            <w:r w:rsidRPr="004172D7">
              <w:rPr>
                <w:rFonts w:eastAsia="MS Mincho"/>
              </w:rPr>
              <w:t>Brotli</w:t>
            </w:r>
            <w:proofErr w:type="spellEnd"/>
            <w:r w:rsidRPr="004172D7">
              <w:rPr>
                <w:rFonts w:eastAsia="MS Mincho"/>
              </w:rPr>
              <w:t xml:space="preserve">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914C55">
        <w:tc>
          <w:tcPr>
            <w:tcW w:w="1843" w:type="dxa"/>
          </w:tcPr>
          <w:p w14:paraId="4EDF0387" w14:textId="5D30A60D" w:rsidR="00B05CC1" w:rsidRPr="004172D7" w:rsidRDefault="00B05CC1" w:rsidP="00EB3CEC">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EB3CEC">
            <w:pPr>
              <w:pStyle w:val="TableText"/>
              <w:jc w:val="left"/>
              <w:rPr>
                <w:rFonts w:eastAsia="MS Mincho"/>
              </w:rPr>
            </w:pPr>
            <w:r>
              <w:rPr>
                <w:rFonts w:eastAsia="DengXian"/>
              </w:rPr>
              <w:t>Deflate</w:t>
            </w:r>
            <w:r>
              <w:rPr>
                <w:rFonts w:eastAsia="MS Mincho"/>
              </w:rPr>
              <w:t xml:space="preserve"> data compression:</w:t>
            </w:r>
          </w:p>
          <w:p w14:paraId="5C972ECE" w14:textId="79CACEF6" w:rsidR="00B05CC1" w:rsidRPr="004172D7" w:rsidRDefault="00B05CC1" w:rsidP="00EB3CEC">
            <w:pPr>
              <w:pStyle w:val="TableText"/>
              <w:jc w:val="left"/>
              <w:rPr>
                <w:rFonts w:eastAsia="MS Mincho"/>
              </w:rPr>
            </w:pPr>
            <w:hyperlink r:id="rId25" w:history="1">
              <w:r w:rsidRPr="00CE43A9">
                <w:rPr>
                  <w:rStyle w:val="Hyperlink"/>
                  <w:rFonts w:eastAsia="MS Mincho"/>
                </w:rPr>
                <w:t>https://datatracker.ietf.org/doc/html/rfc1951</w:t>
              </w:r>
            </w:hyperlink>
            <w:r>
              <w:rPr>
                <w:rFonts w:eastAsia="MS Mincho"/>
              </w:rPr>
              <w:t xml:space="preserve"> </w:t>
            </w:r>
          </w:p>
        </w:tc>
      </w:tr>
      <w:tr w:rsidR="00B8257D" w:rsidRPr="004172D7" w14:paraId="33CC14AE" w14:textId="77777777" w:rsidTr="00914C55">
        <w:tc>
          <w:tcPr>
            <w:tcW w:w="1843" w:type="dxa"/>
          </w:tcPr>
          <w:p w14:paraId="524760F2" w14:textId="5F12A004" w:rsidR="00B8257D" w:rsidRPr="004172D7" w:rsidRDefault="00B8257D" w:rsidP="00EB3CEC">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EB3CEC">
            <w:pPr>
              <w:pStyle w:val="TableText"/>
              <w:jc w:val="lef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914C55">
        <w:tc>
          <w:tcPr>
            <w:tcW w:w="1843" w:type="dxa"/>
          </w:tcPr>
          <w:p w14:paraId="37422F1A" w14:textId="77777777" w:rsidR="00B8257D" w:rsidRPr="004172D7" w:rsidRDefault="00B8257D" w:rsidP="00EB3CEC">
            <w:pPr>
              <w:spacing w:after="160" w:line="259" w:lineRule="auto"/>
              <w:rPr>
                <w:rFonts w:eastAsia="DengXian" w:cs="Arial"/>
                <w:lang w:eastAsia="en-US"/>
              </w:rPr>
            </w:pPr>
          </w:p>
        </w:tc>
        <w:tc>
          <w:tcPr>
            <w:tcW w:w="7751" w:type="dxa"/>
          </w:tcPr>
          <w:p w14:paraId="0115D4C3" w14:textId="77777777" w:rsidR="00B8257D" w:rsidRPr="004172D7" w:rsidRDefault="00B8257D" w:rsidP="00EB3CEC">
            <w:pPr>
              <w:pStyle w:val="TableText"/>
              <w:jc w:val="lef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535CF261" w14:textId="67F4751D" w:rsidR="003A2150" w:rsidRDefault="00FF421A">
      <w:pPr>
        <w:pStyle w:val="TOC1"/>
        <w:rPr>
          <w:rFonts w:asciiTheme="minorHAnsi" w:eastAsiaTheme="minorEastAsia" w:hAnsiTheme="minorHAnsi" w:cstheme="minorBidi"/>
          <w:bCs w:val="0"/>
          <w:kern w:val="2"/>
          <w:sz w:val="24"/>
          <w:szCs w:val="24"/>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2098921" w:history="1">
        <w:r w:rsidR="003A2150" w:rsidRPr="008A1F7D">
          <w:rPr>
            <w:rStyle w:val="Hyperlink"/>
          </w:rPr>
          <w:t>Disclaimer and license agreement</w:t>
        </w:r>
        <w:r w:rsidR="003A2150">
          <w:rPr>
            <w:webHidden/>
          </w:rPr>
          <w:tab/>
        </w:r>
        <w:r w:rsidR="003A2150">
          <w:rPr>
            <w:webHidden/>
          </w:rPr>
          <w:fldChar w:fldCharType="begin"/>
        </w:r>
        <w:r w:rsidR="003A2150">
          <w:rPr>
            <w:webHidden/>
          </w:rPr>
          <w:instrText xml:space="preserve"> PAGEREF _Toc172098921 \h </w:instrText>
        </w:r>
        <w:r w:rsidR="003A2150">
          <w:rPr>
            <w:webHidden/>
          </w:rPr>
        </w:r>
        <w:r w:rsidR="003A2150">
          <w:rPr>
            <w:webHidden/>
          </w:rPr>
          <w:fldChar w:fldCharType="separate"/>
        </w:r>
        <w:r w:rsidR="0089770E">
          <w:rPr>
            <w:webHidden/>
          </w:rPr>
          <w:t>2</w:t>
        </w:r>
        <w:r w:rsidR="003A2150">
          <w:rPr>
            <w:webHidden/>
          </w:rPr>
          <w:fldChar w:fldCharType="end"/>
        </w:r>
      </w:hyperlink>
    </w:p>
    <w:p w14:paraId="2FCB5F83" w14:textId="6E942878"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2" w:history="1">
        <w:r w:rsidRPr="008A1F7D">
          <w:rPr>
            <w:rStyle w:val="Hyperlink"/>
          </w:rPr>
          <w:t>Copyright</w:t>
        </w:r>
        <w:r>
          <w:rPr>
            <w:webHidden/>
          </w:rPr>
          <w:tab/>
        </w:r>
        <w:r>
          <w:rPr>
            <w:webHidden/>
          </w:rPr>
          <w:fldChar w:fldCharType="begin"/>
        </w:r>
        <w:r>
          <w:rPr>
            <w:webHidden/>
          </w:rPr>
          <w:instrText xml:space="preserve"> PAGEREF _Toc172098922 \h </w:instrText>
        </w:r>
        <w:r>
          <w:rPr>
            <w:webHidden/>
          </w:rPr>
        </w:r>
        <w:r>
          <w:rPr>
            <w:webHidden/>
          </w:rPr>
          <w:fldChar w:fldCharType="separate"/>
        </w:r>
        <w:r w:rsidR="0089770E">
          <w:rPr>
            <w:webHidden/>
          </w:rPr>
          <w:t>2</w:t>
        </w:r>
        <w:r>
          <w:rPr>
            <w:webHidden/>
          </w:rPr>
          <w:fldChar w:fldCharType="end"/>
        </w:r>
      </w:hyperlink>
    </w:p>
    <w:p w14:paraId="281BEA20" w14:textId="1A227F84"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3" w:history="1">
        <w:r w:rsidRPr="008A1F7D">
          <w:rPr>
            <w:rStyle w:val="Hyperlink"/>
          </w:rPr>
          <w:t>Contact address</w:t>
        </w:r>
        <w:r>
          <w:rPr>
            <w:webHidden/>
          </w:rPr>
          <w:tab/>
        </w:r>
        <w:r>
          <w:rPr>
            <w:webHidden/>
          </w:rPr>
          <w:fldChar w:fldCharType="begin"/>
        </w:r>
        <w:r>
          <w:rPr>
            <w:webHidden/>
          </w:rPr>
          <w:instrText xml:space="preserve"> PAGEREF _Toc172098923 \h </w:instrText>
        </w:r>
        <w:r>
          <w:rPr>
            <w:webHidden/>
          </w:rPr>
        </w:r>
        <w:r>
          <w:rPr>
            <w:webHidden/>
          </w:rPr>
          <w:fldChar w:fldCharType="separate"/>
        </w:r>
        <w:r w:rsidR="0089770E">
          <w:rPr>
            <w:webHidden/>
          </w:rPr>
          <w:t>3</w:t>
        </w:r>
        <w:r>
          <w:rPr>
            <w:webHidden/>
          </w:rPr>
          <w:fldChar w:fldCharType="end"/>
        </w:r>
      </w:hyperlink>
    </w:p>
    <w:p w14:paraId="51F196AE" w14:textId="063B512E"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4" w:history="1">
        <w:r w:rsidRPr="008A1F7D">
          <w:rPr>
            <w:rStyle w:val="Hyperlink"/>
          </w:rPr>
          <w:t>Notices</w:t>
        </w:r>
        <w:r>
          <w:rPr>
            <w:webHidden/>
          </w:rPr>
          <w:tab/>
        </w:r>
        <w:r>
          <w:rPr>
            <w:webHidden/>
          </w:rPr>
          <w:fldChar w:fldCharType="begin"/>
        </w:r>
        <w:r>
          <w:rPr>
            <w:webHidden/>
          </w:rPr>
          <w:instrText xml:space="preserve"> PAGEREF _Toc172098924 \h </w:instrText>
        </w:r>
        <w:r>
          <w:rPr>
            <w:webHidden/>
          </w:rPr>
        </w:r>
        <w:r>
          <w:rPr>
            <w:webHidden/>
          </w:rPr>
          <w:fldChar w:fldCharType="separate"/>
        </w:r>
        <w:r w:rsidR="0089770E">
          <w:rPr>
            <w:webHidden/>
          </w:rPr>
          <w:t>3</w:t>
        </w:r>
        <w:r>
          <w:rPr>
            <w:webHidden/>
          </w:rPr>
          <w:fldChar w:fldCharType="end"/>
        </w:r>
      </w:hyperlink>
    </w:p>
    <w:p w14:paraId="3C2E6EDF" w14:textId="77D43799"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5" w:history="1">
        <w:r w:rsidRPr="008A1F7D">
          <w:rPr>
            <w:rStyle w:val="Hyperlink"/>
          </w:rPr>
          <w:t>Conventions</w:t>
        </w:r>
        <w:r>
          <w:rPr>
            <w:webHidden/>
          </w:rPr>
          <w:tab/>
        </w:r>
        <w:r>
          <w:rPr>
            <w:webHidden/>
          </w:rPr>
          <w:fldChar w:fldCharType="begin"/>
        </w:r>
        <w:r>
          <w:rPr>
            <w:webHidden/>
          </w:rPr>
          <w:instrText xml:space="preserve"> PAGEREF _Toc172098925 \h </w:instrText>
        </w:r>
        <w:r>
          <w:rPr>
            <w:webHidden/>
          </w:rPr>
        </w:r>
        <w:r>
          <w:rPr>
            <w:webHidden/>
          </w:rPr>
          <w:fldChar w:fldCharType="separate"/>
        </w:r>
        <w:r w:rsidR="0089770E">
          <w:rPr>
            <w:webHidden/>
          </w:rPr>
          <w:t>3</w:t>
        </w:r>
        <w:r>
          <w:rPr>
            <w:webHidden/>
          </w:rPr>
          <w:fldChar w:fldCharType="end"/>
        </w:r>
      </w:hyperlink>
    </w:p>
    <w:p w14:paraId="5C603CCC" w14:textId="16FC6037"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6" w:history="1">
        <w:r w:rsidRPr="008A1F7D">
          <w:rPr>
            <w:rStyle w:val="Hyperlink"/>
          </w:rPr>
          <w:t>Glossary of terms</w:t>
        </w:r>
        <w:r>
          <w:rPr>
            <w:webHidden/>
          </w:rPr>
          <w:tab/>
        </w:r>
        <w:r>
          <w:rPr>
            <w:webHidden/>
          </w:rPr>
          <w:fldChar w:fldCharType="begin"/>
        </w:r>
        <w:r>
          <w:rPr>
            <w:webHidden/>
          </w:rPr>
          <w:instrText xml:space="preserve"> PAGEREF _Toc172098926 \h </w:instrText>
        </w:r>
        <w:r>
          <w:rPr>
            <w:webHidden/>
          </w:rPr>
        </w:r>
        <w:r>
          <w:rPr>
            <w:webHidden/>
          </w:rPr>
          <w:fldChar w:fldCharType="separate"/>
        </w:r>
        <w:r w:rsidR="0089770E">
          <w:rPr>
            <w:webHidden/>
          </w:rPr>
          <w:t>3</w:t>
        </w:r>
        <w:r>
          <w:rPr>
            <w:webHidden/>
          </w:rPr>
          <w:fldChar w:fldCharType="end"/>
        </w:r>
      </w:hyperlink>
    </w:p>
    <w:p w14:paraId="73094B80" w14:textId="0F41C7C1"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7" w:history="1">
        <w:r w:rsidRPr="008A1F7D">
          <w:rPr>
            <w:rStyle w:val="Hyperlink"/>
          </w:rPr>
          <w:t>References</w:t>
        </w:r>
        <w:r>
          <w:rPr>
            <w:webHidden/>
          </w:rPr>
          <w:tab/>
        </w:r>
        <w:r>
          <w:rPr>
            <w:webHidden/>
          </w:rPr>
          <w:fldChar w:fldCharType="begin"/>
        </w:r>
        <w:r>
          <w:rPr>
            <w:webHidden/>
          </w:rPr>
          <w:instrText xml:space="preserve"> PAGEREF _Toc172098927 \h </w:instrText>
        </w:r>
        <w:r>
          <w:rPr>
            <w:webHidden/>
          </w:rPr>
        </w:r>
        <w:r>
          <w:rPr>
            <w:webHidden/>
          </w:rPr>
          <w:fldChar w:fldCharType="separate"/>
        </w:r>
        <w:r w:rsidR="0089770E">
          <w:rPr>
            <w:webHidden/>
          </w:rPr>
          <w:t>4</w:t>
        </w:r>
        <w:r>
          <w:rPr>
            <w:webHidden/>
          </w:rPr>
          <w:fldChar w:fldCharType="end"/>
        </w:r>
      </w:hyperlink>
    </w:p>
    <w:p w14:paraId="46A27532" w14:textId="29C5BC08"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8" w:history="1">
        <w:r w:rsidRPr="008A1F7D">
          <w:rPr>
            <w:rStyle w:val="Hyperlink"/>
          </w:rPr>
          <w:t>1</w:t>
        </w:r>
        <w:r>
          <w:rPr>
            <w:rFonts w:asciiTheme="minorHAnsi" w:eastAsiaTheme="minorEastAsia" w:hAnsiTheme="minorHAnsi" w:cstheme="minorBidi"/>
            <w:bCs w:val="0"/>
            <w:kern w:val="2"/>
            <w:sz w:val="24"/>
            <w:szCs w:val="24"/>
            <w14:ligatures w14:val="standardContextual"/>
          </w:rPr>
          <w:tab/>
        </w:r>
        <w:r w:rsidRPr="008A1F7D">
          <w:rPr>
            <w:rStyle w:val="Hyperlink"/>
          </w:rPr>
          <w:t>Introduction</w:t>
        </w:r>
        <w:r>
          <w:rPr>
            <w:webHidden/>
          </w:rPr>
          <w:tab/>
        </w:r>
        <w:r>
          <w:rPr>
            <w:webHidden/>
          </w:rPr>
          <w:fldChar w:fldCharType="begin"/>
        </w:r>
        <w:r>
          <w:rPr>
            <w:webHidden/>
          </w:rPr>
          <w:instrText xml:space="preserve"> PAGEREF _Toc172098928 \h </w:instrText>
        </w:r>
        <w:r>
          <w:rPr>
            <w:webHidden/>
          </w:rPr>
        </w:r>
        <w:r>
          <w:rPr>
            <w:webHidden/>
          </w:rPr>
          <w:fldChar w:fldCharType="separate"/>
        </w:r>
        <w:r w:rsidR="0089770E">
          <w:rPr>
            <w:webHidden/>
          </w:rPr>
          <w:t>11</w:t>
        </w:r>
        <w:r>
          <w:rPr>
            <w:webHidden/>
          </w:rPr>
          <w:fldChar w:fldCharType="end"/>
        </w:r>
      </w:hyperlink>
    </w:p>
    <w:p w14:paraId="6176D734" w14:textId="0C9A9CCB" w:rsidR="003A2150" w:rsidRDefault="003A2150">
      <w:pPr>
        <w:pStyle w:val="TOC2"/>
        <w:rPr>
          <w:rFonts w:asciiTheme="minorHAnsi" w:eastAsiaTheme="minorEastAsia" w:hAnsiTheme="minorHAnsi" w:cstheme="minorBidi"/>
          <w:kern w:val="2"/>
          <w:sz w:val="24"/>
          <w:szCs w:val="24"/>
          <w14:ligatures w14:val="standardContextual"/>
        </w:rPr>
      </w:pPr>
      <w:hyperlink w:anchor="_Toc172098929" w:history="1">
        <w:r w:rsidRPr="008A1F7D">
          <w:rPr>
            <w:rStyle w:val="Hyperlink"/>
          </w:rPr>
          <w:t>1.1</w:t>
        </w:r>
        <w:r>
          <w:rPr>
            <w:rFonts w:asciiTheme="minorHAnsi" w:eastAsiaTheme="minorEastAsia" w:hAnsiTheme="minorHAnsi" w:cstheme="minorBidi"/>
            <w:kern w:val="2"/>
            <w:sz w:val="24"/>
            <w:szCs w:val="24"/>
            <w14:ligatures w14:val="standardContextual"/>
          </w:rPr>
          <w:tab/>
        </w:r>
        <w:r w:rsidRPr="008A1F7D">
          <w:rPr>
            <w:rStyle w:val="Hyperlink"/>
          </w:rPr>
          <w:t>Purpose</w:t>
        </w:r>
        <w:r>
          <w:rPr>
            <w:webHidden/>
          </w:rPr>
          <w:tab/>
        </w:r>
        <w:r>
          <w:rPr>
            <w:webHidden/>
          </w:rPr>
          <w:fldChar w:fldCharType="begin"/>
        </w:r>
        <w:r>
          <w:rPr>
            <w:webHidden/>
          </w:rPr>
          <w:instrText xml:space="preserve"> PAGEREF _Toc172098929 \h </w:instrText>
        </w:r>
        <w:r>
          <w:rPr>
            <w:webHidden/>
          </w:rPr>
        </w:r>
        <w:r>
          <w:rPr>
            <w:webHidden/>
          </w:rPr>
          <w:fldChar w:fldCharType="separate"/>
        </w:r>
        <w:r w:rsidR="0089770E">
          <w:rPr>
            <w:webHidden/>
          </w:rPr>
          <w:t>11</w:t>
        </w:r>
        <w:r>
          <w:rPr>
            <w:webHidden/>
          </w:rPr>
          <w:fldChar w:fldCharType="end"/>
        </w:r>
      </w:hyperlink>
    </w:p>
    <w:p w14:paraId="272AD024" w14:textId="4EAADE39" w:rsidR="003A2150" w:rsidRDefault="003A2150">
      <w:pPr>
        <w:pStyle w:val="TOC2"/>
        <w:rPr>
          <w:rFonts w:asciiTheme="minorHAnsi" w:eastAsiaTheme="minorEastAsia" w:hAnsiTheme="minorHAnsi" w:cstheme="minorBidi"/>
          <w:kern w:val="2"/>
          <w:sz w:val="24"/>
          <w:szCs w:val="24"/>
          <w14:ligatures w14:val="standardContextual"/>
        </w:rPr>
      </w:pPr>
      <w:hyperlink w:anchor="_Toc172098930" w:history="1">
        <w:r w:rsidRPr="008A1F7D">
          <w:rPr>
            <w:rStyle w:val="Hyperlink"/>
          </w:rPr>
          <w:t>1.2</w:t>
        </w:r>
        <w:r>
          <w:rPr>
            <w:rFonts w:asciiTheme="minorHAnsi" w:eastAsiaTheme="minorEastAsia" w:hAnsiTheme="minorHAnsi" w:cstheme="minorBidi"/>
            <w:kern w:val="2"/>
            <w:sz w:val="24"/>
            <w:szCs w:val="24"/>
            <w14:ligatures w14:val="standardContextual"/>
          </w:rPr>
          <w:tab/>
        </w:r>
        <w:r w:rsidRPr="008A1F7D">
          <w:rPr>
            <w:rStyle w:val="Hyperlink"/>
          </w:rPr>
          <w:t>Use of the protocol</w:t>
        </w:r>
        <w:r>
          <w:rPr>
            <w:webHidden/>
          </w:rPr>
          <w:tab/>
        </w:r>
        <w:r>
          <w:rPr>
            <w:webHidden/>
          </w:rPr>
          <w:fldChar w:fldCharType="begin"/>
        </w:r>
        <w:r>
          <w:rPr>
            <w:webHidden/>
          </w:rPr>
          <w:instrText xml:space="preserve"> PAGEREF _Toc172098930 \h </w:instrText>
        </w:r>
        <w:r>
          <w:rPr>
            <w:webHidden/>
          </w:rPr>
        </w:r>
        <w:r>
          <w:rPr>
            <w:webHidden/>
          </w:rPr>
          <w:fldChar w:fldCharType="separate"/>
        </w:r>
        <w:r w:rsidR="0089770E">
          <w:rPr>
            <w:webHidden/>
          </w:rPr>
          <w:t>11</w:t>
        </w:r>
        <w:r>
          <w:rPr>
            <w:webHidden/>
          </w:rPr>
          <w:fldChar w:fldCharType="end"/>
        </w:r>
      </w:hyperlink>
    </w:p>
    <w:p w14:paraId="307FBE49" w14:textId="2CD2D741" w:rsidR="003A2150" w:rsidRDefault="003A2150">
      <w:pPr>
        <w:pStyle w:val="TOC2"/>
        <w:rPr>
          <w:rFonts w:asciiTheme="minorHAnsi" w:eastAsiaTheme="minorEastAsia" w:hAnsiTheme="minorHAnsi" w:cstheme="minorBidi"/>
          <w:kern w:val="2"/>
          <w:sz w:val="24"/>
          <w:szCs w:val="24"/>
          <w14:ligatures w14:val="standardContextual"/>
        </w:rPr>
      </w:pPr>
      <w:hyperlink w:anchor="_Toc172098931" w:history="1">
        <w:r w:rsidRPr="008A1F7D">
          <w:rPr>
            <w:rStyle w:val="Hyperlink"/>
          </w:rPr>
          <w:t>1.3</w:t>
        </w:r>
        <w:r>
          <w:rPr>
            <w:rFonts w:asciiTheme="minorHAnsi" w:eastAsiaTheme="minorEastAsia" w:hAnsiTheme="minorHAnsi" w:cstheme="minorBidi"/>
            <w:kern w:val="2"/>
            <w:sz w:val="24"/>
            <w:szCs w:val="24"/>
            <w14:ligatures w14:val="standardContextual"/>
          </w:rPr>
          <w:tab/>
        </w:r>
        <w:r w:rsidRPr="008A1F7D">
          <w:rPr>
            <w:rStyle w:val="Hyperlink"/>
          </w:rPr>
          <w:t>Protocol history</w:t>
        </w:r>
        <w:r>
          <w:rPr>
            <w:webHidden/>
          </w:rPr>
          <w:tab/>
        </w:r>
        <w:r>
          <w:rPr>
            <w:webHidden/>
          </w:rPr>
          <w:fldChar w:fldCharType="begin"/>
        </w:r>
        <w:r>
          <w:rPr>
            <w:webHidden/>
          </w:rPr>
          <w:instrText xml:space="preserve"> PAGEREF _Toc172098931 \h </w:instrText>
        </w:r>
        <w:r>
          <w:rPr>
            <w:webHidden/>
          </w:rPr>
        </w:r>
        <w:r>
          <w:rPr>
            <w:webHidden/>
          </w:rPr>
          <w:fldChar w:fldCharType="separate"/>
        </w:r>
        <w:r w:rsidR="0089770E">
          <w:rPr>
            <w:webHidden/>
          </w:rPr>
          <w:t>12</w:t>
        </w:r>
        <w:r>
          <w:rPr>
            <w:webHidden/>
          </w:rPr>
          <w:fldChar w:fldCharType="end"/>
        </w:r>
      </w:hyperlink>
    </w:p>
    <w:p w14:paraId="2FB3BBC1" w14:textId="0E0334D6" w:rsidR="003A2150" w:rsidRDefault="003A2150">
      <w:pPr>
        <w:pStyle w:val="TOC2"/>
        <w:rPr>
          <w:rFonts w:asciiTheme="minorHAnsi" w:eastAsiaTheme="minorEastAsia" w:hAnsiTheme="minorHAnsi" w:cstheme="minorBidi"/>
          <w:kern w:val="2"/>
          <w:sz w:val="24"/>
          <w:szCs w:val="24"/>
          <w14:ligatures w14:val="standardContextual"/>
        </w:rPr>
      </w:pPr>
      <w:hyperlink w:anchor="_Toc172098932" w:history="1">
        <w:r w:rsidRPr="008A1F7D">
          <w:rPr>
            <w:rStyle w:val="Hyperlink"/>
          </w:rPr>
          <w:t>1.4</w:t>
        </w:r>
        <w:r>
          <w:rPr>
            <w:rFonts w:asciiTheme="minorHAnsi" w:eastAsiaTheme="minorEastAsia" w:hAnsiTheme="minorHAnsi" w:cstheme="minorBidi"/>
            <w:kern w:val="2"/>
            <w:sz w:val="24"/>
            <w:szCs w:val="24"/>
            <w14:ligatures w14:val="standardContextual"/>
          </w:rPr>
          <w:tab/>
        </w:r>
        <w:r w:rsidRPr="008A1F7D">
          <w:rPr>
            <w:rStyle w:val="Hyperlink"/>
          </w:rPr>
          <w:t>Protocol transport</w:t>
        </w:r>
        <w:r>
          <w:rPr>
            <w:webHidden/>
          </w:rPr>
          <w:tab/>
        </w:r>
        <w:r>
          <w:rPr>
            <w:webHidden/>
          </w:rPr>
          <w:fldChar w:fldCharType="begin"/>
        </w:r>
        <w:r>
          <w:rPr>
            <w:webHidden/>
          </w:rPr>
          <w:instrText xml:space="preserve"> PAGEREF _Toc172098932 \h </w:instrText>
        </w:r>
        <w:r>
          <w:rPr>
            <w:webHidden/>
          </w:rPr>
        </w:r>
        <w:r>
          <w:rPr>
            <w:webHidden/>
          </w:rPr>
          <w:fldChar w:fldCharType="separate"/>
        </w:r>
        <w:r w:rsidR="0089770E">
          <w:rPr>
            <w:webHidden/>
          </w:rPr>
          <w:t>12</w:t>
        </w:r>
        <w:r>
          <w:rPr>
            <w:webHidden/>
          </w:rPr>
          <w:fldChar w:fldCharType="end"/>
        </w:r>
      </w:hyperlink>
    </w:p>
    <w:p w14:paraId="1D36AEA9" w14:textId="4A1F93C6" w:rsidR="003A2150" w:rsidRDefault="003A2150">
      <w:pPr>
        <w:pStyle w:val="TOC2"/>
        <w:rPr>
          <w:rFonts w:asciiTheme="minorHAnsi" w:eastAsiaTheme="minorEastAsia" w:hAnsiTheme="minorHAnsi" w:cstheme="minorBidi"/>
          <w:kern w:val="2"/>
          <w:sz w:val="24"/>
          <w:szCs w:val="24"/>
          <w14:ligatures w14:val="standardContextual"/>
        </w:rPr>
      </w:pPr>
      <w:hyperlink w:anchor="_Toc172098933" w:history="1">
        <w:r w:rsidRPr="008A1F7D">
          <w:rPr>
            <w:rStyle w:val="Hyperlink"/>
          </w:rPr>
          <w:t>1.5</w:t>
        </w:r>
        <w:r>
          <w:rPr>
            <w:rFonts w:asciiTheme="minorHAnsi" w:eastAsiaTheme="minorEastAsia" w:hAnsiTheme="minorHAnsi" w:cstheme="minorBidi"/>
            <w:kern w:val="2"/>
            <w:sz w:val="24"/>
            <w:szCs w:val="24"/>
            <w14:ligatures w14:val="standardContextual"/>
          </w:rPr>
          <w:tab/>
        </w:r>
        <w:r w:rsidRPr="008A1F7D">
          <w:rPr>
            <w:rStyle w:val="Hyperlink"/>
          </w:rPr>
          <w:t>Supervisory application and field device relationship</w:t>
        </w:r>
        <w:r>
          <w:rPr>
            <w:webHidden/>
          </w:rPr>
          <w:tab/>
        </w:r>
        <w:r>
          <w:rPr>
            <w:webHidden/>
          </w:rPr>
          <w:fldChar w:fldCharType="begin"/>
        </w:r>
        <w:r>
          <w:rPr>
            <w:webHidden/>
          </w:rPr>
          <w:instrText xml:space="preserve"> PAGEREF _Toc172098933 \h </w:instrText>
        </w:r>
        <w:r>
          <w:rPr>
            <w:webHidden/>
          </w:rPr>
        </w:r>
        <w:r>
          <w:rPr>
            <w:webHidden/>
          </w:rPr>
          <w:fldChar w:fldCharType="separate"/>
        </w:r>
        <w:r w:rsidR="0089770E">
          <w:rPr>
            <w:webHidden/>
          </w:rPr>
          <w:t>13</w:t>
        </w:r>
        <w:r>
          <w:rPr>
            <w:webHidden/>
          </w:rPr>
          <w:fldChar w:fldCharType="end"/>
        </w:r>
      </w:hyperlink>
    </w:p>
    <w:p w14:paraId="55D7512D" w14:textId="7883D50C" w:rsidR="003A2150" w:rsidRDefault="003A2150">
      <w:pPr>
        <w:pStyle w:val="TOC2"/>
        <w:rPr>
          <w:rFonts w:asciiTheme="minorHAnsi" w:eastAsiaTheme="minorEastAsia" w:hAnsiTheme="minorHAnsi" w:cstheme="minorBidi"/>
          <w:kern w:val="2"/>
          <w:sz w:val="24"/>
          <w:szCs w:val="24"/>
          <w14:ligatures w14:val="standardContextual"/>
        </w:rPr>
      </w:pPr>
      <w:hyperlink w:anchor="_Toc172098934" w:history="1">
        <w:r w:rsidRPr="008A1F7D">
          <w:rPr>
            <w:rStyle w:val="Hyperlink"/>
          </w:rPr>
          <w:t>1.6</w:t>
        </w:r>
        <w:r>
          <w:rPr>
            <w:rFonts w:asciiTheme="minorHAnsi" w:eastAsiaTheme="minorEastAsia" w:hAnsiTheme="minorHAnsi" w:cstheme="minorBidi"/>
            <w:kern w:val="2"/>
            <w:sz w:val="24"/>
            <w:szCs w:val="24"/>
            <w14:ligatures w14:val="standardContextual"/>
          </w:rPr>
          <w:tab/>
        </w:r>
        <w:r w:rsidRPr="008A1F7D">
          <w:rPr>
            <w:rStyle w:val="Hyperlink"/>
          </w:rPr>
          <w:t>Lucid between supervisory applications</w:t>
        </w:r>
        <w:r>
          <w:rPr>
            <w:webHidden/>
          </w:rPr>
          <w:tab/>
        </w:r>
        <w:r>
          <w:rPr>
            <w:webHidden/>
          </w:rPr>
          <w:fldChar w:fldCharType="begin"/>
        </w:r>
        <w:r>
          <w:rPr>
            <w:webHidden/>
          </w:rPr>
          <w:instrText xml:space="preserve"> PAGEREF _Toc172098934 \h </w:instrText>
        </w:r>
        <w:r>
          <w:rPr>
            <w:webHidden/>
          </w:rPr>
        </w:r>
        <w:r>
          <w:rPr>
            <w:webHidden/>
          </w:rPr>
          <w:fldChar w:fldCharType="separate"/>
        </w:r>
        <w:r w:rsidR="0089770E">
          <w:rPr>
            <w:webHidden/>
          </w:rPr>
          <w:t>13</w:t>
        </w:r>
        <w:r>
          <w:rPr>
            <w:webHidden/>
          </w:rPr>
          <w:fldChar w:fldCharType="end"/>
        </w:r>
      </w:hyperlink>
    </w:p>
    <w:p w14:paraId="405205A3" w14:textId="7DA260AE" w:rsidR="003A2150" w:rsidRDefault="003A2150">
      <w:pPr>
        <w:pStyle w:val="TOC2"/>
        <w:rPr>
          <w:rFonts w:asciiTheme="minorHAnsi" w:eastAsiaTheme="minorEastAsia" w:hAnsiTheme="minorHAnsi" w:cstheme="minorBidi"/>
          <w:kern w:val="2"/>
          <w:sz w:val="24"/>
          <w:szCs w:val="24"/>
          <w14:ligatures w14:val="standardContextual"/>
        </w:rPr>
      </w:pPr>
      <w:hyperlink w:anchor="_Toc172098935" w:history="1">
        <w:r w:rsidRPr="008A1F7D">
          <w:rPr>
            <w:rStyle w:val="Hyperlink"/>
          </w:rPr>
          <w:t>1.7</w:t>
        </w:r>
        <w:r>
          <w:rPr>
            <w:rFonts w:asciiTheme="minorHAnsi" w:eastAsiaTheme="minorEastAsia" w:hAnsiTheme="minorHAnsi" w:cstheme="minorBidi"/>
            <w:kern w:val="2"/>
            <w:sz w:val="24"/>
            <w:szCs w:val="24"/>
            <w14:ligatures w14:val="standardContextual"/>
          </w:rPr>
          <w:tab/>
        </w:r>
        <w:r w:rsidRPr="008A1F7D">
          <w:rPr>
            <w:rStyle w:val="Hyperlink"/>
          </w:rPr>
          <w:t>Data representation</w:t>
        </w:r>
        <w:r>
          <w:rPr>
            <w:webHidden/>
          </w:rPr>
          <w:tab/>
        </w:r>
        <w:r>
          <w:rPr>
            <w:webHidden/>
          </w:rPr>
          <w:fldChar w:fldCharType="begin"/>
        </w:r>
        <w:r>
          <w:rPr>
            <w:webHidden/>
          </w:rPr>
          <w:instrText xml:space="preserve"> PAGEREF _Toc172098935 \h </w:instrText>
        </w:r>
        <w:r>
          <w:rPr>
            <w:webHidden/>
          </w:rPr>
        </w:r>
        <w:r>
          <w:rPr>
            <w:webHidden/>
          </w:rPr>
          <w:fldChar w:fldCharType="separate"/>
        </w:r>
        <w:r w:rsidR="0089770E">
          <w:rPr>
            <w:webHidden/>
          </w:rPr>
          <w:t>13</w:t>
        </w:r>
        <w:r>
          <w:rPr>
            <w:webHidden/>
          </w:rPr>
          <w:fldChar w:fldCharType="end"/>
        </w:r>
      </w:hyperlink>
    </w:p>
    <w:p w14:paraId="25AF1356" w14:textId="6B137487"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36" w:history="1">
        <w:r w:rsidRPr="008A1F7D">
          <w:rPr>
            <w:rStyle w:val="Hyperlink"/>
          </w:rPr>
          <w:t>2</w:t>
        </w:r>
        <w:r>
          <w:rPr>
            <w:rFonts w:asciiTheme="minorHAnsi" w:eastAsiaTheme="minorEastAsia" w:hAnsiTheme="minorHAnsi" w:cstheme="minorBidi"/>
            <w:bCs w:val="0"/>
            <w:kern w:val="2"/>
            <w:sz w:val="24"/>
            <w:szCs w:val="24"/>
            <w14:ligatures w14:val="standardContextual"/>
          </w:rPr>
          <w:tab/>
        </w:r>
        <w:r w:rsidRPr="008A1F7D">
          <w:rPr>
            <w:rStyle w:val="Hyperlink"/>
          </w:rPr>
          <w:t>Data model</w:t>
        </w:r>
        <w:r>
          <w:rPr>
            <w:webHidden/>
          </w:rPr>
          <w:tab/>
        </w:r>
        <w:r>
          <w:rPr>
            <w:webHidden/>
          </w:rPr>
          <w:fldChar w:fldCharType="begin"/>
        </w:r>
        <w:r>
          <w:rPr>
            <w:webHidden/>
          </w:rPr>
          <w:instrText xml:space="preserve"> PAGEREF _Toc172098936 \h </w:instrText>
        </w:r>
        <w:r>
          <w:rPr>
            <w:webHidden/>
          </w:rPr>
        </w:r>
        <w:r>
          <w:rPr>
            <w:webHidden/>
          </w:rPr>
          <w:fldChar w:fldCharType="separate"/>
        </w:r>
        <w:r w:rsidR="0089770E">
          <w:rPr>
            <w:webHidden/>
          </w:rPr>
          <w:t>14</w:t>
        </w:r>
        <w:r>
          <w:rPr>
            <w:webHidden/>
          </w:rPr>
          <w:fldChar w:fldCharType="end"/>
        </w:r>
      </w:hyperlink>
    </w:p>
    <w:p w14:paraId="48858AE8" w14:textId="5D708141" w:rsidR="003A2150" w:rsidRDefault="003A2150">
      <w:pPr>
        <w:pStyle w:val="TOC2"/>
        <w:rPr>
          <w:rFonts w:asciiTheme="minorHAnsi" w:eastAsiaTheme="minorEastAsia" w:hAnsiTheme="minorHAnsi" w:cstheme="minorBidi"/>
          <w:kern w:val="2"/>
          <w:sz w:val="24"/>
          <w:szCs w:val="24"/>
          <w14:ligatures w14:val="standardContextual"/>
        </w:rPr>
      </w:pPr>
      <w:hyperlink w:anchor="_Toc172098937" w:history="1">
        <w:r w:rsidRPr="008A1F7D">
          <w:rPr>
            <w:rStyle w:val="Hyperlink"/>
          </w:rPr>
          <w:t>2.1</w:t>
        </w:r>
        <w:r>
          <w:rPr>
            <w:rFonts w:asciiTheme="minorHAnsi" w:eastAsiaTheme="minorEastAsia" w:hAnsiTheme="minorHAnsi" w:cstheme="minorBidi"/>
            <w:kern w:val="2"/>
            <w:sz w:val="24"/>
            <w:szCs w:val="24"/>
            <w14:ligatures w14:val="standardContextual"/>
          </w:rPr>
          <w:tab/>
        </w:r>
        <w:r w:rsidRPr="008A1F7D">
          <w:rPr>
            <w:rStyle w:val="Hyperlink"/>
          </w:rPr>
          <w:t>Field device</w:t>
        </w:r>
        <w:r>
          <w:rPr>
            <w:webHidden/>
          </w:rPr>
          <w:tab/>
        </w:r>
        <w:r>
          <w:rPr>
            <w:webHidden/>
          </w:rPr>
          <w:fldChar w:fldCharType="begin"/>
        </w:r>
        <w:r>
          <w:rPr>
            <w:webHidden/>
          </w:rPr>
          <w:instrText xml:space="preserve"> PAGEREF _Toc172098937 \h </w:instrText>
        </w:r>
        <w:r>
          <w:rPr>
            <w:webHidden/>
          </w:rPr>
        </w:r>
        <w:r>
          <w:rPr>
            <w:webHidden/>
          </w:rPr>
          <w:fldChar w:fldCharType="separate"/>
        </w:r>
        <w:r w:rsidR="0089770E">
          <w:rPr>
            <w:webHidden/>
          </w:rPr>
          <w:t>14</w:t>
        </w:r>
        <w:r>
          <w:rPr>
            <w:webHidden/>
          </w:rPr>
          <w:fldChar w:fldCharType="end"/>
        </w:r>
      </w:hyperlink>
    </w:p>
    <w:p w14:paraId="462EB6C1" w14:textId="79A5686B"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38" w:history="1">
        <w:r w:rsidRPr="008A1F7D">
          <w:rPr>
            <w:rStyle w:val="Hyperlink"/>
            <w:noProof/>
          </w:rPr>
          <w:t>2.1.1</w:t>
        </w:r>
        <w:r>
          <w:rPr>
            <w:rFonts w:asciiTheme="minorHAnsi" w:eastAsiaTheme="minorEastAsia" w:hAnsiTheme="minorHAnsi" w:cstheme="minorBidi"/>
            <w:noProof/>
            <w:kern w:val="2"/>
            <w:sz w:val="24"/>
            <w:szCs w:val="24"/>
            <w14:ligatures w14:val="standardContextual"/>
          </w:rPr>
          <w:tab/>
        </w:r>
        <w:r w:rsidRPr="008A1F7D">
          <w:rPr>
            <w:rStyle w:val="Hyperlink"/>
            <w:noProof/>
          </w:rPr>
          <w:t>Lucid schema</w:t>
        </w:r>
        <w:r>
          <w:rPr>
            <w:noProof/>
            <w:webHidden/>
          </w:rPr>
          <w:tab/>
        </w:r>
        <w:r>
          <w:rPr>
            <w:noProof/>
            <w:webHidden/>
          </w:rPr>
          <w:fldChar w:fldCharType="begin"/>
        </w:r>
        <w:r>
          <w:rPr>
            <w:noProof/>
            <w:webHidden/>
          </w:rPr>
          <w:instrText xml:space="preserve"> PAGEREF _Toc172098938 \h </w:instrText>
        </w:r>
        <w:r>
          <w:rPr>
            <w:noProof/>
            <w:webHidden/>
          </w:rPr>
        </w:r>
        <w:r>
          <w:rPr>
            <w:noProof/>
            <w:webHidden/>
          </w:rPr>
          <w:fldChar w:fldCharType="separate"/>
        </w:r>
        <w:r w:rsidR="0089770E">
          <w:rPr>
            <w:noProof/>
            <w:webHidden/>
          </w:rPr>
          <w:t>16</w:t>
        </w:r>
        <w:r>
          <w:rPr>
            <w:noProof/>
            <w:webHidden/>
          </w:rPr>
          <w:fldChar w:fldCharType="end"/>
        </w:r>
      </w:hyperlink>
    </w:p>
    <w:p w14:paraId="0925E71A" w14:textId="7DC669FE"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39" w:history="1">
        <w:r w:rsidRPr="008A1F7D">
          <w:rPr>
            <w:rStyle w:val="Hyperlink"/>
            <w:noProof/>
          </w:rPr>
          <w:t>2.1.2</w:t>
        </w:r>
        <w:r>
          <w:rPr>
            <w:rFonts w:asciiTheme="minorHAnsi" w:eastAsiaTheme="minorEastAsia" w:hAnsiTheme="minorHAnsi" w:cstheme="minorBidi"/>
            <w:noProof/>
            <w:kern w:val="2"/>
            <w:sz w:val="24"/>
            <w:szCs w:val="24"/>
            <w14:ligatures w14:val="standardContextual"/>
          </w:rPr>
          <w:tab/>
        </w:r>
        <w:r w:rsidRPr="008A1F7D">
          <w:rPr>
            <w:rStyle w:val="Hyperlink"/>
            <w:noProof/>
          </w:rPr>
          <w:t>Device profile</w:t>
        </w:r>
        <w:r>
          <w:rPr>
            <w:noProof/>
            <w:webHidden/>
          </w:rPr>
          <w:tab/>
        </w:r>
        <w:r>
          <w:rPr>
            <w:noProof/>
            <w:webHidden/>
          </w:rPr>
          <w:fldChar w:fldCharType="begin"/>
        </w:r>
        <w:r>
          <w:rPr>
            <w:noProof/>
            <w:webHidden/>
          </w:rPr>
          <w:instrText xml:space="preserve"> PAGEREF _Toc172098939 \h </w:instrText>
        </w:r>
        <w:r>
          <w:rPr>
            <w:noProof/>
            <w:webHidden/>
          </w:rPr>
        </w:r>
        <w:r>
          <w:rPr>
            <w:noProof/>
            <w:webHidden/>
          </w:rPr>
          <w:fldChar w:fldCharType="separate"/>
        </w:r>
        <w:r w:rsidR="0089770E">
          <w:rPr>
            <w:noProof/>
            <w:webHidden/>
          </w:rPr>
          <w:t>16</w:t>
        </w:r>
        <w:r>
          <w:rPr>
            <w:noProof/>
            <w:webHidden/>
          </w:rPr>
          <w:fldChar w:fldCharType="end"/>
        </w:r>
      </w:hyperlink>
    </w:p>
    <w:p w14:paraId="0E1F93E2" w14:textId="22AD0E6A"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0" w:history="1">
        <w:r w:rsidRPr="008A1F7D">
          <w:rPr>
            <w:rStyle w:val="Hyperlink"/>
            <w:noProof/>
          </w:rPr>
          <w:t>2.1.3</w:t>
        </w:r>
        <w:r>
          <w:rPr>
            <w:rFonts w:asciiTheme="minorHAnsi" w:eastAsiaTheme="minorEastAsia" w:hAnsiTheme="minorHAnsi" w:cstheme="minorBidi"/>
            <w:noProof/>
            <w:kern w:val="2"/>
            <w:sz w:val="24"/>
            <w:szCs w:val="24"/>
            <w14:ligatures w14:val="standardContextual"/>
          </w:rPr>
          <w:tab/>
        </w:r>
        <w:r w:rsidRPr="008A1F7D">
          <w:rPr>
            <w:rStyle w:val="Hyperlink"/>
            <w:noProof/>
          </w:rPr>
          <w:t>Configuration</w:t>
        </w:r>
        <w:r>
          <w:rPr>
            <w:noProof/>
            <w:webHidden/>
          </w:rPr>
          <w:tab/>
        </w:r>
        <w:r>
          <w:rPr>
            <w:noProof/>
            <w:webHidden/>
          </w:rPr>
          <w:fldChar w:fldCharType="begin"/>
        </w:r>
        <w:r>
          <w:rPr>
            <w:noProof/>
            <w:webHidden/>
          </w:rPr>
          <w:instrText xml:space="preserve"> PAGEREF _Toc172098940 \h </w:instrText>
        </w:r>
        <w:r>
          <w:rPr>
            <w:noProof/>
            <w:webHidden/>
          </w:rPr>
        </w:r>
        <w:r>
          <w:rPr>
            <w:noProof/>
            <w:webHidden/>
          </w:rPr>
          <w:fldChar w:fldCharType="separate"/>
        </w:r>
        <w:r w:rsidR="0089770E">
          <w:rPr>
            <w:noProof/>
            <w:webHidden/>
          </w:rPr>
          <w:t>20</w:t>
        </w:r>
        <w:r>
          <w:rPr>
            <w:noProof/>
            <w:webHidden/>
          </w:rPr>
          <w:fldChar w:fldCharType="end"/>
        </w:r>
      </w:hyperlink>
    </w:p>
    <w:p w14:paraId="6C790ADB" w14:textId="23F6BC8E"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1" w:history="1">
        <w:r w:rsidRPr="008A1F7D">
          <w:rPr>
            <w:rStyle w:val="Hyperlink"/>
            <w:noProof/>
          </w:rPr>
          <w:t>2.1.4</w:t>
        </w:r>
        <w:r>
          <w:rPr>
            <w:rFonts w:asciiTheme="minorHAnsi" w:eastAsiaTheme="minorEastAsia" w:hAnsiTheme="minorHAnsi" w:cstheme="minorBidi"/>
            <w:noProof/>
            <w:kern w:val="2"/>
            <w:sz w:val="24"/>
            <w:szCs w:val="24"/>
            <w14:ligatures w14:val="standardContextual"/>
          </w:rPr>
          <w:tab/>
        </w:r>
        <w:r w:rsidRPr="008A1F7D">
          <w:rPr>
            <w:rStyle w:val="Hyperlink"/>
            <w:noProof/>
          </w:rPr>
          <w:t>Connection scheduling</w:t>
        </w:r>
        <w:r>
          <w:rPr>
            <w:noProof/>
            <w:webHidden/>
          </w:rPr>
          <w:tab/>
        </w:r>
        <w:r>
          <w:rPr>
            <w:noProof/>
            <w:webHidden/>
          </w:rPr>
          <w:fldChar w:fldCharType="begin"/>
        </w:r>
        <w:r>
          <w:rPr>
            <w:noProof/>
            <w:webHidden/>
          </w:rPr>
          <w:instrText xml:space="preserve"> PAGEREF _Toc172098941 \h </w:instrText>
        </w:r>
        <w:r>
          <w:rPr>
            <w:noProof/>
            <w:webHidden/>
          </w:rPr>
        </w:r>
        <w:r>
          <w:rPr>
            <w:noProof/>
            <w:webHidden/>
          </w:rPr>
          <w:fldChar w:fldCharType="separate"/>
        </w:r>
        <w:r w:rsidR="0089770E">
          <w:rPr>
            <w:noProof/>
            <w:webHidden/>
          </w:rPr>
          <w:t>25</w:t>
        </w:r>
        <w:r>
          <w:rPr>
            <w:noProof/>
            <w:webHidden/>
          </w:rPr>
          <w:fldChar w:fldCharType="end"/>
        </w:r>
      </w:hyperlink>
    </w:p>
    <w:p w14:paraId="7AA277E1" w14:textId="2D14CCA1"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2" w:history="1">
        <w:r w:rsidRPr="008A1F7D">
          <w:rPr>
            <w:rStyle w:val="Hyperlink"/>
            <w:noProof/>
          </w:rPr>
          <w:t>2.1.5</w:t>
        </w:r>
        <w:r>
          <w:rPr>
            <w:rFonts w:asciiTheme="minorHAnsi" w:eastAsiaTheme="minorEastAsia" w:hAnsiTheme="minorHAnsi" w:cstheme="minorBidi"/>
            <w:noProof/>
            <w:kern w:val="2"/>
            <w:sz w:val="24"/>
            <w:szCs w:val="24"/>
            <w14:ligatures w14:val="standardContextual"/>
          </w:rPr>
          <w:tab/>
        </w:r>
        <w:r w:rsidRPr="008A1F7D">
          <w:rPr>
            <w:rStyle w:val="Hyperlink"/>
            <w:noProof/>
          </w:rPr>
          <w:t>Time formats</w:t>
        </w:r>
        <w:r>
          <w:rPr>
            <w:noProof/>
            <w:webHidden/>
          </w:rPr>
          <w:tab/>
        </w:r>
        <w:r>
          <w:rPr>
            <w:noProof/>
            <w:webHidden/>
          </w:rPr>
          <w:fldChar w:fldCharType="begin"/>
        </w:r>
        <w:r>
          <w:rPr>
            <w:noProof/>
            <w:webHidden/>
          </w:rPr>
          <w:instrText xml:space="preserve"> PAGEREF _Toc172098942 \h </w:instrText>
        </w:r>
        <w:r>
          <w:rPr>
            <w:noProof/>
            <w:webHidden/>
          </w:rPr>
        </w:r>
        <w:r>
          <w:rPr>
            <w:noProof/>
            <w:webHidden/>
          </w:rPr>
          <w:fldChar w:fldCharType="separate"/>
        </w:r>
        <w:r w:rsidR="0089770E">
          <w:rPr>
            <w:noProof/>
            <w:webHidden/>
          </w:rPr>
          <w:t>26</w:t>
        </w:r>
        <w:r>
          <w:rPr>
            <w:noProof/>
            <w:webHidden/>
          </w:rPr>
          <w:fldChar w:fldCharType="end"/>
        </w:r>
      </w:hyperlink>
    </w:p>
    <w:p w14:paraId="45DDEA8C" w14:textId="67A0112E" w:rsidR="003A2150" w:rsidRDefault="003A2150">
      <w:pPr>
        <w:pStyle w:val="TOC2"/>
        <w:rPr>
          <w:rFonts w:asciiTheme="minorHAnsi" w:eastAsiaTheme="minorEastAsia" w:hAnsiTheme="minorHAnsi" w:cstheme="minorBidi"/>
          <w:kern w:val="2"/>
          <w:sz w:val="24"/>
          <w:szCs w:val="24"/>
          <w14:ligatures w14:val="standardContextual"/>
        </w:rPr>
      </w:pPr>
      <w:hyperlink w:anchor="_Toc172098943" w:history="1">
        <w:r w:rsidRPr="008A1F7D">
          <w:rPr>
            <w:rStyle w:val="Hyperlink"/>
          </w:rPr>
          <w:t>2.2</w:t>
        </w:r>
        <w:r>
          <w:rPr>
            <w:rFonts w:asciiTheme="minorHAnsi" w:eastAsiaTheme="minorEastAsia" w:hAnsiTheme="minorHAnsi" w:cstheme="minorBidi"/>
            <w:kern w:val="2"/>
            <w:sz w:val="24"/>
            <w:szCs w:val="24"/>
            <w14:ligatures w14:val="standardContextual"/>
          </w:rPr>
          <w:tab/>
        </w:r>
        <w:r w:rsidRPr="008A1F7D">
          <w:rPr>
            <w:rStyle w:val="Hyperlink"/>
          </w:rPr>
          <w:t>Events</w:t>
        </w:r>
        <w:r>
          <w:rPr>
            <w:webHidden/>
          </w:rPr>
          <w:tab/>
        </w:r>
        <w:r>
          <w:rPr>
            <w:webHidden/>
          </w:rPr>
          <w:fldChar w:fldCharType="begin"/>
        </w:r>
        <w:r>
          <w:rPr>
            <w:webHidden/>
          </w:rPr>
          <w:instrText xml:space="preserve"> PAGEREF _Toc172098943 \h </w:instrText>
        </w:r>
        <w:r>
          <w:rPr>
            <w:webHidden/>
          </w:rPr>
        </w:r>
        <w:r>
          <w:rPr>
            <w:webHidden/>
          </w:rPr>
          <w:fldChar w:fldCharType="separate"/>
        </w:r>
        <w:r w:rsidR="0089770E">
          <w:rPr>
            <w:webHidden/>
          </w:rPr>
          <w:t>26</w:t>
        </w:r>
        <w:r>
          <w:rPr>
            <w:webHidden/>
          </w:rPr>
          <w:fldChar w:fldCharType="end"/>
        </w:r>
      </w:hyperlink>
    </w:p>
    <w:p w14:paraId="6D7BE7C8" w14:textId="186BAA02" w:rsidR="003A2150" w:rsidRDefault="003A2150">
      <w:pPr>
        <w:pStyle w:val="TOC2"/>
        <w:rPr>
          <w:rFonts w:asciiTheme="minorHAnsi" w:eastAsiaTheme="minorEastAsia" w:hAnsiTheme="minorHAnsi" w:cstheme="minorBidi"/>
          <w:kern w:val="2"/>
          <w:sz w:val="24"/>
          <w:szCs w:val="24"/>
          <w14:ligatures w14:val="standardContextual"/>
        </w:rPr>
      </w:pPr>
      <w:hyperlink w:anchor="_Toc172098944" w:history="1">
        <w:r w:rsidRPr="008A1F7D">
          <w:rPr>
            <w:rStyle w:val="Hyperlink"/>
          </w:rPr>
          <w:t>2.3</w:t>
        </w:r>
        <w:r>
          <w:rPr>
            <w:rFonts w:asciiTheme="minorHAnsi" w:eastAsiaTheme="minorEastAsia" w:hAnsiTheme="minorHAnsi" w:cstheme="minorBidi"/>
            <w:kern w:val="2"/>
            <w:sz w:val="24"/>
            <w:szCs w:val="24"/>
            <w14:ligatures w14:val="standardContextual"/>
          </w:rPr>
          <w:tab/>
        </w:r>
        <w:r w:rsidRPr="008A1F7D">
          <w:rPr>
            <w:rStyle w:val="Hyperlink"/>
          </w:rPr>
          <w:t>Actions</w:t>
        </w:r>
        <w:r>
          <w:rPr>
            <w:webHidden/>
          </w:rPr>
          <w:tab/>
        </w:r>
        <w:r>
          <w:rPr>
            <w:webHidden/>
          </w:rPr>
          <w:fldChar w:fldCharType="begin"/>
        </w:r>
        <w:r>
          <w:rPr>
            <w:webHidden/>
          </w:rPr>
          <w:instrText xml:space="preserve"> PAGEREF _Toc172098944 \h </w:instrText>
        </w:r>
        <w:r>
          <w:rPr>
            <w:webHidden/>
          </w:rPr>
        </w:r>
        <w:r>
          <w:rPr>
            <w:webHidden/>
          </w:rPr>
          <w:fldChar w:fldCharType="separate"/>
        </w:r>
        <w:r w:rsidR="0089770E">
          <w:rPr>
            <w:webHidden/>
          </w:rPr>
          <w:t>26</w:t>
        </w:r>
        <w:r>
          <w:rPr>
            <w:webHidden/>
          </w:rPr>
          <w:fldChar w:fldCharType="end"/>
        </w:r>
      </w:hyperlink>
    </w:p>
    <w:p w14:paraId="4577C537" w14:textId="5E5930B9" w:rsidR="003A2150" w:rsidRDefault="003A2150">
      <w:pPr>
        <w:pStyle w:val="TOC2"/>
        <w:rPr>
          <w:rFonts w:asciiTheme="minorHAnsi" w:eastAsiaTheme="minorEastAsia" w:hAnsiTheme="minorHAnsi" w:cstheme="minorBidi"/>
          <w:kern w:val="2"/>
          <w:sz w:val="24"/>
          <w:szCs w:val="24"/>
          <w14:ligatures w14:val="standardContextual"/>
        </w:rPr>
      </w:pPr>
      <w:hyperlink w:anchor="_Toc172098945" w:history="1">
        <w:r w:rsidRPr="008A1F7D">
          <w:rPr>
            <w:rStyle w:val="Hyperlink"/>
          </w:rPr>
          <w:t>2.4</w:t>
        </w:r>
        <w:r>
          <w:rPr>
            <w:rFonts w:asciiTheme="minorHAnsi" w:eastAsiaTheme="minorEastAsia" w:hAnsiTheme="minorHAnsi" w:cstheme="minorBidi"/>
            <w:kern w:val="2"/>
            <w:sz w:val="24"/>
            <w:szCs w:val="24"/>
            <w14:ligatures w14:val="standardContextual"/>
          </w:rPr>
          <w:tab/>
        </w:r>
        <w:r w:rsidRPr="008A1F7D">
          <w:rPr>
            <w:rStyle w:val="Hyperlink"/>
          </w:rPr>
          <w:t>Points</w:t>
        </w:r>
        <w:r>
          <w:rPr>
            <w:webHidden/>
          </w:rPr>
          <w:tab/>
        </w:r>
        <w:r>
          <w:rPr>
            <w:webHidden/>
          </w:rPr>
          <w:fldChar w:fldCharType="begin"/>
        </w:r>
        <w:r>
          <w:rPr>
            <w:webHidden/>
          </w:rPr>
          <w:instrText xml:space="preserve"> PAGEREF _Toc172098945 \h </w:instrText>
        </w:r>
        <w:r>
          <w:rPr>
            <w:webHidden/>
          </w:rPr>
        </w:r>
        <w:r>
          <w:rPr>
            <w:webHidden/>
          </w:rPr>
          <w:fldChar w:fldCharType="separate"/>
        </w:r>
        <w:r w:rsidR="0089770E">
          <w:rPr>
            <w:webHidden/>
          </w:rPr>
          <w:t>27</w:t>
        </w:r>
        <w:r>
          <w:rPr>
            <w:webHidden/>
          </w:rPr>
          <w:fldChar w:fldCharType="end"/>
        </w:r>
      </w:hyperlink>
    </w:p>
    <w:p w14:paraId="1ED595A4" w14:textId="3FA98044"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6" w:history="1">
        <w:r w:rsidRPr="008A1F7D">
          <w:rPr>
            <w:rStyle w:val="Hyperlink"/>
            <w:noProof/>
          </w:rPr>
          <w:t>2.4.1</w:t>
        </w:r>
        <w:r>
          <w:rPr>
            <w:rFonts w:asciiTheme="minorHAnsi" w:eastAsiaTheme="minorEastAsia" w:hAnsiTheme="minorHAnsi" w:cstheme="minorBidi"/>
            <w:noProof/>
            <w:kern w:val="2"/>
            <w:sz w:val="24"/>
            <w:szCs w:val="24"/>
            <w14:ligatures w14:val="standardContextual"/>
          </w:rPr>
          <w:tab/>
        </w:r>
        <w:r w:rsidRPr="008A1F7D">
          <w:rPr>
            <w:rStyle w:val="Hyperlink"/>
            <w:noProof/>
          </w:rPr>
          <w:t>Point quality flags</w:t>
        </w:r>
        <w:r>
          <w:rPr>
            <w:noProof/>
            <w:webHidden/>
          </w:rPr>
          <w:tab/>
        </w:r>
        <w:r>
          <w:rPr>
            <w:noProof/>
            <w:webHidden/>
          </w:rPr>
          <w:fldChar w:fldCharType="begin"/>
        </w:r>
        <w:r>
          <w:rPr>
            <w:noProof/>
            <w:webHidden/>
          </w:rPr>
          <w:instrText xml:space="preserve"> PAGEREF _Toc172098946 \h </w:instrText>
        </w:r>
        <w:r>
          <w:rPr>
            <w:noProof/>
            <w:webHidden/>
          </w:rPr>
        </w:r>
        <w:r>
          <w:rPr>
            <w:noProof/>
            <w:webHidden/>
          </w:rPr>
          <w:fldChar w:fldCharType="separate"/>
        </w:r>
        <w:r w:rsidR="0089770E">
          <w:rPr>
            <w:noProof/>
            <w:webHidden/>
          </w:rPr>
          <w:t>31</w:t>
        </w:r>
        <w:r>
          <w:rPr>
            <w:noProof/>
            <w:webHidden/>
          </w:rPr>
          <w:fldChar w:fldCharType="end"/>
        </w:r>
      </w:hyperlink>
    </w:p>
    <w:p w14:paraId="02DA7313" w14:textId="7E7D7D8F"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7" w:history="1">
        <w:r w:rsidRPr="008A1F7D">
          <w:rPr>
            <w:rStyle w:val="Hyperlink"/>
            <w:noProof/>
          </w:rPr>
          <w:t>2.4.2</w:t>
        </w:r>
        <w:r>
          <w:rPr>
            <w:rFonts w:asciiTheme="minorHAnsi" w:eastAsiaTheme="minorEastAsia" w:hAnsiTheme="minorHAnsi" w:cstheme="minorBidi"/>
            <w:noProof/>
            <w:kern w:val="2"/>
            <w:sz w:val="24"/>
            <w:szCs w:val="24"/>
            <w14:ligatures w14:val="standardContextual"/>
          </w:rPr>
          <w:tab/>
        </w:r>
        <w:r w:rsidRPr="008A1F7D">
          <w:rPr>
            <w:rStyle w:val="Hyperlink"/>
            <w:noProof/>
          </w:rPr>
          <w:t>Binary points</w:t>
        </w:r>
        <w:r>
          <w:rPr>
            <w:noProof/>
            <w:webHidden/>
          </w:rPr>
          <w:tab/>
        </w:r>
        <w:r>
          <w:rPr>
            <w:noProof/>
            <w:webHidden/>
          </w:rPr>
          <w:fldChar w:fldCharType="begin"/>
        </w:r>
        <w:r>
          <w:rPr>
            <w:noProof/>
            <w:webHidden/>
          </w:rPr>
          <w:instrText xml:space="preserve"> PAGEREF _Toc172098947 \h </w:instrText>
        </w:r>
        <w:r>
          <w:rPr>
            <w:noProof/>
            <w:webHidden/>
          </w:rPr>
        </w:r>
        <w:r>
          <w:rPr>
            <w:noProof/>
            <w:webHidden/>
          </w:rPr>
          <w:fldChar w:fldCharType="separate"/>
        </w:r>
        <w:r w:rsidR="0089770E">
          <w:rPr>
            <w:noProof/>
            <w:webHidden/>
          </w:rPr>
          <w:t>32</w:t>
        </w:r>
        <w:r>
          <w:rPr>
            <w:noProof/>
            <w:webHidden/>
          </w:rPr>
          <w:fldChar w:fldCharType="end"/>
        </w:r>
      </w:hyperlink>
    </w:p>
    <w:p w14:paraId="117D3FC0" w14:textId="4CC13904"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8" w:history="1">
        <w:r w:rsidRPr="008A1F7D">
          <w:rPr>
            <w:rStyle w:val="Hyperlink"/>
            <w:noProof/>
          </w:rPr>
          <w:t>2.4.3</w:t>
        </w:r>
        <w:r>
          <w:rPr>
            <w:rFonts w:asciiTheme="minorHAnsi" w:eastAsiaTheme="minorEastAsia" w:hAnsiTheme="minorHAnsi" w:cstheme="minorBidi"/>
            <w:noProof/>
            <w:kern w:val="2"/>
            <w:sz w:val="24"/>
            <w:szCs w:val="24"/>
            <w14:ligatures w14:val="standardContextual"/>
          </w:rPr>
          <w:tab/>
        </w:r>
        <w:r w:rsidRPr="008A1F7D">
          <w:rPr>
            <w:rStyle w:val="Hyperlink"/>
            <w:noProof/>
          </w:rPr>
          <w:t>Analogue points</w:t>
        </w:r>
        <w:r>
          <w:rPr>
            <w:noProof/>
            <w:webHidden/>
          </w:rPr>
          <w:tab/>
        </w:r>
        <w:r>
          <w:rPr>
            <w:noProof/>
            <w:webHidden/>
          </w:rPr>
          <w:fldChar w:fldCharType="begin"/>
        </w:r>
        <w:r>
          <w:rPr>
            <w:noProof/>
            <w:webHidden/>
          </w:rPr>
          <w:instrText xml:space="preserve"> PAGEREF _Toc172098948 \h </w:instrText>
        </w:r>
        <w:r>
          <w:rPr>
            <w:noProof/>
            <w:webHidden/>
          </w:rPr>
        </w:r>
        <w:r>
          <w:rPr>
            <w:noProof/>
            <w:webHidden/>
          </w:rPr>
          <w:fldChar w:fldCharType="separate"/>
        </w:r>
        <w:r w:rsidR="0089770E">
          <w:rPr>
            <w:noProof/>
            <w:webHidden/>
          </w:rPr>
          <w:t>34</w:t>
        </w:r>
        <w:r>
          <w:rPr>
            <w:noProof/>
            <w:webHidden/>
          </w:rPr>
          <w:fldChar w:fldCharType="end"/>
        </w:r>
      </w:hyperlink>
    </w:p>
    <w:p w14:paraId="0D0363CD" w14:textId="617E23E8"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9" w:history="1">
        <w:r w:rsidRPr="008A1F7D">
          <w:rPr>
            <w:rStyle w:val="Hyperlink"/>
            <w:noProof/>
          </w:rPr>
          <w:t>2.4.4</w:t>
        </w:r>
        <w:r>
          <w:rPr>
            <w:rFonts w:asciiTheme="minorHAnsi" w:eastAsiaTheme="minorEastAsia" w:hAnsiTheme="minorHAnsi" w:cstheme="minorBidi"/>
            <w:noProof/>
            <w:kern w:val="2"/>
            <w:sz w:val="24"/>
            <w:szCs w:val="24"/>
            <w14:ligatures w14:val="standardContextual"/>
          </w:rPr>
          <w:tab/>
        </w:r>
        <w:r w:rsidRPr="008A1F7D">
          <w:rPr>
            <w:rStyle w:val="Hyperlink"/>
            <w:noProof/>
          </w:rPr>
          <w:t>Counter points</w:t>
        </w:r>
        <w:r>
          <w:rPr>
            <w:noProof/>
            <w:webHidden/>
          </w:rPr>
          <w:tab/>
        </w:r>
        <w:r>
          <w:rPr>
            <w:noProof/>
            <w:webHidden/>
          </w:rPr>
          <w:fldChar w:fldCharType="begin"/>
        </w:r>
        <w:r>
          <w:rPr>
            <w:noProof/>
            <w:webHidden/>
          </w:rPr>
          <w:instrText xml:space="preserve"> PAGEREF _Toc172098949 \h </w:instrText>
        </w:r>
        <w:r>
          <w:rPr>
            <w:noProof/>
            <w:webHidden/>
          </w:rPr>
        </w:r>
        <w:r>
          <w:rPr>
            <w:noProof/>
            <w:webHidden/>
          </w:rPr>
          <w:fldChar w:fldCharType="separate"/>
        </w:r>
        <w:r w:rsidR="0089770E">
          <w:rPr>
            <w:noProof/>
            <w:webHidden/>
          </w:rPr>
          <w:t>37</w:t>
        </w:r>
        <w:r>
          <w:rPr>
            <w:noProof/>
            <w:webHidden/>
          </w:rPr>
          <w:fldChar w:fldCharType="end"/>
        </w:r>
      </w:hyperlink>
    </w:p>
    <w:p w14:paraId="561858AF" w14:textId="56D4AADF"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0" w:history="1">
        <w:r w:rsidRPr="008A1F7D">
          <w:rPr>
            <w:rStyle w:val="Hyperlink"/>
            <w:rFonts w:eastAsia="DengXian"/>
            <w:noProof/>
            <w:lang w:eastAsia="en-US"/>
          </w:rPr>
          <w:t>2.4.5</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lang w:eastAsia="en-US"/>
          </w:rPr>
          <w:t>Analogue limits</w:t>
        </w:r>
        <w:r>
          <w:rPr>
            <w:noProof/>
            <w:webHidden/>
          </w:rPr>
          <w:tab/>
        </w:r>
        <w:r>
          <w:rPr>
            <w:noProof/>
            <w:webHidden/>
          </w:rPr>
          <w:fldChar w:fldCharType="begin"/>
        </w:r>
        <w:r>
          <w:rPr>
            <w:noProof/>
            <w:webHidden/>
          </w:rPr>
          <w:instrText xml:space="preserve"> PAGEREF _Toc172098950 \h </w:instrText>
        </w:r>
        <w:r>
          <w:rPr>
            <w:noProof/>
            <w:webHidden/>
          </w:rPr>
        </w:r>
        <w:r>
          <w:rPr>
            <w:noProof/>
            <w:webHidden/>
          </w:rPr>
          <w:fldChar w:fldCharType="separate"/>
        </w:r>
        <w:r w:rsidR="0089770E">
          <w:rPr>
            <w:noProof/>
            <w:webHidden/>
          </w:rPr>
          <w:t>39</w:t>
        </w:r>
        <w:r>
          <w:rPr>
            <w:noProof/>
            <w:webHidden/>
          </w:rPr>
          <w:fldChar w:fldCharType="end"/>
        </w:r>
      </w:hyperlink>
    </w:p>
    <w:p w14:paraId="7F0F07AA" w14:textId="5E5BC1AF"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1" w:history="1">
        <w:r w:rsidRPr="008A1F7D">
          <w:rPr>
            <w:rStyle w:val="Hyperlink"/>
            <w:rFonts w:eastAsia="DengXian"/>
            <w:noProof/>
          </w:rPr>
          <w:t>2.4.6</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Counter limits</w:t>
        </w:r>
        <w:r>
          <w:rPr>
            <w:noProof/>
            <w:webHidden/>
          </w:rPr>
          <w:tab/>
        </w:r>
        <w:r>
          <w:rPr>
            <w:noProof/>
            <w:webHidden/>
          </w:rPr>
          <w:fldChar w:fldCharType="begin"/>
        </w:r>
        <w:r>
          <w:rPr>
            <w:noProof/>
            <w:webHidden/>
          </w:rPr>
          <w:instrText xml:space="preserve"> PAGEREF _Toc172098951 \h </w:instrText>
        </w:r>
        <w:r>
          <w:rPr>
            <w:noProof/>
            <w:webHidden/>
          </w:rPr>
        </w:r>
        <w:r>
          <w:rPr>
            <w:noProof/>
            <w:webHidden/>
          </w:rPr>
          <w:fldChar w:fldCharType="separate"/>
        </w:r>
        <w:r w:rsidR="0089770E">
          <w:rPr>
            <w:noProof/>
            <w:webHidden/>
          </w:rPr>
          <w:t>47</w:t>
        </w:r>
        <w:r>
          <w:rPr>
            <w:noProof/>
            <w:webHidden/>
          </w:rPr>
          <w:fldChar w:fldCharType="end"/>
        </w:r>
      </w:hyperlink>
    </w:p>
    <w:p w14:paraId="7EA5F9A4" w14:textId="19BBEC42"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2" w:history="1">
        <w:r w:rsidRPr="008A1F7D">
          <w:rPr>
            <w:rStyle w:val="Hyperlink"/>
            <w:rFonts w:eastAsia="DengXian"/>
            <w:noProof/>
          </w:rPr>
          <w:t>2.4.7</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No change</w:t>
        </w:r>
        <w:r>
          <w:rPr>
            <w:noProof/>
            <w:webHidden/>
          </w:rPr>
          <w:tab/>
        </w:r>
        <w:r>
          <w:rPr>
            <w:noProof/>
            <w:webHidden/>
          </w:rPr>
          <w:fldChar w:fldCharType="begin"/>
        </w:r>
        <w:r>
          <w:rPr>
            <w:noProof/>
            <w:webHidden/>
          </w:rPr>
          <w:instrText xml:space="preserve"> PAGEREF _Toc172098952 \h </w:instrText>
        </w:r>
        <w:r>
          <w:rPr>
            <w:noProof/>
            <w:webHidden/>
          </w:rPr>
        </w:r>
        <w:r>
          <w:rPr>
            <w:noProof/>
            <w:webHidden/>
          </w:rPr>
          <w:fldChar w:fldCharType="separate"/>
        </w:r>
        <w:r w:rsidR="0089770E">
          <w:rPr>
            <w:noProof/>
            <w:webHidden/>
          </w:rPr>
          <w:t>50</w:t>
        </w:r>
        <w:r>
          <w:rPr>
            <w:noProof/>
            <w:webHidden/>
          </w:rPr>
          <w:fldChar w:fldCharType="end"/>
        </w:r>
      </w:hyperlink>
    </w:p>
    <w:p w14:paraId="40671691" w14:textId="532EFEAF" w:rsidR="003A2150" w:rsidRDefault="003A2150">
      <w:pPr>
        <w:pStyle w:val="TOC2"/>
        <w:rPr>
          <w:rFonts w:asciiTheme="minorHAnsi" w:eastAsiaTheme="minorEastAsia" w:hAnsiTheme="minorHAnsi" w:cstheme="minorBidi"/>
          <w:kern w:val="2"/>
          <w:sz w:val="24"/>
          <w:szCs w:val="24"/>
          <w14:ligatures w14:val="standardContextual"/>
        </w:rPr>
      </w:pPr>
      <w:hyperlink w:anchor="_Toc172098953" w:history="1">
        <w:r w:rsidRPr="008A1F7D">
          <w:rPr>
            <w:rStyle w:val="Hyperlink"/>
          </w:rPr>
          <w:t>2.5</w:t>
        </w:r>
        <w:r>
          <w:rPr>
            <w:rFonts w:asciiTheme="minorHAnsi" w:eastAsiaTheme="minorEastAsia" w:hAnsiTheme="minorHAnsi" w:cstheme="minorBidi"/>
            <w:kern w:val="2"/>
            <w:sz w:val="24"/>
            <w:szCs w:val="24"/>
            <w14:ligatures w14:val="standardContextual"/>
          </w:rPr>
          <w:tab/>
        </w:r>
        <w:r w:rsidRPr="008A1F7D">
          <w:rPr>
            <w:rStyle w:val="Hyperlink"/>
          </w:rPr>
          <w:t>Extended points</w:t>
        </w:r>
        <w:r>
          <w:rPr>
            <w:webHidden/>
          </w:rPr>
          <w:tab/>
        </w:r>
        <w:r>
          <w:rPr>
            <w:webHidden/>
          </w:rPr>
          <w:fldChar w:fldCharType="begin"/>
        </w:r>
        <w:r>
          <w:rPr>
            <w:webHidden/>
          </w:rPr>
          <w:instrText xml:space="preserve"> PAGEREF _Toc172098953 \h </w:instrText>
        </w:r>
        <w:r>
          <w:rPr>
            <w:webHidden/>
          </w:rPr>
        </w:r>
        <w:r>
          <w:rPr>
            <w:webHidden/>
          </w:rPr>
          <w:fldChar w:fldCharType="separate"/>
        </w:r>
        <w:r w:rsidR="0089770E">
          <w:rPr>
            <w:webHidden/>
          </w:rPr>
          <w:t>52</w:t>
        </w:r>
        <w:r>
          <w:rPr>
            <w:webHidden/>
          </w:rPr>
          <w:fldChar w:fldCharType="end"/>
        </w:r>
      </w:hyperlink>
    </w:p>
    <w:p w14:paraId="4DD99A9B" w14:textId="48BCE6FB"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4" w:history="1">
        <w:r w:rsidRPr="008A1F7D">
          <w:rPr>
            <w:rStyle w:val="Hyperlink"/>
            <w:noProof/>
          </w:rPr>
          <w:t>2.5.1</w:t>
        </w:r>
        <w:r>
          <w:rPr>
            <w:rFonts w:asciiTheme="minorHAnsi" w:eastAsiaTheme="minorEastAsia" w:hAnsiTheme="minorHAnsi" w:cstheme="minorBidi"/>
            <w:noProof/>
            <w:kern w:val="2"/>
            <w:sz w:val="24"/>
            <w:szCs w:val="24"/>
            <w14:ligatures w14:val="standardContextual"/>
          </w:rPr>
          <w:tab/>
        </w:r>
        <w:r w:rsidRPr="008A1F7D">
          <w:rPr>
            <w:rStyle w:val="Hyperlink"/>
            <w:noProof/>
          </w:rPr>
          <w:t>Minimum</w:t>
        </w:r>
        <w:r>
          <w:rPr>
            <w:noProof/>
            <w:webHidden/>
          </w:rPr>
          <w:tab/>
        </w:r>
        <w:r>
          <w:rPr>
            <w:noProof/>
            <w:webHidden/>
          </w:rPr>
          <w:fldChar w:fldCharType="begin"/>
        </w:r>
        <w:r>
          <w:rPr>
            <w:noProof/>
            <w:webHidden/>
          </w:rPr>
          <w:instrText xml:space="preserve"> PAGEREF _Toc172098954 \h </w:instrText>
        </w:r>
        <w:r>
          <w:rPr>
            <w:noProof/>
            <w:webHidden/>
          </w:rPr>
        </w:r>
        <w:r>
          <w:rPr>
            <w:noProof/>
            <w:webHidden/>
          </w:rPr>
          <w:fldChar w:fldCharType="separate"/>
        </w:r>
        <w:r w:rsidR="0089770E">
          <w:rPr>
            <w:noProof/>
            <w:webHidden/>
          </w:rPr>
          <w:t>54</w:t>
        </w:r>
        <w:r>
          <w:rPr>
            <w:noProof/>
            <w:webHidden/>
          </w:rPr>
          <w:fldChar w:fldCharType="end"/>
        </w:r>
      </w:hyperlink>
    </w:p>
    <w:p w14:paraId="300D15A9" w14:textId="271A1E1F"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5" w:history="1">
        <w:r w:rsidRPr="008A1F7D">
          <w:rPr>
            <w:rStyle w:val="Hyperlink"/>
            <w:noProof/>
          </w:rPr>
          <w:t>2.5.2</w:t>
        </w:r>
        <w:r>
          <w:rPr>
            <w:rFonts w:asciiTheme="minorHAnsi" w:eastAsiaTheme="minorEastAsia" w:hAnsiTheme="minorHAnsi" w:cstheme="minorBidi"/>
            <w:noProof/>
            <w:kern w:val="2"/>
            <w:sz w:val="24"/>
            <w:szCs w:val="24"/>
            <w14:ligatures w14:val="standardContextual"/>
          </w:rPr>
          <w:tab/>
        </w:r>
        <w:r w:rsidRPr="008A1F7D">
          <w:rPr>
            <w:rStyle w:val="Hyperlink"/>
            <w:noProof/>
          </w:rPr>
          <w:t>Maximum</w:t>
        </w:r>
        <w:r>
          <w:rPr>
            <w:noProof/>
            <w:webHidden/>
          </w:rPr>
          <w:tab/>
        </w:r>
        <w:r>
          <w:rPr>
            <w:noProof/>
            <w:webHidden/>
          </w:rPr>
          <w:fldChar w:fldCharType="begin"/>
        </w:r>
        <w:r>
          <w:rPr>
            <w:noProof/>
            <w:webHidden/>
          </w:rPr>
          <w:instrText xml:space="preserve"> PAGEREF _Toc172098955 \h </w:instrText>
        </w:r>
        <w:r>
          <w:rPr>
            <w:noProof/>
            <w:webHidden/>
          </w:rPr>
        </w:r>
        <w:r>
          <w:rPr>
            <w:noProof/>
            <w:webHidden/>
          </w:rPr>
          <w:fldChar w:fldCharType="separate"/>
        </w:r>
        <w:r w:rsidR="0089770E">
          <w:rPr>
            <w:noProof/>
            <w:webHidden/>
          </w:rPr>
          <w:t>54</w:t>
        </w:r>
        <w:r>
          <w:rPr>
            <w:noProof/>
            <w:webHidden/>
          </w:rPr>
          <w:fldChar w:fldCharType="end"/>
        </w:r>
      </w:hyperlink>
    </w:p>
    <w:p w14:paraId="0104B6B6" w14:textId="6198058C"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6" w:history="1">
        <w:r w:rsidRPr="008A1F7D">
          <w:rPr>
            <w:rStyle w:val="Hyperlink"/>
            <w:noProof/>
          </w:rPr>
          <w:t>2.5.3</w:t>
        </w:r>
        <w:r>
          <w:rPr>
            <w:rFonts w:asciiTheme="minorHAnsi" w:eastAsiaTheme="minorEastAsia" w:hAnsiTheme="minorHAnsi" w:cstheme="minorBidi"/>
            <w:noProof/>
            <w:kern w:val="2"/>
            <w:sz w:val="24"/>
            <w:szCs w:val="24"/>
            <w14:ligatures w14:val="standardContextual"/>
          </w:rPr>
          <w:tab/>
        </w:r>
        <w:r w:rsidRPr="008A1F7D">
          <w:rPr>
            <w:rStyle w:val="Hyperlink"/>
            <w:noProof/>
          </w:rPr>
          <w:t>Mean</w:t>
        </w:r>
        <w:r>
          <w:rPr>
            <w:noProof/>
            <w:webHidden/>
          </w:rPr>
          <w:tab/>
        </w:r>
        <w:r>
          <w:rPr>
            <w:noProof/>
            <w:webHidden/>
          </w:rPr>
          <w:fldChar w:fldCharType="begin"/>
        </w:r>
        <w:r>
          <w:rPr>
            <w:noProof/>
            <w:webHidden/>
          </w:rPr>
          <w:instrText xml:space="preserve"> PAGEREF _Toc172098956 \h </w:instrText>
        </w:r>
        <w:r>
          <w:rPr>
            <w:noProof/>
            <w:webHidden/>
          </w:rPr>
        </w:r>
        <w:r>
          <w:rPr>
            <w:noProof/>
            <w:webHidden/>
          </w:rPr>
          <w:fldChar w:fldCharType="separate"/>
        </w:r>
        <w:r w:rsidR="0089770E">
          <w:rPr>
            <w:noProof/>
            <w:webHidden/>
          </w:rPr>
          <w:t>54</w:t>
        </w:r>
        <w:r>
          <w:rPr>
            <w:noProof/>
            <w:webHidden/>
          </w:rPr>
          <w:fldChar w:fldCharType="end"/>
        </w:r>
      </w:hyperlink>
    </w:p>
    <w:p w14:paraId="2CE20E14" w14:textId="130AB4CC"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7" w:history="1">
        <w:r w:rsidRPr="008A1F7D">
          <w:rPr>
            <w:rStyle w:val="Hyperlink"/>
            <w:noProof/>
          </w:rPr>
          <w:t>2.5.4</w:t>
        </w:r>
        <w:r>
          <w:rPr>
            <w:rFonts w:asciiTheme="minorHAnsi" w:eastAsiaTheme="minorEastAsia" w:hAnsiTheme="minorHAnsi" w:cstheme="minorBidi"/>
            <w:noProof/>
            <w:kern w:val="2"/>
            <w:sz w:val="24"/>
            <w:szCs w:val="24"/>
            <w14:ligatures w14:val="standardContextual"/>
          </w:rPr>
          <w:tab/>
        </w:r>
        <w:r w:rsidRPr="008A1F7D">
          <w:rPr>
            <w:rStyle w:val="Hyperlink"/>
            <w:noProof/>
          </w:rPr>
          <w:t>Standard deviation</w:t>
        </w:r>
        <w:r>
          <w:rPr>
            <w:noProof/>
            <w:webHidden/>
          </w:rPr>
          <w:tab/>
        </w:r>
        <w:r>
          <w:rPr>
            <w:noProof/>
            <w:webHidden/>
          </w:rPr>
          <w:fldChar w:fldCharType="begin"/>
        </w:r>
        <w:r>
          <w:rPr>
            <w:noProof/>
            <w:webHidden/>
          </w:rPr>
          <w:instrText xml:space="preserve"> PAGEREF _Toc172098957 \h </w:instrText>
        </w:r>
        <w:r>
          <w:rPr>
            <w:noProof/>
            <w:webHidden/>
          </w:rPr>
        </w:r>
        <w:r>
          <w:rPr>
            <w:noProof/>
            <w:webHidden/>
          </w:rPr>
          <w:fldChar w:fldCharType="separate"/>
        </w:r>
        <w:r w:rsidR="0089770E">
          <w:rPr>
            <w:noProof/>
            <w:webHidden/>
          </w:rPr>
          <w:t>54</w:t>
        </w:r>
        <w:r>
          <w:rPr>
            <w:noProof/>
            <w:webHidden/>
          </w:rPr>
          <w:fldChar w:fldCharType="end"/>
        </w:r>
      </w:hyperlink>
    </w:p>
    <w:p w14:paraId="7742E450" w14:textId="0DC08185"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8" w:history="1">
        <w:r w:rsidRPr="008A1F7D">
          <w:rPr>
            <w:rStyle w:val="Hyperlink"/>
            <w:noProof/>
          </w:rPr>
          <w:t>2.5.5</w:t>
        </w:r>
        <w:r>
          <w:rPr>
            <w:rFonts w:asciiTheme="minorHAnsi" w:eastAsiaTheme="minorEastAsia" w:hAnsiTheme="minorHAnsi" w:cstheme="minorBidi"/>
            <w:noProof/>
            <w:kern w:val="2"/>
            <w:sz w:val="24"/>
            <w:szCs w:val="24"/>
            <w14:ligatures w14:val="standardContextual"/>
          </w:rPr>
          <w:tab/>
        </w:r>
        <w:r w:rsidRPr="008A1F7D">
          <w:rPr>
            <w:rStyle w:val="Hyperlink"/>
            <w:noProof/>
          </w:rPr>
          <w:t>Integral</w:t>
        </w:r>
        <w:r>
          <w:rPr>
            <w:noProof/>
            <w:webHidden/>
          </w:rPr>
          <w:tab/>
        </w:r>
        <w:r>
          <w:rPr>
            <w:noProof/>
            <w:webHidden/>
          </w:rPr>
          <w:fldChar w:fldCharType="begin"/>
        </w:r>
        <w:r>
          <w:rPr>
            <w:noProof/>
            <w:webHidden/>
          </w:rPr>
          <w:instrText xml:space="preserve"> PAGEREF _Toc172098958 \h </w:instrText>
        </w:r>
        <w:r>
          <w:rPr>
            <w:noProof/>
            <w:webHidden/>
          </w:rPr>
        </w:r>
        <w:r>
          <w:rPr>
            <w:noProof/>
            <w:webHidden/>
          </w:rPr>
          <w:fldChar w:fldCharType="separate"/>
        </w:r>
        <w:r w:rsidR="0089770E">
          <w:rPr>
            <w:noProof/>
            <w:webHidden/>
          </w:rPr>
          <w:t>55</w:t>
        </w:r>
        <w:r>
          <w:rPr>
            <w:noProof/>
            <w:webHidden/>
          </w:rPr>
          <w:fldChar w:fldCharType="end"/>
        </w:r>
      </w:hyperlink>
    </w:p>
    <w:p w14:paraId="5C3DCE9A" w14:textId="783FA410"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9" w:history="1">
        <w:r w:rsidRPr="008A1F7D">
          <w:rPr>
            <w:rStyle w:val="Hyperlink"/>
            <w:noProof/>
          </w:rPr>
          <w:t>2.5.6</w:t>
        </w:r>
        <w:r>
          <w:rPr>
            <w:rFonts w:asciiTheme="minorHAnsi" w:eastAsiaTheme="minorEastAsia" w:hAnsiTheme="minorHAnsi" w:cstheme="minorBidi"/>
            <w:noProof/>
            <w:kern w:val="2"/>
            <w:sz w:val="24"/>
            <w:szCs w:val="24"/>
            <w14:ligatures w14:val="standardContextual"/>
          </w:rPr>
          <w:tab/>
        </w:r>
        <w:r w:rsidRPr="008A1F7D">
          <w:rPr>
            <w:rStyle w:val="Hyperlink"/>
            <w:noProof/>
          </w:rPr>
          <w:t>Rate of change</w:t>
        </w:r>
        <w:r>
          <w:rPr>
            <w:noProof/>
            <w:webHidden/>
          </w:rPr>
          <w:tab/>
        </w:r>
        <w:r>
          <w:rPr>
            <w:noProof/>
            <w:webHidden/>
          </w:rPr>
          <w:fldChar w:fldCharType="begin"/>
        </w:r>
        <w:r>
          <w:rPr>
            <w:noProof/>
            <w:webHidden/>
          </w:rPr>
          <w:instrText xml:space="preserve"> PAGEREF _Toc172098959 \h </w:instrText>
        </w:r>
        <w:r>
          <w:rPr>
            <w:noProof/>
            <w:webHidden/>
          </w:rPr>
        </w:r>
        <w:r>
          <w:rPr>
            <w:noProof/>
            <w:webHidden/>
          </w:rPr>
          <w:fldChar w:fldCharType="separate"/>
        </w:r>
        <w:r w:rsidR="0089770E">
          <w:rPr>
            <w:noProof/>
            <w:webHidden/>
          </w:rPr>
          <w:t>55</w:t>
        </w:r>
        <w:r>
          <w:rPr>
            <w:noProof/>
            <w:webHidden/>
          </w:rPr>
          <w:fldChar w:fldCharType="end"/>
        </w:r>
      </w:hyperlink>
    </w:p>
    <w:p w14:paraId="4A2BE401" w14:textId="781ABC8C"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60" w:history="1">
        <w:r w:rsidRPr="008A1F7D">
          <w:rPr>
            <w:rStyle w:val="Hyperlink"/>
            <w:noProof/>
          </w:rPr>
          <w:t>2.5.7</w:t>
        </w:r>
        <w:r>
          <w:rPr>
            <w:rFonts w:asciiTheme="minorHAnsi" w:eastAsiaTheme="minorEastAsia" w:hAnsiTheme="minorHAnsi" w:cstheme="minorBidi"/>
            <w:noProof/>
            <w:kern w:val="2"/>
            <w:sz w:val="24"/>
            <w:szCs w:val="24"/>
            <w14:ligatures w14:val="standardContextual"/>
          </w:rPr>
          <w:tab/>
        </w:r>
        <w:r w:rsidRPr="008A1F7D">
          <w:rPr>
            <w:rStyle w:val="Hyperlink"/>
            <w:noProof/>
          </w:rPr>
          <w:t>State counter</w:t>
        </w:r>
        <w:r>
          <w:rPr>
            <w:noProof/>
            <w:webHidden/>
          </w:rPr>
          <w:tab/>
        </w:r>
        <w:r>
          <w:rPr>
            <w:noProof/>
            <w:webHidden/>
          </w:rPr>
          <w:fldChar w:fldCharType="begin"/>
        </w:r>
        <w:r>
          <w:rPr>
            <w:noProof/>
            <w:webHidden/>
          </w:rPr>
          <w:instrText xml:space="preserve"> PAGEREF _Toc172098960 \h </w:instrText>
        </w:r>
        <w:r>
          <w:rPr>
            <w:noProof/>
            <w:webHidden/>
          </w:rPr>
        </w:r>
        <w:r>
          <w:rPr>
            <w:noProof/>
            <w:webHidden/>
          </w:rPr>
          <w:fldChar w:fldCharType="separate"/>
        </w:r>
        <w:r w:rsidR="0089770E">
          <w:rPr>
            <w:noProof/>
            <w:webHidden/>
          </w:rPr>
          <w:t>57</w:t>
        </w:r>
        <w:r>
          <w:rPr>
            <w:noProof/>
            <w:webHidden/>
          </w:rPr>
          <w:fldChar w:fldCharType="end"/>
        </w:r>
      </w:hyperlink>
    </w:p>
    <w:p w14:paraId="10D6D016" w14:textId="4FFA1C8E"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61" w:history="1">
        <w:r w:rsidRPr="008A1F7D">
          <w:rPr>
            <w:rStyle w:val="Hyperlink"/>
            <w:noProof/>
          </w:rPr>
          <w:t>2.5.8</w:t>
        </w:r>
        <w:r>
          <w:rPr>
            <w:rFonts w:asciiTheme="minorHAnsi" w:eastAsiaTheme="minorEastAsia" w:hAnsiTheme="minorHAnsi" w:cstheme="minorBidi"/>
            <w:noProof/>
            <w:kern w:val="2"/>
            <w:sz w:val="24"/>
            <w:szCs w:val="24"/>
            <w14:ligatures w14:val="standardContextual"/>
          </w:rPr>
          <w:tab/>
        </w:r>
        <w:r w:rsidRPr="008A1F7D">
          <w:rPr>
            <w:rStyle w:val="Hyperlink"/>
            <w:noProof/>
          </w:rPr>
          <w:t>State runtime</w:t>
        </w:r>
        <w:r>
          <w:rPr>
            <w:noProof/>
            <w:webHidden/>
          </w:rPr>
          <w:tab/>
        </w:r>
        <w:r>
          <w:rPr>
            <w:noProof/>
            <w:webHidden/>
          </w:rPr>
          <w:fldChar w:fldCharType="begin"/>
        </w:r>
        <w:r>
          <w:rPr>
            <w:noProof/>
            <w:webHidden/>
          </w:rPr>
          <w:instrText xml:space="preserve"> PAGEREF _Toc172098961 \h </w:instrText>
        </w:r>
        <w:r>
          <w:rPr>
            <w:noProof/>
            <w:webHidden/>
          </w:rPr>
        </w:r>
        <w:r>
          <w:rPr>
            <w:noProof/>
            <w:webHidden/>
          </w:rPr>
          <w:fldChar w:fldCharType="separate"/>
        </w:r>
        <w:r w:rsidR="0089770E">
          <w:rPr>
            <w:noProof/>
            <w:webHidden/>
          </w:rPr>
          <w:t>57</w:t>
        </w:r>
        <w:r>
          <w:rPr>
            <w:noProof/>
            <w:webHidden/>
          </w:rPr>
          <w:fldChar w:fldCharType="end"/>
        </w:r>
      </w:hyperlink>
    </w:p>
    <w:p w14:paraId="1BF987AE" w14:textId="5F32AC39" w:rsidR="003A2150" w:rsidRDefault="003A2150">
      <w:pPr>
        <w:pStyle w:val="TOC2"/>
        <w:rPr>
          <w:rFonts w:asciiTheme="minorHAnsi" w:eastAsiaTheme="minorEastAsia" w:hAnsiTheme="minorHAnsi" w:cstheme="minorBidi"/>
          <w:kern w:val="2"/>
          <w:sz w:val="24"/>
          <w:szCs w:val="24"/>
          <w14:ligatures w14:val="standardContextual"/>
        </w:rPr>
      </w:pPr>
      <w:hyperlink w:anchor="_Toc172098962" w:history="1">
        <w:r w:rsidRPr="008A1F7D">
          <w:rPr>
            <w:rStyle w:val="Hyperlink"/>
          </w:rPr>
          <w:t>2.6</w:t>
        </w:r>
        <w:r>
          <w:rPr>
            <w:rFonts w:asciiTheme="minorHAnsi" w:eastAsiaTheme="minorEastAsia" w:hAnsiTheme="minorHAnsi" w:cstheme="minorBidi"/>
            <w:kern w:val="2"/>
            <w:sz w:val="24"/>
            <w:szCs w:val="24"/>
            <w14:ligatures w14:val="standardContextual"/>
          </w:rPr>
          <w:tab/>
        </w:r>
        <w:r w:rsidRPr="008A1F7D">
          <w:rPr>
            <w:rStyle w:val="Hyperlink"/>
          </w:rPr>
          <w:t>Limit and control profiles</w:t>
        </w:r>
        <w:r>
          <w:rPr>
            <w:webHidden/>
          </w:rPr>
          <w:tab/>
        </w:r>
        <w:r>
          <w:rPr>
            <w:webHidden/>
          </w:rPr>
          <w:fldChar w:fldCharType="begin"/>
        </w:r>
        <w:r>
          <w:rPr>
            <w:webHidden/>
          </w:rPr>
          <w:instrText xml:space="preserve"> PAGEREF _Toc172098962 \h </w:instrText>
        </w:r>
        <w:r>
          <w:rPr>
            <w:webHidden/>
          </w:rPr>
        </w:r>
        <w:r>
          <w:rPr>
            <w:webHidden/>
          </w:rPr>
          <w:fldChar w:fldCharType="separate"/>
        </w:r>
        <w:r w:rsidR="0089770E">
          <w:rPr>
            <w:webHidden/>
          </w:rPr>
          <w:t>57</w:t>
        </w:r>
        <w:r>
          <w:rPr>
            <w:webHidden/>
          </w:rPr>
          <w:fldChar w:fldCharType="end"/>
        </w:r>
      </w:hyperlink>
    </w:p>
    <w:p w14:paraId="4ED6CDB7" w14:textId="1C757629"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63" w:history="1">
        <w:r w:rsidRPr="008A1F7D">
          <w:rPr>
            <w:rStyle w:val="Hyperlink"/>
            <w:noProof/>
          </w:rPr>
          <w:t>2.6.1</w:t>
        </w:r>
        <w:r>
          <w:rPr>
            <w:rFonts w:asciiTheme="minorHAnsi" w:eastAsiaTheme="minorEastAsia" w:hAnsiTheme="minorHAnsi" w:cstheme="minorBidi"/>
            <w:noProof/>
            <w:kern w:val="2"/>
            <w:sz w:val="24"/>
            <w:szCs w:val="24"/>
            <w14:ligatures w14:val="standardContextual"/>
          </w:rPr>
          <w:tab/>
        </w:r>
        <w:r w:rsidRPr="008A1F7D">
          <w:rPr>
            <w:rStyle w:val="Hyperlink"/>
            <w:noProof/>
          </w:rPr>
          <w:t>Limit profiles</w:t>
        </w:r>
        <w:r>
          <w:rPr>
            <w:noProof/>
            <w:webHidden/>
          </w:rPr>
          <w:tab/>
        </w:r>
        <w:r>
          <w:rPr>
            <w:noProof/>
            <w:webHidden/>
          </w:rPr>
          <w:fldChar w:fldCharType="begin"/>
        </w:r>
        <w:r>
          <w:rPr>
            <w:noProof/>
            <w:webHidden/>
          </w:rPr>
          <w:instrText xml:space="preserve"> PAGEREF _Toc172098963 \h </w:instrText>
        </w:r>
        <w:r>
          <w:rPr>
            <w:noProof/>
            <w:webHidden/>
          </w:rPr>
        </w:r>
        <w:r>
          <w:rPr>
            <w:noProof/>
            <w:webHidden/>
          </w:rPr>
          <w:fldChar w:fldCharType="separate"/>
        </w:r>
        <w:r w:rsidR="0089770E">
          <w:rPr>
            <w:noProof/>
            <w:webHidden/>
          </w:rPr>
          <w:t>57</w:t>
        </w:r>
        <w:r>
          <w:rPr>
            <w:noProof/>
            <w:webHidden/>
          </w:rPr>
          <w:fldChar w:fldCharType="end"/>
        </w:r>
      </w:hyperlink>
    </w:p>
    <w:p w14:paraId="219EC577" w14:textId="59AE3169"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64" w:history="1">
        <w:r w:rsidRPr="008A1F7D">
          <w:rPr>
            <w:rStyle w:val="Hyperlink"/>
            <w:noProof/>
          </w:rPr>
          <w:t>2.6.2</w:t>
        </w:r>
        <w:r>
          <w:rPr>
            <w:rFonts w:asciiTheme="minorHAnsi" w:eastAsiaTheme="minorEastAsia" w:hAnsiTheme="minorHAnsi" w:cstheme="minorBidi"/>
            <w:noProof/>
            <w:kern w:val="2"/>
            <w:sz w:val="24"/>
            <w:szCs w:val="24"/>
            <w14:ligatures w14:val="standardContextual"/>
          </w:rPr>
          <w:tab/>
        </w:r>
        <w:r w:rsidRPr="008A1F7D">
          <w:rPr>
            <w:rStyle w:val="Hyperlink"/>
            <w:noProof/>
          </w:rPr>
          <w:t>Control profiles</w:t>
        </w:r>
        <w:r>
          <w:rPr>
            <w:noProof/>
            <w:webHidden/>
          </w:rPr>
          <w:tab/>
        </w:r>
        <w:r>
          <w:rPr>
            <w:noProof/>
            <w:webHidden/>
          </w:rPr>
          <w:fldChar w:fldCharType="begin"/>
        </w:r>
        <w:r>
          <w:rPr>
            <w:noProof/>
            <w:webHidden/>
          </w:rPr>
          <w:instrText xml:space="preserve"> PAGEREF _Toc172098964 \h </w:instrText>
        </w:r>
        <w:r>
          <w:rPr>
            <w:noProof/>
            <w:webHidden/>
          </w:rPr>
        </w:r>
        <w:r>
          <w:rPr>
            <w:noProof/>
            <w:webHidden/>
          </w:rPr>
          <w:fldChar w:fldCharType="separate"/>
        </w:r>
        <w:r w:rsidR="0089770E">
          <w:rPr>
            <w:noProof/>
            <w:webHidden/>
          </w:rPr>
          <w:t>58</w:t>
        </w:r>
        <w:r>
          <w:rPr>
            <w:noProof/>
            <w:webHidden/>
          </w:rPr>
          <w:fldChar w:fldCharType="end"/>
        </w:r>
      </w:hyperlink>
    </w:p>
    <w:p w14:paraId="630A33DB" w14:textId="49F6DD6E" w:rsidR="003A2150" w:rsidRDefault="003A2150">
      <w:pPr>
        <w:pStyle w:val="TOC2"/>
        <w:rPr>
          <w:rFonts w:asciiTheme="minorHAnsi" w:eastAsiaTheme="minorEastAsia" w:hAnsiTheme="minorHAnsi" w:cstheme="minorBidi"/>
          <w:kern w:val="2"/>
          <w:sz w:val="24"/>
          <w:szCs w:val="24"/>
          <w14:ligatures w14:val="standardContextual"/>
        </w:rPr>
      </w:pPr>
      <w:hyperlink w:anchor="_Toc172098965" w:history="1">
        <w:r w:rsidRPr="008A1F7D">
          <w:rPr>
            <w:rStyle w:val="Hyperlink"/>
          </w:rPr>
          <w:t>2.7</w:t>
        </w:r>
        <w:r>
          <w:rPr>
            <w:rFonts w:asciiTheme="minorHAnsi" w:eastAsiaTheme="minorEastAsia" w:hAnsiTheme="minorHAnsi" w:cstheme="minorBidi"/>
            <w:kern w:val="2"/>
            <w:sz w:val="24"/>
            <w:szCs w:val="24"/>
            <w14:ligatures w14:val="standardContextual"/>
          </w:rPr>
          <w:tab/>
        </w:r>
        <w:r w:rsidRPr="008A1F7D">
          <w:rPr>
            <w:rStyle w:val="Hyperlink"/>
          </w:rPr>
          <w:t>Calculated points</w:t>
        </w:r>
        <w:r>
          <w:rPr>
            <w:webHidden/>
          </w:rPr>
          <w:tab/>
        </w:r>
        <w:r>
          <w:rPr>
            <w:webHidden/>
          </w:rPr>
          <w:fldChar w:fldCharType="begin"/>
        </w:r>
        <w:r>
          <w:rPr>
            <w:webHidden/>
          </w:rPr>
          <w:instrText xml:space="preserve"> PAGEREF _Toc172098965 \h </w:instrText>
        </w:r>
        <w:r>
          <w:rPr>
            <w:webHidden/>
          </w:rPr>
        </w:r>
        <w:r>
          <w:rPr>
            <w:webHidden/>
          </w:rPr>
          <w:fldChar w:fldCharType="separate"/>
        </w:r>
        <w:r w:rsidR="0089770E">
          <w:rPr>
            <w:webHidden/>
          </w:rPr>
          <w:t>59</w:t>
        </w:r>
        <w:r>
          <w:rPr>
            <w:webHidden/>
          </w:rPr>
          <w:fldChar w:fldCharType="end"/>
        </w:r>
      </w:hyperlink>
    </w:p>
    <w:p w14:paraId="1974394B" w14:textId="044EA897" w:rsidR="003A2150" w:rsidRDefault="003A2150">
      <w:pPr>
        <w:pStyle w:val="TOC2"/>
        <w:rPr>
          <w:rFonts w:asciiTheme="minorHAnsi" w:eastAsiaTheme="minorEastAsia" w:hAnsiTheme="minorHAnsi" w:cstheme="minorBidi"/>
          <w:kern w:val="2"/>
          <w:sz w:val="24"/>
          <w:szCs w:val="24"/>
          <w14:ligatures w14:val="standardContextual"/>
        </w:rPr>
      </w:pPr>
      <w:hyperlink w:anchor="_Toc172098966" w:history="1">
        <w:r w:rsidRPr="008A1F7D">
          <w:rPr>
            <w:rStyle w:val="Hyperlink"/>
          </w:rPr>
          <w:t>2.8</w:t>
        </w:r>
        <w:r>
          <w:rPr>
            <w:rFonts w:asciiTheme="minorHAnsi" w:eastAsiaTheme="minorEastAsia" w:hAnsiTheme="minorHAnsi" w:cstheme="minorBidi"/>
            <w:kern w:val="2"/>
            <w:sz w:val="24"/>
            <w:szCs w:val="24"/>
            <w14:ligatures w14:val="standardContextual"/>
          </w:rPr>
          <w:tab/>
        </w:r>
        <w:r w:rsidRPr="008A1F7D">
          <w:rPr>
            <w:rStyle w:val="Hyperlink"/>
          </w:rPr>
          <w:t>Incident logging</w:t>
        </w:r>
        <w:r>
          <w:rPr>
            <w:webHidden/>
          </w:rPr>
          <w:tab/>
        </w:r>
        <w:r>
          <w:rPr>
            <w:webHidden/>
          </w:rPr>
          <w:fldChar w:fldCharType="begin"/>
        </w:r>
        <w:r>
          <w:rPr>
            <w:webHidden/>
          </w:rPr>
          <w:instrText xml:space="preserve"> PAGEREF _Toc172098966 \h </w:instrText>
        </w:r>
        <w:r>
          <w:rPr>
            <w:webHidden/>
          </w:rPr>
        </w:r>
        <w:r>
          <w:rPr>
            <w:webHidden/>
          </w:rPr>
          <w:fldChar w:fldCharType="separate"/>
        </w:r>
        <w:r w:rsidR="0089770E">
          <w:rPr>
            <w:webHidden/>
          </w:rPr>
          <w:t>59</w:t>
        </w:r>
        <w:r>
          <w:rPr>
            <w:webHidden/>
          </w:rPr>
          <w:fldChar w:fldCharType="end"/>
        </w:r>
      </w:hyperlink>
    </w:p>
    <w:p w14:paraId="1AC6B8D5" w14:textId="02DD4749"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67" w:history="1">
        <w:r w:rsidRPr="008A1F7D">
          <w:rPr>
            <w:rStyle w:val="Hyperlink"/>
          </w:rPr>
          <w:t>3</w:t>
        </w:r>
        <w:r>
          <w:rPr>
            <w:rFonts w:asciiTheme="minorHAnsi" w:eastAsiaTheme="minorEastAsia" w:hAnsiTheme="minorHAnsi" w:cstheme="minorBidi"/>
            <w:bCs w:val="0"/>
            <w:kern w:val="2"/>
            <w:sz w:val="24"/>
            <w:szCs w:val="24"/>
            <w14:ligatures w14:val="standardContextual"/>
          </w:rPr>
          <w:tab/>
        </w:r>
        <w:r w:rsidRPr="008A1F7D">
          <w:rPr>
            <w:rStyle w:val="Hyperlink"/>
          </w:rPr>
          <w:t>Controls and overrides</w:t>
        </w:r>
        <w:r>
          <w:rPr>
            <w:webHidden/>
          </w:rPr>
          <w:tab/>
        </w:r>
        <w:r>
          <w:rPr>
            <w:webHidden/>
          </w:rPr>
          <w:fldChar w:fldCharType="begin"/>
        </w:r>
        <w:r>
          <w:rPr>
            <w:webHidden/>
          </w:rPr>
          <w:instrText xml:space="preserve"> PAGEREF _Toc172098967 \h </w:instrText>
        </w:r>
        <w:r>
          <w:rPr>
            <w:webHidden/>
          </w:rPr>
        </w:r>
        <w:r>
          <w:rPr>
            <w:webHidden/>
          </w:rPr>
          <w:fldChar w:fldCharType="separate"/>
        </w:r>
        <w:r w:rsidR="0089770E">
          <w:rPr>
            <w:webHidden/>
          </w:rPr>
          <w:t>61</w:t>
        </w:r>
        <w:r>
          <w:rPr>
            <w:webHidden/>
          </w:rPr>
          <w:fldChar w:fldCharType="end"/>
        </w:r>
      </w:hyperlink>
    </w:p>
    <w:p w14:paraId="54AD7AE6" w14:textId="0B091F7A" w:rsidR="003A2150" w:rsidRDefault="003A2150">
      <w:pPr>
        <w:pStyle w:val="TOC2"/>
        <w:rPr>
          <w:rFonts w:asciiTheme="minorHAnsi" w:eastAsiaTheme="minorEastAsia" w:hAnsiTheme="minorHAnsi" w:cstheme="minorBidi"/>
          <w:kern w:val="2"/>
          <w:sz w:val="24"/>
          <w:szCs w:val="24"/>
          <w14:ligatures w14:val="standardContextual"/>
        </w:rPr>
      </w:pPr>
      <w:hyperlink w:anchor="_Toc172098968" w:history="1">
        <w:r w:rsidRPr="008A1F7D">
          <w:rPr>
            <w:rStyle w:val="Hyperlink"/>
          </w:rPr>
          <w:t>3.1</w:t>
        </w:r>
        <w:r>
          <w:rPr>
            <w:rFonts w:asciiTheme="minorHAnsi" w:eastAsiaTheme="minorEastAsia" w:hAnsiTheme="minorHAnsi" w:cstheme="minorBidi"/>
            <w:kern w:val="2"/>
            <w:sz w:val="24"/>
            <w:szCs w:val="24"/>
            <w14:ligatures w14:val="standardContextual"/>
          </w:rPr>
          <w:tab/>
        </w:r>
        <w:r w:rsidRPr="008A1F7D">
          <w:rPr>
            <w:rStyle w:val="Hyperlink"/>
          </w:rPr>
          <w:t>Controls</w:t>
        </w:r>
        <w:r>
          <w:rPr>
            <w:webHidden/>
          </w:rPr>
          <w:tab/>
        </w:r>
        <w:r>
          <w:rPr>
            <w:webHidden/>
          </w:rPr>
          <w:fldChar w:fldCharType="begin"/>
        </w:r>
        <w:r>
          <w:rPr>
            <w:webHidden/>
          </w:rPr>
          <w:instrText xml:space="preserve"> PAGEREF _Toc172098968 \h </w:instrText>
        </w:r>
        <w:r>
          <w:rPr>
            <w:webHidden/>
          </w:rPr>
        </w:r>
        <w:r>
          <w:rPr>
            <w:webHidden/>
          </w:rPr>
          <w:fldChar w:fldCharType="separate"/>
        </w:r>
        <w:r w:rsidR="0089770E">
          <w:rPr>
            <w:webHidden/>
          </w:rPr>
          <w:t>61</w:t>
        </w:r>
        <w:r>
          <w:rPr>
            <w:webHidden/>
          </w:rPr>
          <w:fldChar w:fldCharType="end"/>
        </w:r>
      </w:hyperlink>
    </w:p>
    <w:p w14:paraId="1E50BA40" w14:textId="18EB450E" w:rsidR="003A2150" w:rsidRDefault="003A2150">
      <w:pPr>
        <w:pStyle w:val="TOC2"/>
        <w:rPr>
          <w:rFonts w:asciiTheme="minorHAnsi" w:eastAsiaTheme="minorEastAsia" w:hAnsiTheme="minorHAnsi" w:cstheme="minorBidi"/>
          <w:kern w:val="2"/>
          <w:sz w:val="24"/>
          <w:szCs w:val="24"/>
          <w14:ligatures w14:val="standardContextual"/>
        </w:rPr>
      </w:pPr>
      <w:hyperlink w:anchor="_Toc172098969" w:history="1">
        <w:r w:rsidRPr="008A1F7D">
          <w:rPr>
            <w:rStyle w:val="Hyperlink"/>
          </w:rPr>
          <w:t>3.2</w:t>
        </w:r>
        <w:r>
          <w:rPr>
            <w:rFonts w:asciiTheme="minorHAnsi" w:eastAsiaTheme="minorEastAsia" w:hAnsiTheme="minorHAnsi" w:cstheme="minorBidi"/>
            <w:kern w:val="2"/>
            <w:sz w:val="24"/>
            <w:szCs w:val="24"/>
            <w14:ligatures w14:val="standardContextual"/>
          </w:rPr>
          <w:tab/>
        </w:r>
        <w:r w:rsidRPr="008A1F7D">
          <w:rPr>
            <w:rStyle w:val="Hyperlink"/>
          </w:rPr>
          <w:t>Overriding a point</w:t>
        </w:r>
        <w:r>
          <w:rPr>
            <w:webHidden/>
          </w:rPr>
          <w:tab/>
        </w:r>
        <w:r>
          <w:rPr>
            <w:webHidden/>
          </w:rPr>
          <w:fldChar w:fldCharType="begin"/>
        </w:r>
        <w:r>
          <w:rPr>
            <w:webHidden/>
          </w:rPr>
          <w:instrText xml:space="preserve"> PAGEREF _Toc172098969 \h </w:instrText>
        </w:r>
        <w:r>
          <w:rPr>
            <w:webHidden/>
          </w:rPr>
        </w:r>
        <w:r>
          <w:rPr>
            <w:webHidden/>
          </w:rPr>
          <w:fldChar w:fldCharType="separate"/>
        </w:r>
        <w:r w:rsidR="0089770E">
          <w:rPr>
            <w:webHidden/>
          </w:rPr>
          <w:t>61</w:t>
        </w:r>
        <w:r>
          <w:rPr>
            <w:webHidden/>
          </w:rPr>
          <w:fldChar w:fldCharType="end"/>
        </w:r>
      </w:hyperlink>
    </w:p>
    <w:p w14:paraId="1A05E3EC" w14:textId="623D8EE9"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70" w:history="1">
        <w:r w:rsidRPr="008A1F7D">
          <w:rPr>
            <w:rStyle w:val="Hyperlink"/>
          </w:rPr>
          <w:t>4</w:t>
        </w:r>
        <w:r>
          <w:rPr>
            <w:rFonts w:asciiTheme="minorHAnsi" w:eastAsiaTheme="minorEastAsia" w:hAnsiTheme="minorHAnsi" w:cstheme="minorBidi"/>
            <w:bCs w:val="0"/>
            <w:kern w:val="2"/>
            <w:sz w:val="24"/>
            <w:szCs w:val="24"/>
            <w14:ligatures w14:val="standardContextual"/>
          </w:rPr>
          <w:tab/>
        </w:r>
        <w:r w:rsidRPr="008A1F7D">
          <w:rPr>
            <w:rStyle w:val="Hyperlink"/>
          </w:rPr>
          <w:t>Data reporting</w:t>
        </w:r>
        <w:r>
          <w:rPr>
            <w:webHidden/>
          </w:rPr>
          <w:tab/>
        </w:r>
        <w:r>
          <w:rPr>
            <w:webHidden/>
          </w:rPr>
          <w:fldChar w:fldCharType="begin"/>
        </w:r>
        <w:r>
          <w:rPr>
            <w:webHidden/>
          </w:rPr>
          <w:instrText xml:space="preserve"> PAGEREF _Toc172098970 \h </w:instrText>
        </w:r>
        <w:r>
          <w:rPr>
            <w:webHidden/>
          </w:rPr>
        </w:r>
        <w:r>
          <w:rPr>
            <w:webHidden/>
          </w:rPr>
          <w:fldChar w:fldCharType="separate"/>
        </w:r>
        <w:r w:rsidR="0089770E">
          <w:rPr>
            <w:webHidden/>
          </w:rPr>
          <w:t>63</w:t>
        </w:r>
        <w:r>
          <w:rPr>
            <w:webHidden/>
          </w:rPr>
          <w:fldChar w:fldCharType="end"/>
        </w:r>
      </w:hyperlink>
    </w:p>
    <w:p w14:paraId="6F0590D3" w14:textId="1ABBC1B4" w:rsidR="003A2150" w:rsidRDefault="003A2150">
      <w:pPr>
        <w:pStyle w:val="TOC2"/>
        <w:rPr>
          <w:rFonts w:asciiTheme="minorHAnsi" w:eastAsiaTheme="minorEastAsia" w:hAnsiTheme="minorHAnsi" w:cstheme="minorBidi"/>
          <w:kern w:val="2"/>
          <w:sz w:val="24"/>
          <w:szCs w:val="24"/>
          <w14:ligatures w14:val="standardContextual"/>
        </w:rPr>
      </w:pPr>
      <w:hyperlink w:anchor="_Toc172098971" w:history="1">
        <w:r w:rsidRPr="008A1F7D">
          <w:rPr>
            <w:rStyle w:val="Hyperlink"/>
          </w:rPr>
          <w:t>4.1</w:t>
        </w:r>
        <w:r>
          <w:rPr>
            <w:rFonts w:asciiTheme="minorHAnsi" w:eastAsiaTheme="minorEastAsia" w:hAnsiTheme="minorHAnsi" w:cstheme="minorBidi"/>
            <w:kern w:val="2"/>
            <w:sz w:val="24"/>
            <w:szCs w:val="24"/>
            <w14:ligatures w14:val="standardContextual"/>
          </w:rPr>
          <w:tab/>
        </w:r>
        <w:r w:rsidRPr="008A1F7D">
          <w:rPr>
            <w:rStyle w:val="Hyperlink"/>
          </w:rPr>
          <w:t>Data formats</w:t>
        </w:r>
        <w:r>
          <w:rPr>
            <w:webHidden/>
          </w:rPr>
          <w:tab/>
        </w:r>
        <w:r>
          <w:rPr>
            <w:webHidden/>
          </w:rPr>
          <w:fldChar w:fldCharType="begin"/>
        </w:r>
        <w:r>
          <w:rPr>
            <w:webHidden/>
          </w:rPr>
          <w:instrText xml:space="preserve"> PAGEREF _Toc172098971 \h </w:instrText>
        </w:r>
        <w:r>
          <w:rPr>
            <w:webHidden/>
          </w:rPr>
        </w:r>
        <w:r>
          <w:rPr>
            <w:webHidden/>
          </w:rPr>
          <w:fldChar w:fldCharType="separate"/>
        </w:r>
        <w:r w:rsidR="0089770E">
          <w:rPr>
            <w:webHidden/>
          </w:rPr>
          <w:t>63</w:t>
        </w:r>
        <w:r>
          <w:rPr>
            <w:webHidden/>
          </w:rPr>
          <w:fldChar w:fldCharType="end"/>
        </w:r>
      </w:hyperlink>
    </w:p>
    <w:p w14:paraId="4391E26B" w14:textId="7543A41D" w:rsidR="003A2150" w:rsidRDefault="003A2150">
      <w:pPr>
        <w:pStyle w:val="TOC2"/>
        <w:rPr>
          <w:rFonts w:asciiTheme="minorHAnsi" w:eastAsiaTheme="minorEastAsia" w:hAnsiTheme="minorHAnsi" w:cstheme="minorBidi"/>
          <w:kern w:val="2"/>
          <w:sz w:val="24"/>
          <w:szCs w:val="24"/>
          <w14:ligatures w14:val="standardContextual"/>
        </w:rPr>
      </w:pPr>
      <w:hyperlink w:anchor="_Toc172098972" w:history="1">
        <w:r w:rsidRPr="008A1F7D">
          <w:rPr>
            <w:rStyle w:val="Hyperlink"/>
          </w:rPr>
          <w:t>4.2</w:t>
        </w:r>
        <w:r>
          <w:rPr>
            <w:rFonts w:asciiTheme="minorHAnsi" w:eastAsiaTheme="minorEastAsia" w:hAnsiTheme="minorHAnsi" w:cstheme="minorBidi"/>
            <w:kern w:val="2"/>
            <w:sz w:val="24"/>
            <w:szCs w:val="24"/>
            <w14:ligatures w14:val="standardContextual"/>
          </w:rPr>
          <w:tab/>
        </w:r>
        <w:r w:rsidRPr="008A1F7D">
          <w:rPr>
            <w:rStyle w:val="Hyperlink"/>
          </w:rPr>
          <w:t>Requesting data</w:t>
        </w:r>
        <w:r>
          <w:rPr>
            <w:webHidden/>
          </w:rPr>
          <w:tab/>
        </w:r>
        <w:r>
          <w:rPr>
            <w:webHidden/>
          </w:rPr>
          <w:fldChar w:fldCharType="begin"/>
        </w:r>
        <w:r>
          <w:rPr>
            <w:webHidden/>
          </w:rPr>
          <w:instrText xml:space="preserve"> PAGEREF _Toc172098972 \h </w:instrText>
        </w:r>
        <w:r>
          <w:rPr>
            <w:webHidden/>
          </w:rPr>
        </w:r>
        <w:r>
          <w:rPr>
            <w:webHidden/>
          </w:rPr>
          <w:fldChar w:fldCharType="separate"/>
        </w:r>
        <w:r w:rsidR="0089770E">
          <w:rPr>
            <w:webHidden/>
          </w:rPr>
          <w:t>64</w:t>
        </w:r>
        <w:r>
          <w:rPr>
            <w:webHidden/>
          </w:rPr>
          <w:fldChar w:fldCharType="end"/>
        </w:r>
      </w:hyperlink>
    </w:p>
    <w:p w14:paraId="4EA7EEC6" w14:textId="5DA54F39"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73" w:history="1">
        <w:r w:rsidRPr="008A1F7D">
          <w:rPr>
            <w:rStyle w:val="Hyperlink"/>
          </w:rPr>
          <w:t>5</w:t>
        </w:r>
        <w:r>
          <w:rPr>
            <w:rFonts w:asciiTheme="minorHAnsi" w:eastAsiaTheme="minorEastAsia" w:hAnsiTheme="minorHAnsi" w:cstheme="minorBidi"/>
            <w:bCs w:val="0"/>
            <w:kern w:val="2"/>
            <w:sz w:val="24"/>
            <w:szCs w:val="24"/>
            <w14:ligatures w14:val="standardContextual"/>
          </w:rPr>
          <w:tab/>
        </w:r>
        <w:r w:rsidRPr="008A1F7D">
          <w:rPr>
            <w:rStyle w:val="Hyperlink"/>
          </w:rPr>
          <w:t>Field device core blocks</w:t>
        </w:r>
        <w:r>
          <w:rPr>
            <w:webHidden/>
          </w:rPr>
          <w:tab/>
        </w:r>
        <w:r>
          <w:rPr>
            <w:webHidden/>
          </w:rPr>
          <w:fldChar w:fldCharType="begin"/>
        </w:r>
        <w:r>
          <w:rPr>
            <w:webHidden/>
          </w:rPr>
          <w:instrText xml:space="preserve"> PAGEREF _Toc172098973 \h </w:instrText>
        </w:r>
        <w:r>
          <w:rPr>
            <w:webHidden/>
          </w:rPr>
        </w:r>
        <w:r>
          <w:rPr>
            <w:webHidden/>
          </w:rPr>
          <w:fldChar w:fldCharType="separate"/>
        </w:r>
        <w:r w:rsidR="0089770E">
          <w:rPr>
            <w:webHidden/>
          </w:rPr>
          <w:t>66</w:t>
        </w:r>
        <w:r>
          <w:rPr>
            <w:webHidden/>
          </w:rPr>
          <w:fldChar w:fldCharType="end"/>
        </w:r>
      </w:hyperlink>
    </w:p>
    <w:p w14:paraId="1B7FFBD9" w14:textId="223083C8"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74" w:history="1">
        <w:r w:rsidRPr="008A1F7D">
          <w:rPr>
            <w:rStyle w:val="Hyperlink"/>
          </w:rPr>
          <w:t>6</w:t>
        </w:r>
        <w:r>
          <w:rPr>
            <w:rFonts w:asciiTheme="minorHAnsi" w:eastAsiaTheme="minorEastAsia" w:hAnsiTheme="minorHAnsi" w:cstheme="minorBidi"/>
            <w:bCs w:val="0"/>
            <w:kern w:val="2"/>
            <w:sz w:val="24"/>
            <w:szCs w:val="24"/>
            <w14:ligatures w14:val="standardContextual"/>
          </w:rPr>
          <w:tab/>
        </w:r>
        <w:r w:rsidRPr="008A1F7D">
          <w:rPr>
            <w:rStyle w:val="Hyperlink"/>
          </w:rPr>
          <w:t>Use of MQTT</w:t>
        </w:r>
        <w:r>
          <w:rPr>
            <w:webHidden/>
          </w:rPr>
          <w:tab/>
        </w:r>
        <w:r>
          <w:rPr>
            <w:webHidden/>
          </w:rPr>
          <w:fldChar w:fldCharType="begin"/>
        </w:r>
        <w:r>
          <w:rPr>
            <w:webHidden/>
          </w:rPr>
          <w:instrText xml:space="preserve"> PAGEREF _Toc172098974 \h </w:instrText>
        </w:r>
        <w:r>
          <w:rPr>
            <w:webHidden/>
          </w:rPr>
        </w:r>
        <w:r>
          <w:rPr>
            <w:webHidden/>
          </w:rPr>
          <w:fldChar w:fldCharType="separate"/>
        </w:r>
        <w:r w:rsidR="0089770E">
          <w:rPr>
            <w:webHidden/>
          </w:rPr>
          <w:t>67</w:t>
        </w:r>
        <w:r>
          <w:rPr>
            <w:webHidden/>
          </w:rPr>
          <w:fldChar w:fldCharType="end"/>
        </w:r>
      </w:hyperlink>
    </w:p>
    <w:p w14:paraId="17ED661D" w14:textId="39ED2737" w:rsidR="003A2150" w:rsidRDefault="003A2150">
      <w:pPr>
        <w:pStyle w:val="TOC2"/>
        <w:rPr>
          <w:rFonts w:asciiTheme="minorHAnsi" w:eastAsiaTheme="minorEastAsia" w:hAnsiTheme="minorHAnsi" w:cstheme="minorBidi"/>
          <w:kern w:val="2"/>
          <w:sz w:val="24"/>
          <w:szCs w:val="24"/>
          <w14:ligatures w14:val="standardContextual"/>
        </w:rPr>
      </w:pPr>
      <w:hyperlink w:anchor="_Toc172098975" w:history="1">
        <w:r w:rsidRPr="008A1F7D">
          <w:rPr>
            <w:rStyle w:val="Hyperlink"/>
          </w:rPr>
          <w:t>6.1</w:t>
        </w:r>
        <w:r>
          <w:rPr>
            <w:rFonts w:asciiTheme="minorHAnsi" w:eastAsiaTheme="minorEastAsia" w:hAnsiTheme="minorHAnsi" w:cstheme="minorBidi"/>
            <w:kern w:val="2"/>
            <w:sz w:val="24"/>
            <w:szCs w:val="24"/>
            <w14:ligatures w14:val="standardContextual"/>
          </w:rPr>
          <w:tab/>
        </w:r>
        <w:r w:rsidRPr="008A1F7D">
          <w:rPr>
            <w:rStyle w:val="Hyperlink"/>
          </w:rPr>
          <w:t>Retained messages and connection state</w:t>
        </w:r>
        <w:r>
          <w:rPr>
            <w:webHidden/>
          </w:rPr>
          <w:tab/>
        </w:r>
        <w:r>
          <w:rPr>
            <w:webHidden/>
          </w:rPr>
          <w:fldChar w:fldCharType="begin"/>
        </w:r>
        <w:r>
          <w:rPr>
            <w:webHidden/>
          </w:rPr>
          <w:instrText xml:space="preserve"> PAGEREF _Toc172098975 \h </w:instrText>
        </w:r>
        <w:r>
          <w:rPr>
            <w:webHidden/>
          </w:rPr>
        </w:r>
        <w:r>
          <w:rPr>
            <w:webHidden/>
          </w:rPr>
          <w:fldChar w:fldCharType="separate"/>
        </w:r>
        <w:r w:rsidR="0089770E">
          <w:rPr>
            <w:webHidden/>
          </w:rPr>
          <w:t>67</w:t>
        </w:r>
        <w:r>
          <w:rPr>
            <w:webHidden/>
          </w:rPr>
          <w:fldChar w:fldCharType="end"/>
        </w:r>
      </w:hyperlink>
    </w:p>
    <w:p w14:paraId="09731572" w14:textId="3D1325E7" w:rsidR="003A2150" w:rsidRDefault="003A2150">
      <w:pPr>
        <w:pStyle w:val="TOC2"/>
        <w:rPr>
          <w:rFonts w:asciiTheme="minorHAnsi" w:eastAsiaTheme="minorEastAsia" w:hAnsiTheme="minorHAnsi" w:cstheme="minorBidi"/>
          <w:kern w:val="2"/>
          <w:sz w:val="24"/>
          <w:szCs w:val="24"/>
          <w14:ligatures w14:val="standardContextual"/>
        </w:rPr>
      </w:pPr>
      <w:hyperlink w:anchor="_Toc172098976" w:history="1">
        <w:r w:rsidRPr="008A1F7D">
          <w:rPr>
            <w:rStyle w:val="Hyperlink"/>
          </w:rPr>
          <w:t>6.2</w:t>
        </w:r>
        <w:r>
          <w:rPr>
            <w:rFonts w:asciiTheme="minorHAnsi" w:eastAsiaTheme="minorEastAsia" w:hAnsiTheme="minorHAnsi" w:cstheme="minorBidi"/>
            <w:kern w:val="2"/>
            <w:sz w:val="24"/>
            <w:szCs w:val="24"/>
            <w14:ligatures w14:val="standardContextual"/>
          </w:rPr>
          <w:tab/>
        </w:r>
        <w:r w:rsidRPr="008A1F7D">
          <w:rPr>
            <w:rStyle w:val="Hyperlink"/>
          </w:rPr>
          <w:t>Publish/subscribe transports</w:t>
        </w:r>
        <w:r>
          <w:rPr>
            <w:webHidden/>
          </w:rPr>
          <w:tab/>
        </w:r>
        <w:r>
          <w:rPr>
            <w:webHidden/>
          </w:rPr>
          <w:fldChar w:fldCharType="begin"/>
        </w:r>
        <w:r>
          <w:rPr>
            <w:webHidden/>
          </w:rPr>
          <w:instrText xml:space="preserve"> PAGEREF _Toc172098976 \h </w:instrText>
        </w:r>
        <w:r>
          <w:rPr>
            <w:webHidden/>
          </w:rPr>
        </w:r>
        <w:r>
          <w:rPr>
            <w:webHidden/>
          </w:rPr>
          <w:fldChar w:fldCharType="separate"/>
        </w:r>
        <w:r w:rsidR="0089770E">
          <w:rPr>
            <w:webHidden/>
          </w:rPr>
          <w:t>67</w:t>
        </w:r>
        <w:r>
          <w:rPr>
            <w:webHidden/>
          </w:rPr>
          <w:fldChar w:fldCharType="end"/>
        </w:r>
      </w:hyperlink>
    </w:p>
    <w:p w14:paraId="1F0A5EA7" w14:textId="361DE6A9" w:rsidR="003A2150" w:rsidRDefault="003A2150">
      <w:pPr>
        <w:pStyle w:val="TOC2"/>
        <w:rPr>
          <w:rFonts w:asciiTheme="minorHAnsi" w:eastAsiaTheme="minorEastAsia" w:hAnsiTheme="minorHAnsi" w:cstheme="minorBidi"/>
          <w:kern w:val="2"/>
          <w:sz w:val="24"/>
          <w:szCs w:val="24"/>
          <w14:ligatures w14:val="standardContextual"/>
        </w:rPr>
      </w:pPr>
      <w:hyperlink w:anchor="_Toc172098977" w:history="1">
        <w:r w:rsidRPr="008A1F7D">
          <w:rPr>
            <w:rStyle w:val="Hyperlink"/>
          </w:rPr>
          <w:t>6.3</w:t>
        </w:r>
        <w:r>
          <w:rPr>
            <w:rFonts w:asciiTheme="minorHAnsi" w:eastAsiaTheme="minorEastAsia" w:hAnsiTheme="minorHAnsi" w:cstheme="minorBidi"/>
            <w:kern w:val="2"/>
            <w:sz w:val="24"/>
            <w:szCs w:val="24"/>
            <w14:ligatures w14:val="standardContextual"/>
          </w:rPr>
          <w:tab/>
        </w:r>
        <w:r w:rsidRPr="008A1F7D">
          <w:rPr>
            <w:rStyle w:val="Hyperlink"/>
          </w:rPr>
          <w:t>Payload</w:t>
        </w:r>
        <w:r>
          <w:rPr>
            <w:webHidden/>
          </w:rPr>
          <w:tab/>
        </w:r>
        <w:r>
          <w:rPr>
            <w:webHidden/>
          </w:rPr>
          <w:fldChar w:fldCharType="begin"/>
        </w:r>
        <w:r>
          <w:rPr>
            <w:webHidden/>
          </w:rPr>
          <w:instrText xml:space="preserve"> PAGEREF _Toc172098977 \h </w:instrText>
        </w:r>
        <w:r>
          <w:rPr>
            <w:webHidden/>
          </w:rPr>
        </w:r>
        <w:r>
          <w:rPr>
            <w:webHidden/>
          </w:rPr>
          <w:fldChar w:fldCharType="separate"/>
        </w:r>
        <w:r w:rsidR="0089770E">
          <w:rPr>
            <w:webHidden/>
          </w:rPr>
          <w:t>67</w:t>
        </w:r>
        <w:r>
          <w:rPr>
            <w:webHidden/>
          </w:rPr>
          <w:fldChar w:fldCharType="end"/>
        </w:r>
      </w:hyperlink>
    </w:p>
    <w:p w14:paraId="6BDDF4E6" w14:textId="4CF81DD2"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78" w:history="1">
        <w:r w:rsidRPr="008A1F7D">
          <w:rPr>
            <w:rStyle w:val="Hyperlink"/>
            <w:noProof/>
          </w:rPr>
          <w:t>6.3.1</w:t>
        </w:r>
        <w:r>
          <w:rPr>
            <w:rFonts w:asciiTheme="minorHAnsi" w:eastAsiaTheme="minorEastAsia" w:hAnsiTheme="minorHAnsi" w:cstheme="minorBidi"/>
            <w:noProof/>
            <w:kern w:val="2"/>
            <w:sz w:val="24"/>
            <w:szCs w:val="24"/>
            <w14:ligatures w14:val="standardContextual"/>
          </w:rPr>
          <w:tab/>
        </w:r>
        <w:r w:rsidRPr="008A1F7D">
          <w:rPr>
            <w:rStyle w:val="Hyperlink"/>
            <w:noProof/>
          </w:rPr>
          <w:t>Payload compression</w:t>
        </w:r>
        <w:r>
          <w:rPr>
            <w:noProof/>
            <w:webHidden/>
          </w:rPr>
          <w:tab/>
        </w:r>
        <w:r>
          <w:rPr>
            <w:noProof/>
            <w:webHidden/>
          </w:rPr>
          <w:fldChar w:fldCharType="begin"/>
        </w:r>
        <w:r>
          <w:rPr>
            <w:noProof/>
            <w:webHidden/>
          </w:rPr>
          <w:instrText xml:space="preserve"> PAGEREF _Toc172098978 \h </w:instrText>
        </w:r>
        <w:r>
          <w:rPr>
            <w:noProof/>
            <w:webHidden/>
          </w:rPr>
        </w:r>
        <w:r>
          <w:rPr>
            <w:noProof/>
            <w:webHidden/>
          </w:rPr>
          <w:fldChar w:fldCharType="separate"/>
        </w:r>
        <w:r w:rsidR="0089770E">
          <w:rPr>
            <w:noProof/>
            <w:webHidden/>
          </w:rPr>
          <w:t>68</w:t>
        </w:r>
        <w:r>
          <w:rPr>
            <w:noProof/>
            <w:webHidden/>
          </w:rPr>
          <w:fldChar w:fldCharType="end"/>
        </w:r>
      </w:hyperlink>
    </w:p>
    <w:p w14:paraId="3D08F94A" w14:textId="502754C9" w:rsidR="003A2150" w:rsidRDefault="003A2150">
      <w:pPr>
        <w:pStyle w:val="TOC2"/>
        <w:rPr>
          <w:rFonts w:asciiTheme="minorHAnsi" w:eastAsiaTheme="minorEastAsia" w:hAnsiTheme="minorHAnsi" w:cstheme="minorBidi"/>
          <w:kern w:val="2"/>
          <w:sz w:val="24"/>
          <w:szCs w:val="24"/>
          <w14:ligatures w14:val="standardContextual"/>
        </w:rPr>
      </w:pPr>
      <w:hyperlink w:anchor="_Toc172098979" w:history="1">
        <w:r w:rsidRPr="008A1F7D">
          <w:rPr>
            <w:rStyle w:val="Hyperlink"/>
          </w:rPr>
          <w:t>6.4</w:t>
        </w:r>
        <w:r>
          <w:rPr>
            <w:rFonts w:asciiTheme="minorHAnsi" w:eastAsiaTheme="minorEastAsia" w:hAnsiTheme="minorHAnsi" w:cstheme="minorBidi"/>
            <w:kern w:val="2"/>
            <w:sz w:val="24"/>
            <w:szCs w:val="24"/>
            <w14:ligatures w14:val="standardContextual"/>
          </w:rPr>
          <w:tab/>
        </w:r>
        <w:r w:rsidRPr="008A1F7D">
          <w:rPr>
            <w:rStyle w:val="Hyperlink"/>
          </w:rPr>
          <w:t>Other topics</w:t>
        </w:r>
        <w:r>
          <w:rPr>
            <w:webHidden/>
          </w:rPr>
          <w:tab/>
        </w:r>
        <w:r>
          <w:rPr>
            <w:webHidden/>
          </w:rPr>
          <w:fldChar w:fldCharType="begin"/>
        </w:r>
        <w:r>
          <w:rPr>
            <w:webHidden/>
          </w:rPr>
          <w:instrText xml:space="preserve"> PAGEREF _Toc172098979 \h </w:instrText>
        </w:r>
        <w:r>
          <w:rPr>
            <w:webHidden/>
          </w:rPr>
        </w:r>
        <w:r>
          <w:rPr>
            <w:webHidden/>
          </w:rPr>
          <w:fldChar w:fldCharType="separate"/>
        </w:r>
        <w:r w:rsidR="0089770E">
          <w:rPr>
            <w:webHidden/>
          </w:rPr>
          <w:t>68</w:t>
        </w:r>
        <w:r>
          <w:rPr>
            <w:webHidden/>
          </w:rPr>
          <w:fldChar w:fldCharType="end"/>
        </w:r>
      </w:hyperlink>
    </w:p>
    <w:p w14:paraId="1C506EB7" w14:textId="7F7EAA15"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80" w:history="1">
        <w:r w:rsidRPr="008A1F7D">
          <w:rPr>
            <w:rStyle w:val="Hyperlink"/>
            <w:noProof/>
          </w:rPr>
          <w:t>6.4.1</w:t>
        </w:r>
        <w:r>
          <w:rPr>
            <w:rFonts w:asciiTheme="minorHAnsi" w:eastAsiaTheme="minorEastAsia" w:hAnsiTheme="minorHAnsi" w:cstheme="minorBidi"/>
            <w:noProof/>
            <w:kern w:val="2"/>
            <w:sz w:val="24"/>
            <w:szCs w:val="24"/>
            <w14:ligatures w14:val="standardContextual"/>
          </w:rPr>
          <w:tab/>
        </w:r>
        <w:r w:rsidRPr="008A1F7D">
          <w:rPr>
            <w:rStyle w:val="Hyperlink"/>
            <w:noProof/>
          </w:rPr>
          <w:t>Getdeviceinfo</w:t>
        </w:r>
        <w:r>
          <w:rPr>
            <w:noProof/>
            <w:webHidden/>
          </w:rPr>
          <w:tab/>
        </w:r>
        <w:r>
          <w:rPr>
            <w:noProof/>
            <w:webHidden/>
          </w:rPr>
          <w:fldChar w:fldCharType="begin"/>
        </w:r>
        <w:r>
          <w:rPr>
            <w:noProof/>
            <w:webHidden/>
          </w:rPr>
          <w:instrText xml:space="preserve"> PAGEREF _Toc172098980 \h </w:instrText>
        </w:r>
        <w:r>
          <w:rPr>
            <w:noProof/>
            <w:webHidden/>
          </w:rPr>
        </w:r>
        <w:r>
          <w:rPr>
            <w:noProof/>
            <w:webHidden/>
          </w:rPr>
          <w:fldChar w:fldCharType="separate"/>
        </w:r>
        <w:r w:rsidR="0089770E">
          <w:rPr>
            <w:noProof/>
            <w:webHidden/>
          </w:rPr>
          <w:t>68</w:t>
        </w:r>
        <w:r>
          <w:rPr>
            <w:noProof/>
            <w:webHidden/>
          </w:rPr>
          <w:fldChar w:fldCharType="end"/>
        </w:r>
      </w:hyperlink>
    </w:p>
    <w:p w14:paraId="54B42C5C" w14:textId="46336E18"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81" w:history="1">
        <w:r w:rsidRPr="008A1F7D">
          <w:rPr>
            <w:rStyle w:val="Hyperlink"/>
            <w:noProof/>
          </w:rPr>
          <w:t>6.4.2</w:t>
        </w:r>
        <w:r>
          <w:rPr>
            <w:rFonts w:asciiTheme="minorHAnsi" w:eastAsiaTheme="minorEastAsia" w:hAnsiTheme="minorHAnsi" w:cstheme="minorBidi"/>
            <w:noProof/>
            <w:kern w:val="2"/>
            <w:sz w:val="24"/>
            <w:szCs w:val="24"/>
            <w14:ligatures w14:val="standardContextual"/>
          </w:rPr>
          <w:tab/>
        </w:r>
        <w:r w:rsidRPr="008A1F7D">
          <w:rPr>
            <w:rStyle w:val="Hyperlink"/>
            <w:noProof/>
          </w:rPr>
          <w:t>Maintaining time</w:t>
        </w:r>
        <w:r>
          <w:rPr>
            <w:noProof/>
            <w:webHidden/>
          </w:rPr>
          <w:tab/>
        </w:r>
        <w:r>
          <w:rPr>
            <w:noProof/>
            <w:webHidden/>
          </w:rPr>
          <w:fldChar w:fldCharType="begin"/>
        </w:r>
        <w:r>
          <w:rPr>
            <w:noProof/>
            <w:webHidden/>
          </w:rPr>
          <w:instrText xml:space="preserve"> PAGEREF _Toc172098981 \h </w:instrText>
        </w:r>
        <w:r>
          <w:rPr>
            <w:noProof/>
            <w:webHidden/>
          </w:rPr>
        </w:r>
        <w:r>
          <w:rPr>
            <w:noProof/>
            <w:webHidden/>
          </w:rPr>
          <w:fldChar w:fldCharType="separate"/>
        </w:r>
        <w:r w:rsidR="0089770E">
          <w:rPr>
            <w:noProof/>
            <w:webHidden/>
          </w:rPr>
          <w:t>68</w:t>
        </w:r>
        <w:r>
          <w:rPr>
            <w:noProof/>
            <w:webHidden/>
          </w:rPr>
          <w:fldChar w:fldCharType="end"/>
        </w:r>
      </w:hyperlink>
    </w:p>
    <w:p w14:paraId="1F16A302" w14:textId="089F3323" w:rsidR="003A2150" w:rsidRDefault="003A2150">
      <w:pPr>
        <w:pStyle w:val="TOC2"/>
        <w:rPr>
          <w:rFonts w:asciiTheme="minorHAnsi" w:eastAsiaTheme="minorEastAsia" w:hAnsiTheme="minorHAnsi" w:cstheme="minorBidi"/>
          <w:kern w:val="2"/>
          <w:sz w:val="24"/>
          <w:szCs w:val="24"/>
          <w14:ligatures w14:val="standardContextual"/>
        </w:rPr>
      </w:pPr>
      <w:hyperlink w:anchor="_Toc172098982" w:history="1">
        <w:r w:rsidRPr="008A1F7D">
          <w:rPr>
            <w:rStyle w:val="Hyperlink"/>
          </w:rPr>
          <w:t>6.5</w:t>
        </w:r>
        <w:r>
          <w:rPr>
            <w:rFonts w:asciiTheme="minorHAnsi" w:eastAsiaTheme="minorEastAsia" w:hAnsiTheme="minorHAnsi" w:cstheme="minorBidi"/>
            <w:kern w:val="2"/>
            <w:sz w:val="24"/>
            <w:szCs w:val="24"/>
            <w14:ligatures w14:val="standardContextual"/>
          </w:rPr>
          <w:tab/>
        </w:r>
        <w:r w:rsidRPr="008A1F7D">
          <w:rPr>
            <w:rStyle w:val="Hyperlink"/>
          </w:rPr>
          <w:t>Communications, QoS, retention</w:t>
        </w:r>
        <w:r>
          <w:rPr>
            <w:webHidden/>
          </w:rPr>
          <w:tab/>
        </w:r>
        <w:r>
          <w:rPr>
            <w:webHidden/>
          </w:rPr>
          <w:fldChar w:fldCharType="begin"/>
        </w:r>
        <w:r>
          <w:rPr>
            <w:webHidden/>
          </w:rPr>
          <w:instrText xml:space="preserve"> PAGEREF _Toc172098982 \h </w:instrText>
        </w:r>
        <w:r>
          <w:rPr>
            <w:webHidden/>
          </w:rPr>
        </w:r>
        <w:r>
          <w:rPr>
            <w:webHidden/>
          </w:rPr>
          <w:fldChar w:fldCharType="separate"/>
        </w:r>
        <w:r w:rsidR="0089770E">
          <w:rPr>
            <w:webHidden/>
          </w:rPr>
          <w:t>70</w:t>
        </w:r>
        <w:r>
          <w:rPr>
            <w:webHidden/>
          </w:rPr>
          <w:fldChar w:fldCharType="end"/>
        </w:r>
      </w:hyperlink>
    </w:p>
    <w:p w14:paraId="4278588C" w14:textId="72931C58"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83" w:history="1">
        <w:r w:rsidRPr="008A1F7D">
          <w:rPr>
            <w:rStyle w:val="Hyperlink"/>
          </w:rPr>
          <w:t>7</w:t>
        </w:r>
        <w:r>
          <w:rPr>
            <w:rFonts w:asciiTheme="minorHAnsi" w:eastAsiaTheme="minorEastAsia" w:hAnsiTheme="minorHAnsi" w:cstheme="minorBidi"/>
            <w:bCs w:val="0"/>
            <w:kern w:val="2"/>
            <w:sz w:val="24"/>
            <w:szCs w:val="24"/>
            <w14:ligatures w14:val="standardContextual"/>
          </w:rPr>
          <w:tab/>
        </w:r>
        <w:r w:rsidRPr="008A1F7D">
          <w:rPr>
            <w:rStyle w:val="Hyperlink"/>
          </w:rPr>
          <w:t>Field device lifecycle</w:t>
        </w:r>
        <w:r>
          <w:rPr>
            <w:webHidden/>
          </w:rPr>
          <w:tab/>
        </w:r>
        <w:r>
          <w:rPr>
            <w:webHidden/>
          </w:rPr>
          <w:fldChar w:fldCharType="begin"/>
        </w:r>
        <w:r>
          <w:rPr>
            <w:webHidden/>
          </w:rPr>
          <w:instrText xml:space="preserve"> PAGEREF _Toc172098983 \h </w:instrText>
        </w:r>
        <w:r>
          <w:rPr>
            <w:webHidden/>
          </w:rPr>
        </w:r>
        <w:r>
          <w:rPr>
            <w:webHidden/>
          </w:rPr>
          <w:fldChar w:fldCharType="separate"/>
        </w:r>
        <w:r w:rsidR="0089770E">
          <w:rPr>
            <w:webHidden/>
          </w:rPr>
          <w:t>71</w:t>
        </w:r>
        <w:r>
          <w:rPr>
            <w:webHidden/>
          </w:rPr>
          <w:fldChar w:fldCharType="end"/>
        </w:r>
      </w:hyperlink>
    </w:p>
    <w:p w14:paraId="1DE9BE04" w14:textId="4AC182DE" w:rsidR="003A2150" w:rsidRDefault="003A2150">
      <w:pPr>
        <w:pStyle w:val="TOC2"/>
        <w:rPr>
          <w:rFonts w:asciiTheme="minorHAnsi" w:eastAsiaTheme="minorEastAsia" w:hAnsiTheme="minorHAnsi" w:cstheme="minorBidi"/>
          <w:kern w:val="2"/>
          <w:sz w:val="24"/>
          <w:szCs w:val="24"/>
          <w14:ligatures w14:val="standardContextual"/>
        </w:rPr>
      </w:pPr>
      <w:hyperlink w:anchor="_Toc172098984" w:history="1">
        <w:r w:rsidRPr="008A1F7D">
          <w:rPr>
            <w:rStyle w:val="Hyperlink"/>
          </w:rPr>
          <w:t>7.1</w:t>
        </w:r>
        <w:r>
          <w:rPr>
            <w:rFonts w:asciiTheme="minorHAnsi" w:eastAsiaTheme="minorEastAsia" w:hAnsiTheme="minorHAnsi" w:cstheme="minorBidi"/>
            <w:kern w:val="2"/>
            <w:sz w:val="24"/>
            <w:szCs w:val="24"/>
            <w14:ligatures w14:val="standardContextual"/>
          </w:rPr>
          <w:tab/>
        </w:r>
        <w:r w:rsidRPr="008A1F7D">
          <w:rPr>
            <w:rStyle w:val="Hyperlink"/>
          </w:rPr>
          <w:t>Status message</w:t>
        </w:r>
        <w:r>
          <w:rPr>
            <w:webHidden/>
          </w:rPr>
          <w:tab/>
        </w:r>
        <w:r>
          <w:rPr>
            <w:webHidden/>
          </w:rPr>
          <w:fldChar w:fldCharType="begin"/>
        </w:r>
        <w:r>
          <w:rPr>
            <w:webHidden/>
          </w:rPr>
          <w:instrText xml:space="preserve"> PAGEREF _Toc172098984 \h </w:instrText>
        </w:r>
        <w:r>
          <w:rPr>
            <w:webHidden/>
          </w:rPr>
        </w:r>
        <w:r>
          <w:rPr>
            <w:webHidden/>
          </w:rPr>
          <w:fldChar w:fldCharType="separate"/>
        </w:r>
        <w:r w:rsidR="0089770E">
          <w:rPr>
            <w:webHidden/>
          </w:rPr>
          <w:t>71</w:t>
        </w:r>
        <w:r>
          <w:rPr>
            <w:webHidden/>
          </w:rPr>
          <w:fldChar w:fldCharType="end"/>
        </w:r>
      </w:hyperlink>
    </w:p>
    <w:p w14:paraId="2B2B5A0C" w14:textId="616597C2" w:rsidR="003A2150" w:rsidRDefault="003A2150">
      <w:pPr>
        <w:pStyle w:val="TOC2"/>
        <w:rPr>
          <w:rFonts w:asciiTheme="minorHAnsi" w:eastAsiaTheme="minorEastAsia" w:hAnsiTheme="minorHAnsi" w:cstheme="minorBidi"/>
          <w:kern w:val="2"/>
          <w:sz w:val="24"/>
          <w:szCs w:val="24"/>
          <w14:ligatures w14:val="standardContextual"/>
        </w:rPr>
      </w:pPr>
      <w:hyperlink w:anchor="_Toc172098985" w:history="1">
        <w:r w:rsidRPr="008A1F7D">
          <w:rPr>
            <w:rStyle w:val="Hyperlink"/>
          </w:rPr>
          <w:t>7.2</w:t>
        </w:r>
        <w:r>
          <w:rPr>
            <w:rFonts w:asciiTheme="minorHAnsi" w:eastAsiaTheme="minorEastAsia" w:hAnsiTheme="minorHAnsi" w:cstheme="minorBidi"/>
            <w:kern w:val="2"/>
            <w:sz w:val="24"/>
            <w:szCs w:val="24"/>
            <w14:ligatures w14:val="standardContextual"/>
          </w:rPr>
          <w:tab/>
        </w:r>
        <w:r w:rsidRPr="008A1F7D">
          <w:rPr>
            <w:rStyle w:val="Hyperlink"/>
          </w:rPr>
          <w:t>Last Will and Testament</w:t>
        </w:r>
        <w:r>
          <w:rPr>
            <w:webHidden/>
          </w:rPr>
          <w:tab/>
        </w:r>
        <w:r>
          <w:rPr>
            <w:webHidden/>
          </w:rPr>
          <w:fldChar w:fldCharType="begin"/>
        </w:r>
        <w:r>
          <w:rPr>
            <w:webHidden/>
          </w:rPr>
          <w:instrText xml:space="preserve"> PAGEREF _Toc172098985 \h </w:instrText>
        </w:r>
        <w:r>
          <w:rPr>
            <w:webHidden/>
          </w:rPr>
        </w:r>
        <w:r>
          <w:rPr>
            <w:webHidden/>
          </w:rPr>
          <w:fldChar w:fldCharType="separate"/>
        </w:r>
        <w:r w:rsidR="0089770E">
          <w:rPr>
            <w:webHidden/>
          </w:rPr>
          <w:t>73</w:t>
        </w:r>
        <w:r>
          <w:rPr>
            <w:webHidden/>
          </w:rPr>
          <w:fldChar w:fldCharType="end"/>
        </w:r>
      </w:hyperlink>
    </w:p>
    <w:p w14:paraId="392A59D9" w14:textId="59ECC2CC" w:rsidR="003A2150" w:rsidRDefault="003A2150">
      <w:pPr>
        <w:pStyle w:val="TOC2"/>
        <w:rPr>
          <w:rFonts w:asciiTheme="minorHAnsi" w:eastAsiaTheme="minorEastAsia" w:hAnsiTheme="minorHAnsi" w:cstheme="minorBidi"/>
          <w:kern w:val="2"/>
          <w:sz w:val="24"/>
          <w:szCs w:val="24"/>
          <w14:ligatures w14:val="standardContextual"/>
        </w:rPr>
      </w:pPr>
      <w:hyperlink w:anchor="_Toc172098986" w:history="1">
        <w:r w:rsidRPr="008A1F7D">
          <w:rPr>
            <w:rStyle w:val="Hyperlink"/>
          </w:rPr>
          <w:t>7.3</w:t>
        </w:r>
        <w:r>
          <w:rPr>
            <w:rFonts w:asciiTheme="minorHAnsi" w:eastAsiaTheme="minorEastAsia" w:hAnsiTheme="minorHAnsi" w:cstheme="minorBidi"/>
            <w:kern w:val="2"/>
            <w:sz w:val="24"/>
            <w:szCs w:val="24"/>
            <w14:ligatures w14:val="standardContextual"/>
          </w:rPr>
          <w:tab/>
        </w:r>
        <w:r w:rsidRPr="008A1F7D">
          <w:rPr>
            <w:rStyle w:val="Hyperlink"/>
          </w:rPr>
          <w:t>Field device replacement</w:t>
        </w:r>
        <w:r>
          <w:rPr>
            <w:webHidden/>
          </w:rPr>
          <w:tab/>
        </w:r>
        <w:r>
          <w:rPr>
            <w:webHidden/>
          </w:rPr>
          <w:fldChar w:fldCharType="begin"/>
        </w:r>
        <w:r>
          <w:rPr>
            <w:webHidden/>
          </w:rPr>
          <w:instrText xml:space="preserve"> PAGEREF _Toc172098986 \h </w:instrText>
        </w:r>
        <w:r>
          <w:rPr>
            <w:webHidden/>
          </w:rPr>
        </w:r>
        <w:r>
          <w:rPr>
            <w:webHidden/>
          </w:rPr>
          <w:fldChar w:fldCharType="separate"/>
        </w:r>
        <w:r w:rsidR="0089770E">
          <w:rPr>
            <w:webHidden/>
          </w:rPr>
          <w:t>73</w:t>
        </w:r>
        <w:r>
          <w:rPr>
            <w:webHidden/>
          </w:rPr>
          <w:fldChar w:fldCharType="end"/>
        </w:r>
      </w:hyperlink>
    </w:p>
    <w:p w14:paraId="28C5AB5B" w14:textId="105EE84C"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87" w:history="1">
        <w:r w:rsidRPr="008A1F7D">
          <w:rPr>
            <w:rStyle w:val="Hyperlink"/>
          </w:rPr>
          <w:t>8</w:t>
        </w:r>
        <w:r>
          <w:rPr>
            <w:rFonts w:asciiTheme="minorHAnsi" w:eastAsiaTheme="minorEastAsia" w:hAnsiTheme="minorHAnsi" w:cstheme="minorBidi"/>
            <w:bCs w:val="0"/>
            <w:kern w:val="2"/>
            <w:sz w:val="24"/>
            <w:szCs w:val="24"/>
            <w14:ligatures w14:val="standardContextual"/>
          </w:rPr>
          <w:tab/>
        </w:r>
        <w:r w:rsidRPr="008A1F7D">
          <w:rPr>
            <w:rStyle w:val="Hyperlink"/>
          </w:rPr>
          <w:t>Security</w:t>
        </w:r>
        <w:r>
          <w:rPr>
            <w:webHidden/>
          </w:rPr>
          <w:tab/>
        </w:r>
        <w:r>
          <w:rPr>
            <w:webHidden/>
          </w:rPr>
          <w:fldChar w:fldCharType="begin"/>
        </w:r>
        <w:r>
          <w:rPr>
            <w:webHidden/>
          </w:rPr>
          <w:instrText xml:space="preserve"> PAGEREF _Toc172098987 \h </w:instrText>
        </w:r>
        <w:r>
          <w:rPr>
            <w:webHidden/>
          </w:rPr>
        </w:r>
        <w:r>
          <w:rPr>
            <w:webHidden/>
          </w:rPr>
          <w:fldChar w:fldCharType="separate"/>
        </w:r>
        <w:r w:rsidR="0089770E">
          <w:rPr>
            <w:webHidden/>
          </w:rPr>
          <w:t>75</w:t>
        </w:r>
        <w:r>
          <w:rPr>
            <w:webHidden/>
          </w:rPr>
          <w:fldChar w:fldCharType="end"/>
        </w:r>
      </w:hyperlink>
    </w:p>
    <w:p w14:paraId="424B8D83" w14:textId="0ABE9864"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88" w:history="1">
        <w:r w:rsidRPr="008A1F7D">
          <w:rPr>
            <w:rStyle w:val="Hyperlink"/>
          </w:rPr>
          <w:t>9</w:t>
        </w:r>
        <w:r>
          <w:rPr>
            <w:rFonts w:asciiTheme="minorHAnsi" w:eastAsiaTheme="minorEastAsia" w:hAnsiTheme="minorHAnsi" w:cstheme="minorBidi"/>
            <w:bCs w:val="0"/>
            <w:kern w:val="2"/>
            <w:sz w:val="24"/>
            <w:szCs w:val="24"/>
            <w14:ligatures w14:val="standardContextual"/>
          </w:rPr>
          <w:tab/>
        </w:r>
        <w:r w:rsidRPr="008A1F7D">
          <w:rPr>
            <w:rStyle w:val="Hyperlink"/>
          </w:rPr>
          <w:t>Class names and ontology</w:t>
        </w:r>
        <w:r>
          <w:rPr>
            <w:webHidden/>
          </w:rPr>
          <w:tab/>
        </w:r>
        <w:r>
          <w:rPr>
            <w:webHidden/>
          </w:rPr>
          <w:fldChar w:fldCharType="begin"/>
        </w:r>
        <w:r>
          <w:rPr>
            <w:webHidden/>
          </w:rPr>
          <w:instrText xml:space="preserve"> PAGEREF _Toc172098988 \h </w:instrText>
        </w:r>
        <w:r>
          <w:rPr>
            <w:webHidden/>
          </w:rPr>
        </w:r>
        <w:r>
          <w:rPr>
            <w:webHidden/>
          </w:rPr>
          <w:fldChar w:fldCharType="separate"/>
        </w:r>
        <w:r w:rsidR="0089770E">
          <w:rPr>
            <w:webHidden/>
          </w:rPr>
          <w:t>77</w:t>
        </w:r>
        <w:r>
          <w:rPr>
            <w:webHidden/>
          </w:rPr>
          <w:fldChar w:fldCharType="end"/>
        </w:r>
      </w:hyperlink>
    </w:p>
    <w:p w14:paraId="6780B10E" w14:textId="1EB85402" w:rsidR="003A2150" w:rsidRDefault="003A2150">
      <w:pPr>
        <w:pStyle w:val="TOC2"/>
        <w:rPr>
          <w:rFonts w:asciiTheme="minorHAnsi" w:eastAsiaTheme="minorEastAsia" w:hAnsiTheme="minorHAnsi" w:cstheme="minorBidi"/>
          <w:kern w:val="2"/>
          <w:sz w:val="24"/>
          <w:szCs w:val="24"/>
          <w14:ligatures w14:val="standardContextual"/>
        </w:rPr>
      </w:pPr>
      <w:hyperlink w:anchor="_Toc172098989" w:history="1">
        <w:r w:rsidRPr="008A1F7D">
          <w:rPr>
            <w:rStyle w:val="Hyperlink"/>
          </w:rPr>
          <w:t>9.1</w:t>
        </w:r>
        <w:r>
          <w:rPr>
            <w:rFonts w:asciiTheme="minorHAnsi" w:eastAsiaTheme="minorEastAsia" w:hAnsiTheme="minorHAnsi" w:cstheme="minorBidi"/>
            <w:kern w:val="2"/>
            <w:sz w:val="24"/>
            <w:szCs w:val="24"/>
            <w14:ligatures w14:val="standardContextual"/>
          </w:rPr>
          <w:tab/>
        </w:r>
        <w:r w:rsidRPr="008A1F7D">
          <w:rPr>
            <w:rStyle w:val="Hyperlink"/>
          </w:rPr>
          <w:t>Fixed class names</w:t>
        </w:r>
        <w:r>
          <w:rPr>
            <w:webHidden/>
          </w:rPr>
          <w:tab/>
        </w:r>
        <w:r>
          <w:rPr>
            <w:webHidden/>
          </w:rPr>
          <w:fldChar w:fldCharType="begin"/>
        </w:r>
        <w:r>
          <w:rPr>
            <w:webHidden/>
          </w:rPr>
          <w:instrText xml:space="preserve"> PAGEREF _Toc172098989 \h </w:instrText>
        </w:r>
        <w:r>
          <w:rPr>
            <w:webHidden/>
          </w:rPr>
        </w:r>
        <w:r>
          <w:rPr>
            <w:webHidden/>
          </w:rPr>
          <w:fldChar w:fldCharType="separate"/>
        </w:r>
        <w:r w:rsidR="0089770E">
          <w:rPr>
            <w:webHidden/>
          </w:rPr>
          <w:t>77</w:t>
        </w:r>
        <w:r>
          <w:rPr>
            <w:webHidden/>
          </w:rPr>
          <w:fldChar w:fldCharType="end"/>
        </w:r>
      </w:hyperlink>
    </w:p>
    <w:p w14:paraId="4F155774" w14:textId="41E6DE62"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90" w:history="1">
        <w:r w:rsidRPr="008A1F7D">
          <w:rPr>
            <w:rStyle w:val="Hyperlink"/>
          </w:rPr>
          <w:t>10</w:t>
        </w:r>
        <w:r>
          <w:rPr>
            <w:rFonts w:asciiTheme="minorHAnsi" w:eastAsiaTheme="minorEastAsia" w:hAnsiTheme="minorHAnsi" w:cstheme="minorBidi"/>
            <w:bCs w:val="0"/>
            <w:kern w:val="2"/>
            <w:sz w:val="24"/>
            <w:szCs w:val="24"/>
            <w14:ligatures w14:val="standardContextual"/>
          </w:rPr>
          <w:tab/>
        </w:r>
        <w:r w:rsidRPr="008A1F7D">
          <w:rPr>
            <w:rStyle w:val="Hyperlink"/>
          </w:rPr>
          <w:t>Field device profile extensions and layout</w:t>
        </w:r>
        <w:r>
          <w:rPr>
            <w:webHidden/>
          </w:rPr>
          <w:tab/>
        </w:r>
        <w:r>
          <w:rPr>
            <w:webHidden/>
          </w:rPr>
          <w:fldChar w:fldCharType="begin"/>
        </w:r>
        <w:r>
          <w:rPr>
            <w:webHidden/>
          </w:rPr>
          <w:instrText xml:space="preserve"> PAGEREF _Toc172098990 \h </w:instrText>
        </w:r>
        <w:r>
          <w:rPr>
            <w:webHidden/>
          </w:rPr>
        </w:r>
        <w:r>
          <w:rPr>
            <w:webHidden/>
          </w:rPr>
          <w:fldChar w:fldCharType="separate"/>
        </w:r>
        <w:r w:rsidR="0089770E">
          <w:rPr>
            <w:webHidden/>
          </w:rPr>
          <w:t>79</w:t>
        </w:r>
        <w:r>
          <w:rPr>
            <w:webHidden/>
          </w:rPr>
          <w:fldChar w:fldCharType="end"/>
        </w:r>
      </w:hyperlink>
    </w:p>
    <w:p w14:paraId="00C8D02A" w14:textId="5E64FF4A" w:rsidR="003A2150" w:rsidRDefault="003A2150">
      <w:pPr>
        <w:pStyle w:val="TOC2"/>
        <w:rPr>
          <w:rFonts w:asciiTheme="minorHAnsi" w:eastAsiaTheme="minorEastAsia" w:hAnsiTheme="minorHAnsi" w:cstheme="minorBidi"/>
          <w:kern w:val="2"/>
          <w:sz w:val="24"/>
          <w:szCs w:val="24"/>
          <w14:ligatures w14:val="standardContextual"/>
        </w:rPr>
      </w:pPr>
      <w:hyperlink w:anchor="_Toc172098991" w:history="1">
        <w:r w:rsidRPr="008A1F7D">
          <w:rPr>
            <w:rStyle w:val="Hyperlink"/>
          </w:rPr>
          <w:t>10.1</w:t>
        </w:r>
        <w:r>
          <w:rPr>
            <w:rFonts w:asciiTheme="minorHAnsi" w:eastAsiaTheme="minorEastAsia" w:hAnsiTheme="minorHAnsi" w:cstheme="minorBidi"/>
            <w:kern w:val="2"/>
            <w:sz w:val="24"/>
            <w:szCs w:val="24"/>
            <w14:ligatures w14:val="standardContextual"/>
          </w:rPr>
          <w:tab/>
        </w:r>
        <w:r w:rsidRPr="008A1F7D">
          <w:rPr>
            <w:rStyle w:val="Hyperlink"/>
          </w:rPr>
          <w:t>Vendor extensions</w:t>
        </w:r>
        <w:r>
          <w:rPr>
            <w:webHidden/>
          </w:rPr>
          <w:tab/>
        </w:r>
        <w:r>
          <w:rPr>
            <w:webHidden/>
          </w:rPr>
          <w:fldChar w:fldCharType="begin"/>
        </w:r>
        <w:r>
          <w:rPr>
            <w:webHidden/>
          </w:rPr>
          <w:instrText xml:space="preserve"> PAGEREF _Toc172098991 \h </w:instrText>
        </w:r>
        <w:r>
          <w:rPr>
            <w:webHidden/>
          </w:rPr>
        </w:r>
        <w:r>
          <w:rPr>
            <w:webHidden/>
          </w:rPr>
          <w:fldChar w:fldCharType="separate"/>
        </w:r>
        <w:r w:rsidR="0089770E">
          <w:rPr>
            <w:webHidden/>
          </w:rPr>
          <w:t>79</w:t>
        </w:r>
        <w:r>
          <w:rPr>
            <w:webHidden/>
          </w:rPr>
          <w:fldChar w:fldCharType="end"/>
        </w:r>
      </w:hyperlink>
    </w:p>
    <w:p w14:paraId="32E698A0" w14:textId="6F20F0D7"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2" w:history="1">
        <w:r w:rsidRPr="008A1F7D">
          <w:rPr>
            <w:rStyle w:val="Hyperlink"/>
            <w:noProof/>
          </w:rPr>
          <w:t>10.1.1</w:t>
        </w:r>
        <w:r>
          <w:rPr>
            <w:rFonts w:asciiTheme="minorHAnsi" w:eastAsiaTheme="minorEastAsia" w:hAnsiTheme="minorHAnsi" w:cstheme="minorBidi"/>
            <w:noProof/>
            <w:kern w:val="2"/>
            <w:sz w:val="24"/>
            <w:szCs w:val="24"/>
            <w14:ligatures w14:val="standardContextual"/>
          </w:rPr>
          <w:tab/>
        </w:r>
        <w:r w:rsidRPr="008A1F7D">
          <w:rPr>
            <w:rStyle w:val="Hyperlink"/>
            <w:noProof/>
          </w:rPr>
          <w:t>New properties</w:t>
        </w:r>
        <w:r>
          <w:rPr>
            <w:noProof/>
            <w:webHidden/>
          </w:rPr>
          <w:tab/>
        </w:r>
        <w:r>
          <w:rPr>
            <w:noProof/>
            <w:webHidden/>
          </w:rPr>
          <w:fldChar w:fldCharType="begin"/>
        </w:r>
        <w:r>
          <w:rPr>
            <w:noProof/>
            <w:webHidden/>
          </w:rPr>
          <w:instrText xml:space="preserve"> PAGEREF _Toc172098992 \h </w:instrText>
        </w:r>
        <w:r>
          <w:rPr>
            <w:noProof/>
            <w:webHidden/>
          </w:rPr>
        </w:r>
        <w:r>
          <w:rPr>
            <w:noProof/>
            <w:webHidden/>
          </w:rPr>
          <w:fldChar w:fldCharType="separate"/>
        </w:r>
        <w:r w:rsidR="0089770E">
          <w:rPr>
            <w:noProof/>
            <w:webHidden/>
          </w:rPr>
          <w:t>79</w:t>
        </w:r>
        <w:r>
          <w:rPr>
            <w:noProof/>
            <w:webHidden/>
          </w:rPr>
          <w:fldChar w:fldCharType="end"/>
        </w:r>
      </w:hyperlink>
    </w:p>
    <w:p w14:paraId="537A02E6" w14:textId="53A027E9"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3" w:history="1">
        <w:r w:rsidRPr="008A1F7D">
          <w:rPr>
            <w:rStyle w:val="Hyperlink"/>
            <w:noProof/>
          </w:rPr>
          <w:t>10.1.2</w:t>
        </w:r>
        <w:r>
          <w:rPr>
            <w:rFonts w:asciiTheme="minorHAnsi" w:eastAsiaTheme="minorEastAsia" w:hAnsiTheme="minorHAnsi" w:cstheme="minorBidi"/>
            <w:noProof/>
            <w:kern w:val="2"/>
            <w:sz w:val="24"/>
            <w:szCs w:val="24"/>
            <w14:ligatures w14:val="standardContextual"/>
          </w:rPr>
          <w:tab/>
        </w:r>
        <w:r w:rsidRPr="008A1F7D">
          <w:rPr>
            <w:rStyle w:val="Hyperlink"/>
            <w:noProof/>
          </w:rPr>
          <w:t>New objects</w:t>
        </w:r>
        <w:r>
          <w:rPr>
            <w:noProof/>
            <w:webHidden/>
          </w:rPr>
          <w:tab/>
        </w:r>
        <w:r>
          <w:rPr>
            <w:noProof/>
            <w:webHidden/>
          </w:rPr>
          <w:fldChar w:fldCharType="begin"/>
        </w:r>
        <w:r>
          <w:rPr>
            <w:noProof/>
            <w:webHidden/>
          </w:rPr>
          <w:instrText xml:space="preserve"> PAGEREF _Toc172098993 \h </w:instrText>
        </w:r>
        <w:r>
          <w:rPr>
            <w:noProof/>
            <w:webHidden/>
          </w:rPr>
        </w:r>
        <w:r>
          <w:rPr>
            <w:noProof/>
            <w:webHidden/>
          </w:rPr>
          <w:fldChar w:fldCharType="separate"/>
        </w:r>
        <w:r w:rsidR="0089770E">
          <w:rPr>
            <w:noProof/>
            <w:webHidden/>
          </w:rPr>
          <w:t>79</w:t>
        </w:r>
        <w:r>
          <w:rPr>
            <w:noProof/>
            <w:webHidden/>
          </w:rPr>
          <w:fldChar w:fldCharType="end"/>
        </w:r>
      </w:hyperlink>
    </w:p>
    <w:p w14:paraId="0ACE0F8E" w14:textId="1191146B"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4" w:history="1">
        <w:r w:rsidRPr="008A1F7D">
          <w:rPr>
            <w:rStyle w:val="Hyperlink"/>
            <w:noProof/>
          </w:rPr>
          <w:t>10.1.3</w:t>
        </w:r>
        <w:r>
          <w:rPr>
            <w:rFonts w:asciiTheme="minorHAnsi" w:eastAsiaTheme="minorEastAsia" w:hAnsiTheme="minorHAnsi" w:cstheme="minorBidi"/>
            <w:noProof/>
            <w:kern w:val="2"/>
            <w:sz w:val="24"/>
            <w:szCs w:val="24"/>
            <w14:ligatures w14:val="standardContextual"/>
          </w:rPr>
          <w:tab/>
        </w:r>
        <w:r w:rsidRPr="008A1F7D">
          <w:rPr>
            <w:rStyle w:val="Hyperlink"/>
            <w:noProof/>
          </w:rPr>
          <w:t>Translation</w:t>
        </w:r>
        <w:r>
          <w:rPr>
            <w:noProof/>
            <w:webHidden/>
          </w:rPr>
          <w:tab/>
        </w:r>
        <w:r>
          <w:rPr>
            <w:noProof/>
            <w:webHidden/>
          </w:rPr>
          <w:fldChar w:fldCharType="begin"/>
        </w:r>
        <w:r>
          <w:rPr>
            <w:noProof/>
            <w:webHidden/>
          </w:rPr>
          <w:instrText xml:space="preserve"> PAGEREF _Toc172098994 \h </w:instrText>
        </w:r>
        <w:r>
          <w:rPr>
            <w:noProof/>
            <w:webHidden/>
          </w:rPr>
        </w:r>
        <w:r>
          <w:rPr>
            <w:noProof/>
            <w:webHidden/>
          </w:rPr>
          <w:fldChar w:fldCharType="separate"/>
        </w:r>
        <w:r w:rsidR="0089770E">
          <w:rPr>
            <w:noProof/>
            <w:webHidden/>
          </w:rPr>
          <w:t>79</w:t>
        </w:r>
        <w:r>
          <w:rPr>
            <w:noProof/>
            <w:webHidden/>
          </w:rPr>
          <w:fldChar w:fldCharType="end"/>
        </w:r>
      </w:hyperlink>
    </w:p>
    <w:p w14:paraId="1E377C3A" w14:textId="0E7AA157" w:rsidR="003A2150" w:rsidRDefault="003A2150">
      <w:pPr>
        <w:pStyle w:val="TOC2"/>
        <w:rPr>
          <w:rFonts w:asciiTheme="minorHAnsi" w:eastAsiaTheme="minorEastAsia" w:hAnsiTheme="minorHAnsi" w:cstheme="minorBidi"/>
          <w:kern w:val="2"/>
          <w:sz w:val="24"/>
          <w:szCs w:val="24"/>
          <w14:ligatures w14:val="standardContextual"/>
        </w:rPr>
      </w:pPr>
      <w:hyperlink w:anchor="_Toc172098995" w:history="1">
        <w:r w:rsidRPr="008A1F7D">
          <w:rPr>
            <w:rStyle w:val="Hyperlink"/>
          </w:rPr>
          <w:t>10.2</w:t>
        </w:r>
        <w:r>
          <w:rPr>
            <w:rFonts w:asciiTheme="minorHAnsi" w:eastAsiaTheme="minorEastAsia" w:hAnsiTheme="minorHAnsi" w:cstheme="minorBidi"/>
            <w:kern w:val="2"/>
            <w:sz w:val="24"/>
            <w:szCs w:val="24"/>
            <w14:ligatures w14:val="standardContextual"/>
          </w:rPr>
          <w:tab/>
        </w:r>
        <w:r w:rsidRPr="008A1F7D">
          <w:rPr>
            <w:rStyle w:val="Hyperlink"/>
          </w:rPr>
          <w:t>Suggesting SA UI layout</w:t>
        </w:r>
        <w:r>
          <w:rPr>
            <w:webHidden/>
          </w:rPr>
          <w:tab/>
        </w:r>
        <w:r>
          <w:rPr>
            <w:webHidden/>
          </w:rPr>
          <w:fldChar w:fldCharType="begin"/>
        </w:r>
        <w:r>
          <w:rPr>
            <w:webHidden/>
          </w:rPr>
          <w:instrText xml:space="preserve"> PAGEREF _Toc172098995 \h </w:instrText>
        </w:r>
        <w:r>
          <w:rPr>
            <w:webHidden/>
          </w:rPr>
        </w:r>
        <w:r>
          <w:rPr>
            <w:webHidden/>
          </w:rPr>
          <w:fldChar w:fldCharType="separate"/>
        </w:r>
        <w:r w:rsidR="0089770E">
          <w:rPr>
            <w:webHidden/>
          </w:rPr>
          <w:t>79</w:t>
        </w:r>
        <w:r>
          <w:rPr>
            <w:webHidden/>
          </w:rPr>
          <w:fldChar w:fldCharType="end"/>
        </w:r>
      </w:hyperlink>
    </w:p>
    <w:p w14:paraId="51A5750A" w14:textId="4ADC71F7"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6" w:history="1">
        <w:r w:rsidRPr="008A1F7D">
          <w:rPr>
            <w:rStyle w:val="Hyperlink"/>
            <w:noProof/>
          </w:rPr>
          <w:t>10.2.1</w:t>
        </w:r>
        <w:r>
          <w:rPr>
            <w:rFonts w:asciiTheme="minorHAnsi" w:eastAsiaTheme="minorEastAsia" w:hAnsiTheme="minorHAnsi" w:cstheme="minorBidi"/>
            <w:noProof/>
            <w:kern w:val="2"/>
            <w:sz w:val="24"/>
            <w:szCs w:val="24"/>
            <w14:ligatures w14:val="standardContextual"/>
          </w:rPr>
          <w:tab/>
        </w:r>
        <w:r w:rsidRPr="008A1F7D">
          <w:rPr>
            <w:rStyle w:val="Hyperlink"/>
            <w:noProof/>
          </w:rPr>
          <w:t>configFields</w:t>
        </w:r>
        <w:r>
          <w:rPr>
            <w:noProof/>
            <w:webHidden/>
          </w:rPr>
          <w:tab/>
        </w:r>
        <w:r>
          <w:rPr>
            <w:noProof/>
            <w:webHidden/>
          </w:rPr>
          <w:fldChar w:fldCharType="begin"/>
        </w:r>
        <w:r>
          <w:rPr>
            <w:noProof/>
            <w:webHidden/>
          </w:rPr>
          <w:instrText xml:space="preserve"> PAGEREF _Toc172098996 \h </w:instrText>
        </w:r>
        <w:r>
          <w:rPr>
            <w:noProof/>
            <w:webHidden/>
          </w:rPr>
        </w:r>
        <w:r>
          <w:rPr>
            <w:noProof/>
            <w:webHidden/>
          </w:rPr>
          <w:fldChar w:fldCharType="separate"/>
        </w:r>
        <w:r w:rsidR="0089770E">
          <w:rPr>
            <w:noProof/>
            <w:webHidden/>
          </w:rPr>
          <w:t>79</w:t>
        </w:r>
        <w:r>
          <w:rPr>
            <w:noProof/>
            <w:webHidden/>
          </w:rPr>
          <w:fldChar w:fldCharType="end"/>
        </w:r>
      </w:hyperlink>
    </w:p>
    <w:p w14:paraId="5387F4C5" w14:textId="39A0C86D"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7" w:history="1">
        <w:r w:rsidRPr="008A1F7D">
          <w:rPr>
            <w:rStyle w:val="Hyperlink"/>
            <w:noProof/>
          </w:rPr>
          <w:t>10.2.2</w:t>
        </w:r>
        <w:r>
          <w:rPr>
            <w:rFonts w:asciiTheme="minorHAnsi" w:eastAsiaTheme="minorEastAsia" w:hAnsiTheme="minorHAnsi" w:cstheme="minorBidi"/>
            <w:noProof/>
            <w:kern w:val="2"/>
            <w:sz w:val="24"/>
            <w:szCs w:val="24"/>
            <w14:ligatures w14:val="standardContextual"/>
          </w:rPr>
          <w:tab/>
        </w:r>
        <w:r w:rsidRPr="008A1F7D">
          <w:rPr>
            <w:rStyle w:val="Hyperlink"/>
            <w:noProof/>
          </w:rPr>
          <w:t>Group</w:t>
        </w:r>
        <w:r>
          <w:rPr>
            <w:noProof/>
            <w:webHidden/>
          </w:rPr>
          <w:tab/>
        </w:r>
        <w:r>
          <w:rPr>
            <w:noProof/>
            <w:webHidden/>
          </w:rPr>
          <w:fldChar w:fldCharType="begin"/>
        </w:r>
        <w:r>
          <w:rPr>
            <w:noProof/>
            <w:webHidden/>
          </w:rPr>
          <w:instrText xml:space="preserve"> PAGEREF _Toc172098997 \h </w:instrText>
        </w:r>
        <w:r>
          <w:rPr>
            <w:noProof/>
            <w:webHidden/>
          </w:rPr>
        </w:r>
        <w:r>
          <w:rPr>
            <w:noProof/>
            <w:webHidden/>
          </w:rPr>
          <w:fldChar w:fldCharType="separate"/>
        </w:r>
        <w:r w:rsidR="0089770E">
          <w:rPr>
            <w:noProof/>
            <w:webHidden/>
          </w:rPr>
          <w:t>79</w:t>
        </w:r>
        <w:r>
          <w:rPr>
            <w:noProof/>
            <w:webHidden/>
          </w:rPr>
          <w:fldChar w:fldCharType="end"/>
        </w:r>
      </w:hyperlink>
    </w:p>
    <w:p w14:paraId="21C6183D" w14:textId="7357A3B6"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98" w:history="1">
        <w:r w:rsidRPr="008A1F7D">
          <w:rPr>
            <w:rStyle w:val="Hyperlink"/>
          </w:rPr>
          <w:t>11</w:t>
        </w:r>
        <w:r>
          <w:rPr>
            <w:rFonts w:asciiTheme="minorHAnsi" w:eastAsiaTheme="minorEastAsia" w:hAnsiTheme="minorHAnsi" w:cstheme="minorBidi"/>
            <w:bCs w:val="0"/>
            <w:kern w:val="2"/>
            <w:sz w:val="24"/>
            <w:szCs w:val="24"/>
            <w14:ligatures w14:val="standardContextual"/>
          </w:rPr>
          <w:tab/>
        </w:r>
        <w:r w:rsidRPr="008A1F7D">
          <w:rPr>
            <w:rStyle w:val="Hyperlink"/>
          </w:rPr>
          <w:t>Example use cases</w:t>
        </w:r>
        <w:r>
          <w:rPr>
            <w:webHidden/>
          </w:rPr>
          <w:tab/>
        </w:r>
        <w:r>
          <w:rPr>
            <w:webHidden/>
          </w:rPr>
          <w:fldChar w:fldCharType="begin"/>
        </w:r>
        <w:r>
          <w:rPr>
            <w:webHidden/>
          </w:rPr>
          <w:instrText xml:space="preserve"> PAGEREF _Toc172098998 \h </w:instrText>
        </w:r>
        <w:r>
          <w:rPr>
            <w:webHidden/>
          </w:rPr>
        </w:r>
        <w:r>
          <w:rPr>
            <w:webHidden/>
          </w:rPr>
          <w:fldChar w:fldCharType="separate"/>
        </w:r>
        <w:r w:rsidR="0089770E">
          <w:rPr>
            <w:webHidden/>
          </w:rPr>
          <w:t>81</w:t>
        </w:r>
        <w:r>
          <w:rPr>
            <w:webHidden/>
          </w:rPr>
          <w:fldChar w:fldCharType="end"/>
        </w:r>
      </w:hyperlink>
    </w:p>
    <w:p w14:paraId="479C9A80" w14:textId="52C32A6E" w:rsidR="003A2150" w:rsidRDefault="003A2150">
      <w:pPr>
        <w:pStyle w:val="TOC2"/>
        <w:rPr>
          <w:rFonts w:asciiTheme="minorHAnsi" w:eastAsiaTheme="minorEastAsia" w:hAnsiTheme="minorHAnsi" w:cstheme="minorBidi"/>
          <w:kern w:val="2"/>
          <w:sz w:val="24"/>
          <w:szCs w:val="24"/>
          <w14:ligatures w14:val="standardContextual"/>
        </w:rPr>
      </w:pPr>
      <w:hyperlink w:anchor="_Toc172098999" w:history="1">
        <w:r w:rsidRPr="008A1F7D">
          <w:rPr>
            <w:rStyle w:val="Hyperlink"/>
            <w:rFonts w:eastAsia="DengXian Light"/>
            <w:lang w:eastAsia="en-US"/>
          </w:rPr>
          <w:t>11.1</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Simplest case</w:t>
        </w:r>
        <w:r>
          <w:rPr>
            <w:webHidden/>
          </w:rPr>
          <w:tab/>
        </w:r>
        <w:r>
          <w:rPr>
            <w:webHidden/>
          </w:rPr>
          <w:fldChar w:fldCharType="begin"/>
        </w:r>
        <w:r>
          <w:rPr>
            <w:webHidden/>
          </w:rPr>
          <w:instrText xml:space="preserve"> PAGEREF _Toc172098999 \h </w:instrText>
        </w:r>
        <w:r>
          <w:rPr>
            <w:webHidden/>
          </w:rPr>
        </w:r>
        <w:r>
          <w:rPr>
            <w:webHidden/>
          </w:rPr>
          <w:fldChar w:fldCharType="separate"/>
        </w:r>
        <w:r w:rsidR="0089770E">
          <w:rPr>
            <w:webHidden/>
          </w:rPr>
          <w:t>81</w:t>
        </w:r>
        <w:r>
          <w:rPr>
            <w:webHidden/>
          </w:rPr>
          <w:fldChar w:fldCharType="end"/>
        </w:r>
      </w:hyperlink>
    </w:p>
    <w:p w14:paraId="5DDFFF22" w14:textId="37C078DC" w:rsidR="003A2150" w:rsidRDefault="003A2150">
      <w:pPr>
        <w:pStyle w:val="TOC2"/>
        <w:rPr>
          <w:rFonts w:asciiTheme="minorHAnsi" w:eastAsiaTheme="minorEastAsia" w:hAnsiTheme="minorHAnsi" w:cstheme="minorBidi"/>
          <w:kern w:val="2"/>
          <w:sz w:val="24"/>
          <w:szCs w:val="24"/>
          <w14:ligatures w14:val="standardContextual"/>
        </w:rPr>
      </w:pPr>
      <w:hyperlink w:anchor="_Toc172099000" w:history="1">
        <w:r w:rsidRPr="008A1F7D">
          <w:rPr>
            <w:rStyle w:val="Hyperlink"/>
            <w:rFonts w:eastAsia="DengXian Light"/>
            <w:lang w:eastAsia="en-US"/>
          </w:rPr>
          <w:t>11.2</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A configurable field device</w:t>
        </w:r>
        <w:r>
          <w:rPr>
            <w:webHidden/>
          </w:rPr>
          <w:tab/>
        </w:r>
        <w:r>
          <w:rPr>
            <w:webHidden/>
          </w:rPr>
          <w:fldChar w:fldCharType="begin"/>
        </w:r>
        <w:r>
          <w:rPr>
            <w:webHidden/>
          </w:rPr>
          <w:instrText xml:space="preserve"> PAGEREF _Toc172099000 \h </w:instrText>
        </w:r>
        <w:r>
          <w:rPr>
            <w:webHidden/>
          </w:rPr>
        </w:r>
        <w:r>
          <w:rPr>
            <w:webHidden/>
          </w:rPr>
          <w:fldChar w:fldCharType="separate"/>
        </w:r>
        <w:r w:rsidR="0089770E">
          <w:rPr>
            <w:webHidden/>
          </w:rPr>
          <w:t>81</w:t>
        </w:r>
        <w:r>
          <w:rPr>
            <w:webHidden/>
          </w:rPr>
          <w:fldChar w:fldCharType="end"/>
        </w:r>
      </w:hyperlink>
    </w:p>
    <w:p w14:paraId="754BA4FF" w14:textId="2D4C1DDE"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1" w:history="1">
        <w:r w:rsidRPr="008A1F7D">
          <w:rPr>
            <w:rStyle w:val="Hyperlink"/>
          </w:rPr>
          <w:t>12</w:t>
        </w:r>
        <w:r>
          <w:rPr>
            <w:rFonts w:asciiTheme="minorHAnsi" w:eastAsiaTheme="minorEastAsia" w:hAnsiTheme="minorHAnsi" w:cstheme="minorBidi"/>
            <w:bCs w:val="0"/>
            <w:kern w:val="2"/>
            <w:sz w:val="24"/>
            <w:szCs w:val="24"/>
            <w14:ligatures w14:val="standardContextual"/>
          </w:rPr>
          <w:tab/>
        </w:r>
        <w:r w:rsidRPr="008A1F7D">
          <w:rPr>
            <w:rStyle w:val="Hyperlink"/>
          </w:rPr>
          <w:t>Supervisory application profile document</w:t>
        </w:r>
        <w:r>
          <w:rPr>
            <w:webHidden/>
          </w:rPr>
          <w:tab/>
        </w:r>
        <w:r>
          <w:rPr>
            <w:webHidden/>
          </w:rPr>
          <w:fldChar w:fldCharType="begin"/>
        </w:r>
        <w:r>
          <w:rPr>
            <w:webHidden/>
          </w:rPr>
          <w:instrText xml:space="preserve"> PAGEREF _Toc172099001 \h </w:instrText>
        </w:r>
        <w:r>
          <w:rPr>
            <w:webHidden/>
          </w:rPr>
        </w:r>
        <w:r>
          <w:rPr>
            <w:webHidden/>
          </w:rPr>
          <w:fldChar w:fldCharType="separate"/>
        </w:r>
        <w:r w:rsidR="0089770E">
          <w:rPr>
            <w:webHidden/>
          </w:rPr>
          <w:t>83</w:t>
        </w:r>
        <w:r>
          <w:rPr>
            <w:webHidden/>
          </w:rPr>
          <w:fldChar w:fldCharType="end"/>
        </w:r>
      </w:hyperlink>
    </w:p>
    <w:p w14:paraId="7205CF2F" w14:textId="3801BDC6"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2" w:history="1">
        <w:r w:rsidRPr="008A1F7D">
          <w:rPr>
            <w:rStyle w:val="Hyperlink"/>
          </w:rPr>
          <w:t>A</w:t>
        </w:r>
        <w:r>
          <w:rPr>
            <w:rFonts w:asciiTheme="minorHAnsi" w:eastAsiaTheme="minorEastAsia" w:hAnsiTheme="minorHAnsi" w:cstheme="minorBidi"/>
            <w:bCs w:val="0"/>
            <w:kern w:val="2"/>
            <w:sz w:val="24"/>
            <w:szCs w:val="24"/>
            <w14:ligatures w14:val="standardContextual"/>
          </w:rPr>
          <w:tab/>
        </w:r>
        <w:r w:rsidRPr="008A1F7D">
          <w:rPr>
            <w:rStyle w:val="Hyperlink"/>
          </w:rPr>
          <w:t>Appendix: JSON files</w:t>
        </w:r>
        <w:r>
          <w:rPr>
            <w:webHidden/>
          </w:rPr>
          <w:tab/>
        </w:r>
        <w:r>
          <w:rPr>
            <w:webHidden/>
          </w:rPr>
          <w:fldChar w:fldCharType="begin"/>
        </w:r>
        <w:r>
          <w:rPr>
            <w:webHidden/>
          </w:rPr>
          <w:instrText xml:space="preserve"> PAGEREF _Toc172099002 \h </w:instrText>
        </w:r>
        <w:r>
          <w:rPr>
            <w:webHidden/>
          </w:rPr>
        </w:r>
        <w:r>
          <w:rPr>
            <w:webHidden/>
          </w:rPr>
          <w:fldChar w:fldCharType="separate"/>
        </w:r>
        <w:r w:rsidR="0089770E">
          <w:rPr>
            <w:webHidden/>
          </w:rPr>
          <w:t>85</w:t>
        </w:r>
        <w:r>
          <w:rPr>
            <w:webHidden/>
          </w:rPr>
          <w:fldChar w:fldCharType="end"/>
        </w:r>
      </w:hyperlink>
    </w:p>
    <w:p w14:paraId="63EA2459" w14:textId="0C9D6020"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3" w:history="1">
        <w:r w:rsidRPr="008A1F7D">
          <w:rPr>
            <w:rStyle w:val="Hyperlink"/>
          </w:rPr>
          <w:t>B</w:t>
        </w:r>
        <w:r>
          <w:rPr>
            <w:rFonts w:asciiTheme="minorHAnsi" w:eastAsiaTheme="minorEastAsia" w:hAnsiTheme="minorHAnsi" w:cstheme="minorBidi"/>
            <w:bCs w:val="0"/>
            <w:kern w:val="2"/>
            <w:sz w:val="24"/>
            <w:szCs w:val="24"/>
            <w14:ligatures w14:val="standardContextual"/>
          </w:rPr>
          <w:tab/>
        </w:r>
        <w:r w:rsidRPr="008A1F7D">
          <w:rPr>
            <w:rStyle w:val="Hyperlink"/>
          </w:rPr>
          <w:t>Appendix: Topic summary</w:t>
        </w:r>
        <w:r>
          <w:rPr>
            <w:webHidden/>
          </w:rPr>
          <w:tab/>
        </w:r>
        <w:r>
          <w:rPr>
            <w:webHidden/>
          </w:rPr>
          <w:fldChar w:fldCharType="begin"/>
        </w:r>
        <w:r>
          <w:rPr>
            <w:webHidden/>
          </w:rPr>
          <w:instrText xml:space="preserve"> PAGEREF _Toc172099003 \h </w:instrText>
        </w:r>
        <w:r>
          <w:rPr>
            <w:webHidden/>
          </w:rPr>
        </w:r>
        <w:r>
          <w:rPr>
            <w:webHidden/>
          </w:rPr>
          <w:fldChar w:fldCharType="separate"/>
        </w:r>
        <w:r w:rsidR="0089770E">
          <w:rPr>
            <w:webHidden/>
          </w:rPr>
          <w:t>86</w:t>
        </w:r>
        <w:r>
          <w:rPr>
            <w:webHidden/>
          </w:rPr>
          <w:fldChar w:fldCharType="end"/>
        </w:r>
      </w:hyperlink>
    </w:p>
    <w:p w14:paraId="2881684A" w14:textId="3ED34FD8"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4" w:history="1">
        <w:r w:rsidRPr="008A1F7D">
          <w:rPr>
            <w:rStyle w:val="Hyperlink"/>
          </w:rPr>
          <w:t>C</w:t>
        </w:r>
        <w:r>
          <w:rPr>
            <w:rFonts w:asciiTheme="minorHAnsi" w:eastAsiaTheme="minorEastAsia" w:hAnsiTheme="minorHAnsi" w:cstheme="minorBidi"/>
            <w:bCs w:val="0"/>
            <w:kern w:val="2"/>
            <w:sz w:val="24"/>
            <w:szCs w:val="24"/>
            <w14:ligatures w14:val="standardContextual"/>
          </w:rPr>
          <w:tab/>
        </w:r>
        <w:r w:rsidRPr="008A1F7D">
          <w:rPr>
            <w:rStyle w:val="Hyperlink"/>
          </w:rPr>
          <w:t>Appendix: Calculated point code</w:t>
        </w:r>
        <w:r>
          <w:rPr>
            <w:webHidden/>
          </w:rPr>
          <w:tab/>
        </w:r>
        <w:r>
          <w:rPr>
            <w:webHidden/>
          </w:rPr>
          <w:fldChar w:fldCharType="begin"/>
        </w:r>
        <w:r>
          <w:rPr>
            <w:webHidden/>
          </w:rPr>
          <w:instrText xml:space="preserve"> PAGEREF _Toc172099004 \h </w:instrText>
        </w:r>
        <w:r>
          <w:rPr>
            <w:webHidden/>
          </w:rPr>
        </w:r>
        <w:r>
          <w:rPr>
            <w:webHidden/>
          </w:rPr>
          <w:fldChar w:fldCharType="separate"/>
        </w:r>
        <w:r w:rsidR="0089770E">
          <w:rPr>
            <w:webHidden/>
          </w:rPr>
          <w:t>87</w:t>
        </w:r>
        <w:r>
          <w:rPr>
            <w:webHidden/>
          </w:rPr>
          <w:fldChar w:fldCharType="end"/>
        </w:r>
      </w:hyperlink>
    </w:p>
    <w:p w14:paraId="078A9F53" w14:textId="7745C50A" w:rsidR="003A2150" w:rsidRDefault="003A2150">
      <w:pPr>
        <w:pStyle w:val="TOC2"/>
        <w:rPr>
          <w:rFonts w:asciiTheme="minorHAnsi" w:eastAsiaTheme="minorEastAsia" w:hAnsiTheme="minorHAnsi" w:cstheme="minorBidi"/>
          <w:kern w:val="2"/>
          <w:sz w:val="24"/>
          <w:szCs w:val="24"/>
          <w14:ligatures w14:val="standardContextual"/>
        </w:rPr>
      </w:pPr>
      <w:hyperlink w:anchor="_Toc172099005" w:history="1">
        <w:r w:rsidRPr="008A1F7D">
          <w:rPr>
            <w:rStyle w:val="Hyperlink"/>
          </w:rPr>
          <w:t>C.1</w:t>
        </w:r>
        <w:r>
          <w:rPr>
            <w:rFonts w:asciiTheme="minorHAnsi" w:eastAsiaTheme="minorEastAsia" w:hAnsiTheme="minorHAnsi" w:cstheme="minorBidi"/>
            <w:kern w:val="2"/>
            <w:sz w:val="24"/>
            <w:szCs w:val="24"/>
            <w14:ligatures w14:val="standardContextual"/>
          </w:rPr>
          <w:tab/>
        </w:r>
        <w:r w:rsidRPr="008A1F7D">
          <w:rPr>
            <w:rStyle w:val="Hyperlink"/>
          </w:rPr>
          <w:t>Evaluation of a calculated point value</w:t>
        </w:r>
        <w:r>
          <w:rPr>
            <w:webHidden/>
          </w:rPr>
          <w:tab/>
        </w:r>
        <w:r>
          <w:rPr>
            <w:webHidden/>
          </w:rPr>
          <w:fldChar w:fldCharType="begin"/>
        </w:r>
        <w:r>
          <w:rPr>
            <w:webHidden/>
          </w:rPr>
          <w:instrText xml:space="preserve"> PAGEREF _Toc172099005 \h </w:instrText>
        </w:r>
        <w:r>
          <w:rPr>
            <w:webHidden/>
          </w:rPr>
        </w:r>
        <w:r>
          <w:rPr>
            <w:webHidden/>
          </w:rPr>
          <w:fldChar w:fldCharType="separate"/>
        </w:r>
        <w:r w:rsidR="0089770E">
          <w:rPr>
            <w:webHidden/>
          </w:rPr>
          <w:t>87</w:t>
        </w:r>
        <w:r>
          <w:rPr>
            <w:webHidden/>
          </w:rPr>
          <w:fldChar w:fldCharType="end"/>
        </w:r>
      </w:hyperlink>
    </w:p>
    <w:p w14:paraId="6C0EEEB8" w14:textId="39D42FDE" w:rsidR="003A2150" w:rsidRDefault="003A2150">
      <w:pPr>
        <w:pStyle w:val="TOC2"/>
        <w:rPr>
          <w:rFonts w:asciiTheme="minorHAnsi" w:eastAsiaTheme="minorEastAsia" w:hAnsiTheme="minorHAnsi" w:cstheme="minorBidi"/>
          <w:kern w:val="2"/>
          <w:sz w:val="24"/>
          <w:szCs w:val="24"/>
          <w14:ligatures w14:val="standardContextual"/>
        </w:rPr>
      </w:pPr>
      <w:hyperlink w:anchor="_Toc172099006" w:history="1">
        <w:r w:rsidRPr="008A1F7D">
          <w:rPr>
            <w:rStyle w:val="Hyperlink"/>
          </w:rPr>
          <w:t>C.2</w:t>
        </w:r>
        <w:r>
          <w:rPr>
            <w:rFonts w:asciiTheme="minorHAnsi" w:eastAsiaTheme="minorEastAsia" w:hAnsiTheme="minorHAnsi" w:cstheme="minorBidi"/>
            <w:kern w:val="2"/>
            <w:sz w:val="24"/>
            <w:szCs w:val="24"/>
            <w14:ligatures w14:val="standardContextual"/>
          </w:rPr>
          <w:tab/>
        </w:r>
        <w:r w:rsidRPr="008A1F7D">
          <w:rPr>
            <w:rStyle w:val="Hyperlink"/>
          </w:rPr>
          <w:t>Operation codes</w:t>
        </w:r>
        <w:r>
          <w:rPr>
            <w:webHidden/>
          </w:rPr>
          <w:tab/>
        </w:r>
        <w:r>
          <w:rPr>
            <w:webHidden/>
          </w:rPr>
          <w:fldChar w:fldCharType="begin"/>
        </w:r>
        <w:r>
          <w:rPr>
            <w:webHidden/>
          </w:rPr>
          <w:instrText xml:space="preserve"> PAGEREF _Toc172099006 \h </w:instrText>
        </w:r>
        <w:r>
          <w:rPr>
            <w:webHidden/>
          </w:rPr>
        </w:r>
        <w:r>
          <w:rPr>
            <w:webHidden/>
          </w:rPr>
          <w:fldChar w:fldCharType="separate"/>
        </w:r>
        <w:r w:rsidR="0089770E">
          <w:rPr>
            <w:webHidden/>
          </w:rPr>
          <w:t>88</w:t>
        </w:r>
        <w:r>
          <w:rPr>
            <w:webHidden/>
          </w:rPr>
          <w:fldChar w:fldCharType="end"/>
        </w:r>
      </w:hyperlink>
    </w:p>
    <w:p w14:paraId="13E8F232" w14:textId="738EEF58" w:rsidR="003A2150" w:rsidRDefault="003A2150">
      <w:pPr>
        <w:pStyle w:val="TOC2"/>
        <w:rPr>
          <w:rFonts w:asciiTheme="minorHAnsi" w:eastAsiaTheme="minorEastAsia" w:hAnsiTheme="minorHAnsi" w:cstheme="minorBidi"/>
          <w:kern w:val="2"/>
          <w:sz w:val="24"/>
          <w:szCs w:val="24"/>
          <w14:ligatures w14:val="standardContextual"/>
        </w:rPr>
      </w:pPr>
      <w:hyperlink w:anchor="_Toc172099007" w:history="1">
        <w:r w:rsidRPr="008A1F7D">
          <w:rPr>
            <w:rStyle w:val="Hyperlink"/>
          </w:rPr>
          <w:t>C.3</w:t>
        </w:r>
        <w:r>
          <w:rPr>
            <w:rFonts w:asciiTheme="minorHAnsi" w:eastAsiaTheme="minorEastAsia" w:hAnsiTheme="minorHAnsi" w:cstheme="minorBidi"/>
            <w:kern w:val="2"/>
            <w:sz w:val="24"/>
            <w:szCs w:val="24"/>
            <w14:ligatures w14:val="standardContextual"/>
          </w:rPr>
          <w:tab/>
        </w:r>
        <w:r w:rsidRPr="008A1F7D">
          <w:rPr>
            <w:rStyle w:val="Hyperlink"/>
          </w:rPr>
          <w:t>Example</w:t>
        </w:r>
        <w:r>
          <w:rPr>
            <w:webHidden/>
          </w:rPr>
          <w:tab/>
        </w:r>
        <w:r>
          <w:rPr>
            <w:webHidden/>
          </w:rPr>
          <w:fldChar w:fldCharType="begin"/>
        </w:r>
        <w:r>
          <w:rPr>
            <w:webHidden/>
          </w:rPr>
          <w:instrText xml:space="preserve"> PAGEREF _Toc172099007 \h </w:instrText>
        </w:r>
        <w:r>
          <w:rPr>
            <w:webHidden/>
          </w:rPr>
        </w:r>
        <w:r>
          <w:rPr>
            <w:webHidden/>
          </w:rPr>
          <w:fldChar w:fldCharType="separate"/>
        </w:r>
        <w:r w:rsidR="0089770E">
          <w:rPr>
            <w:webHidden/>
          </w:rPr>
          <w:t>94</w:t>
        </w:r>
        <w:r>
          <w:rPr>
            <w:webHidden/>
          </w:rPr>
          <w:fldChar w:fldCharType="end"/>
        </w:r>
      </w:hyperlink>
    </w:p>
    <w:p w14:paraId="6AA02AA0" w14:textId="69CDDBDE" w:rsidR="003A2150" w:rsidRDefault="003A2150">
      <w:pPr>
        <w:pStyle w:val="TOC2"/>
        <w:rPr>
          <w:rFonts w:asciiTheme="minorHAnsi" w:eastAsiaTheme="minorEastAsia" w:hAnsiTheme="minorHAnsi" w:cstheme="minorBidi"/>
          <w:kern w:val="2"/>
          <w:sz w:val="24"/>
          <w:szCs w:val="24"/>
          <w14:ligatures w14:val="standardContextual"/>
        </w:rPr>
      </w:pPr>
      <w:hyperlink w:anchor="_Toc172099008" w:history="1">
        <w:r w:rsidRPr="008A1F7D">
          <w:rPr>
            <w:rStyle w:val="Hyperlink"/>
          </w:rPr>
          <w:t>C.4</w:t>
        </w:r>
        <w:r>
          <w:rPr>
            <w:rFonts w:asciiTheme="minorHAnsi" w:eastAsiaTheme="minorEastAsia" w:hAnsiTheme="minorHAnsi" w:cstheme="minorBidi"/>
            <w:kern w:val="2"/>
            <w:sz w:val="24"/>
            <w:szCs w:val="24"/>
            <w14:ligatures w14:val="standardContextual"/>
          </w:rPr>
          <w:tab/>
        </w:r>
        <w:r w:rsidRPr="008A1F7D">
          <w:rPr>
            <w:rStyle w:val="Hyperlink"/>
          </w:rPr>
          <w:t>Quality flags</w:t>
        </w:r>
        <w:r>
          <w:rPr>
            <w:webHidden/>
          </w:rPr>
          <w:tab/>
        </w:r>
        <w:r>
          <w:rPr>
            <w:webHidden/>
          </w:rPr>
          <w:fldChar w:fldCharType="begin"/>
        </w:r>
        <w:r>
          <w:rPr>
            <w:webHidden/>
          </w:rPr>
          <w:instrText xml:space="preserve"> PAGEREF _Toc172099008 \h </w:instrText>
        </w:r>
        <w:r>
          <w:rPr>
            <w:webHidden/>
          </w:rPr>
        </w:r>
        <w:r>
          <w:rPr>
            <w:webHidden/>
          </w:rPr>
          <w:fldChar w:fldCharType="separate"/>
        </w:r>
        <w:r w:rsidR="0089770E">
          <w:rPr>
            <w:webHidden/>
          </w:rPr>
          <w:t>94</w:t>
        </w:r>
        <w:r>
          <w:rPr>
            <w:webHidden/>
          </w:rPr>
          <w:fldChar w:fldCharType="end"/>
        </w:r>
      </w:hyperlink>
    </w:p>
    <w:p w14:paraId="1D901A63" w14:textId="4B7842F6"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9" w:history="1">
        <w:r w:rsidRPr="008A1F7D">
          <w:rPr>
            <w:rStyle w:val="Hyperlink"/>
          </w:rPr>
          <w:t>D</w:t>
        </w:r>
        <w:r>
          <w:rPr>
            <w:rFonts w:asciiTheme="minorHAnsi" w:eastAsiaTheme="minorEastAsia" w:hAnsiTheme="minorHAnsi" w:cstheme="minorBidi"/>
            <w:bCs w:val="0"/>
            <w:kern w:val="2"/>
            <w:sz w:val="24"/>
            <w:szCs w:val="24"/>
            <w14:ligatures w14:val="standardContextual"/>
          </w:rPr>
          <w:tab/>
        </w:r>
        <w:r w:rsidRPr="008A1F7D">
          <w:rPr>
            <w:rStyle w:val="Hyperlink"/>
          </w:rPr>
          <w:t>Appendix: Revision history</w:t>
        </w:r>
        <w:r>
          <w:rPr>
            <w:webHidden/>
          </w:rPr>
          <w:tab/>
        </w:r>
        <w:r>
          <w:rPr>
            <w:webHidden/>
          </w:rPr>
          <w:fldChar w:fldCharType="begin"/>
        </w:r>
        <w:r>
          <w:rPr>
            <w:webHidden/>
          </w:rPr>
          <w:instrText xml:space="preserve"> PAGEREF _Toc172099009 \h </w:instrText>
        </w:r>
        <w:r>
          <w:rPr>
            <w:webHidden/>
          </w:rPr>
        </w:r>
        <w:r>
          <w:rPr>
            <w:webHidden/>
          </w:rPr>
          <w:fldChar w:fldCharType="separate"/>
        </w:r>
        <w:r w:rsidR="0089770E">
          <w:rPr>
            <w:webHidden/>
          </w:rPr>
          <w:t>96</w:t>
        </w:r>
        <w:r>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7A94199D"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89770E">
          <w:rPr>
            <w:noProof/>
            <w:webHidden/>
          </w:rPr>
          <w:t>15</w:t>
        </w:r>
        <w:r w:rsidR="00354D14">
          <w:rPr>
            <w:noProof/>
            <w:webHidden/>
          </w:rPr>
          <w:fldChar w:fldCharType="end"/>
        </w:r>
      </w:hyperlink>
    </w:p>
    <w:p w14:paraId="243303C7" w14:textId="1D1C44BA"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Pr="00620A00">
          <w:rPr>
            <w:rStyle w:val="Hyperlink"/>
            <w:noProof/>
          </w:rPr>
          <w:t>Figure 2</w:t>
        </w:r>
        <w:r>
          <w:rPr>
            <w:rFonts w:asciiTheme="minorHAnsi" w:eastAsiaTheme="minorEastAsia" w:hAnsiTheme="minorHAnsi" w:cstheme="minorBidi"/>
            <w:noProof/>
            <w:kern w:val="2"/>
            <w:sz w:val="22"/>
            <w:szCs w:val="22"/>
            <w14:ligatures w14:val="standardContextual"/>
          </w:rPr>
          <w:tab/>
        </w:r>
        <w:r w:rsidRPr="00620A00">
          <w:rPr>
            <w:rStyle w:val="Hyperlink"/>
            <w:noProof/>
          </w:rPr>
          <w:t>JSON schema</w:t>
        </w:r>
        <w:r>
          <w:rPr>
            <w:noProof/>
            <w:webHidden/>
          </w:rPr>
          <w:tab/>
        </w:r>
        <w:r>
          <w:rPr>
            <w:noProof/>
            <w:webHidden/>
          </w:rPr>
          <w:fldChar w:fldCharType="begin"/>
        </w:r>
        <w:r>
          <w:rPr>
            <w:noProof/>
            <w:webHidden/>
          </w:rPr>
          <w:instrText xml:space="preserve"> PAGEREF _Toc170288629 \h </w:instrText>
        </w:r>
        <w:r>
          <w:rPr>
            <w:noProof/>
            <w:webHidden/>
          </w:rPr>
        </w:r>
        <w:r>
          <w:rPr>
            <w:noProof/>
            <w:webHidden/>
          </w:rPr>
          <w:fldChar w:fldCharType="separate"/>
        </w:r>
        <w:r w:rsidR="0089770E">
          <w:rPr>
            <w:noProof/>
            <w:webHidden/>
          </w:rPr>
          <w:t>16</w:t>
        </w:r>
        <w:r>
          <w:rPr>
            <w:noProof/>
            <w:webHidden/>
          </w:rPr>
          <w:fldChar w:fldCharType="end"/>
        </w:r>
      </w:hyperlink>
    </w:p>
    <w:p w14:paraId="5424BCD6" w14:textId="76C3A958"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Pr="00620A00">
          <w:rPr>
            <w:rStyle w:val="Hyperlink"/>
            <w:noProof/>
          </w:rPr>
          <w:t>Figure 3</w:t>
        </w:r>
        <w:r>
          <w:rPr>
            <w:rFonts w:asciiTheme="minorHAnsi" w:eastAsiaTheme="minorEastAsia" w:hAnsiTheme="minorHAnsi" w:cstheme="minorBidi"/>
            <w:noProof/>
            <w:kern w:val="2"/>
            <w:sz w:val="22"/>
            <w:szCs w:val="22"/>
            <w14:ligatures w14:val="standardContextual"/>
          </w:rPr>
          <w:tab/>
        </w:r>
        <w:r w:rsidRPr="00620A00">
          <w:rPr>
            <w:rStyle w:val="Hyperlink"/>
            <w:noProof/>
          </w:rPr>
          <w:t>Field device profile object types</w:t>
        </w:r>
        <w:r>
          <w:rPr>
            <w:noProof/>
            <w:webHidden/>
          </w:rPr>
          <w:tab/>
        </w:r>
        <w:r>
          <w:rPr>
            <w:noProof/>
            <w:webHidden/>
          </w:rPr>
          <w:fldChar w:fldCharType="begin"/>
        </w:r>
        <w:r>
          <w:rPr>
            <w:noProof/>
            <w:webHidden/>
          </w:rPr>
          <w:instrText xml:space="preserve"> PAGEREF _Toc170288630 \h </w:instrText>
        </w:r>
        <w:r>
          <w:rPr>
            <w:noProof/>
            <w:webHidden/>
          </w:rPr>
        </w:r>
        <w:r>
          <w:rPr>
            <w:noProof/>
            <w:webHidden/>
          </w:rPr>
          <w:fldChar w:fldCharType="separate"/>
        </w:r>
        <w:r w:rsidR="0089770E">
          <w:rPr>
            <w:noProof/>
            <w:webHidden/>
          </w:rPr>
          <w:t>20</w:t>
        </w:r>
        <w:r>
          <w:rPr>
            <w:noProof/>
            <w:webHidden/>
          </w:rPr>
          <w:fldChar w:fldCharType="end"/>
        </w:r>
      </w:hyperlink>
    </w:p>
    <w:p w14:paraId="206D4BE4" w14:textId="1F35C0AA"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1" w:history="1">
        <w:r w:rsidRPr="00620A00">
          <w:rPr>
            <w:rStyle w:val="Hyperlink"/>
            <w:noProof/>
          </w:rPr>
          <w:t>Figure 4</w:t>
        </w:r>
        <w:r>
          <w:rPr>
            <w:rFonts w:asciiTheme="minorHAnsi" w:eastAsiaTheme="minorEastAsia" w:hAnsiTheme="minorHAnsi" w:cstheme="minorBidi"/>
            <w:noProof/>
            <w:kern w:val="2"/>
            <w:sz w:val="22"/>
            <w:szCs w:val="22"/>
            <w14:ligatures w14:val="standardContextual"/>
          </w:rPr>
          <w:tab/>
        </w:r>
        <w:r w:rsidRPr="00620A00">
          <w:rPr>
            <w:rStyle w:val="Hyperlink"/>
            <w:noProof/>
          </w:rPr>
          <w:t>Supported implementation of persistence for binary points</w:t>
        </w:r>
        <w:r>
          <w:rPr>
            <w:noProof/>
            <w:webHidden/>
          </w:rPr>
          <w:tab/>
        </w:r>
        <w:r>
          <w:rPr>
            <w:noProof/>
            <w:webHidden/>
          </w:rPr>
          <w:fldChar w:fldCharType="begin"/>
        </w:r>
        <w:r>
          <w:rPr>
            <w:noProof/>
            <w:webHidden/>
          </w:rPr>
          <w:instrText xml:space="preserve"> PAGEREF _Toc170288631 \h </w:instrText>
        </w:r>
        <w:r>
          <w:rPr>
            <w:noProof/>
            <w:webHidden/>
          </w:rPr>
        </w:r>
        <w:r>
          <w:rPr>
            <w:noProof/>
            <w:webHidden/>
          </w:rPr>
          <w:fldChar w:fldCharType="separate"/>
        </w:r>
        <w:r w:rsidR="0089770E">
          <w:rPr>
            <w:noProof/>
            <w:webHidden/>
          </w:rPr>
          <w:t>34</w:t>
        </w:r>
        <w:r>
          <w:rPr>
            <w:noProof/>
            <w:webHidden/>
          </w:rPr>
          <w:fldChar w:fldCharType="end"/>
        </w:r>
      </w:hyperlink>
    </w:p>
    <w:p w14:paraId="1C051DC2" w14:textId="157E66FA"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2" w:history="1">
        <w:r w:rsidRPr="00620A00">
          <w:rPr>
            <w:rStyle w:val="Hyperlink"/>
            <w:noProof/>
          </w:rPr>
          <w:t>Figure 5</w:t>
        </w:r>
        <w:r>
          <w:rPr>
            <w:rFonts w:asciiTheme="minorHAnsi" w:eastAsiaTheme="minorEastAsia" w:hAnsiTheme="minorHAnsi" w:cstheme="minorBidi"/>
            <w:noProof/>
            <w:kern w:val="2"/>
            <w:sz w:val="22"/>
            <w:szCs w:val="22"/>
            <w14:ligatures w14:val="standardContextual"/>
          </w:rPr>
          <w:tab/>
        </w:r>
        <w:r w:rsidRPr="00620A00">
          <w:rPr>
            <w:rStyle w:val="Hyperlink"/>
            <w:noProof/>
          </w:rPr>
          <w:t>Analogue scaling</w:t>
        </w:r>
        <w:r>
          <w:rPr>
            <w:noProof/>
            <w:webHidden/>
          </w:rPr>
          <w:tab/>
        </w:r>
        <w:r>
          <w:rPr>
            <w:noProof/>
            <w:webHidden/>
          </w:rPr>
          <w:fldChar w:fldCharType="begin"/>
        </w:r>
        <w:r>
          <w:rPr>
            <w:noProof/>
            <w:webHidden/>
          </w:rPr>
          <w:instrText xml:space="preserve"> PAGEREF _Toc170288632 \h </w:instrText>
        </w:r>
        <w:r>
          <w:rPr>
            <w:noProof/>
            <w:webHidden/>
          </w:rPr>
        </w:r>
        <w:r>
          <w:rPr>
            <w:noProof/>
            <w:webHidden/>
          </w:rPr>
          <w:fldChar w:fldCharType="separate"/>
        </w:r>
        <w:r w:rsidR="0089770E">
          <w:rPr>
            <w:noProof/>
            <w:webHidden/>
          </w:rPr>
          <w:t>36</w:t>
        </w:r>
        <w:r>
          <w:rPr>
            <w:noProof/>
            <w:webHidden/>
          </w:rPr>
          <w:fldChar w:fldCharType="end"/>
        </w:r>
      </w:hyperlink>
    </w:p>
    <w:p w14:paraId="0B534A3C" w14:textId="3B10C229"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3" w:history="1">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r w:rsidR="0089770E">
          <w:rPr>
            <w:noProof/>
            <w:webHidden/>
          </w:rPr>
          <w:t>42</w:t>
        </w:r>
        <w:r w:rsidR="00354D14">
          <w:rPr>
            <w:noProof/>
            <w:webHidden/>
          </w:rPr>
          <w:fldChar w:fldCharType="end"/>
        </w:r>
      </w:hyperlink>
    </w:p>
    <w:p w14:paraId="1553A077" w14:textId="3EB5A686"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4" w:history="1">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r w:rsidR="0089770E">
          <w:rPr>
            <w:noProof/>
            <w:webHidden/>
          </w:rPr>
          <w:t>42</w:t>
        </w:r>
        <w:r w:rsidR="00354D14">
          <w:rPr>
            <w:noProof/>
            <w:webHidden/>
          </w:rPr>
          <w:fldChar w:fldCharType="end"/>
        </w:r>
      </w:hyperlink>
    </w:p>
    <w:p w14:paraId="443F9F57" w14:textId="0A175D5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5" w:history="1">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r w:rsidR="0089770E">
          <w:rPr>
            <w:noProof/>
            <w:webHidden/>
          </w:rPr>
          <w:t>44</w:t>
        </w:r>
        <w:r w:rsidR="00354D14">
          <w:rPr>
            <w:noProof/>
            <w:webHidden/>
          </w:rPr>
          <w:fldChar w:fldCharType="end"/>
        </w:r>
      </w:hyperlink>
    </w:p>
    <w:p w14:paraId="57D0A997" w14:textId="39ED570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6" w:history="1">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r w:rsidR="0089770E">
          <w:rPr>
            <w:noProof/>
            <w:webHidden/>
          </w:rPr>
          <w:t>45</w:t>
        </w:r>
        <w:r w:rsidR="00354D14">
          <w:rPr>
            <w:noProof/>
            <w:webHidden/>
          </w:rPr>
          <w:fldChar w:fldCharType="end"/>
        </w:r>
      </w:hyperlink>
    </w:p>
    <w:p w14:paraId="7B06EFA7" w14:textId="1C7EA2A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7" w:history="1">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r w:rsidR="0089770E">
          <w:rPr>
            <w:noProof/>
            <w:webHidden/>
          </w:rPr>
          <w:t>48</w:t>
        </w:r>
        <w:r w:rsidR="00354D14">
          <w:rPr>
            <w:noProof/>
            <w:webHidden/>
          </w:rPr>
          <w:fldChar w:fldCharType="end"/>
        </w:r>
      </w:hyperlink>
    </w:p>
    <w:p w14:paraId="5424C5CA" w14:textId="6CD7AB9E"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8" w:history="1">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r w:rsidR="0089770E">
          <w:rPr>
            <w:noProof/>
            <w:webHidden/>
          </w:rPr>
          <w:t>55</w:t>
        </w:r>
        <w:r w:rsidR="00354D14">
          <w:rPr>
            <w:noProof/>
            <w:webHidden/>
          </w:rPr>
          <w:fldChar w:fldCharType="end"/>
        </w:r>
      </w:hyperlink>
    </w:p>
    <w:p w14:paraId="21C4B46C" w14:textId="2B4ED1F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9" w:history="1">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r w:rsidR="0089770E">
          <w:rPr>
            <w:noProof/>
            <w:webHidden/>
          </w:rPr>
          <w:t>71</w:t>
        </w:r>
        <w:r w:rsidR="00354D14">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24097AF4"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89770E">
          <w:rPr>
            <w:noProof/>
            <w:webHidden/>
          </w:rPr>
          <w:t>22</w:t>
        </w:r>
        <w:r w:rsidR="00354D14">
          <w:rPr>
            <w:noProof/>
            <w:webHidden/>
          </w:rPr>
          <w:fldChar w:fldCharType="end"/>
        </w:r>
      </w:hyperlink>
    </w:p>
    <w:p w14:paraId="58BD7C53" w14:textId="1DC560BC"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Pr="004A2D5F">
          <w:rPr>
            <w:rStyle w:val="Hyperlink"/>
            <w:noProof/>
          </w:rPr>
          <w:t>Table 2</w:t>
        </w:r>
        <w:r>
          <w:rPr>
            <w:rFonts w:asciiTheme="minorHAnsi" w:eastAsiaTheme="minorEastAsia" w:hAnsiTheme="minorHAnsi" w:cstheme="minorBidi"/>
            <w:noProof/>
            <w:kern w:val="2"/>
            <w:sz w:val="22"/>
            <w:szCs w:val="22"/>
            <w14:ligatures w14:val="standardContextual"/>
          </w:rPr>
          <w:tab/>
        </w:r>
        <w:r w:rsidRPr="004A2D5F">
          <w:rPr>
            <w:rStyle w:val="Hyperlink"/>
            <w:noProof/>
          </w:rPr>
          <w:t>Channel elements</w:t>
        </w:r>
        <w:r>
          <w:rPr>
            <w:noProof/>
            <w:webHidden/>
          </w:rPr>
          <w:tab/>
        </w:r>
        <w:r>
          <w:rPr>
            <w:noProof/>
            <w:webHidden/>
          </w:rPr>
          <w:fldChar w:fldCharType="begin"/>
        </w:r>
        <w:r>
          <w:rPr>
            <w:noProof/>
            <w:webHidden/>
          </w:rPr>
          <w:instrText xml:space="preserve"> PAGEREF _Toc170288641 \h </w:instrText>
        </w:r>
        <w:r>
          <w:rPr>
            <w:noProof/>
            <w:webHidden/>
          </w:rPr>
        </w:r>
        <w:r>
          <w:rPr>
            <w:noProof/>
            <w:webHidden/>
          </w:rPr>
          <w:fldChar w:fldCharType="separate"/>
        </w:r>
        <w:r w:rsidR="0089770E">
          <w:rPr>
            <w:noProof/>
            <w:webHidden/>
          </w:rPr>
          <w:t>23</w:t>
        </w:r>
        <w:r>
          <w:rPr>
            <w:noProof/>
            <w:webHidden/>
          </w:rPr>
          <w:fldChar w:fldCharType="end"/>
        </w:r>
      </w:hyperlink>
    </w:p>
    <w:p w14:paraId="78574F78" w14:textId="44CD1FE2"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Pr="004A2D5F">
          <w:rPr>
            <w:rStyle w:val="Hyperlink"/>
            <w:noProof/>
          </w:rPr>
          <w:t>Table 3</w:t>
        </w:r>
        <w:r>
          <w:rPr>
            <w:rFonts w:asciiTheme="minorHAnsi" w:eastAsiaTheme="minorEastAsia" w:hAnsiTheme="minorHAnsi" w:cstheme="minorBidi"/>
            <w:noProof/>
            <w:kern w:val="2"/>
            <w:sz w:val="22"/>
            <w:szCs w:val="22"/>
            <w14:ligatures w14:val="standardContextual"/>
          </w:rPr>
          <w:tab/>
        </w:r>
        <w:r w:rsidRPr="004A2D5F">
          <w:rPr>
            <w:rStyle w:val="Hyperlink"/>
            <w:noProof/>
          </w:rPr>
          <w:t>Connection elements</w:t>
        </w:r>
        <w:r>
          <w:rPr>
            <w:noProof/>
            <w:webHidden/>
          </w:rPr>
          <w:tab/>
        </w:r>
        <w:r>
          <w:rPr>
            <w:noProof/>
            <w:webHidden/>
          </w:rPr>
          <w:fldChar w:fldCharType="begin"/>
        </w:r>
        <w:r>
          <w:rPr>
            <w:noProof/>
            <w:webHidden/>
          </w:rPr>
          <w:instrText xml:space="preserve"> PAGEREF _Toc170288642 \h </w:instrText>
        </w:r>
        <w:r>
          <w:rPr>
            <w:noProof/>
            <w:webHidden/>
          </w:rPr>
        </w:r>
        <w:r>
          <w:rPr>
            <w:noProof/>
            <w:webHidden/>
          </w:rPr>
          <w:fldChar w:fldCharType="separate"/>
        </w:r>
        <w:r w:rsidR="0089770E">
          <w:rPr>
            <w:noProof/>
            <w:webHidden/>
          </w:rPr>
          <w:t>23</w:t>
        </w:r>
        <w:r>
          <w:rPr>
            <w:noProof/>
            <w:webHidden/>
          </w:rPr>
          <w:fldChar w:fldCharType="end"/>
        </w:r>
      </w:hyperlink>
    </w:p>
    <w:p w14:paraId="4890AE32" w14:textId="7F2CEDC4"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Pr="004A2D5F">
          <w:rPr>
            <w:rStyle w:val="Hyperlink"/>
            <w:noProof/>
          </w:rPr>
          <w:t>Table 4</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scheduled connections</w:t>
        </w:r>
        <w:r>
          <w:rPr>
            <w:noProof/>
            <w:webHidden/>
          </w:rPr>
          <w:tab/>
        </w:r>
        <w:r>
          <w:rPr>
            <w:noProof/>
            <w:webHidden/>
          </w:rPr>
          <w:fldChar w:fldCharType="begin"/>
        </w:r>
        <w:r>
          <w:rPr>
            <w:noProof/>
            <w:webHidden/>
          </w:rPr>
          <w:instrText xml:space="preserve"> PAGEREF _Toc170288643 \h </w:instrText>
        </w:r>
        <w:r>
          <w:rPr>
            <w:noProof/>
            <w:webHidden/>
          </w:rPr>
        </w:r>
        <w:r>
          <w:rPr>
            <w:noProof/>
            <w:webHidden/>
          </w:rPr>
          <w:fldChar w:fldCharType="separate"/>
        </w:r>
        <w:r w:rsidR="0089770E">
          <w:rPr>
            <w:noProof/>
            <w:webHidden/>
          </w:rPr>
          <w:t>25</w:t>
        </w:r>
        <w:r>
          <w:rPr>
            <w:noProof/>
            <w:webHidden/>
          </w:rPr>
          <w:fldChar w:fldCharType="end"/>
        </w:r>
      </w:hyperlink>
    </w:p>
    <w:p w14:paraId="71779AE3" w14:textId="187306A4"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Pr="004A2D5F">
          <w:rPr>
            <w:rStyle w:val="Hyperlink"/>
            <w:noProof/>
          </w:rPr>
          <w:t>Table 5</w:t>
        </w:r>
        <w:r>
          <w:rPr>
            <w:rFonts w:asciiTheme="minorHAnsi" w:eastAsiaTheme="minorEastAsia" w:hAnsiTheme="minorHAnsi" w:cstheme="minorBidi"/>
            <w:noProof/>
            <w:kern w:val="2"/>
            <w:sz w:val="22"/>
            <w:szCs w:val="22"/>
            <w14:ligatures w14:val="standardContextual"/>
          </w:rPr>
          <w:tab/>
        </w:r>
        <w:r w:rsidRPr="004A2D5F">
          <w:rPr>
            <w:rStyle w:val="Hyperlink"/>
            <w:noProof/>
          </w:rPr>
          <w:t>Time formats</w:t>
        </w:r>
        <w:r>
          <w:rPr>
            <w:noProof/>
            <w:webHidden/>
          </w:rPr>
          <w:tab/>
        </w:r>
        <w:r>
          <w:rPr>
            <w:noProof/>
            <w:webHidden/>
          </w:rPr>
          <w:fldChar w:fldCharType="begin"/>
        </w:r>
        <w:r>
          <w:rPr>
            <w:noProof/>
            <w:webHidden/>
          </w:rPr>
          <w:instrText xml:space="preserve"> PAGEREF _Toc170288644 \h </w:instrText>
        </w:r>
        <w:r>
          <w:rPr>
            <w:noProof/>
            <w:webHidden/>
          </w:rPr>
        </w:r>
        <w:r>
          <w:rPr>
            <w:noProof/>
            <w:webHidden/>
          </w:rPr>
          <w:fldChar w:fldCharType="separate"/>
        </w:r>
        <w:r w:rsidR="0089770E">
          <w:rPr>
            <w:noProof/>
            <w:webHidden/>
          </w:rPr>
          <w:t>26</w:t>
        </w:r>
        <w:r>
          <w:rPr>
            <w:noProof/>
            <w:webHidden/>
          </w:rPr>
          <w:fldChar w:fldCharType="end"/>
        </w:r>
      </w:hyperlink>
    </w:p>
    <w:p w14:paraId="147DF7CB" w14:textId="1AFAC811"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Pr="004A2D5F">
          <w:rPr>
            <w:rStyle w:val="Hyperlink"/>
            <w:noProof/>
          </w:rPr>
          <w:t>Table 6</w:t>
        </w:r>
        <w:r>
          <w:rPr>
            <w:rFonts w:asciiTheme="minorHAnsi" w:eastAsiaTheme="minorEastAsia" w:hAnsiTheme="minorHAnsi" w:cstheme="minorBidi"/>
            <w:noProof/>
            <w:kern w:val="2"/>
            <w:sz w:val="22"/>
            <w:szCs w:val="22"/>
            <w14:ligatures w14:val="standardContextual"/>
          </w:rPr>
          <w:tab/>
        </w:r>
        <w:r w:rsidRPr="004A2D5F">
          <w:rPr>
            <w:rStyle w:val="Hyperlink"/>
            <w:noProof/>
          </w:rPr>
          <w:t>Actions</w:t>
        </w:r>
        <w:r>
          <w:rPr>
            <w:noProof/>
            <w:webHidden/>
          </w:rPr>
          <w:tab/>
        </w:r>
        <w:r>
          <w:rPr>
            <w:noProof/>
            <w:webHidden/>
          </w:rPr>
          <w:fldChar w:fldCharType="begin"/>
        </w:r>
        <w:r>
          <w:rPr>
            <w:noProof/>
            <w:webHidden/>
          </w:rPr>
          <w:instrText xml:space="preserve"> PAGEREF _Toc170288645 \h </w:instrText>
        </w:r>
        <w:r>
          <w:rPr>
            <w:noProof/>
            <w:webHidden/>
          </w:rPr>
        </w:r>
        <w:r>
          <w:rPr>
            <w:noProof/>
            <w:webHidden/>
          </w:rPr>
          <w:fldChar w:fldCharType="separate"/>
        </w:r>
        <w:r w:rsidR="0089770E">
          <w:rPr>
            <w:noProof/>
            <w:webHidden/>
          </w:rPr>
          <w:t>26</w:t>
        </w:r>
        <w:r>
          <w:rPr>
            <w:noProof/>
            <w:webHidden/>
          </w:rPr>
          <w:fldChar w:fldCharType="end"/>
        </w:r>
      </w:hyperlink>
    </w:p>
    <w:p w14:paraId="3F97EE01" w14:textId="418CECD6"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Pr="004A2D5F">
          <w:rPr>
            <w:rStyle w:val="Hyperlink"/>
            <w:noProof/>
          </w:rPr>
          <w:t>Table 7</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 device link</w:t>
        </w:r>
        <w:r>
          <w:rPr>
            <w:noProof/>
            <w:webHidden/>
          </w:rPr>
          <w:tab/>
        </w:r>
        <w:r>
          <w:rPr>
            <w:noProof/>
            <w:webHidden/>
          </w:rPr>
          <w:fldChar w:fldCharType="begin"/>
        </w:r>
        <w:r>
          <w:rPr>
            <w:noProof/>
            <w:webHidden/>
          </w:rPr>
          <w:instrText xml:space="preserve"> PAGEREF _Toc170288646 \h </w:instrText>
        </w:r>
        <w:r>
          <w:rPr>
            <w:noProof/>
            <w:webHidden/>
          </w:rPr>
        </w:r>
        <w:r>
          <w:rPr>
            <w:noProof/>
            <w:webHidden/>
          </w:rPr>
          <w:fldChar w:fldCharType="separate"/>
        </w:r>
        <w:r w:rsidR="0089770E">
          <w:rPr>
            <w:noProof/>
            <w:webHidden/>
          </w:rPr>
          <w:t>27</w:t>
        </w:r>
        <w:r>
          <w:rPr>
            <w:noProof/>
            <w:webHidden/>
          </w:rPr>
          <w:fldChar w:fldCharType="end"/>
        </w:r>
      </w:hyperlink>
    </w:p>
    <w:p w14:paraId="42926C3D" w14:textId="3CECBD25"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Pr="004A2D5F">
          <w:rPr>
            <w:rStyle w:val="Hyperlink"/>
            <w:noProof/>
          </w:rPr>
          <w:t>Table 8</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 point</w:t>
        </w:r>
        <w:r>
          <w:rPr>
            <w:noProof/>
            <w:webHidden/>
          </w:rPr>
          <w:tab/>
        </w:r>
        <w:r>
          <w:rPr>
            <w:noProof/>
            <w:webHidden/>
          </w:rPr>
          <w:fldChar w:fldCharType="begin"/>
        </w:r>
        <w:r>
          <w:rPr>
            <w:noProof/>
            <w:webHidden/>
          </w:rPr>
          <w:instrText xml:space="preserve"> PAGEREF _Toc170288647 \h </w:instrText>
        </w:r>
        <w:r>
          <w:rPr>
            <w:noProof/>
            <w:webHidden/>
          </w:rPr>
        </w:r>
        <w:r>
          <w:rPr>
            <w:noProof/>
            <w:webHidden/>
          </w:rPr>
          <w:fldChar w:fldCharType="separate"/>
        </w:r>
        <w:r w:rsidR="0089770E">
          <w:rPr>
            <w:noProof/>
            <w:webHidden/>
          </w:rPr>
          <w:t>28</w:t>
        </w:r>
        <w:r>
          <w:rPr>
            <w:noProof/>
            <w:webHidden/>
          </w:rPr>
          <w:fldChar w:fldCharType="end"/>
        </w:r>
      </w:hyperlink>
    </w:p>
    <w:p w14:paraId="064F2BC4" w14:textId="4A398855"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Pr="004A2D5F">
          <w:rPr>
            <w:rStyle w:val="Hyperlink"/>
            <w:noProof/>
          </w:rPr>
          <w:t>Table 9</w:t>
        </w:r>
        <w:r>
          <w:rPr>
            <w:rFonts w:asciiTheme="minorHAnsi" w:eastAsiaTheme="minorEastAsia" w:hAnsiTheme="minorHAnsi" w:cstheme="minorBidi"/>
            <w:noProof/>
            <w:kern w:val="2"/>
            <w:sz w:val="22"/>
            <w:szCs w:val="22"/>
            <w14:ligatures w14:val="standardContextual"/>
          </w:rPr>
          <w:tab/>
        </w:r>
        <w:r w:rsidRPr="004A2D5F">
          <w:rPr>
            <w:rStyle w:val="Hyperlink"/>
            <w:noProof/>
          </w:rPr>
          <w:t>Supported point types and identifiers used within the protocol</w:t>
        </w:r>
        <w:r>
          <w:rPr>
            <w:noProof/>
            <w:webHidden/>
          </w:rPr>
          <w:tab/>
        </w:r>
        <w:r>
          <w:rPr>
            <w:noProof/>
            <w:webHidden/>
          </w:rPr>
          <w:fldChar w:fldCharType="begin"/>
        </w:r>
        <w:r>
          <w:rPr>
            <w:noProof/>
            <w:webHidden/>
          </w:rPr>
          <w:instrText xml:space="preserve"> PAGEREF _Toc170288648 \h </w:instrText>
        </w:r>
        <w:r>
          <w:rPr>
            <w:noProof/>
            <w:webHidden/>
          </w:rPr>
        </w:r>
        <w:r>
          <w:rPr>
            <w:noProof/>
            <w:webHidden/>
          </w:rPr>
          <w:fldChar w:fldCharType="separate"/>
        </w:r>
        <w:r w:rsidR="0089770E">
          <w:rPr>
            <w:noProof/>
            <w:webHidden/>
          </w:rPr>
          <w:t>30</w:t>
        </w:r>
        <w:r>
          <w:rPr>
            <w:noProof/>
            <w:webHidden/>
          </w:rPr>
          <w:fldChar w:fldCharType="end"/>
        </w:r>
      </w:hyperlink>
    </w:p>
    <w:p w14:paraId="264EBC3F" w14:textId="76743FB9"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Pr="004A2D5F">
          <w:rPr>
            <w:rStyle w:val="Hyperlink"/>
            <w:noProof/>
          </w:rPr>
          <w:t>Table 10</w:t>
        </w:r>
        <w:r>
          <w:rPr>
            <w:rFonts w:asciiTheme="minorHAnsi" w:eastAsiaTheme="minorEastAsia" w:hAnsiTheme="minorHAnsi" w:cstheme="minorBidi"/>
            <w:noProof/>
            <w:kern w:val="2"/>
            <w:sz w:val="22"/>
            <w:szCs w:val="22"/>
            <w14:ligatures w14:val="standardContextual"/>
          </w:rPr>
          <w:tab/>
        </w:r>
        <w:r w:rsidRPr="004A2D5F">
          <w:rPr>
            <w:rStyle w:val="Hyperlink"/>
            <w:noProof/>
          </w:rPr>
          <w:t>Point quality flags</w:t>
        </w:r>
        <w:r>
          <w:rPr>
            <w:noProof/>
            <w:webHidden/>
          </w:rPr>
          <w:tab/>
        </w:r>
        <w:r>
          <w:rPr>
            <w:noProof/>
            <w:webHidden/>
          </w:rPr>
          <w:fldChar w:fldCharType="begin"/>
        </w:r>
        <w:r>
          <w:rPr>
            <w:noProof/>
            <w:webHidden/>
          </w:rPr>
          <w:instrText xml:space="preserve"> PAGEREF _Toc170288649 \h </w:instrText>
        </w:r>
        <w:r>
          <w:rPr>
            <w:noProof/>
            <w:webHidden/>
          </w:rPr>
        </w:r>
        <w:r>
          <w:rPr>
            <w:noProof/>
            <w:webHidden/>
          </w:rPr>
          <w:fldChar w:fldCharType="separate"/>
        </w:r>
        <w:r w:rsidR="0089770E">
          <w:rPr>
            <w:noProof/>
            <w:webHidden/>
          </w:rPr>
          <w:t>31</w:t>
        </w:r>
        <w:r>
          <w:rPr>
            <w:noProof/>
            <w:webHidden/>
          </w:rPr>
          <w:fldChar w:fldCharType="end"/>
        </w:r>
      </w:hyperlink>
    </w:p>
    <w:p w14:paraId="35987FA6" w14:textId="56E19404"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Pr="004A2D5F">
          <w:rPr>
            <w:rStyle w:val="Hyperlink"/>
            <w:noProof/>
          </w:rPr>
          <w:t>Table 11</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 binary point</w:t>
        </w:r>
        <w:r>
          <w:rPr>
            <w:noProof/>
            <w:webHidden/>
          </w:rPr>
          <w:tab/>
        </w:r>
        <w:r>
          <w:rPr>
            <w:noProof/>
            <w:webHidden/>
          </w:rPr>
          <w:fldChar w:fldCharType="begin"/>
        </w:r>
        <w:r>
          <w:rPr>
            <w:noProof/>
            <w:webHidden/>
          </w:rPr>
          <w:instrText xml:space="preserve"> PAGEREF _Toc170288650 \h </w:instrText>
        </w:r>
        <w:r>
          <w:rPr>
            <w:noProof/>
            <w:webHidden/>
          </w:rPr>
        </w:r>
        <w:r>
          <w:rPr>
            <w:noProof/>
            <w:webHidden/>
          </w:rPr>
          <w:fldChar w:fldCharType="separate"/>
        </w:r>
        <w:r w:rsidR="0089770E">
          <w:rPr>
            <w:noProof/>
            <w:webHidden/>
          </w:rPr>
          <w:t>32</w:t>
        </w:r>
        <w:r>
          <w:rPr>
            <w:noProof/>
            <w:webHidden/>
          </w:rPr>
          <w:fldChar w:fldCharType="end"/>
        </w:r>
      </w:hyperlink>
    </w:p>
    <w:p w14:paraId="3665D713" w14:textId="1AAD7296"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1" w:history="1">
        <w:r w:rsidRPr="004A2D5F">
          <w:rPr>
            <w:rStyle w:val="Hyperlink"/>
            <w:noProof/>
          </w:rPr>
          <w:t>Table 12</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an analogue point</w:t>
        </w:r>
        <w:r>
          <w:rPr>
            <w:noProof/>
            <w:webHidden/>
          </w:rPr>
          <w:tab/>
        </w:r>
        <w:r>
          <w:rPr>
            <w:noProof/>
            <w:webHidden/>
          </w:rPr>
          <w:fldChar w:fldCharType="begin"/>
        </w:r>
        <w:r>
          <w:rPr>
            <w:noProof/>
            <w:webHidden/>
          </w:rPr>
          <w:instrText xml:space="preserve"> PAGEREF _Toc170288651 \h </w:instrText>
        </w:r>
        <w:r>
          <w:rPr>
            <w:noProof/>
            <w:webHidden/>
          </w:rPr>
        </w:r>
        <w:r>
          <w:rPr>
            <w:noProof/>
            <w:webHidden/>
          </w:rPr>
          <w:fldChar w:fldCharType="separate"/>
        </w:r>
        <w:r w:rsidR="0089770E">
          <w:rPr>
            <w:noProof/>
            <w:webHidden/>
          </w:rPr>
          <w:t>34</w:t>
        </w:r>
        <w:r>
          <w:rPr>
            <w:noProof/>
            <w:webHidden/>
          </w:rPr>
          <w:fldChar w:fldCharType="end"/>
        </w:r>
      </w:hyperlink>
    </w:p>
    <w:p w14:paraId="7BF8D096" w14:textId="3E10EA7B"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2" w:history="1">
        <w:r w:rsidRPr="004A2D5F">
          <w:rPr>
            <w:rStyle w:val="Hyperlink"/>
            <w:noProof/>
          </w:rPr>
          <w:t>Table 13</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significant change for analogue points</w:t>
        </w:r>
        <w:r>
          <w:rPr>
            <w:noProof/>
            <w:webHidden/>
          </w:rPr>
          <w:tab/>
        </w:r>
        <w:r>
          <w:rPr>
            <w:noProof/>
            <w:webHidden/>
          </w:rPr>
          <w:fldChar w:fldCharType="begin"/>
        </w:r>
        <w:r>
          <w:rPr>
            <w:noProof/>
            <w:webHidden/>
          </w:rPr>
          <w:instrText xml:space="preserve"> PAGEREF _Toc170288652 \h </w:instrText>
        </w:r>
        <w:r>
          <w:rPr>
            <w:noProof/>
            <w:webHidden/>
          </w:rPr>
        </w:r>
        <w:r>
          <w:rPr>
            <w:noProof/>
            <w:webHidden/>
          </w:rPr>
          <w:fldChar w:fldCharType="separate"/>
        </w:r>
        <w:r w:rsidR="0089770E">
          <w:rPr>
            <w:noProof/>
            <w:webHidden/>
          </w:rPr>
          <w:t>37</w:t>
        </w:r>
        <w:r>
          <w:rPr>
            <w:noProof/>
            <w:webHidden/>
          </w:rPr>
          <w:fldChar w:fldCharType="end"/>
        </w:r>
      </w:hyperlink>
    </w:p>
    <w:p w14:paraId="1366FEC9" w14:textId="66F8B6B4"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3" w:history="1">
        <w:r w:rsidRPr="004A2D5F">
          <w:rPr>
            <w:rStyle w:val="Hyperlink"/>
            <w:noProof/>
          </w:rPr>
          <w:t>Table 14</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counter points</w:t>
        </w:r>
        <w:r>
          <w:rPr>
            <w:noProof/>
            <w:webHidden/>
          </w:rPr>
          <w:tab/>
        </w:r>
        <w:r>
          <w:rPr>
            <w:noProof/>
            <w:webHidden/>
          </w:rPr>
          <w:fldChar w:fldCharType="begin"/>
        </w:r>
        <w:r>
          <w:rPr>
            <w:noProof/>
            <w:webHidden/>
          </w:rPr>
          <w:instrText xml:space="preserve"> PAGEREF _Toc170288653 \h </w:instrText>
        </w:r>
        <w:r>
          <w:rPr>
            <w:noProof/>
            <w:webHidden/>
          </w:rPr>
        </w:r>
        <w:r>
          <w:rPr>
            <w:noProof/>
            <w:webHidden/>
          </w:rPr>
          <w:fldChar w:fldCharType="separate"/>
        </w:r>
        <w:r w:rsidR="0089770E">
          <w:rPr>
            <w:noProof/>
            <w:webHidden/>
          </w:rPr>
          <w:t>37</w:t>
        </w:r>
        <w:r>
          <w:rPr>
            <w:noProof/>
            <w:webHidden/>
          </w:rPr>
          <w:fldChar w:fldCharType="end"/>
        </w:r>
      </w:hyperlink>
    </w:p>
    <w:p w14:paraId="714914E5" w14:textId="28C299B6"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4" w:history="1">
        <w:r w:rsidRPr="004A2D5F">
          <w:rPr>
            <w:rStyle w:val="Hyperlink"/>
            <w:noProof/>
          </w:rPr>
          <w:t>Table 15</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significant change for counter points</w:t>
        </w:r>
        <w:r>
          <w:rPr>
            <w:noProof/>
            <w:webHidden/>
          </w:rPr>
          <w:tab/>
        </w:r>
        <w:r>
          <w:rPr>
            <w:noProof/>
            <w:webHidden/>
          </w:rPr>
          <w:fldChar w:fldCharType="begin"/>
        </w:r>
        <w:r>
          <w:rPr>
            <w:noProof/>
            <w:webHidden/>
          </w:rPr>
          <w:instrText xml:space="preserve"> PAGEREF _Toc170288654 \h </w:instrText>
        </w:r>
        <w:r>
          <w:rPr>
            <w:noProof/>
            <w:webHidden/>
          </w:rPr>
        </w:r>
        <w:r>
          <w:rPr>
            <w:noProof/>
            <w:webHidden/>
          </w:rPr>
          <w:fldChar w:fldCharType="separate"/>
        </w:r>
        <w:r w:rsidR="0089770E">
          <w:rPr>
            <w:noProof/>
            <w:webHidden/>
          </w:rPr>
          <w:t>38</w:t>
        </w:r>
        <w:r>
          <w:rPr>
            <w:noProof/>
            <w:webHidden/>
          </w:rPr>
          <w:fldChar w:fldCharType="end"/>
        </w:r>
      </w:hyperlink>
    </w:p>
    <w:p w14:paraId="1BB39805" w14:textId="3F1B3851"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5" w:history="1">
        <w:r w:rsidRPr="004A2D5F">
          <w:rPr>
            <w:rStyle w:val="Hyperlink"/>
            <w:noProof/>
          </w:rPr>
          <w:t>Table 16</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an analogue limit</w:t>
        </w:r>
        <w:r>
          <w:rPr>
            <w:noProof/>
            <w:webHidden/>
          </w:rPr>
          <w:tab/>
        </w:r>
        <w:r>
          <w:rPr>
            <w:noProof/>
            <w:webHidden/>
          </w:rPr>
          <w:fldChar w:fldCharType="begin"/>
        </w:r>
        <w:r>
          <w:rPr>
            <w:noProof/>
            <w:webHidden/>
          </w:rPr>
          <w:instrText xml:space="preserve"> PAGEREF _Toc170288655 \h </w:instrText>
        </w:r>
        <w:r>
          <w:rPr>
            <w:noProof/>
            <w:webHidden/>
          </w:rPr>
        </w:r>
        <w:r>
          <w:rPr>
            <w:noProof/>
            <w:webHidden/>
          </w:rPr>
          <w:fldChar w:fldCharType="separate"/>
        </w:r>
        <w:r w:rsidR="0089770E">
          <w:rPr>
            <w:noProof/>
            <w:webHidden/>
          </w:rPr>
          <w:t>39</w:t>
        </w:r>
        <w:r>
          <w:rPr>
            <w:noProof/>
            <w:webHidden/>
          </w:rPr>
          <w:fldChar w:fldCharType="end"/>
        </w:r>
      </w:hyperlink>
    </w:p>
    <w:p w14:paraId="53DBB0FC" w14:textId="1375FA24"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6" w:history="1">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r w:rsidR="0089770E">
          <w:rPr>
            <w:noProof/>
            <w:webHidden/>
          </w:rPr>
          <w:t>48</w:t>
        </w:r>
        <w:r w:rsidR="00354D14">
          <w:rPr>
            <w:noProof/>
            <w:webHidden/>
          </w:rPr>
          <w:fldChar w:fldCharType="end"/>
        </w:r>
      </w:hyperlink>
    </w:p>
    <w:p w14:paraId="2E21A417" w14:textId="06DCE23F"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7" w:history="1">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r w:rsidR="0089770E">
          <w:rPr>
            <w:noProof/>
            <w:webHidden/>
          </w:rPr>
          <w:t>51</w:t>
        </w:r>
        <w:r w:rsidR="00354D14">
          <w:rPr>
            <w:noProof/>
            <w:webHidden/>
          </w:rPr>
          <w:fldChar w:fldCharType="end"/>
        </w:r>
      </w:hyperlink>
    </w:p>
    <w:p w14:paraId="5BA0D973" w14:textId="4E8ED56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8" w:history="1">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r w:rsidR="0089770E">
          <w:rPr>
            <w:noProof/>
            <w:webHidden/>
          </w:rPr>
          <w:t>53</w:t>
        </w:r>
        <w:r w:rsidR="00354D14">
          <w:rPr>
            <w:noProof/>
            <w:webHidden/>
          </w:rPr>
          <w:fldChar w:fldCharType="end"/>
        </w:r>
      </w:hyperlink>
    </w:p>
    <w:p w14:paraId="44C2FB7A" w14:textId="53BC4584"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9" w:history="1">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r w:rsidR="0089770E">
          <w:rPr>
            <w:noProof/>
            <w:webHidden/>
          </w:rPr>
          <w:t>58</w:t>
        </w:r>
        <w:r w:rsidR="00354D14">
          <w:rPr>
            <w:noProof/>
            <w:webHidden/>
          </w:rPr>
          <w:fldChar w:fldCharType="end"/>
        </w:r>
      </w:hyperlink>
    </w:p>
    <w:p w14:paraId="073643FA" w14:textId="09D3C336"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0" w:history="1">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r w:rsidR="0089770E">
          <w:rPr>
            <w:noProof/>
            <w:webHidden/>
          </w:rPr>
          <w:t>58</w:t>
        </w:r>
        <w:r w:rsidR="00354D14">
          <w:rPr>
            <w:noProof/>
            <w:webHidden/>
          </w:rPr>
          <w:fldChar w:fldCharType="end"/>
        </w:r>
      </w:hyperlink>
    </w:p>
    <w:p w14:paraId="47DA7A54" w14:textId="127CCA16"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1" w:history="1">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r w:rsidR="0089770E">
          <w:rPr>
            <w:noProof/>
            <w:webHidden/>
          </w:rPr>
          <w:t>59</w:t>
        </w:r>
        <w:r w:rsidR="00354D14">
          <w:rPr>
            <w:noProof/>
            <w:webHidden/>
          </w:rPr>
          <w:fldChar w:fldCharType="end"/>
        </w:r>
      </w:hyperlink>
    </w:p>
    <w:p w14:paraId="2393BE50" w14:textId="29415D26"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2" w:history="1">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r w:rsidR="0089770E">
          <w:rPr>
            <w:noProof/>
            <w:webHidden/>
          </w:rPr>
          <w:t>59</w:t>
        </w:r>
        <w:r w:rsidR="00354D14">
          <w:rPr>
            <w:noProof/>
            <w:webHidden/>
          </w:rPr>
          <w:fldChar w:fldCharType="end"/>
        </w:r>
      </w:hyperlink>
    </w:p>
    <w:p w14:paraId="75F8B5B6" w14:textId="389C255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3" w:history="1">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r w:rsidR="0089770E">
          <w:rPr>
            <w:noProof/>
            <w:webHidden/>
          </w:rPr>
          <w:t>65</w:t>
        </w:r>
        <w:r w:rsidR="00354D14">
          <w:rPr>
            <w:noProof/>
            <w:webHidden/>
          </w:rPr>
          <w:fldChar w:fldCharType="end"/>
        </w:r>
      </w:hyperlink>
    </w:p>
    <w:p w14:paraId="615FFF3A" w14:textId="205528C3"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4" w:history="1">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r w:rsidR="0089770E">
          <w:rPr>
            <w:noProof/>
            <w:webHidden/>
          </w:rPr>
          <w:t>77</w:t>
        </w:r>
        <w:r w:rsidR="00354D14">
          <w:rPr>
            <w:noProof/>
            <w:webHidden/>
          </w:rPr>
          <w:fldChar w:fldCharType="end"/>
        </w:r>
      </w:hyperlink>
    </w:p>
    <w:p w14:paraId="3ACF3481" w14:textId="4C10957A"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5" w:history="1">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r w:rsidR="0089770E">
          <w:rPr>
            <w:noProof/>
            <w:webHidden/>
          </w:rPr>
          <w:t>86</w:t>
        </w:r>
        <w:r w:rsidR="00354D14">
          <w:rPr>
            <w:noProof/>
            <w:webHidden/>
          </w:rPr>
          <w:fldChar w:fldCharType="end"/>
        </w:r>
      </w:hyperlink>
    </w:p>
    <w:p w14:paraId="3A1E09F0" w14:textId="365D4E9A"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6" w:history="1">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r w:rsidR="0089770E">
          <w:rPr>
            <w:noProof/>
            <w:webHidden/>
          </w:rPr>
          <w:t>88</w:t>
        </w:r>
        <w:r w:rsidR="00354D14">
          <w:rPr>
            <w:noProof/>
            <w:webHidden/>
          </w:rPr>
          <w:fldChar w:fldCharType="end"/>
        </w:r>
      </w:hyperlink>
    </w:p>
    <w:p w14:paraId="2D700432" w14:textId="0F5E11C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7" w:history="1">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r w:rsidR="0089770E">
          <w:rPr>
            <w:noProof/>
            <w:webHidden/>
          </w:rPr>
          <w:t>94</w:t>
        </w:r>
        <w:r w:rsidR="00354D14">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7" w:name="_Ref160012265"/>
      <w:bookmarkStart w:id="18" w:name="_Toc172098928"/>
      <w:r>
        <w:lastRenderedPageBreak/>
        <w:t>Introduction</w:t>
      </w:r>
      <w:bookmarkEnd w:id="17"/>
      <w:bookmarkEnd w:id="1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9" w:name="_Toc172098929"/>
      <w:r>
        <w:t>Purpose</w:t>
      </w:r>
      <w:bookmarkEnd w:id="1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0" w:name="_Toc172098930"/>
      <w:r>
        <w:t>Use of the protocol</w:t>
      </w:r>
      <w:bookmarkEnd w:id="2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proofErr w:type="spellStart"/>
      <w:r w:rsidRPr="000D5C6C">
        <w:t>IIoT</w:t>
      </w:r>
      <w:proofErr w:type="spellEnd"/>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1" w:name="_Toc172098931"/>
      <w:r>
        <w:t>Protocol history</w:t>
      </w:r>
      <w:bookmarkEnd w:id="2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2" w:name="_Toc172098932"/>
      <w:r>
        <w:t>Protocol transport</w:t>
      </w:r>
      <w:bookmarkEnd w:id="2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1D30EF63"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89770E">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23" w:author="Mark Davison" w:date="2024-10-01T21:40:00Z" w16du:dateUtc="2024-10-01T20:40:00Z">
        <w:r w:rsidR="0089770E" w:rsidRPr="0089770E">
          <w:rPr>
            <w:rStyle w:val="Crossreference"/>
            <w:rPrChange w:id="24" w:author="Mark Davison" w:date="2024-10-01T21:40:00Z" w16du:dateUtc="2024-10-01T20:40:00Z">
              <w:rPr/>
            </w:rPrChange>
          </w:rPr>
          <w:t>Use of MQTT</w:t>
        </w:r>
      </w:ins>
      <w:del w:id="25" w:author="Mark Davison" w:date="2024-10-01T21:40:00Z" w16du:dateUtc="2024-10-01T20:40:00Z">
        <w:r w:rsidR="0094133A" w:rsidRPr="00A8786E" w:rsidDel="0089770E">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31B6F9C1"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26" w:author="Mark Davison" w:date="2024-10-01T21:40:00Z" w16du:dateUtc="2024-10-01T20:40:00Z">
        <w:r w:rsidR="0089770E" w:rsidRPr="0089770E">
          <w:rPr>
            <w:rStyle w:val="Crossreference"/>
            <w:rFonts w:eastAsia="DengXian"/>
            <w:rPrChange w:id="27" w:author="Mark Davison" w:date="2024-10-01T21:40:00Z" w16du:dateUtc="2024-10-01T20:40:00Z">
              <w:rPr>
                <w:rFonts w:eastAsia="DengXian" w:cs="Arial"/>
                <w:lang w:eastAsia="en-US"/>
              </w:rPr>
            </w:rPrChange>
          </w:rPr>
          <w:t>[</w:t>
        </w:r>
        <w:proofErr w:type="spellStart"/>
        <w:r w:rsidR="0089770E" w:rsidRPr="0089770E">
          <w:rPr>
            <w:rStyle w:val="Crossreference"/>
            <w:rFonts w:eastAsia="DengXian"/>
            <w:rPrChange w:id="28" w:author="Mark Davison" w:date="2024-10-01T21:40:00Z" w16du:dateUtc="2024-10-01T20:40:00Z">
              <w:rPr>
                <w:rFonts w:eastAsia="DengXian" w:cs="Arial"/>
                <w:lang w:eastAsia="en-US"/>
              </w:rPr>
            </w:rPrChange>
          </w:rPr>
          <w:t>JSONSchema</w:t>
        </w:r>
        <w:proofErr w:type="spellEnd"/>
        <w:r w:rsidR="0089770E" w:rsidRPr="0089770E">
          <w:rPr>
            <w:rStyle w:val="Crossreference"/>
            <w:rFonts w:eastAsia="DengXian"/>
            <w:rPrChange w:id="29" w:author="Mark Davison" w:date="2024-10-01T21:40:00Z" w16du:dateUtc="2024-10-01T20:40:00Z">
              <w:rPr>
                <w:rFonts w:eastAsia="DengXian" w:cs="Arial"/>
                <w:lang w:eastAsia="en-US"/>
              </w:rPr>
            </w:rPrChange>
          </w:rPr>
          <w:t>]</w:t>
        </w:r>
      </w:ins>
      <w:del w:id="30" w:author="Mark Davison" w:date="2024-10-01T21:40:00Z" w16du:dateUtc="2024-10-01T20:40:00Z">
        <w:r w:rsidR="0094133A" w:rsidRPr="00A8786E" w:rsidDel="0089770E">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31" w:name="_Ref163149864"/>
      <w:bookmarkStart w:id="32" w:name="_Ref163149872"/>
      <w:bookmarkStart w:id="33" w:name="_Ref163149876"/>
      <w:bookmarkStart w:id="34" w:name="_Toc172098933"/>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31"/>
      <w:bookmarkEnd w:id="32"/>
      <w:bookmarkEnd w:id="33"/>
      <w:bookmarkEnd w:id="34"/>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w:t>
      </w:r>
      <w:proofErr w:type="spellStart"/>
      <w:r w:rsidRPr="00A05273">
        <w:t>cVer</w:t>
      </w:r>
      <w:proofErr w:type="spellEnd"/>
      <w:r w:rsidRPr="00A05273">
        <w:t>)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35" w:name="_Toc172098934"/>
      <w:r w:rsidRPr="00A05273">
        <w:t xml:space="preserve">Lucid </w:t>
      </w:r>
      <w:r w:rsidR="00A018AA">
        <w:t>b</w:t>
      </w:r>
      <w:r w:rsidRPr="00A05273">
        <w:t xml:space="preserve">etween </w:t>
      </w:r>
      <w:r w:rsidR="006B0494" w:rsidRPr="00A05273">
        <w:t>supervisory applications</w:t>
      </w:r>
      <w:bookmarkEnd w:id="35"/>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36" w:name="_Toc172098935"/>
      <w:r>
        <w:t>Data representation</w:t>
      </w:r>
      <w:bookmarkEnd w:id="36"/>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37" w:name="_Toc172098936"/>
      <w:r>
        <w:lastRenderedPageBreak/>
        <w:t xml:space="preserve">Data </w:t>
      </w:r>
      <w:r w:rsidR="006B0494">
        <w:t>model</w:t>
      </w:r>
      <w:bookmarkEnd w:id="37"/>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38" w:name="_Toc172098937"/>
      <w:r>
        <w:t xml:space="preserve">Field </w:t>
      </w:r>
      <w:r w:rsidR="006B0494">
        <w:t>device</w:t>
      </w:r>
      <w:bookmarkEnd w:id="38"/>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1E02359B"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39" w:author="Mark Davison" w:date="2024-10-01T21:40:00Z" w16du:dateUtc="2024-10-01T20:40:00Z">
        <w:r w:rsidR="0089770E" w:rsidRPr="0089770E">
          <w:rPr>
            <w:rStyle w:val="Crossreference"/>
            <w:rPrChange w:id="40" w:author="Mark Davison" w:date="2024-10-01T21:40:00Z" w16du:dateUtc="2024-10-01T20:40:00Z">
              <w:rPr/>
            </w:rPrChange>
          </w:rPr>
          <w:t xml:space="preserve">Figure </w:t>
        </w:r>
        <w:r w:rsidR="0089770E" w:rsidRPr="0089770E">
          <w:rPr>
            <w:rStyle w:val="Crossreference"/>
            <w:rPrChange w:id="41" w:author="Mark Davison" w:date="2024-10-01T21:40:00Z" w16du:dateUtc="2024-10-01T20:40:00Z">
              <w:rPr>
                <w:noProof/>
              </w:rPr>
            </w:rPrChange>
          </w:rPr>
          <w:t>1</w:t>
        </w:r>
      </w:ins>
      <w:del w:id="42" w:author="Mark Davison" w:date="2024-10-01T21:40:00Z" w16du:dateUtc="2024-10-01T20:40:00Z">
        <w:r w:rsidR="0094133A" w:rsidRPr="00A8786E" w:rsidDel="0089770E">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152B8087"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89770E">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43" w:author="Mark Davison" w:date="2024-10-01T21:40:00Z" w16du:dateUtc="2024-10-01T20:40:00Z">
        <w:r w:rsidR="0089770E" w:rsidRPr="0089770E">
          <w:rPr>
            <w:rStyle w:val="Crossreference"/>
            <w:rPrChange w:id="44" w:author="Mark Davison" w:date="2024-10-01T21:40:00Z" w16du:dateUtc="2024-10-01T20:40:00Z">
              <w:rPr/>
            </w:rPrChange>
          </w:rPr>
          <w:t>Example use cases</w:t>
        </w:r>
      </w:ins>
      <w:del w:id="45" w:author="Mark Davison" w:date="2024-10-01T21:40:00Z" w16du:dateUtc="2024-10-01T20:40:00Z">
        <w:r w:rsidR="0094133A" w:rsidRPr="00A8786E" w:rsidDel="0089770E">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007AABAE" w:rsidR="00E279F0" w:rsidRDefault="00E279F0" w:rsidP="009F3044">
      <w:pPr>
        <w:pStyle w:val="Caption"/>
      </w:pPr>
      <w:bookmarkStart w:id="46" w:name="_Ref160528474"/>
      <w:bookmarkStart w:id="47" w:name="_Toc170288628"/>
      <w:r>
        <w:t xml:space="preserve">Figure </w:t>
      </w:r>
      <w:r>
        <w:fldChar w:fldCharType="begin"/>
      </w:r>
      <w:r>
        <w:instrText xml:space="preserve"> SEQ Figure \* ARABIC </w:instrText>
      </w:r>
      <w:r>
        <w:fldChar w:fldCharType="separate"/>
      </w:r>
      <w:r w:rsidR="0089770E">
        <w:rPr>
          <w:noProof/>
        </w:rPr>
        <w:t>1</w:t>
      </w:r>
      <w:r>
        <w:rPr>
          <w:noProof/>
        </w:rPr>
        <w:fldChar w:fldCharType="end"/>
      </w:r>
      <w:bookmarkEnd w:id="46"/>
      <w:r>
        <w:tab/>
      </w:r>
      <w:r w:rsidRPr="00E279F0">
        <w:t xml:space="preserve">Field device and </w:t>
      </w:r>
      <w:r w:rsidR="00A018AA">
        <w:t>s</w:t>
      </w:r>
      <w:r w:rsidRPr="00E279F0">
        <w:t>upervisory application messages</w:t>
      </w:r>
      <w:bookmarkEnd w:id="47"/>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38580828"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89770E">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48" w:author="Mark Davison" w:date="2024-10-01T21:40:00Z" w16du:dateUtc="2024-10-01T20:40:00Z">
        <w:r w:rsidR="0089770E" w:rsidRPr="0089770E">
          <w:rPr>
            <w:rStyle w:val="Crossreference"/>
            <w:rPrChange w:id="49" w:author="Mark Davison" w:date="2024-10-01T21:40:00Z" w16du:dateUtc="2024-10-01T20:40:00Z">
              <w:rPr/>
            </w:rPrChange>
          </w:rPr>
          <w:t>Use of MQTT</w:t>
        </w:r>
      </w:ins>
      <w:del w:id="50" w:author="Mark Davison" w:date="2024-10-01T21:40:00Z" w16du:dateUtc="2024-10-01T20:40:00Z">
        <w:r w:rsidR="0094133A" w:rsidRPr="00A8786E" w:rsidDel="0089770E">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51" w:name="_Toc172098938"/>
      <w:r>
        <w:t>Lucid schema</w:t>
      </w:r>
      <w:bookmarkEnd w:id="51"/>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proofErr w:type="spellStart"/>
      <w:proofErr w:type="gramStart"/>
      <w:r w:rsidRPr="00881D74">
        <w:rPr>
          <w:b/>
          <w:bCs/>
        </w:rPr>
        <w:t>lucid.schema</w:t>
      </w:r>
      <w:proofErr w:type="gramEnd"/>
      <w:r w:rsidRPr="00881D74">
        <w:rPr>
          <w:b/>
          <w:bCs/>
        </w:rPr>
        <w:t>.json</w:t>
      </w:r>
      <w:proofErr w:type="spellEnd"/>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7819B7E7" w:rsidR="005950AA" w:rsidRDefault="00FC7015" w:rsidP="009F3044">
      <w:pPr>
        <w:pStyle w:val="Caption"/>
      </w:pPr>
      <w:bookmarkStart w:id="52" w:name="_Toc170288629"/>
      <w:r w:rsidRPr="00BA7567">
        <w:t>Figure</w:t>
      </w:r>
      <w:r w:rsidR="00D82389" w:rsidRPr="00BA7567">
        <w:t xml:space="preserve"> </w:t>
      </w:r>
      <w:r>
        <w:fldChar w:fldCharType="begin"/>
      </w:r>
      <w:r>
        <w:instrText xml:space="preserve"> SEQ Figure \* ARABIC </w:instrText>
      </w:r>
      <w:r>
        <w:fldChar w:fldCharType="separate"/>
      </w:r>
      <w:r w:rsidR="0089770E">
        <w:rPr>
          <w:noProof/>
        </w:rPr>
        <w:t>2</w:t>
      </w:r>
      <w:r>
        <w:rPr>
          <w:noProof/>
        </w:rPr>
        <w:fldChar w:fldCharType="end"/>
      </w:r>
      <w:r w:rsidR="00D82389" w:rsidRPr="00BA7567">
        <w:tab/>
        <w:t>JSON schema</w:t>
      </w:r>
      <w:bookmarkEnd w:id="52"/>
    </w:p>
    <w:p w14:paraId="6D28A886" w14:textId="29299CF9" w:rsidR="009C3498" w:rsidRDefault="009C3498" w:rsidP="009C3498">
      <w:pPr>
        <w:pStyle w:val="Heading3"/>
      </w:pPr>
      <w:bookmarkStart w:id="53" w:name="_Toc172098939"/>
      <w:r>
        <w:t xml:space="preserve">Device </w:t>
      </w:r>
      <w:r w:rsidR="006B0494">
        <w:t>profile</w:t>
      </w:r>
      <w:bookmarkEnd w:id="53"/>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 xml:space="preserve">Field Device </w:t>
      </w:r>
      <w:proofErr w:type="spellStart"/>
      <w:r w:rsidRPr="004755E8">
        <w:rPr>
          <w:b/>
          <w:bCs/>
        </w:rPr>
        <w:t>Profile.json</w:t>
      </w:r>
      <w:proofErr w:type="spellEnd"/>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 xml:space="preserve">Field Device </w:t>
      </w:r>
      <w:proofErr w:type="spellStart"/>
      <w:r w:rsidRPr="004755E8">
        <w:rPr>
          <w:rFonts w:cs="Courier New"/>
          <w:b/>
          <w:bCs/>
        </w:rPr>
        <w:t>Profile.json</w:t>
      </w:r>
      <w:proofErr w:type="spellEnd"/>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proofErr w:type="spellStart"/>
      <w:r w:rsidRPr="004755E8">
        <w:rPr>
          <w:rFonts w:ascii="Courier New" w:hAnsi="Courier New" w:cs="Courier New"/>
        </w:rPr>
        <w:t>pRef</w:t>
      </w:r>
      <w:proofErr w:type="spellEnd"/>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proofErr w:type="spellStart"/>
      <w:r w:rsidRPr="004755E8">
        <w:rPr>
          <w:rFonts w:ascii="Courier New" w:hAnsi="Courier New" w:cs="Courier New"/>
        </w:rPr>
        <w:t>objectTypes</w:t>
      </w:r>
      <w:proofErr w:type="spellEnd"/>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w:t>
      </w:r>
      <w:proofErr w:type="spellStart"/>
      <w:r w:rsidRPr="004755E8">
        <w:rPr>
          <w:rFonts w:ascii="Courier New" w:hAnsi="Courier New" w:cs="Courier New"/>
        </w:rPr>
        <w:t>configFields</w:t>
      </w:r>
      <w:proofErr w:type="spellEnd"/>
      <w:r>
        <w:t xml:space="preserve"> section. </w:t>
      </w:r>
      <w:r>
        <w:br/>
        <w:t xml:space="preserve">For example, an FD may not support chatter detection on </w:t>
      </w:r>
      <w:r w:rsidR="005425A5">
        <w:t>point</w:t>
      </w:r>
      <w:r>
        <w:t xml:space="preserve">s, so the </w:t>
      </w:r>
      <w:proofErr w:type="spellStart"/>
      <w:r w:rsidRPr="004755E8">
        <w:rPr>
          <w:rFonts w:ascii="Courier New" w:hAnsi="Courier New" w:cs="Courier New"/>
        </w:rPr>
        <w:t>whenChatter</w:t>
      </w:r>
      <w:proofErr w:type="spellEnd"/>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pRef</w:t>
      </w:r>
      <w:proofErr w:type="spellEnd"/>
      <w:r w:rsidRPr="00946A25">
        <w:rPr>
          <w:color w:val="C45911" w:themeColor="accent2" w:themeShade="BF"/>
        </w:rPr>
        <w:t>"</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canCoreUp</w:t>
      </w:r>
      <w:proofErr w:type="spellEnd"/>
      <w:r w:rsidRPr="00946A25">
        <w:rPr>
          <w:color w:val="C45911" w:themeColor="accent2" w:themeShade="BF"/>
        </w:rPr>
        <w:t>"</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canCoreDown</w:t>
      </w:r>
      <w:proofErr w:type="spellEnd"/>
      <w:r w:rsidRPr="00946A25">
        <w:rPr>
          <w:color w:val="C45911" w:themeColor="accent2" w:themeShade="BF"/>
        </w:rPr>
        <w:t>"</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canConfigDown</w:t>
      </w:r>
      <w:proofErr w:type="spellEnd"/>
      <w:r w:rsidRPr="00946A25">
        <w:rPr>
          <w:color w:val="C45911" w:themeColor="accent2" w:themeShade="BF"/>
        </w:rPr>
        <w:t>"</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54"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54"/>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w:t>
      </w:r>
      <w:proofErr w:type="spellStart"/>
      <w:r w:rsidRPr="00E52734">
        <w:rPr>
          <w:rFonts w:eastAsia="DengXian"/>
          <w:color w:val="C45911" w:themeColor="accent2" w:themeShade="BF"/>
          <w:lang w:eastAsia="en-US"/>
        </w:rPr>
        <w:t>deviceLinks</w:t>
      </w:r>
      <w:proofErr w:type="spellEnd"/>
      <w:r w:rsidRPr="00E52734">
        <w:rPr>
          <w:rFonts w:eastAsia="DengXian"/>
          <w:color w:val="C45911" w:themeColor="accent2" w:themeShade="BF"/>
          <w:lang w:eastAsia="en-US"/>
        </w:rPr>
        <w:t>"</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proofErr w:type="spellStart"/>
      <w:r w:rsidRPr="007232E7">
        <w:rPr>
          <w:rFonts w:ascii="Courier New" w:hAnsi="Courier New" w:cs="Courier New"/>
        </w:rPr>
        <w:t>getdata</w:t>
      </w:r>
      <w:proofErr w:type="spellEnd"/>
      <w:r w:rsidRPr="00E52734">
        <w:t xml:space="preserve"> (manual retrieval of data) and </w:t>
      </w:r>
      <w:proofErr w:type="spellStart"/>
      <w:r w:rsidRPr="007232E7">
        <w:rPr>
          <w:rFonts w:ascii="Courier New" w:hAnsi="Courier New" w:cs="Courier New"/>
        </w:rPr>
        <w:t>setclock</w:t>
      </w:r>
      <w:proofErr w:type="spellEnd"/>
      <w:r w:rsidRPr="00E52734">
        <w:t xml:space="preserve"> (SA set of </w:t>
      </w:r>
      <w:proofErr w:type="gramStart"/>
      <w:r w:rsidRPr="00E52734">
        <w:t>clock</w:t>
      </w:r>
      <w:proofErr w:type="gramEnd"/>
      <w:r w:rsidRPr="00E52734">
        <w:t xml:space="preserve">).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w:t>
      </w:r>
      <w:proofErr w:type="spellStart"/>
      <w:r w:rsidRPr="00063C36">
        <w:rPr>
          <w:rFonts w:eastAsia="DengXian"/>
          <w:lang w:eastAsia="en-US"/>
        </w:rPr>
        <w:t>getdata</w:t>
      </w:r>
      <w:proofErr w:type="spellEnd"/>
      <w:r w:rsidRPr="00063C36">
        <w:rPr>
          <w:rFonts w:eastAsia="DengXian"/>
          <w:lang w:eastAsia="en-US"/>
        </w:rPr>
        <w:t>",</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w:t>
      </w:r>
      <w:proofErr w:type="spellStart"/>
      <w:r w:rsidRPr="00063C36">
        <w:rPr>
          <w:rFonts w:eastAsia="DengXian"/>
          <w:lang w:eastAsia="en-US"/>
        </w:rPr>
        <w:t>setclock</w:t>
      </w:r>
      <w:proofErr w:type="spellEnd"/>
      <w:r w:rsidRPr="00063C36">
        <w:rPr>
          <w:rFonts w:eastAsia="DengXian"/>
          <w:lang w:eastAsia="en-US"/>
        </w:rPr>
        <w:t>",</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w:t>
      </w:r>
      <w:proofErr w:type="spellStart"/>
      <w:r w:rsidRPr="00063C36">
        <w:rPr>
          <w:rFonts w:eastAsia="DengXian"/>
          <w:lang w:eastAsia="en-US"/>
        </w:rPr>
        <w:t>getdeviceinfo</w:t>
      </w:r>
      <w:proofErr w:type="spellEnd"/>
      <w:r w:rsidRPr="00063C36">
        <w:rPr>
          <w:rFonts w:eastAsia="DengXian"/>
          <w:lang w:eastAsia="en-US"/>
        </w:rPr>
        <w:t>"</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w:t>
      </w:r>
      <w:proofErr w:type="spellStart"/>
      <w:r w:rsidRPr="00063C36">
        <w:rPr>
          <w:rFonts w:eastAsia="DengXian"/>
          <w:color w:val="C45911" w:themeColor="accent2" w:themeShade="BF"/>
          <w:lang w:eastAsia="en-US"/>
        </w:rPr>
        <w:t>objectTypes</w:t>
      </w:r>
      <w:proofErr w:type="spellEnd"/>
      <w:r w:rsidRPr="00063C36">
        <w:rPr>
          <w:rFonts w:eastAsia="DengXian"/>
          <w:color w:val="C45911" w:themeColor="accent2" w:themeShade="BF"/>
          <w:lang w:eastAsia="en-US"/>
        </w:rPr>
        <w:t>"</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42C4C865"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89770E">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55" w:author="Mark Davison" w:date="2024-10-01T21:40:00Z" w16du:dateUtc="2024-10-01T20:40:00Z">
        <w:r w:rsidR="0089770E" w:rsidRPr="0089770E">
          <w:rPr>
            <w:rStyle w:val="Crossreference"/>
            <w:rPrChange w:id="56" w:author="Mark Davison" w:date="2024-10-01T21:40:00Z" w16du:dateUtc="2024-10-01T20:40:00Z">
              <w:rPr/>
            </w:rPrChange>
          </w:rPr>
          <w:t>Configuration</w:t>
        </w:r>
      </w:ins>
      <w:del w:id="57" w:author="Mark Davison" w:date="2024-10-01T21:40:00Z" w16du:dateUtc="2024-10-01T20:40:00Z">
        <w:r w:rsidR="0094133A" w:rsidRPr="00A8786E" w:rsidDel="0089770E">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 xml:space="preserve">The range of items permitted within the Field Device </w:t>
      </w:r>
      <w:proofErr w:type="gramStart"/>
      <w:r w:rsidRPr="00BA7567">
        <w:rPr>
          <w:rFonts w:eastAsia="DengXian"/>
          <w:lang w:eastAsia="en-US"/>
        </w:rPr>
        <w:t>Profile</w:t>
      </w:r>
      <w:r w:rsidR="00E52734" w:rsidRPr="00BA7567" w:rsidDel="00DE77CD">
        <w:rPr>
          <w:rFonts w:eastAsia="DengXian"/>
          <w:lang w:eastAsia="en-US"/>
        </w:rPr>
        <w:t xml:space="preserve"> </w:t>
      </w:r>
      <w:r w:rsidR="00DE77CD" w:rsidRPr="00BA7567">
        <w:rPr>
          <w:rFonts w:eastAsia="DengXian"/>
          <w:lang w:eastAsia="en-US"/>
        </w:rPr>
        <w:t xml:space="preserve"> is</w:t>
      </w:r>
      <w:proofErr w:type="gramEnd"/>
      <w:r w:rsidR="00DE77CD" w:rsidRPr="00BA7567">
        <w:rPr>
          <w:rFonts w:eastAsia="DengXian"/>
          <w:lang w:eastAsia="en-US"/>
        </w:rPr>
        <w:t xml:space="preserve">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5775F7EF"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58" w:author="Mark Davison" w:date="2024-10-01T21:40:00Z" w16du:dateUtc="2024-10-01T20:40:00Z">
        <w:r w:rsidR="0089770E" w:rsidRPr="0089770E">
          <w:rPr>
            <w:rStyle w:val="Crossreference"/>
            <w:rPrChange w:id="59" w:author="Mark Davison" w:date="2024-10-01T21:40:00Z" w16du:dateUtc="2024-10-01T20:40:00Z">
              <w:rPr/>
            </w:rPrChange>
          </w:rPr>
          <w:t xml:space="preserve">Figure </w:t>
        </w:r>
        <w:r w:rsidR="0089770E" w:rsidRPr="0089770E">
          <w:rPr>
            <w:rStyle w:val="Crossreference"/>
            <w:rPrChange w:id="60" w:author="Mark Davison" w:date="2024-10-01T21:40:00Z" w16du:dateUtc="2024-10-01T20:40:00Z">
              <w:rPr>
                <w:noProof/>
              </w:rPr>
            </w:rPrChange>
          </w:rPr>
          <w:t>3</w:t>
        </w:r>
      </w:ins>
      <w:del w:id="61" w:author="Mark Davison" w:date="2024-10-01T21:40:00Z" w16du:dateUtc="2024-10-01T20:40:00Z">
        <w:r w:rsidR="0094133A" w:rsidRPr="00A8786E" w:rsidDel="0089770E">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w:t>
      </w:r>
      <w:proofErr w:type="gramStart"/>
      <w:r w:rsidRPr="00E52734">
        <w:rPr>
          <w:rFonts w:eastAsia="DengXian"/>
          <w:lang w:eastAsia="en-US"/>
        </w:rPr>
        <w:t>0..</w:t>
      </w:r>
      <w:proofErr w:type="gramEnd"/>
      <w:r w:rsidRPr="00E52734">
        <w:rPr>
          <w:rFonts w:eastAsia="DengXian"/>
          <w:lang w:eastAsia="en-US"/>
        </w:rPr>
        <w:t xml:space="preserve">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11F79120"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89770E">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89770E">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89770E"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0F35D44A" w:rsidR="00D616A6" w:rsidRDefault="00FC7015" w:rsidP="007335B8">
      <w:pPr>
        <w:pStyle w:val="Caption"/>
      </w:pPr>
      <w:bookmarkStart w:id="62" w:name="_Ref160529908"/>
      <w:bookmarkStart w:id="63" w:name="_Toc160543266"/>
      <w:bookmarkStart w:id="64" w:name="_Toc170288630"/>
      <w:r>
        <w:t xml:space="preserve">Figure </w:t>
      </w:r>
      <w:r>
        <w:fldChar w:fldCharType="begin"/>
      </w:r>
      <w:r>
        <w:instrText xml:space="preserve"> SEQ Figure \* ARABIC </w:instrText>
      </w:r>
      <w:r>
        <w:fldChar w:fldCharType="separate"/>
      </w:r>
      <w:r w:rsidR="0089770E">
        <w:rPr>
          <w:noProof/>
        </w:rPr>
        <w:t>3</w:t>
      </w:r>
      <w:r>
        <w:rPr>
          <w:noProof/>
        </w:rPr>
        <w:fldChar w:fldCharType="end"/>
      </w:r>
      <w:bookmarkEnd w:id="62"/>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63"/>
      <w:bookmarkEnd w:id="64"/>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proofErr w:type="spellStart"/>
      <w:r w:rsidRPr="00D616A6">
        <w:rPr>
          <w:rFonts w:ascii="Courier New" w:hAnsi="Courier New" w:cs="Courier New"/>
        </w:rPr>
        <w:t>parentTypes</w:t>
      </w:r>
      <w:proofErr w:type="spellEnd"/>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proofErr w:type="spellStart"/>
      <w:r w:rsidRPr="00D616A6">
        <w:rPr>
          <w:rFonts w:ascii="Courier New" w:hAnsi="Courier New" w:cs="Courier New"/>
        </w:rPr>
        <w:t>minObjects</w:t>
      </w:r>
      <w:proofErr w:type="spellEnd"/>
      <w:r>
        <w:t xml:space="preserve"> and </w:t>
      </w:r>
      <w:proofErr w:type="spellStart"/>
      <w:r w:rsidRPr="00D616A6">
        <w:rPr>
          <w:rFonts w:ascii="Courier New" w:hAnsi="Courier New" w:cs="Courier New"/>
        </w:rPr>
        <w:t>maxObjects</w:t>
      </w:r>
      <w:proofErr w:type="spellEnd"/>
      <w:r>
        <w:t xml:space="preserve"> fields declare the number of objects for any one parent, and </w:t>
      </w:r>
      <w:proofErr w:type="spellStart"/>
      <w:r w:rsidRPr="00D616A6">
        <w:rPr>
          <w:rFonts w:ascii="Courier New" w:hAnsi="Courier New" w:cs="Courier New"/>
        </w:rPr>
        <w:t>totalObjects</w:t>
      </w:r>
      <w:proofErr w:type="spellEnd"/>
      <w:r>
        <w:t xml:space="preserve"> declares the maximum number which can be defined for the </w:t>
      </w:r>
      <w:proofErr w:type="gramStart"/>
      <w:r w:rsidR="0030026D">
        <w:t>FD</w:t>
      </w:r>
      <w:r>
        <w:t xml:space="preserve"> as a whole</w:t>
      </w:r>
      <w:proofErr w:type="gramEnd"/>
      <w:r>
        <w:t>.</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65" w:name="_Ref160530157"/>
      <w:bookmarkStart w:id="66" w:name="_Toc172098940"/>
      <w:r>
        <w:t>Configuration</w:t>
      </w:r>
      <w:bookmarkEnd w:id="65"/>
      <w:bookmarkEnd w:id="66"/>
    </w:p>
    <w:p w14:paraId="3B8A49D7" w14:textId="6F3A9DA4"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89770E">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67" w:author="Mark Davison" w:date="2024-10-01T21:40:00Z" w16du:dateUtc="2024-10-01T20:40:00Z">
        <w:r w:rsidR="0089770E" w:rsidRPr="0089770E">
          <w:rPr>
            <w:rStyle w:val="Crossreference"/>
            <w:rPrChange w:id="68" w:author="Mark Davison" w:date="2024-10-01T21:40:00Z" w16du:dateUtc="2024-10-01T20:40:00Z">
              <w:rPr/>
            </w:rPrChange>
          </w:rPr>
          <w:t>Configuration errors</w:t>
        </w:r>
      </w:ins>
      <w:del w:id="69" w:author="Mark Davison" w:date="2024-10-01T21:40:00Z" w16du:dateUtc="2024-10-01T20:40:00Z">
        <w:r w:rsidR="0094133A" w:rsidRPr="00A8786E" w:rsidDel="0089770E">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proofErr w:type="spellStart"/>
      <w:r w:rsidRPr="00856788">
        <w:rPr>
          <w:rFonts w:ascii="Courier New" w:hAnsi="Courier New" w:cs="Courier New"/>
        </w:rPr>
        <w:t>canConfigDown</w:t>
      </w:r>
      <w:proofErr w:type="spellEnd"/>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proofErr w:type="spellStart"/>
      <w:r w:rsidRPr="00856788">
        <w:rPr>
          <w:rFonts w:ascii="Courier New" w:hAnsi="Courier New" w:cs="Courier New"/>
        </w:rPr>
        <w:t>configRequired</w:t>
      </w:r>
      <w:proofErr w:type="spellEnd"/>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70" w:name="_Ref162954664"/>
      <w:r>
        <w:t xml:space="preserve">Configuration </w:t>
      </w:r>
      <w:r w:rsidR="006B0494">
        <w:t>errors</w:t>
      </w:r>
      <w:bookmarkEnd w:id="70"/>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proofErr w:type="spellStart"/>
      <w:r w:rsidRPr="00BA7567">
        <w:rPr>
          <w:rFonts w:ascii="Courier New" w:hAnsi="Courier New" w:cs="Courier New"/>
        </w:rPr>
        <w:t>configState</w:t>
      </w:r>
      <w:proofErr w:type="spellEnd"/>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proofErr w:type="spellStart"/>
      <w:r w:rsidRPr="00C979DB">
        <w:rPr>
          <w:rFonts w:ascii="Courier New" w:hAnsi="Courier New" w:cs="Courier New"/>
        </w:rPr>
        <w:t>configState</w:t>
      </w:r>
      <w:proofErr w:type="spellEnd"/>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 xml:space="preserve">Field Device </w:t>
      </w:r>
      <w:proofErr w:type="spellStart"/>
      <w:r w:rsidRPr="00C979DB">
        <w:rPr>
          <w:b/>
          <w:bCs/>
        </w:rPr>
        <w:t>Configuration.json</w:t>
      </w:r>
      <w:proofErr w:type="spellEnd"/>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w:t>
      </w:r>
      <w:proofErr w:type="spellStart"/>
      <w:r w:rsidRPr="009406C9">
        <w:rPr>
          <w:rFonts w:eastAsia="DengXian"/>
          <w:color w:val="C45911" w:themeColor="accent2" w:themeShade="BF"/>
          <w:lang w:eastAsia="en-US"/>
        </w:rPr>
        <w:t>cVer</w:t>
      </w:r>
      <w:proofErr w:type="spellEnd"/>
      <w:r w:rsidRPr="009406C9">
        <w:rPr>
          <w:rFonts w:eastAsia="DengXian"/>
          <w:color w:val="C45911" w:themeColor="accent2" w:themeShade="BF"/>
          <w:lang w:eastAsia="en-US"/>
        </w:rPr>
        <w:t>"</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proofErr w:type="spellStart"/>
      <w:r w:rsidRPr="00C979DB">
        <w:rPr>
          <w:rFonts w:ascii="Courier New" w:hAnsi="Courier New" w:cs="Courier New"/>
        </w:rPr>
        <w:t>cVer</w:t>
      </w:r>
      <w:proofErr w:type="spellEnd"/>
      <w:r>
        <w:t xml:space="preserve"> is the configuration version number. </w:t>
      </w:r>
    </w:p>
    <w:p w14:paraId="059C9E8D" w14:textId="77777777" w:rsidR="00C979DB" w:rsidRDefault="00FF4D3E" w:rsidP="00C979DB">
      <w:pPr>
        <w:pStyle w:val="Bullet"/>
        <w:rPr>
          <w:rFonts w:ascii="Courier New" w:hAnsi="Courier New" w:cs="Courier New"/>
        </w:rPr>
      </w:pPr>
      <w:proofErr w:type="spellStart"/>
      <w:r w:rsidRPr="00C979DB">
        <w:rPr>
          <w:rFonts w:ascii="Courier New" w:hAnsi="Courier New" w:cs="Courier New"/>
        </w:rPr>
        <w:t>cVer</w:t>
      </w:r>
      <w:proofErr w:type="spellEnd"/>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nid</w:t>
      </w:r>
      <w:proofErr w:type="spellEnd"/>
      <w:r w:rsidRPr="0089742F">
        <w:rPr>
          <w:rFonts w:eastAsia="DengXian"/>
          <w:color w:val="C45911" w:themeColor="accent2" w:themeShade="BF"/>
          <w:lang w:eastAsia="en-US"/>
        </w:rPr>
        <w:t>"</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ownr</w:t>
      </w:r>
      <w:proofErr w:type="spellEnd"/>
      <w:r w:rsidRPr="0089742F">
        <w:rPr>
          <w:rFonts w:eastAsia="DengXian"/>
          <w:color w:val="C45911" w:themeColor="accent2" w:themeShade="BF"/>
          <w:lang w:eastAsia="en-US"/>
        </w:rPr>
        <w:t>"</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serl</w:t>
      </w:r>
      <w:proofErr w:type="spellEnd"/>
      <w:r w:rsidRPr="0089742F">
        <w:rPr>
          <w:rFonts w:eastAsia="DengXian"/>
          <w:color w:val="C45911" w:themeColor="accent2" w:themeShade="BF"/>
          <w:lang w:eastAsia="en-US"/>
        </w:rPr>
        <w:t>"</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4D89D72C"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71" w:author="Mark Davison" w:date="2024-10-01T21:40:00Z" w16du:dateUtc="2024-10-01T20:40:00Z">
        <w:r w:rsidR="0089770E" w:rsidRPr="0089770E">
          <w:rPr>
            <w:rStyle w:val="Crossreference"/>
            <w:rPrChange w:id="72" w:author="Mark Davison" w:date="2024-10-01T21:40:00Z" w16du:dateUtc="2024-10-01T20:40:00Z">
              <w:rPr/>
            </w:rPrChange>
          </w:rPr>
          <w:t xml:space="preserve">Table </w:t>
        </w:r>
        <w:r w:rsidR="0089770E" w:rsidRPr="0089770E">
          <w:rPr>
            <w:rStyle w:val="Crossreference"/>
            <w:rPrChange w:id="73" w:author="Mark Davison" w:date="2024-10-01T21:40:00Z" w16du:dateUtc="2024-10-01T20:40:00Z">
              <w:rPr>
                <w:noProof/>
              </w:rPr>
            </w:rPrChange>
          </w:rPr>
          <w:t>1</w:t>
        </w:r>
      </w:ins>
      <w:del w:id="74" w:author="Mark Davison" w:date="2024-10-01T21:40:00Z" w16du:dateUtc="2024-10-01T20:40:00Z">
        <w:r w:rsidR="0094133A" w:rsidRPr="00A8786E" w:rsidDel="0089770E">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178AB158" w:rsidR="00180D58" w:rsidRDefault="00FC7015" w:rsidP="00297394">
      <w:pPr>
        <w:pStyle w:val="Caption"/>
        <w:keepNext/>
      </w:pPr>
      <w:bookmarkStart w:id="75" w:name="_Ref160457063"/>
      <w:bookmarkStart w:id="76" w:name="_Toc160543307"/>
      <w:bookmarkStart w:id="77" w:name="_Toc170288640"/>
      <w:r>
        <w:t xml:space="preserve">Table </w:t>
      </w:r>
      <w:r>
        <w:fldChar w:fldCharType="begin"/>
      </w:r>
      <w:r>
        <w:instrText xml:space="preserve"> SEQ Table \* ARABIC </w:instrText>
      </w:r>
      <w:r>
        <w:fldChar w:fldCharType="separate"/>
      </w:r>
      <w:r w:rsidR="0089770E">
        <w:rPr>
          <w:noProof/>
        </w:rPr>
        <w:t>1</w:t>
      </w:r>
      <w:r>
        <w:rPr>
          <w:noProof/>
        </w:rPr>
        <w:fldChar w:fldCharType="end"/>
      </w:r>
      <w:bookmarkEnd w:id="75"/>
      <w:r w:rsidR="00180D58">
        <w:tab/>
      </w:r>
      <w:r w:rsidR="00180D58" w:rsidRPr="00180D58">
        <w:t>Device elements</w:t>
      </w:r>
      <w:bookmarkEnd w:id="76"/>
      <w:bookmarkEnd w:id="7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3D1407">
            <w:pPr>
              <w:pStyle w:val="TableText"/>
            </w:pPr>
            <w:r>
              <w:t>Node Id</w:t>
            </w:r>
          </w:p>
        </w:tc>
        <w:tc>
          <w:tcPr>
            <w:tcW w:w="1339" w:type="dxa"/>
            <w:shd w:val="clear" w:color="auto" w:fill="auto"/>
          </w:tcPr>
          <w:p w14:paraId="46124F7B" w14:textId="0FCD2FF9" w:rsidR="00E4091F" w:rsidRPr="008A325B" w:rsidRDefault="00E4091F" w:rsidP="003D1407">
            <w:pPr>
              <w:pStyle w:val="TableText"/>
            </w:pPr>
            <w:r>
              <w:t>String</w:t>
            </w:r>
          </w:p>
        </w:tc>
        <w:tc>
          <w:tcPr>
            <w:tcW w:w="1617" w:type="dxa"/>
          </w:tcPr>
          <w:p w14:paraId="6305A1D9" w14:textId="4DB62F82" w:rsidR="00E4091F" w:rsidRPr="00DA2284" w:rsidRDefault="00E4091F" w:rsidP="003D1407">
            <w:pPr>
              <w:pStyle w:val="TableText"/>
            </w:pPr>
            <w:proofErr w:type="spellStart"/>
            <w:r w:rsidRPr="00DA2284">
              <w:t>nid</w:t>
            </w:r>
            <w:proofErr w:type="spellEnd"/>
          </w:p>
        </w:tc>
        <w:tc>
          <w:tcPr>
            <w:tcW w:w="1355" w:type="dxa"/>
          </w:tcPr>
          <w:p w14:paraId="0D5C810A" w14:textId="61497613" w:rsidR="00E4091F" w:rsidRDefault="00E4091F" w:rsidP="003D1407">
            <w:pPr>
              <w:pStyle w:val="TableText"/>
            </w:pPr>
            <w:r w:rsidRPr="005543B9">
              <w:t>Yes</w:t>
            </w:r>
          </w:p>
        </w:tc>
        <w:tc>
          <w:tcPr>
            <w:tcW w:w="3204" w:type="dxa"/>
          </w:tcPr>
          <w:p w14:paraId="7D23332A" w14:textId="5A43ADAA" w:rsidR="00E4091F" w:rsidRDefault="00E4091F" w:rsidP="003D1407">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3D1407">
            <w:pPr>
              <w:pStyle w:val="TableText"/>
            </w:pPr>
            <w:r>
              <w:t>Name</w:t>
            </w:r>
          </w:p>
        </w:tc>
        <w:tc>
          <w:tcPr>
            <w:tcW w:w="1339" w:type="dxa"/>
            <w:shd w:val="clear" w:color="auto" w:fill="auto"/>
          </w:tcPr>
          <w:p w14:paraId="2CEC0AD4" w14:textId="4601881E" w:rsidR="00E4091F" w:rsidRPr="008A325B" w:rsidRDefault="00E4091F" w:rsidP="003D1407">
            <w:pPr>
              <w:pStyle w:val="TableText"/>
            </w:pPr>
            <w:r>
              <w:t>String</w:t>
            </w:r>
          </w:p>
        </w:tc>
        <w:tc>
          <w:tcPr>
            <w:tcW w:w="1617" w:type="dxa"/>
          </w:tcPr>
          <w:p w14:paraId="3F790927" w14:textId="43CFC8AE" w:rsidR="00E4091F" w:rsidRPr="00DA2284" w:rsidRDefault="00E4091F" w:rsidP="003D1407">
            <w:pPr>
              <w:pStyle w:val="TableText"/>
            </w:pPr>
            <w:r w:rsidRPr="00DA2284">
              <w:t>name</w:t>
            </w:r>
          </w:p>
        </w:tc>
        <w:tc>
          <w:tcPr>
            <w:tcW w:w="1355" w:type="dxa"/>
          </w:tcPr>
          <w:p w14:paraId="15CBCFC4" w14:textId="155296A0" w:rsidR="00E4091F" w:rsidRDefault="00E4091F" w:rsidP="003D1407">
            <w:pPr>
              <w:pStyle w:val="TableText"/>
            </w:pPr>
            <w:r>
              <w:t>Yes</w:t>
            </w:r>
          </w:p>
        </w:tc>
        <w:tc>
          <w:tcPr>
            <w:tcW w:w="3204" w:type="dxa"/>
          </w:tcPr>
          <w:p w14:paraId="16C3BF1B" w14:textId="09D11D75" w:rsidR="00E4091F" w:rsidRDefault="00E4091F" w:rsidP="003D1407">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3D1407">
            <w:pPr>
              <w:pStyle w:val="TableText"/>
            </w:pPr>
            <w:r>
              <w:t>Location</w:t>
            </w:r>
          </w:p>
        </w:tc>
        <w:tc>
          <w:tcPr>
            <w:tcW w:w="1339" w:type="dxa"/>
            <w:shd w:val="clear" w:color="auto" w:fill="auto"/>
          </w:tcPr>
          <w:p w14:paraId="18B33563" w14:textId="0035E11E" w:rsidR="00E4091F" w:rsidRDefault="00E4091F" w:rsidP="003D1407">
            <w:pPr>
              <w:pStyle w:val="TableText"/>
            </w:pPr>
            <w:r>
              <w:t>String</w:t>
            </w:r>
          </w:p>
        </w:tc>
        <w:tc>
          <w:tcPr>
            <w:tcW w:w="1617" w:type="dxa"/>
          </w:tcPr>
          <w:p w14:paraId="20529501" w14:textId="2E09E410" w:rsidR="00E4091F" w:rsidRPr="00DA2284" w:rsidRDefault="00E4091F" w:rsidP="003D1407">
            <w:pPr>
              <w:pStyle w:val="TableText"/>
            </w:pPr>
            <w:r w:rsidRPr="00DA2284">
              <w:t>loc</w:t>
            </w:r>
          </w:p>
        </w:tc>
        <w:tc>
          <w:tcPr>
            <w:tcW w:w="1355" w:type="dxa"/>
          </w:tcPr>
          <w:p w14:paraId="3E0DD4B8" w14:textId="4C7EFB13" w:rsidR="00E4091F" w:rsidRDefault="00E4091F" w:rsidP="003D1407">
            <w:pPr>
              <w:pStyle w:val="TableText"/>
            </w:pPr>
            <w:r>
              <w:t>No</w:t>
            </w:r>
          </w:p>
        </w:tc>
        <w:tc>
          <w:tcPr>
            <w:tcW w:w="3204" w:type="dxa"/>
          </w:tcPr>
          <w:p w14:paraId="519FB7AA" w14:textId="7E1D3966" w:rsidR="00E4091F" w:rsidRDefault="00650646" w:rsidP="003D1407">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3D1407">
            <w:pPr>
              <w:pStyle w:val="TableText"/>
            </w:pPr>
            <w:r>
              <w:t>Owner</w:t>
            </w:r>
          </w:p>
        </w:tc>
        <w:tc>
          <w:tcPr>
            <w:tcW w:w="1339" w:type="dxa"/>
            <w:shd w:val="clear" w:color="auto" w:fill="auto"/>
          </w:tcPr>
          <w:p w14:paraId="6F65CBA1" w14:textId="1DB0BE5D" w:rsidR="00E4091F" w:rsidRDefault="00E4091F" w:rsidP="003D1407">
            <w:pPr>
              <w:pStyle w:val="TableText"/>
            </w:pPr>
            <w:r>
              <w:t>String</w:t>
            </w:r>
          </w:p>
        </w:tc>
        <w:tc>
          <w:tcPr>
            <w:tcW w:w="1617" w:type="dxa"/>
          </w:tcPr>
          <w:p w14:paraId="5CD44588" w14:textId="2083C0F1" w:rsidR="00E4091F" w:rsidRPr="00DA2284" w:rsidRDefault="00E4091F" w:rsidP="003D1407">
            <w:pPr>
              <w:pStyle w:val="TableText"/>
            </w:pPr>
            <w:proofErr w:type="spellStart"/>
            <w:r w:rsidRPr="00DA2284">
              <w:t>ownr</w:t>
            </w:r>
            <w:proofErr w:type="spellEnd"/>
          </w:p>
        </w:tc>
        <w:tc>
          <w:tcPr>
            <w:tcW w:w="1355" w:type="dxa"/>
          </w:tcPr>
          <w:p w14:paraId="135D59D4" w14:textId="798D9824" w:rsidR="00E4091F" w:rsidRDefault="00E4091F" w:rsidP="003D1407">
            <w:pPr>
              <w:pStyle w:val="TableText"/>
            </w:pPr>
            <w:r>
              <w:t>No</w:t>
            </w:r>
          </w:p>
        </w:tc>
        <w:tc>
          <w:tcPr>
            <w:tcW w:w="3204" w:type="dxa"/>
          </w:tcPr>
          <w:p w14:paraId="3336C5FF" w14:textId="48129EEE" w:rsidR="00E4091F" w:rsidRDefault="00E4091F" w:rsidP="003D1407">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3D1407">
            <w:pPr>
              <w:pStyle w:val="TableText"/>
            </w:pPr>
            <w:r>
              <w:t>Asset</w:t>
            </w:r>
          </w:p>
        </w:tc>
        <w:tc>
          <w:tcPr>
            <w:tcW w:w="1339" w:type="dxa"/>
            <w:shd w:val="clear" w:color="auto" w:fill="auto"/>
          </w:tcPr>
          <w:p w14:paraId="0D6A727A" w14:textId="65582BDE" w:rsidR="00E4091F" w:rsidRDefault="00E4091F" w:rsidP="003D1407">
            <w:pPr>
              <w:pStyle w:val="TableText"/>
            </w:pPr>
            <w:r>
              <w:t>String</w:t>
            </w:r>
          </w:p>
        </w:tc>
        <w:tc>
          <w:tcPr>
            <w:tcW w:w="1617" w:type="dxa"/>
          </w:tcPr>
          <w:p w14:paraId="7C76FCAC" w14:textId="0297DC5D" w:rsidR="00E4091F" w:rsidRPr="00DA2284" w:rsidRDefault="00E4091F" w:rsidP="003D1407">
            <w:pPr>
              <w:pStyle w:val="TableText"/>
            </w:pPr>
            <w:r w:rsidRPr="00DA2284">
              <w:t>asst</w:t>
            </w:r>
          </w:p>
        </w:tc>
        <w:tc>
          <w:tcPr>
            <w:tcW w:w="1355" w:type="dxa"/>
          </w:tcPr>
          <w:p w14:paraId="18FA9940" w14:textId="16ED80CD" w:rsidR="00E4091F" w:rsidRDefault="00E4091F" w:rsidP="003D1407">
            <w:pPr>
              <w:pStyle w:val="TableText"/>
            </w:pPr>
            <w:r>
              <w:t>No</w:t>
            </w:r>
          </w:p>
        </w:tc>
        <w:tc>
          <w:tcPr>
            <w:tcW w:w="3204" w:type="dxa"/>
          </w:tcPr>
          <w:p w14:paraId="2D89C484" w14:textId="307307FA" w:rsidR="00E4091F" w:rsidRDefault="00E4091F" w:rsidP="003D1407">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3D1407">
            <w:pPr>
              <w:pStyle w:val="TableText"/>
            </w:pPr>
            <w:r>
              <w:t>Serial</w:t>
            </w:r>
          </w:p>
        </w:tc>
        <w:tc>
          <w:tcPr>
            <w:tcW w:w="1339" w:type="dxa"/>
            <w:shd w:val="clear" w:color="auto" w:fill="auto"/>
          </w:tcPr>
          <w:p w14:paraId="0A0D3A30" w14:textId="48166049" w:rsidR="00E4091F" w:rsidRDefault="00E4091F" w:rsidP="003D1407">
            <w:pPr>
              <w:pStyle w:val="TableText"/>
            </w:pPr>
            <w:r>
              <w:t>String</w:t>
            </w:r>
          </w:p>
        </w:tc>
        <w:tc>
          <w:tcPr>
            <w:tcW w:w="1617" w:type="dxa"/>
          </w:tcPr>
          <w:p w14:paraId="4E330608" w14:textId="1D78ABC9" w:rsidR="00E4091F" w:rsidRPr="00DA2284" w:rsidRDefault="00E4091F" w:rsidP="003D1407">
            <w:pPr>
              <w:pStyle w:val="TableText"/>
            </w:pPr>
            <w:proofErr w:type="spellStart"/>
            <w:r w:rsidRPr="00DA2284">
              <w:t>serl</w:t>
            </w:r>
            <w:proofErr w:type="spellEnd"/>
          </w:p>
        </w:tc>
        <w:tc>
          <w:tcPr>
            <w:tcW w:w="1355" w:type="dxa"/>
          </w:tcPr>
          <w:p w14:paraId="0B8C8ADD" w14:textId="3962FAA3" w:rsidR="00E4091F" w:rsidRDefault="00E4091F" w:rsidP="003D1407">
            <w:pPr>
              <w:pStyle w:val="TableText"/>
            </w:pPr>
            <w:r>
              <w:t>No</w:t>
            </w:r>
          </w:p>
        </w:tc>
        <w:tc>
          <w:tcPr>
            <w:tcW w:w="3204" w:type="dxa"/>
          </w:tcPr>
          <w:p w14:paraId="7FA56B9B" w14:textId="25361708" w:rsidR="00E4091F" w:rsidRDefault="00E4091F" w:rsidP="003D1407">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3D1407">
            <w:pPr>
              <w:pStyle w:val="TableText"/>
            </w:pPr>
            <w:r>
              <w:t>Latitude</w:t>
            </w:r>
          </w:p>
        </w:tc>
        <w:tc>
          <w:tcPr>
            <w:tcW w:w="1339" w:type="dxa"/>
            <w:shd w:val="clear" w:color="auto" w:fill="auto"/>
          </w:tcPr>
          <w:p w14:paraId="407DD68F" w14:textId="737450C7" w:rsidR="00E4091F" w:rsidRDefault="00E4091F" w:rsidP="003D1407">
            <w:pPr>
              <w:pStyle w:val="TableText"/>
            </w:pPr>
            <w:r>
              <w:t>Number</w:t>
            </w:r>
          </w:p>
        </w:tc>
        <w:tc>
          <w:tcPr>
            <w:tcW w:w="1617" w:type="dxa"/>
          </w:tcPr>
          <w:p w14:paraId="602200FF" w14:textId="504BD981" w:rsidR="00E4091F" w:rsidRPr="00DA2284" w:rsidRDefault="00E4091F" w:rsidP="003D1407">
            <w:pPr>
              <w:pStyle w:val="TableText"/>
            </w:pPr>
            <w:r w:rsidRPr="00DA2284">
              <w:t>latitude</w:t>
            </w:r>
          </w:p>
        </w:tc>
        <w:tc>
          <w:tcPr>
            <w:tcW w:w="1355" w:type="dxa"/>
          </w:tcPr>
          <w:p w14:paraId="5DE84E42" w14:textId="08E40368" w:rsidR="00E4091F" w:rsidRDefault="00E4091F" w:rsidP="003D1407">
            <w:pPr>
              <w:pStyle w:val="TableText"/>
            </w:pPr>
            <w:r>
              <w:t>No</w:t>
            </w:r>
          </w:p>
        </w:tc>
        <w:tc>
          <w:tcPr>
            <w:tcW w:w="3204" w:type="dxa"/>
          </w:tcPr>
          <w:p w14:paraId="3F98B75F" w14:textId="2E636295" w:rsidR="00E4091F" w:rsidRDefault="00E4091F" w:rsidP="003D1407">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3D1407">
            <w:pPr>
              <w:pStyle w:val="TableText"/>
            </w:pPr>
            <w:r>
              <w:t>Longitude</w:t>
            </w:r>
          </w:p>
        </w:tc>
        <w:tc>
          <w:tcPr>
            <w:tcW w:w="1339" w:type="dxa"/>
            <w:shd w:val="clear" w:color="auto" w:fill="auto"/>
          </w:tcPr>
          <w:p w14:paraId="6A225104" w14:textId="0071F427" w:rsidR="00E4091F" w:rsidRDefault="00E4091F" w:rsidP="003D1407">
            <w:pPr>
              <w:pStyle w:val="TableText"/>
            </w:pPr>
            <w:r>
              <w:t>Number</w:t>
            </w:r>
          </w:p>
        </w:tc>
        <w:tc>
          <w:tcPr>
            <w:tcW w:w="1617" w:type="dxa"/>
          </w:tcPr>
          <w:p w14:paraId="418AF233" w14:textId="2EB0259B" w:rsidR="00E4091F" w:rsidRPr="00DA2284" w:rsidRDefault="00E4091F" w:rsidP="003D1407">
            <w:pPr>
              <w:pStyle w:val="TableText"/>
            </w:pPr>
            <w:r w:rsidRPr="00DA2284">
              <w:t>longitude</w:t>
            </w:r>
          </w:p>
        </w:tc>
        <w:tc>
          <w:tcPr>
            <w:tcW w:w="1355" w:type="dxa"/>
          </w:tcPr>
          <w:p w14:paraId="0A7A7003" w14:textId="369F6FF2" w:rsidR="00E4091F" w:rsidRDefault="00E4091F" w:rsidP="003D1407">
            <w:pPr>
              <w:pStyle w:val="TableText"/>
            </w:pPr>
            <w:r>
              <w:t>No</w:t>
            </w:r>
          </w:p>
        </w:tc>
        <w:tc>
          <w:tcPr>
            <w:tcW w:w="3204" w:type="dxa"/>
          </w:tcPr>
          <w:p w14:paraId="1627E2A2" w14:textId="1D966494" w:rsidR="00E4091F" w:rsidRDefault="00E4091F" w:rsidP="003D1407">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3D1407">
            <w:pPr>
              <w:pStyle w:val="TableText"/>
            </w:pPr>
            <w:r>
              <w:t>On Scan</w:t>
            </w:r>
          </w:p>
        </w:tc>
        <w:tc>
          <w:tcPr>
            <w:tcW w:w="1339" w:type="dxa"/>
            <w:shd w:val="clear" w:color="auto" w:fill="auto"/>
          </w:tcPr>
          <w:p w14:paraId="73F89310" w14:textId="077FCA1E" w:rsidR="00E4091F" w:rsidRDefault="00E4091F" w:rsidP="003D1407">
            <w:pPr>
              <w:pStyle w:val="TableText"/>
            </w:pPr>
            <w:r>
              <w:t>Boolean</w:t>
            </w:r>
          </w:p>
        </w:tc>
        <w:tc>
          <w:tcPr>
            <w:tcW w:w="1617" w:type="dxa"/>
          </w:tcPr>
          <w:p w14:paraId="222ECA05" w14:textId="4C79835D" w:rsidR="00E4091F" w:rsidRPr="00DA2284" w:rsidRDefault="00E4091F" w:rsidP="003D1407">
            <w:pPr>
              <w:pStyle w:val="TableText"/>
            </w:pPr>
            <w:r w:rsidRPr="00DA2284">
              <w:t>scan</w:t>
            </w:r>
          </w:p>
        </w:tc>
        <w:tc>
          <w:tcPr>
            <w:tcW w:w="1355" w:type="dxa"/>
          </w:tcPr>
          <w:p w14:paraId="7808E95F" w14:textId="6CB175E7" w:rsidR="00E4091F" w:rsidRDefault="00E4091F" w:rsidP="003D1407">
            <w:pPr>
              <w:pStyle w:val="TableText"/>
            </w:pPr>
            <w:r>
              <w:t>Yes</w:t>
            </w:r>
          </w:p>
        </w:tc>
        <w:tc>
          <w:tcPr>
            <w:tcW w:w="3204" w:type="dxa"/>
          </w:tcPr>
          <w:p w14:paraId="08EDCD43" w14:textId="6F050711" w:rsidR="00E4091F" w:rsidRDefault="00E4091F" w:rsidP="003D1407">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proofErr w:type="spellStart"/>
      <w:r w:rsidRPr="00BA7567">
        <w:rPr>
          <w:rFonts w:ascii="Courier New" w:hAnsi="Courier New" w:cs="Courier New"/>
        </w:rPr>
        <w:t>nid</w:t>
      </w:r>
      <w:proofErr w:type="spellEnd"/>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proofErr w:type="spellStart"/>
      <w:r w:rsidRPr="00BA7567">
        <w:rPr>
          <w:rFonts w:ascii="Courier New" w:hAnsi="Courier New" w:cs="Courier New"/>
        </w:rPr>
        <w:t>nid</w:t>
      </w:r>
      <w:proofErr w:type="spellEnd"/>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proofErr w:type="spellStart"/>
      <w:r w:rsidR="00C44683" w:rsidRPr="00BA7567">
        <w:rPr>
          <w:rFonts w:ascii="Courier New" w:hAnsi="Courier New" w:cs="Courier New"/>
        </w:rPr>
        <w:t>nid</w:t>
      </w:r>
      <w:proofErr w:type="spellEnd"/>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w:t>
      </w:r>
      <w:proofErr w:type="gramStart"/>
      <w:r w:rsidRPr="00BA7567">
        <w:t>type</w:t>
      </w:r>
      <w:proofErr w:type="gramEnd"/>
      <w:r w:rsidRPr="00BA7567">
        <w:t xml:space="preserv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proofErr w:type="spellStart"/>
      <w:r w:rsidRPr="00BA7567">
        <w:rPr>
          <w:rFonts w:ascii="Courier New" w:hAnsi="Courier New" w:cs="Courier New"/>
        </w:rPr>
        <w:t>deviceLink</w:t>
      </w:r>
      <w:proofErr w:type="spellEnd"/>
      <w:r w:rsidRPr="00BA7567">
        <w:t xml:space="preserve"> numeric field to refer to its parent </w:t>
      </w:r>
      <w:proofErr w:type="spellStart"/>
      <w:r w:rsidRPr="00BA7567">
        <w:rPr>
          <w:rFonts w:ascii="Courier New" w:hAnsi="Courier New" w:cs="Courier New"/>
        </w:rPr>
        <w:t>deviceLink</w:t>
      </w:r>
      <w:proofErr w:type="spellEnd"/>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w:t>
      </w:r>
      <w:proofErr w:type="gramStart"/>
      <w:r w:rsidRPr="00BA7567">
        <w:t>type</w:t>
      </w:r>
      <w:proofErr w:type="gramEnd"/>
      <w:r w:rsidRPr="00BA7567">
        <w:t xml:space="preserv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0E7E4240"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78" w:author="Mark Davison" w:date="2024-10-01T21:40:00Z" w16du:dateUtc="2024-10-01T20:40:00Z">
        <w:r w:rsidR="0089770E" w:rsidRPr="0089770E">
          <w:rPr>
            <w:rStyle w:val="Crossreference"/>
            <w:rPrChange w:id="79" w:author="Mark Davison" w:date="2024-10-01T21:40:00Z" w16du:dateUtc="2024-10-01T20:40:00Z">
              <w:rPr/>
            </w:rPrChange>
          </w:rPr>
          <w:t xml:space="preserve">Table </w:t>
        </w:r>
        <w:r w:rsidR="0089770E" w:rsidRPr="0089770E">
          <w:rPr>
            <w:rStyle w:val="Crossreference"/>
            <w:rPrChange w:id="80" w:author="Mark Davison" w:date="2024-10-01T21:40:00Z" w16du:dateUtc="2024-10-01T20:40:00Z">
              <w:rPr>
                <w:noProof/>
              </w:rPr>
            </w:rPrChange>
          </w:rPr>
          <w:t>2</w:t>
        </w:r>
      </w:ins>
      <w:del w:id="81" w:author="Mark Davison" w:date="2024-10-01T21:40:00Z" w16du:dateUtc="2024-10-01T20:40:00Z">
        <w:r w:rsidR="0094133A" w:rsidRPr="00A8786E" w:rsidDel="0089770E">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11070635" w:rsidR="004313A4" w:rsidRDefault="004313A4" w:rsidP="009F3044">
      <w:pPr>
        <w:pStyle w:val="Caption"/>
      </w:pPr>
      <w:bookmarkStart w:id="82" w:name="_Ref160537695"/>
      <w:bookmarkStart w:id="83" w:name="_Toc160543308"/>
      <w:bookmarkStart w:id="84" w:name="_Toc170288641"/>
      <w:r>
        <w:t xml:space="preserve">Table </w:t>
      </w:r>
      <w:r>
        <w:fldChar w:fldCharType="begin"/>
      </w:r>
      <w:r>
        <w:instrText xml:space="preserve"> SEQ Table \* ARABIC </w:instrText>
      </w:r>
      <w:r>
        <w:fldChar w:fldCharType="separate"/>
      </w:r>
      <w:r w:rsidR="0089770E">
        <w:rPr>
          <w:noProof/>
        </w:rPr>
        <w:t>2</w:t>
      </w:r>
      <w:r>
        <w:rPr>
          <w:noProof/>
        </w:rPr>
        <w:fldChar w:fldCharType="end"/>
      </w:r>
      <w:bookmarkEnd w:id="82"/>
      <w:r>
        <w:tab/>
      </w:r>
      <w:r w:rsidRPr="004313A4">
        <w:t>Channel elements</w:t>
      </w:r>
      <w:bookmarkEnd w:id="83"/>
      <w:bookmarkEnd w:id="84"/>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3D1407">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3D1407">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3D1407">
            <w:pPr>
              <w:pStyle w:val="TableText"/>
              <w:rPr>
                <w:rFonts w:eastAsia="DengXian"/>
              </w:rPr>
            </w:pPr>
            <w:proofErr w:type="spellStart"/>
            <w:r w:rsidRPr="00AA06A1">
              <w:rPr>
                <w:rFonts w:eastAsia="DengXian"/>
              </w:rPr>
              <w:t>num</w:t>
            </w:r>
            <w:proofErr w:type="spellEnd"/>
          </w:p>
        </w:tc>
        <w:tc>
          <w:tcPr>
            <w:tcW w:w="1386" w:type="dxa"/>
          </w:tcPr>
          <w:p w14:paraId="66A2E29D" w14:textId="77777777" w:rsidR="005A587D" w:rsidRPr="00AA06A1" w:rsidRDefault="005A587D" w:rsidP="003D1407">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3D1407">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3D1407">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3D1407">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3D1407">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3D1407">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3D1407">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3D1407">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3D1407">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3D1407">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3D1407">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3D1407">
            <w:pPr>
              <w:pStyle w:val="TableText"/>
              <w:rPr>
                <w:rFonts w:eastAsia="DengXian"/>
              </w:rPr>
            </w:pPr>
            <w:proofErr w:type="spellStart"/>
            <w:r w:rsidRPr="00AA06A1">
              <w:rPr>
                <w:rFonts w:eastAsia="DengXian"/>
              </w:rPr>
              <w:t>dns</w:t>
            </w:r>
            <w:proofErr w:type="spellEnd"/>
          </w:p>
        </w:tc>
        <w:tc>
          <w:tcPr>
            <w:tcW w:w="1386" w:type="dxa"/>
          </w:tcPr>
          <w:p w14:paraId="2D2D01D1" w14:textId="77777777" w:rsidR="005A587D" w:rsidRPr="00AA06A1" w:rsidRDefault="005A587D" w:rsidP="003D1407">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3D1407">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73DCDF28"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85" w:author="Mark Davison" w:date="2024-10-01T21:40:00Z" w16du:dateUtc="2024-10-01T20:40:00Z">
        <w:r w:rsidR="0089770E" w:rsidRPr="0089770E">
          <w:rPr>
            <w:rStyle w:val="Crossreference"/>
            <w:rPrChange w:id="86" w:author="Mark Davison" w:date="2024-10-01T21:40:00Z" w16du:dateUtc="2024-10-01T20:40:00Z">
              <w:rPr/>
            </w:rPrChange>
          </w:rPr>
          <w:t xml:space="preserve">Table </w:t>
        </w:r>
        <w:r w:rsidR="0089770E" w:rsidRPr="0089770E">
          <w:rPr>
            <w:rStyle w:val="Crossreference"/>
            <w:rPrChange w:id="87" w:author="Mark Davison" w:date="2024-10-01T21:40:00Z" w16du:dateUtc="2024-10-01T20:40:00Z">
              <w:rPr>
                <w:noProof/>
              </w:rPr>
            </w:rPrChange>
          </w:rPr>
          <w:t>3</w:t>
        </w:r>
      </w:ins>
      <w:del w:id="88" w:author="Mark Davison" w:date="2024-10-01T21:40:00Z" w16du:dateUtc="2024-10-01T20:40:00Z">
        <w:r w:rsidR="0094133A" w:rsidRPr="00A8786E" w:rsidDel="0089770E">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68AD4FCD" w:rsidR="00B14B69" w:rsidRDefault="00B14B69" w:rsidP="00537F2E">
      <w:pPr>
        <w:pStyle w:val="Caption"/>
        <w:keepNext/>
      </w:pPr>
      <w:bookmarkStart w:id="89" w:name="_Ref160457959"/>
      <w:bookmarkStart w:id="90" w:name="_Toc160543309"/>
      <w:bookmarkStart w:id="91" w:name="_Toc170288642"/>
      <w:r>
        <w:t xml:space="preserve">Table </w:t>
      </w:r>
      <w:r>
        <w:fldChar w:fldCharType="begin"/>
      </w:r>
      <w:r>
        <w:instrText xml:space="preserve"> SEQ Table \* ARABIC </w:instrText>
      </w:r>
      <w:r>
        <w:fldChar w:fldCharType="separate"/>
      </w:r>
      <w:r w:rsidR="0089770E">
        <w:rPr>
          <w:noProof/>
        </w:rPr>
        <w:t>3</w:t>
      </w:r>
      <w:r>
        <w:rPr>
          <w:noProof/>
        </w:rPr>
        <w:fldChar w:fldCharType="end"/>
      </w:r>
      <w:bookmarkEnd w:id="89"/>
      <w:r>
        <w:tab/>
      </w:r>
      <w:r w:rsidR="005A587D">
        <w:t>Connection</w:t>
      </w:r>
      <w:r w:rsidRPr="00B14B69">
        <w:t xml:space="preserve"> elements</w:t>
      </w:r>
      <w:bookmarkEnd w:id="90"/>
      <w:bookmarkEnd w:id="91"/>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3D1407">
            <w:pPr>
              <w:pStyle w:val="TableText"/>
            </w:pPr>
            <w:r w:rsidRPr="00DA2284">
              <w:t>Connection Number</w:t>
            </w:r>
          </w:p>
        </w:tc>
        <w:tc>
          <w:tcPr>
            <w:tcW w:w="1019" w:type="dxa"/>
          </w:tcPr>
          <w:p w14:paraId="2CE52BFD" w14:textId="72616A97" w:rsidR="00B14B69" w:rsidRPr="00DA2284" w:rsidRDefault="00B14B69" w:rsidP="003D1407">
            <w:pPr>
              <w:pStyle w:val="TableText"/>
            </w:pPr>
            <w:r w:rsidRPr="00DA2284">
              <w:t>Integer</w:t>
            </w:r>
          </w:p>
        </w:tc>
        <w:tc>
          <w:tcPr>
            <w:tcW w:w="1101" w:type="dxa"/>
          </w:tcPr>
          <w:p w14:paraId="6ED55782" w14:textId="0CE1D373" w:rsidR="00B14B69" w:rsidRPr="00AA06A1" w:rsidRDefault="00B14B69" w:rsidP="003D1407">
            <w:pPr>
              <w:pStyle w:val="TableText"/>
            </w:pPr>
            <w:proofErr w:type="spellStart"/>
            <w:r w:rsidRPr="00AA06A1">
              <w:t>num</w:t>
            </w:r>
            <w:proofErr w:type="spellEnd"/>
          </w:p>
        </w:tc>
        <w:tc>
          <w:tcPr>
            <w:tcW w:w="1355" w:type="dxa"/>
          </w:tcPr>
          <w:p w14:paraId="098B04D3" w14:textId="2960AEF8" w:rsidR="00B14B69" w:rsidRPr="00DA2284" w:rsidRDefault="00B14B69" w:rsidP="003D1407">
            <w:pPr>
              <w:pStyle w:val="TableText"/>
            </w:pPr>
            <w:r w:rsidRPr="00DA2284">
              <w:t>Yes</w:t>
            </w:r>
          </w:p>
        </w:tc>
        <w:tc>
          <w:tcPr>
            <w:tcW w:w="4019" w:type="dxa"/>
          </w:tcPr>
          <w:p w14:paraId="3544CA06" w14:textId="16FFE3C4" w:rsidR="00B14B69" w:rsidRPr="00DA2284" w:rsidRDefault="00B14B69" w:rsidP="003D1407">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3D1407">
            <w:pPr>
              <w:pStyle w:val="TableText"/>
            </w:pPr>
            <w:r w:rsidRPr="00DA2284">
              <w:t>Connection Name</w:t>
            </w:r>
          </w:p>
        </w:tc>
        <w:tc>
          <w:tcPr>
            <w:tcW w:w="1019" w:type="dxa"/>
          </w:tcPr>
          <w:p w14:paraId="20022CCA" w14:textId="0C4817F2" w:rsidR="00B14B69" w:rsidRPr="00DA2284" w:rsidRDefault="00B14B69" w:rsidP="003D1407">
            <w:pPr>
              <w:pStyle w:val="TableText"/>
            </w:pPr>
            <w:r w:rsidRPr="00DA2284">
              <w:t>String</w:t>
            </w:r>
          </w:p>
        </w:tc>
        <w:tc>
          <w:tcPr>
            <w:tcW w:w="1101" w:type="dxa"/>
          </w:tcPr>
          <w:p w14:paraId="0E7D15D5" w14:textId="457B2B24" w:rsidR="00B14B69" w:rsidRPr="00AA06A1" w:rsidRDefault="00B14B69" w:rsidP="003D1407">
            <w:pPr>
              <w:pStyle w:val="TableText"/>
            </w:pPr>
            <w:r w:rsidRPr="00AA06A1">
              <w:t>name</w:t>
            </w:r>
          </w:p>
        </w:tc>
        <w:tc>
          <w:tcPr>
            <w:tcW w:w="1355" w:type="dxa"/>
          </w:tcPr>
          <w:p w14:paraId="6FBB34B0" w14:textId="36D1998B" w:rsidR="00B14B69" w:rsidRPr="00DA2284" w:rsidRDefault="00B14B69" w:rsidP="003D1407">
            <w:pPr>
              <w:pStyle w:val="TableText"/>
            </w:pPr>
            <w:r w:rsidRPr="00DA2284">
              <w:t>Yes</w:t>
            </w:r>
          </w:p>
        </w:tc>
        <w:tc>
          <w:tcPr>
            <w:tcW w:w="4019" w:type="dxa"/>
          </w:tcPr>
          <w:p w14:paraId="7BE1397F" w14:textId="66F1FD6D" w:rsidR="00B14B69" w:rsidRPr="00DA2284" w:rsidRDefault="00B14B69" w:rsidP="003D1407">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3D1407">
            <w:pPr>
              <w:pStyle w:val="TableText"/>
            </w:pPr>
            <w:r w:rsidRPr="00DA2284">
              <w:t>Channel Number</w:t>
            </w:r>
          </w:p>
        </w:tc>
        <w:tc>
          <w:tcPr>
            <w:tcW w:w="1019" w:type="dxa"/>
          </w:tcPr>
          <w:p w14:paraId="32707D46" w14:textId="5C8AB924" w:rsidR="00B14B69" w:rsidRPr="00DA2284" w:rsidRDefault="00B14B69" w:rsidP="003D1407">
            <w:pPr>
              <w:pStyle w:val="TableText"/>
            </w:pPr>
            <w:r w:rsidRPr="00DA2284">
              <w:t>Integer</w:t>
            </w:r>
          </w:p>
        </w:tc>
        <w:tc>
          <w:tcPr>
            <w:tcW w:w="1101" w:type="dxa"/>
          </w:tcPr>
          <w:p w14:paraId="2082AFC9" w14:textId="4444E4D9" w:rsidR="00B14B69" w:rsidRPr="00AA06A1" w:rsidRDefault="00B14B69" w:rsidP="003D1407">
            <w:pPr>
              <w:pStyle w:val="TableText"/>
            </w:pPr>
            <w:r w:rsidRPr="00AA06A1">
              <w:t>channel</w:t>
            </w:r>
          </w:p>
        </w:tc>
        <w:tc>
          <w:tcPr>
            <w:tcW w:w="1355" w:type="dxa"/>
          </w:tcPr>
          <w:p w14:paraId="509E8530" w14:textId="49A1BAEA" w:rsidR="00B14B69" w:rsidRPr="00DA2284" w:rsidRDefault="00B14B69" w:rsidP="003D1407">
            <w:pPr>
              <w:pStyle w:val="TableText"/>
            </w:pPr>
            <w:r w:rsidRPr="00DA2284">
              <w:t>Yes</w:t>
            </w:r>
          </w:p>
        </w:tc>
        <w:tc>
          <w:tcPr>
            <w:tcW w:w="4019" w:type="dxa"/>
          </w:tcPr>
          <w:p w14:paraId="6C68741A" w14:textId="14762451" w:rsidR="00B14B69" w:rsidRPr="00DA2284" w:rsidRDefault="00B14B69" w:rsidP="003D1407">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3D1407">
            <w:pPr>
              <w:pStyle w:val="TableText"/>
            </w:pPr>
            <w:r w:rsidRPr="00DA2284">
              <w:t>Network Protocol</w:t>
            </w:r>
          </w:p>
        </w:tc>
        <w:tc>
          <w:tcPr>
            <w:tcW w:w="1019" w:type="dxa"/>
          </w:tcPr>
          <w:p w14:paraId="779F218A" w14:textId="36013D36" w:rsidR="00B14B69" w:rsidRPr="00DA2284" w:rsidRDefault="00B14B69" w:rsidP="003D1407">
            <w:pPr>
              <w:pStyle w:val="TableText"/>
            </w:pPr>
            <w:r w:rsidRPr="00DA2284">
              <w:t>Integer</w:t>
            </w:r>
          </w:p>
        </w:tc>
        <w:tc>
          <w:tcPr>
            <w:tcW w:w="1101" w:type="dxa"/>
          </w:tcPr>
          <w:p w14:paraId="2ED69CE0" w14:textId="5EA1ED48" w:rsidR="00B14B69" w:rsidRPr="00AA06A1" w:rsidRDefault="00B14B69" w:rsidP="003D1407">
            <w:pPr>
              <w:pStyle w:val="TableText"/>
            </w:pPr>
            <w:proofErr w:type="spellStart"/>
            <w:r w:rsidRPr="00AA06A1">
              <w:t>prot</w:t>
            </w:r>
            <w:proofErr w:type="spellEnd"/>
          </w:p>
        </w:tc>
        <w:tc>
          <w:tcPr>
            <w:tcW w:w="1355" w:type="dxa"/>
          </w:tcPr>
          <w:p w14:paraId="7A4D0D05" w14:textId="23E5F3FB" w:rsidR="00B14B69" w:rsidRPr="00DA2284" w:rsidRDefault="00B14B69" w:rsidP="003D1407">
            <w:pPr>
              <w:pStyle w:val="TableText"/>
            </w:pPr>
            <w:r w:rsidRPr="00DA2284">
              <w:t>Yes</w:t>
            </w:r>
          </w:p>
        </w:tc>
        <w:tc>
          <w:tcPr>
            <w:tcW w:w="4019" w:type="dxa"/>
          </w:tcPr>
          <w:p w14:paraId="07291B35" w14:textId="77777777" w:rsidR="004313A4" w:rsidRPr="003E2427" w:rsidRDefault="00B14B69" w:rsidP="003D1407">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3D1407">
            <w:pPr>
              <w:pStyle w:val="TableText"/>
            </w:pPr>
            <w:r w:rsidRPr="003E2427">
              <w:t>0 – IPv4 (TCP)</w:t>
            </w:r>
          </w:p>
          <w:p w14:paraId="78F97C3D" w14:textId="51CD3FC2" w:rsidR="00B14B69" w:rsidRPr="003E2427" w:rsidRDefault="004313A4" w:rsidP="003D1407">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3D1407">
            <w:pPr>
              <w:pStyle w:val="TableText"/>
            </w:pPr>
            <w:r w:rsidRPr="00DA2284">
              <w:lastRenderedPageBreak/>
              <w:t>Network Information</w:t>
            </w:r>
          </w:p>
        </w:tc>
        <w:tc>
          <w:tcPr>
            <w:tcW w:w="1019" w:type="dxa"/>
          </w:tcPr>
          <w:p w14:paraId="7F18AD11" w14:textId="0B193E1A" w:rsidR="00B14B69" w:rsidRPr="00DA2284" w:rsidRDefault="00B14B69" w:rsidP="003D1407">
            <w:pPr>
              <w:pStyle w:val="TableText"/>
            </w:pPr>
            <w:r w:rsidRPr="00DA2284">
              <w:t>String</w:t>
            </w:r>
          </w:p>
        </w:tc>
        <w:tc>
          <w:tcPr>
            <w:tcW w:w="1101" w:type="dxa"/>
          </w:tcPr>
          <w:p w14:paraId="70B455F1" w14:textId="0544B40B" w:rsidR="00B14B69" w:rsidRPr="00AA06A1" w:rsidRDefault="00B14B69" w:rsidP="003D1407">
            <w:pPr>
              <w:pStyle w:val="TableText"/>
            </w:pPr>
            <w:r w:rsidRPr="00AA06A1">
              <w:t>net</w:t>
            </w:r>
          </w:p>
        </w:tc>
        <w:tc>
          <w:tcPr>
            <w:tcW w:w="1355" w:type="dxa"/>
          </w:tcPr>
          <w:p w14:paraId="5151E6A0" w14:textId="39F30A86" w:rsidR="00B14B69" w:rsidRPr="00DA2284" w:rsidRDefault="00B14B69" w:rsidP="003D1407">
            <w:pPr>
              <w:pStyle w:val="TableText"/>
            </w:pPr>
            <w:r w:rsidRPr="00DA2284">
              <w:t>Yes</w:t>
            </w:r>
          </w:p>
        </w:tc>
        <w:tc>
          <w:tcPr>
            <w:tcW w:w="4019" w:type="dxa"/>
          </w:tcPr>
          <w:p w14:paraId="4E096D81" w14:textId="133212C9" w:rsidR="00B14B69" w:rsidRPr="00DA2284" w:rsidRDefault="00B14B69" w:rsidP="003D1407">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3D1407">
            <w:pPr>
              <w:pStyle w:val="TableText"/>
            </w:pPr>
            <w:r w:rsidRPr="00DA2284">
              <w:t>Retries</w:t>
            </w:r>
          </w:p>
        </w:tc>
        <w:tc>
          <w:tcPr>
            <w:tcW w:w="1019" w:type="dxa"/>
          </w:tcPr>
          <w:p w14:paraId="4A396196" w14:textId="4B156D6D" w:rsidR="00B14B69" w:rsidRPr="00DA2284" w:rsidRDefault="00B14B69" w:rsidP="003D1407">
            <w:pPr>
              <w:pStyle w:val="TableText"/>
            </w:pPr>
            <w:r w:rsidRPr="00DA2284">
              <w:t>Integer</w:t>
            </w:r>
          </w:p>
        </w:tc>
        <w:tc>
          <w:tcPr>
            <w:tcW w:w="1101" w:type="dxa"/>
          </w:tcPr>
          <w:p w14:paraId="16619322" w14:textId="1013CEE3" w:rsidR="00B14B69" w:rsidRPr="00AA06A1" w:rsidRDefault="00B14B69" w:rsidP="003D1407">
            <w:pPr>
              <w:pStyle w:val="TableText"/>
            </w:pPr>
            <w:r w:rsidRPr="00AA06A1">
              <w:t>retries</w:t>
            </w:r>
          </w:p>
        </w:tc>
        <w:tc>
          <w:tcPr>
            <w:tcW w:w="1355" w:type="dxa"/>
          </w:tcPr>
          <w:p w14:paraId="38563873" w14:textId="62F482B3" w:rsidR="00B14B69" w:rsidRPr="00DA2284" w:rsidRDefault="00B14B69" w:rsidP="003D1407">
            <w:pPr>
              <w:pStyle w:val="TableText"/>
            </w:pPr>
            <w:r w:rsidRPr="00DA2284">
              <w:t>No</w:t>
            </w:r>
          </w:p>
        </w:tc>
        <w:tc>
          <w:tcPr>
            <w:tcW w:w="4019" w:type="dxa"/>
          </w:tcPr>
          <w:p w14:paraId="5EC056FD" w14:textId="5946FB9F" w:rsidR="00B14B69" w:rsidRPr="00DA2284" w:rsidRDefault="00B14B69" w:rsidP="003D1407">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3D1407">
            <w:pPr>
              <w:pStyle w:val="TableText"/>
            </w:pPr>
            <w:r w:rsidRPr="00DA2284">
              <w:t>Backoff</w:t>
            </w:r>
          </w:p>
        </w:tc>
        <w:tc>
          <w:tcPr>
            <w:tcW w:w="1019" w:type="dxa"/>
          </w:tcPr>
          <w:p w14:paraId="61E3EDFF" w14:textId="2EC44AE5" w:rsidR="00B14B69" w:rsidRPr="00DA2284" w:rsidRDefault="00B14B69" w:rsidP="003D1407">
            <w:pPr>
              <w:pStyle w:val="TableText"/>
            </w:pPr>
            <w:r w:rsidRPr="00DA2284">
              <w:t>Integer</w:t>
            </w:r>
          </w:p>
        </w:tc>
        <w:tc>
          <w:tcPr>
            <w:tcW w:w="1101" w:type="dxa"/>
          </w:tcPr>
          <w:p w14:paraId="002E32FF" w14:textId="3B79F61A" w:rsidR="00B14B69" w:rsidRPr="00AA06A1" w:rsidRDefault="00B14B69" w:rsidP="003D1407">
            <w:pPr>
              <w:pStyle w:val="TableText"/>
            </w:pPr>
            <w:r w:rsidRPr="00AA06A1">
              <w:t>backoff</w:t>
            </w:r>
          </w:p>
        </w:tc>
        <w:tc>
          <w:tcPr>
            <w:tcW w:w="1355" w:type="dxa"/>
          </w:tcPr>
          <w:p w14:paraId="07670E92" w14:textId="50E32527" w:rsidR="00B14B69" w:rsidRPr="00DA2284" w:rsidRDefault="00B14B69" w:rsidP="003D1407">
            <w:pPr>
              <w:pStyle w:val="TableText"/>
            </w:pPr>
            <w:r w:rsidRPr="00DA2284">
              <w:t>No</w:t>
            </w:r>
          </w:p>
        </w:tc>
        <w:tc>
          <w:tcPr>
            <w:tcW w:w="4019" w:type="dxa"/>
          </w:tcPr>
          <w:p w14:paraId="17A6B7C8" w14:textId="35151D9D" w:rsidR="00B14B69" w:rsidRPr="00DA2284" w:rsidRDefault="00B14B69" w:rsidP="003D1407">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proofErr w:type="gramStart"/>
      <w:r>
        <w:t>ABCD:EF</w:t>
      </w:r>
      <w:proofErr w:type="gramEnd"/>
      <w:r>
        <w:t xml:space="preserve">01:2345:6789:ABCD:EF01:2345:6789 </w:t>
      </w:r>
    </w:p>
    <w:p w14:paraId="6712EEBE" w14:textId="77777777" w:rsidR="00DA2284" w:rsidRDefault="00DA2284" w:rsidP="00E76727">
      <w:pPr>
        <w:pStyle w:val="BulletIndent"/>
      </w:pPr>
      <w:r>
        <w:t>[</w:t>
      </w:r>
      <w:proofErr w:type="gramStart"/>
      <w:r>
        <w:t>ABCD:EF</w:t>
      </w:r>
      <w:proofErr w:type="gramEnd"/>
      <w:r>
        <w:t>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w:t>
      </w:r>
      <w:proofErr w:type="gramStart"/>
      <w:r>
        <w:t>a number of</w:t>
      </w:r>
      <w:proofErr w:type="gramEnd"/>
      <w:r>
        <w:t xml:space="preserve">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w:t>
      </w:r>
      <w:proofErr w:type="gramStart"/>
      <w:r>
        <w:t>a number of</w:t>
      </w:r>
      <w:proofErr w:type="gramEnd"/>
      <w:r>
        <w:t xml:space="preserve">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92" w:name="_Toc172098941"/>
      <w:r w:rsidRPr="005A587D">
        <w:lastRenderedPageBreak/>
        <w:t xml:space="preserve">Connection </w:t>
      </w:r>
      <w:r w:rsidR="006B0494" w:rsidRPr="005A587D">
        <w:t>scheduling</w:t>
      </w:r>
      <w:bookmarkEnd w:id="92"/>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77EE826C"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93" w:author="Mark Davison" w:date="2024-10-01T21:40:00Z" w16du:dateUtc="2024-10-01T20:40:00Z">
        <w:r w:rsidR="0089770E" w:rsidRPr="0089770E">
          <w:rPr>
            <w:rStyle w:val="Crossreference"/>
            <w:rPrChange w:id="94" w:author="Mark Davison" w:date="2024-10-01T21:40:00Z" w16du:dateUtc="2024-10-01T20:40:00Z">
              <w:rPr/>
            </w:rPrChange>
          </w:rPr>
          <w:t xml:space="preserve">Table </w:t>
        </w:r>
        <w:r w:rsidR="0089770E" w:rsidRPr="0089770E">
          <w:rPr>
            <w:rStyle w:val="Crossreference"/>
            <w:rPrChange w:id="95" w:author="Mark Davison" w:date="2024-10-01T21:40:00Z" w16du:dateUtc="2024-10-01T20:40:00Z">
              <w:rPr>
                <w:noProof/>
              </w:rPr>
            </w:rPrChange>
          </w:rPr>
          <w:t>4</w:t>
        </w:r>
      </w:ins>
      <w:del w:id="96" w:author="Mark Davison" w:date="2024-10-01T21:40:00Z" w16du:dateUtc="2024-10-01T20:40:00Z">
        <w:r w:rsidR="0094133A" w:rsidRPr="00A8786E" w:rsidDel="0089770E">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proofErr w:type="spellStart"/>
      <w:r w:rsidR="005A587D" w:rsidRPr="005A587D">
        <w:rPr>
          <w:b/>
          <w:bCs/>
        </w:rPr>
        <w:t>connectionSchedule</w:t>
      </w:r>
      <w:proofErr w:type="spellEnd"/>
      <w:r w:rsidR="005A587D">
        <w:t>.</w:t>
      </w:r>
    </w:p>
    <w:p w14:paraId="1AD757B4" w14:textId="0AABC724" w:rsidR="005A587D" w:rsidRDefault="00732C0C" w:rsidP="009F3044">
      <w:pPr>
        <w:pStyle w:val="Caption"/>
      </w:pPr>
      <w:bookmarkStart w:id="97" w:name="_Ref160460276"/>
      <w:bookmarkStart w:id="98" w:name="_Toc160543310"/>
      <w:bookmarkStart w:id="99" w:name="_Toc170288643"/>
      <w:r>
        <w:t xml:space="preserve">Table </w:t>
      </w:r>
      <w:r>
        <w:fldChar w:fldCharType="begin"/>
      </w:r>
      <w:r>
        <w:instrText xml:space="preserve"> SEQ Table \* ARABIC </w:instrText>
      </w:r>
      <w:r>
        <w:fldChar w:fldCharType="separate"/>
      </w:r>
      <w:r w:rsidR="0089770E">
        <w:rPr>
          <w:noProof/>
        </w:rPr>
        <w:t>4</w:t>
      </w:r>
      <w:r>
        <w:rPr>
          <w:noProof/>
        </w:rPr>
        <w:fldChar w:fldCharType="end"/>
      </w:r>
      <w:bookmarkEnd w:id="97"/>
      <w:r>
        <w:tab/>
      </w:r>
      <w:r w:rsidRPr="00732C0C">
        <w:t xml:space="preserve">Information used in defining </w:t>
      </w:r>
      <w:r w:rsidR="00F14026">
        <w:t>s</w:t>
      </w:r>
      <w:r w:rsidRPr="00732C0C">
        <w:t xml:space="preserve">cheduled </w:t>
      </w:r>
      <w:r w:rsidR="00F14026">
        <w:t>c</w:t>
      </w:r>
      <w:r w:rsidRPr="00732C0C">
        <w:t>onnections</w:t>
      </w:r>
      <w:bookmarkEnd w:id="98"/>
      <w:bookmarkEnd w:id="99"/>
    </w:p>
    <w:tbl>
      <w:tblPr>
        <w:tblStyle w:val="LucidTable2"/>
        <w:tblW w:w="9072" w:type="dxa"/>
        <w:jc w:val="center"/>
        <w:tblLook w:val="04A0" w:firstRow="1" w:lastRow="0" w:firstColumn="1" w:lastColumn="0" w:noHBand="0" w:noVBand="1"/>
      </w:tblPr>
      <w:tblGrid>
        <w:gridCol w:w="2081"/>
        <w:gridCol w:w="879"/>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3D1407">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3D1407">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3D1407">
            <w:pPr>
              <w:pStyle w:val="TableText"/>
              <w:rPr>
                <w:rFonts w:eastAsia="DengXian"/>
              </w:rPr>
            </w:pPr>
            <w:proofErr w:type="spellStart"/>
            <w:r w:rsidRPr="00AA06A1">
              <w:rPr>
                <w:rFonts w:eastAsia="DengXian"/>
              </w:rPr>
              <w:t>num</w:t>
            </w:r>
            <w:proofErr w:type="spellEnd"/>
          </w:p>
        </w:tc>
        <w:tc>
          <w:tcPr>
            <w:tcW w:w="0" w:type="auto"/>
          </w:tcPr>
          <w:p w14:paraId="4BD5DC64" w14:textId="77777777" w:rsidR="005A587D" w:rsidRPr="00AA06A1" w:rsidRDefault="005A587D" w:rsidP="003D1407">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3D1407">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3D1407">
            <w:pPr>
              <w:pStyle w:val="TableText"/>
              <w:rPr>
                <w:rFonts w:eastAsia="DengXian"/>
              </w:rPr>
            </w:pPr>
            <w:r w:rsidRPr="00AA06A1">
              <w:rPr>
                <w:rFonts w:eastAsia="DengXian"/>
              </w:rPr>
              <w:t>Start Time</w:t>
            </w:r>
          </w:p>
        </w:tc>
        <w:tc>
          <w:tcPr>
            <w:tcW w:w="0" w:type="auto"/>
          </w:tcPr>
          <w:p w14:paraId="4E22523E" w14:textId="0095FC74" w:rsidR="005A587D" w:rsidRPr="00AA06A1" w:rsidRDefault="008D6CC0" w:rsidP="003D1407">
            <w:pPr>
              <w:pStyle w:val="TableText"/>
              <w:rPr>
                <w:rFonts w:eastAsia="DengXian"/>
              </w:rPr>
            </w:pPr>
            <w:r>
              <w:rPr>
                <w:rFonts w:eastAsia="DengXian"/>
              </w:rPr>
              <w:t>Integer</w:t>
            </w:r>
          </w:p>
        </w:tc>
        <w:tc>
          <w:tcPr>
            <w:tcW w:w="0" w:type="auto"/>
          </w:tcPr>
          <w:p w14:paraId="15B9F4BC" w14:textId="77777777" w:rsidR="005A587D" w:rsidRPr="00AA06A1" w:rsidRDefault="005A587D" w:rsidP="003D1407">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3D1407">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3D1407">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3D1407">
            <w:pPr>
              <w:pStyle w:val="TableText"/>
              <w:rPr>
                <w:rFonts w:eastAsia="DengXian"/>
              </w:rPr>
            </w:pPr>
            <w:r w:rsidRPr="00AA06A1">
              <w:rPr>
                <w:rFonts w:eastAsia="DengXian"/>
              </w:rPr>
              <w:t>Repeat Interval</w:t>
            </w:r>
          </w:p>
        </w:tc>
        <w:tc>
          <w:tcPr>
            <w:tcW w:w="0" w:type="auto"/>
          </w:tcPr>
          <w:p w14:paraId="2FB70419" w14:textId="15029D0C" w:rsidR="005A587D" w:rsidRPr="00AA06A1" w:rsidRDefault="008D6CC0" w:rsidP="003D1407">
            <w:pPr>
              <w:pStyle w:val="TableText"/>
              <w:rPr>
                <w:rFonts w:eastAsia="DengXian"/>
              </w:rPr>
            </w:pPr>
            <w:r>
              <w:rPr>
                <w:rFonts w:eastAsia="DengXian"/>
              </w:rPr>
              <w:t>Integer</w:t>
            </w:r>
          </w:p>
        </w:tc>
        <w:tc>
          <w:tcPr>
            <w:tcW w:w="0" w:type="auto"/>
          </w:tcPr>
          <w:p w14:paraId="1B24F638" w14:textId="77777777" w:rsidR="005A587D" w:rsidRPr="00AA06A1" w:rsidRDefault="005A587D" w:rsidP="003D1407">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3D1407">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3D1407">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3D1407">
            <w:pPr>
              <w:pStyle w:val="TableText"/>
              <w:rPr>
                <w:rFonts w:eastAsia="DengXian"/>
              </w:rPr>
            </w:pPr>
            <w:r>
              <w:rPr>
                <w:rFonts w:eastAsia="DengXian"/>
              </w:rPr>
              <w:t>Repeat Count</w:t>
            </w:r>
          </w:p>
        </w:tc>
        <w:tc>
          <w:tcPr>
            <w:tcW w:w="0" w:type="auto"/>
          </w:tcPr>
          <w:p w14:paraId="65D01A94" w14:textId="290E6F30" w:rsidR="005D25E3" w:rsidRPr="00AA06A1" w:rsidRDefault="005D25E3" w:rsidP="003D1407">
            <w:pPr>
              <w:pStyle w:val="TableText"/>
              <w:rPr>
                <w:rFonts w:eastAsia="DengXian"/>
              </w:rPr>
            </w:pPr>
            <w:r>
              <w:rPr>
                <w:rFonts w:eastAsia="DengXian"/>
              </w:rPr>
              <w:t>Integer</w:t>
            </w:r>
          </w:p>
        </w:tc>
        <w:tc>
          <w:tcPr>
            <w:tcW w:w="0" w:type="auto"/>
          </w:tcPr>
          <w:p w14:paraId="7B9886B7" w14:textId="6E1675BE" w:rsidR="005D25E3" w:rsidRPr="00AA06A1" w:rsidRDefault="005D25E3" w:rsidP="003D1407">
            <w:pPr>
              <w:pStyle w:val="TableText"/>
              <w:rPr>
                <w:rFonts w:eastAsia="DengXian"/>
              </w:rPr>
            </w:pPr>
            <w:r>
              <w:rPr>
                <w:rFonts w:eastAsia="DengXian"/>
              </w:rPr>
              <w:t>count</w:t>
            </w:r>
          </w:p>
        </w:tc>
        <w:tc>
          <w:tcPr>
            <w:tcW w:w="0" w:type="auto"/>
          </w:tcPr>
          <w:p w14:paraId="25750A5A" w14:textId="1C25BAA3" w:rsidR="005D25E3" w:rsidRPr="00AA06A1" w:rsidRDefault="005D25E3" w:rsidP="003D1407">
            <w:pPr>
              <w:pStyle w:val="TableText"/>
              <w:rPr>
                <w:rFonts w:eastAsia="DengXian"/>
              </w:rPr>
            </w:pPr>
            <w:r>
              <w:rPr>
                <w:rFonts w:eastAsia="DengXian"/>
              </w:rPr>
              <w:t>No</w:t>
            </w:r>
          </w:p>
        </w:tc>
        <w:tc>
          <w:tcPr>
            <w:tcW w:w="3238" w:type="dxa"/>
          </w:tcPr>
          <w:p w14:paraId="161AD984" w14:textId="133439B2" w:rsidR="005D25E3" w:rsidRPr="00AA06A1" w:rsidRDefault="005D25E3" w:rsidP="003D1407">
            <w:pPr>
              <w:pStyle w:val="TableText"/>
              <w:rPr>
                <w:rFonts w:eastAsia="DengXian"/>
              </w:rPr>
            </w:pPr>
            <w:r w:rsidRPr="005D25E3">
              <w:rPr>
                <w:rFonts w:eastAsia="DengXian"/>
              </w:rPr>
              <w:t xml:space="preserve">The number of repeats during the </w:t>
            </w:r>
            <w:proofErr w:type="spellStart"/>
            <w:r w:rsidRPr="005D25E3">
              <w:rPr>
                <w:rFonts w:eastAsia="DengXian"/>
              </w:rPr>
              <w:t>startBoundary</w:t>
            </w:r>
            <w:proofErr w:type="spellEnd"/>
            <w:r w:rsidRPr="005D25E3">
              <w:rPr>
                <w:rFonts w:eastAsia="DengXian"/>
              </w:rPr>
              <w:t xml:space="preserve"> interval</w:t>
            </w:r>
          </w:p>
        </w:tc>
      </w:tr>
      <w:tr w:rsidR="00732C0C" w:rsidRPr="005A587D" w14:paraId="3F084052" w14:textId="77777777" w:rsidTr="00265A9F">
        <w:trPr>
          <w:jc w:val="center"/>
        </w:trPr>
        <w:tc>
          <w:tcPr>
            <w:tcW w:w="0" w:type="auto"/>
          </w:tcPr>
          <w:p w14:paraId="0CEDA64F" w14:textId="77777777" w:rsidR="005A587D" w:rsidRPr="00AA06A1" w:rsidRDefault="005A587D" w:rsidP="003D1407">
            <w:pPr>
              <w:pStyle w:val="TableText"/>
              <w:rPr>
                <w:rFonts w:eastAsia="DengXian"/>
              </w:rPr>
            </w:pPr>
            <w:r w:rsidRPr="00AA06A1">
              <w:rPr>
                <w:rFonts w:eastAsia="DengXian"/>
              </w:rPr>
              <w:t>Start Time Boundary</w:t>
            </w:r>
          </w:p>
        </w:tc>
        <w:tc>
          <w:tcPr>
            <w:tcW w:w="0" w:type="auto"/>
          </w:tcPr>
          <w:p w14:paraId="1411DE9F" w14:textId="204FA3F6" w:rsidR="005A587D" w:rsidRPr="00AA06A1" w:rsidRDefault="008D6CC0" w:rsidP="003D1407">
            <w:pPr>
              <w:pStyle w:val="TableText"/>
              <w:rPr>
                <w:rFonts w:eastAsia="DengXian"/>
              </w:rPr>
            </w:pPr>
            <w:r>
              <w:rPr>
                <w:rFonts w:eastAsia="DengXian"/>
              </w:rPr>
              <w:t>Integer</w:t>
            </w:r>
          </w:p>
        </w:tc>
        <w:tc>
          <w:tcPr>
            <w:tcW w:w="0" w:type="auto"/>
          </w:tcPr>
          <w:p w14:paraId="0C963CE7" w14:textId="77777777" w:rsidR="005A587D" w:rsidRPr="00AA06A1" w:rsidRDefault="005A587D" w:rsidP="003D1407">
            <w:pPr>
              <w:pStyle w:val="TableText"/>
              <w:rPr>
                <w:rFonts w:eastAsia="DengXian"/>
              </w:rPr>
            </w:pPr>
            <w:proofErr w:type="spellStart"/>
            <w:r w:rsidRPr="00AA06A1">
              <w:rPr>
                <w:rFonts w:eastAsia="DengXian"/>
              </w:rPr>
              <w:t>startBoundary</w:t>
            </w:r>
            <w:proofErr w:type="spellEnd"/>
          </w:p>
        </w:tc>
        <w:tc>
          <w:tcPr>
            <w:tcW w:w="0" w:type="auto"/>
          </w:tcPr>
          <w:p w14:paraId="7AAB13CD" w14:textId="77777777" w:rsidR="005A587D" w:rsidRPr="00AA06A1" w:rsidRDefault="005A587D" w:rsidP="003D1407">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3D1407">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0B4287E0"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89770E">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100" w:author="Mark Davison" w:date="2024-10-01T21:40:00Z" w16du:dateUtc="2024-10-01T20:40:00Z">
        <w:r w:rsidR="0089770E" w:rsidRPr="0089770E">
          <w:rPr>
            <w:rStyle w:val="Crossreference"/>
            <w:rPrChange w:id="101" w:author="Mark Davison" w:date="2024-10-01T21:40:00Z" w16du:dateUtc="2024-10-01T20:40:00Z">
              <w:rPr/>
            </w:rPrChange>
          </w:rPr>
          <w:t>Time formats</w:t>
        </w:r>
      </w:ins>
      <w:del w:id="102" w:author="Mark Davison" w:date="2024-10-01T21:40:00Z" w16du:dateUtc="2024-10-01T20:40:00Z">
        <w:r w:rsidR="0094133A" w:rsidRPr="00A8786E" w:rsidDel="0089770E">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 xml:space="preserve">The number of repeats during the </w:t>
      </w:r>
      <w:proofErr w:type="spellStart"/>
      <w:r w:rsidRPr="005D25E3">
        <w:t>startBoundary</w:t>
      </w:r>
      <w:proofErr w:type="spellEnd"/>
      <w:r w:rsidRPr="005D25E3">
        <w:t xml:space="preserve">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103" w:name="_Ref160538894"/>
      <w:bookmarkStart w:id="104" w:name="_Ref160538900"/>
      <w:bookmarkStart w:id="105" w:name="_Toc172098942"/>
      <w:r>
        <w:lastRenderedPageBreak/>
        <w:t>Time formats</w:t>
      </w:r>
      <w:bookmarkEnd w:id="103"/>
      <w:bookmarkEnd w:id="104"/>
      <w:bookmarkEnd w:id="105"/>
    </w:p>
    <w:p w14:paraId="435B32B8" w14:textId="171A3868"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06" w:author="Mark Davison" w:date="2024-10-01T21:40:00Z" w16du:dateUtc="2024-10-01T20:40:00Z">
        <w:r w:rsidR="0089770E" w:rsidRPr="0089770E">
          <w:rPr>
            <w:rStyle w:val="Crossreference"/>
            <w:rPrChange w:id="107" w:author="Mark Davison" w:date="2024-10-01T21:40:00Z" w16du:dateUtc="2024-10-01T20:40:00Z">
              <w:rPr/>
            </w:rPrChange>
          </w:rPr>
          <w:t xml:space="preserve">Table </w:t>
        </w:r>
        <w:r w:rsidR="0089770E" w:rsidRPr="0089770E">
          <w:rPr>
            <w:rStyle w:val="Crossreference"/>
            <w:rPrChange w:id="108" w:author="Mark Davison" w:date="2024-10-01T21:40:00Z" w16du:dateUtc="2024-10-01T20:40:00Z">
              <w:rPr>
                <w:noProof/>
              </w:rPr>
            </w:rPrChange>
          </w:rPr>
          <w:t>5</w:t>
        </w:r>
      </w:ins>
      <w:del w:id="109" w:author="Mark Davison" w:date="2024-10-01T21:40:00Z" w16du:dateUtc="2024-10-01T20:40:00Z">
        <w:r w:rsidR="0094133A" w:rsidRPr="00A8786E" w:rsidDel="0089770E">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51CE52C4" w:rsidR="0007620E" w:rsidRPr="00AE3465" w:rsidRDefault="0007620E" w:rsidP="000B4273">
      <w:pPr>
        <w:pStyle w:val="Caption"/>
        <w:keepNext/>
      </w:pPr>
      <w:bookmarkStart w:id="110" w:name="_Ref160532049"/>
      <w:bookmarkStart w:id="111" w:name="_Toc170288644"/>
      <w:r>
        <w:t xml:space="preserve">Table </w:t>
      </w:r>
      <w:r>
        <w:fldChar w:fldCharType="begin"/>
      </w:r>
      <w:r>
        <w:instrText xml:space="preserve"> SEQ Table \* ARABIC </w:instrText>
      </w:r>
      <w:r>
        <w:fldChar w:fldCharType="separate"/>
      </w:r>
      <w:r w:rsidR="0089770E">
        <w:rPr>
          <w:noProof/>
        </w:rPr>
        <w:t>5</w:t>
      </w:r>
      <w:r>
        <w:rPr>
          <w:noProof/>
        </w:rPr>
        <w:fldChar w:fldCharType="end"/>
      </w:r>
      <w:bookmarkEnd w:id="110"/>
      <w:r w:rsidRPr="00AE3465">
        <w:tab/>
        <w:t>Time formats</w:t>
      </w:r>
      <w:bookmarkEnd w:id="11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3D1407">
            <w:pPr>
              <w:pStyle w:val="TableText"/>
            </w:pPr>
            <w:r w:rsidRPr="00C16A60">
              <w:t>Absolute time</w:t>
            </w:r>
          </w:p>
        </w:tc>
        <w:tc>
          <w:tcPr>
            <w:tcW w:w="6734" w:type="dxa"/>
            <w:shd w:val="clear" w:color="auto" w:fill="auto"/>
          </w:tcPr>
          <w:p w14:paraId="304A229E" w14:textId="77777777" w:rsidR="0007620E" w:rsidRPr="00524662" w:rsidRDefault="0007620E" w:rsidP="003D1407">
            <w:pPr>
              <w:pStyle w:val="TableText"/>
            </w:pPr>
            <w:r w:rsidRPr="00524662">
              <w:t xml:space="preserve">All times are specified in UTC. </w:t>
            </w:r>
          </w:p>
          <w:p w14:paraId="271ED088" w14:textId="4379400E" w:rsidR="0007620E" w:rsidRDefault="0007620E" w:rsidP="003D1407">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3D1407">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3D1407">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3D1407">
            <w:pPr>
              <w:pStyle w:val="TableText"/>
            </w:pPr>
            <w:r>
              <w:t>Relative time</w:t>
            </w:r>
          </w:p>
        </w:tc>
        <w:tc>
          <w:tcPr>
            <w:tcW w:w="6734" w:type="dxa"/>
            <w:shd w:val="clear" w:color="auto" w:fill="auto"/>
          </w:tcPr>
          <w:p w14:paraId="45BCFE57" w14:textId="77777777" w:rsidR="0007620E" w:rsidRDefault="0007620E" w:rsidP="003D1407">
            <w:pPr>
              <w:pStyle w:val="TableText"/>
            </w:pPr>
            <w:r>
              <w:t>All durations are specified in milliseconds as a number.</w:t>
            </w:r>
          </w:p>
          <w:p w14:paraId="7E7634C1" w14:textId="77777777" w:rsidR="0007620E" w:rsidRPr="008A325B" w:rsidRDefault="0007620E" w:rsidP="003D1407">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3D1407">
            <w:pPr>
              <w:pStyle w:val="TableText"/>
            </w:pPr>
            <w:r>
              <w:t>Weeks</w:t>
            </w:r>
          </w:p>
        </w:tc>
        <w:tc>
          <w:tcPr>
            <w:tcW w:w="6734" w:type="dxa"/>
            <w:shd w:val="clear" w:color="auto" w:fill="auto"/>
          </w:tcPr>
          <w:p w14:paraId="11D94951" w14:textId="77777777" w:rsidR="0007620E" w:rsidRPr="00BB4BBA" w:rsidRDefault="0007620E" w:rsidP="003D1407">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12" w:name="_Toc172098943"/>
      <w:r>
        <w:t>Events</w:t>
      </w:r>
      <w:bookmarkEnd w:id="112"/>
    </w:p>
    <w:p w14:paraId="1E9023B2" w14:textId="0F002809"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89770E">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13" w:author="Mark Davison" w:date="2024-10-01T21:40:00Z" w16du:dateUtc="2024-10-01T20:40:00Z">
        <w:r w:rsidR="0089770E" w:rsidRPr="0089770E">
          <w:rPr>
            <w:rStyle w:val="Crossreference"/>
            <w:rPrChange w:id="114" w:author="Mark Davison" w:date="2024-10-01T21:40:00Z" w16du:dateUtc="2024-10-01T20:40:00Z">
              <w:rPr/>
            </w:rPrChange>
          </w:rPr>
          <w:t>Points</w:t>
        </w:r>
      </w:ins>
      <w:del w:id="115" w:author="Mark Davison" w:date="2024-10-01T21:40:00Z" w16du:dateUtc="2024-10-01T20:40:00Z">
        <w:r w:rsidR="0094133A" w:rsidRPr="00A8786E" w:rsidDel="0089770E">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w:t>
      </w:r>
      <w:proofErr w:type="gramStart"/>
      <w:r>
        <w:t>at a later time</w:t>
      </w:r>
      <w:proofErr w:type="gramEnd"/>
      <w:r>
        <w:t xml:space="preserv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16" w:name="_Toc172098944"/>
      <w:r>
        <w:t>Actions</w:t>
      </w:r>
      <w:bookmarkEnd w:id="116"/>
    </w:p>
    <w:p w14:paraId="4C058027" w14:textId="22B80FDE"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17" w:author="Mark Davison" w:date="2024-10-01T21:40:00Z" w16du:dateUtc="2024-10-01T20:40:00Z">
        <w:r w:rsidR="0089770E" w:rsidRPr="0089770E">
          <w:rPr>
            <w:rStyle w:val="Crossreference"/>
            <w:rPrChange w:id="118" w:author="Mark Davison" w:date="2024-10-01T21:40:00Z" w16du:dateUtc="2024-10-01T20:40:00Z">
              <w:rPr/>
            </w:rPrChange>
          </w:rPr>
          <w:t xml:space="preserve">Table </w:t>
        </w:r>
        <w:r w:rsidR="0089770E" w:rsidRPr="0089770E">
          <w:rPr>
            <w:rStyle w:val="Crossreference"/>
            <w:rPrChange w:id="119" w:author="Mark Davison" w:date="2024-10-01T21:40:00Z" w16du:dateUtc="2024-10-01T20:40:00Z">
              <w:rPr>
                <w:noProof/>
              </w:rPr>
            </w:rPrChange>
          </w:rPr>
          <w:t>6</w:t>
        </w:r>
      </w:ins>
      <w:del w:id="120" w:author="Mark Davison" w:date="2024-10-01T21:40:00Z" w16du:dateUtc="2024-10-01T20:40:00Z">
        <w:r w:rsidR="0094133A" w:rsidRPr="00A8786E" w:rsidDel="0089770E">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783BE857" w:rsidR="00910BE0" w:rsidRDefault="00910BE0" w:rsidP="009F3044">
      <w:pPr>
        <w:pStyle w:val="Caption"/>
      </w:pPr>
      <w:bookmarkStart w:id="121" w:name="_Ref160614062"/>
      <w:bookmarkStart w:id="122" w:name="_Toc170288645"/>
      <w:r>
        <w:t xml:space="preserve">Table </w:t>
      </w:r>
      <w:r>
        <w:fldChar w:fldCharType="begin"/>
      </w:r>
      <w:r>
        <w:instrText xml:space="preserve"> SEQ Table \* ARABIC </w:instrText>
      </w:r>
      <w:r>
        <w:fldChar w:fldCharType="separate"/>
      </w:r>
      <w:r w:rsidR="0089770E">
        <w:rPr>
          <w:noProof/>
        </w:rPr>
        <w:t>6</w:t>
      </w:r>
      <w:r>
        <w:rPr>
          <w:noProof/>
        </w:rPr>
        <w:fldChar w:fldCharType="end"/>
      </w:r>
      <w:bookmarkEnd w:id="121"/>
      <w:r>
        <w:tab/>
        <w:t>Actions</w:t>
      </w:r>
      <w:bookmarkEnd w:id="12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3D1407">
            <w:pPr>
              <w:pStyle w:val="TableText"/>
            </w:pPr>
            <w:r w:rsidRPr="00910BE0">
              <w:t>0</w:t>
            </w:r>
          </w:p>
        </w:tc>
        <w:tc>
          <w:tcPr>
            <w:tcW w:w="7863" w:type="dxa"/>
            <w:shd w:val="clear" w:color="auto" w:fill="auto"/>
          </w:tcPr>
          <w:p w14:paraId="4422D1D1" w14:textId="339A099E" w:rsidR="00910BE0" w:rsidRPr="008A325B" w:rsidRDefault="00910BE0" w:rsidP="003D1407">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3D1407">
            <w:pPr>
              <w:pStyle w:val="TableText"/>
            </w:pPr>
            <w:r w:rsidRPr="00910BE0">
              <w:t>1</w:t>
            </w:r>
          </w:p>
        </w:tc>
        <w:tc>
          <w:tcPr>
            <w:tcW w:w="7863" w:type="dxa"/>
            <w:shd w:val="clear" w:color="auto" w:fill="auto"/>
          </w:tcPr>
          <w:p w14:paraId="27D64D8F" w14:textId="4B7EDA72" w:rsidR="00910BE0" w:rsidRPr="008A325B" w:rsidRDefault="00910BE0" w:rsidP="003D1407">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3D1407">
            <w:pPr>
              <w:pStyle w:val="TableText"/>
            </w:pPr>
            <w:r>
              <w:t>2</w:t>
            </w:r>
          </w:p>
        </w:tc>
        <w:tc>
          <w:tcPr>
            <w:tcW w:w="7863" w:type="dxa"/>
            <w:shd w:val="clear" w:color="auto" w:fill="auto"/>
          </w:tcPr>
          <w:p w14:paraId="7BFCE09C" w14:textId="7CE9CA87" w:rsidR="00910BE0" w:rsidRPr="00910BE0" w:rsidRDefault="00910BE0" w:rsidP="003D1407">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FABC0C3"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action </w:t>
      </w:r>
      <w:r w:rsidR="007274E0">
        <w:t>(</w:t>
      </w:r>
      <w:r w:rsidR="007274E0" w:rsidRPr="00A8786E">
        <w:rPr>
          <w:b/>
          <w:bCs/>
        </w:rPr>
        <w:t>2</w:t>
      </w:r>
      <w:r w:rsidR="007274E0">
        <w:t xml:space="preserve">) </w:t>
      </w:r>
      <w:r w:rsidR="00560546" w:rsidRPr="00BA7567">
        <w:t>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 xml:space="preserve">subject to the </w:t>
      </w:r>
      <w:r w:rsidR="00E948D0" w:rsidRPr="003B21BC">
        <w:lastRenderedPageBreak/>
        <w:t>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2CB1348A" w:rsidR="00E948D0" w:rsidRDefault="00E948D0" w:rsidP="005E596E">
      <w:pPr>
        <w:pStyle w:val="BodyText"/>
      </w:pPr>
      <w:r>
        <w:t xml:space="preserve">For more information, </w:t>
      </w:r>
      <w:r w:rsidRPr="00280C1C">
        <w:t>see</w:t>
      </w:r>
      <w:r w:rsidR="00280C1C" w:rsidRPr="00280C1C">
        <w:t xml:space="preserve"> the Configuration properties </w:t>
      </w:r>
      <w:proofErr w:type="spellStart"/>
      <w:r w:rsidR="00280C1C" w:rsidRPr="00280C1C">
        <w:rPr>
          <w:rFonts w:ascii="Courier New" w:hAnsi="Courier New" w:cs="Courier New"/>
        </w:rPr>
        <w:t>whenXXX</w:t>
      </w:r>
      <w:proofErr w:type="spellEnd"/>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23" w:author="Mark Davison" w:date="2024-10-01T21:40:00Z" w16du:dateUtc="2024-10-01T20:40:00Z">
        <w:r w:rsidR="0089770E" w:rsidRPr="0089770E">
          <w:rPr>
            <w:rStyle w:val="Crossreference"/>
            <w:rPrChange w:id="124" w:author="Mark Davison" w:date="2024-10-01T21:40:00Z" w16du:dateUtc="2024-10-01T20:40:00Z">
              <w:rPr/>
            </w:rPrChange>
          </w:rPr>
          <w:t xml:space="preserve">Table </w:t>
        </w:r>
        <w:r w:rsidR="0089770E" w:rsidRPr="0089770E">
          <w:rPr>
            <w:rStyle w:val="Crossreference"/>
            <w:rPrChange w:id="125" w:author="Mark Davison" w:date="2024-10-01T21:40:00Z" w16du:dateUtc="2024-10-01T20:40:00Z">
              <w:rPr>
                <w:noProof/>
              </w:rPr>
            </w:rPrChange>
          </w:rPr>
          <w:t>8</w:t>
        </w:r>
      </w:ins>
      <w:del w:id="126" w:author="Mark Davison" w:date="2024-10-01T21:40:00Z" w16du:dateUtc="2024-10-01T20:40:00Z">
        <w:r w:rsidR="0094133A" w:rsidRPr="00A8786E" w:rsidDel="0089770E">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w:t>
      </w:r>
      <w:proofErr w:type="gramStart"/>
      <w:r>
        <w:t>all of</w:t>
      </w:r>
      <w:proofErr w:type="gramEnd"/>
      <w:r>
        <w:t xml:space="preserve">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27" w:name="_Ref160616879"/>
      <w:bookmarkStart w:id="128" w:name="_Toc172098945"/>
      <w:r>
        <w:t>Points</w:t>
      </w:r>
      <w:bookmarkEnd w:id="127"/>
      <w:bookmarkEnd w:id="128"/>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059011FC"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29" w:author="Mark Davison" w:date="2024-10-01T21:40:00Z" w16du:dateUtc="2024-10-01T20:40:00Z">
        <w:r w:rsidR="0089770E" w:rsidRPr="0089770E">
          <w:rPr>
            <w:rStyle w:val="Crossreference"/>
            <w:rPrChange w:id="130" w:author="Mark Davison" w:date="2024-10-01T21:40:00Z" w16du:dateUtc="2024-10-01T20:40:00Z">
              <w:rPr/>
            </w:rPrChange>
          </w:rPr>
          <w:t xml:space="preserve">Table </w:t>
        </w:r>
        <w:r w:rsidR="0089770E" w:rsidRPr="0089770E">
          <w:rPr>
            <w:rStyle w:val="Crossreference"/>
            <w:rPrChange w:id="131" w:author="Mark Davison" w:date="2024-10-01T21:40:00Z" w16du:dateUtc="2024-10-01T20:40:00Z">
              <w:rPr>
                <w:noProof/>
              </w:rPr>
            </w:rPrChange>
          </w:rPr>
          <w:t>7</w:t>
        </w:r>
      </w:ins>
      <w:del w:id="132" w:author="Mark Davison" w:date="2024-10-01T21:40:00Z" w16du:dateUtc="2024-10-01T20:40:00Z">
        <w:r w:rsidR="0094133A" w:rsidRPr="00A8786E" w:rsidDel="0089770E">
          <w:rPr>
            <w:rStyle w:val="Crossreference"/>
          </w:rPr>
          <w:delText>Table 7</w:delText>
        </w:r>
      </w:del>
      <w:r w:rsidRPr="000B2D66">
        <w:rPr>
          <w:rStyle w:val="Crossreference"/>
        </w:rPr>
        <w:fldChar w:fldCharType="end"/>
      </w:r>
      <w:r>
        <w:t xml:space="preserve"> describes the elements w</w:t>
      </w:r>
      <w:r w:rsidR="00212C02">
        <w:t xml:space="preserve">ithin the object </w:t>
      </w:r>
      <w:proofErr w:type="spellStart"/>
      <w:r w:rsidR="00212C02" w:rsidRPr="00212C02">
        <w:rPr>
          <w:b/>
          <w:bCs/>
        </w:rPr>
        <w:t>deviceLink</w:t>
      </w:r>
      <w:proofErr w:type="spellEnd"/>
      <w:r w:rsidR="00941B54">
        <w:t>.</w:t>
      </w:r>
    </w:p>
    <w:p w14:paraId="19E223A3" w14:textId="47455B5A" w:rsidR="00212C02" w:rsidRPr="00212C02" w:rsidRDefault="00BB5A05" w:rsidP="009F3044">
      <w:pPr>
        <w:pStyle w:val="Caption"/>
      </w:pPr>
      <w:bookmarkStart w:id="133" w:name="_Ref161139195"/>
      <w:bookmarkStart w:id="134" w:name="_Toc170288646"/>
      <w:r>
        <w:t xml:space="preserve">Table </w:t>
      </w:r>
      <w:r>
        <w:fldChar w:fldCharType="begin"/>
      </w:r>
      <w:r>
        <w:instrText xml:space="preserve"> SEQ Table \* ARABIC </w:instrText>
      </w:r>
      <w:r>
        <w:fldChar w:fldCharType="separate"/>
      </w:r>
      <w:r w:rsidR="0089770E">
        <w:rPr>
          <w:noProof/>
        </w:rPr>
        <w:t>7</w:t>
      </w:r>
      <w:r>
        <w:rPr>
          <w:noProof/>
        </w:rPr>
        <w:fldChar w:fldCharType="end"/>
      </w:r>
      <w:bookmarkEnd w:id="133"/>
      <w:r>
        <w:tab/>
      </w:r>
      <w:r w:rsidRPr="00BB5A05">
        <w:t xml:space="preserve">Configuration structure for a </w:t>
      </w:r>
      <w:r w:rsidR="00994C7D">
        <w:t>d</w:t>
      </w:r>
      <w:r w:rsidRPr="00BB5A05">
        <w:t xml:space="preserve">evice </w:t>
      </w:r>
      <w:r w:rsidR="00994C7D">
        <w:t>l</w:t>
      </w:r>
      <w:r w:rsidRPr="00BB5A05">
        <w:t>ink</w:t>
      </w:r>
      <w:bookmarkEnd w:id="13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1536"/>
        <w:gridCol w:w="1662"/>
        <w:gridCol w:w="1414"/>
        <w:gridCol w:w="2503"/>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3D1407">
            <w:pPr>
              <w:pStyle w:val="TableText"/>
            </w:pPr>
            <w:r>
              <w:t>Device Link Number</w:t>
            </w:r>
          </w:p>
        </w:tc>
        <w:tc>
          <w:tcPr>
            <w:tcW w:w="1566" w:type="dxa"/>
          </w:tcPr>
          <w:p w14:paraId="291F232C" w14:textId="620CBEE4" w:rsidR="00BB5A05" w:rsidRPr="008A325B" w:rsidRDefault="00BD03DC" w:rsidP="003D1407">
            <w:pPr>
              <w:pStyle w:val="TableText"/>
            </w:pPr>
            <w:r>
              <w:t>Integer</w:t>
            </w:r>
          </w:p>
        </w:tc>
        <w:tc>
          <w:tcPr>
            <w:tcW w:w="1700" w:type="dxa"/>
          </w:tcPr>
          <w:p w14:paraId="2D63A720" w14:textId="79B4F8E6" w:rsidR="00BB5A05" w:rsidRPr="008A325B" w:rsidRDefault="00BB5A05" w:rsidP="003D1407">
            <w:pPr>
              <w:pStyle w:val="TableText"/>
            </w:pPr>
            <w:proofErr w:type="spellStart"/>
            <w:r w:rsidRPr="000B1489">
              <w:t>num</w:t>
            </w:r>
            <w:proofErr w:type="spellEnd"/>
          </w:p>
        </w:tc>
        <w:tc>
          <w:tcPr>
            <w:tcW w:w="1417" w:type="dxa"/>
          </w:tcPr>
          <w:p w14:paraId="3DE5E5E6" w14:textId="2EBD923B" w:rsidR="00BB5A05" w:rsidRPr="008A325B" w:rsidRDefault="00BB5A05" w:rsidP="003D1407">
            <w:pPr>
              <w:pStyle w:val="TableText"/>
            </w:pPr>
            <w:r>
              <w:t>Yes</w:t>
            </w:r>
          </w:p>
        </w:tc>
        <w:tc>
          <w:tcPr>
            <w:tcW w:w="2552" w:type="dxa"/>
            <w:shd w:val="clear" w:color="auto" w:fill="auto"/>
          </w:tcPr>
          <w:p w14:paraId="37ED784C" w14:textId="399FB2E2" w:rsidR="00BB5A05" w:rsidRPr="008A325B" w:rsidRDefault="00BB5A05" w:rsidP="003D1407">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3D1407">
            <w:pPr>
              <w:pStyle w:val="TableText"/>
            </w:pPr>
            <w:r>
              <w:t>Name</w:t>
            </w:r>
          </w:p>
        </w:tc>
        <w:tc>
          <w:tcPr>
            <w:tcW w:w="1566" w:type="dxa"/>
          </w:tcPr>
          <w:p w14:paraId="349A175D" w14:textId="59ECF114" w:rsidR="00BB5A05" w:rsidRPr="008A325B" w:rsidRDefault="00BB5A05" w:rsidP="003D1407">
            <w:pPr>
              <w:pStyle w:val="TableText"/>
            </w:pPr>
            <w:r>
              <w:t>String</w:t>
            </w:r>
          </w:p>
        </w:tc>
        <w:tc>
          <w:tcPr>
            <w:tcW w:w="1700" w:type="dxa"/>
          </w:tcPr>
          <w:p w14:paraId="59084B05" w14:textId="71E97D41" w:rsidR="00BB5A05" w:rsidRPr="008A325B" w:rsidRDefault="00BB5A05" w:rsidP="003D1407">
            <w:pPr>
              <w:pStyle w:val="TableText"/>
            </w:pPr>
            <w:r w:rsidRPr="000B1489">
              <w:t>name</w:t>
            </w:r>
          </w:p>
        </w:tc>
        <w:tc>
          <w:tcPr>
            <w:tcW w:w="1417" w:type="dxa"/>
          </w:tcPr>
          <w:p w14:paraId="2FBBF02D" w14:textId="25772385" w:rsidR="00BB5A05" w:rsidRPr="008A325B" w:rsidRDefault="00BB5A05" w:rsidP="003D1407">
            <w:pPr>
              <w:pStyle w:val="TableText"/>
            </w:pPr>
            <w:r>
              <w:t>Yes</w:t>
            </w:r>
          </w:p>
        </w:tc>
        <w:tc>
          <w:tcPr>
            <w:tcW w:w="2552" w:type="dxa"/>
            <w:shd w:val="clear" w:color="auto" w:fill="auto"/>
          </w:tcPr>
          <w:p w14:paraId="3287F9C5" w14:textId="53A94585" w:rsidR="00BB5A05" w:rsidRPr="008A325B" w:rsidRDefault="00BB5A05" w:rsidP="003D1407">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3D1407">
            <w:pPr>
              <w:pStyle w:val="TableText"/>
            </w:pPr>
            <w:r>
              <w:t>Device Link Connection String</w:t>
            </w:r>
          </w:p>
        </w:tc>
        <w:tc>
          <w:tcPr>
            <w:tcW w:w="1566" w:type="dxa"/>
          </w:tcPr>
          <w:p w14:paraId="3F0C5D99" w14:textId="4F3FE6A7" w:rsidR="00BB5A05" w:rsidRPr="008A325B" w:rsidRDefault="00BB5A05" w:rsidP="003D1407">
            <w:pPr>
              <w:pStyle w:val="TableText"/>
            </w:pPr>
            <w:r>
              <w:t>String</w:t>
            </w:r>
          </w:p>
        </w:tc>
        <w:tc>
          <w:tcPr>
            <w:tcW w:w="1700" w:type="dxa"/>
          </w:tcPr>
          <w:p w14:paraId="586F99B6" w14:textId="6180624B" w:rsidR="00BB5A05" w:rsidRPr="008A325B" w:rsidRDefault="00BB5A05" w:rsidP="003D1407">
            <w:pPr>
              <w:pStyle w:val="TableText"/>
            </w:pPr>
            <w:r w:rsidRPr="000B1489">
              <w:t>conn</w:t>
            </w:r>
          </w:p>
        </w:tc>
        <w:tc>
          <w:tcPr>
            <w:tcW w:w="1417" w:type="dxa"/>
          </w:tcPr>
          <w:p w14:paraId="4C68C0DF" w14:textId="1547B7FB" w:rsidR="00BB5A05" w:rsidRPr="008A325B" w:rsidRDefault="00BB5A05" w:rsidP="003D1407">
            <w:pPr>
              <w:pStyle w:val="TableText"/>
            </w:pPr>
            <w:r>
              <w:t>No</w:t>
            </w:r>
          </w:p>
        </w:tc>
        <w:tc>
          <w:tcPr>
            <w:tcW w:w="2552" w:type="dxa"/>
            <w:shd w:val="clear" w:color="auto" w:fill="auto"/>
          </w:tcPr>
          <w:p w14:paraId="69BBF81C" w14:textId="7B69DEC3" w:rsidR="00BB5A05" w:rsidRPr="008A325B" w:rsidRDefault="00BB5A05" w:rsidP="003D1407">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6501938A" w:rsidR="00BB5A05" w:rsidRDefault="00BB5A05" w:rsidP="00BB5A05">
      <w:pPr>
        <w:pStyle w:val="BodyText"/>
      </w:pPr>
      <w:r w:rsidRPr="00BA7567">
        <w:lastRenderedPageBreak/>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89770E">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35" w:author="Mark Davison" w:date="2024-10-01T21:40:00Z" w16du:dateUtc="2024-10-01T20:40:00Z">
        <w:r w:rsidR="0089770E" w:rsidRPr="0089770E">
          <w:rPr>
            <w:rStyle w:val="Crossreference"/>
            <w:rPrChange w:id="136" w:author="Mark Davison" w:date="2024-10-01T21:40:00Z" w16du:dateUtc="2024-10-01T20:40:00Z">
              <w:rPr/>
            </w:rPrChange>
          </w:rPr>
          <w:t>Calculated points</w:t>
        </w:r>
      </w:ins>
      <w:del w:id="137" w:author="Mark Davison" w:date="2024-10-01T21:40:00Z" w16du:dateUtc="2024-10-01T20:40:00Z">
        <w:r w:rsidR="0094133A" w:rsidRPr="00A8786E" w:rsidDel="0089770E">
          <w:rPr>
            <w:rStyle w:val="Crossreference"/>
          </w:rPr>
          <w:delText>Calculated points</w:delText>
        </w:r>
      </w:del>
      <w:r w:rsidR="006C34B5" w:rsidRPr="00BA7567">
        <w:rPr>
          <w:rStyle w:val="Crossreference"/>
        </w:rPr>
        <w:fldChar w:fldCharType="end"/>
      </w:r>
      <w:r w:rsidRPr="00BA7567">
        <w:t>.</w:t>
      </w:r>
    </w:p>
    <w:p w14:paraId="3B8A64C0" w14:textId="1FA1B3A6"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38" w:author="Mark Davison" w:date="2024-10-01T21:40:00Z" w16du:dateUtc="2024-10-01T20:40:00Z">
        <w:r w:rsidR="0089770E" w:rsidRPr="0089770E">
          <w:rPr>
            <w:rStyle w:val="Crossreference"/>
            <w:rPrChange w:id="139" w:author="Mark Davison" w:date="2024-10-01T21:40:00Z" w16du:dateUtc="2024-10-01T20:40:00Z">
              <w:rPr/>
            </w:rPrChange>
          </w:rPr>
          <w:t xml:space="preserve">Table </w:t>
        </w:r>
        <w:r w:rsidR="0089770E" w:rsidRPr="0089770E">
          <w:rPr>
            <w:rStyle w:val="Crossreference"/>
            <w:rPrChange w:id="140" w:author="Mark Davison" w:date="2024-10-01T21:40:00Z" w16du:dateUtc="2024-10-01T20:40:00Z">
              <w:rPr>
                <w:noProof/>
              </w:rPr>
            </w:rPrChange>
          </w:rPr>
          <w:t>8</w:t>
        </w:r>
      </w:ins>
      <w:del w:id="141" w:author="Mark Davison" w:date="2024-10-01T21:40:00Z" w16du:dateUtc="2024-10-01T20:40:00Z">
        <w:r w:rsidR="0094133A" w:rsidRPr="00A8786E" w:rsidDel="0089770E">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46E18DBC" w:rsidR="009F3044" w:rsidRDefault="009F3044" w:rsidP="00FC378E">
      <w:pPr>
        <w:pStyle w:val="Caption"/>
        <w:keepNext/>
      </w:pPr>
      <w:bookmarkStart w:id="142" w:name="_Ref161048279"/>
      <w:bookmarkStart w:id="143" w:name="_Toc170288647"/>
      <w:r>
        <w:t xml:space="preserve">Table </w:t>
      </w:r>
      <w:r>
        <w:fldChar w:fldCharType="begin"/>
      </w:r>
      <w:r>
        <w:instrText xml:space="preserve"> SEQ Table \* ARABIC </w:instrText>
      </w:r>
      <w:r>
        <w:fldChar w:fldCharType="separate"/>
      </w:r>
      <w:r w:rsidR="0089770E">
        <w:rPr>
          <w:noProof/>
        </w:rPr>
        <w:t>8</w:t>
      </w:r>
      <w:r>
        <w:rPr>
          <w:noProof/>
        </w:rPr>
        <w:fldChar w:fldCharType="end"/>
      </w:r>
      <w:bookmarkEnd w:id="142"/>
      <w:r>
        <w:tab/>
      </w:r>
      <w:r w:rsidRPr="009F3044">
        <w:t xml:space="preserve">Configuration structure for a </w:t>
      </w:r>
      <w:r w:rsidR="0071041B">
        <w:t>p</w:t>
      </w:r>
      <w:r w:rsidR="004B4EE1">
        <w:t>oint</w:t>
      </w:r>
      <w:bookmarkEnd w:id="143"/>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3D1407">
            <w:pPr>
              <w:pStyle w:val="TableText"/>
              <w:rPr>
                <w:rFonts w:eastAsia="DengXian"/>
              </w:rPr>
            </w:pPr>
            <w:r w:rsidRPr="00B50947">
              <w:rPr>
                <w:rFonts w:eastAsia="DengXian"/>
              </w:rPr>
              <w:t>Device Link</w:t>
            </w:r>
          </w:p>
        </w:tc>
        <w:tc>
          <w:tcPr>
            <w:tcW w:w="1080" w:type="dxa"/>
          </w:tcPr>
          <w:p w14:paraId="65985082" w14:textId="4AE54BF9" w:rsidR="00D359EE" w:rsidRPr="00B50947" w:rsidRDefault="000F69DF" w:rsidP="003D1407">
            <w:pPr>
              <w:pStyle w:val="TableText"/>
              <w:rPr>
                <w:rFonts w:eastAsia="DengXian"/>
              </w:rPr>
            </w:pPr>
            <w:r>
              <w:rPr>
                <w:rFonts w:eastAsia="DengXian"/>
              </w:rPr>
              <w:t>Integer</w:t>
            </w:r>
          </w:p>
        </w:tc>
        <w:tc>
          <w:tcPr>
            <w:tcW w:w="2160" w:type="dxa"/>
          </w:tcPr>
          <w:p w14:paraId="1F55697D" w14:textId="77777777" w:rsidR="00D359EE" w:rsidRPr="00B50947" w:rsidRDefault="00D359EE" w:rsidP="003D1407">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3D1407">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3D1407">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3D1407">
            <w:pPr>
              <w:pStyle w:val="TableText"/>
              <w:rPr>
                <w:rFonts w:eastAsia="DengXian"/>
              </w:rPr>
            </w:pPr>
            <w:r w:rsidRPr="00B50947">
              <w:rPr>
                <w:rFonts w:eastAsia="DengXian"/>
              </w:rPr>
              <w:t>Point Number</w:t>
            </w:r>
          </w:p>
        </w:tc>
        <w:tc>
          <w:tcPr>
            <w:tcW w:w="1080" w:type="dxa"/>
          </w:tcPr>
          <w:p w14:paraId="47C26D39" w14:textId="59A075A8" w:rsidR="00D359EE" w:rsidRPr="00B50947" w:rsidRDefault="000F69DF" w:rsidP="003D1407">
            <w:pPr>
              <w:pStyle w:val="TableText"/>
              <w:rPr>
                <w:rFonts w:eastAsia="DengXian"/>
              </w:rPr>
            </w:pPr>
            <w:r>
              <w:rPr>
                <w:rFonts w:eastAsia="DengXian"/>
              </w:rPr>
              <w:t>Integer</w:t>
            </w:r>
          </w:p>
        </w:tc>
        <w:tc>
          <w:tcPr>
            <w:tcW w:w="2160" w:type="dxa"/>
          </w:tcPr>
          <w:p w14:paraId="08E50006" w14:textId="77777777" w:rsidR="00D359EE" w:rsidRPr="00B50947" w:rsidRDefault="00D359EE" w:rsidP="003D1407">
            <w:pPr>
              <w:pStyle w:val="TableText"/>
              <w:rPr>
                <w:rFonts w:eastAsia="DengXian"/>
              </w:rPr>
            </w:pPr>
            <w:proofErr w:type="spellStart"/>
            <w:r w:rsidRPr="00B50947">
              <w:rPr>
                <w:rFonts w:eastAsia="DengXian"/>
              </w:rPr>
              <w:t>num</w:t>
            </w:r>
            <w:proofErr w:type="spellEnd"/>
          </w:p>
        </w:tc>
        <w:tc>
          <w:tcPr>
            <w:tcW w:w="810" w:type="dxa"/>
          </w:tcPr>
          <w:p w14:paraId="543E9143" w14:textId="77777777" w:rsidR="00D359EE" w:rsidRPr="00B50947" w:rsidRDefault="00D359EE" w:rsidP="003D1407">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3D1407">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3D1407">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3D1407">
            <w:pPr>
              <w:pStyle w:val="TableText"/>
              <w:rPr>
                <w:rFonts w:eastAsia="DengXian"/>
              </w:rPr>
            </w:pPr>
            <w:r w:rsidRPr="00B50947">
              <w:rPr>
                <w:rFonts w:eastAsia="DengXian"/>
              </w:rPr>
              <w:t>String (</w:t>
            </w:r>
            <w:proofErr w:type="spellStart"/>
            <w:r w:rsidRPr="00B50947">
              <w:rPr>
                <w:rFonts w:eastAsia="DengXian"/>
              </w:rPr>
              <w:t>enum</w:t>
            </w:r>
            <w:proofErr w:type="spellEnd"/>
            <w:r w:rsidRPr="00B50947">
              <w:rPr>
                <w:rFonts w:eastAsia="DengXian"/>
              </w:rPr>
              <w:t>)</w:t>
            </w:r>
          </w:p>
        </w:tc>
        <w:tc>
          <w:tcPr>
            <w:tcW w:w="2160" w:type="dxa"/>
          </w:tcPr>
          <w:p w14:paraId="2DE0B9E8" w14:textId="77777777" w:rsidR="00D359EE" w:rsidRPr="00B50947" w:rsidRDefault="00D359EE" w:rsidP="003D1407">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3D1407">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3D1407">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3D1407">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3D1407">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3D1407">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3D1407">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3D1407">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3D1407">
            <w:pPr>
              <w:pStyle w:val="TableText"/>
              <w:rPr>
                <w:rFonts w:eastAsia="DengXian"/>
              </w:rPr>
            </w:pPr>
            <w:proofErr w:type="spellStart"/>
            <w:r w:rsidRPr="00B50947">
              <w:rPr>
                <w:rFonts w:eastAsia="DengXian"/>
              </w:rPr>
              <w:t>className</w:t>
            </w:r>
            <w:proofErr w:type="spellEnd"/>
          </w:p>
        </w:tc>
        <w:tc>
          <w:tcPr>
            <w:tcW w:w="810" w:type="dxa"/>
          </w:tcPr>
          <w:p w14:paraId="05407B0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3D1407">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3D1407">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3D1407">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3D1407">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3D1407">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3D1407">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3D1407">
            <w:pPr>
              <w:pStyle w:val="TableText"/>
              <w:rPr>
                <w:rFonts w:eastAsia="DengXian"/>
              </w:rPr>
            </w:pPr>
            <w:proofErr w:type="spellStart"/>
            <w:r w:rsidRPr="00B50947">
              <w:rPr>
                <w:rFonts w:eastAsia="DengXian"/>
              </w:rPr>
              <w:t>canOverride</w:t>
            </w:r>
            <w:proofErr w:type="spellEnd"/>
          </w:p>
        </w:tc>
        <w:tc>
          <w:tcPr>
            <w:tcW w:w="810" w:type="dxa"/>
          </w:tcPr>
          <w:p w14:paraId="3EE684E1" w14:textId="77777777" w:rsidR="00D359EE" w:rsidRPr="00B50947" w:rsidRDefault="00D359EE" w:rsidP="003D1407">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3D1407">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3D1407">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3D1407">
            <w:pPr>
              <w:pStyle w:val="TableText"/>
              <w:rPr>
                <w:rFonts w:eastAsia="DengXian"/>
              </w:rPr>
            </w:pPr>
            <w:proofErr w:type="spellStart"/>
            <w:r w:rsidRPr="00B50947">
              <w:rPr>
                <w:rFonts w:eastAsia="DengXian"/>
              </w:rPr>
              <w:t>scanRate</w:t>
            </w:r>
            <w:proofErr w:type="spellEnd"/>
          </w:p>
        </w:tc>
        <w:tc>
          <w:tcPr>
            <w:tcW w:w="810" w:type="dxa"/>
          </w:tcPr>
          <w:p w14:paraId="32BFC683" w14:textId="77777777" w:rsidR="00D359EE" w:rsidRPr="00B50947" w:rsidRDefault="00D359EE" w:rsidP="003D1407">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3D1407">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w:t>
            </w:r>
            <w:proofErr w:type="gramStart"/>
            <w:r w:rsidRPr="00B50947">
              <w:rPr>
                <w:rFonts w:eastAsia="DengXian"/>
              </w:rPr>
              <w:t>rate, but</w:t>
            </w:r>
            <w:proofErr w:type="gramEnd"/>
            <w:r w:rsidRPr="00B50947">
              <w:rPr>
                <w:rFonts w:eastAsia="DengXian"/>
              </w:rPr>
              <w:t xml:space="preserve"> </w:t>
            </w:r>
            <w:r w:rsidR="00896295" w:rsidRPr="00B50947">
              <w:t>is</w:t>
            </w:r>
            <w:r w:rsidRPr="00B50947">
              <w:rPr>
                <w:rFonts w:eastAsia="DengXian"/>
              </w:rPr>
              <w:t xml:space="preserve"> the faster of the </w:t>
            </w:r>
            <w:proofErr w:type="spellStart"/>
            <w:r w:rsidRPr="00B50947">
              <w:rPr>
                <w:rFonts w:eastAsia="DengXian"/>
              </w:rPr>
              <w:t>logRate</w:t>
            </w:r>
            <w:proofErr w:type="spellEnd"/>
            <w:r w:rsidRPr="00B50947">
              <w:rPr>
                <w:rFonts w:eastAsia="DengXian"/>
              </w:rPr>
              <w:t xml:space="preserve"> or any attached </w:t>
            </w:r>
            <w:proofErr w:type="spellStart"/>
            <w:r w:rsidRPr="00B50947">
              <w:rPr>
                <w:rFonts w:eastAsia="DengXian"/>
              </w:rPr>
              <w:t>incidentLog</w:t>
            </w:r>
            <w:proofErr w:type="spellEnd"/>
            <w:r w:rsidRPr="00B50947">
              <w:rPr>
                <w:rFonts w:eastAsia="DengXian"/>
              </w:rPr>
              <w:t xml:space="preserve"> rates.</w:t>
            </w:r>
          </w:p>
        </w:tc>
      </w:tr>
      <w:tr w:rsidR="009F3044" w:rsidRPr="00D359EE" w14:paraId="20018A5F" w14:textId="77777777" w:rsidTr="0061012F">
        <w:trPr>
          <w:jc w:val="center"/>
        </w:trPr>
        <w:tc>
          <w:tcPr>
            <w:tcW w:w="1255" w:type="dxa"/>
          </w:tcPr>
          <w:p w14:paraId="41CB121D" w14:textId="77777777" w:rsidR="00D359EE" w:rsidRPr="00B50947" w:rsidRDefault="00D359EE" w:rsidP="003D1407">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3D1407">
            <w:pPr>
              <w:pStyle w:val="TableText"/>
              <w:rPr>
                <w:rFonts w:eastAsia="DengXian"/>
              </w:rPr>
            </w:pPr>
            <w:proofErr w:type="spellStart"/>
            <w:r w:rsidRPr="00B50947">
              <w:rPr>
                <w:rFonts w:eastAsia="DengXian"/>
              </w:rPr>
              <w:t>scanOffset</w:t>
            </w:r>
            <w:proofErr w:type="spellEnd"/>
          </w:p>
        </w:tc>
        <w:tc>
          <w:tcPr>
            <w:tcW w:w="810" w:type="dxa"/>
          </w:tcPr>
          <w:p w14:paraId="16ECEB8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3D1407">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3D1407">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3D1407">
            <w:pPr>
              <w:pStyle w:val="TableText"/>
              <w:rPr>
                <w:rFonts w:eastAsia="DengXian"/>
              </w:rPr>
            </w:pPr>
            <w:proofErr w:type="spellStart"/>
            <w:r w:rsidRPr="00B50947">
              <w:rPr>
                <w:rFonts w:eastAsia="DengXian"/>
              </w:rPr>
              <w:t>logRate</w:t>
            </w:r>
            <w:proofErr w:type="spellEnd"/>
          </w:p>
        </w:tc>
        <w:tc>
          <w:tcPr>
            <w:tcW w:w="810" w:type="dxa"/>
          </w:tcPr>
          <w:p w14:paraId="0A3F1A37" w14:textId="77777777" w:rsidR="00D359EE" w:rsidRPr="00B50947" w:rsidRDefault="00D359EE" w:rsidP="003D1407">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3D1407">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3D1407">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3D1407">
            <w:pPr>
              <w:pStyle w:val="TableText"/>
              <w:rPr>
                <w:rFonts w:eastAsia="DengXian"/>
              </w:rPr>
            </w:pPr>
            <w:proofErr w:type="spellStart"/>
            <w:r w:rsidRPr="00B50947">
              <w:rPr>
                <w:rFonts w:eastAsia="DengXian"/>
              </w:rPr>
              <w:t>logOffset</w:t>
            </w:r>
            <w:proofErr w:type="spellEnd"/>
          </w:p>
        </w:tc>
        <w:tc>
          <w:tcPr>
            <w:tcW w:w="810" w:type="dxa"/>
          </w:tcPr>
          <w:p w14:paraId="65F48AFD" w14:textId="77777777" w:rsidR="00D359EE" w:rsidRPr="00B50947" w:rsidRDefault="00D359EE" w:rsidP="003D1407">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3D1407">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3D1407">
            <w:pPr>
              <w:pStyle w:val="TableText"/>
              <w:rPr>
                <w:lang w:bidi="he-IL"/>
              </w:rPr>
            </w:pPr>
            <w:r w:rsidRPr="00B50947">
              <w:rPr>
                <w:lang w:bidi="he-IL"/>
              </w:rPr>
              <w:lastRenderedPageBreak/>
              <w:t xml:space="preserve">When </w:t>
            </w:r>
            <w:proofErr w:type="gramStart"/>
            <w:r w:rsidRPr="00B50947">
              <w:rPr>
                <w:lang w:bidi="he-IL"/>
              </w:rPr>
              <w:t>Connected</w:t>
            </w:r>
            <w:proofErr w:type="gramEnd"/>
          </w:p>
        </w:tc>
        <w:tc>
          <w:tcPr>
            <w:tcW w:w="1080" w:type="dxa"/>
            <w:noWrap/>
            <w:hideMark/>
          </w:tcPr>
          <w:p w14:paraId="5B6CD958" w14:textId="7BCEA4F0" w:rsidR="00D359EE" w:rsidRPr="00B50947" w:rsidRDefault="000F69DF" w:rsidP="003D1407">
            <w:pPr>
              <w:pStyle w:val="TableText"/>
              <w:rPr>
                <w:lang w:bidi="he-IL"/>
              </w:rPr>
            </w:pPr>
            <w:r>
              <w:rPr>
                <w:lang w:bidi="he-IL"/>
              </w:rPr>
              <w:t>Integer</w:t>
            </w:r>
          </w:p>
        </w:tc>
        <w:tc>
          <w:tcPr>
            <w:tcW w:w="2160" w:type="dxa"/>
            <w:noWrap/>
            <w:hideMark/>
          </w:tcPr>
          <w:p w14:paraId="79DAECBE" w14:textId="77777777" w:rsidR="00D359EE" w:rsidRPr="00B50947" w:rsidRDefault="00D359EE" w:rsidP="003D1407">
            <w:pPr>
              <w:pStyle w:val="TableText"/>
              <w:rPr>
                <w:lang w:bidi="he-IL"/>
              </w:rPr>
            </w:pPr>
            <w:proofErr w:type="spellStart"/>
            <w:r w:rsidRPr="00B50947">
              <w:rPr>
                <w:lang w:bidi="he-IL"/>
              </w:rPr>
              <w:t>whenConnected</w:t>
            </w:r>
            <w:proofErr w:type="spellEnd"/>
          </w:p>
        </w:tc>
        <w:tc>
          <w:tcPr>
            <w:tcW w:w="810" w:type="dxa"/>
            <w:noWrap/>
            <w:hideMark/>
          </w:tcPr>
          <w:p w14:paraId="5EB924D1" w14:textId="77777777" w:rsidR="00D359EE" w:rsidRPr="00B50947" w:rsidRDefault="00D359EE" w:rsidP="003D1407">
            <w:pPr>
              <w:pStyle w:val="TableText"/>
              <w:rPr>
                <w:lang w:bidi="he-IL"/>
              </w:rPr>
            </w:pPr>
            <w:r w:rsidRPr="00B50947">
              <w:rPr>
                <w:lang w:bidi="he-IL"/>
              </w:rPr>
              <w:t>No</w:t>
            </w:r>
          </w:p>
        </w:tc>
        <w:tc>
          <w:tcPr>
            <w:tcW w:w="3767" w:type="dxa"/>
            <w:noWrap/>
            <w:hideMark/>
          </w:tcPr>
          <w:p w14:paraId="7FC64010" w14:textId="419A9581" w:rsidR="00D359EE" w:rsidRPr="009F3044" w:rsidRDefault="00D359EE" w:rsidP="003D1407">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w:t>
            </w:r>
          </w:p>
          <w:p w14:paraId="7394935B" w14:textId="62665BB0" w:rsidR="00D359EE" w:rsidRPr="00B50947" w:rsidRDefault="00D359EE" w:rsidP="003D1407">
            <w:pPr>
              <w:pStyle w:val="TableText"/>
              <w:rPr>
                <w:lang w:bidi="he-IL"/>
              </w:rPr>
            </w:pPr>
            <w:r w:rsidRPr="00B50947">
              <w:rPr>
                <w:lang w:bidi="he-IL"/>
              </w:rPr>
              <w:t>(</w:t>
            </w:r>
            <w:r w:rsidR="00721250">
              <w:rPr>
                <w:lang w:bidi="he-IL"/>
              </w:rPr>
              <w:t>If action 2 is selected then it will not contact the SA and will behave as for action 1</w:t>
            </w:r>
            <w:r w:rsidRPr="00B50947">
              <w:rPr>
                <w:lang w:bidi="he-IL"/>
              </w:rPr>
              <w:t>).</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3D1407">
            <w:pPr>
              <w:pStyle w:val="TableText"/>
              <w:rPr>
                <w:lang w:bidi="he-IL"/>
              </w:rPr>
            </w:pPr>
            <w:r w:rsidRPr="00B50947">
              <w:rPr>
                <w:lang w:bidi="he-IL"/>
              </w:rPr>
              <w:t xml:space="preserve">When </w:t>
            </w:r>
            <w:proofErr w:type="gramStart"/>
            <w:r w:rsidRPr="00B50947">
              <w:rPr>
                <w:lang w:bidi="he-IL"/>
              </w:rPr>
              <w:t>Online</w:t>
            </w:r>
            <w:proofErr w:type="gramEnd"/>
          </w:p>
        </w:tc>
        <w:tc>
          <w:tcPr>
            <w:tcW w:w="1080" w:type="dxa"/>
            <w:noWrap/>
          </w:tcPr>
          <w:p w14:paraId="66694AD7" w14:textId="0BD86960" w:rsidR="00D359EE" w:rsidRPr="00B50947" w:rsidRDefault="00F734C0" w:rsidP="003D1407">
            <w:pPr>
              <w:pStyle w:val="TableText"/>
              <w:rPr>
                <w:lang w:bidi="he-IL"/>
              </w:rPr>
            </w:pPr>
            <w:r>
              <w:rPr>
                <w:lang w:bidi="he-IL"/>
              </w:rPr>
              <w:t>Integer</w:t>
            </w:r>
          </w:p>
        </w:tc>
        <w:tc>
          <w:tcPr>
            <w:tcW w:w="2160" w:type="dxa"/>
            <w:noWrap/>
          </w:tcPr>
          <w:p w14:paraId="70690361" w14:textId="77777777" w:rsidR="00D359EE" w:rsidRPr="00B50947" w:rsidRDefault="00D359EE" w:rsidP="003D1407">
            <w:pPr>
              <w:pStyle w:val="TableText"/>
              <w:rPr>
                <w:lang w:bidi="he-IL"/>
              </w:rPr>
            </w:pPr>
            <w:proofErr w:type="spellStart"/>
            <w:r w:rsidRPr="00B50947">
              <w:rPr>
                <w:lang w:bidi="he-IL"/>
              </w:rPr>
              <w:t>whenOnline</w:t>
            </w:r>
            <w:proofErr w:type="spellEnd"/>
          </w:p>
        </w:tc>
        <w:tc>
          <w:tcPr>
            <w:tcW w:w="810" w:type="dxa"/>
            <w:noWrap/>
          </w:tcPr>
          <w:p w14:paraId="07B398F4" w14:textId="77777777" w:rsidR="00D359EE" w:rsidRPr="00B50947" w:rsidRDefault="00D359EE" w:rsidP="003D1407">
            <w:pPr>
              <w:pStyle w:val="TableText"/>
              <w:rPr>
                <w:lang w:bidi="he-IL"/>
              </w:rPr>
            </w:pPr>
            <w:r w:rsidRPr="00B50947">
              <w:rPr>
                <w:lang w:bidi="he-IL"/>
              </w:rPr>
              <w:t>No</w:t>
            </w:r>
          </w:p>
        </w:tc>
        <w:tc>
          <w:tcPr>
            <w:tcW w:w="3767" w:type="dxa"/>
            <w:noWrap/>
          </w:tcPr>
          <w:p w14:paraId="0FFF6DBC" w14:textId="311A8C0A" w:rsidR="00D359EE" w:rsidRPr="00BA7567" w:rsidRDefault="00F92D86" w:rsidP="00F92D86">
            <w:pPr>
              <w:pStyle w:val="TableText"/>
              <w:rPr>
                <w:rFonts w:eastAsia="DengXian"/>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3D1407">
            <w:pPr>
              <w:pStyle w:val="TableText"/>
              <w:rPr>
                <w:lang w:bidi="he-IL"/>
              </w:rPr>
            </w:pPr>
            <w:r w:rsidRPr="00B50947">
              <w:rPr>
                <w:lang w:bidi="he-IL"/>
              </w:rPr>
              <w:t xml:space="preserve">When </w:t>
            </w:r>
            <w:proofErr w:type="gramStart"/>
            <w:r w:rsidRPr="00B50947">
              <w:rPr>
                <w:lang w:bidi="he-IL"/>
              </w:rPr>
              <w:t>Restarted</w:t>
            </w:r>
            <w:proofErr w:type="gramEnd"/>
          </w:p>
        </w:tc>
        <w:tc>
          <w:tcPr>
            <w:tcW w:w="1080" w:type="dxa"/>
            <w:noWrap/>
            <w:hideMark/>
          </w:tcPr>
          <w:p w14:paraId="7A9FF140" w14:textId="627B2762" w:rsidR="00D359EE" w:rsidRPr="00B50947" w:rsidRDefault="00F734C0" w:rsidP="003D1407">
            <w:pPr>
              <w:pStyle w:val="TableText"/>
              <w:rPr>
                <w:lang w:bidi="he-IL"/>
              </w:rPr>
            </w:pPr>
            <w:r>
              <w:rPr>
                <w:lang w:bidi="he-IL"/>
              </w:rPr>
              <w:t>Integer</w:t>
            </w:r>
          </w:p>
        </w:tc>
        <w:tc>
          <w:tcPr>
            <w:tcW w:w="2160" w:type="dxa"/>
            <w:noWrap/>
            <w:hideMark/>
          </w:tcPr>
          <w:p w14:paraId="64F72E57" w14:textId="77777777" w:rsidR="00D359EE" w:rsidRPr="00B50947" w:rsidRDefault="00D359EE" w:rsidP="003D1407">
            <w:pPr>
              <w:pStyle w:val="TableText"/>
              <w:rPr>
                <w:lang w:bidi="he-IL"/>
              </w:rPr>
            </w:pPr>
            <w:proofErr w:type="spellStart"/>
            <w:r w:rsidRPr="00B50947">
              <w:rPr>
                <w:lang w:bidi="he-IL"/>
              </w:rPr>
              <w:t>whenRestart</w:t>
            </w:r>
            <w:proofErr w:type="spellEnd"/>
          </w:p>
        </w:tc>
        <w:tc>
          <w:tcPr>
            <w:tcW w:w="810" w:type="dxa"/>
            <w:noWrap/>
            <w:hideMark/>
          </w:tcPr>
          <w:p w14:paraId="79B9B6D0" w14:textId="77777777" w:rsidR="00D359EE" w:rsidRPr="00B50947" w:rsidRDefault="00D359EE" w:rsidP="003D1407">
            <w:pPr>
              <w:pStyle w:val="TableText"/>
              <w:rPr>
                <w:lang w:bidi="he-IL"/>
              </w:rPr>
            </w:pPr>
            <w:r w:rsidRPr="00B50947">
              <w:rPr>
                <w:lang w:bidi="he-IL"/>
              </w:rPr>
              <w:t>No</w:t>
            </w:r>
          </w:p>
        </w:tc>
        <w:tc>
          <w:tcPr>
            <w:tcW w:w="3767" w:type="dxa"/>
            <w:noWrap/>
            <w:hideMark/>
          </w:tcPr>
          <w:p w14:paraId="64A74963" w14:textId="58556E3A"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3D1407">
            <w:pPr>
              <w:pStyle w:val="TableText"/>
              <w:rPr>
                <w:lang w:bidi="he-IL"/>
              </w:rPr>
            </w:pPr>
            <w:r w:rsidRPr="00B50947">
              <w:rPr>
                <w:lang w:bidi="he-IL"/>
              </w:rPr>
              <w:t>When Communications Lost</w:t>
            </w:r>
          </w:p>
        </w:tc>
        <w:tc>
          <w:tcPr>
            <w:tcW w:w="1080" w:type="dxa"/>
            <w:noWrap/>
            <w:hideMark/>
          </w:tcPr>
          <w:p w14:paraId="47AE0F32" w14:textId="6072810F" w:rsidR="00D359EE" w:rsidRPr="00B50947" w:rsidRDefault="00F734C0" w:rsidP="003D1407">
            <w:pPr>
              <w:pStyle w:val="TableText"/>
              <w:rPr>
                <w:lang w:bidi="he-IL"/>
              </w:rPr>
            </w:pPr>
            <w:r>
              <w:rPr>
                <w:lang w:bidi="he-IL"/>
              </w:rPr>
              <w:t>Integer</w:t>
            </w:r>
          </w:p>
        </w:tc>
        <w:tc>
          <w:tcPr>
            <w:tcW w:w="2160" w:type="dxa"/>
            <w:noWrap/>
            <w:hideMark/>
          </w:tcPr>
          <w:p w14:paraId="7B89DAC6" w14:textId="77777777" w:rsidR="00D359EE" w:rsidRPr="00B50947" w:rsidRDefault="00D359EE" w:rsidP="003D1407">
            <w:pPr>
              <w:pStyle w:val="TableText"/>
              <w:rPr>
                <w:lang w:bidi="he-IL"/>
              </w:rPr>
            </w:pPr>
            <w:proofErr w:type="spellStart"/>
            <w:r w:rsidRPr="00B50947">
              <w:rPr>
                <w:lang w:bidi="he-IL"/>
              </w:rPr>
              <w:t>whenCommsLost</w:t>
            </w:r>
            <w:proofErr w:type="spellEnd"/>
          </w:p>
        </w:tc>
        <w:tc>
          <w:tcPr>
            <w:tcW w:w="810" w:type="dxa"/>
            <w:noWrap/>
            <w:hideMark/>
          </w:tcPr>
          <w:p w14:paraId="729ACBC6" w14:textId="77777777" w:rsidR="00D359EE" w:rsidRPr="00B50947" w:rsidRDefault="00D359EE" w:rsidP="003D1407">
            <w:pPr>
              <w:pStyle w:val="TableText"/>
              <w:rPr>
                <w:lang w:bidi="he-IL"/>
              </w:rPr>
            </w:pPr>
            <w:r w:rsidRPr="00B50947">
              <w:rPr>
                <w:lang w:bidi="he-IL"/>
              </w:rPr>
              <w:t>No</w:t>
            </w:r>
          </w:p>
        </w:tc>
        <w:tc>
          <w:tcPr>
            <w:tcW w:w="3767" w:type="dxa"/>
            <w:noWrap/>
            <w:hideMark/>
          </w:tcPr>
          <w:p w14:paraId="37884FDC" w14:textId="1632EE8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3D1407">
            <w:pPr>
              <w:pStyle w:val="TableText"/>
              <w:rPr>
                <w:lang w:bidi="he-IL"/>
              </w:rPr>
            </w:pPr>
            <w:r w:rsidRPr="00B50947">
              <w:rPr>
                <w:lang w:bidi="he-IL"/>
              </w:rPr>
              <w:t>When Remotely Forced</w:t>
            </w:r>
          </w:p>
        </w:tc>
        <w:tc>
          <w:tcPr>
            <w:tcW w:w="1080" w:type="dxa"/>
            <w:noWrap/>
            <w:hideMark/>
          </w:tcPr>
          <w:p w14:paraId="2254435A" w14:textId="3AF56F4F" w:rsidR="00D359EE" w:rsidRPr="00B50947" w:rsidRDefault="00F734C0" w:rsidP="003D1407">
            <w:pPr>
              <w:pStyle w:val="TableText"/>
              <w:rPr>
                <w:lang w:bidi="he-IL"/>
              </w:rPr>
            </w:pPr>
            <w:r>
              <w:rPr>
                <w:lang w:bidi="he-IL"/>
              </w:rPr>
              <w:t>Integer</w:t>
            </w:r>
          </w:p>
        </w:tc>
        <w:tc>
          <w:tcPr>
            <w:tcW w:w="2160" w:type="dxa"/>
            <w:noWrap/>
            <w:hideMark/>
          </w:tcPr>
          <w:p w14:paraId="15A8896C" w14:textId="77777777" w:rsidR="00D359EE" w:rsidRPr="00B50947" w:rsidRDefault="00D359EE" w:rsidP="003D1407">
            <w:pPr>
              <w:pStyle w:val="TableText"/>
              <w:rPr>
                <w:lang w:bidi="he-IL"/>
              </w:rPr>
            </w:pPr>
            <w:proofErr w:type="spellStart"/>
            <w:r w:rsidRPr="00B50947">
              <w:rPr>
                <w:lang w:bidi="he-IL"/>
              </w:rPr>
              <w:t>whenRemForce</w:t>
            </w:r>
            <w:proofErr w:type="spellEnd"/>
          </w:p>
        </w:tc>
        <w:tc>
          <w:tcPr>
            <w:tcW w:w="810" w:type="dxa"/>
            <w:noWrap/>
            <w:hideMark/>
          </w:tcPr>
          <w:p w14:paraId="7DACB0C6" w14:textId="77777777" w:rsidR="00D359EE" w:rsidRPr="00B50947" w:rsidRDefault="00D359EE" w:rsidP="003D1407">
            <w:pPr>
              <w:pStyle w:val="TableText"/>
              <w:rPr>
                <w:lang w:bidi="he-IL"/>
              </w:rPr>
            </w:pPr>
            <w:r w:rsidRPr="00B50947">
              <w:rPr>
                <w:lang w:bidi="he-IL"/>
              </w:rPr>
              <w:t>No</w:t>
            </w:r>
          </w:p>
        </w:tc>
        <w:tc>
          <w:tcPr>
            <w:tcW w:w="3767" w:type="dxa"/>
            <w:noWrap/>
            <w:hideMark/>
          </w:tcPr>
          <w:p w14:paraId="65069323" w14:textId="3C54E3D1"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3D1407">
            <w:pPr>
              <w:pStyle w:val="TableText"/>
              <w:rPr>
                <w:lang w:bidi="he-IL"/>
              </w:rPr>
            </w:pPr>
            <w:r w:rsidRPr="00B50947">
              <w:rPr>
                <w:lang w:bidi="he-IL"/>
              </w:rPr>
              <w:t>When Locally Forced</w:t>
            </w:r>
          </w:p>
        </w:tc>
        <w:tc>
          <w:tcPr>
            <w:tcW w:w="1080" w:type="dxa"/>
            <w:noWrap/>
            <w:hideMark/>
          </w:tcPr>
          <w:p w14:paraId="23CFA9D3" w14:textId="1FB4913C" w:rsidR="00D359EE" w:rsidRPr="00B50947" w:rsidRDefault="00F734C0" w:rsidP="003D1407">
            <w:pPr>
              <w:pStyle w:val="TableText"/>
              <w:rPr>
                <w:lang w:bidi="he-IL"/>
              </w:rPr>
            </w:pPr>
            <w:r>
              <w:rPr>
                <w:lang w:bidi="he-IL"/>
              </w:rPr>
              <w:t>Integer</w:t>
            </w:r>
          </w:p>
        </w:tc>
        <w:tc>
          <w:tcPr>
            <w:tcW w:w="2160" w:type="dxa"/>
            <w:noWrap/>
            <w:hideMark/>
          </w:tcPr>
          <w:p w14:paraId="70B2D074" w14:textId="77777777" w:rsidR="00D359EE" w:rsidRPr="00B50947" w:rsidRDefault="00D359EE" w:rsidP="003D1407">
            <w:pPr>
              <w:pStyle w:val="TableText"/>
              <w:rPr>
                <w:lang w:bidi="he-IL"/>
              </w:rPr>
            </w:pPr>
            <w:proofErr w:type="spellStart"/>
            <w:r w:rsidRPr="00B50947">
              <w:rPr>
                <w:lang w:bidi="he-IL"/>
              </w:rPr>
              <w:t>whenLocForce</w:t>
            </w:r>
            <w:proofErr w:type="spellEnd"/>
          </w:p>
        </w:tc>
        <w:tc>
          <w:tcPr>
            <w:tcW w:w="810" w:type="dxa"/>
            <w:noWrap/>
            <w:hideMark/>
          </w:tcPr>
          <w:p w14:paraId="16F3D2F3" w14:textId="77777777" w:rsidR="00D359EE" w:rsidRPr="00B50947" w:rsidRDefault="00D359EE" w:rsidP="003D1407">
            <w:pPr>
              <w:pStyle w:val="TableText"/>
              <w:rPr>
                <w:lang w:bidi="he-IL"/>
              </w:rPr>
            </w:pPr>
            <w:r w:rsidRPr="00B50947">
              <w:rPr>
                <w:lang w:bidi="he-IL"/>
              </w:rPr>
              <w:t>No</w:t>
            </w:r>
          </w:p>
        </w:tc>
        <w:tc>
          <w:tcPr>
            <w:tcW w:w="3767" w:type="dxa"/>
            <w:noWrap/>
            <w:hideMark/>
          </w:tcPr>
          <w:p w14:paraId="22F081D5" w14:textId="0523D63F"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3D1407">
            <w:pPr>
              <w:pStyle w:val="TableText"/>
              <w:rPr>
                <w:lang w:bidi="he-IL"/>
              </w:rPr>
            </w:pPr>
            <w:r w:rsidRPr="00B50947">
              <w:rPr>
                <w:lang w:bidi="he-IL"/>
              </w:rPr>
              <w:t>When Chatter</w:t>
            </w:r>
          </w:p>
        </w:tc>
        <w:tc>
          <w:tcPr>
            <w:tcW w:w="1080" w:type="dxa"/>
            <w:noWrap/>
            <w:hideMark/>
          </w:tcPr>
          <w:p w14:paraId="61BE1101" w14:textId="4ADED972" w:rsidR="00D359EE" w:rsidRPr="00B50947" w:rsidRDefault="00F734C0" w:rsidP="003D1407">
            <w:pPr>
              <w:pStyle w:val="TableText"/>
              <w:rPr>
                <w:lang w:bidi="he-IL"/>
              </w:rPr>
            </w:pPr>
            <w:r>
              <w:rPr>
                <w:lang w:bidi="he-IL"/>
              </w:rPr>
              <w:t>Integer</w:t>
            </w:r>
          </w:p>
        </w:tc>
        <w:tc>
          <w:tcPr>
            <w:tcW w:w="2160" w:type="dxa"/>
            <w:noWrap/>
            <w:hideMark/>
          </w:tcPr>
          <w:p w14:paraId="539F4E8B" w14:textId="77777777" w:rsidR="00D359EE" w:rsidRPr="00B50947" w:rsidRDefault="00D359EE" w:rsidP="003D1407">
            <w:pPr>
              <w:pStyle w:val="TableText"/>
              <w:rPr>
                <w:lang w:bidi="he-IL"/>
              </w:rPr>
            </w:pPr>
            <w:proofErr w:type="spellStart"/>
            <w:r w:rsidRPr="00B50947">
              <w:rPr>
                <w:lang w:bidi="he-IL"/>
              </w:rPr>
              <w:t>whenChatter</w:t>
            </w:r>
            <w:proofErr w:type="spellEnd"/>
          </w:p>
        </w:tc>
        <w:tc>
          <w:tcPr>
            <w:tcW w:w="810" w:type="dxa"/>
            <w:noWrap/>
            <w:hideMark/>
          </w:tcPr>
          <w:p w14:paraId="21951C04" w14:textId="77777777" w:rsidR="00D359EE" w:rsidRPr="00B50947" w:rsidRDefault="00D359EE" w:rsidP="003D1407">
            <w:pPr>
              <w:pStyle w:val="TableText"/>
              <w:rPr>
                <w:lang w:bidi="he-IL"/>
              </w:rPr>
            </w:pPr>
            <w:r w:rsidRPr="00B50947">
              <w:rPr>
                <w:lang w:bidi="he-IL"/>
              </w:rPr>
              <w:t>No</w:t>
            </w:r>
          </w:p>
        </w:tc>
        <w:tc>
          <w:tcPr>
            <w:tcW w:w="3767" w:type="dxa"/>
            <w:noWrap/>
            <w:hideMark/>
          </w:tcPr>
          <w:p w14:paraId="7060800B" w14:textId="2C9CB73D"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3D1407">
            <w:pPr>
              <w:pStyle w:val="TableText"/>
              <w:rPr>
                <w:lang w:bidi="he-IL"/>
              </w:rPr>
            </w:pPr>
            <w:r w:rsidRPr="00B50947">
              <w:rPr>
                <w:lang w:bidi="he-IL"/>
              </w:rPr>
              <w:t>When Overrange</w:t>
            </w:r>
          </w:p>
        </w:tc>
        <w:tc>
          <w:tcPr>
            <w:tcW w:w="1080" w:type="dxa"/>
            <w:noWrap/>
            <w:hideMark/>
          </w:tcPr>
          <w:p w14:paraId="74082B61" w14:textId="132E60F3" w:rsidR="00D359EE" w:rsidRPr="00B50947" w:rsidRDefault="00F734C0" w:rsidP="003D1407">
            <w:pPr>
              <w:pStyle w:val="TableText"/>
              <w:rPr>
                <w:lang w:bidi="he-IL"/>
              </w:rPr>
            </w:pPr>
            <w:r>
              <w:rPr>
                <w:lang w:bidi="he-IL"/>
              </w:rPr>
              <w:t>Integer</w:t>
            </w:r>
          </w:p>
        </w:tc>
        <w:tc>
          <w:tcPr>
            <w:tcW w:w="2160" w:type="dxa"/>
            <w:noWrap/>
            <w:hideMark/>
          </w:tcPr>
          <w:p w14:paraId="787520F2" w14:textId="77777777" w:rsidR="00D359EE" w:rsidRPr="00B50947" w:rsidRDefault="00D359EE" w:rsidP="003D1407">
            <w:pPr>
              <w:pStyle w:val="TableText"/>
              <w:rPr>
                <w:lang w:bidi="he-IL"/>
              </w:rPr>
            </w:pPr>
            <w:proofErr w:type="spellStart"/>
            <w:r w:rsidRPr="00B50947">
              <w:rPr>
                <w:lang w:bidi="he-IL"/>
              </w:rPr>
              <w:t>whenOverrange</w:t>
            </w:r>
            <w:proofErr w:type="spellEnd"/>
          </w:p>
        </w:tc>
        <w:tc>
          <w:tcPr>
            <w:tcW w:w="810" w:type="dxa"/>
            <w:noWrap/>
            <w:hideMark/>
          </w:tcPr>
          <w:p w14:paraId="407DD5BB" w14:textId="77777777" w:rsidR="00D359EE" w:rsidRPr="00B50947" w:rsidRDefault="00D359EE" w:rsidP="003D1407">
            <w:pPr>
              <w:pStyle w:val="TableText"/>
              <w:rPr>
                <w:lang w:bidi="he-IL"/>
              </w:rPr>
            </w:pPr>
            <w:r w:rsidRPr="00B50947">
              <w:rPr>
                <w:lang w:bidi="he-IL"/>
              </w:rPr>
              <w:t>No</w:t>
            </w:r>
          </w:p>
        </w:tc>
        <w:tc>
          <w:tcPr>
            <w:tcW w:w="3767" w:type="dxa"/>
            <w:noWrap/>
            <w:hideMark/>
          </w:tcPr>
          <w:p w14:paraId="367D3D7A" w14:textId="256F461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3D1407">
            <w:pPr>
              <w:pStyle w:val="TableText"/>
              <w:rPr>
                <w:lang w:bidi="he-IL"/>
              </w:rPr>
            </w:pPr>
            <w:r w:rsidRPr="00B50947">
              <w:rPr>
                <w:lang w:bidi="he-IL"/>
              </w:rPr>
              <w:t>When Discontinuity</w:t>
            </w:r>
          </w:p>
        </w:tc>
        <w:tc>
          <w:tcPr>
            <w:tcW w:w="1080" w:type="dxa"/>
            <w:noWrap/>
            <w:hideMark/>
          </w:tcPr>
          <w:p w14:paraId="5B4E669F" w14:textId="38E0B852" w:rsidR="00D359EE" w:rsidRPr="00B50947" w:rsidRDefault="00F734C0" w:rsidP="003D1407">
            <w:pPr>
              <w:pStyle w:val="TableText"/>
              <w:rPr>
                <w:lang w:bidi="he-IL"/>
              </w:rPr>
            </w:pPr>
            <w:r>
              <w:rPr>
                <w:lang w:bidi="he-IL"/>
              </w:rPr>
              <w:t>Integer</w:t>
            </w:r>
          </w:p>
        </w:tc>
        <w:tc>
          <w:tcPr>
            <w:tcW w:w="2160" w:type="dxa"/>
            <w:noWrap/>
            <w:hideMark/>
          </w:tcPr>
          <w:p w14:paraId="69C3B5FB" w14:textId="77777777" w:rsidR="00D359EE" w:rsidRPr="00B50947" w:rsidRDefault="00D359EE" w:rsidP="003D1407">
            <w:pPr>
              <w:pStyle w:val="TableText"/>
              <w:rPr>
                <w:lang w:bidi="he-IL"/>
              </w:rPr>
            </w:pPr>
            <w:proofErr w:type="spellStart"/>
            <w:r w:rsidRPr="00B50947">
              <w:rPr>
                <w:lang w:bidi="he-IL"/>
              </w:rPr>
              <w:t>whenDiscontinuity</w:t>
            </w:r>
            <w:proofErr w:type="spellEnd"/>
          </w:p>
        </w:tc>
        <w:tc>
          <w:tcPr>
            <w:tcW w:w="810" w:type="dxa"/>
            <w:noWrap/>
            <w:hideMark/>
          </w:tcPr>
          <w:p w14:paraId="14293E52" w14:textId="77777777" w:rsidR="00D359EE" w:rsidRPr="00B50947" w:rsidRDefault="00D359EE" w:rsidP="003D1407">
            <w:pPr>
              <w:pStyle w:val="TableText"/>
              <w:rPr>
                <w:lang w:bidi="he-IL"/>
              </w:rPr>
            </w:pPr>
            <w:r w:rsidRPr="00B50947">
              <w:rPr>
                <w:lang w:bidi="he-IL"/>
              </w:rPr>
              <w:t>No</w:t>
            </w:r>
          </w:p>
        </w:tc>
        <w:tc>
          <w:tcPr>
            <w:tcW w:w="3767" w:type="dxa"/>
            <w:noWrap/>
            <w:hideMark/>
          </w:tcPr>
          <w:p w14:paraId="0D4884FE" w14:textId="00CA1983"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3D1407">
            <w:pPr>
              <w:pStyle w:val="TableText"/>
              <w:rPr>
                <w:lang w:bidi="he-IL"/>
              </w:rPr>
            </w:pPr>
            <w:r w:rsidRPr="00B50947">
              <w:rPr>
                <w:lang w:bidi="he-IL"/>
              </w:rPr>
              <w:t>When Reference Error</w:t>
            </w:r>
          </w:p>
        </w:tc>
        <w:tc>
          <w:tcPr>
            <w:tcW w:w="1080" w:type="dxa"/>
            <w:noWrap/>
            <w:hideMark/>
          </w:tcPr>
          <w:p w14:paraId="6C0C2097" w14:textId="6441674B" w:rsidR="00D359EE" w:rsidRPr="00B50947" w:rsidRDefault="00F734C0" w:rsidP="003D1407">
            <w:pPr>
              <w:pStyle w:val="TableText"/>
              <w:rPr>
                <w:lang w:bidi="he-IL"/>
              </w:rPr>
            </w:pPr>
            <w:r>
              <w:rPr>
                <w:lang w:bidi="he-IL"/>
              </w:rPr>
              <w:t>Integer</w:t>
            </w:r>
          </w:p>
        </w:tc>
        <w:tc>
          <w:tcPr>
            <w:tcW w:w="2160" w:type="dxa"/>
            <w:noWrap/>
            <w:hideMark/>
          </w:tcPr>
          <w:p w14:paraId="284B2EC7" w14:textId="77777777" w:rsidR="00D359EE" w:rsidRPr="00B50947" w:rsidRDefault="00D359EE" w:rsidP="003D1407">
            <w:pPr>
              <w:pStyle w:val="TableText"/>
              <w:rPr>
                <w:lang w:bidi="he-IL"/>
              </w:rPr>
            </w:pPr>
            <w:proofErr w:type="spellStart"/>
            <w:r w:rsidRPr="00B50947">
              <w:rPr>
                <w:lang w:bidi="he-IL"/>
              </w:rPr>
              <w:t>whenRefError</w:t>
            </w:r>
            <w:proofErr w:type="spellEnd"/>
          </w:p>
        </w:tc>
        <w:tc>
          <w:tcPr>
            <w:tcW w:w="810" w:type="dxa"/>
            <w:noWrap/>
            <w:hideMark/>
          </w:tcPr>
          <w:p w14:paraId="674E4DC0" w14:textId="77777777" w:rsidR="00D359EE" w:rsidRPr="00B50947" w:rsidRDefault="00D359EE" w:rsidP="003D1407">
            <w:pPr>
              <w:pStyle w:val="TableText"/>
              <w:rPr>
                <w:lang w:bidi="he-IL"/>
              </w:rPr>
            </w:pPr>
            <w:r w:rsidRPr="00B50947">
              <w:rPr>
                <w:lang w:bidi="he-IL"/>
              </w:rPr>
              <w:t>No</w:t>
            </w:r>
          </w:p>
        </w:tc>
        <w:tc>
          <w:tcPr>
            <w:tcW w:w="3767" w:type="dxa"/>
            <w:noWrap/>
            <w:hideMark/>
          </w:tcPr>
          <w:p w14:paraId="4209A733" w14:textId="3C2484A2"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B26E0F" w:rsidRPr="00D359EE" w14:paraId="768E3657" w14:textId="77777777" w:rsidTr="0061012F">
        <w:trPr>
          <w:trHeight w:val="288"/>
          <w:jc w:val="center"/>
        </w:trPr>
        <w:tc>
          <w:tcPr>
            <w:tcW w:w="1255" w:type="dxa"/>
            <w:noWrap/>
          </w:tcPr>
          <w:p w14:paraId="604C30A1" w14:textId="77777777" w:rsidR="007274E0" w:rsidRDefault="00B26E0F" w:rsidP="003D1407">
            <w:pPr>
              <w:pStyle w:val="TableText"/>
              <w:rPr>
                <w:lang w:bidi="he-IL"/>
              </w:rPr>
            </w:pPr>
            <w:r>
              <w:rPr>
                <w:lang w:bidi="he-IL"/>
              </w:rPr>
              <w:t>When</w:t>
            </w:r>
          </w:p>
          <w:p w14:paraId="3F542FA5" w14:textId="77777777" w:rsidR="007274E0" w:rsidRDefault="00B26E0F" w:rsidP="003D1407">
            <w:pPr>
              <w:pStyle w:val="TableText"/>
              <w:rPr>
                <w:lang w:bidi="he-IL"/>
              </w:rPr>
            </w:pPr>
            <w:proofErr w:type="spellStart"/>
            <w:r>
              <w:rPr>
                <w:lang w:bidi="he-IL"/>
              </w:rPr>
              <w:t>UnableTo</w:t>
            </w:r>
            <w:proofErr w:type="spellEnd"/>
          </w:p>
          <w:p w14:paraId="26FB000F" w14:textId="500A89C5" w:rsidR="00B26E0F" w:rsidRPr="00B50947" w:rsidRDefault="00B26E0F" w:rsidP="003D1407">
            <w:pPr>
              <w:pStyle w:val="TableText"/>
              <w:rPr>
                <w:lang w:bidi="he-IL"/>
              </w:rPr>
            </w:pPr>
            <w:r>
              <w:rPr>
                <w:lang w:bidi="he-IL"/>
              </w:rPr>
              <w:t>Read</w:t>
            </w:r>
          </w:p>
        </w:tc>
        <w:tc>
          <w:tcPr>
            <w:tcW w:w="1080" w:type="dxa"/>
            <w:noWrap/>
          </w:tcPr>
          <w:p w14:paraId="063DF69A" w14:textId="5706566D" w:rsidR="00B26E0F" w:rsidRDefault="00B26E0F" w:rsidP="003D1407">
            <w:pPr>
              <w:pStyle w:val="TableText"/>
              <w:rPr>
                <w:lang w:bidi="he-IL"/>
              </w:rPr>
            </w:pPr>
            <w:r>
              <w:rPr>
                <w:lang w:bidi="he-IL"/>
              </w:rPr>
              <w:t>Integer</w:t>
            </w:r>
          </w:p>
        </w:tc>
        <w:tc>
          <w:tcPr>
            <w:tcW w:w="2160" w:type="dxa"/>
            <w:noWrap/>
          </w:tcPr>
          <w:p w14:paraId="122A1970" w14:textId="302C798A" w:rsidR="00B26E0F" w:rsidRPr="00B50947" w:rsidRDefault="00B26E0F" w:rsidP="003D1407">
            <w:pPr>
              <w:pStyle w:val="TableText"/>
              <w:rPr>
                <w:lang w:bidi="he-IL"/>
              </w:rPr>
            </w:pPr>
            <w:proofErr w:type="spellStart"/>
            <w:r>
              <w:rPr>
                <w:lang w:bidi="he-IL"/>
              </w:rPr>
              <w:t>whenUnableToRead</w:t>
            </w:r>
            <w:proofErr w:type="spellEnd"/>
          </w:p>
        </w:tc>
        <w:tc>
          <w:tcPr>
            <w:tcW w:w="810" w:type="dxa"/>
            <w:noWrap/>
          </w:tcPr>
          <w:p w14:paraId="741E8698" w14:textId="631BD9CD" w:rsidR="00B26E0F" w:rsidRPr="00B50947" w:rsidRDefault="00B26E0F" w:rsidP="003D1407">
            <w:pPr>
              <w:pStyle w:val="TableText"/>
              <w:rPr>
                <w:lang w:bidi="he-IL"/>
              </w:rPr>
            </w:pPr>
            <w:r>
              <w:rPr>
                <w:lang w:bidi="he-IL"/>
              </w:rPr>
              <w:t>No</w:t>
            </w:r>
          </w:p>
        </w:tc>
        <w:tc>
          <w:tcPr>
            <w:tcW w:w="3767" w:type="dxa"/>
            <w:noWrap/>
          </w:tcPr>
          <w:p w14:paraId="521E7C2A" w14:textId="1BF948A9" w:rsidR="00B26E0F" w:rsidRDefault="00B26E0F" w:rsidP="003D1407">
            <w:pPr>
              <w:pStyle w:val="TableText"/>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3D1407">
            <w:pPr>
              <w:pStyle w:val="TableText"/>
              <w:rPr>
                <w:lang w:bidi="he-IL"/>
              </w:rPr>
            </w:pPr>
            <w:r w:rsidRPr="00B50947">
              <w:rPr>
                <w:lang w:bidi="he-IL"/>
              </w:rPr>
              <w:t xml:space="preserve">When </w:t>
            </w:r>
            <w:proofErr w:type="gramStart"/>
            <w:r w:rsidRPr="00B50947">
              <w:rPr>
                <w:lang w:bidi="he-IL"/>
              </w:rPr>
              <w:t>Changed</w:t>
            </w:r>
            <w:proofErr w:type="gramEnd"/>
          </w:p>
        </w:tc>
        <w:tc>
          <w:tcPr>
            <w:tcW w:w="1080" w:type="dxa"/>
            <w:noWrap/>
            <w:hideMark/>
          </w:tcPr>
          <w:p w14:paraId="7B294616" w14:textId="60011EBB" w:rsidR="00D359EE" w:rsidRPr="00B50947" w:rsidRDefault="00E133CA" w:rsidP="003D1407">
            <w:pPr>
              <w:pStyle w:val="TableText"/>
              <w:rPr>
                <w:lang w:bidi="he-IL"/>
              </w:rPr>
            </w:pPr>
            <w:r>
              <w:rPr>
                <w:lang w:bidi="he-IL"/>
              </w:rPr>
              <w:t>Integer</w:t>
            </w:r>
          </w:p>
        </w:tc>
        <w:tc>
          <w:tcPr>
            <w:tcW w:w="2160" w:type="dxa"/>
            <w:noWrap/>
            <w:hideMark/>
          </w:tcPr>
          <w:p w14:paraId="7972AFED" w14:textId="77777777" w:rsidR="00D359EE" w:rsidRPr="00B50947" w:rsidRDefault="00D359EE" w:rsidP="003D1407">
            <w:pPr>
              <w:pStyle w:val="TableText"/>
              <w:rPr>
                <w:lang w:bidi="he-IL"/>
              </w:rPr>
            </w:pPr>
            <w:proofErr w:type="spellStart"/>
            <w:r w:rsidRPr="00B50947">
              <w:rPr>
                <w:lang w:bidi="he-IL"/>
              </w:rPr>
              <w:t>whenChange</w:t>
            </w:r>
            <w:proofErr w:type="spellEnd"/>
          </w:p>
        </w:tc>
        <w:tc>
          <w:tcPr>
            <w:tcW w:w="810" w:type="dxa"/>
            <w:noWrap/>
            <w:hideMark/>
          </w:tcPr>
          <w:p w14:paraId="3FD413B4" w14:textId="77777777" w:rsidR="00D359EE" w:rsidRPr="00B50947" w:rsidRDefault="00D359EE" w:rsidP="003D1407">
            <w:pPr>
              <w:pStyle w:val="TableText"/>
              <w:rPr>
                <w:lang w:bidi="he-IL"/>
              </w:rPr>
            </w:pPr>
            <w:r w:rsidRPr="00B50947">
              <w:rPr>
                <w:lang w:bidi="he-IL"/>
              </w:rPr>
              <w:t>No</w:t>
            </w:r>
          </w:p>
        </w:tc>
        <w:tc>
          <w:tcPr>
            <w:tcW w:w="3767" w:type="dxa"/>
            <w:noWrap/>
            <w:hideMark/>
          </w:tcPr>
          <w:p w14:paraId="4604BCED" w14:textId="20DEE633" w:rsidR="00D359EE" w:rsidRPr="00B50947" w:rsidRDefault="00D359EE" w:rsidP="003D1407">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w:t>
            </w:r>
            <w:r w:rsidR="00B37470">
              <w:rPr>
                <w:lang w:bidi="he-IL"/>
              </w:rPr>
              <w:t>2</w:t>
            </w:r>
            <w:r w:rsidRPr="00B50947">
              <w:rPr>
                <w:lang w:bidi="he-IL"/>
              </w:rPr>
              <w:t xml:space="preserve">=log event and </w:t>
            </w:r>
            <w:r w:rsidR="00B37470">
              <w:rPr>
                <w:lang w:bidi="he-IL"/>
              </w:rPr>
              <w:t>trigger a connection to the</w:t>
            </w:r>
            <w:r w:rsidRPr="00B50947">
              <w:rPr>
                <w:lang w:bidi="he-IL"/>
              </w:rPr>
              <w:t xml:space="preserve"> SA.</w:t>
            </w:r>
          </w:p>
          <w:p w14:paraId="3ED0B673" w14:textId="4E3DBF1A" w:rsidR="00D359EE" w:rsidRPr="00B50947" w:rsidRDefault="00D359EE" w:rsidP="003D1407">
            <w:pPr>
              <w:pStyle w:val="TableText"/>
              <w:rPr>
                <w:lang w:bidi="he-IL"/>
              </w:rPr>
            </w:pPr>
            <w:r w:rsidRPr="00B50947">
              <w:rPr>
                <w:lang w:bidi="he-IL"/>
              </w:rPr>
              <w:t>Behaviour varies slightly with type:</w:t>
            </w:r>
          </w:p>
          <w:p w14:paraId="67F43843" w14:textId="71A92EB7" w:rsidR="00D359EE" w:rsidRPr="00B50947" w:rsidRDefault="00D359EE" w:rsidP="003D1407">
            <w:pPr>
              <w:pStyle w:val="TableText"/>
              <w:rPr>
                <w:lang w:bidi="he-IL"/>
              </w:rPr>
            </w:pPr>
            <w:r w:rsidRPr="00B50947">
              <w:rPr>
                <w:lang w:bidi="he-IL"/>
              </w:rPr>
              <w:lastRenderedPageBreak/>
              <w:t>Analogue and counter values change by a significant change deadband.</w:t>
            </w:r>
          </w:p>
          <w:p w14:paraId="1F1F3E0E" w14:textId="6BA4539E" w:rsidR="00D359EE" w:rsidRPr="00B50947" w:rsidRDefault="00D359EE" w:rsidP="003D1407">
            <w:pPr>
              <w:pStyle w:val="TableText"/>
              <w:rPr>
                <w:lang w:bidi="he-IL"/>
              </w:rPr>
            </w:pPr>
            <w:r w:rsidRPr="00B50947">
              <w:rPr>
                <w:lang w:bidi="he-IL"/>
              </w:rPr>
              <w:t>Strings can include any change.</w:t>
            </w:r>
          </w:p>
          <w:p w14:paraId="0C9C5F27" w14:textId="62AB82D6" w:rsidR="00D359EE" w:rsidRPr="00B50947" w:rsidRDefault="00D359EE" w:rsidP="003D1407">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26FEB71E"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44" w:author="Mark Davison" w:date="2024-10-01T21:40:00Z" w16du:dateUtc="2024-10-01T20:40:00Z">
        <w:r w:rsidR="0089770E" w:rsidRPr="0089770E">
          <w:rPr>
            <w:rStyle w:val="Crossreference"/>
            <w:rPrChange w:id="145" w:author="Mark Davison" w:date="2024-10-01T21:40:00Z" w16du:dateUtc="2024-10-01T20:40:00Z">
              <w:rPr/>
            </w:rPrChange>
          </w:rPr>
          <w:t xml:space="preserve">Table </w:t>
        </w:r>
        <w:r w:rsidR="0089770E" w:rsidRPr="0089770E">
          <w:rPr>
            <w:rStyle w:val="Crossreference"/>
            <w:rPrChange w:id="146" w:author="Mark Davison" w:date="2024-10-01T21:40:00Z" w16du:dateUtc="2024-10-01T20:40:00Z">
              <w:rPr>
                <w:noProof/>
              </w:rPr>
            </w:rPrChange>
          </w:rPr>
          <w:t>9</w:t>
        </w:r>
      </w:ins>
      <w:del w:id="147" w:author="Mark Davison" w:date="2024-10-01T21:40:00Z" w16du:dateUtc="2024-10-01T20:40:00Z">
        <w:r w:rsidR="0094133A" w:rsidRPr="00A8786E" w:rsidDel="0089770E">
          <w:rPr>
            <w:rStyle w:val="Crossreference"/>
          </w:rPr>
          <w:delText>Table 9</w:delText>
        </w:r>
      </w:del>
      <w:r w:rsidR="00896295" w:rsidRPr="00896295">
        <w:rPr>
          <w:rStyle w:val="Crossreference"/>
        </w:rPr>
        <w:fldChar w:fldCharType="end"/>
      </w:r>
      <w:r w:rsidR="00896295">
        <w:t xml:space="preserve"> for further information.</w:t>
      </w:r>
    </w:p>
    <w:p w14:paraId="4E380CB1" w14:textId="569E05A1" w:rsidR="009F3044" w:rsidRDefault="009F3044" w:rsidP="00896295">
      <w:pPr>
        <w:pStyle w:val="Caption"/>
        <w:keepNext/>
      </w:pPr>
      <w:bookmarkStart w:id="148" w:name="_Ref161149864"/>
      <w:bookmarkStart w:id="149" w:name="_Toc170288648"/>
      <w:r>
        <w:t xml:space="preserve">Table </w:t>
      </w:r>
      <w:r>
        <w:fldChar w:fldCharType="begin"/>
      </w:r>
      <w:r>
        <w:instrText xml:space="preserve"> SEQ Table \* ARABIC </w:instrText>
      </w:r>
      <w:r>
        <w:fldChar w:fldCharType="separate"/>
      </w:r>
      <w:r w:rsidR="0089770E">
        <w:rPr>
          <w:noProof/>
        </w:rPr>
        <w:t>9</w:t>
      </w:r>
      <w:r>
        <w:rPr>
          <w:noProof/>
        </w:rPr>
        <w:fldChar w:fldCharType="end"/>
      </w:r>
      <w:bookmarkEnd w:id="148"/>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14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3D1407">
            <w:pPr>
              <w:pStyle w:val="TableText"/>
            </w:pPr>
            <w:r>
              <w:t>Analogue input</w:t>
            </w:r>
          </w:p>
        </w:tc>
        <w:tc>
          <w:tcPr>
            <w:tcW w:w="3260" w:type="dxa"/>
          </w:tcPr>
          <w:p w14:paraId="03144484" w14:textId="1F5AA0A8" w:rsidR="00803AF4" w:rsidRPr="008A325B" w:rsidRDefault="00803AF4" w:rsidP="003D1407">
            <w:pPr>
              <w:pStyle w:val="TableText"/>
            </w:pPr>
            <w:r>
              <w:t>analogue</w:t>
            </w:r>
          </w:p>
        </w:tc>
        <w:tc>
          <w:tcPr>
            <w:tcW w:w="2684" w:type="dxa"/>
            <w:shd w:val="clear" w:color="auto" w:fill="auto"/>
          </w:tcPr>
          <w:p w14:paraId="555DAB56" w14:textId="004A2BCC" w:rsidR="00803AF4" w:rsidRPr="008A325B" w:rsidRDefault="00803AF4" w:rsidP="003D1407">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3D1407">
            <w:pPr>
              <w:pStyle w:val="TableText"/>
            </w:pPr>
            <w:r>
              <w:t>Analogue output</w:t>
            </w:r>
          </w:p>
        </w:tc>
        <w:tc>
          <w:tcPr>
            <w:tcW w:w="3260" w:type="dxa"/>
          </w:tcPr>
          <w:p w14:paraId="666313F6" w14:textId="7428C1CA" w:rsidR="00803AF4" w:rsidRPr="008A325B" w:rsidRDefault="00803AF4" w:rsidP="003D1407">
            <w:pPr>
              <w:pStyle w:val="TableText"/>
            </w:pPr>
            <w:r>
              <w:t>analogue</w:t>
            </w:r>
          </w:p>
        </w:tc>
        <w:tc>
          <w:tcPr>
            <w:tcW w:w="2684" w:type="dxa"/>
            <w:shd w:val="clear" w:color="auto" w:fill="auto"/>
          </w:tcPr>
          <w:p w14:paraId="07D5B06F" w14:textId="2B85550E" w:rsidR="00803AF4" w:rsidRPr="008A325B" w:rsidRDefault="00803AF4" w:rsidP="003D1407">
            <w:pPr>
              <w:pStyle w:val="TableText"/>
            </w:pPr>
            <w:proofErr w:type="spellStart"/>
            <w:r>
              <w:t>ao</w:t>
            </w:r>
            <w:proofErr w:type="spellEnd"/>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3D1407">
            <w:pPr>
              <w:pStyle w:val="TableText"/>
            </w:pPr>
            <w:r>
              <w:t>Binary input</w:t>
            </w:r>
          </w:p>
        </w:tc>
        <w:tc>
          <w:tcPr>
            <w:tcW w:w="3260" w:type="dxa"/>
          </w:tcPr>
          <w:p w14:paraId="137844EB" w14:textId="2E4E5905" w:rsidR="00803AF4" w:rsidRPr="008A325B" w:rsidRDefault="00803AF4" w:rsidP="003D1407">
            <w:pPr>
              <w:pStyle w:val="TableText"/>
            </w:pPr>
            <w:r>
              <w:t>binary</w:t>
            </w:r>
          </w:p>
        </w:tc>
        <w:tc>
          <w:tcPr>
            <w:tcW w:w="2684" w:type="dxa"/>
            <w:shd w:val="clear" w:color="auto" w:fill="auto"/>
          </w:tcPr>
          <w:p w14:paraId="16864113" w14:textId="0D4A9D1D" w:rsidR="00803AF4" w:rsidRPr="008A325B" w:rsidRDefault="00803AF4" w:rsidP="003D1407">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3D1407">
            <w:pPr>
              <w:pStyle w:val="TableText"/>
            </w:pPr>
            <w:r>
              <w:t>Binary output</w:t>
            </w:r>
          </w:p>
        </w:tc>
        <w:tc>
          <w:tcPr>
            <w:tcW w:w="3260" w:type="dxa"/>
          </w:tcPr>
          <w:p w14:paraId="6BBB87EC" w14:textId="2059C7B4" w:rsidR="00803AF4" w:rsidRPr="008A325B" w:rsidRDefault="00803AF4" w:rsidP="003D1407">
            <w:pPr>
              <w:pStyle w:val="TableText"/>
            </w:pPr>
            <w:r>
              <w:t>binary</w:t>
            </w:r>
          </w:p>
        </w:tc>
        <w:tc>
          <w:tcPr>
            <w:tcW w:w="2684" w:type="dxa"/>
            <w:shd w:val="clear" w:color="auto" w:fill="auto"/>
          </w:tcPr>
          <w:p w14:paraId="373453F8" w14:textId="06FA60A0" w:rsidR="00803AF4" w:rsidRPr="008A325B" w:rsidRDefault="00803AF4" w:rsidP="003D1407">
            <w:pPr>
              <w:pStyle w:val="TableText"/>
            </w:pPr>
            <w:proofErr w:type="spellStart"/>
            <w:r>
              <w:t>bo</w:t>
            </w:r>
            <w:proofErr w:type="spellEnd"/>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3D1407">
            <w:pPr>
              <w:pStyle w:val="TableText"/>
            </w:pPr>
            <w:r>
              <w:t>Counter</w:t>
            </w:r>
          </w:p>
        </w:tc>
        <w:tc>
          <w:tcPr>
            <w:tcW w:w="3260" w:type="dxa"/>
          </w:tcPr>
          <w:p w14:paraId="68E36EAD" w14:textId="5B4CAD9E" w:rsidR="00803AF4" w:rsidRPr="008A325B" w:rsidRDefault="00803AF4" w:rsidP="003D1407">
            <w:pPr>
              <w:pStyle w:val="TableText"/>
            </w:pPr>
            <w:r>
              <w:t>counter</w:t>
            </w:r>
          </w:p>
        </w:tc>
        <w:tc>
          <w:tcPr>
            <w:tcW w:w="2684" w:type="dxa"/>
            <w:shd w:val="clear" w:color="auto" w:fill="auto"/>
          </w:tcPr>
          <w:p w14:paraId="0FC42310" w14:textId="43E6F816" w:rsidR="00803AF4" w:rsidRPr="008A325B" w:rsidRDefault="00803AF4" w:rsidP="003D1407">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3D1407">
            <w:pPr>
              <w:pStyle w:val="TableText"/>
            </w:pPr>
            <w:r>
              <w:t>String</w:t>
            </w:r>
          </w:p>
        </w:tc>
        <w:tc>
          <w:tcPr>
            <w:tcW w:w="3260" w:type="dxa"/>
          </w:tcPr>
          <w:p w14:paraId="1373238C" w14:textId="3496D36E" w:rsidR="00803AF4" w:rsidRPr="008A325B" w:rsidRDefault="00803AF4" w:rsidP="003D1407">
            <w:pPr>
              <w:pStyle w:val="TableText"/>
            </w:pPr>
            <w:r>
              <w:t>string</w:t>
            </w:r>
          </w:p>
        </w:tc>
        <w:tc>
          <w:tcPr>
            <w:tcW w:w="2684" w:type="dxa"/>
            <w:shd w:val="clear" w:color="auto" w:fill="auto"/>
          </w:tcPr>
          <w:p w14:paraId="5B198489" w14:textId="5DE0F5F5" w:rsidR="00803AF4" w:rsidRPr="008A325B" w:rsidRDefault="00803AF4" w:rsidP="003D1407">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3D1407">
            <w:pPr>
              <w:pStyle w:val="TableText"/>
            </w:pPr>
            <w:r>
              <w:t xml:space="preserve">Extended </w:t>
            </w:r>
            <w:r w:rsidR="005425A5">
              <w:t>point</w:t>
            </w:r>
          </w:p>
        </w:tc>
        <w:tc>
          <w:tcPr>
            <w:tcW w:w="3260" w:type="dxa"/>
          </w:tcPr>
          <w:p w14:paraId="5802F5F3" w14:textId="6F7141B9" w:rsidR="00803AF4" w:rsidRPr="008A325B" w:rsidRDefault="00803AF4" w:rsidP="003D1407">
            <w:pPr>
              <w:pStyle w:val="TableText"/>
            </w:pPr>
            <w:proofErr w:type="spellStart"/>
            <w:r>
              <w:t>extPoint</w:t>
            </w:r>
            <w:proofErr w:type="spellEnd"/>
          </w:p>
        </w:tc>
        <w:tc>
          <w:tcPr>
            <w:tcW w:w="2684" w:type="dxa"/>
            <w:shd w:val="clear" w:color="auto" w:fill="auto"/>
          </w:tcPr>
          <w:p w14:paraId="404E6947" w14:textId="1BC33FE2" w:rsidR="00803AF4" w:rsidRPr="008A325B" w:rsidRDefault="00803AF4" w:rsidP="003D1407">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lastRenderedPageBreak/>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50" w:name="_Toc172098946"/>
      <w:r w:rsidRPr="00982CA0">
        <w:t xml:space="preserve">Point </w:t>
      </w:r>
      <w:r w:rsidR="006B0494" w:rsidRPr="00982CA0">
        <w:t>quality flags</w:t>
      </w:r>
      <w:bookmarkEnd w:id="150"/>
    </w:p>
    <w:p w14:paraId="1020421F" w14:textId="13D00691"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51" w:author="Mark Davison" w:date="2024-10-01T21:40:00Z" w16du:dateUtc="2024-10-01T20:40:00Z">
        <w:r w:rsidR="0089770E" w:rsidRPr="0089770E">
          <w:rPr>
            <w:rStyle w:val="Crossreference"/>
            <w:rPrChange w:id="152" w:author="Mark Davison" w:date="2024-10-01T21:40:00Z" w16du:dateUtc="2024-10-01T20:40:00Z">
              <w:rPr/>
            </w:rPrChange>
          </w:rPr>
          <w:t xml:space="preserve">Table </w:t>
        </w:r>
        <w:r w:rsidR="0089770E" w:rsidRPr="0089770E">
          <w:rPr>
            <w:rStyle w:val="Crossreference"/>
            <w:rPrChange w:id="153" w:author="Mark Davison" w:date="2024-10-01T21:40:00Z" w16du:dateUtc="2024-10-01T20:40:00Z">
              <w:rPr>
                <w:noProof/>
              </w:rPr>
            </w:rPrChange>
          </w:rPr>
          <w:t>10</w:t>
        </w:r>
      </w:ins>
      <w:del w:id="154" w:author="Mark Davison" w:date="2024-10-01T21:40:00Z" w16du:dateUtc="2024-10-01T20:40:00Z">
        <w:r w:rsidR="0094133A" w:rsidRPr="00A8786E" w:rsidDel="0089770E">
          <w:rPr>
            <w:rStyle w:val="Crossreference"/>
          </w:rPr>
          <w:delText>Table 10</w:delText>
        </w:r>
      </w:del>
      <w:r w:rsidR="00896295" w:rsidRPr="00896295">
        <w:rPr>
          <w:rStyle w:val="Crossreference"/>
        </w:rPr>
        <w:fldChar w:fldCharType="end"/>
      </w:r>
      <w:r w:rsidR="00896295">
        <w:t>.</w:t>
      </w:r>
    </w:p>
    <w:p w14:paraId="2FF81EEA" w14:textId="4D703B49" w:rsidR="00893D2D" w:rsidRDefault="00893D2D" w:rsidP="00896295">
      <w:pPr>
        <w:pStyle w:val="Caption"/>
        <w:keepNext/>
      </w:pPr>
      <w:bookmarkStart w:id="155" w:name="_Ref161150038"/>
      <w:bookmarkStart w:id="156" w:name="_Toc170288649"/>
      <w:r>
        <w:t xml:space="preserve">Table </w:t>
      </w:r>
      <w:r>
        <w:fldChar w:fldCharType="begin"/>
      </w:r>
      <w:r>
        <w:instrText xml:space="preserve"> SEQ Table \* ARABIC </w:instrText>
      </w:r>
      <w:r>
        <w:fldChar w:fldCharType="separate"/>
      </w:r>
      <w:r w:rsidR="0089770E">
        <w:rPr>
          <w:noProof/>
        </w:rPr>
        <w:t>10</w:t>
      </w:r>
      <w:r>
        <w:rPr>
          <w:noProof/>
        </w:rPr>
        <w:fldChar w:fldCharType="end"/>
      </w:r>
      <w:bookmarkEnd w:id="155"/>
      <w:r>
        <w:tab/>
      </w:r>
      <w:r w:rsidRPr="00893D2D">
        <w:t xml:space="preserve">Point </w:t>
      </w:r>
      <w:r w:rsidR="000104B4">
        <w:t>q</w:t>
      </w:r>
      <w:r w:rsidRPr="00893D2D">
        <w:t xml:space="preserve">uality </w:t>
      </w:r>
      <w:r w:rsidR="000104B4">
        <w:t>f</w:t>
      </w:r>
      <w:r w:rsidRPr="00893D2D">
        <w:t>lags</w:t>
      </w:r>
      <w:bookmarkEnd w:id="156"/>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3D1407">
            <w:pPr>
              <w:pStyle w:val="TableText"/>
            </w:pPr>
            <w:r w:rsidRPr="00B97174">
              <w:t>Offline</w:t>
            </w:r>
          </w:p>
        </w:tc>
        <w:tc>
          <w:tcPr>
            <w:tcW w:w="0" w:type="auto"/>
          </w:tcPr>
          <w:p w14:paraId="568C4AB0" w14:textId="77777777" w:rsidR="00B97174" w:rsidRPr="00B50947" w:rsidRDefault="00B97174" w:rsidP="003D1407">
            <w:pPr>
              <w:pStyle w:val="TableText"/>
            </w:pPr>
            <w:r w:rsidRPr="00B50947">
              <w:t>0</w:t>
            </w:r>
          </w:p>
        </w:tc>
        <w:tc>
          <w:tcPr>
            <w:tcW w:w="6524" w:type="dxa"/>
          </w:tcPr>
          <w:p w14:paraId="5F1A193A" w14:textId="5B890365" w:rsidR="00B97174" w:rsidRPr="00B97174" w:rsidRDefault="00B97174" w:rsidP="003D1407">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3D1407">
            <w:pPr>
              <w:pStyle w:val="TableText"/>
            </w:pPr>
            <w:r w:rsidRPr="00B97174">
              <w:t>Restart</w:t>
            </w:r>
          </w:p>
        </w:tc>
        <w:tc>
          <w:tcPr>
            <w:tcW w:w="0" w:type="auto"/>
          </w:tcPr>
          <w:p w14:paraId="60459797" w14:textId="77777777" w:rsidR="00B97174" w:rsidRPr="00B50947" w:rsidRDefault="00B97174" w:rsidP="003D1407">
            <w:pPr>
              <w:pStyle w:val="TableText"/>
            </w:pPr>
            <w:r w:rsidRPr="00B50947">
              <w:t>1</w:t>
            </w:r>
          </w:p>
        </w:tc>
        <w:tc>
          <w:tcPr>
            <w:tcW w:w="6524" w:type="dxa"/>
          </w:tcPr>
          <w:p w14:paraId="68D5729D" w14:textId="6061045A" w:rsidR="00B97174" w:rsidRPr="00B97174" w:rsidRDefault="00B97174" w:rsidP="003D1407">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3D1407">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3D1407">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3D1407">
            <w:pPr>
              <w:pStyle w:val="TableText"/>
            </w:pPr>
            <w:r w:rsidRPr="00B97174">
              <w:t>Comms Lost</w:t>
            </w:r>
          </w:p>
        </w:tc>
        <w:tc>
          <w:tcPr>
            <w:tcW w:w="0" w:type="auto"/>
          </w:tcPr>
          <w:p w14:paraId="30F7E4AF" w14:textId="77777777" w:rsidR="00B97174" w:rsidRPr="00B50947" w:rsidRDefault="00B97174" w:rsidP="003D1407">
            <w:pPr>
              <w:pStyle w:val="TableText"/>
            </w:pPr>
            <w:r w:rsidRPr="00B50947">
              <w:t>2</w:t>
            </w:r>
          </w:p>
        </w:tc>
        <w:tc>
          <w:tcPr>
            <w:tcW w:w="6524" w:type="dxa"/>
          </w:tcPr>
          <w:p w14:paraId="310CCFE3" w14:textId="44A49AFE" w:rsidR="00B97174" w:rsidRPr="00B97174" w:rsidRDefault="00B97174" w:rsidP="003D1407">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3D1407">
            <w:pPr>
              <w:pStyle w:val="TableText"/>
            </w:pPr>
            <w:r w:rsidRPr="00B97174">
              <w:t>Remote Forced</w:t>
            </w:r>
          </w:p>
        </w:tc>
        <w:tc>
          <w:tcPr>
            <w:tcW w:w="0" w:type="auto"/>
          </w:tcPr>
          <w:p w14:paraId="08FC3101" w14:textId="77777777" w:rsidR="00B97174" w:rsidRPr="00B50947" w:rsidRDefault="00B97174" w:rsidP="003D1407">
            <w:pPr>
              <w:pStyle w:val="TableText"/>
            </w:pPr>
            <w:r w:rsidRPr="00B50947">
              <w:t>3</w:t>
            </w:r>
          </w:p>
        </w:tc>
        <w:tc>
          <w:tcPr>
            <w:tcW w:w="6524" w:type="dxa"/>
          </w:tcPr>
          <w:p w14:paraId="4DF0B85F" w14:textId="30202ABC" w:rsidR="00B97174" w:rsidRPr="00B97174" w:rsidRDefault="00B97174" w:rsidP="003D1407">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3D1407">
            <w:pPr>
              <w:pStyle w:val="TableText"/>
            </w:pPr>
            <w:r w:rsidRPr="00B97174">
              <w:t>Local Forced</w:t>
            </w:r>
          </w:p>
        </w:tc>
        <w:tc>
          <w:tcPr>
            <w:tcW w:w="0" w:type="auto"/>
          </w:tcPr>
          <w:p w14:paraId="792EC53E" w14:textId="77777777" w:rsidR="00B97174" w:rsidRPr="00B50947" w:rsidRDefault="00B97174" w:rsidP="003D1407">
            <w:pPr>
              <w:pStyle w:val="TableText"/>
            </w:pPr>
            <w:r w:rsidRPr="00B50947">
              <w:t>4</w:t>
            </w:r>
          </w:p>
        </w:tc>
        <w:tc>
          <w:tcPr>
            <w:tcW w:w="6524" w:type="dxa"/>
          </w:tcPr>
          <w:p w14:paraId="1251E193" w14:textId="5A1BCEA6" w:rsidR="00B97174" w:rsidRPr="00B97174" w:rsidRDefault="00B97174" w:rsidP="003D1407">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3D1407">
            <w:pPr>
              <w:pStyle w:val="TableText"/>
            </w:pPr>
            <w:r w:rsidRPr="00B97174">
              <w:t>Chatter</w:t>
            </w:r>
          </w:p>
        </w:tc>
        <w:tc>
          <w:tcPr>
            <w:tcW w:w="0" w:type="auto"/>
          </w:tcPr>
          <w:p w14:paraId="6744AFF0" w14:textId="77777777" w:rsidR="00B97174" w:rsidRPr="00B50947" w:rsidRDefault="00B97174" w:rsidP="003D1407">
            <w:pPr>
              <w:pStyle w:val="TableText"/>
            </w:pPr>
            <w:r w:rsidRPr="00B50947">
              <w:t>5</w:t>
            </w:r>
          </w:p>
        </w:tc>
        <w:tc>
          <w:tcPr>
            <w:tcW w:w="6524" w:type="dxa"/>
          </w:tcPr>
          <w:p w14:paraId="511E7688" w14:textId="309A4AC7" w:rsidR="00B97174" w:rsidRPr="00B97174" w:rsidRDefault="008B29E1" w:rsidP="003D1407">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3D1407">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3D1407">
            <w:pPr>
              <w:pStyle w:val="TableText"/>
            </w:pPr>
            <w:r w:rsidRPr="00B97174">
              <w:t>Range Error</w:t>
            </w:r>
          </w:p>
        </w:tc>
        <w:tc>
          <w:tcPr>
            <w:tcW w:w="0" w:type="auto"/>
          </w:tcPr>
          <w:p w14:paraId="25F2958E" w14:textId="77777777" w:rsidR="00B97174" w:rsidRPr="00B50947" w:rsidRDefault="00B97174" w:rsidP="003D1407">
            <w:pPr>
              <w:pStyle w:val="TableText"/>
            </w:pPr>
            <w:r w:rsidRPr="00B50947">
              <w:t>6</w:t>
            </w:r>
          </w:p>
        </w:tc>
        <w:tc>
          <w:tcPr>
            <w:tcW w:w="6524" w:type="dxa"/>
          </w:tcPr>
          <w:p w14:paraId="66604160" w14:textId="742A870A" w:rsidR="00B97174" w:rsidRPr="00B97174" w:rsidRDefault="00B97174" w:rsidP="003D1407">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3D1407">
            <w:pPr>
              <w:pStyle w:val="TableText"/>
            </w:pPr>
            <w:r w:rsidRPr="00B97174">
              <w:t>Discontinuity</w:t>
            </w:r>
          </w:p>
        </w:tc>
        <w:tc>
          <w:tcPr>
            <w:tcW w:w="0" w:type="auto"/>
          </w:tcPr>
          <w:p w14:paraId="379E4CE4" w14:textId="77777777" w:rsidR="00B97174" w:rsidRPr="00B50947" w:rsidRDefault="00B97174" w:rsidP="003D1407">
            <w:pPr>
              <w:pStyle w:val="TableText"/>
            </w:pPr>
            <w:r w:rsidRPr="00B50947">
              <w:t>7</w:t>
            </w:r>
          </w:p>
        </w:tc>
        <w:tc>
          <w:tcPr>
            <w:tcW w:w="6524" w:type="dxa"/>
          </w:tcPr>
          <w:p w14:paraId="4EF89DAB" w14:textId="4913B242" w:rsidR="00B97174" w:rsidRPr="00B97174" w:rsidRDefault="00B97174" w:rsidP="003D1407">
            <w:pPr>
              <w:pStyle w:val="TableText"/>
            </w:pPr>
            <w:r w:rsidRPr="00B97174">
              <w:t xml:space="preserve">This flag applies to Counters only. It indicates that the value being reported with the flag cannot be used with the previous value to </w:t>
            </w:r>
            <w:r w:rsidRPr="00B97174">
              <w:lastRenderedPageBreak/>
              <w:t>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3D1407">
            <w:pPr>
              <w:pStyle w:val="TableText"/>
            </w:pPr>
            <w:r w:rsidRPr="00B97174">
              <w:lastRenderedPageBreak/>
              <w:t>Reference Error</w:t>
            </w:r>
          </w:p>
        </w:tc>
        <w:tc>
          <w:tcPr>
            <w:tcW w:w="0" w:type="auto"/>
          </w:tcPr>
          <w:p w14:paraId="0B926ED5" w14:textId="77777777" w:rsidR="00B97174" w:rsidRPr="00B50947" w:rsidRDefault="00B97174" w:rsidP="003D1407">
            <w:pPr>
              <w:pStyle w:val="TableText"/>
            </w:pPr>
            <w:r w:rsidRPr="00B50947">
              <w:t>8</w:t>
            </w:r>
          </w:p>
        </w:tc>
        <w:tc>
          <w:tcPr>
            <w:tcW w:w="6524" w:type="dxa"/>
          </w:tcPr>
          <w:p w14:paraId="0BB2A08C" w14:textId="6754C85A"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3D1407">
            <w:pPr>
              <w:pStyle w:val="TableText"/>
            </w:pPr>
            <w:r w:rsidRPr="00B97174">
              <w:t>Unable to Read</w:t>
            </w:r>
          </w:p>
        </w:tc>
        <w:tc>
          <w:tcPr>
            <w:tcW w:w="0" w:type="auto"/>
          </w:tcPr>
          <w:p w14:paraId="0BF71B83" w14:textId="77777777" w:rsidR="00B97174" w:rsidRPr="00B50947" w:rsidRDefault="00B97174" w:rsidP="003D1407">
            <w:pPr>
              <w:pStyle w:val="TableText"/>
            </w:pPr>
            <w:r w:rsidRPr="00B50947">
              <w:t>9</w:t>
            </w:r>
          </w:p>
        </w:tc>
        <w:tc>
          <w:tcPr>
            <w:tcW w:w="6524" w:type="dxa"/>
          </w:tcPr>
          <w:p w14:paraId="21E7300E" w14:textId="4F1CAF04"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6AACB41A"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proofErr w:type="spellStart"/>
      <w:r w:rsidR="002F3B71" w:rsidRPr="00261786">
        <w:rPr>
          <w:rFonts w:ascii="Courier New" w:hAnsi="Courier New" w:cs="Courier New"/>
        </w:rPr>
        <w:t>whenXXXX</w:t>
      </w:r>
      <w:proofErr w:type="spellEnd"/>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57" w:author="Mark Davison" w:date="2024-10-01T21:40:00Z" w16du:dateUtc="2024-10-01T20:40:00Z">
        <w:r w:rsidR="0089770E" w:rsidRPr="0089770E">
          <w:rPr>
            <w:rStyle w:val="Crossreference"/>
            <w:rPrChange w:id="158" w:author="Mark Davison" w:date="2024-10-01T21:40:00Z" w16du:dateUtc="2024-10-01T20:40:00Z">
              <w:rPr/>
            </w:rPrChange>
          </w:rPr>
          <w:t xml:space="preserve">Table </w:t>
        </w:r>
        <w:r w:rsidR="0089770E" w:rsidRPr="0089770E">
          <w:rPr>
            <w:rStyle w:val="Crossreference"/>
            <w:rPrChange w:id="159" w:author="Mark Davison" w:date="2024-10-01T21:40:00Z" w16du:dateUtc="2024-10-01T20:40:00Z">
              <w:rPr>
                <w:noProof/>
              </w:rPr>
            </w:rPrChange>
          </w:rPr>
          <w:t>8</w:t>
        </w:r>
      </w:ins>
      <w:del w:id="160" w:author="Mark Davison" w:date="2024-10-01T21:40:00Z" w16du:dateUtc="2024-10-01T20:40:00Z">
        <w:r w:rsidR="0094133A" w:rsidRPr="00A8786E" w:rsidDel="0089770E">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61" w:name="_Toc172098947"/>
      <w:r w:rsidRPr="00A513E2">
        <w:t xml:space="preserve">Binary </w:t>
      </w:r>
      <w:r w:rsidR="006B0494" w:rsidRPr="00A513E2">
        <w:t>points</w:t>
      </w:r>
      <w:bookmarkEnd w:id="161"/>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w:t>
      </w:r>
      <w:proofErr w:type="spellStart"/>
      <w:r w:rsidRPr="00651FF9">
        <w:t>bo</w:t>
      </w:r>
      <w:proofErr w:type="spellEnd"/>
      <w:r w:rsidRPr="00651FF9">
        <w:t>” for binary input and binary output.</w:t>
      </w:r>
    </w:p>
    <w:p w14:paraId="2EECBA07" w14:textId="0333B251"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62" w:author="Mark Davison" w:date="2024-10-01T21:40:00Z" w16du:dateUtc="2024-10-01T20:40:00Z">
        <w:r w:rsidR="0089770E" w:rsidRPr="0089770E">
          <w:rPr>
            <w:rStyle w:val="Crossreference"/>
            <w:rPrChange w:id="163" w:author="Mark Davison" w:date="2024-10-01T21:40:00Z" w16du:dateUtc="2024-10-01T20:40:00Z">
              <w:rPr/>
            </w:rPrChange>
          </w:rPr>
          <w:t>Table</w:t>
        </w:r>
        <w:r w:rsidR="0089770E">
          <w:t xml:space="preserve"> </w:t>
        </w:r>
        <w:r w:rsidR="0089770E">
          <w:rPr>
            <w:noProof/>
          </w:rPr>
          <w:t>11</w:t>
        </w:r>
      </w:ins>
      <w:del w:id="164" w:author="Mark Davison" w:date="2024-10-01T21:40:00Z" w16du:dateUtc="2024-10-01T20:40:00Z">
        <w:r w:rsidR="0094133A" w:rsidRPr="00A8786E" w:rsidDel="0089770E">
          <w:rPr>
            <w:rStyle w:val="Crossreference"/>
          </w:rPr>
          <w:delText>Table</w:delText>
        </w:r>
        <w:r w:rsidR="0094133A" w:rsidDel="0089770E">
          <w:delText xml:space="preserve"> </w:delText>
        </w:r>
        <w:r w:rsidR="0094133A" w:rsidDel="0089770E">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2D8FBB70" w:rsidR="00D014F9" w:rsidRDefault="00D014F9" w:rsidP="00D014F9">
      <w:pPr>
        <w:pStyle w:val="Caption"/>
      </w:pPr>
      <w:bookmarkStart w:id="165" w:name="_Ref161299982"/>
      <w:bookmarkStart w:id="166" w:name="_Toc170288650"/>
      <w:r>
        <w:t xml:space="preserve">Table </w:t>
      </w:r>
      <w:r>
        <w:fldChar w:fldCharType="begin"/>
      </w:r>
      <w:r>
        <w:instrText xml:space="preserve"> SEQ Table \* ARABIC </w:instrText>
      </w:r>
      <w:r>
        <w:fldChar w:fldCharType="separate"/>
      </w:r>
      <w:r w:rsidR="0089770E">
        <w:rPr>
          <w:noProof/>
        </w:rPr>
        <w:t>11</w:t>
      </w:r>
      <w:r>
        <w:rPr>
          <w:noProof/>
        </w:rPr>
        <w:fldChar w:fldCharType="end"/>
      </w:r>
      <w:bookmarkEnd w:id="165"/>
      <w:r>
        <w:tab/>
        <w:t xml:space="preserve">Configuration structure for a binary </w:t>
      </w:r>
      <w:r w:rsidR="000104B4">
        <w:t>p</w:t>
      </w:r>
      <w:r>
        <w:t>oint</w:t>
      </w:r>
      <w:bookmarkEnd w:id="166"/>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3D1407">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3D1407">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3D1407">
            <w:pPr>
              <w:pStyle w:val="TableText"/>
              <w:rPr>
                <w:lang w:bidi="he-IL"/>
              </w:rPr>
            </w:pPr>
            <w:r w:rsidRPr="00B50947">
              <w:rPr>
                <w:lang w:bidi="he-IL"/>
              </w:rPr>
              <w:t>Yes</w:t>
            </w:r>
          </w:p>
        </w:tc>
        <w:tc>
          <w:tcPr>
            <w:tcW w:w="4113" w:type="dxa"/>
            <w:noWrap/>
            <w:hideMark/>
          </w:tcPr>
          <w:p w14:paraId="13C744FE" w14:textId="32EB66F5" w:rsidR="00D014F9" w:rsidRPr="00B50947" w:rsidRDefault="00D014F9" w:rsidP="003D1407">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3D1407">
            <w:pPr>
              <w:pStyle w:val="TableText"/>
              <w:rPr>
                <w:lang w:bidi="he-IL"/>
              </w:rPr>
            </w:pPr>
            <w:r w:rsidRPr="00B50947">
              <w:rPr>
                <w:lang w:bidi="he-IL"/>
              </w:rPr>
              <w:t>string</w:t>
            </w:r>
          </w:p>
        </w:tc>
        <w:tc>
          <w:tcPr>
            <w:tcW w:w="1530" w:type="dxa"/>
            <w:noWrap/>
          </w:tcPr>
          <w:p w14:paraId="48BA3396" w14:textId="77777777" w:rsidR="00D014F9" w:rsidRPr="00B50947" w:rsidRDefault="00D014F9" w:rsidP="003D1407">
            <w:pPr>
              <w:pStyle w:val="TableText"/>
              <w:rPr>
                <w:lang w:bidi="he-IL"/>
              </w:rPr>
            </w:pPr>
            <w:proofErr w:type="spellStart"/>
            <w:r w:rsidRPr="00B50947">
              <w:rPr>
                <w:lang w:bidi="he-IL"/>
              </w:rPr>
              <w:t>parentType</w:t>
            </w:r>
            <w:proofErr w:type="spellEnd"/>
          </w:p>
        </w:tc>
        <w:tc>
          <w:tcPr>
            <w:tcW w:w="914" w:type="dxa"/>
            <w:noWrap/>
          </w:tcPr>
          <w:p w14:paraId="2A59D4D0" w14:textId="77777777" w:rsidR="00D014F9" w:rsidRPr="00B50947" w:rsidRDefault="00D014F9" w:rsidP="003D1407">
            <w:pPr>
              <w:pStyle w:val="TableText"/>
              <w:rPr>
                <w:lang w:bidi="he-IL"/>
              </w:rPr>
            </w:pPr>
            <w:r w:rsidRPr="00B50947">
              <w:rPr>
                <w:lang w:bidi="he-IL"/>
              </w:rPr>
              <w:t>Yes</w:t>
            </w:r>
          </w:p>
        </w:tc>
        <w:tc>
          <w:tcPr>
            <w:tcW w:w="4113" w:type="dxa"/>
            <w:noWrap/>
          </w:tcPr>
          <w:p w14:paraId="534608CD" w14:textId="77777777" w:rsidR="00D014F9" w:rsidRPr="00B50947" w:rsidRDefault="00D014F9" w:rsidP="003D1407">
            <w:pPr>
              <w:pStyle w:val="TableText"/>
              <w:rPr>
                <w:lang w:bidi="he-IL"/>
              </w:rPr>
            </w:pPr>
            <w:r w:rsidRPr="00B50947">
              <w:rPr>
                <w:lang w:bidi="he-IL"/>
              </w:rPr>
              <w:t>“bi” or “</w:t>
            </w:r>
            <w:proofErr w:type="spellStart"/>
            <w:r w:rsidRPr="00B50947">
              <w:rPr>
                <w:lang w:bidi="he-IL"/>
              </w:rPr>
              <w:t>bo</w:t>
            </w:r>
            <w:proofErr w:type="spellEnd"/>
            <w:r w:rsidRPr="00B50947">
              <w:rPr>
                <w:lang w:bidi="he-IL"/>
              </w:rPr>
              <w:t>”</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3D1407">
            <w:pPr>
              <w:pStyle w:val="TableText"/>
              <w:rPr>
                <w:lang w:bidi="he-IL"/>
              </w:rPr>
            </w:pPr>
            <w:r w:rsidRPr="00B50947">
              <w:rPr>
                <w:lang w:bidi="he-IL"/>
              </w:rPr>
              <w:t>Bit Count</w:t>
            </w:r>
          </w:p>
        </w:tc>
        <w:tc>
          <w:tcPr>
            <w:tcW w:w="990" w:type="dxa"/>
            <w:noWrap/>
          </w:tcPr>
          <w:p w14:paraId="276660FE" w14:textId="77777777" w:rsidR="00D014F9" w:rsidRPr="00B50947" w:rsidRDefault="00D014F9" w:rsidP="003D1407">
            <w:pPr>
              <w:pStyle w:val="TableText"/>
              <w:rPr>
                <w:lang w:bidi="he-IL"/>
              </w:rPr>
            </w:pPr>
            <w:r w:rsidRPr="00B50947">
              <w:rPr>
                <w:lang w:bidi="he-IL"/>
              </w:rPr>
              <w:t>integer</w:t>
            </w:r>
          </w:p>
        </w:tc>
        <w:tc>
          <w:tcPr>
            <w:tcW w:w="1530" w:type="dxa"/>
            <w:noWrap/>
          </w:tcPr>
          <w:p w14:paraId="1DA3B1D7" w14:textId="77777777" w:rsidR="00D014F9" w:rsidRPr="00B50947" w:rsidRDefault="00D014F9" w:rsidP="003D1407">
            <w:pPr>
              <w:pStyle w:val="TableText"/>
              <w:rPr>
                <w:lang w:bidi="he-IL"/>
              </w:rPr>
            </w:pPr>
            <w:r w:rsidRPr="00B50947">
              <w:rPr>
                <w:lang w:bidi="he-IL"/>
              </w:rPr>
              <w:t>bits</w:t>
            </w:r>
          </w:p>
        </w:tc>
        <w:tc>
          <w:tcPr>
            <w:tcW w:w="914" w:type="dxa"/>
            <w:noWrap/>
          </w:tcPr>
          <w:p w14:paraId="2BEA419D" w14:textId="77777777" w:rsidR="00D014F9" w:rsidRPr="00B50947" w:rsidRDefault="00D014F9" w:rsidP="003D1407">
            <w:pPr>
              <w:pStyle w:val="TableText"/>
              <w:rPr>
                <w:lang w:bidi="he-IL"/>
              </w:rPr>
            </w:pPr>
            <w:r w:rsidRPr="00B50947">
              <w:rPr>
                <w:lang w:bidi="he-IL"/>
              </w:rPr>
              <w:t>No</w:t>
            </w:r>
          </w:p>
        </w:tc>
        <w:tc>
          <w:tcPr>
            <w:tcW w:w="4113" w:type="dxa"/>
            <w:noWrap/>
          </w:tcPr>
          <w:p w14:paraId="54E3DE37" w14:textId="77777777" w:rsidR="00D014F9" w:rsidRPr="00B50947" w:rsidRDefault="00D014F9" w:rsidP="003D1407">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3D1407">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3D1407">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3D1407">
            <w:pPr>
              <w:pStyle w:val="TableText"/>
              <w:rPr>
                <w:lang w:bidi="he-IL"/>
              </w:rPr>
            </w:pPr>
            <w:r w:rsidRPr="00B50947">
              <w:rPr>
                <w:lang w:bidi="he-IL"/>
              </w:rPr>
              <w:t>No</w:t>
            </w:r>
          </w:p>
        </w:tc>
        <w:tc>
          <w:tcPr>
            <w:tcW w:w="4113" w:type="dxa"/>
            <w:noWrap/>
            <w:hideMark/>
          </w:tcPr>
          <w:p w14:paraId="74AD462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3D1407">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3D1407">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3D1407">
            <w:pPr>
              <w:pStyle w:val="TableText"/>
              <w:rPr>
                <w:lang w:bidi="he-IL"/>
              </w:rPr>
            </w:pPr>
            <w:r w:rsidRPr="00B50947">
              <w:rPr>
                <w:lang w:bidi="he-IL"/>
              </w:rPr>
              <w:t>No</w:t>
            </w:r>
          </w:p>
        </w:tc>
        <w:tc>
          <w:tcPr>
            <w:tcW w:w="4113" w:type="dxa"/>
            <w:noWrap/>
            <w:hideMark/>
          </w:tcPr>
          <w:p w14:paraId="45F57A6D" w14:textId="0BD98752"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3D1407">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3D1407">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3D1407">
            <w:pPr>
              <w:pStyle w:val="TableText"/>
              <w:rPr>
                <w:lang w:bidi="he-IL"/>
              </w:rPr>
            </w:pPr>
            <w:r w:rsidRPr="00B50947">
              <w:rPr>
                <w:lang w:bidi="he-IL"/>
              </w:rPr>
              <w:t>No</w:t>
            </w:r>
          </w:p>
        </w:tc>
        <w:tc>
          <w:tcPr>
            <w:tcW w:w="4113" w:type="dxa"/>
            <w:noWrap/>
            <w:hideMark/>
          </w:tcPr>
          <w:p w14:paraId="6D186EDB"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3D1407">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3D1407">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3D1407">
            <w:pPr>
              <w:pStyle w:val="TableText"/>
              <w:rPr>
                <w:lang w:bidi="he-IL"/>
              </w:rPr>
            </w:pPr>
            <w:r w:rsidRPr="00B50947">
              <w:rPr>
                <w:lang w:bidi="he-IL"/>
              </w:rPr>
              <w:t>No</w:t>
            </w:r>
          </w:p>
        </w:tc>
        <w:tc>
          <w:tcPr>
            <w:tcW w:w="4113" w:type="dxa"/>
            <w:noWrap/>
            <w:hideMark/>
          </w:tcPr>
          <w:p w14:paraId="4B42736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3D1407">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3D1407">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3D1407">
            <w:pPr>
              <w:pStyle w:val="TableText"/>
              <w:rPr>
                <w:lang w:bidi="he-IL"/>
              </w:rPr>
            </w:pPr>
            <w:r w:rsidRPr="00B50947">
              <w:rPr>
                <w:lang w:bidi="he-IL"/>
              </w:rPr>
              <w:t>No</w:t>
            </w:r>
          </w:p>
        </w:tc>
        <w:tc>
          <w:tcPr>
            <w:tcW w:w="4113" w:type="dxa"/>
            <w:noWrap/>
            <w:hideMark/>
          </w:tcPr>
          <w:p w14:paraId="3AD91B94" w14:textId="3328FEC0"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3D1407">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3D1407">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3D1407">
            <w:pPr>
              <w:pStyle w:val="TableText"/>
              <w:rPr>
                <w:lang w:bidi="he-IL"/>
              </w:rPr>
            </w:pPr>
            <w:r w:rsidRPr="00B50947">
              <w:rPr>
                <w:lang w:bidi="he-IL"/>
              </w:rPr>
              <w:t>No</w:t>
            </w:r>
          </w:p>
        </w:tc>
        <w:tc>
          <w:tcPr>
            <w:tcW w:w="4113" w:type="dxa"/>
            <w:noWrap/>
            <w:hideMark/>
          </w:tcPr>
          <w:p w14:paraId="30FBF71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3D1407">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3D1407">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3D1407">
            <w:pPr>
              <w:pStyle w:val="TableText"/>
              <w:rPr>
                <w:lang w:bidi="he-IL"/>
              </w:rPr>
            </w:pPr>
            <w:r w:rsidRPr="00B50947">
              <w:rPr>
                <w:lang w:bidi="he-IL"/>
              </w:rPr>
              <w:t>No</w:t>
            </w:r>
          </w:p>
        </w:tc>
        <w:tc>
          <w:tcPr>
            <w:tcW w:w="4113" w:type="dxa"/>
            <w:noWrap/>
            <w:hideMark/>
          </w:tcPr>
          <w:p w14:paraId="04E9C6F5" w14:textId="77777777" w:rsidR="00D014F9" w:rsidRPr="00B50947" w:rsidRDefault="00D014F9" w:rsidP="003D1407">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3D1407">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3D1407">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3D1407">
            <w:pPr>
              <w:pStyle w:val="TableText"/>
              <w:rPr>
                <w:lang w:bidi="he-IL"/>
              </w:rPr>
            </w:pPr>
            <w:r w:rsidRPr="00B50947">
              <w:rPr>
                <w:lang w:bidi="he-IL"/>
              </w:rPr>
              <w:t>No</w:t>
            </w:r>
          </w:p>
        </w:tc>
        <w:tc>
          <w:tcPr>
            <w:tcW w:w="4113" w:type="dxa"/>
            <w:noWrap/>
            <w:hideMark/>
          </w:tcPr>
          <w:p w14:paraId="539FE249" w14:textId="46C1DAC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3D1407">
            <w:pPr>
              <w:pStyle w:val="TableText"/>
              <w:rPr>
                <w:lang w:bidi="he-IL"/>
              </w:rPr>
            </w:pPr>
            <w:r w:rsidRPr="00B50947">
              <w:rPr>
                <w:lang w:bidi="he-IL"/>
              </w:rPr>
              <w:lastRenderedPageBreak/>
              <w:t>State 2 Name</w:t>
            </w:r>
          </w:p>
        </w:tc>
        <w:tc>
          <w:tcPr>
            <w:tcW w:w="990" w:type="dxa"/>
            <w:noWrap/>
            <w:hideMark/>
          </w:tcPr>
          <w:p w14:paraId="38C067E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3D1407">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3D1407">
            <w:pPr>
              <w:pStyle w:val="TableText"/>
              <w:rPr>
                <w:lang w:bidi="he-IL"/>
              </w:rPr>
            </w:pPr>
            <w:r w:rsidRPr="00B50947">
              <w:rPr>
                <w:lang w:bidi="he-IL"/>
              </w:rPr>
              <w:t>No</w:t>
            </w:r>
          </w:p>
        </w:tc>
        <w:tc>
          <w:tcPr>
            <w:tcW w:w="4113" w:type="dxa"/>
            <w:noWrap/>
            <w:hideMark/>
          </w:tcPr>
          <w:p w14:paraId="7593CA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3D1407">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3D1407">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3D1407">
            <w:pPr>
              <w:pStyle w:val="TableText"/>
              <w:rPr>
                <w:lang w:bidi="he-IL"/>
              </w:rPr>
            </w:pPr>
            <w:r w:rsidRPr="00B50947">
              <w:rPr>
                <w:lang w:bidi="he-IL"/>
              </w:rPr>
              <w:t>No</w:t>
            </w:r>
          </w:p>
        </w:tc>
        <w:tc>
          <w:tcPr>
            <w:tcW w:w="4113" w:type="dxa"/>
            <w:noWrap/>
            <w:hideMark/>
          </w:tcPr>
          <w:p w14:paraId="04BEBFE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3D1407">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3D1407">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3D1407">
            <w:pPr>
              <w:pStyle w:val="TableText"/>
              <w:rPr>
                <w:lang w:bidi="he-IL"/>
              </w:rPr>
            </w:pPr>
            <w:r w:rsidRPr="00B50947">
              <w:rPr>
                <w:lang w:bidi="he-IL"/>
              </w:rPr>
              <w:t>No</w:t>
            </w:r>
          </w:p>
        </w:tc>
        <w:tc>
          <w:tcPr>
            <w:tcW w:w="4113" w:type="dxa"/>
            <w:noWrap/>
            <w:hideMark/>
          </w:tcPr>
          <w:p w14:paraId="43B83FAD" w14:textId="15F3B62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3D1407">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3D1407">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3D1407">
            <w:pPr>
              <w:pStyle w:val="TableText"/>
              <w:rPr>
                <w:lang w:bidi="he-IL"/>
              </w:rPr>
            </w:pPr>
            <w:r w:rsidRPr="00B50947">
              <w:rPr>
                <w:lang w:bidi="he-IL"/>
              </w:rPr>
              <w:t>No</w:t>
            </w:r>
          </w:p>
        </w:tc>
        <w:tc>
          <w:tcPr>
            <w:tcW w:w="4113" w:type="dxa"/>
            <w:noWrap/>
            <w:hideMark/>
          </w:tcPr>
          <w:p w14:paraId="5B4119C4"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3D1407">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3D1407">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3D1407">
            <w:pPr>
              <w:pStyle w:val="TableText"/>
              <w:rPr>
                <w:lang w:bidi="he-IL"/>
              </w:rPr>
            </w:pPr>
            <w:r w:rsidRPr="00B50947">
              <w:rPr>
                <w:lang w:bidi="he-IL"/>
              </w:rPr>
              <w:t>No</w:t>
            </w:r>
          </w:p>
        </w:tc>
        <w:tc>
          <w:tcPr>
            <w:tcW w:w="4113" w:type="dxa"/>
            <w:noWrap/>
            <w:hideMark/>
          </w:tcPr>
          <w:p w14:paraId="7BFCF29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3D1407">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3D1407">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3D1407">
            <w:pPr>
              <w:pStyle w:val="TableText"/>
              <w:rPr>
                <w:lang w:bidi="he-IL"/>
              </w:rPr>
            </w:pPr>
            <w:r w:rsidRPr="00B50947">
              <w:rPr>
                <w:lang w:bidi="he-IL"/>
              </w:rPr>
              <w:t>No</w:t>
            </w:r>
          </w:p>
        </w:tc>
        <w:tc>
          <w:tcPr>
            <w:tcW w:w="4113" w:type="dxa"/>
            <w:noWrap/>
            <w:hideMark/>
          </w:tcPr>
          <w:p w14:paraId="6162CB51" w14:textId="419FBB2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3D1407">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3D1407">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3D1407">
            <w:pPr>
              <w:pStyle w:val="TableText"/>
              <w:rPr>
                <w:lang w:bidi="he-IL"/>
              </w:rPr>
            </w:pPr>
            <w:r w:rsidRPr="00B50947">
              <w:rPr>
                <w:lang w:bidi="he-IL"/>
              </w:rPr>
              <w:t>No</w:t>
            </w:r>
          </w:p>
        </w:tc>
        <w:tc>
          <w:tcPr>
            <w:tcW w:w="4113" w:type="dxa"/>
            <w:noWrap/>
            <w:hideMark/>
          </w:tcPr>
          <w:p w14:paraId="0A2163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3D1407">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3D1407">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3D1407">
            <w:pPr>
              <w:pStyle w:val="TableText"/>
              <w:rPr>
                <w:lang w:bidi="he-IL"/>
              </w:rPr>
            </w:pPr>
            <w:r w:rsidRPr="00B50947">
              <w:rPr>
                <w:lang w:bidi="he-IL"/>
              </w:rPr>
              <w:t>No</w:t>
            </w:r>
          </w:p>
        </w:tc>
        <w:tc>
          <w:tcPr>
            <w:tcW w:w="4113" w:type="dxa"/>
            <w:noWrap/>
            <w:hideMark/>
          </w:tcPr>
          <w:p w14:paraId="3FBC8D52"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3D1407">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3D1407">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3D1407">
            <w:pPr>
              <w:pStyle w:val="TableText"/>
              <w:rPr>
                <w:lang w:bidi="he-IL"/>
              </w:rPr>
            </w:pPr>
            <w:r w:rsidRPr="00B50947">
              <w:rPr>
                <w:lang w:bidi="he-IL"/>
              </w:rPr>
              <w:t>No</w:t>
            </w:r>
          </w:p>
        </w:tc>
        <w:tc>
          <w:tcPr>
            <w:tcW w:w="4113" w:type="dxa"/>
            <w:noWrap/>
            <w:hideMark/>
          </w:tcPr>
          <w:p w14:paraId="35505E3C" w14:textId="27DC925A"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3D1407">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3D1407">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3D1407">
            <w:pPr>
              <w:pStyle w:val="TableText"/>
              <w:rPr>
                <w:lang w:bidi="he-IL"/>
              </w:rPr>
            </w:pPr>
            <w:r w:rsidRPr="00B50947">
              <w:rPr>
                <w:lang w:bidi="he-IL"/>
              </w:rPr>
              <w:t>No</w:t>
            </w:r>
          </w:p>
        </w:tc>
        <w:tc>
          <w:tcPr>
            <w:tcW w:w="4113" w:type="dxa"/>
            <w:noWrap/>
            <w:hideMark/>
          </w:tcPr>
          <w:p w14:paraId="71839B73"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3D1407">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3D1407">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3D1407">
            <w:pPr>
              <w:pStyle w:val="TableText"/>
              <w:rPr>
                <w:lang w:bidi="he-IL"/>
              </w:rPr>
            </w:pPr>
            <w:r w:rsidRPr="00B50947">
              <w:rPr>
                <w:lang w:bidi="he-IL"/>
              </w:rPr>
              <w:t>No</w:t>
            </w:r>
          </w:p>
        </w:tc>
        <w:tc>
          <w:tcPr>
            <w:tcW w:w="4113" w:type="dxa"/>
            <w:noWrap/>
            <w:hideMark/>
          </w:tcPr>
          <w:p w14:paraId="072D6E71"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3D1407">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3D1407">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3D1407">
            <w:pPr>
              <w:pStyle w:val="TableText"/>
              <w:rPr>
                <w:lang w:bidi="he-IL"/>
              </w:rPr>
            </w:pPr>
            <w:r w:rsidRPr="00B50947">
              <w:rPr>
                <w:lang w:bidi="he-IL"/>
              </w:rPr>
              <w:t>No</w:t>
            </w:r>
          </w:p>
        </w:tc>
        <w:tc>
          <w:tcPr>
            <w:tcW w:w="4113" w:type="dxa"/>
            <w:noWrap/>
            <w:hideMark/>
          </w:tcPr>
          <w:p w14:paraId="3F907E00" w14:textId="53E75AD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3D1407">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3D1407">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3D1407">
            <w:pPr>
              <w:pStyle w:val="TableText"/>
              <w:rPr>
                <w:lang w:bidi="he-IL"/>
              </w:rPr>
            </w:pPr>
            <w:r w:rsidRPr="00B50947">
              <w:rPr>
                <w:lang w:bidi="he-IL"/>
              </w:rPr>
              <w:t>No</w:t>
            </w:r>
          </w:p>
        </w:tc>
        <w:tc>
          <w:tcPr>
            <w:tcW w:w="4113" w:type="dxa"/>
            <w:noWrap/>
            <w:hideMark/>
          </w:tcPr>
          <w:p w14:paraId="1ED512C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3D1407">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3D1407">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3D1407">
            <w:pPr>
              <w:pStyle w:val="TableText"/>
              <w:rPr>
                <w:lang w:bidi="he-IL"/>
              </w:rPr>
            </w:pPr>
            <w:r w:rsidRPr="00B50947">
              <w:rPr>
                <w:lang w:bidi="he-IL"/>
              </w:rPr>
              <w:t>No</w:t>
            </w:r>
          </w:p>
        </w:tc>
        <w:tc>
          <w:tcPr>
            <w:tcW w:w="4113" w:type="dxa"/>
            <w:noWrap/>
            <w:hideMark/>
          </w:tcPr>
          <w:p w14:paraId="298F57C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3D1407">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3D1407">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3D1407">
            <w:pPr>
              <w:pStyle w:val="TableText"/>
              <w:rPr>
                <w:lang w:bidi="he-IL"/>
              </w:rPr>
            </w:pPr>
            <w:r w:rsidRPr="00B50947">
              <w:rPr>
                <w:lang w:bidi="he-IL"/>
              </w:rPr>
              <w:t>No</w:t>
            </w:r>
          </w:p>
        </w:tc>
        <w:tc>
          <w:tcPr>
            <w:tcW w:w="4113" w:type="dxa"/>
            <w:noWrap/>
            <w:hideMark/>
          </w:tcPr>
          <w:p w14:paraId="07A38944" w14:textId="6D94C345"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3D1407">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3D1407">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3D1407">
            <w:pPr>
              <w:pStyle w:val="TableText"/>
              <w:rPr>
                <w:lang w:bidi="he-IL"/>
              </w:rPr>
            </w:pPr>
            <w:r w:rsidRPr="00B50947">
              <w:rPr>
                <w:lang w:bidi="he-IL"/>
              </w:rPr>
              <w:t>No</w:t>
            </w:r>
          </w:p>
        </w:tc>
        <w:tc>
          <w:tcPr>
            <w:tcW w:w="4113" w:type="dxa"/>
            <w:noWrap/>
            <w:hideMark/>
          </w:tcPr>
          <w:p w14:paraId="5D8B7912"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3D1407">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3D1407">
            <w:pPr>
              <w:pStyle w:val="TableText"/>
              <w:rPr>
                <w:lang w:bidi="he-IL"/>
              </w:rPr>
            </w:pPr>
            <w:r w:rsidRPr="00B50947">
              <w:rPr>
                <w:lang w:bidi="he-IL"/>
              </w:rPr>
              <w:t>integer</w:t>
            </w:r>
          </w:p>
        </w:tc>
        <w:tc>
          <w:tcPr>
            <w:tcW w:w="1530" w:type="dxa"/>
            <w:noWrap/>
          </w:tcPr>
          <w:p w14:paraId="1AD8F58F" w14:textId="77777777" w:rsidR="00D014F9" w:rsidRPr="00B50947" w:rsidRDefault="00D014F9" w:rsidP="003D1407">
            <w:pPr>
              <w:pStyle w:val="TableText"/>
              <w:rPr>
                <w:lang w:bidi="he-IL"/>
              </w:rPr>
            </w:pPr>
            <w:proofErr w:type="spellStart"/>
            <w:r w:rsidRPr="00B50947">
              <w:rPr>
                <w:lang w:bidi="he-IL"/>
              </w:rPr>
              <w:t>controlPulseTime</w:t>
            </w:r>
            <w:proofErr w:type="spellEnd"/>
          </w:p>
        </w:tc>
        <w:tc>
          <w:tcPr>
            <w:tcW w:w="914" w:type="dxa"/>
            <w:noWrap/>
          </w:tcPr>
          <w:p w14:paraId="10512FFD" w14:textId="77777777" w:rsidR="00D014F9" w:rsidRPr="00B50947" w:rsidRDefault="00D014F9" w:rsidP="003D1407">
            <w:pPr>
              <w:pStyle w:val="TableText"/>
              <w:rPr>
                <w:lang w:bidi="he-IL"/>
              </w:rPr>
            </w:pPr>
            <w:r w:rsidRPr="00B50947">
              <w:rPr>
                <w:lang w:bidi="he-IL"/>
              </w:rPr>
              <w:t>No</w:t>
            </w:r>
          </w:p>
        </w:tc>
        <w:tc>
          <w:tcPr>
            <w:tcW w:w="4113" w:type="dxa"/>
            <w:noWrap/>
          </w:tcPr>
          <w:p w14:paraId="15AAC9DD" w14:textId="7F140DBF" w:rsidR="00D014F9" w:rsidRPr="00B50947" w:rsidRDefault="00D014F9" w:rsidP="003D1407">
            <w:pPr>
              <w:pStyle w:val="TableText"/>
              <w:rPr>
                <w:lang w:bidi="he-IL"/>
              </w:rPr>
            </w:pPr>
            <w:r w:rsidRPr="00B50947">
              <w:rPr>
                <w:lang w:bidi="he-IL"/>
              </w:rPr>
              <w:t xml:space="preserve">Control Pulse time (milliseconds)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3D1407">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3D1407">
            <w:pPr>
              <w:pStyle w:val="TableText"/>
              <w:rPr>
                <w:lang w:bidi="he-IL"/>
              </w:rPr>
            </w:pPr>
            <w:proofErr w:type="spellStart"/>
            <w:r w:rsidRPr="00B50947">
              <w:rPr>
                <w:lang w:bidi="he-IL"/>
              </w:rPr>
              <w:t>boolean</w:t>
            </w:r>
            <w:proofErr w:type="spellEnd"/>
          </w:p>
        </w:tc>
        <w:tc>
          <w:tcPr>
            <w:tcW w:w="1530" w:type="dxa"/>
            <w:noWrap/>
          </w:tcPr>
          <w:p w14:paraId="51242DFB" w14:textId="77777777" w:rsidR="00D014F9" w:rsidRPr="00B50947" w:rsidRDefault="00D014F9" w:rsidP="003D1407">
            <w:pPr>
              <w:pStyle w:val="TableText"/>
              <w:rPr>
                <w:lang w:bidi="he-IL"/>
              </w:rPr>
            </w:pPr>
            <w:proofErr w:type="spellStart"/>
            <w:r w:rsidRPr="00B50947">
              <w:rPr>
                <w:lang w:bidi="he-IL"/>
              </w:rPr>
              <w:t>controlPulsePolarity</w:t>
            </w:r>
            <w:proofErr w:type="spellEnd"/>
          </w:p>
        </w:tc>
        <w:tc>
          <w:tcPr>
            <w:tcW w:w="914" w:type="dxa"/>
            <w:noWrap/>
          </w:tcPr>
          <w:p w14:paraId="7404D0D9" w14:textId="77777777" w:rsidR="00D014F9" w:rsidRPr="00B50947" w:rsidRDefault="00D014F9" w:rsidP="003D1407">
            <w:pPr>
              <w:pStyle w:val="TableText"/>
              <w:rPr>
                <w:lang w:bidi="he-IL"/>
              </w:rPr>
            </w:pPr>
            <w:r w:rsidRPr="00B50947">
              <w:rPr>
                <w:lang w:bidi="he-IL"/>
              </w:rPr>
              <w:t>No</w:t>
            </w:r>
          </w:p>
        </w:tc>
        <w:tc>
          <w:tcPr>
            <w:tcW w:w="4113" w:type="dxa"/>
            <w:noWrap/>
          </w:tcPr>
          <w:p w14:paraId="77CCFD6E" w14:textId="3F6056F1" w:rsidR="00D014F9" w:rsidRPr="00B50947" w:rsidRDefault="00D014F9" w:rsidP="003D1407">
            <w:pPr>
              <w:pStyle w:val="TableText"/>
              <w:rPr>
                <w:lang w:bidi="he-IL"/>
              </w:rPr>
            </w:pPr>
            <w:r w:rsidRPr="00B50947">
              <w:rPr>
                <w:lang w:bidi="he-IL"/>
              </w:rPr>
              <w:t xml:space="preserve">Control Pulse polarity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w:t>
      </w:r>
      <w:r w:rsidRPr="00D014F9">
        <w:rPr>
          <w:rFonts w:eastAsia="DengXian"/>
          <w:lang w:eastAsia="en-US"/>
        </w:rPr>
        <w:lastRenderedPageBreak/>
        <w:t xml:space="preserve">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33AB6E90"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167" w:author="Mark Davison" w:date="2024-10-01T21:40:00Z" w16du:dateUtc="2024-10-01T20:40:00Z">
        <w:r w:rsidR="0089770E" w:rsidRPr="0089770E">
          <w:rPr>
            <w:rStyle w:val="Crossreference"/>
            <w:rPrChange w:id="168" w:author="Mark Davison" w:date="2024-10-01T21:40:00Z" w16du:dateUtc="2024-10-01T20:40:00Z">
              <w:rPr/>
            </w:rPrChange>
          </w:rPr>
          <w:t xml:space="preserve">Figure </w:t>
        </w:r>
        <w:r w:rsidR="0089770E" w:rsidRPr="0089770E">
          <w:rPr>
            <w:rStyle w:val="Crossreference"/>
            <w:rPrChange w:id="169" w:author="Mark Davison" w:date="2024-10-01T21:40:00Z" w16du:dateUtc="2024-10-01T20:40:00Z">
              <w:rPr>
                <w:noProof/>
              </w:rPr>
            </w:rPrChange>
          </w:rPr>
          <w:t>4</w:t>
        </w:r>
      </w:ins>
      <w:del w:id="170" w:author="Mark Davison" w:date="2024-10-01T21:40:00Z" w16du:dateUtc="2024-10-01T20:40:00Z">
        <w:r w:rsidR="0094133A" w:rsidRPr="00A8786E" w:rsidDel="0089770E">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5AEA1301">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66794CD4" w:rsidR="00A20075" w:rsidRDefault="00A20075" w:rsidP="00A20075">
      <w:pPr>
        <w:pStyle w:val="Caption"/>
      </w:pPr>
      <w:bookmarkStart w:id="171" w:name="_Ref161910224"/>
      <w:bookmarkStart w:id="172" w:name="_Toc170288631"/>
      <w:r>
        <w:t xml:space="preserve">Figure </w:t>
      </w:r>
      <w:r>
        <w:fldChar w:fldCharType="begin"/>
      </w:r>
      <w:r>
        <w:instrText xml:space="preserve"> SEQ Figure \* ARABIC </w:instrText>
      </w:r>
      <w:r>
        <w:fldChar w:fldCharType="separate"/>
      </w:r>
      <w:r w:rsidR="0089770E">
        <w:rPr>
          <w:noProof/>
        </w:rPr>
        <w:t>4</w:t>
      </w:r>
      <w:r>
        <w:rPr>
          <w:noProof/>
        </w:rPr>
        <w:fldChar w:fldCharType="end"/>
      </w:r>
      <w:bookmarkEnd w:id="171"/>
      <w:r>
        <w:tab/>
      </w:r>
      <w:r w:rsidRPr="00BA7567">
        <w:t>Supported implementation of persistence for binary points</w:t>
      </w:r>
      <w:bookmarkEnd w:id="172"/>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w:t>
      </w:r>
      <w:proofErr w:type="gramStart"/>
      <w:r>
        <w:t>1 bit</w:t>
      </w:r>
      <w:proofErr w:type="gramEnd"/>
      <w:r>
        <w:t xml:space="preserve">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173" w:name="_Toc172098948"/>
      <w:r>
        <w:t xml:space="preserve">Analogue </w:t>
      </w:r>
      <w:r w:rsidR="006B0494">
        <w:t>points</w:t>
      </w:r>
      <w:bookmarkEnd w:id="173"/>
    </w:p>
    <w:p w14:paraId="7B6E8A76" w14:textId="33AD64BF"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174" w:author="Mark Davison" w:date="2024-10-01T21:40:00Z" w16du:dateUtc="2024-10-01T20:40:00Z">
        <w:r w:rsidR="0089770E" w:rsidRPr="0089770E">
          <w:rPr>
            <w:rStyle w:val="Crossreference"/>
            <w:rPrChange w:id="175" w:author="Mark Davison" w:date="2024-10-01T21:40:00Z" w16du:dateUtc="2024-10-01T20:40:00Z">
              <w:rPr/>
            </w:rPrChange>
          </w:rPr>
          <w:t xml:space="preserve">Table </w:t>
        </w:r>
        <w:r w:rsidR="0089770E" w:rsidRPr="0089770E">
          <w:rPr>
            <w:rStyle w:val="Crossreference"/>
            <w:rPrChange w:id="176" w:author="Mark Davison" w:date="2024-10-01T21:40:00Z" w16du:dateUtc="2024-10-01T20:40:00Z">
              <w:rPr>
                <w:noProof/>
              </w:rPr>
            </w:rPrChange>
          </w:rPr>
          <w:t>12</w:t>
        </w:r>
      </w:ins>
      <w:del w:id="177" w:author="Mark Davison" w:date="2024-10-01T21:40:00Z" w16du:dateUtc="2024-10-01T20:40:00Z">
        <w:r w:rsidR="0094133A" w:rsidRPr="00A8786E" w:rsidDel="0089770E">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0301B096" w:rsidR="00A20075" w:rsidRDefault="00A20075" w:rsidP="00A20075">
      <w:pPr>
        <w:pStyle w:val="Caption"/>
      </w:pPr>
      <w:bookmarkStart w:id="178" w:name="_Ref161301633"/>
      <w:bookmarkStart w:id="179" w:name="_Toc170288651"/>
      <w:r>
        <w:lastRenderedPageBreak/>
        <w:t xml:space="preserve">Table </w:t>
      </w:r>
      <w:r>
        <w:fldChar w:fldCharType="begin"/>
      </w:r>
      <w:r>
        <w:instrText xml:space="preserve"> SEQ Table \* ARABIC </w:instrText>
      </w:r>
      <w:r>
        <w:fldChar w:fldCharType="separate"/>
      </w:r>
      <w:r w:rsidR="0089770E">
        <w:rPr>
          <w:noProof/>
        </w:rPr>
        <w:t>12</w:t>
      </w:r>
      <w:r>
        <w:rPr>
          <w:noProof/>
        </w:rPr>
        <w:fldChar w:fldCharType="end"/>
      </w:r>
      <w:bookmarkEnd w:id="178"/>
      <w:r>
        <w:tab/>
      </w:r>
      <w:r w:rsidRPr="00A20075">
        <w:t>Configuration structure for a</w:t>
      </w:r>
      <w:r>
        <w:t>n</w:t>
      </w:r>
      <w:r w:rsidRPr="00A20075">
        <w:t xml:space="preserve"> </w:t>
      </w:r>
      <w:r>
        <w:t>analogue</w:t>
      </w:r>
      <w:r w:rsidRPr="00A20075">
        <w:t xml:space="preserve"> </w:t>
      </w:r>
      <w:r w:rsidR="00B445A6">
        <w:t>p</w:t>
      </w:r>
      <w:r w:rsidRPr="00A20075">
        <w:t>oint</w:t>
      </w:r>
      <w:bookmarkEnd w:id="179"/>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3D1407">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3D1407">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3D1407">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3D1407">
            <w:pPr>
              <w:pStyle w:val="TableText"/>
              <w:rPr>
                <w:lang w:bidi="he-IL"/>
              </w:rPr>
            </w:pPr>
            <w:r w:rsidRPr="00B50947">
              <w:rPr>
                <w:lang w:bidi="he-IL"/>
              </w:rPr>
              <w:t>Yes</w:t>
            </w:r>
          </w:p>
        </w:tc>
        <w:tc>
          <w:tcPr>
            <w:tcW w:w="4037" w:type="dxa"/>
            <w:noWrap/>
            <w:hideMark/>
          </w:tcPr>
          <w:p w14:paraId="2ADC2CA7" w14:textId="44308B2C" w:rsidR="00D271BA" w:rsidRPr="00B50947" w:rsidRDefault="00D271BA" w:rsidP="003D1407">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3D1407">
            <w:pPr>
              <w:pStyle w:val="TableText"/>
              <w:rPr>
                <w:lang w:bidi="he-IL"/>
              </w:rPr>
            </w:pPr>
            <w:r w:rsidRPr="00B50947">
              <w:rPr>
                <w:lang w:bidi="he-IL"/>
              </w:rPr>
              <w:t>string</w:t>
            </w:r>
          </w:p>
        </w:tc>
        <w:tc>
          <w:tcPr>
            <w:tcW w:w="1446" w:type="dxa"/>
            <w:noWrap/>
          </w:tcPr>
          <w:p w14:paraId="6D6B5EF3" w14:textId="77777777" w:rsidR="00D271BA" w:rsidRPr="00B50947" w:rsidRDefault="00D271BA" w:rsidP="003D1407">
            <w:pPr>
              <w:pStyle w:val="TableText"/>
              <w:rPr>
                <w:lang w:bidi="he-IL"/>
              </w:rPr>
            </w:pPr>
            <w:proofErr w:type="spellStart"/>
            <w:r w:rsidRPr="00B50947">
              <w:rPr>
                <w:lang w:bidi="he-IL"/>
              </w:rPr>
              <w:t>parentType</w:t>
            </w:r>
            <w:proofErr w:type="spellEnd"/>
          </w:p>
        </w:tc>
        <w:tc>
          <w:tcPr>
            <w:tcW w:w="900" w:type="dxa"/>
            <w:noWrap/>
          </w:tcPr>
          <w:p w14:paraId="4B26713C" w14:textId="77777777" w:rsidR="00D271BA" w:rsidRPr="00B50947" w:rsidRDefault="00D271BA" w:rsidP="003D1407">
            <w:pPr>
              <w:pStyle w:val="TableText"/>
              <w:rPr>
                <w:lang w:bidi="he-IL"/>
              </w:rPr>
            </w:pPr>
            <w:r w:rsidRPr="00B50947">
              <w:rPr>
                <w:lang w:bidi="he-IL"/>
              </w:rPr>
              <w:t>Yes</w:t>
            </w:r>
          </w:p>
        </w:tc>
        <w:tc>
          <w:tcPr>
            <w:tcW w:w="4037" w:type="dxa"/>
            <w:noWrap/>
          </w:tcPr>
          <w:p w14:paraId="1CD2E670" w14:textId="77777777" w:rsidR="00D271BA" w:rsidRPr="00B50947" w:rsidRDefault="00D271BA" w:rsidP="003D1407">
            <w:pPr>
              <w:pStyle w:val="TableText"/>
              <w:rPr>
                <w:lang w:bidi="he-IL"/>
              </w:rPr>
            </w:pPr>
            <w:r w:rsidRPr="00B50947">
              <w:rPr>
                <w:lang w:bidi="he-IL"/>
              </w:rPr>
              <w:t>“ai” or “</w:t>
            </w:r>
            <w:proofErr w:type="spellStart"/>
            <w:r w:rsidRPr="00B50947">
              <w:rPr>
                <w:lang w:bidi="he-IL"/>
              </w:rPr>
              <w:t>ao</w:t>
            </w:r>
            <w:proofErr w:type="spellEnd"/>
            <w:r w:rsidRPr="00B50947">
              <w:rPr>
                <w:lang w:bidi="he-IL"/>
              </w:rPr>
              <w:t>”</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3D1407">
            <w:pPr>
              <w:pStyle w:val="TableText"/>
              <w:rPr>
                <w:lang w:bidi="he-IL"/>
              </w:rPr>
            </w:pPr>
            <w:r w:rsidRPr="00B50947">
              <w:rPr>
                <w:lang w:bidi="he-IL"/>
              </w:rPr>
              <w:t>Raw Scale 1</w:t>
            </w:r>
          </w:p>
        </w:tc>
        <w:tc>
          <w:tcPr>
            <w:tcW w:w="1134" w:type="dxa"/>
            <w:noWrap/>
            <w:hideMark/>
          </w:tcPr>
          <w:p w14:paraId="0E6B8FA7" w14:textId="69DBC140" w:rsidR="00D271BA" w:rsidRPr="00B50947" w:rsidRDefault="00FC79DC" w:rsidP="003D1407">
            <w:pPr>
              <w:pStyle w:val="TableText"/>
              <w:rPr>
                <w:lang w:bidi="he-IL"/>
              </w:rPr>
            </w:pPr>
            <w:r>
              <w:rPr>
                <w:lang w:bidi="he-IL"/>
              </w:rPr>
              <w:t>Integer</w:t>
            </w:r>
          </w:p>
        </w:tc>
        <w:tc>
          <w:tcPr>
            <w:tcW w:w="1446" w:type="dxa"/>
            <w:noWrap/>
            <w:hideMark/>
          </w:tcPr>
          <w:p w14:paraId="4F72BDA1" w14:textId="77777777" w:rsidR="00D271BA" w:rsidRPr="00B50947" w:rsidRDefault="00D271BA" w:rsidP="003D1407">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3D1407">
            <w:pPr>
              <w:pStyle w:val="TableText"/>
              <w:rPr>
                <w:lang w:bidi="he-IL"/>
              </w:rPr>
            </w:pPr>
            <w:r w:rsidRPr="00B50947">
              <w:rPr>
                <w:lang w:bidi="he-IL"/>
              </w:rPr>
              <w:t>No</w:t>
            </w:r>
          </w:p>
        </w:tc>
        <w:tc>
          <w:tcPr>
            <w:tcW w:w="4037" w:type="dxa"/>
            <w:noWrap/>
            <w:hideMark/>
          </w:tcPr>
          <w:p w14:paraId="0CD0CFE0" w14:textId="1557FF5D" w:rsidR="00D271BA" w:rsidRPr="00B50947" w:rsidRDefault="00D271BA" w:rsidP="003D1407">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3D1407">
            <w:pPr>
              <w:pStyle w:val="TableText"/>
              <w:rPr>
                <w:lang w:bidi="he-IL"/>
              </w:rPr>
            </w:pPr>
            <w:r w:rsidRPr="00B50947">
              <w:rPr>
                <w:lang w:bidi="he-IL"/>
              </w:rPr>
              <w:t>Raw Scale 2</w:t>
            </w:r>
          </w:p>
        </w:tc>
        <w:tc>
          <w:tcPr>
            <w:tcW w:w="1134" w:type="dxa"/>
            <w:noWrap/>
            <w:hideMark/>
          </w:tcPr>
          <w:p w14:paraId="5BFB5591" w14:textId="2E91A877" w:rsidR="00D271BA" w:rsidRPr="00B50947" w:rsidRDefault="00FC79DC" w:rsidP="003D1407">
            <w:pPr>
              <w:pStyle w:val="TableText"/>
              <w:rPr>
                <w:lang w:bidi="he-IL"/>
              </w:rPr>
            </w:pPr>
            <w:r>
              <w:rPr>
                <w:lang w:bidi="he-IL"/>
              </w:rPr>
              <w:t>Integer</w:t>
            </w:r>
          </w:p>
        </w:tc>
        <w:tc>
          <w:tcPr>
            <w:tcW w:w="1446" w:type="dxa"/>
            <w:noWrap/>
            <w:hideMark/>
          </w:tcPr>
          <w:p w14:paraId="540E730B" w14:textId="77777777" w:rsidR="00D271BA" w:rsidRPr="00B50947" w:rsidRDefault="00D271BA" w:rsidP="003D1407">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3D1407">
            <w:pPr>
              <w:pStyle w:val="TableText"/>
              <w:rPr>
                <w:lang w:bidi="he-IL"/>
              </w:rPr>
            </w:pPr>
            <w:r w:rsidRPr="00B50947">
              <w:rPr>
                <w:lang w:bidi="he-IL"/>
              </w:rPr>
              <w:t>No</w:t>
            </w:r>
          </w:p>
        </w:tc>
        <w:tc>
          <w:tcPr>
            <w:tcW w:w="4037" w:type="dxa"/>
            <w:noWrap/>
            <w:hideMark/>
          </w:tcPr>
          <w:p w14:paraId="0FCC176C" w14:textId="77777777" w:rsidR="00D271BA" w:rsidRPr="00B50947" w:rsidRDefault="00D271BA" w:rsidP="003D1407">
            <w:pPr>
              <w:pStyle w:val="TableText"/>
              <w:rPr>
                <w:lang w:bidi="he-IL"/>
              </w:rPr>
            </w:pPr>
            <w:r w:rsidRPr="00B50947">
              <w:rPr>
                <w:lang w:bidi="he-IL"/>
              </w:rPr>
              <w:t xml:space="preserve">Raw scale 2 is the second raw value for the scaling (e.g. higher or </w:t>
            </w:r>
            <w:proofErr w:type="gramStart"/>
            <w:r w:rsidRPr="00B50947">
              <w:rPr>
                <w:lang w:bidi="he-IL"/>
              </w:rPr>
              <w:t>full scale</w:t>
            </w:r>
            <w:proofErr w:type="gramEnd"/>
            <w:r w:rsidRPr="00B50947">
              <w:rPr>
                <w:lang w:bidi="he-IL"/>
              </w:rPr>
              <w:t xml:space="preserv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3D1407">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3D1407">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3D1407">
            <w:pPr>
              <w:pStyle w:val="TableText"/>
              <w:rPr>
                <w:lang w:bidi="he-IL"/>
              </w:rPr>
            </w:pPr>
            <w:r w:rsidRPr="00B50947">
              <w:rPr>
                <w:lang w:bidi="he-IL"/>
              </w:rPr>
              <w:t>No</w:t>
            </w:r>
          </w:p>
        </w:tc>
        <w:tc>
          <w:tcPr>
            <w:tcW w:w="4037" w:type="dxa"/>
            <w:noWrap/>
            <w:hideMark/>
          </w:tcPr>
          <w:p w14:paraId="3500CC81" w14:textId="517D3445" w:rsidR="00D271BA" w:rsidRPr="00B50947" w:rsidRDefault="00D271BA" w:rsidP="003D1407">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3D1407">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3D1407">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3D1407">
            <w:pPr>
              <w:pStyle w:val="TableText"/>
              <w:rPr>
                <w:lang w:bidi="he-IL"/>
              </w:rPr>
            </w:pPr>
            <w:r w:rsidRPr="00B50947">
              <w:rPr>
                <w:lang w:bidi="he-IL"/>
              </w:rPr>
              <w:t>No</w:t>
            </w:r>
          </w:p>
        </w:tc>
        <w:tc>
          <w:tcPr>
            <w:tcW w:w="4037" w:type="dxa"/>
            <w:noWrap/>
            <w:hideMark/>
          </w:tcPr>
          <w:p w14:paraId="3C7E6C44" w14:textId="77777777" w:rsidR="00D271BA" w:rsidRPr="00B50947" w:rsidRDefault="00D271BA" w:rsidP="003D1407">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3D1407">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3D1407">
            <w:pPr>
              <w:pStyle w:val="TableText"/>
              <w:rPr>
                <w:lang w:bidi="he-IL"/>
              </w:rPr>
            </w:pPr>
            <w:r w:rsidRPr="00B50947">
              <w:rPr>
                <w:lang w:bidi="he-IL"/>
              </w:rPr>
              <w:t>min</w:t>
            </w:r>
          </w:p>
        </w:tc>
        <w:tc>
          <w:tcPr>
            <w:tcW w:w="900" w:type="dxa"/>
            <w:noWrap/>
            <w:hideMark/>
          </w:tcPr>
          <w:p w14:paraId="0CBDB9C4" w14:textId="77777777" w:rsidR="00D271BA" w:rsidRPr="00B50947" w:rsidRDefault="00D271BA" w:rsidP="003D1407">
            <w:pPr>
              <w:pStyle w:val="TableText"/>
              <w:rPr>
                <w:lang w:bidi="he-IL"/>
              </w:rPr>
            </w:pPr>
            <w:r w:rsidRPr="00B50947">
              <w:rPr>
                <w:lang w:bidi="he-IL"/>
              </w:rPr>
              <w:t>No</w:t>
            </w:r>
          </w:p>
        </w:tc>
        <w:tc>
          <w:tcPr>
            <w:tcW w:w="4037" w:type="dxa"/>
            <w:noWrap/>
            <w:hideMark/>
          </w:tcPr>
          <w:p w14:paraId="658C5876" w14:textId="77777777" w:rsidR="00D271BA" w:rsidRPr="00B50947" w:rsidRDefault="00D271BA" w:rsidP="003D1407">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3D1407">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3D1407">
            <w:pPr>
              <w:pStyle w:val="TableText"/>
              <w:rPr>
                <w:lang w:bidi="he-IL"/>
              </w:rPr>
            </w:pPr>
            <w:r w:rsidRPr="00B50947">
              <w:rPr>
                <w:lang w:bidi="he-IL"/>
              </w:rPr>
              <w:t>max</w:t>
            </w:r>
          </w:p>
        </w:tc>
        <w:tc>
          <w:tcPr>
            <w:tcW w:w="900" w:type="dxa"/>
            <w:noWrap/>
            <w:hideMark/>
          </w:tcPr>
          <w:p w14:paraId="249CB283" w14:textId="77777777" w:rsidR="00D271BA" w:rsidRPr="00B50947" w:rsidRDefault="00D271BA" w:rsidP="003D1407">
            <w:pPr>
              <w:pStyle w:val="TableText"/>
              <w:rPr>
                <w:lang w:bidi="he-IL"/>
              </w:rPr>
            </w:pPr>
            <w:r w:rsidRPr="00B50947">
              <w:rPr>
                <w:lang w:bidi="he-IL"/>
              </w:rPr>
              <w:t>No</w:t>
            </w:r>
          </w:p>
        </w:tc>
        <w:tc>
          <w:tcPr>
            <w:tcW w:w="4037" w:type="dxa"/>
            <w:noWrap/>
            <w:hideMark/>
          </w:tcPr>
          <w:p w14:paraId="2A7915FF" w14:textId="77777777" w:rsidR="00D271BA" w:rsidRPr="00B50947" w:rsidRDefault="00D271BA" w:rsidP="003D1407">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3D1407">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3D1407">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3D1407">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3D1407">
            <w:pPr>
              <w:pStyle w:val="TableText"/>
              <w:rPr>
                <w:lang w:bidi="he-IL"/>
              </w:rPr>
            </w:pPr>
            <w:r w:rsidRPr="00B50947">
              <w:rPr>
                <w:lang w:bidi="he-IL"/>
              </w:rPr>
              <w:t>No</w:t>
            </w:r>
          </w:p>
        </w:tc>
        <w:tc>
          <w:tcPr>
            <w:tcW w:w="4037" w:type="dxa"/>
            <w:noWrap/>
            <w:hideMark/>
          </w:tcPr>
          <w:p w14:paraId="7C3BD67E" w14:textId="6BEC473C" w:rsidR="00D271BA" w:rsidRPr="00B50947" w:rsidRDefault="00D271BA"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3D1407">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3D1407">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3D1407">
            <w:pPr>
              <w:pStyle w:val="TableText"/>
              <w:rPr>
                <w:lang w:bidi="he-IL"/>
              </w:rPr>
            </w:pPr>
            <w:r w:rsidRPr="00B50947">
              <w:rPr>
                <w:lang w:bidi="he-IL"/>
              </w:rPr>
              <w:t>No</w:t>
            </w:r>
          </w:p>
        </w:tc>
        <w:tc>
          <w:tcPr>
            <w:tcW w:w="4037" w:type="dxa"/>
            <w:noWrap/>
            <w:hideMark/>
          </w:tcPr>
          <w:p w14:paraId="7215B6F9" w14:textId="6275A854" w:rsidR="00D271BA" w:rsidRPr="00B50947" w:rsidRDefault="00D271BA"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lastRenderedPageBreak/>
        <w:t xml:space="preserve">Raw Scale 1 and Engineering Scale 1 are associated, as are Raw Scale 2 and Engineering Scale 2. </w:t>
      </w:r>
    </w:p>
    <w:p w14:paraId="2F8E2ADA" w14:textId="59B8A543"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180" w:author="Mark Davison" w:date="2024-10-01T21:40:00Z" w16du:dateUtc="2024-10-01T20:40:00Z">
        <w:r w:rsidR="0089770E" w:rsidRPr="0089770E">
          <w:rPr>
            <w:rStyle w:val="Crossreference"/>
            <w:rPrChange w:id="181" w:author="Mark Davison" w:date="2024-10-01T21:40:00Z" w16du:dateUtc="2024-10-01T20:40:00Z">
              <w:rPr/>
            </w:rPrChange>
          </w:rPr>
          <w:t xml:space="preserve">Figure </w:t>
        </w:r>
        <w:r w:rsidR="0089770E" w:rsidRPr="0089770E">
          <w:rPr>
            <w:rStyle w:val="Crossreference"/>
            <w:rPrChange w:id="182" w:author="Mark Davison" w:date="2024-10-01T21:40:00Z" w16du:dateUtc="2024-10-01T20:40:00Z">
              <w:rPr>
                <w:noProof/>
              </w:rPr>
            </w:rPrChange>
          </w:rPr>
          <w:t>5</w:t>
        </w:r>
      </w:ins>
      <w:del w:id="183" w:author="Mark Davison" w:date="2024-10-01T21:40:00Z" w16du:dateUtc="2024-10-01T20:40:00Z">
        <w:r w:rsidR="0094133A" w:rsidRPr="00A8786E" w:rsidDel="0089770E">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314741DE" w:rsidR="00C71A0E" w:rsidRDefault="00C71A0E" w:rsidP="00C71A0E">
      <w:pPr>
        <w:pStyle w:val="Caption"/>
      </w:pPr>
      <w:bookmarkStart w:id="184" w:name="_Ref161302842"/>
      <w:bookmarkStart w:id="185" w:name="_Toc170288632"/>
      <w:r>
        <w:t xml:space="preserve">Figure </w:t>
      </w:r>
      <w:r>
        <w:fldChar w:fldCharType="begin"/>
      </w:r>
      <w:r>
        <w:instrText xml:space="preserve"> SEQ Figure \* ARABIC </w:instrText>
      </w:r>
      <w:r>
        <w:fldChar w:fldCharType="separate"/>
      </w:r>
      <w:r w:rsidR="0089770E">
        <w:rPr>
          <w:noProof/>
        </w:rPr>
        <w:t>5</w:t>
      </w:r>
      <w:r>
        <w:rPr>
          <w:noProof/>
        </w:rPr>
        <w:fldChar w:fldCharType="end"/>
      </w:r>
      <w:bookmarkEnd w:id="184"/>
      <w:r>
        <w:tab/>
        <w:t>Analogue scaling</w:t>
      </w:r>
      <w:bookmarkEnd w:id="185"/>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xml:space="preserve">, then the </w:t>
      </w:r>
      <w:proofErr w:type="gramStart"/>
      <w:r>
        <w:t>FD  reject</w:t>
      </w:r>
      <w:r w:rsidR="00107CC7">
        <w:t>s</w:t>
      </w:r>
      <w:proofErr w:type="gramEnd"/>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lastRenderedPageBreak/>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6A06E712"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186" w:author="Mark Davison" w:date="2024-10-01T21:40:00Z" w16du:dateUtc="2024-10-01T20:40:00Z">
        <w:r w:rsidR="0089770E" w:rsidRPr="0089770E">
          <w:rPr>
            <w:rStyle w:val="Crossreference"/>
            <w:rPrChange w:id="187" w:author="Mark Davison" w:date="2024-10-01T21:40:00Z" w16du:dateUtc="2024-10-01T20:40:00Z">
              <w:rPr/>
            </w:rPrChange>
          </w:rPr>
          <w:t xml:space="preserve">Table </w:t>
        </w:r>
        <w:r w:rsidR="0089770E" w:rsidRPr="0089770E">
          <w:rPr>
            <w:rStyle w:val="Crossreference"/>
            <w:rPrChange w:id="188" w:author="Mark Davison" w:date="2024-10-01T21:40:00Z" w16du:dateUtc="2024-10-01T20:40:00Z">
              <w:rPr>
                <w:noProof/>
              </w:rPr>
            </w:rPrChange>
          </w:rPr>
          <w:t>13</w:t>
        </w:r>
      </w:ins>
      <w:del w:id="189" w:author="Mark Davison" w:date="2024-10-01T21:40:00Z" w16du:dateUtc="2024-10-01T20:40:00Z">
        <w:r w:rsidR="0094133A" w:rsidRPr="00A8786E" w:rsidDel="0089770E">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501E3806" w:rsidR="00740693" w:rsidRDefault="007D285E" w:rsidP="007D285E">
      <w:pPr>
        <w:pStyle w:val="Caption"/>
      </w:pPr>
      <w:bookmarkStart w:id="190" w:name="_Ref161304973"/>
      <w:bookmarkStart w:id="191" w:name="_Toc170288652"/>
      <w:r>
        <w:t xml:space="preserve">Table </w:t>
      </w:r>
      <w:r>
        <w:fldChar w:fldCharType="begin"/>
      </w:r>
      <w:r>
        <w:instrText xml:space="preserve"> SEQ Table \* ARABIC </w:instrText>
      </w:r>
      <w:r>
        <w:fldChar w:fldCharType="separate"/>
      </w:r>
      <w:r w:rsidR="0089770E">
        <w:rPr>
          <w:noProof/>
        </w:rPr>
        <w:t>13</w:t>
      </w:r>
      <w:r>
        <w:rPr>
          <w:noProof/>
        </w:rPr>
        <w:fldChar w:fldCharType="end"/>
      </w:r>
      <w:bookmarkEnd w:id="190"/>
      <w:r>
        <w:tab/>
      </w:r>
      <w:r w:rsidRPr="007D285E">
        <w:t xml:space="preserve">Information used in defining significant change for analogue </w:t>
      </w:r>
      <w:r w:rsidR="00676F46">
        <w:t>p</w:t>
      </w:r>
      <w:r w:rsidRPr="007D285E">
        <w:t>oints</w:t>
      </w:r>
      <w:bookmarkEnd w:id="191"/>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3D1407">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3D1407">
            <w:pPr>
              <w:pStyle w:val="TableText"/>
            </w:pPr>
            <w:r w:rsidRPr="00B50947">
              <w:t>Number</w:t>
            </w:r>
          </w:p>
        </w:tc>
        <w:tc>
          <w:tcPr>
            <w:tcW w:w="1427" w:type="dxa"/>
          </w:tcPr>
          <w:p w14:paraId="4A15C9DA" w14:textId="77777777" w:rsidR="007D285E" w:rsidRPr="00B50947" w:rsidRDefault="007D285E" w:rsidP="003D1407">
            <w:pPr>
              <w:pStyle w:val="TableText"/>
            </w:pPr>
            <w:r w:rsidRPr="00B50947">
              <w:t>change</w:t>
            </w:r>
          </w:p>
        </w:tc>
        <w:tc>
          <w:tcPr>
            <w:tcW w:w="4084" w:type="dxa"/>
          </w:tcPr>
          <w:p w14:paraId="40ED7D4C" w14:textId="77777777" w:rsidR="007D285E" w:rsidRPr="00B50947" w:rsidRDefault="007D285E" w:rsidP="003D1407">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w:t>
      </w:r>
      <w:proofErr w:type="gramStart"/>
      <w:r w:rsidRPr="007D285E">
        <w:rPr>
          <w:rFonts w:eastAsia="DengXian"/>
          <w:lang w:eastAsia="en-US"/>
        </w:rPr>
        <w:t>is considered to be</w:t>
      </w:r>
      <w:proofErr w:type="gramEnd"/>
      <w:r w:rsidRPr="007D285E">
        <w:rPr>
          <w:rFonts w:eastAsia="DengXian"/>
          <w:lang w:eastAsia="en-US"/>
        </w:rPr>
        <w:t xml:space="preserv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2D0CDD54"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89770E">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192" w:author="Mark Davison" w:date="2024-10-01T21:40:00Z" w16du:dateUtc="2024-10-01T20:40:00Z">
        <w:r w:rsidR="0089770E" w:rsidRPr="0089770E">
          <w:rPr>
            <w:rStyle w:val="Crossreference"/>
            <w:rPrChange w:id="193" w:author="Mark Davison" w:date="2024-10-01T21:40:00Z" w16du:dateUtc="2024-10-01T20:40:00Z">
              <w:rPr/>
            </w:rPrChange>
          </w:rPr>
          <w:t>Points</w:t>
        </w:r>
      </w:ins>
      <w:del w:id="194" w:author="Mark Davison" w:date="2024-10-01T21:40:00Z" w16du:dateUtc="2024-10-01T20:40:00Z">
        <w:r w:rsidR="0094133A" w:rsidRPr="00A8786E" w:rsidDel="0089770E">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proofErr w:type="spellStart"/>
      <w:r w:rsidRPr="007D46B2">
        <w:rPr>
          <w:rFonts w:eastAsia="DengXian"/>
          <w:b/>
          <w:bCs/>
          <w:lang w:eastAsia="en-US"/>
        </w:rPr>
        <w:t>whenChange</w:t>
      </w:r>
      <w:proofErr w:type="spellEnd"/>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195" w:name="_Toc172098949"/>
      <w:r>
        <w:t xml:space="preserve">Counter </w:t>
      </w:r>
      <w:r w:rsidR="006B0494">
        <w:t>points</w:t>
      </w:r>
      <w:bookmarkEnd w:id="195"/>
    </w:p>
    <w:p w14:paraId="7A85E138" w14:textId="6C6DA8D4"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196" w:author="Mark Davison" w:date="2024-10-01T21:40:00Z" w16du:dateUtc="2024-10-01T20:40:00Z">
        <w:r w:rsidR="0089770E" w:rsidRPr="0089770E">
          <w:rPr>
            <w:rStyle w:val="Crossreference"/>
            <w:rPrChange w:id="197" w:author="Mark Davison" w:date="2024-10-01T21:40:00Z" w16du:dateUtc="2024-10-01T20:40:00Z">
              <w:rPr/>
            </w:rPrChange>
          </w:rPr>
          <w:t xml:space="preserve">Table </w:t>
        </w:r>
        <w:r w:rsidR="0089770E" w:rsidRPr="0089770E">
          <w:rPr>
            <w:rStyle w:val="Crossreference"/>
            <w:rPrChange w:id="198" w:author="Mark Davison" w:date="2024-10-01T21:40:00Z" w16du:dateUtc="2024-10-01T20:40:00Z">
              <w:rPr>
                <w:noProof/>
              </w:rPr>
            </w:rPrChange>
          </w:rPr>
          <w:t>14</w:t>
        </w:r>
      </w:ins>
      <w:del w:id="199" w:author="Mark Davison" w:date="2024-10-01T21:40:00Z" w16du:dateUtc="2024-10-01T20:40:00Z">
        <w:r w:rsidR="0094133A" w:rsidRPr="00A8786E" w:rsidDel="0089770E">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177419FE" w:rsidR="007D46B2" w:rsidRDefault="007D46B2" w:rsidP="007D46B2">
      <w:pPr>
        <w:pStyle w:val="Caption"/>
      </w:pPr>
      <w:bookmarkStart w:id="200" w:name="_Ref161829255"/>
      <w:bookmarkStart w:id="201" w:name="_Toc170288653"/>
      <w:r>
        <w:t xml:space="preserve">Table </w:t>
      </w:r>
      <w:r>
        <w:fldChar w:fldCharType="begin"/>
      </w:r>
      <w:r>
        <w:instrText xml:space="preserve"> SEQ Table \* ARABIC </w:instrText>
      </w:r>
      <w:r>
        <w:fldChar w:fldCharType="separate"/>
      </w:r>
      <w:r w:rsidR="0089770E">
        <w:rPr>
          <w:noProof/>
        </w:rPr>
        <w:t>14</w:t>
      </w:r>
      <w:r>
        <w:rPr>
          <w:noProof/>
        </w:rPr>
        <w:fldChar w:fldCharType="end"/>
      </w:r>
      <w:bookmarkEnd w:id="200"/>
      <w:r>
        <w:tab/>
      </w:r>
      <w:r w:rsidRPr="007D46B2">
        <w:t xml:space="preserve">Information used in counter </w:t>
      </w:r>
      <w:r w:rsidR="00676F46">
        <w:t>p</w:t>
      </w:r>
      <w:r w:rsidRPr="007D46B2">
        <w:t>oints</w:t>
      </w:r>
      <w:bookmarkEnd w:id="201"/>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3D1407">
            <w:pPr>
              <w:pStyle w:val="TableText"/>
            </w:pPr>
            <w:r w:rsidRPr="00BA4341">
              <w:t>Parent Point</w:t>
            </w:r>
          </w:p>
        </w:tc>
        <w:tc>
          <w:tcPr>
            <w:tcW w:w="1050" w:type="dxa"/>
            <w:noWrap/>
            <w:hideMark/>
          </w:tcPr>
          <w:p w14:paraId="6D0985CF"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3D1407">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3D1407">
            <w:pPr>
              <w:pStyle w:val="TableText"/>
              <w:rPr>
                <w:lang w:bidi="he-IL"/>
              </w:rPr>
            </w:pPr>
            <w:r w:rsidRPr="00B50947">
              <w:rPr>
                <w:lang w:bidi="he-IL"/>
              </w:rPr>
              <w:t>Yes</w:t>
            </w:r>
          </w:p>
        </w:tc>
        <w:tc>
          <w:tcPr>
            <w:tcW w:w="4127" w:type="dxa"/>
            <w:noWrap/>
            <w:hideMark/>
          </w:tcPr>
          <w:p w14:paraId="7DE2AE05" w14:textId="0408207C" w:rsidR="007D46B2" w:rsidRPr="00B50947" w:rsidRDefault="007D46B2" w:rsidP="003D1407">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3D1407">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3D1407">
            <w:pPr>
              <w:pStyle w:val="TableText"/>
              <w:rPr>
                <w:lang w:bidi="he-IL"/>
              </w:rPr>
            </w:pPr>
            <w:proofErr w:type="spellStart"/>
            <w:r w:rsidRPr="00B50947">
              <w:rPr>
                <w:lang w:bidi="he-IL"/>
              </w:rPr>
              <w:t>resetPeriod</w:t>
            </w:r>
            <w:proofErr w:type="spellEnd"/>
          </w:p>
        </w:tc>
        <w:tc>
          <w:tcPr>
            <w:tcW w:w="810" w:type="dxa"/>
            <w:noWrap/>
            <w:hideMark/>
          </w:tcPr>
          <w:p w14:paraId="7228C5BE" w14:textId="77777777" w:rsidR="007D46B2" w:rsidRPr="00B50947" w:rsidRDefault="007D46B2" w:rsidP="003D1407">
            <w:pPr>
              <w:pStyle w:val="TableText"/>
              <w:rPr>
                <w:lang w:bidi="he-IL"/>
              </w:rPr>
            </w:pPr>
            <w:r w:rsidRPr="00B50947">
              <w:rPr>
                <w:lang w:bidi="he-IL"/>
              </w:rPr>
              <w:t>No</w:t>
            </w:r>
          </w:p>
        </w:tc>
        <w:tc>
          <w:tcPr>
            <w:tcW w:w="4127" w:type="dxa"/>
            <w:noWrap/>
            <w:hideMark/>
          </w:tcPr>
          <w:p w14:paraId="2136F519" w14:textId="40208A5C" w:rsidR="007D46B2" w:rsidRPr="00B50947" w:rsidRDefault="007D46B2" w:rsidP="003D1407">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w:t>
            </w:r>
            <w:ins w:id="202" w:author="Mark Davison" w:date="2024-10-01T21:22:00Z" w16du:dateUtc="2024-10-01T20:22:00Z">
              <w:r w:rsidR="00A8786E">
                <w:rPr>
                  <w:lang w:bidi="he-IL"/>
                </w:rPr>
                <w:t>milli</w:t>
              </w:r>
            </w:ins>
            <w:r w:rsidRPr="00B50947">
              <w:rPr>
                <w:lang w:bidi="he-IL"/>
              </w:rPr>
              <w:t>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3D1407">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3D1407">
            <w:pPr>
              <w:pStyle w:val="TableText"/>
              <w:rPr>
                <w:lang w:bidi="he-IL"/>
              </w:rPr>
            </w:pPr>
            <w:proofErr w:type="spellStart"/>
            <w:r w:rsidRPr="00B50947">
              <w:rPr>
                <w:lang w:bidi="he-IL"/>
              </w:rPr>
              <w:t>resetOffset</w:t>
            </w:r>
            <w:proofErr w:type="spellEnd"/>
          </w:p>
        </w:tc>
        <w:tc>
          <w:tcPr>
            <w:tcW w:w="810" w:type="dxa"/>
            <w:noWrap/>
            <w:hideMark/>
          </w:tcPr>
          <w:p w14:paraId="7C3A2899" w14:textId="77777777" w:rsidR="007D46B2" w:rsidRPr="00B50947" w:rsidRDefault="007D46B2" w:rsidP="003D1407">
            <w:pPr>
              <w:pStyle w:val="TableText"/>
              <w:rPr>
                <w:lang w:bidi="he-IL"/>
              </w:rPr>
            </w:pPr>
            <w:r w:rsidRPr="00B50947">
              <w:rPr>
                <w:lang w:bidi="he-IL"/>
              </w:rPr>
              <w:t>No</w:t>
            </w:r>
          </w:p>
        </w:tc>
        <w:tc>
          <w:tcPr>
            <w:tcW w:w="4127" w:type="dxa"/>
            <w:noWrap/>
            <w:hideMark/>
          </w:tcPr>
          <w:p w14:paraId="5E347F13" w14:textId="62B3A2E7" w:rsidR="007D46B2" w:rsidRPr="00B50947" w:rsidRDefault="007D46B2" w:rsidP="003D1407">
            <w:pPr>
              <w:pStyle w:val="TableText"/>
              <w:rPr>
                <w:lang w:bidi="he-IL"/>
              </w:rPr>
            </w:pPr>
            <w:r w:rsidRPr="00B50947">
              <w:rPr>
                <w:lang w:bidi="he-IL"/>
              </w:rPr>
              <w:t xml:space="preserve">Offset from start of week (Monday) in </w:t>
            </w:r>
            <w:ins w:id="203" w:author="Mark Davison" w:date="2024-10-01T21:22:00Z" w16du:dateUtc="2024-10-01T20:22:00Z">
              <w:r w:rsidR="00A8786E">
                <w:rPr>
                  <w:lang w:bidi="he-IL"/>
                </w:rPr>
                <w:t>milli</w:t>
              </w:r>
            </w:ins>
            <w:r w:rsidRPr="00B50947">
              <w:rPr>
                <w:lang w:bidi="he-IL"/>
              </w:rPr>
              <w:t>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3D1407">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3D1407">
            <w:pPr>
              <w:pStyle w:val="TableText"/>
              <w:rPr>
                <w:lang w:bidi="he-IL"/>
              </w:rPr>
            </w:pPr>
            <w:proofErr w:type="spellStart"/>
            <w:r w:rsidRPr="00B50947">
              <w:rPr>
                <w:lang w:bidi="he-IL"/>
              </w:rPr>
              <w:t>reportPeriod</w:t>
            </w:r>
            <w:proofErr w:type="spellEnd"/>
          </w:p>
        </w:tc>
        <w:tc>
          <w:tcPr>
            <w:tcW w:w="810" w:type="dxa"/>
            <w:noWrap/>
            <w:hideMark/>
          </w:tcPr>
          <w:p w14:paraId="4A33DBDB" w14:textId="77777777" w:rsidR="007D46B2" w:rsidRPr="00B50947" w:rsidRDefault="007D46B2" w:rsidP="003D1407">
            <w:pPr>
              <w:pStyle w:val="TableText"/>
              <w:rPr>
                <w:lang w:bidi="he-IL"/>
              </w:rPr>
            </w:pPr>
            <w:r w:rsidRPr="00B50947">
              <w:rPr>
                <w:lang w:bidi="he-IL"/>
              </w:rPr>
              <w:t>No</w:t>
            </w:r>
          </w:p>
        </w:tc>
        <w:tc>
          <w:tcPr>
            <w:tcW w:w="4127" w:type="dxa"/>
            <w:noWrap/>
            <w:hideMark/>
          </w:tcPr>
          <w:p w14:paraId="42862EEF" w14:textId="402AC46D" w:rsidR="007D46B2" w:rsidRPr="00B50947" w:rsidRDefault="007D46B2" w:rsidP="003D1407">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w:t>
            </w:r>
            <w:ins w:id="204" w:author="Mark Davison" w:date="2024-10-01T21:22:00Z" w16du:dateUtc="2024-10-01T20:22:00Z">
              <w:r w:rsidR="00A8786E">
                <w:rPr>
                  <w:lang w:bidi="he-IL"/>
                </w:rPr>
                <w:t>milli</w:t>
              </w:r>
            </w:ins>
            <w:r w:rsidRPr="00B50947">
              <w:rPr>
                <w:lang w:bidi="he-IL"/>
              </w:rPr>
              <w:t>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3D1407">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3D1407">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3D1407">
            <w:pPr>
              <w:pStyle w:val="TableText"/>
              <w:rPr>
                <w:lang w:bidi="he-IL"/>
              </w:rPr>
            </w:pPr>
            <w:r w:rsidRPr="00B50947">
              <w:rPr>
                <w:lang w:bidi="he-IL"/>
              </w:rPr>
              <w:t>No</w:t>
            </w:r>
          </w:p>
        </w:tc>
        <w:tc>
          <w:tcPr>
            <w:tcW w:w="4127" w:type="dxa"/>
            <w:noWrap/>
            <w:hideMark/>
          </w:tcPr>
          <w:p w14:paraId="49FE8451" w14:textId="77777777" w:rsidR="007D46B2" w:rsidRPr="00B50947" w:rsidRDefault="007D46B2" w:rsidP="003D1407">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3D1407">
            <w:pPr>
              <w:pStyle w:val="TableText"/>
              <w:rPr>
                <w:lang w:bidi="he-IL"/>
              </w:rPr>
            </w:pPr>
            <w:r w:rsidRPr="00B50947">
              <w:rPr>
                <w:lang w:bidi="he-IL"/>
              </w:rPr>
              <w:lastRenderedPageBreak/>
              <w:t>Units</w:t>
            </w:r>
          </w:p>
        </w:tc>
        <w:tc>
          <w:tcPr>
            <w:tcW w:w="1050" w:type="dxa"/>
            <w:noWrap/>
            <w:hideMark/>
          </w:tcPr>
          <w:p w14:paraId="001BE27C" w14:textId="77777777" w:rsidR="007D46B2" w:rsidRPr="00B50947" w:rsidRDefault="007D46B2" w:rsidP="003D1407">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3D1407">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3D1407">
            <w:pPr>
              <w:pStyle w:val="TableText"/>
              <w:rPr>
                <w:lang w:bidi="he-IL"/>
              </w:rPr>
            </w:pPr>
            <w:r w:rsidRPr="00B50947">
              <w:rPr>
                <w:lang w:bidi="he-IL"/>
              </w:rPr>
              <w:t>No</w:t>
            </w:r>
          </w:p>
        </w:tc>
        <w:tc>
          <w:tcPr>
            <w:tcW w:w="4127" w:type="dxa"/>
            <w:noWrap/>
            <w:hideMark/>
          </w:tcPr>
          <w:p w14:paraId="24720F85" w14:textId="5C8C50BA" w:rsidR="007D46B2" w:rsidRPr="00B50947" w:rsidRDefault="007D46B2"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3D1407">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3D1407">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3D1407">
            <w:pPr>
              <w:pStyle w:val="TableText"/>
              <w:rPr>
                <w:lang w:bidi="he-IL"/>
              </w:rPr>
            </w:pPr>
            <w:r w:rsidRPr="00B50947">
              <w:rPr>
                <w:lang w:bidi="he-IL"/>
              </w:rPr>
              <w:t>No</w:t>
            </w:r>
          </w:p>
        </w:tc>
        <w:tc>
          <w:tcPr>
            <w:tcW w:w="4127" w:type="dxa"/>
            <w:noWrap/>
            <w:hideMark/>
          </w:tcPr>
          <w:p w14:paraId="05A824E6" w14:textId="0E01D028" w:rsidR="007D46B2" w:rsidRPr="00B50947" w:rsidRDefault="007D46B2"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272B7E4E"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205" w:author="Mark Davison" w:date="2024-10-01T21:40:00Z" w16du:dateUtc="2024-10-01T20:40:00Z">
        <w:r w:rsidR="0089770E" w:rsidRPr="0089770E">
          <w:rPr>
            <w:rStyle w:val="Crossreference"/>
            <w:rPrChange w:id="206" w:author="Mark Davison" w:date="2024-10-01T21:40:00Z" w16du:dateUtc="2024-10-01T20:40:00Z">
              <w:rPr/>
            </w:rPrChange>
          </w:rPr>
          <w:t xml:space="preserve">Table </w:t>
        </w:r>
        <w:r w:rsidR="0089770E" w:rsidRPr="0089770E">
          <w:rPr>
            <w:rStyle w:val="Crossreference"/>
            <w:rPrChange w:id="207" w:author="Mark Davison" w:date="2024-10-01T21:40:00Z" w16du:dateUtc="2024-10-01T20:40:00Z">
              <w:rPr>
                <w:noProof/>
              </w:rPr>
            </w:rPrChange>
          </w:rPr>
          <w:t>15</w:t>
        </w:r>
      </w:ins>
      <w:del w:id="208" w:author="Mark Davison" w:date="2024-10-01T21:40:00Z" w16du:dateUtc="2024-10-01T20:40:00Z">
        <w:r w:rsidR="0094133A" w:rsidRPr="00A8786E" w:rsidDel="0089770E">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61339873" w:rsidR="005F2CCD" w:rsidRPr="005F2CCD" w:rsidRDefault="005F2CCD" w:rsidP="00251DC9">
      <w:pPr>
        <w:pStyle w:val="Caption"/>
        <w:keepNext/>
      </w:pPr>
      <w:bookmarkStart w:id="209" w:name="_Ref161305322"/>
      <w:bookmarkStart w:id="210" w:name="_Toc170288654"/>
      <w:r w:rsidRPr="005F2CCD">
        <w:t xml:space="preserve">Table </w:t>
      </w:r>
      <w:r>
        <w:fldChar w:fldCharType="begin"/>
      </w:r>
      <w:r>
        <w:instrText xml:space="preserve"> SEQ Table \* ARABIC </w:instrText>
      </w:r>
      <w:r>
        <w:fldChar w:fldCharType="separate"/>
      </w:r>
      <w:r w:rsidR="0089770E">
        <w:rPr>
          <w:noProof/>
        </w:rPr>
        <w:t>15</w:t>
      </w:r>
      <w:r>
        <w:rPr>
          <w:noProof/>
        </w:rPr>
        <w:fldChar w:fldCharType="end"/>
      </w:r>
      <w:bookmarkEnd w:id="209"/>
      <w:r w:rsidRPr="005F2CCD">
        <w:tab/>
        <w:t xml:space="preserve">Information used in defining significant change for </w:t>
      </w:r>
      <w:r>
        <w:t>counter</w:t>
      </w:r>
      <w:r w:rsidRPr="005F2CCD">
        <w:t xml:space="preserve"> </w:t>
      </w:r>
      <w:r w:rsidR="00C4094A">
        <w:t>p</w:t>
      </w:r>
      <w:r w:rsidRPr="005F2CCD">
        <w:t>oints</w:t>
      </w:r>
      <w:bookmarkEnd w:id="210"/>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w:t>
      </w:r>
      <w:proofErr w:type="gramStart"/>
      <w:r w:rsidRPr="005F2CCD">
        <w:rPr>
          <w:rFonts w:eastAsia="DengXian"/>
          <w:lang w:eastAsia="en-US"/>
        </w:rPr>
        <w:t>is considered to be</w:t>
      </w:r>
      <w:proofErr w:type="gramEnd"/>
      <w:r w:rsidRPr="005F2CCD">
        <w:rPr>
          <w:rFonts w:eastAsia="DengXian"/>
          <w:lang w:eastAsia="en-US"/>
        </w:rPr>
        <w:t xml:space="preserv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4F9A86BC"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89770E">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211" w:author="Mark Davison" w:date="2024-10-01T21:40:00Z" w16du:dateUtc="2024-10-01T20:40:00Z">
        <w:r w:rsidR="0089770E" w:rsidRPr="0089770E">
          <w:rPr>
            <w:color w:val="0000FF"/>
            <w:u w:val="single"/>
            <w:rPrChange w:id="212" w:author="Mark Davison" w:date="2024-10-01T21:40:00Z" w16du:dateUtc="2024-10-01T20:40:00Z">
              <w:rPr/>
            </w:rPrChange>
          </w:rPr>
          <w:t>Points</w:t>
        </w:r>
      </w:ins>
      <w:del w:id="213" w:author="Mark Davison" w:date="2024-10-01T21:40:00Z" w16du:dateUtc="2024-10-01T20:40:00Z">
        <w:r w:rsidR="0094133A" w:rsidRPr="00A8786E" w:rsidDel="0089770E">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proofErr w:type="spellStart"/>
      <w:r w:rsidRPr="005F2CCD">
        <w:rPr>
          <w:rFonts w:eastAsia="DengXian"/>
          <w:b/>
          <w:bCs/>
          <w:lang w:eastAsia="en-US"/>
        </w:rPr>
        <w:t>whenChange</w:t>
      </w:r>
      <w:proofErr w:type="spellEnd"/>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214" w:name="_Toc172098950"/>
      <w:r w:rsidRPr="005F2CCD">
        <w:rPr>
          <w:rFonts w:eastAsia="DengXian"/>
          <w:lang w:eastAsia="en-US"/>
        </w:rPr>
        <w:t xml:space="preserve">Analogue </w:t>
      </w:r>
      <w:r w:rsidR="006B0494" w:rsidRPr="005F2CCD">
        <w:rPr>
          <w:rFonts w:eastAsia="DengXian"/>
          <w:lang w:eastAsia="en-US"/>
        </w:rPr>
        <w:t>limits</w:t>
      </w:r>
      <w:bookmarkEnd w:id="214"/>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55C2B993"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15" w:author="Mark Davison" w:date="2024-10-01T21:40:00Z" w16du:dateUtc="2024-10-01T20:40:00Z">
        <w:r w:rsidR="0089770E" w:rsidRPr="0089770E">
          <w:rPr>
            <w:rStyle w:val="Crossreference"/>
            <w:rPrChange w:id="216" w:author="Mark Davison" w:date="2024-10-01T21:40:00Z" w16du:dateUtc="2024-10-01T20:40:00Z">
              <w:rPr/>
            </w:rPrChange>
          </w:rPr>
          <w:t xml:space="preserve">Table </w:t>
        </w:r>
        <w:r w:rsidR="0089770E" w:rsidRPr="0089770E">
          <w:rPr>
            <w:rStyle w:val="Crossreference"/>
            <w:rPrChange w:id="217" w:author="Mark Davison" w:date="2024-10-01T21:40:00Z" w16du:dateUtc="2024-10-01T20:40:00Z">
              <w:rPr>
                <w:noProof/>
              </w:rPr>
            </w:rPrChange>
          </w:rPr>
          <w:t>16</w:t>
        </w:r>
      </w:ins>
      <w:del w:id="218" w:author="Mark Davison" w:date="2024-10-01T21:40:00Z" w16du:dateUtc="2024-10-01T20:40:00Z">
        <w:r w:rsidR="0094133A" w:rsidRPr="00A8786E" w:rsidDel="0089770E">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proofErr w:type="spellStart"/>
      <w:r w:rsidRPr="005F2CCD">
        <w:rPr>
          <w:rFonts w:eastAsia="DengXian"/>
          <w:b/>
          <w:bCs/>
          <w:lang w:eastAsia="en-US"/>
        </w:rPr>
        <w:t>analogueLimit</w:t>
      </w:r>
      <w:proofErr w:type="spellEnd"/>
      <w:r w:rsidR="00BA4341">
        <w:rPr>
          <w:rFonts w:eastAsia="DengXian"/>
          <w:lang w:eastAsia="en-US"/>
        </w:rPr>
        <w:t>.</w:t>
      </w:r>
    </w:p>
    <w:p w14:paraId="13F3C32B" w14:textId="343F2316" w:rsidR="005F2CCD" w:rsidRDefault="005F2CCD" w:rsidP="005F2CCD">
      <w:pPr>
        <w:pStyle w:val="Caption"/>
      </w:pPr>
      <w:bookmarkStart w:id="219" w:name="_Ref161306485"/>
      <w:bookmarkStart w:id="220" w:name="_Toc170288655"/>
      <w:r>
        <w:t xml:space="preserve">Table </w:t>
      </w:r>
      <w:r>
        <w:fldChar w:fldCharType="begin"/>
      </w:r>
      <w:r>
        <w:instrText xml:space="preserve"> SEQ Table \* ARABIC </w:instrText>
      </w:r>
      <w:r>
        <w:fldChar w:fldCharType="separate"/>
      </w:r>
      <w:r w:rsidR="0089770E">
        <w:rPr>
          <w:noProof/>
        </w:rPr>
        <w:t>16</w:t>
      </w:r>
      <w:r>
        <w:rPr>
          <w:noProof/>
        </w:rPr>
        <w:fldChar w:fldCharType="end"/>
      </w:r>
      <w:bookmarkEnd w:id="219"/>
      <w:r>
        <w:tab/>
      </w:r>
      <w:r w:rsidRPr="005F2CCD">
        <w:t>Information used in defining an analogue limit</w:t>
      </w:r>
      <w:bookmarkEnd w:id="220"/>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3D1407">
            <w:pPr>
              <w:pStyle w:val="TableText"/>
            </w:pPr>
            <w:r w:rsidRPr="00B50947">
              <w:t>Parent</w:t>
            </w:r>
          </w:p>
        </w:tc>
        <w:tc>
          <w:tcPr>
            <w:tcW w:w="1032" w:type="dxa"/>
          </w:tcPr>
          <w:p w14:paraId="094BBA05" w14:textId="77777777" w:rsidR="005F2CCD" w:rsidRPr="00B50947" w:rsidRDefault="005F2CCD" w:rsidP="003D1407">
            <w:pPr>
              <w:pStyle w:val="TableText"/>
            </w:pPr>
            <w:r w:rsidRPr="00B50947">
              <w:t>Integer</w:t>
            </w:r>
          </w:p>
        </w:tc>
        <w:tc>
          <w:tcPr>
            <w:tcW w:w="869" w:type="dxa"/>
          </w:tcPr>
          <w:p w14:paraId="392BF9FB" w14:textId="77777777" w:rsidR="005F2CCD" w:rsidRPr="00B50947" w:rsidRDefault="005F2CCD" w:rsidP="003D1407">
            <w:pPr>
              <w:pStyle w:val="TableText"/>
            </w:pPr>
            <w:r w:rsidRPr="00B50947">
              <w:t>parent</w:t>
            </w:r>
          </w:p>
        </w:tc>
        <w:tc>
          <w:tcPr>
            <w:tcW w:w="1239" w:type="dxa"/>
          </w:tcPr>
          <w:p w14:paraId="6721D372" w14:textId="77777777" w:rsidR="005F2CCD" w:rsidRPr="00B50947" w:rsidRDefault="005F2CCD" w:rsidP="003D1407">
            <w:pPr>
              <w:pStyle w:val="TableText"/>
            </w:pPr>
            <w:r w:rsidRPr="00B50947">
              <w:t>Yes</w:t>
            </w:r>
          </w:p>
        </w:tc>
        <w:tc>
          <w:tcPr>
            <w:tcW w:w="4269" w:type="dxa"/>
          </w:tcPr>
          <w:p w14:paraId="17B99E46" w14:textId="0EADD8BB" w:rsidR="005F2CCD" w:rsidRPr="00B50947" w:rsidRDefault="005F2CCD" w:rsidP="003D1407">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3D1407">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3D1407">
            <w:pPr>
              <w:pStyle w:val="TableText"/>
            </w:pPr>
            <w:r w:rsidRPr="00B50947">
              <w:t>String</w:t>
            </w:r>
          </w:p>
        </w:tc>
        <w:tc>
          <w:tcPr>
            <w:tcW w:w="869" w:type="dxa"/>
          </w:tcPr>
          <w:p w14:paraId="70262552" w14:textId="77777777" w:rsidR="005F2CCD" w:rsidRPr="00B50947" w:rsidRDefault="005F2CCD" w:rsidP="003D1407">
            <w:pPr>
              <w:pStyle w:val="TableText"/>
            </w:pPr>
            <w:proofErr w:type="spellStart"/>
            <w:r w:rsidRPr="00B50947">
              <w:t>parentType</w:t>
            </w:r>
            <w:proofErr w:type="spellEnd"/>
          </w:p>
        </w:tc>
        <w:tc>
          <w:tcPr>
            <w:tcW w:w="1239" w:type="dxa"/>
          </w:tcPr>
          <w:p w14:paraId="0272A20B" w14:textId="77777777" w:rsidR="005F2CCD" w:rsidRPr="00B50947" w:rsidRDefault="005F2CCD" w:rsidP="003D1407">
            <w:pPr>
              <w:pStyle w:val="TableText"/>
            </w:pPr>
            <w:r w:rsidRPr="00B50947">
              <w:t>Yes</w:t>
            </w:r>
          </w:p>
        </w:tc>
        <w:tc>
          <w:tcPr>
            <w:tcW w:w="4269" w:type="dxa"/>
          </w:tcPr>
          <w:p w14:paraId="02BF3F2A" w14:textId="3E603322" w:rsidR="005F2CCD" w:rsidRPr="00B50947" w:rsidRDefault="005F2CCD" w:rsidP="003D1407">
            <w:pPr>
              <w:pStyle w:val="TableText"/>
            </w:pPr>
            <w:r w:rsidRPr="00B50947">
              <w:t xml:space="preserve">Type of </w:t>
            </w:r>
            <w:r w:rsidR="006935F1">
              <w:t>point</w:t>
            </w:r>
            <w:r w:rsidRPr="00B50947">
              <w:t xml:space="preserve"> the limit refers to, “ai”,”</w:t>
            </w:r>
            <w:proofErr w:type="spellStart"/>
            <w:r w:rsidRPr="00B50947">
              <w:t>ao</w:t>
            </w:r>
            <w:proofErr w:type="spellEnd"/>
            <w:r w:rsidRPr="00B50947">
              <w:t>”,”x”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3D1407">
            <w:pPr>
              <w:pStyle w:val="TableText"/>
            </w:pPr>
            <w:r w:rsidRPr="00B50947">
              <w:t>Point Limit Index</w:t>
            </w:r>
          </w:p>
        </w:tc>
        <w:tc>
          <w:tcPr>
            <w:tcW w:w="1032" w:type="dxa"/>
          </w:tcPr>
          <w:p w14:paraId="62CDEF09" w14:textId="19D4B196" w:rsidR="005F2CCD" w:rsidRPr="00B50947" w:rsidRDefault="000D4A69" w:rsidP="003D1407">
            <w:pPr>
              <w:pStyle w:val="TableText"/>
            </w:pPr>
            <w:r>
              <w:t>Integer</w:t>
            </w:r>
          </w:p>
        </w:tc>
        <w:tc>
          <w:tcPr>
            <w:tcW w:w="869" w:type="dxa"/>
          </w:tcPr>
          <w:p w14:paraId="11580CA1" w14:textId="77777777" w:rsidR="005F2CCD" w:rsidRPr="00B50947" w:rsidRDefault="005F2CCD" w:rsidP="003D1407">
            <w:pPr>
              <w:pStyle w:val="TableText"/>
            </w:pPr>
            <w:proofErr w:type="spellStart"/>
            <w:r w:rsidRPr="00B50947">
              <w:t>num</w:t>
            </w:r>
            <w:proofErr w:type="spellEnd"/>
          </w:p>
        </w:tc>
        <w:tc>
          <w:tcPr>
            <w:tcW w:w="1239" w:type="dxa"/>
          </w:tcPr>
          <w:p w14:paraId="79E94697" w14:textId="77777777" w:rsidR="005F2CCD" w:rsidRPr="00B50947" w:rsidRDefault="005F2CCD" w:rsidP="003D1407">
            <w:pPr>
              <w:pStyle w:val="TableText"/>
            </w:pPr>
            <w:r w:rsidRPr="00B50947">
              <w:t>Yes</w:t>
            </w:r>
          </w:p>
        </w:tc>
        <w:tc>
          <w:tcPr>
            <w:tcW w:w="4269" w:type="dxa"/>
          </w:tcPr>
          <w:p w14:paraId="0546015A" w14:textId="06444EF8" w:rsidR="005F2CCD" w:rsidRPr="00B50947" w:rsidRDefault="005F2CCD" w:rsidP="003D1407">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3D1407">
            <w:pPr>
              <w:pStyle w:val="TableText"/>
            </w:pPr>
            <w:r w:rsidRPr="00B50947">
              <w:t>Name</w:t>
            </w:r>
          </w:p>
        </w:tc>
        <w:tc>
          <w:tcPr>
            <w:tcW w:w="1032" w:type="dxa"/>
          </w:tcPr>
          <w:p w14:paraId="6E1EE9C9" w14:textId="77777777" w:rsidR="005F2CCD" w:rsidRPr="00B50947" w:rsidRDefault="005F2CCD" w:rsidP="003D1407">
            <w:pPr>
              <w:pStyle w:val="TableText"/>
            </w:pPr>
            <w:r w:rsidRPr="00B50947">
              <w:t>String</w:t>
            </w:r>
          </w:p>
        </w:tc>
        <w:tc>
          <w:tcPr>
            <w:tcW w:w="869" w:type="dxa"/>
          </w:tcPr>
          <w:p w14:paraId="32FBAE6B" w14:textId="77777777" w:rsidR="005F2CCD" w:rsidRPr="00B50947" w:rsidRDefault="005F2CCD" w:rsidP="003D1407">
            <w:pPr>
              <w:pStyle w:val="TableText"/>
            </w:pPr>
            <w:r w:rsidRPr="00B50947">
              <w:t>name</w:t>
            </w:r>
          </w:p>
        </w:tc>
        <w:tc>
          <w:tcPr>
            <w:tcW w:w="1239" w:type="dxa"/>
          </w:tcPr>
          <w:p w14:paraId="7C5F1602" w14:textId="77777777" w:rsidR="005F2CCD" w:rsidRPr="00B50947" w:rsidRDefault="005F2CCD" w:rsidP="003D1407">
            <w:pPr>
              <w:pStyle w:val="TableText"/>
            </w:pPr>
            <w:r w:rsidRPr="00B50947">
              <w:t>No</w:t>
            </w:r>
          </w:p>
        </w:tc>
        <w:tc>
          <w:tcPr>
            <w:tcW w:w="4269" w:type="dxa"/>
          </w:tcPr>
          <w:p w14:paraId="66DC5471" w14:textId="1435D81E" w:rsidR="005F2CCD" w:rsidRPr="00B50947" w:rsidRDefault="005F2CCD" w:rsidP="003D1407">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3D1407">
            <w:pPr>
              <w:pStyle w:val="TableText"/>
            </w:pPr>
            <w:r w:rsidRPr="00B50947">
              <w:t>Action</w:t>
            </w:r>
          </w:p>
        </w:tc>
        <w:tc>
          <w:tcPr>
            <w:tcW w:w="1032" w:type="dxa"/>
          </w:tcPr>
          <w:p w14:paraId="5C973FC8" w14:textId="0FAD92B9" w:rsidR="005F2CCD" w:rsidRPr="00B50947" w:rsidRDefault="000D4A69" w:rsidP="003D1407">
            <w:pPr>
              <w:pStyle w:val="TableText"/>
            </w:pPr>
            <w:r>
              <w:t>Integer</w:t>
            </w:r>
          </w:p>
        </w:tc>
        <w:tc>
          <w:tcPr>
            <w:tcW w:w="869" w:type="dxa"/>
          </w:tcPr>
          <w:p w14:paraId="3176B559" w14:textId="77777777" w:rsidR="005F2CCD" w:rsidRPr="00B50947" w:rsidRDefault="005F2CCD" w:rsidP="003D1407">
            <w:pPr>
              <w:pStyle w:val="TableText"/>
            </w:pPr>
            <w:r w:rsidRPr="00B50947">
              <w:t>action</w:t>
            </w:r>
          </w:p>
        </w:tc>
        <w:tc>
          <w:tcPr>
            <w:tcW w:w="1239" w:type="dxa"/>
          </w:tcPr>
          <w:p w14:paraId="3217DB12" w14:textId="77777777" w:rsidR="005F2CCD" w:rsidRPr="00B50947" w:rsidRDefault="005F2CCD" w:rsidP="003D1407">
            <w:pPr>
              <w:pStyle w:val="TableText"/>
            </w:pPr>
            <w:r w:rsidRPr="00B50947">
              <w:t>Yes</w:t>
            </w:r>
          </w:p>
        </w:tc>
        <w:tc>
          <w:tcPr>
            <w:tcW w:w="4269" w:type="dxa"/>
          </w:tcPr>
          <w:p w14:paraId="583BFCCE" w14:textId="77777777" w:rsidR="005F2CCD" w:rsidRPr="00B50947" w:rsidRDefault="005F2CCD" w:rsidP="003D1407">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3D1407">
            <w:pPr>
              <w:pStyle w:val="TableText"/>
            </w:pPr>
            <w:r w:rsidRPr="00B50947">
              <w:t>Direction</w:t>
            </w:r>
          </w:p>
        </w:tc>
        <w:tc>
          <w:tcPr>
            <w:tcW w:w="1032" w:type="dxa"/>
          </w:tcPr>
          <w:p w14:paraId="6010B9C4" w14:textId="10E284C6" w:rsidR="005F2CCD" w:rsidRPr="00B50947" w:rsidRDefault="000D4A69" w:rsidP="003D1407">
            <w:pPr>
              <w:pStyle w:val="TableText"/>
            </w:pPr>
            <w:r>
              <w:t>Integer</w:t>
            </w:r>
          </w:p>
        </w:tc>
        <w:tc>
          <w:tcPr>
            <w:tcW w:w="869" w:type="dxa"/>
          </w:tcPr>
          <w:p w14:paraId="7CB37156" w14:textId="77777777" w:rsidR="005F2CCD" w:rsidRPr="00B50947" w:rsidRDefault="005F2CCD" w:rsidP="003D1407">
            <w:pPr>
              <w:pStyle w:val="TableText"/>
            </w:pPr>
            <w:proofErr w:type="spellStart"/>
            <w:r w:rsidRPr="00B50947">
              <w:t>dirctn</w:t>
            </w:r>
            <w:proofErr w:type="spellEnd"/>
          </w:p>
        </w:tc>
        <w:tc>
          <w:tcPr>
            <w:tcW w:w="1239" w:type="dxa"/>
          </w:tcPr>
          <w:p w14:paraId="0B0FE7FB" w14:textId="77777777" w:rsidR="005F2CCD" w:rsidRPr="00B50947" w:rsidRDefault="005F2CCD" w:rsidP="003D1407">
            <w:pPr>
              <w:pStyle w:val="TableText"/>
            </w:pPr>
            <w:r w:rsidRPr="00B50947">
              <w:t>Yes</w:t>
            </w:r>
          </w:p>
        </w:tc>
        <w:tc>
          <w:tcPr>
            <w:tcW w:w="4269" w:type="dxa"/>
          </w:tcPr>
          <w:p w14:paraId="7C4345D9" w14:textId="77777777" w:rsidR="005F2CCD" w:rsidRPr="00B50947" w:rsidRDefault="005F2CCD" w:rsidP="003D1407">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3D1407">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3D1407">
            <w:pPr>
              <w:pStyle w:val="TableText"/>
            </w:pPr>
            <w:r w:rsidRPr="00B50947">
              <w:t>Number</w:t>
            </w:r>
          </w:p>
        </w:tc>
        <w:tc>
          <w:tcPr>
            <w:tcW w:w="869" w:type="dxa"/>
          </w:tcPr>
          <w:p w14:paraId="23D840CA" w14:textId="77777777" w:rsidR="005F2CCD" w:rsidRPr="00B50947" w:rsidRDefault="005F2CCD" w:rsidP="003D1407">
            <w:pPr>
              <w:pStyle w:val="TableText"/>
            </w:pPr>
            <w:r w:rsidRPr="00B50947">
              <w:t>value</w:t>
            </w:r>
          </w:p>
        </w:tc>
        <w:tc>
          <w:tcPr>
            <w:tcW w:w="1239" w:type="dxa"/>
          </w:tcPr>
          <w:p w14:paraId="3A3A37E3" w14:textId="77777777" w:rsidR="005F2CCD" w:rsidRPr="00B50947" w:rsidRDefault="005F2CCD" w:rsidP="003D1407">
            <w:pPr>
              <w:pStyle w:val="TableText"/>
            </w:pPr>
            <w:r w:rsidRPr="00B50947">
              <w:t>Yes</w:t>
            </w:r>
          </w:p>
        </w:tc>
        <w:tc>
          <w:tcPr>
            <w:tcW w:w="4269" w:type="dxa"/>
          </w:tcPr>
          <w:p w14:paraId="667EC346" w14:textId="77777777" w:rsidR="005F2CCD" w:rsidRPr="00B50947" w:rsidRDefault="005F2CCD" w:rsidP="003D1407">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3D1407">
            <w:pPr>
              <w:pStyle w:val="TableText"/>
            </w:pPr>
            <w:r w:rsidRPr="00B50947">
              <w:t>Hysteresis</w:t>
            </w:r>
          </w:p>
        </w:tc>
        <w:tc>
          <w:tcPr>
            <w:tcW w:w="1032" w:type="dxa"/>
          </w:tcPr>
          <w:p w14:paraId="6A124E82" w14:textId="77777777" w:rsidR="005F2CCD" w:rsidRPr="00B50947" w:rsidRDefault="005F2CCD" w:rsidP="003D1407">
            <w:pPr>
              <w:pStyle w:val="TableText"/>
            </w:pPr>
            <w:r w:rsidRPr="00B50947">
              <w:t>Number</w:t>
            </w:r>
          </w:p>
        </w:tc>
        <w:tc>
          <w:tcPr>
            <w:tcW w:w="869" w:type="dxa"/>
          </w:tcPr>
          <w:p w14:paraId="5B5AC30B" w14:textId="77777777" w:rsidR="005F2CCD" w:rsidRPr="00B50947" w:rsidRDefault="005F2CCD" w:rsidP="003D1407">
            <w:pPr>
              <w:pStyle w:val="TableText"/>
            </w:pPr>
            <w:proofErr w:type="spellStart"/>
            <w:r w:rsidRPr="00B50947">
              <w:t>hyst</w:t>
            </w:r>
            <w:proofErr w:type="spellEnd"/>
          </w:p>
        </w:tc>
        <w:tc>
          <w:tcPr>
            <w:tcW w:w="1239" w:type="dxa"/>
          </w:tcPr>
          <w:p w14:paraId="43F95377" w14:textId="77777777" w:rsidR="005F2CCD" w:rsidRPr="00B50947" w:rsidRDefault="005F2CCD" w:rsidP="003D1407">
            <w:pPr>
              <w:pStyle w:val="TableText"/>
            </w:pPr>
            <w:r w:rsidRPr="00B50947">
              <w:t>No</w:t>
            </w:r>
          </w:p>
        </w:tc>
        <w:tc>
          <w:tcPr>
            <w:tcW w:w="4269" w:type="dxa"/>
          </w:tcPr>
          <w:p w14:paraId="4F03C73C" w14:textId="77777777" w:rsidR="005F2CCD" w:rsidRPr="00B50947" w:rsidRDefault="005F2CCD" w:rsidP="003D1407">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3D1407">
            <w:pPr>
              <w:pStyle w:val="TableText"/>
            </w:pPr>
            <w:r w:rsidRPr="00B50947">
              <w:t xml:space="preserve">Enter </w:t>
            </w:r>
            <w:r w:rsidR="0016119D">
              <w:t>P</w:t>
            </w:r>
            <w:r w:rsidR="0016119D" w:rsidRPr="00B50947">
              <w:t>ersistence</w:t>
            </w:r>
          </w:p>
        </w:tc>
        <w:tc>
          <w:tcPr>
            <w:tcW w:w="1032" w:type="dxa"/>
          </w:tcPr>
          <w:p w14:paraId="1C4E71CE" w14:textId="5D0C50EE" w:rsidR="005F2CCD" w:rsidRPr="00B50947" w:rsidRDefault="000D4A69" w:rsidP="003D1407">
            <w:pPr>
              <w:pStyle w:val="TableText"/>
            </w:pPr>
            <w:r>
              <w:t>Integer</w:t>
            </w:r>
          </w:p>
        </w:tc>
        <w:tc>
          <w:tcPr>
            <w:tcW w:w="869" w:type="dxa"/>
          </w:tcPr>
          <w:p w14:paraId="0870BE7C" w14:textId="77777777" w:rsidR="005F2CCD" w:rsidRPr="00B50947" w:rsidRDefault="005F2CCD" w:rsidP="003D1407">
            <w:pPr>
              <w:pStyle w:val="TableText"/>
            </w:pPr>
            <w:r w:rsidRPr="00B50947">
              <w:t>enter</w:t>
            </w:r>
          </w:p>
        </w:tc>
        <w:tc>
          <w:tcPr>
            <w:tcW w:w="1239" w:type="dxa"/>
          </w:tcPr>
          <w:p w14:paraId="68485BEF" w14:textId="77777777" w:rsidR="005F2CCD" w:rsidRPr="00B50947" w:rsidRDefault="005F2CCD" w:rsidP="003D1407">
            <w:pPr>
              <w:pStyle w:val="TableText"/>
            </w:pPr>
            <w:r w:rsidRPr="00B50947">
              <w:t>No</w:t>
            </w:r>
          </w:p>
        </w:tc>
        <w:tc>
          <w:tcPr>
            <w:tcW w:w="4269" w:type="dxa"/>
          </w:tcPr>
          <w:p w14:paraId="3AFBC534" w14:textId="46F5D3A3" w:rsidR="005F2CCD" w:rsidRPr="00B50947" w:rsidRDefault="005F2CCD" w:rsidP="003D1407">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3D1407">
            <w:pPr>
              <w:pStyle w:val="TableText"/>
            </w:pPr>
            <w:r w:rsidRPr="00B50947">
              <w:t xml:space="preserve">Leave </w:t>
            </w:r>
            <w:r w:rsidR="0016119D">
              <w:t>P</w:t>
            </w:r>
            <w:r w:rsidR="0016119D" w:rsidRPr="00B50947">
              <w:t>ersistence</w:t>
            </w:r>
          </w:p>
        </w:tc>
        <w:tc>
          <w:tcPr>
            <w:tcW w:w="1032" w:type="dxa"/>
          </w:tcPr>
          <w:p w14:paraId="212AEB26" w14:textId="3C89B2B9" w:rsidR="005F2CCD" w:rsidRPr="00B50947" w:rsidRDefault="000D4A69" w:rsidP="003D1407">
            <w:pPr>
              <w:pStyle w:val="TableText"/>
            </w:pPr>
            <w:r>
              <w:t>Integer</w:t>
            </w:r>
          </w:p>
        </w:tc>
        <w:tc>
          <w:tcPr>
            <w:tcW w:w="869" w:type="dxa"/>
          </w:tcPr>
          <w:p w14:paraId="068BD751" w14:textId="77777777" w:rsidR="005F2CCD" w:rsidRPr="00B50947" w:rsidRDefault="005F2CCD" w:rsidP="003D1407">
            <w:pPr>
              <w:pStyle w:val="TableText"/>
            </w:pPr>
            <w:r w:rsidRPr="00B50947">
              <w:t>leave</w:t>
            </w:r>
          </w:p>
        </w:tc>
        <w:tc>
          <w:tcPr>
            <w:tcW w:w="1239" w:type="dxa"/>
          </w:tcPr>
          <w:p w14:paraId="3DCFEEFB" w14:textId="77777777" w:rsidR="005F2CCD" w:rsidRPr="00B50947" w:rsidRDefault="005F2CCD" w:rsidP="003D1407">
            <w:pPr>
              <w:pStyle w:val="TableText"/>
            </w:pPr>
            <w:r w:rsidRPr="00B50947">
              <w:t>No</w:t>
            </w:r>
          </w:p>
        </w:tc>
        <w:tc>
          <w:tcPr>
            <w:tcW w:w="4269" w:type="dxa"/>
          </w:tcPr>
          <w:p w14:paraId="6D0FE1A2" w14:textId="71FDEE5C" w:rsidR="005F2CCD" w:rsidRPr="00B50947" w:rsidRDefault="005F2CCD" w:rsidP="003D1407">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3D1407">
            <w:pPr>
              <w:pStyle w:val="TableText"/>
            </w:pPr>
            <w:r w:rsidRPr="00B50947">
              <w:t xml:space="preserve">Monday </w:t>
            </w:r>
            <w:r w:rsidR="0016119D">
              <w:t>P</w:t>
            </w:r>
            <w:r w:rsidR="0016119D" w:rsidRPr="00B50947">
              <w:t>rofile</w:t>
            </w:r>
          </w:p>
        </w:tc>
        <w:tc>
          <w:tcPr>
            <w:tcW w:w="1032" w:type="dxa"/>
          </w:tcPr>
          <w:p w14:paraId="1751ADA4" w14:textId="099A2B24" w:rsidR="005F2CCD" w:rsidRPr="00B50947" w:rsidRDefault="000D4A69" w:rsidP="003D1407">
            <w:pPr>
              <w:pStyle w:val="TableText"/>
            </w:pPr>
            <w:r>
              <w:t>Integer</w:t>
            </w:r>
          </w:p>
        </w:tc>
        <w:tc>
          <w:tcPr>
            <w:tcW w:w="869" w:type="dxa"/>
          </w:tcPr>
          <w:p w14:paraId="337F2E4B" w14:textId="77777777" w:rsidR="005F2CCD" w:rsidRPr="00B50947" w:rsidRDefault="005F2CCD" w:rsidP="003D1407">
            <w:pPr>
              <w:pStyle w:val="TableText"/>
            </w:pPr>
            <w:proofErr w:type="spellStart"/>
            <w:r w:rsidRPr="00B50947">
              <w:t>mon</w:t>
            </w:r>
            <w:proofErr w:type="spellEnd"/>
          </w:p>
        </w:tc>
        <w:tc>
          <w:tcPr>
            <w:tcW w:w="1239" w:type="dxa"/>
          </w:tcPr>
          <w:p w14:paraId="311FB230" w14:textId="77777777" w:rsidR="005F2CCD" w:rsidRPr="00B50947" w:rsidRDefault="005F2CCD" w:rsidP="003D1407">
            <w:pPr>
              <w:pStyle w:val="TableText"/>
            </w:pPr>
            <w:r w:rsidRPr="00B50947">
              <w:t>No</w:t>
            </w:r>
          </w:p>
        </w:tc>
        <w:tc>
          <w:tcPr>
            <w:tcW w:w="4269" w:type="dxa"/>
          </w:tcPr>
          <w:p w14:paraId="2803A518" w14:textId="77777777" w:rsidR="005F2CCD" w:rsidRPr="00B50947" w:rsidRDefault="005F2CCD" w:rsidP="003D1407">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3D1407">
            <w:pPr>
              <w:pStyle w:val="TableText"/>
            </w:pPr>
            <w:r w:rsidRPr="00B50947">
              <w:t xml:space="preserve">Tuesday </w:t>
            </w:r>
            <w:r w:rsidR="0016119D">
              <w:t>P</w:t>
            </w:r>
            <w:r w:rsidR="0016119D" w:rsidRPr="00B50947">
              <w:t>rofile</w:t>
            </w:r>
          </w:p>
        </w:tc>
        <w:tc>
          <w:tcPr>
            <w:tcW w:w="1032" w:type="dxa"/>
          </w:tcPr>
          <w:p w14:paraId="79009230" w14:textId="7A75C5F0" w:rsidR="005F2CCD" w:rsidRPr="00B50947" w:rsidRDefault="000D4A69" w:rsidP="003D1407">
            <w:pPr>
              <w:pStyle w:val="TableText"/>
            </w:pPr>
            <w:r>
              <w:t>Integer</w:t>
            </w:r>
          </w:p>
        </w:tc>
        <w:tc>
          <w:tcPr>
            <w:tcW w:w="869" w:type="dxa"/>
          </w:tcPr>
          <w:p w14:paraId="25F526F6" w14:textId="77777777" w:rsidR="005F2CCD" w:rsidRPr="00B50947" w:rsidRDefault="005F2CCD" w:rsidP="003D1407">
            <w:pPr>
              <w:pStyle w:val="TableText"/>
            </w:pPr>
            <w:proofErr w:type="spellStart"/>
            <w:r w:rsidRPr="00B50947">
              <w:t>tue</w:t>
            </w:r>
            <w:proofErr w:type="spellEnd"/>
          </w:p>
        </w:tc>
        <w:tc>
          <w:tcPr>
            <w:tcW w:w="1239" w:type="dxa"/>
          </w:tcPr>
          <w:p w14:paraId="48E47805" w14:textId="77777777" w:rsidR="005F2CCD" w:rsidRPr="00B50947" w:rsidRDefault="005F2CCD" w:rsidP="003D1407">
            <w:pPr>
              <w:pStyle w:val="TableText"/>
            </w:pPr>
            <w:r w:rsidRPr="00B50947">
              <w:t>No</w:t>
            </w:r>
          </w:p>
        </w:tc>
        <w:tc>
          <w:tcPr>
            <w:tcW w:w="4269" w:type="dxa"/>
          </w:tcPr>
          <w:p w14:paraId="7FDD2AAF" w14:textId="77777777" w:rsidR="005F2CCD" w:rsidRPr="00B50947" w:rsidRDefault="005F2CCD" w:rsidP="003D1407">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3D1407">
            <w:pPr>
              <w:pStyle w:val="TableText"/>
            </w:pPr>
            <w:r w:rsidRPr="00B50947">
              <w:t xml:space="preserve">Wednesday </w:t>
            </w:r>
            <w:r w:rsidR="0016119D">
              <w:t>P</w:t>
            </w:r>
            <w:r w:rsidR="0016119D" w:rsidRPr="00B50947">
              <w:t>rofile</w:t>
            </w:r>
          </w:p>
        </w:tc>
        <w:tc>
          <w:tcPr>
            <w:tcW w:w="1032" w:type="dxa"/>
          </w:tcPr>
          <w:p w14:paraId="3F0C30E5" w14:textId="13377B6E" w:rsidR="005F2CCD" w:rsidRPr="00B50947" w:rsidRDefault="000D4A69" w:rsidP="003D1407">
            <w:pPr>
              <w:pStyle w:val="TableText"/>
            </w:pPr>
            <w:r>
              <w:t>Integer</w:t>
            </w:r>
          </w:p>
        </w:tc>
        <w:tc>
          <w:tcPr>
            <w:tcW w:w="869" w:type="dxa"/>
          </w:tcPr>
          <w:p w14:paraId="51BC9D6D" w14:textId="77777777" w:rsidR="005F2CCD" w:rsidRPr="00B50947" w:rsidRDefault="005F2CCD" w:rsidP="003D1407">
            <w:pPr>
              <w:pStyle w:val="TableText"/>
            </w:pPr>
            <w:r w:rsidRPr="00B50947">
              <w:t>wed</w:t>
            </w:r>
          </w:p>
        </w:tc>
        <w:tc>
          <w:tcPr>
            <w:tcW w:w="1239" w:type="dxa"/>
          </w:tcPr>
          <w:p w14:paraId="4BF04F70" w14:textId="77777777" w:rsidR="005F2CCD" w:rsidRPr="00B50947" w:rsidRDefault="005F2CCD" w:rsidP="003D1407">
            <w:pPr>
              <w:pStyle w:val="TableText"/>
            </w:pPr>
            <w:r w:rsidRPr="00B50947">
              <w:t>No</w:t>
            </w:r>
          </w:p>
        </w:tc>
        <w:tc>
          <w:tcPr>
            <w:tcW w:w="4269" w:type="dxa"/>
          </w:tcPr>
          <w:p w14:paraId="5D246AA8" w14:textId="77777777" w:rsidR="005F2CCD" w:rsidRPr="00B50947" w:rsidRDefault="005F2CCD" w:rsidP="003D1407">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3D1407">
            <w:pPr>
              <w:pStyle w:val="TableText"/>
            </w:pPr>
            <w:r w:rsidRPr="00B50947">
              <w:t xml:space="preserve">Thursday </w:t>
            </w:r>
            <w:r w:rsidR="0016119D">
              <w:t>P</w:t>
            </w:r>
            <w:r w:rsidR="0016119D" w:rsidRPr="00B50947">
              <w:t>rofile</w:t>
            </w:r>
          </w:p>
        </w:tc>
        <w:tc>
          <w:tcPr>
            <w:tcW w:w="1032" w:type="dxa"/>
          </w:tcPr>
          <w:p w14:paraId="7F09B86A" w14:textId="5286EC86" w:rsidR="005F2CCD" w:rsidRPr="00B50947" w:rsidRDefault="000D4A69" w:rsidP="003D1407">
            <w:pPr>
              <w:pStyle w:val="TableText"/>
            </w:pPr>
            <w:r>
              <w:t>Integer</w:t>
            </w:r>
          </w:p>
        </w:tc>
        <w:tc>
          <w:tcPr>
            <w:tcW w:w="869" w:type="dxa"/>
          </w:tcPr>
          <w:p w14:paraId="32F4B0F8" w14:textId="77777777" w:rsidR="005F2CCD" w:rsidRPr="00B50947" w:rsidRDefault="005F2CCD" w:rsidP="003D1407">
            <w:pPr>
              <w:pStyle w:val="TableText"/>
            </w:pPr>
            <w:proofErr w:type="spellStart"/>
            <w:r w:rsidRPr="00B50947">
              <w:t>thu</w:t>
            </w:r>
            <w:proofErr w:type="spellEnd"/>
          </w:p>
        </w:tc>
        <w:tc>
          <w:tcPr>
            <w:tcW w:w="1239" w:type="dxa"/>
          </w:tcPr>
          <w:p w14:paraId="7035FAAC" w14:textId="77777777" w:rsidR="005F2CCD" w:rsidRPr="00B50947" w:rsidRDefault="005F2CCD" w:rsidP="003D1407">
            <w:pPr>
              <w:pStyle w:val="TableText"/>
            </w:pPr>
            <w:r w:rsidRPr="00B50947">
              <w:t>No</w:t>
            </w:r>
          </w:p>
        </w:tc>
        <w:tc>
          <w:tcPr>
            <w:tcW w:w="4269" w:type="dxa"/>
          </w:tcPr>
          <w:p w14:paraId="61DE9DDB" w14:textId="77777777" w:rsidR="005F2CCD" w:rsidRPr="00B50947" w:rsidRDefault="005F2CCD" w:rsidP="003D1407">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3D1407">
            <w:pPr>
              <w:pStyle w:val="TableText"/>
            </w:pPr>
            <w:r w:rsidRPr="00B50947">
              <w:t xml:space="preserve">Friday </w:t>
            </w:r>
            <w:r w:rsidR="0016119D">
              <w:t>P</w:t>
            </w:r>
            <w:r w:rsidR="0016119D" w:rsidRPr="00B50947">
              <w:t>rofile</w:t>
            </w:r>
          </w:p>
        </w:tc>
        <w:tc>
          <w:tcPr>
            <w:tcW w:w="1032" w:type="dxa"/>
          </w:tcPr>
          <w:p w14:paraId="23715508" w14:textId="1D2CA80C" w:rsidR="005F2CCD" w:rsidRPr="00B50947" w:rsidRDefault="000D4A69" w:rsidP="003D1407">
            <w:pPr>
              <w:pStyle w:val="TableText"/>
            </w:pPr>
            <w:r>
              <w:t>Integer</w:t>
            </w:r>
          </w:p>
        </w:tc>
        <w:tc>
          <w:tcPr>
            <w:tcW w:w="869" w:type="dxa"/>
          </w:tcPr>
          <w:p w14:paraId="4DD7D2D8" w14:textId="77777777" w:rsidR="005F2CCD" w:rsidRPr="00B50947" w:rsidRDefault="005F2CCD" w:rsidP="003D1407">
            <w:pPr>
              <w:pStyle w:val="TableText"/>
            </w:pPr>
            <w:proofErr w:type="spellStart"/>
            <w:r w:rsidRPr="00B50947">
              <w:t>fri</w:t>
            </w:r>
            <w:proofErr w:type="spellEnd"/>
          </w:p>
        </w:tc>
        <w:tc>
          <w:tcPr>
            <w:tcW w:w="1239" w:type="dxa"/>
          </w:tcPr>
          <w:p w14:paraId="6BC0987C" w14:textId="77777777" w:rsidR="005F2CCD" w:rsidRPr="00B50947" w:rsidRDefault="005F2CCD" w:rsidP="003D1407">
            <w:pPr>
              <w:pStyle w:val="TableText"/>
            </w:pPr>
            <w:r w:rsidRPr="00B50947">
              <w:t>No</w:t>
            </w:r>
          </w:p>
        </w:tc>
        <w:tc>
          <w:tcPr>
            <w:tcW w:w="4269" w:type="dxa"/>
          </w:tcPr>
          <w:p w14:paraId="56A6BC17" w14:textId="77777777" w:rsidR="005F2CCD" w:rsidRPr="00B50947" w:rsidRDefault="005F2CCD" w:rsidP="003D1407">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3D1407">
            <w:pPr>
              <w:pStyle w:val="TableText"/>
            </w:pPr>
            <w:r w:rsidRPr="00B50947">
              <w:t xml:space="preserve">Saturday </w:t>
            </w:r>
            <w:r w:rsidR="0016119D">
              <w:t>P</w:t>
            </w:r>
            <w:r w:rsidR="0016119D" w:rsidRPr="00B50947">
              <w:t>rofile</w:t>
            </w:r>
          </w:p>
        </w:tc>
        <w:tc>
          <w:tcPr>
            <w:tcW w:w="1032" w:type="dxa"/>
          </w:tcPr>
          <w:p w14:paraId="6CD25332" w14:textId="5537A641" w:rsidR="005F2CCD" w:rsidRPr="00B50947" w:rsidRDefault="000D4A69" w:rsidP="003D1407">
            <w:pPr>
              <w:pStyle w:val="TableText"/>
            </w:pPr>
            <w:r>
              <w:t>Integer</w:t>
            </w:r>
          </w:p>
        </w:tc>
        <w:tc>
          <w:tcPr>
            <w:tcW w:w="869" w:type="dxa"/>
          </w:tcPr>
          <w:p w14:paraId="5BCE98DA" w14:textId="77777777" w:rsidR="005F2CCD" w:rsidRPr="00B50947" w:rsidRDefault="005F2CCD" w:rsidP="003D1407">
            <w:pPr>
              <w:pStyle w:val="TableText"/>
            </w:pPr>
            <w:r w:rsidRPr="00B50947">
              <w:t>sat</w:t>
            </w:r>
          </w:p>
        </w:tc>
        <w:tc>
          <w:tcPr>
            <w:tcW w:w="1239" w:type="dxa"/>
          </w:tcPr>
          <w:p w14:paraId="1FCACE6C" w14:textId="77777777" w:rsidR="005F2CCD" w:rsidRPr="00B50947" w:rsidRDefault="005F2CCD" w:rsidP="003D1407">
            <w:pPr>
              <w:pStyle w:val="TableText"/>
            </w:pPr>
            <w:r w:rsidRPr="00B50947">
              <w:t>No</w:t>
            </w:r>
          </w:p>
        </w:tc>
        <w:tc>
          <w:tcPr>
            <w:tcW w:w="4269" w:type="dxa"/>
          </w:tcPr>
          <w:p w14:paraId="425DB5F0" w14:textId="77777777" w:rsidR="005F2CCD" w:rsidRPr="00B50947" w:rsidRDefault="005F2CCD" w:rsidP="003D1407">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3D1407">
            <w:pPr>
              <w:pStyle w:val="TableText"/>
            </w:pPr>
            <w:r w:rsidRPr="00B50947">
              <w:t xml:space="preserve">Sunday </w:t>
            </w:r>
            <w:r w:rsidR="0016119D">
              <w:t>P</w:t>
            </w:r>
            <w:r w:rsidR="0016119D" w:rsidRPr="00B50947">
              <w:t>rofile</w:t>
            </w:r>
          </w:p>
        </w:tc>
        <w:tc>
          <w:tcPr>
            <w:tcW w:w="1032" w:type="dxa"/>
          </w:tcPr>
          <w:p w14:paraId="264A6FA8" w14:textId="52F1F9E8" w:rsidR="005F2CCD" w:rsidRPr="00B50947" w:rsidRDefault="000D4A69" w:rsidP="003D1407">
            <w:pPr>
              <w:pStyle w:val="TableText"/>
            </w:pPr>
            <w:r>
              <w:t>Integer</w:t>
            </w:r>
          </w:p>
        </w:tc>
        <w:tc>
          <w:tcPr>
            <w:tcW w:w="869" w:type="dxa"/>
          </w:tcPr>
          <w:p w14:paraId="10AA34A2" w14:textId="77777777" w:rsidR="005F2CCD" w:rsidRPr="00B50947" w:rsidRDefault="005F2CCD" w:rsidP="003D1407">
            <w:pPr>
              <w:pStyle w:val="TableText"/>
            </w:pPr>
            <w:r w:rsidRPr="00B50947">
              <w:t>sun</w:t>
            </w:r>
          </w:p>
        </w:tc>
        <w:tc>
          <w:tcPr>
            <w:tcW w:w="1239" w:type="dxa"/>
          </w:tcPr>
          <w:p w14:paraId="6CB1F1F5" w14:textId="77777777" w:rsidR="005F2CCD" w:rsidRPr="00B50947" w:rsidRDefault="005F2CCD" w:rsidP="003D1407">
            <w:pPr>
              <w:pStyle w:val="TableText"/>
            </w:pPr>
            <w:r w:rsidRPr="00B50947">
              <w:t>No</w:t>
            </w:r>
          </w:p>
        </w:tc>
        <w:tc>
          <w:tcPr>
            <w:tcW w:w="4269" w:type="dxa"/>
          </w:tcPr>
          <w:p w14:paraId="019C2C4F" w14:textId="77777777" w:rsidR="005F2CCD" w:rsidRPr="00B50947" w:rsidRDefault="005F2CCD" w:rsidP="003D1407">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lastRenderedPageBreak/>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w:t>
      </w:r>
      <w:proofErr w:type="spellStart"/>
      <w:r w:rsidRPr="008C2E4D">
        <w:rPr>
          <w:color w:val="C45911" w:themeColor="accent2" w:themeShade="BF"/>
          <w:lang w:bidi="he-IL"/>
        </w:rPr>
        <w:t>analogueLimit</w:t>
      </w:r>
      <w:proofErr w:type="spellEnd"/>
      <w:r w:rsidRPr="008C2E4D">
        <w:rPr>
          <w:color w:val="C45911" w:themeColor="accent2" w:themeShade="BF"/>
          <w:lang w:bidi="he-IL"/>
        </w:rPr>
        <w: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parentType</w:t>
      </w:r>
      <w:proofErr w:type="spellEnd"/>
      <w:r w:rsidRPr="008C2E4D">
        <w:rPr>
          <w:color w:val="C45911" w:themeColor="accent2" w:themeShade="BF"/>
          <w:lang w:bidi="he-IL"/>
        </w:rPr>
        <w:t>"</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num</w:t>
      </w:r>
      <w:proofErr w:type="spellEnd"/>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dirctn</w:t>
      </w:r>
      <w:proofErr w:type="spellEnd"/>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hyst</w:t>
      </w:r>
      <w:proofErr w:type="spellEnd"/>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4B654389"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21" w:author="Mark Davison" w:date="2024-10-01T21:40:00Z" w16du:dateUtc="2024-10-01T20:40:00Z">
        <w:r w:rsidR="0089770E" w:rsidRPr="0089770E">
          <w:rPr>
            <w:rStyle w:val="Crossreference"/>
            <w:rPrChange w:id="222" w:author="Mark Davison" w:date="2024-10-01T21:40:00Z" w16du:dateUtc="2024-10-01T20:40:00Z">
              <w:rPr/>
            </w:rPrChange>
          </w:rPr>
          <w:t xml:space="preserve">Figure </w:t>
        </w:r>
        <w:r w:rsidR="0089770E" w:rsidRPr="0089770E">
          <w:rPr>
            <w:rStyle w:val="Crossreference"/>
            <w:rPrChange w:id="223" w:author="Mark Davison" w:date="2024-10-01T21:40:00Z" w16du:dateUtc="2024-10-01T20:40:00Z">
              <w:rPr>
                <w:noProof/>
              </w:rPr>
            </w:rPrChange>
          </w:rPr>
          <w:t>6</w:t>
        </w:r>
      </w:ins>
      <w:del w:id="224" w:author="Mark Davison" w:date="2024-10-01T21:40:00Z" w16du:dateUtc="2024-10-01T20:40:00Z">
        <w:r w:rsidR="0094133A" w:rsidRPr="00A8786E" w:rsidDel="0089770E">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100D0AB3"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225" w:author="Mark Davison" w:date="2024-10-01T21:40:00Z" w16du:dateUtc="2024-10-01T20:40:00Z">
        <w:r w:rsidR="0089770E" w:rsidRPr="0089770E">
          <w:rPr>
            <w:rStyle w:val="Crossreference"/>
            <w:rPrChange w:id="226" w:author="Mark Davison" w:date="2024-10-01T21:40:00Z" w16du:dateUtc="2024-10-01T20:40:00Z">
              <w:rPr/>
            </w:rPrChange>
          </w:rPr>
          <w:t xml:space="preserve">Figure </w:t>
        </w:r>
        <w:r w:rsidR="0089770E" w:rsidRPr="0089770E">
          <w:rPr>
            <w:rStyle w:val="Crossreference"/>
            <w:rPrChange w:id="227" w:author="Mark Davison" w:date="2024-10-01T21:40:00Z" w16du:dateUtc="2024-10-01T20:40:00Z">
              <w:rPr>
                <w:noProof/>
              </w:rPr>
            </w:rPrChange>
          </w:rPr>
          <w:t>6</w:t>
        </w:r>
      </w:ins>
      <w:del w:id="228" w:author="Mark Davison" w:date="2024-10-01T21:40:00Z" w16du:dateUtc="2024-10-01T20:40:00Z">
        <w:r w:rsidR="0094133A" w:rsidRPr="00A8786E" w:rsidDel="0089770E">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7B5C070F" w:rsidR="00D51AF5" w:rsidRDefault="00D51AF5" w:rsidP="00D51AF5">
      <w:pPr>
        <w:pStyle w:val="Caption"/>
      </w:pPr>
      <w:bookmarkStart w:id="229" w:name="_Ref161306703"/>
      <w:bookmarkStart w:id="230" w:name="_Toc170288633"/>
      <w:r>
        <w:t xml:space="preserve">Figure </w:t>
      </w:r>
      <w:r>
        <w:fldChar w:fldCharType="begin"/>
      </w:r>
      <w:r>
        <w:instrText xml:space="preserve"> SEQ Figure \* ARABIC </w:instrText>
      </w:r>
      <w:r>
        <w:fldChar w:fldCharType="separate"/>
      </w:r>
      <w:r w:rsidR="0089770E">
        <w:rPr>
          <w:noProof/>
        </w:rPr>
        <w:t>6</w:t>
      </w:r>
      <w:r>
        <w:rPr>
          <w:noProof/>
        </w:rPr>
        <w:fldChar w:fldCharType="end"/>
      </w:r>
      <w:bookmarkEnd w:id="229"/>
      <w:r>
        <w:tab/>
      </w:r>
      <w:r w:rsidRPr="00D51AF5">
        <w:t>State change mechanism</w:t>
      </w:r>
      <w:bookmarkEnd w:id="230"/>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29100D7F" w:rsidR="00D51AF5" w:rsidRDefault="00D51AF5" w:rsidP="00D51AF5">
      <w:pPr>
        <w:pStyle w:val="Caption"/>
      </w:pPr>
      <w:bookmarkStart w:id="231" w:name="_Toc170288634"/>
      <w:r>
        <w:t xml:space="preserve">Figure </w:t>
      </w:r>
      <w:r>
        <w:fldChar w:fldCharType="begin"/>
      </w:r>
      <w:r>
        <w:instrText xml:space="preserve"> SEQ Figure \* ARABIC </w:instrText>
      </w:r>
      <w:r>
        <w:fldChar w:fldCharType="separate"/>
      </w:r>
      <w:r w:rsidR="0089770E">
        <w:rPr>
          <w:noProof/>
        </w:rPr>
        <w:t>7</w:t>
      </w:r>
      <w:r>
        <w:rPr>
          <w:noProof/>
        </w:rPr>
        <w:fldChar w:fldCharType="end"/>
      </w:r>
      <w:r>
        <w:tab/>
      </w:r>
      <w:r w:rsidRPr="00D51AF5">
        <w:t>Analogue normal state</w:t>
      </w:r>
      <w:bookmarkEnd w:id="231"/>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6847D7E8"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232" w:author="Mark Davison" w:date="2024-10-01T21:40:00Z" w16du:dateUtc="2024-10-01T20:40:00Z">
        <w:r w:rsidR="0089770E" w:rsidRPr="0089770E">
          <w:rPr>
            <w:rStyle w:val="Crossreference"/>
            <w:rPrChange w:id="233" w:author="Mark Davison" w:date="2024-10-01T21:40:00Z" w16du:dateUtc="2024-10-01T20:40:00Z">
              <w:rPr/>
            </w:rPrChange>
          </w:rPr>
          <w:t xml:space="preserve">Figure </w:t>
        </w:r>
        <w:r w:rsidR="0089770E" w:rsidRPr="0089770E">
          <w:rPr>
            <w:rStyle w:val="Crossreference"/>
            <w:rPrChange w:id="234" w:author="Mark Davison" w:date="2024-10-01T21:40:00Z" w16du:dateUtc="2024-10-01T20:40:00Z">
              <w:rPr>
                <w:noProof/>
              </w:rPr>
            </w:rPrChange>
          </w:rPr>
          <w:t>8</w:t>
        </w:r>
      </w:ins>
      <w:del w:id="235" w:author="Mark Davison" w:date="2024-10-01T21:40:00Z" w16du:dateUtc="2024-10-01T20:40:00Z">
        <w:r w:rsidR="0094133A" w:rsidRPr="00A8786E" w:rsidDel="0089770E">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236" w:author="Mark Davison" w:date="2024-10-01T21:40:00Z" w16du:dateUtc="2024-10-01T20:40:00Z">
        <w:r w:rsidR="0089770E" w:rsidRPr="0089770E">
          <w:rPr>
            <w:rStyle w:val="Crossreference"/>
            <w:rPrChange w:id="237" w:author="Mark Davison" w:date="2024-10-01T21:40:00Z" w16du:dateUtc="2024-10-01T20:40:00Z">
              <w:rPr/>
            </w:rPrChange>
          </w:rPr>
          <w:t xml:space="preserve">Figure </w:t>
        </w:r>
        <w:r w:rsidR="0089770E" w:rsidRPr="0089770E">
          <w:rPr>
            <w:rStyle w:val="Crossreference"/>
            <w:rPrChange w:id="238" w:author="Mark Davison" w:date="2024-10-01T21:40:00Z" w16du:dateUtc="2024-10-01T20:40:00Z">
              <w:rPr>
                <w:noProof/>
              </w:rPr>
            </w:rPrChange>
          </w:rPr>
          <w:t>9</w:t>
        </w:r>
      </w:ins>
      <w:del w:id="239" w:author="Mark Davison" w:date="2024-10-01T21:40:00Z" w16du:dateUtc="2024-10-01T20:40:00Z">
        <w:r w:rsidR="0094133A" w:rsidRPr="00A8786E" w:rsidDel="0089770E">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51D0608E"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240" w:author="Mark Davison" w:date="2024-10-01T21:40:00Z" w16du:dateUtc="2024-10-01T20:40:00Z">
        <w:r w:rsidR="0089770E" w:rsidRPr="0089770E">
          <w:rPr>
            <w:rStyle w:val="Crossreference"/>
            <w:rPrChange w:id="241" w:author="Mark Davison" w:date="2024-10-01T21:40:00Z" w16du:dateUtc="2024-10-01T20:40:00Z">
              <w:rPr/>
            </w:rPrChange>
          </w:rPr>
          <w:t xml:space="preserve">Figure </w:t>
        </w:r>
        <w:r w:rsidR="0089770E" w:rsidRPr="0089770E">
          <w:rPr>
            <w:rStyle w:val="Crossreference"/>
            <w:rPrChange w:id="242" w:author="Mark Davison" w:date="2024-10-01T21:40:00Z" w16du:dateUtc="2024-10-01T20:40:00Z">
              <w:rPr>
                <w:noProof/>
              </w:rPr>
            </w:rPrChange>
          </w:rPr>
          <w:t>8</w:t>
        </w:r>
      </w:ins>
      <w:del w:id="243" w:author="Mark Davison" w:date="2024-10-01T21:40:00Z" w16du:dateUtc="2024-10-01T20:40:00Z">
        <w:r w:rsidR="0094133A" w:rsidRPr="00A8786E" w:rsidDel="0089770E">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0F9D01CD" w:rsidR="00E43FE2" w:rsidRDefault="00E43FE2" w:rsidP="00E43FE2">
      <w:pPr>
        <w:pStyle w:val="Caption"/>
      </w:pPr>
      <w:bookmarkStart w:id="244" w:name="_Ref161308030"/>
      <w:bookmarkStart w:id="245" w:name="_Toc170288635"/>
      <w:r>
        <w:t xml:space="preserve">Figure </w:t>
      </w:r>
      <w:r>
        <w:fldChar w:fldCharType="begin"/>
      </w:r>
      <w:r>
        <w:instrText xml:space="preserve"> SEQ Figure \* ARABIC </w:instrText>
      </w:r>
      <w:r>
        <w:fldChar w:fldCharType="separate"/>
      </w:r>
      <w:r w:rsidR="0089770E">
        <w:rPr>
          <w:noProof/>
        </w:rPr>
        <w:t>8</w:t>
      </w:r>
      <w:r>
        <w:rPr>
          <w:noProof/>
        </w:rPr>
        <w:fldChar w:fldCharType="end"/>
      </w:r>
      <w:bookmarkEnd w:id="244"/>
      <w:r>
        <w:tab/>
      </w:r>
      <w:r w:rsidRPr="00E43FE2">
        <w:t>Ramping analogue value with 4 limits</w:t>
      </w:r>
      <w:bookmarkEnd w:id="245"/>
    </w:p>
    <w:p w14:paraId="7DA37B18" w14:textId="171A1223"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246" w:author="Mark Davison" w:date="2024-10-01T21:40:00Z" w16du:dateUtc="2024-10-01T20:40:00Z">
        <w:r w:rsidR="0089770E" w:rsidRPr="0089770E">
          <w:rPr>
            <w:rStyle w:val="Crossreference"/>
            <w:rPrChange w:id="247" w:author="Mark Davison" w:date="2024-10-01T21:40:00Z" w16du:dateUtc="2024-10-01T20:40:00Z">
              <w:rPr/>
            </w:rPrChange>
          </w:rPr>
          <w:t xml:space="preserve">Figure </w:t>
        </w:r>
        <w:r w:rsidR="0089770E" w:rsidRPr="0089770E">
          <w:rPr>
            <w:rStyle w:val="Crossreference"/>
            <w:rPrChange w:id="248" w:author="Mark Davison" w:date="2024-10-01T21:40:00Z" w16du:dateUtc="2024-10-01T20:40:00Z">
              <w:rPr>
                <w:noProof/>
              </w:rPr>
            </w:rPrChange>
          </w:rPr>
          <w:t>9</w:t>
        </w:r>
      </w:ins>
      <w:del w:id="249" w:author="Mark Davison" w:date="2024-10-01T21:40:00Z" w16du:dateUtc="2024-10-01T20:40:00Z">
        <w:r w:rsidR="0094133A" w:rsidRPr="00A8786E" w:rsidDel="0089770E">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3CCBA680" w:rsidR="00E43FE2" w:rsidRDefault="00E43FE2" w:rsidP="00E43FE2">
      <w:pPr>
        <w:pStyle w:val="Caption"/>
      </w:pPr>
      <w:bookmarkStart w:id="250" w:name="_Ref161308250"/>
      <w:bookmarkStart w:id="251" w:name="_Toc170288636"/>
      <w:r>
        <w:t xml:space="preserve">Figure </w:t>
      </w:r>
      <w:r>
        <w:fldChar w:fldCharType="begin"/>
      </w:r>
      <w:r>
        <w:instrText xml:space="preserve"> SEQ Figure \* ARABIC </w:instrText>
      </w:r>
      <w:r>
        <w:fldChar w:fldCharType="separate"/>
      </w:r>
      <w:r w:rsidR="0089770E">
        <w:rPr>
          <w:noProof/>
        </w:rPr>
        <w:t>9</w:t>
      </w:r>
      <w:r>
        <w:rPr>
          <w:noProof/>
        </w:rPr>
        <w:fldChar w:fldCharType="end"/>
      </w:r>
      <w:bookmarkEnd w:id="250"/>
      <w:r>
        <w:tab/>
      </w:r>
      <w:r w:rsidRPr="00E43FE2">
        <w:t xml:space="preserve">Step-change analogue value with </w:t>
      </w:r>
      <w:r w:rsidR="00D01088">
        <w:t>4</w:t>
      </w:r>
      <w:r w:rsidRPr="00E43FE2">
        <w:t xml:space="preserve"> limits</w:t>
      </w:r>
      <w:bookmarkEnd w:id="251"/>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13E8F567" w:rsidR="00AB3C53" w:rsidRPr="00AB3C53" w:rsidRDefault="00AB3C53" w:rsidP="00AB3C53">
      <w:pPr>
        <w:pStyle w:val="BodyText"/>
        <w:rPr>
          <w:rFonts w:eastAsia="DengXian"/>
        </w:rPr>
      </w:pPr>
      <w:bookmarkStart w:id="252"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89770E">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253" w:author="Mark Davison" w:date="2024-10-01T21:40:00Z" w16du:dateUtc="2024-10-01T20:40:00Z">
        <w:r w:rsidR="0089770E" w:rsidRPr="0089770E">
          <w:rPr>
            <w:rStyle w:val="Crossreference"/>
            <w:rPrChange w:id="254" w:author="Mark Davison" w:date="2024-10-01T21:40:00Z" w16du:dateUtc="2024-10-01T20:40:00Z">
              <w:rPr/>
            </w:rPrChange>
          </w:rPr>
          <w:t>Limit and control profiles</w:t>
        </w:r>
      </w:ins>
      <w:del w:id="255" w:author="Mark Davison" w:date="2024-10-01T21:40:00Z" w16du:dateUtc="2024-10-01T20:40:00Z">
        <w:r w:rsidR="0094133A" w:rsidRPr="00A8786E" w:rsidDel="0089770E">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252"/>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256" w:name="_Toc172098951"/>
      <w:r w:rsidRPr="0023515A">
        <w:rPr>
          <w:rFonts w:eastAsia="DengXian"/>
        </w:rPr>
        <w:t xml:space="preserve">Counter </w:t>
      </w:r>
      <w:r w:rsidR="006B0494" w:rsidRPr="0023515A">
        <w:rPr>
          <w:rFonts w:eastAsia="DengXian"/>
        </w:rPr>
        <w:t>limits</w:t>
      </w:r>
      <w:bookmarkEnd w:id="256"/>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w:t>
      </w:r>
      <w:proofErr w:type="gramStart"/>
      <w:r w:rsidRPr="00B1706D">
        <w:rPr>
          <w:rFonts w:eastAsia="DengXian"/>
        </w:rPr>
        <w:t>all of</w:t>
      </w:r>
      <w:proofErr w:type="gramEnd"/>
      <w:r w:rsidRPr="00B1706D">
        <w:rPr>
          <w:rFonts w:eastAsia="DengXian"/>
        </w:rPr>
        <w:t xml:space="preserve">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21E307EE"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257" w:author="Mark Davison" w:date="2024-10-01T21:40:00Z" w16du:dateUtc="2024-10-01T20:40:00Z">
        <w:r w:rsidR="0089770E" w:rsidRPr="0089770E">
          <w:rPr>
            <w:rStyle w:val="Crossreference"/>
            <w:rPrChange w:id="258" w:author="Mark Davison" w:date="2024-10-01T21:40:00Z" w16du:dateUtc="2024-10-01T20:40:00Z">
              <w:rPr/>
            </w:rPrChange>
          </w:rPr>
          <w:t xml:space="preserve">Figure </w:t>
        </w:r>
        <w:r w:rsidR="0089770E" w:rsidRPr="0089770E">
          <w:rPr>
            <w:rStyle w:val="Crossreference"/>
            <w:rPrChange w:id="259" w:author="Mark Davison" w:date="2024-10-01T21:40:00Z" w16du:dateUtc="2024-10-01T20:40:00Z">
              <w:rPr>
                <w:noProof/>
              </w:rPr>
            </w:rPrChange>
          </w:rPr>
          <w:t>10</w:t>
        </w:r>
      </w:ins>
      <w:del w:id="260" w:author="Mark Davison" w:date="2024-10-01T21:40:00Z" w16du:dateUtc="2024-10-01T20:40:00Z">
        <w:r w:rsidR="0094133A" w:rsidRPr="00A8786E" w:rsidDel="0089770E">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25AB26CC" w:rsidR="00B1706D" w:rsidRDefault="00B1706D" w:rsidP="00B1706D">
      <w:pPr>
        <w:pStyle w:val="Caption"/>
      </w:pPr>
      <w:bookmarkStart w:id="261" w:name="_Ref161765726"/>
      <w:bookmarkStart w:id="262" w:name="_Toc170288637"/>
      <w:r>
        <w:t xml:space="preserve">Figure </w:t>
      </w:r>
      <w:r>
        <w:fldChar w:fldCharType="begin"/>
      </w:r>
      <w:r>
        <w:instrText xml:space="preserve"> SEQ Figure \* ARABIC </w:instrText>
      </w:r>
      <w:r>
        <w:fldChar w:fldCharType="separate"/>
      </w:r>
      <w:r w:rsidR="0089770E">
        <w:rPr>
          <w:noProof/>
        </w:rPr>
        <w:t>10</w:t>
      </w:r>
      <w:r>
        <w:rPr>
          <w:noProof/>
        </w:rPr>
        <w:fldChar w:fldCharType="end"/>
      </w:r>
      <w:bookmarkEnd w:id="261"/>
      <w:r>
        <w:tab/>
      </w:r>
      <w:r w:rsidRPr="00B1706D">
        <w:t>Counter normal state</w:t>
      </w:r>
      <w:bookmarkEnd w:id="262"/>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339A1CE0"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263" w:author="Mark Davison" w:date="2024-10-01T21:40:00Z" w16du:dateUtc="2024-10-01T20:40:00Z">
        <w:r w:rsidR="0089770E" w:rsidRPr="0089770E">
          <w:rPr>
            <w:rStyle w:val="Crossreference"/>
            <w:rPrChange w:id="264" w:author="Mark Davison" w:date="2024-10-01T21:40:00Z" w16du:dateUtc="2024-10-01T20:40:00Z">
              <w:rPr/>
            </w:rPrChange>
          </w:rPr>
          <w:t xml:space="preserve">Table </w:t>
        </w:r>
        <w:r w:rsidR="0089770E" w:rsidRPr="0089770E">
          <w:rPr>
            <w:rStyle w:val="Crossreference"/>
            <w:rPrChange w:id="265" w:author="Mark Davison" w:date="2024-10-01T21:40:00Z" w16du:dateUtc="2024-10-01T20:40:00Z">
              <w:rPr>
                <w:noProof/>
              </w:rPr>
            </w:rPrChange>
          </w:rPr>
          <w:t>17</w:t>
        </w:r>
      </w:ins>
      <w:del w:id="266" w:author="Mark Davison" w:date="2024-10-01T21:40:00Z" w16du:dateUtc="2024-10-01T20:40:00Z">
        <w:r w:rsidR="0094133A" w:rsidRPr="00A8786E" w:rsidDel="0089770E">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proofErr w:type="spellStart"/>
      <w:r w:rsidRPr="00B1706D">
        <w:rPr>
          <w:rFonts w:eastAsia="DengXian"/>
          <w:b/>
          <w:bCs/>
        </w:rPr>
        <w:t>counterLimit</w:t>
      </w:r>
      <w:proofErr w:type="spellEnd"/>
      <w:r w:rsidR="00C36CF5">
        <w:rPr>
          <w:rFonts w:eastAsia="DengXian"/>
        </w:rPr>
        <w:t>.</w:t>
      </w:r>
    </w:p>
    <w:p w14:paraId="13A35EE1" w14:textId="10553FCE" w:rsidR="00B1706D" w:rsidRDefault="00B1706D" w:rsidP="00B1706D">
      <w:pPr>
        <w:pStyle w:val="Caption"/>
      </w:pPr>
      <w:bookmarkStart w:id="267" w:name="_Ref161312936"/>
      <w:bookmarkStart w:id="268" w:name="_Toc170288656"/>
      <w:r>
        <w:t xml:space="preserve">Table </w:t>
      </w:r>
      <w:r>
        <w:fldChar w:fldCharType="begin"/>
      </w:r>
      <w:r>
        <w:instrText xml:space="preserve"> SEQ Table \* ARABIC </w:instrText>
      </w:r>
      <w:r>
        <w:fldChar w:fldCharType="separate"/>
      </w:r>
      <w:r w:rsidR="0089770E">
        <w:rPr>
          <w:noProof/>
        </w:rPr>
        <w:t>17</w:t>
      </w:r>
      <w:r>
        <w:rPr>
          <w:noProof/>
        </w:rPr>
        <w:fldChar w:fldCharType="end"/>
      </w:r>
      <w:bookmarkEnd w:id="267"/>
      <w:r>
        <w:tab/>
      </w:r>
      <w:r w:rsidR="003557AA" w:rsidRPr="003557AA">
        <w:t>Information used in defining a counter limit</w:t>
      </w:r>
      <w:bookmarkEnd w:id="268"/>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3D1407">
            <w:pPr>
              <w:pStyle w:val="TableText"/>
            </w:pPr>
            <w:r w:rsidRPr="00163DC5">
              <w:t>Parent Point</w:t>
            </w:r>
          </w:p>
        </w:tc>
        <w:tc>
          <w:tcPr>
            <w:tcW w:w="1032" w:type="dxa"/>
          </w:tcPr>
          <w:p w14:paraId="5EBA878D" w14:textId="77777777" w:rsidR="003557AA" w:rsidRPr="00163DC5" w:rsidRDefault="003557AA" w:rsidP="003D1407">
            <w:pPr>
              <w:pStyle w:val="TableText"/>
            </w:pPr>
            <w:r w:rsidRPr="00163DC5">
              <w:t>Integer</w:t>
            </w:r>
          </w:p>
        </w:tc>
        <w:tc>
          <w:tcPr>
            <w:tcW w:w="932" w:type="dxa"/>
          </w:tcPr>
          <w:p w14:paraId="34EF02B1" w14:textId="77777777" w:rsidR="003557AA" w:rsidRPr="00163DC5" w:rsidRDefault="003557AA" w:rsidP="003D1407">
            <w:pPr>
              <w:pStyle w:val="TableText"/>
            </w:pPr>
            <w:r w:rsidRPr="00163DC5">
              <w:t>parent</w:t>
            </w:r>
          </w:p>
        </w:tc>
        <w:tc>
          <w:tcPr>
            <w:tcW w:w="1239" w:type="dxa"/>
          </w:tcPr>
          <w:p w14:paraId="50470B4E" w14:textId="77777777" w:rsidR="003557AA" w:rsidRPr="00163DC5" w:rsidRDefault="003557AA" w:rsidP="003D1407">
            <w:pPr>
              <w:pStyle w:val="TableText"/>
            </w:pPr>
            <w:r w:rsidRPr="00163DC5">
              <w:t>Yes</w:t>
            </w:r>
          </w:p>
        </w:tc>
        <w:tc>
          <w:tcPr>
            <w:tcW w:w="4204" w:type="dxa"/>
          </w:tcPr>
          <w:p w14:paraId="5089825B" w14:textId="6ED09085" w:rsidR="003557AA" w:rsidRPr="00163DC5" w:rsidRDefault="003557AA" w:rsidP="003D1407">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3D1407">
            <w:pPr>
              <w:pStyle w:val="TableText"/>
            </w:pPr>
            <w:r w:rsidRPr="00163DC5">
              <w:t>Point Limit Index</w:t>
            </w:r>
          </w:p>
        </w:tc>
        <w:tc>
          <w:tcPr>
            <w:tcW w:w="1032" w:type="dxa"/>
          </w:tcPr>
          <w:p w14:paraId="5BFE8F07" w14:textId="6E140DF9" w:rsidR="003557AA" w:rsidRPr="00163DC5" w:rsidRDefault="00547BB0" w:rsidP="003D1407">
            <w:pPr>
              <w:pStyle w:val="TableText"/>
            </w:pPr>
            <w:r>
              <w:t>Integer</w:t>
            </w:r>
          </w:p>
        </w:tc>
        <w:tc>
          <w:tcPr>
            <w:tcW w:w="932" w:type="dxa"/>
          </w:tcPr>
          <w:p w14:paraId="4FC1D8DB" w14:textId="77777777" w:rsidR="003557AA" w:rsidRPr="00163DC5" w:rsidRDefault="003557AA" w:rsidP="003D1407">
            <w:pPr>
              <w:pStyle w:val="TableText"/>
            </w:pPr>
            <w:proofErr w:type="spellStart"/>
            <w:r w:rsidRPr="00163DC5">
              <w:t>num</w:t>
            </w:r>
            <w:proofErr w:type="spellEnd"/>
          </w:p>
        </w:tc>
        <w:tc>
          <w:tcPr>
            <w:tcW w:w="1239" w:type="dxa"/>
          </w:tcPr>
          <w:p w14:paraId="5AA9372D" w14:textId="77777777" w:rsidR="003557AA" w:rsidRPr="00163DC5" w:rsidRDefault="003557AA" w:rsidP="003D1407">
            <w:pPr>
              <w:pStyle w:val="TableText"/>
            </w:pPr>
            <w:r w:rsidRPr="00163DC5">
              <w:t>Yes</w:t>
            </w:r>
          </w:p>
        </w:tc>
        <w:tc>
          <w:tcPr>
            <w:tcW w:w="4204" w:type="dxa"/>
          </w:tcPr>
          <w:p w14:paraId="28B6AF96" w14:textId="21007A34" w:rsidR="003557AA" w:rsidRPr="00163DC5" w:rsidRDefault="003557AA" w:rsidP="003D1407">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3D1407">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3D1407">
            <w:pPr>
              <w:pStyle w:val="TableText"/>
            </w:pPr>
            <w:r w:rsidRPr="00163DC5">
              <w:t>String</w:t>
            </w:r>
          </w:p>
        </w:tc>
        <w:tc>
          <w:tcPr>
            <w:tcW w:w="932" w:type="dxa"/>
          </w:tcPr>
          <w:p w14:paraId="20B9A1BD" w14:textId="77777777" w:rsidR="003557AA" w:rsidRPr="00163DC5" w:rsidRDefault="003557AA" w:rsidP="003D1407">
            <w:pPr>
              <w:pStyle w:val="TableText"/>
            </w:pPr>
            <w:r w:rsidRPr="00163DC5">
              <w:t>name</w:t>
            </w:r>
          </w:p>
        </w:tc>
        <w:tc>
          <w:tcPr>
            <w:tcW w:w="1239" w:type="dxa"/>
          </w:tcPr>
          <w:p w14:paraId="0C7E85FD" w14:textId="77777777" w:rsidR="003557AA" w:rsidRPr="00163DC5" w:rsidRDefault="003557AA" w:rsidP="003D1407">
            <w:pPr>
              <w:pStyle w:val="TableText"/>
            </w:pPr>
            <w:r w:rsidRPr="00163DC5">
              <w:t>No</w:t>
            </w:r>
          </w:p>
        </w:tc>
        <w:tc>
          <w:tcPr>
            <w:tcW w:w="4204" w:type="dxa"/>
          </w:tcPr>
          <w:p w14:paraId="6CE6E278" w14:textId="33AF1B55" w:rsidR="003557AA" w:rsidRPr="00163DC5" w:rsidRDefault="003557AA" w:rsidP="003D1407">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3D1407">
            <w:pPr>
              <w:pStyle w:val="TableText"/>
            </w:pPr>
            <w:r w:rsidRPr="00163DC5">
              <w:t>Action</w:t>
            </w:r>
          </w:p>
        </w:tc>
        <w:tc>
          <w:tcPr>
            <w:tcW w:w="1032" w:type="dxa"/>
          </w:tcPr>
          <w:p w14:paraId="74234B3D" w14:textId="1268FB20" w:rsidR="003557AA" w:rsidRPr="00163DC5" w:rsidRDefault="00396303" w:rsidP="003D1407">
            <w:pPr>
              <w:pStyle w:val="TableText"/>
            </w:pPr>
            <w:r>
              <w:t>Integer</w:t>
            </w:r>
          </w:p>
        </w:tc>
        <w:tc>
          <w:tcPr>
            <w:tcW w:w="932" w:type="dxa"/>
          </w:tcPr>
          <w:p w14:paraId="090A489E" w14:textId="77777777" w:rsidR="003557AA" w:rsidRPr="00163DC5" w:rsidRDefault="003557AA" w:rsidP="003D1407">
            <w:pPr>
              <w:pStyle w:val="TableText"/>
            </w:pPr>
            <w:r w:rsidRPr="00163DC5">
              <w:t>action</w:t>
            </w:r>
          </w:p>
        </w:tc>
        <w:tc>
          <w:tcPr>
            <w:tcW w:w="1239" w:type="dxa"/>
          </w:tcPr>
          <w:p w14:paraId="6A9086C6" w14:textId="77777777" w:rsidR="003557AA" w:rsidRPr="00163DC5" w:rsidRDefault="003557AA" w:rsidP="003D1407">
            <w:pPr>
              <w:pStyle w:val="TableText"/>
            </w:pPr>
            <w:r w:rsidRPr="00163DC5">
              <w:t>Yes</w:t>
            </w:r>
          </w:p>
        </w:tc>
        <w:tc>
          <w:tcPr>
            <w:tcW w:w="4204" w:type="dxa"/>
          </w:tcPr>
          <w:p w14:paraId="458F4EAB" w14:textId="530BC980" w:rsidR="003557AA" w:rsidRPr="00163DC5" w:rsidRDefault="003557AA" w:rsidP="003D1407">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3D1407">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3D1407">
            <w:pPr>
              <w:pStyle w:val="TableText"/>
            </w:pPr>
            <w:r w:rsidRPr="00163DC5">
              <w:t>Number</w:t>
            </w:r>
          </w:p>
        </w:tc>
        <w:tc>
          <w:tcPr>
            <w:tcW w:w="932" w:type="dxa"/>
          </w:tcPr>
          <w:p w14:paraId="26BFDB00" w14:textId="77777777" w:rsidR="003557AA" w:rsidRPr="00163DC5" w:rsidRDefault="003557AA" w:rsidP="003D1407">
            <w:pPr>
              <w:pStyle w:val="TableText"/>
            </w:pPr>
            <w:r w:rsidRPr="00163DC5">
              <w:t>value</w:t>
            </w:r>
          </w:p>
        </w:tc>
        <w:tc>
          <w:tcPr>
            <w:tcW w:w="1239" w:type="dxa"/>
          </w:tcPr>
          <w:p w14:paraId="294161CC" w14:textId="77777777" w:rsidR="003557AA" w:rsidRPr="00163DC5" w:rsidRDefault="003557AA" w:rsidP="003D1407">
            <w:pPr>
              <w:pStyle w:val="TableText"/>
            </w:pPr>
            <w:r w:rsidRPr="00163DC5">
              <w:t>Yes</w:t>
            </w:r>
          </w:p>
        </w:tc>
        <w:tc>
          <w:tcPr>
            <w:tcW w:w="4204" w:type="dxa"/>
          </w:tcPr>
          <w:p w14:paraId="4C519DEF" w14:textId="6F1CD918" w:rsidR="003557AA" w:rsidRPr="00163DC5" w:rsidRDefault="003557AA" w:rsidP="003D1407">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3D1407">
            <w:pPr>
              <w:pStyle w:val="TableText"/>
            </w:pPr>
            <w:r w:rsidRPr="00163DC5">
              <w:t xml:space="preserve">Monday </w:t>
            </w:r>
            <w:r w:rsidR="0016119D">
              <w:t>P</w:t>
            </w:r>
            <w:r w:rsidR="0016119D" w:rsidRPr="00163DC5">
              <w:t>rofile</w:t>
            </w:r>
          </w:p>
        </w:tc>
        <w:tc>
          <w:tcPr>
            <w:tcW w:w="1032" w:type="dxa"/>
          </w:tcPr>
          <w:p w14:paraId="5F3A52B0" w14:textId="6076C33B" w:rsidR="003557AA" w:rsidRPr="00163DC5" w:rsidRDefault="00396303" w:rsidP="003D1407">
            <w:pPr>
              <w:pStyle w:val="TableText"/>
            </w:pPr>
            <w:r>
              <w:t>Integer</w:t>
            </w:r>
          </w:p>
        </w:tc>
        <w:tc>
          <w:tcPr>
            <w:tcW w:w="932" w:type="dxa"/>
          </w:tcPr>
          <w:p w14:paraId="5B831695" w14:textId="77777777" w:rsidR="003557AA" w:rsidRPr="00163DC5" w:rsidRDefault="003557AA" w:rsidP="003D1407">
            <w:pPr>
              <w:pStyle w:val="TableText"/>
            </w:pPr>
            <w:proofErr w:type="spellStart"/>
            <w:r w:rsidRPr="00163DC5">
              <w:t>mon</w:t>
            </w:r>
            <w:proofErr w:type="spellEnd"/>
          </w:p>
        </w:tc>
        <w:tc>
          <w:tcPr>
            <w:tcW w:w="1239" w:type="dxa"/>
          </w:tcPr>
          <w:p w14:paraId="4F063A81" w14:textId="77777777" w:rsidR="003557AA" w:rsidRPr="00163DC5" w:rsidRDefault="003557AA" w:rsidP="003D1407">
            <w:pPr>
              <w:pStyle w:val="TableText"/>
            </w:pPr>
            <w:r w:rsidRPr="00163DC5">
              <w:t>No</w:t>
            </w:r>
          </w:p>
        </w:tc>
        <w:tc>
          <w:tcPr>
            <w:tcW w:w="4204" w:type="dxa"/>
          </w:tcPr>
          <w:p w14:paraId="3CFF41AD" w14:textId="77777777" w:rsidR="003557AA" w:rsidRPr="00163DC5" w:rsidRDefault="003557AA" w:rsidP="003D1407">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3D1407">
            <w:pPr>
              <w:pStyle w:val="TableText"/>
            </w:pPr>
            <w:r w:rsidRPr="00163DC5">
              <w:t xml:space="preserve">Tuesday </w:t>
            </w:r>
            <w:r w:rsidR="0016119D">
              <w:t>P</w:t>
            </w:r>
            <w:r w:rsidR="0016119D" w:rsidRPr="00163DC5">
              <w:t>rofile</w:t>
            </w:r>
          </w:p>
        </w:tc>
        <w:tc>
          <w:tcPr>
            <w:tcW w:w="1032" w:type="dxa"/>
          </w:tcPr>
          <w:p w14:paraId="60F231C0" w14:textId="472C88A6" w:rsidR="003557AA" w:rsidRPr="00163DC5" w:rsidRDefault="00396303" w:rsidP="003D1407">
            <w:pPr>
              <w:pStyle w:val="TableText"/>
            </w:pPr>
            <w:r>
              <w:t>Integer</w:t>
            </w:r>
          </w:p>
        </w:tc>
        <w:tc>
          <w:tcPr>
            <w:tcW w:w="932" w:type="dxa"/>
          </w:tcPr>
          <w:p w14:paraId="466B7D73" w14:textId="77777777" w:rsidR="003557AA" w:rsidRPr="00163DC5" w:rsidRDefault="003557AA" w:rsidP="003D1407">
            <w:pPr>
              <w:pStyle w:val="TableText"/>
            </w:pPr>
            <w:proofErr w:type="spellStart"/>
            <w:r w:rsidRPr="00163DC5">
              <w:t>tue</w:t>
            </w:r>
            <w:proofErr w:type="spellEnd"/>
          </w:p>
        </w:tc>
        <w:tc>
          <w:tcPr>
            <w:tcW w:w="1239" w:type="dxa"/>
          </w:tcPr>
          <w:p w14:paraId="24B8716E" w14:textId="77777777" w:rsidR="003557AA" w:rsidRPr="00163DC5" w:rsidRDefault="003557AA" w:rsidP="003D1407">
            <w:pPr>
              <w:pStyle w:val="TableText"/>
            </w:pPr>
            <w:r w:rsidRPr="00163DC5">
              <w:t>No</w:t>
            </w:r>
          </w:p>
        </w:tc>
        <w:tc>
          <w:tcPr>
            <w:tcW w:w="4204" w:type="dxa"/>
          </w:tcPr>
          <w:p w14:paraId="52E45BD5" w14:textId="77777777" w:rsidR="003557AA" w:rsidRPr="00163DC5" w:rsidRDefault="003557AA" w:rsidP="003D1407">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3D1407">
            <w:pPr>
              <w:pStyle w:val="TableText"/>
            </w:pPr>
            <w:r w:rsidRPr="00163DC5">
              <w:lastRenderedPageBreak/>
              <w:t xml:space="preserve">Wednesday </w:t>
            </w:r>
            <w:r w:rsidR="0016119D">
              <w:t>P</w:t>
            </w:r>
            <w:r w:rsidR="0016119D" w:rsidRPr="00163DC5">
              <w:t>rofile</w:t>
            </w:r>
          </w:p>
        </w:tc>
        <w:tc>
          <w:tcPr>
            <w:tcW w:w="1032" w:type="dxa"/>
          </w:tcPr>
          <w:p w14:paraId="3A112EBF" w14:textId="12831675" w:rsidR="003557AA" w:rsidRPr="00163DC5" w:rsidRDefault="00396303" w:rsidP="003D1407">
            <w:pPr>
              <w:pStyle w:val="TableText"/>
            </w:pPr>
            <w:r>
              <w:t>Integer</w:t>
            </w:r>
          </w:p>
        </w:tc>
        <w:tc>
          <w:tcPr>
            <w:tcW w:w="932" w:type="dxa"/>
          </w:tcPr>
          <w:p w14:paraId="403B35BF" w14:textId="77777777" w:rsidR="003557AA" w:rsidRPr="00163DC5" w:rsidRDefault="003557AA" w:rsidP="003D1407">
            <w:pPr>
              <w:pStyle w:val="TableText"/>
            </w:pPr>
            <w:r w:rsidRPr="00163DC5">
              <w:t>wed</w:t>
            </w:r>
          </w:p>
        </w:tc>
        <w:tc>
          <w:tcPr>
            <w:tcW w:w="1239" w:type="dxa"/>
          </w:tcPr>
          <w:p w14:paraId="3A89AA7E" w14:textId="77777777" w:rsidR="003557AA" w:rsidRPr="00163DC5" w:rsidRDefault="003557AA" w:rsidP="003D1407">
            <w:pPr>
              <w:pStyle w:val="TableText"/>
            </w:pPr>
            <w:r w:rsidRPr="00163DC5">
              <w:t>No</w:t>
            </w:r>
          </w:p>
        </w:tc>
        <w:tc>
          <w:tcPr>
            <w:tcW w:w="4204" w:type="dxa"/>
          </w:tcPr>
          <w:p w14:paraId="4E5E6FE6" w14:textId="77777777" w:rsidR="003557AA" w:rsidRPr="00163DC5" w:rsidRDefault="003557AA" w:rsidP="003D1407">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3D1407">
            <w:pPr>
              <w:pStyle w:val="TableText"/>
            </w:pPr>
            <w:r w:rsidRPr="00163DC5">
              <w:t xml:space="preserve">Thursday </w:t>
            </w:r>
            <w:r w:rsidR="0016119D">
              <w:t>P</w:t>
            </w:r>
            <w:r w:rsidR="0016119D" w:rsidRPr="00163DC5">
              <w:t>rofile</w:t>
            </w:r>
          </w:p>
        </w:tc>
        <w:tc>
          <w:tcPr>
            <w:tcW w:w="1032" w:type="dxa"/>
          </w:tcPr>
          <w:p w14:paraId="39020290" w14:textId="4A014B4A" w:rsidR="003557AA" w:rsidRPr="00163DC5" w:rsidRDefault="00396303" w:rsidP="003D1407">
            <w:pPr>
              <w:pStyle w:val="TableText"/>
            </w:pPr>
            <w:r>
              <w:t>Integer</w:t>
            </w:r>
          </w:p>
        </w:tc>
        <w:tc>
          <w:tcPr>
            <w:tcW w:w="932" w:type="dxa"/>
          </w:tcPr>
          <w:p w14:paraId="1D29125A" w14:textId="77777777" w:rsidR="003557AA" w:rsidRPr="00163DC5" w:rsidRDefault="003557AA" w:rsidP="003D1407">
            <w:pPr>
              <w:pStyle w:val="TableText"/>
            </w:pPr>
            <w:proofErr w:type="spellStart"/>
            <w:r w:rsidRPr="00163DC5">
              <w:t>thu</w:t>
            </w:r>
            <w:proofErr w:type="spellEnd"/>
          </w:p>
        </w:tc>
        <w:tc>
          <w:tcPr>
            <w:tcW w:w="1239" w:type="dxa"/>
          </w:tcPr>
          <w:p w14:paraId="4BB1B779" w14:textId="77777777" w:rsidR="003557AA" w:rsidRPr="00163DC5" w:rsidRDefault="003557AA" w:rsidP="003D1407">
            <w:pPr>
              <w:pStyle w:val="TableText"/>
            </w:pPr>
            <w:r w:rsidRPr="00163DC5">
              <w:t>No</w:t>
            </w:r>
          </w:p>
        </w:tc>
        <w:tc>
          <w:tcPr>
            <w:tcW w:w="4204" w:type="dxa"/>
          </w:tcPr>
          <w:p w14:paraId="7BD8804F" w14:textId="77777777" w:rsidR="003557AA" w:rsidRPr="00163DC5" w:rsidRDefault="003557AA" w:rsidP="003D1407">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3D1407">
            <w:pPr>
              <w:pStyle w:val="TableText"/>
            </w:pPr>
            <w:r w:rsidRPr="00163DC5">
              <w:t xml:space="preserve">Friday </w:t>
            </w:r>
            <w:r w:rsidR="0016119D">
              <w:t>P</w:t>
            </w:r>
            <w:r w:rsidR="0016119D" w:rsidRPr="00163DC5">
              <w:t>rofile</w:t>
            </w:r>
          </w:p>
        </w:tc>
        <w:tc>
          <w:tcPr>
            <w:tcW w:w="1032" w:type="dxa"/>
          </w:tcPr>
          <w:p w14:paraId="7B399734" w14:textId="2EB225FC" w:rsidR="003557AA" w:rsidRPr="00163DC5" w:rsidRDefault="00396303" w:rsidP="003D1407">
            <w:pPr>
              <w:pStyle w:val="TableText"/>
            </w:pPr>
            <w:r>
              <w:t>Integer</w:t>
            </w:r>
          </w:p>
        </w:tc>
        <w:tc>
          <w:tcPr>
            <w:tcW w:w="932" w:type="dxa"/>
          </w:tcPr>
          <w:p w14:paraId="6B6AA0FF" w14:textId="77777777" w:rsidR="003557AA" w:rsidRPr="00163DC5" w:rsidRDefault="003557AA" w:rsidP="003D1407">
            <w:pPr>
              <w:pStyle w:val="TableText"/>
            </w:pPr>
            <w:proofErr w:type="spellStart"/>
            <w:r w:rsidRPr="00163DC5">
              <w:t>fri</w:t>
            </w:r>
            <w:proofErr w:type="spellEnd"/>
          </w:p>
        </w:tc>
        <w:tc>
          <w:tcPr>
            <w:tcW w:w="1239" w:type="dxa"/>
          </w:tcPr>
          <w:p w14:paraId="74AF4142" w14:textId="77777777" w:rsidR="003557AA" w:rsidRPr="00163DC5" w:rsidRDefault="003557AA" w:rsidP="003D1407">
            <w:pPr>
              <w:pStyle w:val="TableText"/>
            </w:pPr>
            <w:r w:rsidRPr="00163DC5">
              <w:t>No</w:t>
            </w:r>
          </w:p>
        </w:tc>
        <w:tc>
          <w:tcPr>
            <w:tcW w:w="4204" w:type="dxa"/>
          </w:tcPr>
          <w:p w14:paraId="02676D1A" w14:textId="77777777" w:rsidR="003557AA" w:rsidRPr="00163DC5" w:rsidRDefault="003557AA" w:rsidP="003D1407">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3D1407">
            <w:pPr>
              <w:pStyle w:val="TableText"/>
            </w:pPr>
            <w:r w:rsidRPr="00163DC5">
              <w:t xml:space="preserve">Saturday </w:t>
            </w:r>
            <w:r w:rsidR="0016119D">
              <w:t>P</w:t>
            </w:r>
            <w:r w:rsidR="0016119D" w:rsidRPr="00163DC5">
              <w:t>rofile</w:t>
            </w:r>
          </w:p>
        </w:tc>
        <w:tc>
          <w:tcPr>
            <w:tcW w:w="1032" w:type="dxa"/>
          </w:tcPr>
          <w:p w14:paraId="5A6B3C0D" w14:textId="0367EEB2" w:rsidR="003557AA" w:rsidRPr="00163DC5" w:rsidRDefault="00396303" w:rsidP="003D1407">
            <w:pPr>
              <w:pStyle w:val="TableText"/>
            </w:pPr>
            <w:r>
              <w:t>Integer</w:t>
            </w:r>
          </w:p>
        </w:tc>
        <w:tc>
          <w:tcPr>
            <w:tcW w:w="932" w:type="dxa"/>
          </w:tcPr>
          <w:p w14:paraId="5EEB98DC" w14:textId="77777777" w:rsidR="003557AA" w:rsidRPr="00163DC5" w:rsidRDefault="003557AA" w:rsidP="003D1407">
            <w:pPr>
              <w:pStyle w:val="TableText"/>
            </w:pPr>
            <w:r w:rsidRPr="00163DC5">
              <w:t>sat</w:t>
            </w:r>
          </w:p>
        </w:tc>
        <w:tc>
          <w:tcPr>
            <w:tcW w:w="1239" w:type="dxa"/>
          </w:tcPr>
          <w:p w14:paraId="0F541D78" w14:textId="77777777" w:rsidR="003557AA" w:rsidRPr="00163DC5" w:rsidRDefault="003557AA" w:rsidP="003D1407">
            <w:pPr>
              <w:pStyle w:val="TableText"/>
            </w:pPr>
            <w:r w:rsidRPr="00163DC5">
              <w:t>No</w:t>
            </w:r>
          </w:p>
        </w:tc>
        <w:tc>
          <w:tcPr>
            <w:tcW w:w="4204" w:type="dxa"/>
          </w:tcPr>
          <w:p w14:paraId="28FB4D80" w14:textId="77777777" w:rsidR="003557AA" w:rsidRPr="00163DC5" w:rsidRDefault="003557AA" w:rsidP="003D1407">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3D1407">
            <w:pPr>
              <w:pStyle w:val="TableText"/>
            </w:pPr>
            <w:r w:rsidRPr="00163DC5">
              <w:t xml:space="preserve">Sunday </w:t>
            </w:r>
            <w:r w:rsidR="0016119D">
              <w:t>P</w:t>
            </w:r>
            <w:r w:rsidR="0016119D" w:rsidRPr="00163DC5">
              <w:t>rofile</w:t>
            </w:r>
          </w:p>
        </w:tc>
        <w:tc>
          <w:tcPr>
            <w:tcW w:w="1032" w:type="dxa"/>
          </w:tcPr>
          <w:p w14:paraId="24FAFDF2" w14:textId="453CD457" w:rsidR="003557AA" w:rsidRPr="00163DC5" w:rsidRDefault="00396303" w:rsidP="003D1407">
            <w:pPr>
              <w:pStyle w:val="TableText"/>
            </w:pPr>
            <w:r>
              <w:t>Integer</w:t>
            </w:r>
          </w:p>
        </w:tc>
        <w:tc>
          <w:tcPr>
            <w:tcW w:w="932" w:type="dxa"/>
          </w:tcPr>
          <w:p w14:paraId="4BECEEED" w14:textId="77777777" w:rsidR="003557AA" w:rsidRPr="00163DC5" w:rsidRDefault="003557AA" w:rsidP="003D1407">
            <w:pPr>
              <w:pStyle w:val="TableText"/>
            </w:pPr>
            <w:r w:rsidRPr="00163DC5">
              <w:t>sun</w:t>
            </w:r>
          </w:p>
        </w:tc>
        <w:tc>
          <w:tcPr>
            <w:tcW w:w="1239" w:type="dxa"/>
          </w:tcPr>
          <w:p w14:paraId="5B96D4E9" w14:textId="77777777" w:rsidR="003557AA" w:rsidRPr="00163DC5" w:rsidRDefault="003557AA" w:rsidP="003D1407">
            <w:pPr>
              <w:pStyle w:val="TableText"/>
            </w:pPr>
            <w:r w:rsidRPr="00163DC5">
              <w:t>No</w:t>
            </w:r>
          </w:p>
        </w:tc>
        <w:tc>
          <w:tcPr>
            <w:tcW w:w="4204" w:type="dxa"/>
          </w:tcPr>
          <w:p w14:paraId="4472CE2E" w14:textId="77777777" w:rsidR="003557AA" w:rsidRPr="00163DC5" w:rsidRDefault="003557AA" w:rsidP="003D1407">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w:t>
      </w:r>
      <w:proofErr w:type="gramStart"/>
      <w:r w:rsidRPr="003557AA">
        <w:rPr>
          <w:rFonts w:eastAsia="DengXian"/>
        </w:rPr>
        <w:t>as a consequence of</w:t>
      </w:r>
      <w:proofErr w:type="gramEnd"/>
      <w:r w:rsidRPr="003557AA">
        <w:rPr>
          <w:rFonts w:eastAsia="DengXian"/>
        </w:rPr>
        <w:t xml:space="preserve">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7F2D7DFD"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89770E">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69" w:author="Mark Davison" w:date="2024-10-01T21:40:00Z" w16du:dateUtc="2024-10-01T20:40:00Z">
        <w:r w:rsidR="0089770E" w:rsidRPr="0089770E">
          <w:rPr>
            <w:rStyle w:val="Crossreference"/>
            <w:rPrChange w:id="270" w:author="Mark Davison" w:date="2024-10-01T21:40:00Z" w16du:dateUtc="2024-10-01T20:40:00Z">
              <w:rPr/>
            </w:rPrChange>
          </w:rPr>
          <w:t>Limit and control profiles</w:t>
        </w:r>
      </w:ins>
      <w:del w:id="271" w:author="Mark Davison" w:date="2024-10-01T21:40:00Z" w16du:dateUtc="2024-10-01T20:40:00Z">
        <w:r w:rsidR="0094133A" w:rsidRPr="00A8786E" w:rsidDel="0089770E">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proofErr w:type="gramStart"/>
      <w:r w:rsidR="006935F1">
        <w:rPr>
          <w:rFonts w:eastAsia="DengXian"/>
        </w:rPr>
        <w:t>point</w:t>
      </w:r>
      <w:r w:rsidRPr="00AB3C53">
        <w:rPr>
          <w:rFonts w:eastAsia="DengXian"/>
        </w:rPr>
        <w:t xml:space="preserve"> changes</w:t>
      </w:r>
      <w:proofErr w:type="gramEnd"/>
      <w:r w:rsidRPr="00AB3C53">
        <w:rPr>
          <w:rFonts w:eastAsia="DengXian"/>
        </w:rPr>
        <w:t xml:space="preserve">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272" w:name="_Toc172098952"/>
      <w:r w:rsidRPr="00384B6A">
        <w:rPr>
          <w:rFonts w:eastAsia="DengXian"/>
        </w:rPr>
        <w:t xml:space="preserve">No </w:t>
      </w:r>
      <w:r w:rsidR="006B0494" w:rsidRPr="00384B6A">
        <w:rPr>
          <w:rFonts w:eastAsia="DengXian"/>
        </w:rPr>
        <w:t>change</w:t>
      </w:r>
      <w:bookmarkEnd w:id="272"/>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 xml:space="preserve">s support no change detection. The change in value over </w:t>
      </w:r>
      <w:proofErr w:type="gramStart"/>
      <w:r w:rsidRPr="00384B6A">
        <w:rPr>
          <w:rFonts w:eastAsia="DengXian"/>
        </w:rPr>
        <w:t>a period of time</w:t>
      </w:r>
      <w:proofErr w:type="gramEnd"/>
      <w:r w:rsidRPr="00384B6A">
        <w:rPr>
          <w:rFonts w:eastAsia="DengXian"/>
        </w:rPr>
        <w:t xml:space="preserv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357580D4"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273" w:author="Mark Davison" w:date="2024-10-01T21:40:00Z" w16du:dateUtc="2024-10-01T20:40:00Z">
        <w:r w:rsidR="0089770E" w:rsidRPr="0089770E">
          <w:rPr>
            <w:rStyle w:val="Crossreference"/>
            <w:rPrChange w:id="274" w:author="Mark Davison" w:date="2024-10-01T21:40:00Z" w16du:dateUtc="2024-10-01T20:40:00Z">
              <w:rPr/>
            </w:rPrChange>
          </w:rPr>
          <w:t xml:space="preserve">Table </w:t>
        </w:r>
        <w:r w:rsidR="0089770E" w:rsidRPr="0089770E">
          <w:rPr>
            <w:rStyle w:val="Crossreference"/>
            <w:rPrChange w:id="275" w:author="Mark Davison" w:date="2024-10-01T21:40:00Z" w16du:dateUtc="2024-10-01T20:40:00Z">
              <w:rPr>
                <w:noProof/>
              </w:rPr>
            </w:rPrChange>
          </w:rPr>
          <w:t>18</w:t>
        </w:r>
      </w:ins>
      <w:del w:id="276" w:author="Mark Davison" w:date="2024-10-01T21:40:00Z" w16du:dateUtc="2024-10-01T20:40:00Z">
        <w:r w:rsidR="0094133A" w:rsidRPr="00A8786E" w:rsidDel="0089770E">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proofErr w:type="spellStart"/>
      <w:r w:rsidRPr="00384B6A">
        <w:rPr>
          <w:rFonts w:eastAsia="DengXian"/>
          <w:b/>
          <w:bCs/>
        </w:rPr>
        <w:t>noChange</w:t>
      </w:r>
      <w:proofErr w:type="spellEnd"/>
      <w:r w:rsidR="00C36CF5">
        <w:rPr>
          <w:rFonts w:eastAsia="DengXian"/>
        </w:rPr>
        <w:t>.</w:t>
      </w:r>
    </w:p>
    <w:p w14:paraId="33556E46" w14:textId="368B462A" w:rsidR="003557AA" w:rsidRDefault="00384B6A" w:rsidP="000A491B">
      <w:pPr>
        <w:pStyle w:val="Caption"/>
        <w:keepNext/>
      </w:pPr>
      <w:bookmarkStart w:id="277" w:name="_Ref161314992"/>
      <w:bookmarkStart w:id="278" w:name="_Toc170288657"/>
      <w:r>
        <w:lastRenderedPageBreak/>
        <w:t xml:space="preserve">Table </w:t>
      </w:r>
      <w:r>
        <w:fldChar w:fldCharType="begin"/>
      </w:r>
      <w:r>
        <w:instrText xml:space="preserve"> SEQ Table \* ARABIC </w:instrText>
      </w:r>
      <w:r>
        <w:fldChar w:fldCharType="separate"/>
      </w:r>
      <w:r w:rsidR="0089770E">
        <w:rPr>
          <w:noProof/>
        </w:rPr>
        <w:t>18</w:t>
      </w:r>
      <w:r>
        <w:rPr>
          <w:noProof/>
        </w:rPr>
        <w:fldChar w:fldCharType="end"/>
      </w:r>
      <w:bookmarkEnd w:id="277"/>
      <w:r>
        <w:tab/>
      </w:r>
      <w:r w:rsidRPr="00384B6A">
        <w:t xml:space="preserve">Information used in defining no change for analogue and counter </w:t>
      </w:r>
      <w:r w:rsidR="009A0F57">
        <w:t>p</w:t>
      </w:r>
      <w:r w:rsidRPr="00384B6A">
        <w:t>oints</w:t>
      </w:r>
      <w:bookmarkEnd w:id="278"/>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3D1407">
            <w:pPr>
              <w:pStyle w:val="TableText"/>
            </w:pPr>
            <w:r w:rsidRPr="00163DC5">
              <w:t>Parent Point</w:t>
            </w:r>
          </w:p>
        </w:tc>
        <w:tc>
          <w:tcPr>
            <w:tcW w:w="1150" w:type="dxa"/>
          </w:tcPr>
          <w:p w14:paraId="75035F9F" w14:textId="77777777" w:rsidR="000A491B" w:rsidRPr="00163DC5" w:rsidRDefault="000A491B" w:rsidP="003D1407">
            <w:pPr>
              <w:pStyle w:val="TableText"/>
            </w:pPr>
            <w:r w:rsidRPr="00163DC5">
              <w:t>Integer</w:t>
            </w:r>
          </w:p>
        </w:tc>
        <w:tc>
          <w:tcPr>
            <w:tcW w:w="1440" w:type="dxa"/>
          </w:tcPr>
          <w:p w14:paraId="1D784E80" w14:textId="77777777" w:rsidR="000A491B" w:rsidRPr="00163DC5" w:rsidRDefault="000A491B" w:rsidP="003D1407">
            <w:pPr>
              <w:pStyle w:val="TableText"/>
            </w:pPr>
            <w:r w:rsidRPr="00163DC5">
              <w:t>parent</w:t>
            </w:r>
          </w:p>
        </w:tc>
        <w:tc>
          <w:tcPr>
            <w:tcW w:w="905" w:type="dxa"/>
          </w:tcPr>
          <w:p w14:paraId="2B68422B" w14:textId="77777777" w:rsidR="000A491B" w:rsidRPr="00163DC5" w:rsidRDefault="000A491B" w:rsidP="003D1407">
            <w:pPr>
              <w:pStyle w:val="TableText"/>
            </w:pPr>
            <w:r w:rsidRPr="00163DC5">
              <w:t>Yes</w:t>
            </w:r>
          </w:p>
        </w:tc>
        <w:tc>
          <w:tcPr>
            <w:tcW w:w="4032" w:type="dxa"/>
          </w:tcPr>
          <w:p w14:paraId="59BF31E7" w14:textId="4C3BF057" w:rsidR="000A491B" w:rsidRPr="00163DC5" w:rsidRDefault="000A491B" w:rsidP="003D1407">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3D1407">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3D1407">
            <w:pPr>
              <w:pStyle w:val="TableText"/>
            </w:pPr>
            <w:r w:rsidRPr="00163DC5">
              <w:t>String</w:t>
            </w:r>
          </w:p>
        </w:tc>
        <w:tc>
          <w:tcPr>
            <w:tcW w:w="1440" w:type="dxa"/>
          </w:tcPr>
          <w:p w14:paraId="1232EABB" w14:textId="77777777" w:rsidR="000A491B" w:rsidRPr="00163DC5" w:rsidRDefault="000A491B" w:rsidP="003D1407">
            <w:pPr>
              <w:pStyle w:val="TableText"/>
            </w:pPr>
            <w:proofErr w:type="spellStart"/>
            <w:r w:rsidRPr="00163DC5">
              <w:t>parentType</w:t>
            </w:r>
            <w:proofErr w:type="spellEnd"/>
          </w:p>
        </w:tc>
        <w:tc>
          <w:tcPr>
            <w:tcW w:w="905" w:type="dxa"/>
          </w:tcPr>
          <w:p w14:paraId="4663B4D1" w14:textId="77777777" w:rsidR="000A491B" w:rsidRPr="00163DC5" w:rsidRDefault="000A491B" w:rsidP="003D1407">
            <w:pPr>
              <w:pStyle w:val="TableText"/>
            </w:pPr>
            <w:r w:rsidRPr="00163DC5">
              <w:t>Yes</w:t>
            </w:r>
          </w:p>
        </w:tc>
        <w:tc>
          <w:tcPr>
            <w:tcW w:w="4032" w:type="dxa"/>
          </w:tcPr>
          <w:p w14:paraId="7A1C8832" w14:textId="32801B03" w:rsidR="000A491B" w:rsidRPr="00163DC5" w:rsidRDefault="000A491B" w:rsidP="003D1407">
            <w:pPr>
              <w:pStyle w:val="TableText"/>
            </w:pPr>
            <w:r w:rsidRPr="00163DC5">
              <w:t xml:space="preserve">Type of </w:t>
            </w:r>
            <w:r w:rsidR="005C697D">
              <w:t>point</w:t>
            </w:r>
            <w:r w:rsidRPr="00163DC5">
              <w:t xml:space="preserve"> the limit refers to, “ai”</w:t>
            </w:r>
            <w:proofErr w:type="gramStart"/>
            <w:r w:rsidRPr="00163DC5">
              <w:t>, ”</w:t>
            </w:r>
            <w:proofErr w:type="spellStart"/>
            <w:r w:rsidRPr="00163DC5">
              <w:t>ao</w:t>
            </w:r>
            <w:proofErr w:type="spellEnd"/>
            <w:proofErr w:type="gramEnd"/>
            <w:r w:rsidRPr="00163DC5">
              <w:t>”,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3D1407">
            <w:pPr>
              <w:pStyle w:val="TableText"/>
            </w:pPr>
            <w:r w:rsidRPr="00163DC5">
              <w:t>Point Limit Index</w:t>
            </w:r>
          </w:p>
        </w:tc>
        <w:tc>
          <w:tcPr>
            <w:tcW w:w="1150" w:type="dxa"/>
          </w:tcPr>
          <w:p w14:paraId="6A8065D1" w14:textId="43832E0E" w:rsidR="000A491B" w:rsidRPr="00163DC5" w:rsidRDefault="00396303" w:rsidP="003D1407">
            <w:pPr>
              <w:pStyle w:val="TableText"/>
            </w:pPr>
            <w:r>
              <w:t>Integer</w:t>
            </w:r>
          </w:p>
        </w:tc>
        <w:tc>
          <w:tcPr>
            <w:tcW w:w="1440" w:type="dxa"/>
          </w:tcPr>
          <w:p w14:paraId="5ACEFB56" w14:textId="77777777" w:rsidR="000A491B" w:rsidRPr="00163DC5" w:rsidRDefault="000A491B" w:rsidP="003D1407">
            <w:pPr>
              <w:pStyle w:val="TableText"/>
            </w:pPr>
            <w:proofErr w:type="spellStart"/>
            <w:r w:rsidRPr="00163DC5">
              <w:t>num</w:t>
            </w:r>
            <w:proofErr w:type="spellEnd"/>
          </w:p>
        </w:tc>
        <w:tc>
          <w:tcPr>
            <w:tcW w:w="905" w:type="dxa"/>
          </w:tcPr>
          <w:p w14:paraId="518CE81C" w14:textId="77777777" w:rsidR="000A491B" w:rsidRPr="00163DC5" w:rsidRDefault="000A491B" w:rsidP="003D1407">
            <w:pPr>
              <w:pStyle w:val="TableText"/>
            </w:pPr>
            <w:r w:rsidRPr="00163DC5">
              <w:t>Yes</w:t>
            </w:r>
          </w:p>
        </w:tc>
        <w:tc>
          <w:tcPr>
            <w:tcW w:w="4032" w:type="dxa"/>
          </w:tcPr>
          <w:p w14:paraId="25B15A28" w14:textId="0E0FC747" w:rsidR="000A491B" w:rsidRPr="00163DC5" w:rsidRDefault="000A491B" w:rsidP="003D1407">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3D1407">
            <w:pPr>
              <w:pStyle w:val="TableText"/>
            </w:pPr>
            <w:r w:rsidRPr="00163DC5">
              <w:t>Name</w:t>
            </w:r>
          </w:p>
        </w:tc>
        <w:tc>
          <w:tcPr>
            <w:tcW w:w="1150" w:type="dxa"/>
          </w:tcPr>
          <w:p w14:paraId="0D30E84A" w14:textId="77777777" w:rsidR="000A491B" w:rsidRPr="00163DC5" w:rsidRDefault="000A491B" w:rsidP="003D1407">
            <w:pPr>
              <w:pStyle w:val="TableText"/>
            </w:pPr>
            <w:r w:rsidRPr="00163DC5">
              <w:t>String</w:t>
            </w:r>
          </w:p>
        </w:tc>
        <w:tc>
          <w:tcPr>
            <w:tcW w:w="1440" w:type="dxa"/>
          </w:tcPr>
          <w:p w14:paraId="284C1668" w14:textId="77777777" w:rsidR="000A491B" w:rsidRPr="00163DC5" w:rsidRDefault="000A491B" w:rsidP="003D1407">
            <w:pPr>
              <w:pStyle w:val="TableText"/>
            </w:pPr>
            <w:r w:rsidRPr="00163DC5">
              <w:t>name</w:t>
            </w:r>
          </w:p>
        </w:tc>
        <w:tc>
          <w:tcPr>
            <w:tcW w:w="905" w:type="dxa"/>
          </w:tcPr>
          <w:p w14:paraId="0A045E1D" w14:textId="77777777" w:rsidR="000A491B" w:rsidRPr="00163DC5" w:rsidRDefault="000A491B" w:rsidP="003D1407">
            <w:pPr>
              <w:pStyle w:val="TableText"/>
            </w:pPr>
            <w:r w:rsidRPr="00163DC5">
              <w:t>No</w:t>
            </w:r>
          </w:p>
        </w:tc>
        <w:tc>
          <w:tcPr>
            <w:tcW w:w="4032" w:type="dxa"/>
          </w:tcPr>
          <w:p w14:paraId="649B3934" w14:textId="1476489C" w:rsidR="000A491B" w:rsidRPr="00163DC5" w:rsidRDefault="000A491B" w:rsidP="003D1407">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3D1407">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3D1407">
            <w:pPr>
              <w:pStyle w:val="TableText"/>
            </w:pPr>
            <w:r w:rsidRPr="00163DC5">
              <w:t>Number</w:t>
            </w:r>
          </w:p>
        </w:tc>
        <w:tc>
          <w:tcPr>
            <w:tcW w:w="1440" w:type="dxa"/>
          </w:tcPr>
          <w:p w14:paraId="3A581B92" w14:textId="77777777" w:rsidR="000A491B" w:rsidRPr="00163DC5" w:rsidRDefault="000A491B" w:rsidP="003D1407">
            <w:pPr>
              <w:pStyle w:val="TableText"/>
            </w:pPr>
            <w:r w:rsidRPr="00163DC5">
              <w:t>deadband</w:t>
            </w:r>
          </w:p>
        </w:tc>
        <w:tc>
          <w:tcPr>
            <w:tcW w:w="905" w:type="dxa"/>
          </w:tcPr>
          <w:p w14:paraId="61268CCC" w14:textId="77777777" w:rsidR="000A491B" w:rsidRPr="00163DC5" w:rsidRDefault="000A491B" w:rsidP="003D1407">
            <w:pPr>
              <w:pStyle w:val="TableText"/>
            </w:pPr>
            <w:r w:rsidRPr="00163DC5">
              <w:t>No</w:t>
            </w:r>
          </w:p>
        </w:tc>
        <w:tc>
          <w:tcPr>
            <w:tcW w:w="4032" w:type="dxa"/>
          </w:tcPr>
          <w:p w14:paraId="1EF4695E" w14:textId="0DF05176" w:rsidR="000A491B" w:rsidRPr="00163DC5" w:rsidRDefault="000A491B" w:rsidP="003D1407">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3D1407">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1A8AA435" w:rsidR="000A491B" w:rsidRPr="00163DC5" w:rsidRDefault="007949E9" w:rsidP="003D1407">
            <w:pPr>
              <w:pStyle w:val="TableText"/>
            </w:pPr>
            <w:r>
              <w:t>Integer</w:t>
            </w:r>
          </w:p>
        </w:tc>
        <w:tc>
          <w:tcPr>
            <w:tcW w:w="1440" w:type="dxa"/>
          </w:tcPr>
          <w:p w14:paraId="7ACD07A7" w14:textId="77777777" w:rsidR="000A491B" w:rsidRPr="00163DC5" w:rsidRDefault="000A491B" w:rsidP="003D1407">
            <w:pPr>
              <w:pStyle w:val="TableText"/>
            </w:pPr>
            <w:r w:rsidRPr="00163DC5">
              <w:t>period</w:t>
            </w:r>
          </w:p>
        </w:tc>
        <w:tc>
          <w:tcPr>
            <w:tcW w:w="905" w:type="dxa"/>
          </w:tcPr>
          <w:p w14:paraId="26AB953E" w14:textId="77777777" w:rsidR="000A491B" w:rsidRPr="00163DC5" w:rsidRDefault="000A491B" w:rsidP="003D1407">
            <w:pPr>
              <w:pStyle w:val="TableText"/>
            </w:pPr>
            <w:r w:rsidRPr="00163DC5">
              <w:t>Yes</w:t>
            </w:r>
          </w:p>
        </w:tc>
        <w:tc>
          <w:tcPr>
            <w:tcW w:w="4032" w:type="dxa"/>
          </w:tcPr>
          <w:p w14:paraId="1F8943DE" w14:textId="5514AEA3" w:rsidR="000A491B" w:rsidRPr="00163DC5" w:rsidRDefault="000A491B" w:rsidP="003D1407">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3D1407">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3CA45EB" w:rsidR="000A491B" w:rsidRPr="00163DC5" w:rsidRDefault="007949E9" w:rsidP="003D1407">
            <w:pPr>
              <w:pStyle w:val="TableText"/>
            </w:pPr>
            <w:r>
              <w:t>Integer</w:t>
            </w:r>
          </w:p>
        </w:tc>
        <w:tc>
          <w:tcPr>
            <w:tcW w:w="1440" w:type="dxa"/>
          </w:tcPr>
          <w:p w14:paraId="27E0671E" w14:textId="77777777" w:rsidR="000A491B" w:rsidRPr="00163DC5" w:rsidRDefault="000A491B" w:rsidP="003D1407">
            <w:pPr>
              <w:pStyle w:val="TableText"/>
            </w:pPr>
            <w:r w:rsidRPr="00163DC5">
              <w:t>action</w:t>
            </w:r>
          </w:p>
        </w:tc>
        <w:tc>
          <w:tcPr>
            <w:tcW w:w="905" w:type="dxa"/>
          </w:tcPr>
          <w:p w14:paraId="66E0A7DD" w14:textId="77777777" w:rsidR="000A491B" w:rsidRPr="00163DC5" w:rsidRDefault="000A491B" w:rsidP="003D1407">
            <w:pPr>
              <w:pStyle w:val="TableText"/>
            </w:pPr>
            <w:r w:rsidRPr="00163DC5">
              <w:t>Yes</w:t>
            </w:r>
          </w:p>
        </w:tc>
        <w:tc>
          <w:tcPr>
            <w:tcW w:w="4032" w:type="dxa"/>
          </w:tcPr>
          <w:p w14:paraId="5394AB71" w14:textId="3F292994" w:rsidR="000A491B" w:rsidRPr="00163DC5" w:rsidRDefault="000A491B" w:rsidP="003D1407">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w:t>
      </w:r>
      <w:proofErr w:type="gramStart"/>
      <w:r w:rsidRPr="000A491B">
        <w:rPr>
          <w:rFonts w:eastAsia="DengXian"/>
        </w:rPr>
        <w:t>At this time</w:t>
      </w:r>
      <w:proofErr w:type="gramEnd"/>
      <w:r w:rsidRPr="000A491B">
        <w:rPr>
          <w:rFonts w:eastAsia="DengXian"/>
        </w:rPr>
        <w:t xml:space="preserv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3B6E5AD4"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89770E">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79" w:author="Mark Davison" w:date="2024-10-01T21:40:00Z" w16du:dateUtc="2024-10-01T20:40:00Z">
        <w:r w:rsidR="0089770E" w:rsidRPr="0089770E">
          <w:rPr>
            <w:rStyle w:val="Crossreference"/>
            <w:rPrChange w:id="280" w:author="Mark Davison" w:date="2024-10-01T21:40:00Z" w16du:dateUtc="2024-10-01T20:40:00Z">
              <w:rPr/>
            </w:rPrChange>
          </w:rPr>
          <w:t>Limit and control profiles</w:t>
        </w:r>
      </w:ins>
      <w:del w:id="281" w:author="Mark Davison" w:date="2024-10-01T21:40:00Z" w16du:dateUtc="2024-10-01T20:40:00Z">
        <w:r w:rsidR="0094133A" w:rsidRPr="00A8786E" w:rsidDel="0089770E">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282" w:name="_Toc172098953"/>
      <w:r w:rsidRPr="000A491B">
        <w:lastRenderedPageBreak/>
        <w:t xml:space="preserve">Extended </w:t>
      </w:r>
      <w:r w:rsidR="006B0494" w:rsidRPr="000A491B">
        <w:t>points</w:t>
      </w:r>
      <w:bookmarkEnd w:id="282"/>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 xml:space="preserve">at the end of the </w:t>
      </w:r>
      <w:proofErr w:type="gramStart"/>
      <w:r>
        <w:t>time period</w:t>
      </w:r>
      <w:proofErr w:type="gramEnd"/>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w:t>
      </w:r>
      <w:proofErr w:type="gramStart"/>
      <w:r>
        <w:t>time period</w:t>
      </w:r>
      <w:proofErr w:type="gramEnd"/>
      <w:r>
        <w:t xml:space="preserve">,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75B299E8"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283" w:author="Mark Davison" w:date="2024-10-01T21:40:00Z" w16du:dateUtc="2024-10-01T20:40:00Z">
        <w:r w:rsidR="0089770E" w:rsidRPr="0089770E">
          <w:rPr>
            <w:rStyle w:val="Crossreference"/>
            <w:rPrChange w:id="284" w:author="Mark Davison" w:date="2024-10-01T21:40:00Z" w16du:dateUtc="2024-10-01T20:40:00Z">
              <w:rPr/>
            </w:rPrChange>
          </w:rPr>
          <w:t xml:space="preserve">Table </w:t>
        </w:r>
        <w:r w:rsidR="0089770E" w:rsidRPr="0089770E">
          <w:rPr>
            <w:rStyle w:val="Crossreference"/>
            <w:rPrChange w:id="285" w:author="Mark Davison" w:date="2024-10-01T21:40:00Z" w16du:dateUtc="2024-10-01T20:40:00Z">
              <w:rPr>
                <w:noProof/>
              </w:rPr>
            </w:rPrChange>
          </w:rPr>
          <w:t>19</w:t>
        </w:r>
      </w:ins>
      <w:del w:id="286" w:author="Mark Davison" w:date="2024-10-01T21:40:00Z" w16du:dateUtc="2024-10-01T20:40:00Z">
        <w:r w:rsidR="0094133A" w:rsidRPr="00A8786E" w:rsidDel="0089770E">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proofErr w:type="spellStart"/>
      <w:r w:rsidRPr="00C63E84">
        <w:rPr>
          <w:b/>
          <w:bCs/>
        </w:rPr>
        <w:t>extPoint</w:t>
      </w:r>
      <w:proofErr w:type="spellEnd"/>
      <w:r w:rsidR="00C36CF5">
        <w:t>.</w:t>
      </w:r>
    </w:p>
    <w:p w14:paraId="51B5711E" w14:textId="4BA5B3F8" w:rsidR="00122B46" w:rsidRDefault="00122B46" w:rsidP="00122B46">
      <w:pPr>
        <w:pStyle w:val="Caption"/>
      </w:pPr>
      <w:bookmarkStart w:id="287" w:name="_Ref161315144"/>
      <w:bookmarkStart w:id="288" w:name="_Toc170288658"/>
      <w:r>
        <w:t xml:space="preserve">Table </w:t>
      </w:r>
      <w:r>
        <w:fldChar w:fldCharType="begin"/>
      </w:r>
      <w:r>
        <w:instrText xml:space="preserve"> SEQ Table \* ARABIC </w:instrText>
      </w:r>
      <w:r>
        <w:fldChar w:fldCharType="separate"/>
      </w:r>
      <w:r w:rsidR="0089770E">
        <w:rPr>
          <w:noProof/>
        </w:rPr>
        <w:t>19</w:t>
      </w:r>
      <w:r>
        <w:rPr>
          <w:noProof/>
        </w:rPr>
        <w:fldChar w:fldCharType="end"/>
      </w:r>
      <w:bookmarkEnd w:id="287"/>
      <w:r>
        <w:tab/>
      </w:r>
      <w:r w:rsidRPr="00122B46">
        <w:t>Information used in defining exten</w:t>
      </w:r>
      <w:r>
        <w:t>ded</w:t>
      </w:r>
      <w:r w:rsidRPr="00122B46">
        <w:t xml:space="preserve"> </w:t>
      </w:r>
      <w:r w:rsidR="009A0F57">
        <w:t>p</w:t>
      </w:r>
      <w:r w:rsidRPr="00122B46">
        <w:t>oints</w:t>
      </w:r>
      <w:bookmarkEnd w:id="288"/>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3D1407">
            <w:pPr>
              <w:pStyle w:val="TableText"/>
            </w:pPr>
            <w:r w:rsidRPr="00163DC5">
              <w:t>Parent Point</w:t>
            </w:r>
          </w:p>
        </w:tc>
        <w:tc>
          <w:tcPr>
            <w:tcW w:w="1150" w:type="dxa"/>
          </w:tcPr>
          <w:p w14:paraId="467DFA88" w14:textId="77777777" w:rsidR="00122B46" w:rsidRPr="00163DC5" w:rsidRDefault="00122B46" w:rsidP="003D1407">
            <w:pPr>
              <w:pStyle w:val="TableText"/>
            </w:pPr>
            <w:r w:rsidRPr="00163DC5">
              <w:t>Integer</w:t>
            </w:r>
          </w:p>
        </w:tc>
        <w:tc>
          <w:tcPr>
            <w:tcW w:w="1530" w:type="dxa"/>
          </w:tcPr>
          <w:p w14:paraId="6A010321" w14:textId="77777777" w:rsidR="00122B46" w:rsidRPr="00163DC5" w:rsidRDefault="00122B46" w:rsidP="003D1407">
            <w:pPr>
              <w:pStyle w:val="TableText"/>
            </w:pPr>
            <w:r w:rsidRPr="00163DC5">
              <w:t>parent</w:t>
            </w:r>
          </w:p>
        </w:tc>
        <w:tc>
          <w:tcPr>
            <w:tcW w:w="810" w:type="dxa"/>
          </w:tcPr>
          <w:p w14:paraId="43E1ED05" w14:textId="77777777" w:rsidR="00122B46" w:rsidRPr="00163DC5" w:rsidRDefault="00122B46" w:rsidP="003D1407">
            <w:pPr>
              <w:pStyle w:val="TableText"/>
            </w:pPr>
            <w:r w:rsidRPr="00163DC5">
              <w:t>Yes</w:t>
            </w:r>
          </w:p>
        </w:tc>
        <w:tc>
          <w:tcPr>
            <w:tcW w:w="4037" w:type="dxa"/>
          </w:tcPr>
          <w:p w14:paraId="4D4E9F19" w14:textId="2442AEA2" w:rsidR="00122B46" w:rsidRPr="00163DC5" w:rsidRDefault="00122B46" w:rsidP="003D1407">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3D1407">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3D1407">
            <w:pPr>
              <w:pStyle w:val="TableText"/>
            </w:pPr>
            <w:r w:rsidRPr="00163DC5">
              <w:t>String</w:t>
            </w:r>
          </w:p>
        </w:tc>
        <w:tc>
          <w:tcPr>
            <w:tcW w:w="1530" w:type="dxa"/>
          </w:tcPr>
          <w:p w14:paraId="0E7A2E8D" w14:textId="77777777" w:rsidR="00122B46" w:rsidRPr="00163DC5" w:rsidRDefault="00122B46" w:rsidP="003D1407">
            <w:pPr>
              <w:pStyle w:val="TableText"/>
            </w:pPr>
            <w:proofErr w:type="spellStart"/>
            <w:r w:rsidRPr="00163DC5">
              <w:t>parentType</w:t>
            </w:r>
            <w:proofErr w:type="spellEnd"/>
          </w:p>
        </w:tc>
        <w:tc>
          <w:tcPr>
            <w:tcW w:w="810" w:type="dxa"/>
          </w:tcPr>
          <w:p w14:paraId="005883F6" w14:textId="77777777" w:rsidR="00122B46" w:rsidRPr="00163DC5" w:rsidRDefault="00122B46" w:rsidP="003D1407">
            <w:pPr>
              <w:pStyle w:val="TableText"/>
            </w:pPr>
            <w:r w:rsidRPr="00163DC5">
              <w:t>Yes</w:t>
            </w:r>
          </w:p>
        </w:tc>
        <w:tc>
          <w:tcPr>
            <w:tcW w:w="4037" w:type="dxa"/>
          </w:tcPr>
          <w:p w14:paraId="5ECB1256" w14:textId="2D3254BE" w:rsidR="00122B46" w:rsidRPr="00163DC5" w:rsidRDefault="00122B46" w:rsidP="003D1407">
            <w:pPr>
              <w:pStyle w:val="TableText"/>
            </w:pPr>
            <w:r w:rsidRPr="00163DC5">
              <w:t xml:space="preserve">Type of parent </w:t>
            </w:r>
            <w:r w:rsidR="005C697D">
              <w:t>point</w:t>
            </w:r>
            <w:r w:rsidRPr="00163DC5">
              <w:t xml:space="preserve"> the extension refers to, “ai”, “bi”</w:t>
            </w:r>
            <w:proofErr w:type="gramStart"/>
            <w:r w:rsidRPr="00163DC5">
              <w:t>, ”</w:t>
            </w:r>
            <w:proofErr w:type="spellStart"/>
            <w:r w:rsidRPr="00163DC5">
              <w:t>ao</w:t>
            </w:r>
            <w:proofErr w:type="spellEnd"/>
            <w:proofErr w:type="gramEnd"/>
            <w:r w:rsidRPr="00163DC5">
              <w:t>”, “</w:t>
            </w:r>
            <w:proofErr w:type="spellStart"/>
            <w:r w:rsidRPr="00163DC5">
              <w:t>bo</w:t>
            </w:r>
            <w:proofErr w:type="spellEnd"/>
            <w:r w:rsidRPr="00163DC5">
              <w:t>”,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3D1407">
            <w:pPr>
              <w:pStyle w:val="TableText"/>
            </w:pPr>
            <w:r w:rsidRPr="00163DC5">
              <w:t>Extension Point Index</w:t>
            </w:r>
          </w:p>
        </w:tc>
        <w:tc>
          <w:tcPr>
            <w:tcW w:w="1150" w:type="dxa"/>
          </w:tcPr>
          <w:p w14:paraId="2DE7BFCC" w14:textId="44159DD7" w:rsidR="00122B46" w:rsidRPr="00163DC5" w:rsidRDefault="007949E9" w:rsidP="003D1407">
            <w:pPr>
              <w:pStyle w:val="TableText"/>
            </w:pPr>
            <w:r>
              <w:t>Integer</w:t>
            </w:r>
          </w:p>
        </w:tc>
        <w:tc>
          <w:tcPr>
            <w:tcW w:w="1530" w:type="dxa"/>
          </w:tcPr>
          <w:p w14:paraId="2EB5B626" w14:textId="77777777" w:rsidR="00122B46" w:rsidRPr="00163DC5" w:rsidRDefault="00122B46" w:rsidP="003D1407">
            <w:pPr>
              <w:pStyle w:val="TableText"/>
            </w:pPr>
            <w:proofErr w:type="spellStart"/>
            <w:r w:rsidRPr="00163DC5">
              <w:t>num</w:t>
            </w:r>
            <w:proofErr w:type="spellEnd"/>
          </w:p>
        </w:tc>
        <w:tc>
          <w:tcPr>
            <w:tcW w:w="810" w:type="dxa"/>
          </w:tcPr>
          <w:p w14:paraId="0C199CC2" w14:textId="77777777" w:rsidR="00122B46" w:rsidRPr="00163DC5" w:rsidRDefault="00122B46" w:rsidP="003D1407">
            <w:pPr>
              <w:pStyle w:val="TableText"/>
            </w:pPr>
            <w:r w:rsidRPr="00163DC5">
              <w:t>Yes</w:t>
            </w:r>
          </w:p>
        </w:tc>
        <w:tc>
          <w:tcPr>
            <w:tcW w:w="4037" w:type="dxa"/>
          </w:tcPr>
          <w:p w14:paraId="4D9F86DB" w14:textId="76060FDB" w:rsidR="00122B46" w:rsidRPr="00163DC5" w:rsidRDefault="00122B46" w:rsidP="003D1407">
            <w:pPr>
              <w:pStyle w:val="TableText"/>
            </w:pPr>
            <w:r w:rsidRPr="00163DC5">
              <w:t xml:space="preserve">Extension </w:t>
            </w:r>
            <w:r w:rsidR="005C697D">
              <w:t>point</w:t>
            </w:r>
            <w:r w:rsidRPr="00163DC5">
              <w:t xml:space="preserve"> number (allowable numbers defined in the min/max/</w:t>
            </w:r>
            <w:proofErr w:type="spellStart"/>
            <w:r w:rsidRPr="00163DC5">
              <w:t>totalObjects</w:t>
            </w:r>
            <w:proofErr w:type="spellEnd"/>
            <w:r w:rsidRPr="00163DC5">
              <w:t>).</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3D1407">
            <w:pPr>
              <w:pStyle w:val="TableText"/>
            </w:pPr>
            <w:r w:rsidRPr="00163DC5">
              <w:t>Name</w:t>
            </w:r>
          </w:p>
        </w:tc>
        <w:tc>
          <w:tcPr>
            <w:tcW w:w="1150" w:type="dxa"/>
          </w:tcPr>
          <w:p w14:paraId="5F987DF0" w14:textId="77777777" w:rsidR="00122B46" w:rsidRPr="00163DC5" w:rsidRDefault="00122B46" w:rsidP="003D1407">
            <w:pPr>
              <w:pStyle w:val="TableText"/>
            </w:pPr>
            <w:r w:rsidRPr="00163DC5">
              <w:t>String</w:t>
            </w:r>
          </w:p>
        </w:tc>
        <w:tc>
          <w:tcPr>
            <w:tcW w:w="1530" w:type="dxa"/>
          </w:tcPr>
          <w:p w14:paraId="78243AEC" w14:textId="77777777" w:rsidR="00122B46" w:rsidRPr="00163DC5" w:rsidRDefault="00122B46" w:rsidP="003D1407">
            <w:pPr>
              <w:pStyle w:val="TableText"/>
            </w:pPr>
            <w:r w:rsidRPr="00163DC5">
              <w:t>name</w:t>
            </w:r>
          </w:p>
        </w:tc>
        <w:tc>
          <w:tcPr>
            <w:tcW w:w="810" w:type="dxa"/>
          </w:tcPr>
          <w:p w14:paraId="20F56EAA" w14:textId="77777777" w:rsidR="00122B46" w:rsidRPr="00163DC5" w:rsidRDefault="00122B46" w:rsidP="003D1407">
            <w:pPr>
              <w:pStyle w:val="TableText"/>
            </w:pPr>
            <w:r w:rsidRPr="00163DC5">
              <w:t>No</w:t>
            </w:r>
          </w:p>
        </w:tc>
        <w:tc>
          <w:tcPr>
            <w:tcW w:w="4037" w:type="dxa"/>
          </w:tcPr>
          <w:p w14:paraId="02A33E36" w14:textId="619B4C8D" w:rsidR="00122B46" w:rsidRPr="00163DC5" w:rsidRDefault="00122B46" w:rsidP="003D1407">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3D1407">
            <w:pPr>
              <w:pStyle w:val="TableText"/>
            </w:pPr>
            <w:r w:rsidRPr="00163DC5">
              <w:t>Class Name</w:t>
            </w:r>
          </w:p>
        </w:tc>
        <w:tc>
          <w:tcPr>
            <w:tcW w:w="1150" w:type="dxa"/>
          </w:tcPr>
          <w:p w14:paraId="54A8ABC5" w14:textId="77777777" w:rsidR="00122B46" w:rsidRPr="00163DC5" w:rsidRDefault="00122B46" w:rsidP="003D1407">
            <w:pPr>
              <w:pStyle w:val="TableText"/>
            </w:pPr>
            <w:r w:rsidRPr="00163DC5">
              <w:t>String</w:t>
            </w:r>
          </w:p>
        </w:tc>
        <w:tc>
          <w:tcPr>
            <w:tcW w:w="1530" w:type="dxa"/>
          </w:tcPr>
          <w:p w14:paraId="65D28BD1" w14:textId="77777777" w:rsidR="00122B46" w:rsidRPr="00163DC5" w:rsidRDefault="00122B46" w:rsidP="003D1407">
            <w:pPr>
              <w:pStyle w:val="TableText"/>
            </w:pPr>
            <w:proofErr w:type="spellStart"/>
            <w:r w:rsidRPr="00163DC5">
              <w:t>className</w:t>
            </w:r>
            <w:proofErr w:type="spellEnd"/>
          </w:p>
        </w:tc>
        <w:tc>
          <w:tcPr>
            <w:tcW w:w="810" w:type="dxa"/>
          </w:tcPr>
          <w:p w14:paraId="594AB64D" w14:textId="77777777" w:rsidR="00122B46" w:rsidRPr="00163DC5" w:rsidRDefault="00122B46" w:rsidP="003D1407">
            <w:pPr>
              <w:pStyle w:val="TableText"/>
            </w:pPr>
            <w:r w:rsidRPr="00163DC5">
              <w:t>No</w:t>
            </w:r>
          </w:p>
        </w:tc>
        <w:tc>
          <w:tcPr>
            <w:tcW w:w="4037" w:type="dxa"/>
          </w:tcPr>
          <w:p w14:paraId="22409EF6" w14:textId="77777777" w:rsidR="00122B46" w:rsidRPr="00163DC5" w:rsidRDefault="00122B46" w:rsidP="003D1407">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3D1407">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3D1407">
            <w:pPr>
              <w:pStyle w:val="TableText"/>
            </w:pPr>
            <w:r w:rsidRPr="00163DC5">
              <w:t>String</w:t>
            </w:r>
          </w:p>
        </w:tc>
        <w:tc>
          <w:tcPr>
            <w:tcW w:w="1530" w:type="dxa"/>
          </w:tcPr>
          <w:p w14:paraId="3FA03C0D" w14:textId="77777777" w:rsidR="00122B46" w:rsidRPr="00163DC5" w:rsidRDefault="00122B46" w:rsidP="003D1407">
            <w:pPr>
              <w:pStyle w:val="TableText"/>
            </w:pPr>
            <w:r w:rsidRPr="00163DC5">
              <w:t>type</w:t>
            </w:r>
          </w:p>
        </w:tc>
        <w:tc>
          <w:tcPr>
            <w:tcW w:w="810" w:type="dxa"/>
          </w:tcPr>
          <w:p w14:paraId="012C8D2D" w14:textId="77777777" w:rsidR="00122B46" w:rsidRPr="00163DC5" w:rsidRDefault="00122B46" w:rsidP="003D1407">
            <w:pPr>
              <w:pStyle w:val="TableText"/>
            </w:pPr>
            <w:r w:rsidRPr="00163DC5">
              <w:t>Yes</w:t>
            </w:r>
          </w:p>
        </w:tc>
        <w:tc>
          <w:tcPr>
            <w:tcW w:w="4037" w:type="dxa"/>
          </w:tcPr>
          <w:p w14:paraId="2530B1A5" w14:textId="77777777" w:rsidR="00122B46" w:rsidRPr="00163DC5" w:rsidRDefault="00122B46" w:rsidP="003D1407">
            <w:pPr>
              <w:pStyle w:val="TableText"/>
            </w:pPr>
            <w:r w:rsidRPr="00163DC5">
              <w:t>One of:</w:t>
            </w:r>
          </w:p>
          <w:p w14:paraId="581BC68E" w14:textId="77777777" w:rsidR="00122B46" w:rsidRPr="00163DC5" w:rsidRDefault="00122B46" w:rsidP="003D1407">
            <w:pPr>
              <w:pStyle w:val="TableText"/>
            </w:pPr>
            <w:r w:rsidRPr="00163DC5">
              <w:t xml:space="preserve">              "</w:t>
            </w:r>
            <w:proofErr w:type="spellStart"/>
            <w:r w:rsidRPr="00163DC5">
              <w:t>RoC</w:t>
            </w:r>
            <w:proofErr w:type="spellEnd"/>
            <w:r w:rsidRPr="00163DC5">
              <w:t>" (Rate of Change),</w:t>
            </w:r>
          </w:p>
          <w:p w14:paraId="3C9D2318" w14:textId="77777777" w:rsidR="00122B46" w:rsidRPr="00163DC5" w:rsidRDefault="00122B46" w:rsidP="003D1407">
            <w:pPr>
              <w:pStyle w:val="TableText"/>
            </w:pPr>
            <w:r w:rsidRPr="00163DC5">
              <w:t xml:space="preserve">              "Min",</w:t>
            </w:r>
          </w:p>
          <w:p w14:paraId="73582848" w14:textId="77777777" w:rsidR="00122B46" w:rsidRPr="00163DC5" w:rsidRDefault="00122B46" w:rsidP="003D1407">
            <w:pPr>
              <w:pStyle w:val="TableText"/>
            </w:pPr>
            <w:r w:rsidRPr="00163DC5">
              <w:t xml:space="preserve">              "Max",</w:t>
            </w:r>
          </w:p>
          <w:p w14:paraId="180E46D3" w14:textId="77777777" w:rsidR="00122B46" w:rsidRPr="00163DC5" w:rsidRDefault="00122B46" w:rsidP="003D1407">
            <w:pPr>
              <w:pStyle w:val="TableText"/>
            </w:pPr>
            <w:r w:rsidRPr="00163DC5">
              <w:t xml:space="preserve">              "Mean",</w:t>
            </w:r>
          </w:p>
          <w:p w14:paraId="76BFB915" w14:textId="77777777" w:rsidR="00122B46" w:rsidRPr="00163DC5" w:rsidRDefault="00122B46" w:rsidP="003D1407">
            <w:pPr>
              <w:pStyle w:val="TableText"/>
            </w:pPr>
            <w:r w:rsidRPr="00163DC5">
              <w:t xml:space="preserve">              "</w:t>
            </w:r>
            <w:proofErr w:type="spellStart"/>
            <w:r w:rsidRPr="00163DC5">
              <w:t>StdDev</w:t>
            </w:r>
            <w:proofErr w:type="spellEnd"/>
            <w:r w:rsidRPr="00163DC5">
              <w:t>",</w:t>
            </w:r>
          </w:p>
          <w:p w14:paraId="342C4FD1" w14:textId="77777777" w:rsidR="00122B46" w:rsidRPr="00163DC5" w:rsidRDefault="00122B46" w:rsidP="003D1407">
            <w:pPr>
              <w:pStyle w:val="TableText"/>
            </w:pPr>
            <w:r w:rsidRPr="00163DC5">
              <w:t xml:space="preserve">              "Integral",</w:t>
            </w:r>
          </w:p>
          <w:p w14:paraId="22FEE210" w14:textId="77777777" w:rsidR="00122B46" w:rsidRPr="00163DC5" w:rsidRDefault="00122B46" w:rsidP="003D1407">
            <w:pPr>
              <w:pStyle w:val="TableText"/>
            </w:pPr>
            <w:r w:rsidRPr="00163DC5">
              <w:t xml:space="preserve">              "Run Time",</w:t>
            </w:r>
          </w:p>
          <w:p w14:paraId="27335130" w14:textId="77777777" w:rsidR="00122B46" w:rsidRPr="00163DC5" w:rsidRDefault="00122B46" w:rsidP="003D1407">
            <w:pPr>
              <w:pStyle w:val="TableText"/>
            </w:pPr>
            <w:r w:rsidRPr="00163DC5">
              <w:t xml:space="preserve">              "Count"</w:t>
            </w:r>
          </w:p>
          <w:p w14:paraId="76BE5BF3" w14:textId="08A791C8" w:rsidR="00122B46" w:rsidRPr="00163DC5" w:rsidRDefault="00122B46" w:rsidP="003D1407">
            <w:pPr>
              <w:pStyle w:val="TableText"/>
            </w:pPr>
            <w:r w:rsidRPr="00163DC5">
              <w:t xml:space="preserve">Run times count in 1 second units, scaled by the </w:t>
            </w:r>
            <w:proofErr w:type="spellStart"/>
            <w:r w:rsidRPr="00163DC5">
              <w:t>scaleFactorType</w:t>
            </w:r>
            <w:proofErr w:type="spellEnd"/>
            <w:r w:rsidRPr="00163DC5">
              <w:t xml:space="preserv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3D1407">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3D1407">
            <w:pPr>
              <w:pStyle w:val="TableText"/>
              <w:rPr>
                <w:lang w:bidi="he-IL"/>
              </w:rPr>
            </w:pPr>
            <w:proofErr w:type="spellStart"/>
            <w:r w:rsidRPr="00163DC5">
              <w:rPr>
                <w:lang w:bidi="he-IL"/>
              </w:rPr>
              <w:t>resetPeriod</w:t>
            </w:r>
            <w:proofErr w:type="spellEnd"/>
          </w:p>
        </w:tc>
        <w:tc>
          <w:tcPr>
            <w:tcW w:w="810" w:type="dxa"/>
            <w:noWrap/>
            <w:hideMark/>
          </w:tcPr>
          <w:p w14:paraId="7A91F1DC" w14:textId="77777777" w:rsidR="00122B46" w:rsidRPr="00163DC5" w:rsidRDefault="00122B46" w:rsidP="003D1407">
            <w:pPr>
              <w:pStyle w:val="TableText"/>
              <w:rPr>
                <w:lang w:bidi="he-IL"/>
              </w:rPr>
            </w:pPr>
            <w:r w:rsidRPr="00163DC5">
              <w:rPr>
                <w:lang w:bidi="he-IL"/>
              </w:rPr>
              <w:t>No</w:t>
            </w:r>
          </w:p>
        </w:tc>
        <w:tc>
          <w:tcPr>
            <w:tcW w:w="4037" w:type="dxa"/>
            <w:noWrap/>
            <w:hideMark/>
          </w:tcPr>
          <w:p w14:paraId="4BF876E3" w14:textId="2342FC2E" w:rsidR="00122B46" w:rsidRPr="00163DC5" w:rsidRDefault="00122B46" w:rsidP="003D1407">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3D1407">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3D1407">
            <w:pPr>
              <w:pStyle w:val="TableText"/>
              <w:rPr>
                <w:lang w:bidi="he-IL"/>
              </w:rPr>
            </w:pPr>
            <w:proofErr w:type="spellStart"/>
            <w:r w:rsidRPr="00163DC5">
              <w:rPr>
                <w:lang w:bidi="he-IL"/>
              </w:rPr>
              <w:t>resetOffset</w:t>
            </w:r>
            <w:proofErr w:type="spellEnd"/>
          </w:p>
        </w:tc>
        <w:tc>
          <w:tcPr>
            <w:tcW w:w="810" w:type="dxa"/>
            <w:noWrap/>
            <w:hideMark/>
          </w:tcPr>
          <w:p w14:paraId="1AADE2C7" w14:textId="77777777" w:rsidR="00122B46" w:rsidRPr="00163DC5" w:rsidRDefault="00122B46" w:rsidP="003D1407">
            <w:pPr>
              <w:pStyle w:val="TableText"/>
              <w:rPr>
                <w:lang w:bidi="he-IL"/>
              </w:rPr>
            </w:pPr>
            <w:r w:rsidRPr="00163DC5">
              <w:rPr>
                <w:lang w:bidi="he-IL"/>
              </w:rPr>
              <w:t>No</w:t>
            </w:r>
          </w:p>
        </w:tc>
        <w:tc>
          <w:tcPr>
            <w:tcW w:w="4037" w:type="dxa"/>
            <w:noWrap/>
            <w:hideMark/>
          </w:tcPr>
          <w:p w14:paraId="1BE1AE02" w14:textId="77777777" w:rsidR="00122B46" w:rsidRPr="00163DC5" w:rsidRDefault="00122B46" w:rsidP="003D1407">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3D1407">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3D1407">
            <w:pPr>
              <w:pStyle w:val="TableText"/>
              <w:rPr>
                <w:lang w:bidi="he-IL"/>
              </w:rPr>
            </w:pPr>
            <w:proofErr w:type="spellStart"/>
            <w:r w:rsidRPr="00163DC5">
              <w:rPr>
                <w:lang w:bidi="he-IL"/>
              </w:rPr>
              <w:t>reportPeriod</w:t>
            </w:r>
            <w:proofErr w:type="spellEnd"/>
          </w:p>
        </w:tc>
        <w:tc>
          <w:tcPr>
            <w:tcW w:w="810" w:type="dxa"/>
            <w:noWrap/>
            <w:hideMark/>
          </w:tcPr>
          <w:p w14:paraId="375D329C" w14:textId="77777777" w:rsidR="00122B46" w:rsidRPr="00163DC5" w:rsidRDefault="00122B46" w:rsidP="003D1407">
            <w:pPr>
              <w:pStyle w:val="TableText"/>
              <w:rPr>
                <w:lang w:bidi="he-IL"/>
              </w:rPr>
            </w:pPr>
            <w:r w:rsidRPr="00163DC5">
              <w:rPr>
                <w:lang w:bidi="he-IL"/>
              </w:rPr>
              <w:t>No</w:t>
            </w:r>
          </w:p>
        </w:tc>
        <w:tc>
          <w:tcPr>
            <w:tcW w:w="4037" w:type="dxa"/>
            <w:noWrap/>
            <w:hideMark/>
          </w:tcPr>
          <w:p w14:paraId="0D6B4FD6" w14:textId="77777777" w:rsidR="00122B46" w:rsidRPr="00163DC5" w:rsidRDefault="00122B46" w:rsidP="003D1407">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3D1407">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3D1407">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3D1407">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3D1407">
            <w:pPr>
              <w:pStyle w:val="TableText"/>
              <w:rPr>
                <w:lang w:bidi="he-IL"/>
              </w:rPr>
            </w:pPr>
            <w:r w:rsidRPr="00163DC5">
              <w:rPr>
                <w:lang w:bidi="he-IL"/>
              </w:rPr>
              <w:t>No</w:t>
            </w:r>
          </w:p>
        </w:tc>
        <w:tc>
          <w:tcPr>
            <w:tcW w:w="4037" w:type="dxa"/>
            <w:noWrap/>
            <w:hideMark/>
          </w:tcPr>
          <w:p w14:paraId="26ACFE48" w14:textId="77777777" w:rsidR="00122B46" w:rsidRPr="00163DC5" w:rsidRDefault="00122B46" w:rsidP="003D1407">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3D1407">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3D1407">
            <w:pPr>
              <w:pStyle w:val="TableText"/>
              <w:rPr>
                <w:lang w:bidi="he-IL"/>
              </w:rPr>
            </w:pPr>
            <w:proofErr w:type="spellStart"/>
            <w:r w:rsidRPr="00163DC5">
              <w:rPr>
                <w:lang w:bidi="he-IL"/>
              </w:rPr>
              <w:t>stateMask</w:t>
            </w:r>
            <w:proofErr w:type="spellEnd"/>
          </w:p>
        </w:tc>
        <w:tc>
          <w:tcPr>
            <w:tcW w:w="810" w:type="dxa"/>
            <w:noWrap/>
            <w:hideMark/>
          </w:tcPr>
          <w:p w14:paraId="2377F7E0" w14:textId="77777777" w:rsidR="00122B46" w:rsidRPr="00163DC5" w:rsidRDefault="00122B46" w:rsidP="003D1407">
            <w:pPr>
              <w:pStyle w:val="TableText"/>
              <w:rPr>
                <w:lang w:bidi="he-IL"/>
              </w:rPr>
            </w:pPr>
            <w:r w:rsidRPr="00163DC5">
              <w:rPr>
                <w:lang w:bidi="he-IL"/>
              </w:rPr>
              <w:t>No</w:t>
            </w:r>
          </w:p>
        </w:tc>
        <w:tc>
          <w:tcPr>
            <w:tcW w:w="4037" w:type="dxa"/>
            <w:noWrap/>
            <w:hideMark/>
          </w:tcPr>
          <w:p w14:paraId="4C6D0F36" w14:textId="7B4CBA40" w:rsidR="00122B46" w:rsidRPr="00163DC5" w:rsidRDefault="00122B46" w:rsidP="003D1407">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w:t>
            </w:r>
            <w:r w:rsidR="00914C55">
              <w:rPr>
                <w:lang w:bidi="he-IL"/>
              </w:rPr>
              <w:t>state</w:t>
            </w:r>
            <w:r w:rsidRPr="00163DC5">
              <w:rPr>
                <w:lang w:bidi="he-IL"/>
              </w:rPr>
              <w:t xml:space="preserve"> matches </w:t>
            </w:r>
            <w:r w:rsidR="00914C55">
              <w:rPr>
                <w:lang w:bidi="he-IL"/>
              </w:rPr>
              <w:t xml:space="preserve">a state set in </w:t>
            </w:r>
            <w:r w:rsidRPr="00163DC5">
              <w:rPr>
                <w:lang w:bidi="he-IL"/>
              </w:rPr>
              <w:t>this bit mask. Only applies to Run Time or Count.</w:t>
            </w:r>
            <w:r w:rsidR="00914C55">
              <w:rPr>
                <w:lang w:bidi="he-IL"/>
              </w:rPr>
              <w:t xml:space="preserve"> </w:t>
            </w:r>
            <w:proofErr w:type="spellStart"/>
            <w:r w:rsidR="00914C55">
              <w:rPr>
                <w:lang w:bidi="he-IL"/>
              </w:rPr>
              <w:t>Bit</w:t>
            </w:r>
            <w:proofErr w:type="spellEnd"/>
            <w:r w:rsidR="00914C55">
              <w:rPr>
                <w:lang w:bidi="he-IL"/>
              </w:rPr>
              <w:t xml:space="preserve"> 0 is state 0, bit 1 state 1 and so on. A state mask of 0 will result in no Run Time or Count updates.</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3D1407">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3D1407">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3D1407">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3D1407">
            <w:pPr>
              <w:pStyle w:val="TableText"/>
              <w:rPr>
                <w:lang w:bidi="he-IL"/>
              </w:rPr>
            </w:pPr>
            <w:r w:rsidRPr="00163DC5">
              <w:rPr>
                <w:lang w:bidi="he-IL"/>
              </w:rPr>
              <w:t>No</w:t>
            </w:r>
          </w:p>
        </w:tc>
        <w:tc>
          <w:tcPr>
            <w:tcW w:w="4037" w:type="dxa"/>
            <w:noWrap/>
            <w:hideMark/>
          </w:tcPr>
          <w:p w14:paraId="66390432" w14:textId="21EDEA64" w:rsidR="00122B46" w:rsidRPr="00163DC5" w:rsidRDefault="00122B46" w:rsidP="003D1407">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289" w:name="_Toc172098954"/>
      <w:r>
        <w:t>Minimum</w:t>
      </w:r>
      <w:bookmarkEnd w:id="289"/>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w:t>
      </w:r>
      <w:proofErr w:type="gramStart"/>
      <w:r>
        <w:t>time period</w:t>
      </w:r>
      <w:proofErr w:type="gramEnd"/>
      <w:r>
        <w:t>.</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290" w:name="_Toc172098955"/>
      <w:r>
        <w:t>Maximum</w:t>
      </w:r>
      <w:bookmarkEnd w:id="290"/>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w:t>
      </w:r>
      <w:proofErr w:type="gramStart"/>
      <w:r>
        <w:t>time period</w:t>
      </w:r>
      <w:proofErr w:type="gramEnd"/>
      <w:r>
        <w:t>.</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291" w:name="_Toc172098956"/>
      <w:r>
        <w:t>Mean</w:t>
      </w:r>
      <w:bookmarkEnd w:id="291"/>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w:t>
      </w:r>
      <w:proofErr w:type="gramStart"/>
      <w:r>
        <w:t>time period</w:t>
      </w:r>
      <w:proofErr w:type="gramEnd"/>
      <w:r>
        <w:t>.</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292" w:name="_Toc172098957"/>
      <w:r>
        <w:t xml:space="preserve">Standard </w:t>
      </w:r>
      <w:r w:rsidR="006B0494">
        <w:t>deviation</w:t>
      </w:r>
      <w:bookmarkEnd w:id="292"/>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293" w:name="_Toc172098958"/>
      <w:r>
        <w:lastRenderedPageBreak/>
        <w:t>Integral</w:t>
      </w:r>
      <w:bookmarkEnd w:id="293"/>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w:t>
      </w:r>
      <w:proofErr w:type="gramStart"/>
      <w:r>
        <w:t>time period</w:t>
      </w:r>
      <w:proofErr w:type="gramEnd"/>
      <w:r>
        <w:t>.</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w:t>
      </w:r>
      <w:proofErr w:type="gramStart"/>
      <w:r>
        <w:t>particular FD</w:t>
      </w:r>
      <w:proofErr w:type="gramEnd"/>
      <w:r>
        <w:t xml:space="preserve">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459AFDFC"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294" w:author="Mark Davison" w:date="2024-10-01T21:40:00Z" w16du:dateUtc="2024-10-01T20:40:00Z">
        <w:r w:rsidR="0089770E" w:rsidRPr="0089770E">
          <w:rPr>
            <w:rStyle w:val="Crossreference"/>
            <w:rPrChange w:id="295" w:author="Mark Davison" w:date="2024-10-01T21:40:00Z" w16du:dateUtc="2024-10-01T20:40:00Z">
              <w:rPr/>
            </w:rPrChange>
          </w:rPr>
          <w:t xml:space="preserve">Figure </w:t>
        </w:r>
        <w:r w:rsidR="0089770E" w:rsidRPr="0089770E">
          <w:rPr>
            <w:rStyle w:val="Crossreference"/>
            <w:rPrChange w:id="296" w:author="Mark Davison" w:date="2024-10-01T21:40:00Z" w16du:dateUtc="2024-10-01T20:40:00Z">
              <w:rPr>
                <w:noProof/>
              </w:rPr>
            </w:rPrChange>
          </w:rPr>
          <w:t>11</w:t>
        </w:r>
      </w:ins>
      <w:del w:id="297" w:author="Mark Davison" w:date="2024-10-01T21:40:00Z" w16du:dateUtc="2024-10-01T20:40:00Z">
        <w:r w:rsidR="0094133A" w:rsidRPr="00A8786E" w:rsidDel="0089770E">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33C0319A" w:rsidR="008D5866" w:rsidRDefault="008D5866" w:rsidP="008D5866">
      <w:pPr>
        <w:pStyle w:val="Caption"/>
      </w:pPr>
      <w:bookmarkStart w:id="298" w:name="_Ref161316465"/>
      <w:bookmarkStart w:id="299" w:name="_Toc170288638"/>
      <w:r>
        <w:t xml:space="preserve">Figure </w:t>
      </w:r>
      <w:r>
        <w:fldChar w:fldCharType="begin"/>
      </w:r>
      <w:r>
        <w:instrText xml:space="preserve"> SEQ Figure \* ARABIC </w:instrText>
      </w:r>
      <w:r>
        <w:fldChar w:fldCharType="separate"/>
      </w:r>
      <w:r w:rsidR="0089770E">
        <w:rPr>
          <w:noProof/>
        </w:rPr>
        <w:t>11</w:t>
      </w:r>
      <w:r>
        <w:rPr>
          <w:noProof/>
        </w:rPr>
        <w:fldChar w:fldCharType="end"/>
      </w:r>
      <w:bookmarkEnd w:id="298"/>
      <w:r>
        <w:tab/>
      </w:r>
      <w:r w:rsidRPr="008D5866">
        <w:t xml:space="preserve">Example of calculation of integral extended </w:t>
      </w:r>
      <w:r w:rsidR="00801C39">
        <w:t>p</w:t>
      </w:r>
      <w:r w:rsidRPr="008D5866">
        <w:t>oint value</w:t>
      </w:r>
      <w:bookmarkEnd w:id="299"/>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300" w:name="_Toc172098959"/>
      <w:r>
        <w:t>Rate of change</w:t>
      </w:r>
      <w:bookmarkEnd w:id="300"/>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w:t>
      </w:r>
      <w:proofErr w:type="gramStart"/>
      <w:r>
        <w:t>a period of time</w:t>
      </w:r>
      <w:proofErr w:type="gramEnd"/>
      <w:r>
        <w:t xml:space="preserv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 xml:space="preserve">The ROC </w:t>
      </w:r>
      <w:proofErr w:type="spellStart"/>
      <w:r>
        <w:t>timebase</w:t>
      </w:r>
      <w:proofErr w:type="spellEnd"/>
      <w:r>
        <w:t xml:space="preserv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28F00544"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89770E">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01" w:author="Mark Davison" w:date="2024-10-01T21:40:00Z" w16du:dateUtc="2024-10-01T20:40:00Z">
        <w:r w:rsidR="0089770E" w:rsidRPr="0089770E">
          <w:rPr>
            <w:rStyle w:val="Crossreference"/>
            <w:rPrChange w:id="302" w:author="Mark Davison" w:date="2024-10-01T21:40:00Z" w16du:dateUtc="2024-10-01T20:40:00Z">
              <w:rPr/>
            </w:rPrChange>
          </w:rPr>
          <w:t>Limit and control profiles</w:t>
        </w:r>
      </w:ins>
      <w:del w:id="303" w:author="Mark Davison" w:date="2024-10-01T21:40:00Z" w16du:dateUtc="2024-10-01T20:40:00Z">
        <w:r w:rsidR="0094133A" w:rsidRPr="00A8786E" w:rsidDel="0089770E">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304" w:name="_Toc172098960"/>
      <w:r>
        <w:lastRenderedPageBreak/>
        <w:t xml:space="preserve">State </w:t>
      </w:r>
      <w:r w:rsidR="006B0494">
        <w:t>counter</w:t>
      </w:r>
      <w:bookmarkEnd w:id="304"/>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w:t>
      </w:r>
      <w:proofErr w:type="gramStart"/>
      <w:r>
        <w:t>time period</w:t>
      </w:r>
      <w:proofErr w:type="gramEnd"/>
      <w:r>
        <w:t xml:space="preserve">.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w:t>
      </w:r>
      <w:proofErr w:type="gramStart"/>
      <w:r>
        <w:t>time period</w:t>
      </w:r>
      <w:proofErr w:type="gramEnd"/>
      <w:r>
        <w:t>.</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305" w:name="_Toc172098961"/>
      <w:r>
        <w:t xml:space="preserve">State </w:t>
      </w:r>
      <w:r w:rsidR="006B0494">
        <w:t>runtime</w:t>
      </w:r>
      <w:bookmarkEnd w:id="305"/>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w:t>
      </w:r>
      <w:proofErr w:type="gramStart"/>
      <w:r>
        <w:t>time period</w:t>
      </w:r>
      <w:proofErr w:type="gramEnd"/>
      <w:r>
        <w:t xml:space="preserve">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w:t>
      </w:r>
      <w:proofErr w:type="gramStart"/>
      <w:r>
        <w:t>time period</w:t>
      </w:r>
      <w:proofErr w:type="gramEnd"/>
      <w:r>
        <w:t>.</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306" w:name="_Ref161319455"/>
      <w:bookmarkStart w:id="307" w:name="_Toc172098962"/>
      <w:r w:rsidRPr="00E622A5">
        <w:t>Limit and control profiles</w:t>
      </w:r>
      <w:bookmarkEnd w:id="306"/>
      <w:bookmarkEnd w:id="307"/>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308" w:name="_Toc172098963"/>
      <w:r>
        <w:t xml:space="preserve">Limit </w:t>
      </w:r>
      <w:r w:rsidR="006B0494">
        <w:t>profiles</w:t>
      </w:r>
      <w:bookmarkEnd w:id="308"/>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42683145"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309" w:author="Mark Davison" w:date="2024-10-01T21:40:00Z" w16du:dateUtc="2024-10-01T20:40:00Z">
        <w:r w:rsidR="0089770E" w:rsidRPr="0089770E">
          <w:rPr>
            <w:rStyle w:val="Crossreference"/>
            <w:rPrChange w:id="310" w:author="Mark Davison" w:date="2024-10-01T21:40:00Z" w16du:dateUtc="2024-10-01T20:40:00Z">
              <w:rPr/>
            </w:rPrChange>
          </w:rPr>
          <w:t xml:space="preserve">Table </w:t>
        </w:r>
        <w:r w:rsidR="0089770E" w:rsidRPr="0089770E">
          <w:rPr>
            <w:rStyle w:val="Crossreference"/>
            <w:rPrChange w:id="311" w:author="Mark Davison" w:date="2024-10-01T21:40:00Z" w16du:dateUtc="2024-10-01T20:40:00Z">
              <w:rPr>
                <w:noProof/>
              </w:rPr>
            </w:rPrChange>
          </w:rPr>
          <w:t>20</w:t>
        </w:r>
      </w:ins>
      <w:del w:id="312" w:author="Mark Davison" w:date="2024-10-01T21:40:00Z" w16du:dateUtc="2024-10-01T20:40:00Z">
        <w:r w:rsidR="0094133A" w:rsidRPr="00A8786E" w:rsidDel="0089770E">
          <w:rPr>
            <w:rStyle w:val="Crossreference"/>
          </w:rPr>
          <w:delText>Table 20</w:delText>
        </w:r>
      </w:del>
      <w:r w:rsidRPr="003D567B">
        <w:rPr>
          <w:rStyle w:val="Crossreference"/>
        </w:rPr>
        <w:fldChar w:fldCharType="end"/>
      </w:r>
      <w:r>
        <w:t xml:space="preserve"> is used to define limit profiles within the object: </w:t>
      </w:r>
      <w:proofErr w:type="spellStart"/>
      <w:r w:rsidRPr="003D567B">
        <w:rPr>
          <w:b/>
          <w:bCs/>
        </w:rPr>
        <w:t>limitProfile</w:t>
      </w:r>
      <w:proofErr w:type="spellEnd"/>
      <w:r w:rsidR="00F024EF">
        <w:t>.</w:t>
      </w:r>
    </w:p>
    <w:p w14:paraId="3C36AE41" w14:textId="3A7546BD" w:rsidR="00E622A5" w:rsidRDefault="003D567B" w:rsidP="00163DC5">
      <w:pPr>
        <w:pStyle w:val="Caption"/>
        <w:keepNext/>
      </w:pPr>
      <w:bookmarkStart w:id="313" w:name="_Ref161319951"/>
      <w:bookmarkStart w:id="314" w:name="_Toc170288659"/>
      <w:r>
        <w:t xml:space="preserve">Table </w:t>
      </w:r>
      <w:r>
        <w:fldChar w:fldCharType="begin"/>
      </w:r>
      <w:r>
        <w:instrText xml:space="preserve"> SEQ Table \* ARABIC </w:instrText>
      </w:r>
      <w:r>
        <w:fldChar w:fldCharType="separate"/>
      </w:r>
      <w:r w:rsidR="0089770E">
        <w:rPr>
          <w:noProof/>
        </w:rPr>
        <w:t>20</w:t>
      </w:r>
      <w:r>
        <w:rPr>
          <w:noProof/>
        </w:rPr>
        <w:fldChar w:fldCharType="end"/>
      </w:r>
      <w:bookmarkEnd w:id="313"/>
      <w:r>
        <w:tab/>
      </w:r>
      <w:r w:rsidRPr="003D567B">
        <w:t xml:space="preserve">Information used in defining limit profiles for analogue and counter </w:t>
      </w:r>
      <w:r w:rsidR="00115B0F">
        <w:t>p</w:t>
      </w:r>
      <w:r w:rsidRPr="003D567B">
        <w:t>oints</w:t>
      </w:r>
      <w:bookmarkEnd w:id="314"/>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681676"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681676" w:rsidRDefault="003D567B" w:rsidP="003D567B">
            <w:pPr>
              <w:pStyle w:val="TableHeading"/>
              <w:rPr>
                <w:b/>
                <w:sz w:val="20"/>
                <w:szCs w:val="20"/>
              </w:rPr>
            </w:pPr>
            <w:r w:rsidRPr="00681676">
              <w:rPr>
                <w:b/>
                <w:sz w:val="20"/>
                <w:szCs w:val="20"/>
              </w:rPr>
              <w:t>Information</w:t>
            </w:r>
          </w:p>
        </w:tc>
        <w:tc>
          <w:tcPr>
            <w:tcW w:w="1265" w:type="dxa"/>
            <w:shd w:val="clear" w:color="auto" w:fill="5BABD3"/>
          </w:tcPr>
          <w:p w14:paraId="1D72C0AF" w14:textId="77777777" w:rsidR="003D567B" w:rsidRPr="00681676" w:rsidRDefault="003D567B" w:rsidP="003D567B">
            <w:pPr>
              <w:pStyle w:val="TableHeading"/>
              <w:rPr>
                <w:b/>
                <w:sz w:val="20"/>
                <w:szCs w:val="20"/>
              </w:rPr>
            </w:pPr>
            <w:r w:rsidRPr="00681676">
              <w:rPr>
                <w:b/>
                <w:sz w:val="20"/>
                <w:szCs w:val="20"/>
              </w:rPr>
              <w:t>Type</w:t>
            </w:r>
          </w:p>
        </w:tc>
        <w:tc>
          <w:tcPr>
            <w:tcW w:w="993" w:type="dxa"/>
            <w:shd w:val="clear" w:color="auto" w:fill="5BABD3"/>
          </w:tcPr>
          <w:p w14:paraId="5656BA03" w14:textId="77777777" w:rsidR="003D567B" w:rsidRPr="00681676" w:rsidRDefault="003D567B" w:rsidP="003D567B">
            <w:pPr>
              <w:pStyle w:val="TableHeading"/>
              <w:rPr>
                <w:b/>
                <w:sz w:val="20"/>
                <w:szCs w:val="20"/>
              </w:rPr>
            </w:pPr>
            <w:r w:rsidRPr="00681676">
              <w:rPr>
                <w:b/>
                <w:sz w:val="20"/>
                <w:szCs w:val="20"/>
              </w:rPr>
              <w:t>JSON Name</w:t>
            </w:r>
          </w:p>
        </w:tc>
        <w:tc>
          <w:tcPr>
            <w:tcW w:w="1417" w:type="dxa"/>
            <w:shd w:val="clear" w:color="auto" w:fill="5BABD3"/>
          </w:tcPr>
          <w:p w14:paraId="582AE705" w14:textId="77777777" w:rsidR="003D567B" w:rsidRPr="00681676" w:rsidRDefault="003D567B" w:rsidP="003D567B">
            <w:pPr>
              <w:pStyle w:val="TableHeading"/>
              <w:rPr>
                <w:b/>
                <w:sz w:val="20"/>
                <w:szCs w:val="20"/>
              </w:rPr>
            </w:pPr>
            <w:r w:rsidRPr="00681676">
              <w:rPr>
                <w:b/>
                <w:sz w:val="20"/>
                <w:szCs w:val="20"/>
              </w:rPr>
              <w:t>Mandatory</w:t>
            </w:r>
          </w:p>
        </w:tc>
        <w:tc>
          <w:tcPr>
            <w:tcW w:w="3832" w:type="dxa"/>
            <w:shd w:val="clear" w:color="auto" w:fill="5BABD3"/>
          </w:tcPr>
          <w:p w14:paraId="00ED942B" w14:textId="77777777" w:rsidR="003D567B" w:rsidRPr="00681676" w:rsidRDefault="003D567B" w:rsidP="003D567B">
            <w:pPr>
              <w:pStyle w:val="TableHeading"/>
              <w:rPr>
                <w:b/>
                <w:sz w:val="20"/>
                <w:szCs w:val="20"/>
              </w:rPr>
            </w:pPr>
            <w:r w:rsidRPr="00681676">
              <w:rPr>
                <w:b/>
                <w:sz w:val="20"/>
                <w:szCs w:val="20"/>
              </w:rPr>
              <w:t>Description</w:t>
            </w:r>
          </w:p>
        </w:tc>
      </w:tr>
      <w:tr w:rsidR="00270690" w:rsidRPr="00681676" w14:paraId="6222E561" w14:textId="77777777" w:rsidTr="00914C55">
        <w:trPr>
          <w:jc w:val="center"/>
        </w:trPr>
        <w:tc>
          <w:tcPr>
            <w:tcW w:w="0" w:type="dxa"/>
            <w:shd w:val="clear" w:color="auto" w:fill="auto"/>
          </w:tcPr>
          <w:p w14:paraId="57895C26" w14:textId="77777777" w:rsidR="003D567B" w:rsidRPr="00620BD5" w:rsidRDefault="003D567B" w:rsidP="003D1407">
            <w:pPr>
              <w:pStyle w:val="TableText"/>
            </w:pPr>
            <w:r w:rsidRPr="00620BD5">
              <w:t>Limit Profile Index</w:t>
            </w:r>
          </w:p>
        </w:tc>
        <w:tc>
          <w:tcPr>
            <w:tcW w:w="0" w:type="dxa"/>
            <w:shd w:val="clear" w:color="auto" w:fill="auto"/>
          </w:tcPr>
          <w:p w14:paraId="4BA0F85B" w14:textId="4B6F8218" w:rsidR="003D567B" w:rsidRPr="00620BD5" w:rsidRDefault="003C1168" w:rsidP="003D1407">
            <w:pPr>
              <w:pStyle w:val="TableText"/>
            </w:pPr>
            <w:r w:rsidRPr="00620BD5">
              <w:t>Integer</w:t>
            </w:r>
          </w:p>
        </w:tc>
        <w:tc>
          <w:tcPr>
            <w:tcW w:w="0" w:type="dxa"/>
            <w:shd w:val="clear" w:color="auto" w:fill="auto"/>
          </w:tcPr>
          <w:p w14:paraId="7964956B" w14:textId="77777777" w:rsidR="003D567B" w:rsidRPr="00620BD5" w:rsidRDefault="003D567B" w:rsidP="003D1407">
            <w:pPr>
              <w:pStyle w:val="TableText"/>
            </w:pPr>
            <w:proofErr w:type="spellStart"/>
            <w:r w:rsidRPr="00620BD5">
              <w:t>num</w:t>
            </w:r>
            <w:proofErr w:type="spellEnd"/>
          </w:p>
        </w:tc>
        <w:tc>
          <w:tcPr>
            <w:tcW w:w="0" w:type="dxa"/>
            <w:shd w:val="clear" w:color="auto" w:fill="auto"/>
          </w:tcPr>
          <w:p w14:paraId="22C52C53" w14:textId="77777777" w:rsidR="003D567B" w:rsidRPr="00620BD5" w:rsidRDefault="003D567B" w:rsidP="003D1407">
            <w:pPr>
              <w:pStyle w:val="TableText"/>
            </w:pPr>
            <w:r w:rsidRPr="00914C55">
              <w:t>Yes</w:t>
            </w:r>
          </w:p>
        </w:tc>
        <w:tc>
          <w:tcPr>
            <w:tcW w:w="0" w:type="dxa"/>
            <w:shd w:val="clear" w:color="auto" w:fill="auto"/>
          </w:tcPr>
          <w:p w14:paraId="014228C6" w14:textId="77777777" w:rsidR="003D567B" w:rsidRPr="00620BD5" w:rsidRDefault="003D567B" w:rsidP="003D1407">
            <w:pPr>
              <w:pStyle w:val="TableText"/>
            </w:pPr>
            <w:r w:rsidRPr="00620BD5">
              <w:t>An index for this limit.</w:t>
            </w:r>
          </w:p>
        </w:tc>
      </w:tr>
      <w:tr w:rsidR="00270690" w:rsidRPr="00681676" w14:paraId="3484E4E4" w14:textId="77777777" w:rsidTr="00914C55">
        <w:trPr>
          <w:jc w:val="center"/>
        </w:trPr>
        <w:tc>
          <w:tcPr>
            <w:tcW w:w="0" w:type="dxa"/>
            <w:shd w:val="clear" w:color="auto" w:fill="auto"/>
          </w:tcPr>
          <w:p w14:paraId="6FC6B5F2" w14:textId="77777777" w:rsidR="003D567B" w:rsidRPr="00620BD5" w:rsidRDefault="003D567B" w:rsidP="003D1407">
            <w:pPr>
              <w:pStyle w:val="TableText"/>
            </w:pPr>
            <w:r w:rsidRPr="00620BD5">
              <w:t>Values</w:t>
            </w:r>
          </w:p>
        </w:tc>
        <w:tc>
          <w:tcPr>
            <w:tcW w:w="0" w:type="dxa"/>
            <w:shd w:val="clear" w:color="auto" w:fill="auto"/>
          </w:tcPr>
          <w:p w14:paraId="353EE5F2" w14:textId="77777777" w:rsidR="003D567B" w:rsidRPr="00620BD5" w:rsidRDefault="003D567B" w:rsidP="003D1407">
            <w:pPr>
              <w:pStyle w:val="TableText"/>
            </w:pPr>
            <w:r w:rsidRPr="00620BD5">
              <w:t>Array of Numbers</w:t>
            </w:r>
          </w:p>
        </w:tc>
        <w:tc>
          <w:tcPr>
            <w:tcW w:w="0" w:type="dxa"/>
            <w:shd w:val="clear" w:color="auto" w:fill="auto"/>
          </w:tcPr>
          <w:p w14:paraId="49085772" w14:textId="77777777" w:rsidR="003D567B" w:rsidRPr="00620BD5" w:rsidRDefault="003D567B" w:rsidP="003D1407">
            <w:pPr>
              <w:pStyle w:val="TableText"/>
            </w:pPr>
            <w:r w:rsidRPr="00620BD5">
              <w:t>values</w:t>
            </w:r>
          </w:p>
        </w:tc>
        <w:tc>
          <w:tcPr>
            <w:tcW w:w="0" w:type="dxa"/>
            <w:shd w:val="clear" w:color="auto" w:fill="auto"/>
          </w:tcPr>
          <w:p w14:paraId="600F84C8" w14:textId="77777777" w:rsidR="003D567B" w:rsidRPr="00620BD5" w:rsidRDefault="003D567B" w:rsidP="003D1407">
            <w:pPr>
              <w:pStyle w:val="TableText"/>
            </w:pPr>
            <w:r w:rsidRPr="00620BD5">
              <w:t>Yes</w:t>
            </w:r>
          </w:p>
        </w:tc>
        <w:tc>
          <w:tcPr>
            <w:tcW w:w="0" w:type="dxa"/>
            <w:shd w:val="clear" w:color="auto" w:fill="auto"/>
          </w:tcPr>
          <w:p w14:paraId="4E65DABA" w14:textId="77777777" w:rsidR="003D567B" w:rsidRPr="00620BD5" w:rsidRDefault="003D567B" w:rsidP="003D1407">
            <w:pPr>
              <w:pStyle w:val="TableText"/>
            </w:pPr>
            <w:r w:rsidRPr="00620BD5">
              <w:t>Values array - first value applies at first time.</w:t>
            </w:r>
          </w:p>
        </w:tc>
      </w:tr>
      <w:tr w:rsidR="00270690" w:rsidRPr="00681676" w14:paraId="7193080F" w14:textId="77777777" w:rsidTr="00914C55">
        <w:trPr>
          <w:jc w:val="center"/>
        </w:trPr>
        <w:tc>
          <w:tcPr>
            <w:tcW w:w="0" w:type="dxa"/>
            <w:shd w:val="clear" w:color="auto" w:fill="auto"/>
          </w:tcPr>
          <w:p w14:paraId="694DD811" w14:textId="77777777" w:rsidR="003D567B" w:rsidRPr="00620BD5" w:rsidRDefault="003D567B" w:rsidP="003D1407">
            <w:pPr>
              <w:pStyle w:val="TableText"/>
            </w:pPr>
            <w:r w:rsidRPr="00620BD5">
              <w:t>Times</w:t>
            </w:r>
          </w:p>
        </w:tc>
        <w:tc>
          <w:tcPr>
            <w:tcW w:w="0" w:type="dxa"/>
            <w:shd w:val="clear" w:color="auto" w:fill="auto"/>
          </w:tcPr>
          <w:p w14:paraId="6A66EAD3" w14:textId="77777777" w:rsidR="003D567B" w:rsidRPr="00620BD5" w:rsidRDefault="003D567B" w:rsidP="003D1407">
            <w:pPr>
              <w:pStyle w:val="TableText"/>
            </w:pPr>
            <w:r w:rsidRPr="00620BD5">
              <w:t>Array of Integer</w:t>
            </w:r>
          </w:p>
        </w:tc>
        <w:tc>
          <w:tcPr>
            <w:tcW w:w="0" w:type="dxa"/>
            <w:shd w:val="clear" w:color="auto" w:fill="auto"/>
          </w:tcPr>
          <w:p w14:paraId="094B9B04" w14:textId="77777777" w:rsidR="003D567B" w:rsidRPr="00620BD5" w:rsidRDefault="003D567B" w:rsidP="003D1407">
            <w:pPr>
              <w:pStyle w:val="TableText"/>
            </w:pPr>
            <w:r w:rsidRPr="00620BD5">
              <w:t>times</w:t>
            </w:r>
          </w:p>
        </w:tc>
        <w:tc>
          <w:tcPr>
            <w:tcW w:w="0" w:type="dxa"/>
            <w:shd w:val="clear" w:color="auto" w:fill="auto"/>
          </w:tcPr>
          <w:p w14:paraId="34868D52" w14:textId="77777777" w:rsidR="003D567B" w:rsidRPr="00620BD5" w:rsidRDefault="003D567B" w:rsidP="003D1407">
            <w:pPr>
              <w:pStyle w:val="TableText"/>
            </w:pPr>
            <w:r w:rsidRPr="00620BD5">
              <w:t>Yes</w:t>
            </w:r>
          </w:p>
        </w:tc>
        <w:tc>
          <w:tcPr>
            <w:tcW w:w="0" w:type="dxa"/>
            <w:shd w:val="clear" w:color="auto" w:fill="auto"/>
          </w:tcPr>
          <w:p w14:paraId="28E8445A" w14:textId="77777777" w:rsidR="003D567B" w:rsidRPr="00620BD5" w:rsidRDefault="003D567B" w:rsidP="003D1407">
            <w:pPr>
              <w:pStyle w:val="TableText"/>
            </w:pPr>
            <w:r w:rsidRPr="00620BD5">
              <w:t>Times array - in milliseconds from start of day.</w:t>
            </w:r>
          </w:p>
        </w:tc>
      </w:tr>
      <w:tr w:rsidR="00270690" w:rsidRPr="00681676" w14:paraId="09DF71E6" w14:textId="77777777" w:rsidTr="00914C55">
        <w:trPr>
          <w:jc w:val="center"/>
        </w:trPr>
        <w:tc>
          <w:tcPr>
            <w:tcW w:w="0" w:type="dxa"/>
            <w:shd w:val="clear" w:color="auto" w:fill="auto"/>
          </w:tcPr>
          <w:p w14:paraId="30A91FB6" w14:textId="77777777" w:rsidR="003D567B" w:rsidRPr="00620BD5" w:rsidRDefault="003D567B" w:rsidP="003D1407">
            <w:pPr>
              <w:pStyle w:val="TableText"/>
            </w:pPr>
            <w:r w:rsidRPr="00620BD5">
              <w:t>Type</w:t>
            </w:r>
          </w:p>
        </w:tc>
        <w:tc>
          <w:tcPr>
            <w:tcW w:w="0" w:type="dxa"/>
            <w:shd w:val="clear" w:color="auto" w:fill="auto"/>
          </w:tcPr>
          <w:p w14:paraId="6332511F" w14:textId="77777777" w:rsidR="003D567B" w:rsidRPr="00620BD5" w:rsidRDefault="003D567B" w:rsidP="003D1407">
            <w:pPr>
              <w:pStyle w:val="TableText"/>
            </w:pPr>
            <w:r w:rsidRPr="00620BD5">
              <w:t>Integer</w:t>
            </w:r>
          </w:p>
        </w:tc>
        <w:tc>
          <w:tcPr>
            <w:tcW w:w="0" w:type="dxa"/>
            <w:shd w:val="clear" w:color="auto" w:fill="auto"/>
          </w:tcPr>
          <w:p w14:paraId="1C5F0175" w14:textId="77777777" w:rsidR="003D567B" w:rsidRPr="00620BD5" w:rsidRDefault="003D567B" w:rsidP="003D1407">
            <w:pPr>
              <w:pStyle w:val="TableText"/>
            </w:pPr>
            <w:r w:rsidRPr="00620BD5">
              <w:t>type</w:t>
            </w:r>
          </w:p>
        </w:tc>
        <w:tc>
          <w:tcPr>
            <w:tcW w:w="0" w:type="dxa"/>
            <w:shd w:val="clear" w:color="auto" w:fill="auto"/>
          </w:tcPr>
          <w:p w14:paraId="03C7AE43" w14:textId="77777777" w:rsidR="003D567B" w:rsidRPr="00620BD5" w:rsidRDefault="003D567B" w:rsidP="003D1407">
            <w:pPr>
              <w:pStyle w:val="TableText"/>
            </w:pPr>
            <w:r w:rsidRPr="00620BD5">
              <w:t>No</w:t>
            </w:r>
          </w:p>
        </w:tc>
        <w:tc>
          <w:tcPr>
            <w:tcW w:w="0" w:type="dxa"/>
            <w:shd w:val="clear" w:color="auto" w:fill="auto"/>
          </w:tcPr>
          <w:p w14:paraId="1E750221" w14:textId="77777777" w:rsidR="003D567B" w:rsidRPr="00620BD5" w:rsidRDefault="003D567B" w:rsidP="003D1407">
            <w:pPr>
              <w:pStyle w:val="TableText"/>
            </w:pPr>
            <w:r w:rsidRPr="00620BD5">
              <w:t>Whether the profile is stepped (0) or linear (1). Stepped is 'step first'. Stepped is the default.</w:t>
            </w:r>
          </w:p>
        </w:tc>
      </w:tr>
      <w:tr w:rsidR="00270690" w:rsidRPr="00681676" w14:paraId="52FA90BC" w14:textId="77777777" w:rsidTr="00914C55">
        <w:trPr>
          <w:jc w:val="center"/>
        </w:trPr>
        <w:tc>
          <w:tcPr>
            <w:tcW w:w="0" w:type="dxa"/>
            <w:shd w:val="clear" w:color="auto" w:fill="auto"/>
          </w:tcPr>
          <w:p w14:paraId="5C214A16" w14:textId="77777777" w:rsidR="003D567B" w:rsidRPr="00620BD5" w:rsidRDefault="003D567B" w:rsidP="003D1407">
            <w:pPr>
              <w:pStyle w:val="TableText"/>
            </w:pPr>
            <w:r w:rsidRPr="00620BD5">
              <w:t xml:space="preserve">Interpolate </w:t>
            </w:r>
          </w:p>
        </w:tc>
        <w:tc>
          <w:tcPr>
            <w:tcW w:w="0" w:type="dxa"/>
            <w:shd w:val="clear" w:color="auto" w:fill="auto"/>
          </w:tcPr>
          <w:p w14:paraId="04241D6A" w14:textId="77777777" w:rsidR="003D567B" w:rsidRPr="00620BD5" w:rsidRDefault="003D567B" w:rsidP="003D1407">
            <w:pPr>
              <w:pStyle w:val="TableText"/>
            </w:pPr>
            <w:r w:rsidRPr="00620BD5">
              <w:t>Integer</w:t>
            </w:r>
          </w:p>
        </w:tc>
        <w:tc>
          <w:tcPr>
            <w:tcW w:w="0" w:type="dxa"/>
            <w:shd w:val="clear" w:color="auto" w:fill="auto"/>
          </w:tcPr>
          <w:p w14:paraId="788922CD" w14:textId="77777777" w:rsidR="003D567B" w:rsidRPr="00620BD5" w:rsidRDefault="003D567B" w:rsidP="003D1407">
            <w:pPr>
              <w:pStyle w:val="TableText"/>
            </w:pPr>
            <w:r w:rsidRPr="00620BD5">
              <w:t>inter</w:t>
            </w:r>
          </w:p>
        </w:tc>
        <w:tc>
          <w:tcPr>
            <w:tcW w:w="0" w:type="dxa"/>
            <w:shd w:val="clear" w:color="auto" w:fill="auto"/>
          </w:tcPr>
          <w:p w14:paraId="400914A0" w14:textId="77777777" w:rsidR="003D567B" w:rsidRPr="00620BD5" w:rsidRDefault="003D567B" w:rsidP="003D1407">
            <w:pPr>
              <w:pStyle w:val="TableText"/>
            </w:pPr>
            <w:r w:rsidRPr="00620BD5">
              <w:t>No</w:t>
            </w:r>
          </w:p>
        </w:tc>
        <w:tc>
          <w:tcPr>
            <w:tcW w:w="0" w:type="dxa"/>
            <w:shd w:val="clear" w:color="auto" w:fill="auto"/>
          </w:tcPr>
          <w:p w14:paraId="3769053C" w14:textId="26B279D5" w:rsidR="003D567B" w:rsidRPr="00620BD5" w:rsidRDefault="003D567B" w:rsidP="003D1407">
            <w:pPr>
              <w:pStyle w:val="TableText"/>
            </w:pPr>
            <w:r w:rsidRPr="00620BD5">
              <w:t xml:space="preserve">The interpolation time (in milliseconds) is the </w:t>
            </w:r>
            <w:proofErr w:type="gramStart"/>
            <w:r w:rsidRPr="00620BD5">
              <w:t>time period</w:t>
            </w:r>
            <w:proofErr w:type="gramEnd"/>
            <w:r w:rsidRPr="00620BD5">
              <w:t xml:space="preserve"> used to compute a new value for the profile, interpolating between two profile </w:t>
            </w:r>
            <w:r w:rsidR="009A4FE4" w:rsidRPr="00620BD5">
              <w:t>point</w:t>
            </w:r>
            <w:r w:rsidRPr="00620BD5">
              <w:t>s.</w:t>
            </w:r>
            <w:r w:rsidR="005A4693" w:rsidRPr="00620BD5">
              <w:t xml:space="preserve"> </w:t>
            </w:r>
            <w:r w:rsidRPr="00620BD5">
              <w:t>If set to 0 then no interpolation is performed. Applies to control values.</w:t>
            </w:r>
          </w:p>
        </w:tc>
      </w:tr>
    </w:tbl>
    <w:p w14:paraId="78A58E5A" w14:textId="77777777" w:rsidR="003D567B" w:rsidRDefault="003D567B" w:rsidP="003D567B">
      <w:pPr>
        <w:pStyle w:val="BodyText"/>
      </w:pPr>
    </w:p>
    <w:p w14:paraId="6448DC3F" w14:textId="77777777" w:rsidR="00382767" w:rsidRDefault="00382767" w:rsidP="003D567B">
      <w:pPr>
        <w:pStyle w:val="BodyText"/>
      </w:pPr>
    </w:p>
    <w:p w14:paraId="3A8CEB89" w14:textId="28C3E02A" w:rsidR="003D567B" w:rsidRDefault="003D567B" w:rsidP="001725CA">
      <w:pPr>
        <w:pStyle w:val="Heading3"/>
      </w:pPr>
      <w:bookmarkStart w:id="315" w:name="_Toc172098964"/>
      <w:r>
        <w:t xml:space="preserve">Control </w:t>
      </w:r>
      <w:r w:rsidR="006B0494">
        <w:t>profiles</w:t>
      </w:r>
      <w:bookmarkEnd w:id="315"/>
    </w:p>
    <w:p w14:paraId="0A4B768C" w14:textId="56C22B41"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316" w:author="Mark Davison" w:date="2024-10-01T21:40:00Z" w16du:dateUtc="2024-10-01T20:40:00Z">
        <w:r w:rsidR="0089770E" w:rsidRPr="0089770E">
          <w:rPr>
            <w:rStyle w:val="Crossreference"/>
            <w:rPrChange w:id="317" w:author="Mark Davison" w:date="2024-10-01T21:40:00Z" w16du:dateUtc="2024-10-01T20:40:00Z">
              <w:rPr/>
            </w:rPrChange>
          </w:rPr>
          <w:t xml:space="preserve">Table </w:t>
        </w:r>
        <w:r w:rsidR="0089770E" w:rsidRPr="0089770E">
          <w:rPr>
            <w:rStyle w:val="Crossreference"/>
            <w:rPrChange w:id="318" w:author="Mark Davison" w:date="2024-10-01T21:40:00Z" w16du:dateUtc="2024-10-01T20:40:00Z">
              <w:rPr>
                <w:noProof/>
              </w:rPr>
            </w:rPrChange>
          </w:rPr>
          <w:t>21</w:t>
        </w:r>
      </w:ins>
      <w:del w:id="319" w:author="Mark Davison" w:date="2024-10-01T21:40:00Z" w16du:dateUtc="2024-10-01T20:40:00Z">
        <w:r w:rsidR="0094133A" w:rsidRPr="00A8786E" w:rsidDel="0089770E">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proofErr w:type="spellStart"/>
      <w:r w:rsidRPr="003D567B">
        <w:rPr>
          <w:b/>
          <w:bCs/>
        </w:rPr>
        <w:t>controlProfile</w:t>
      </w:r>
      <w:proofErr w:type="spellEnd"/>
      <w:r w:rsidR="004974C2">
        <w:t>.</w:t>
      </w:r>
    </w:p>
    <w:p w14:paraId="20B39DF2" w14:textId="6801E1AD" w:rsidR="003D567B" w:rsidRDefault="003D567B" w:rsidP="003D567B">
      <w:pPr>
        <w:pStyle w:val="Caption"/>
      </w:pPr>
      <w:bookmarkStart w:id="320" w:name="_Ref161319984"/>
      <w:bookmarkStart w:id="321" w:name="_Toc170288660"/>
      <w:r>
        <w:t xml:space="preserve">Table </w:t>
      </w:r>
      <w:r>
        <w:fldChar w:fldCharType="begin"/>
      </w:r>
      <w:r>
        <w:instrText xml:space="preserve"> SEQ Table \* ARABIC </w:instrText>
      </w:r>
      <w:r>
        <w:fldChar w:fldCharType="separate"/>
      </w:r>
      <w:r w:rsidR="0089770E">
        <w:rPr>
          <w:noProof/>
        </w:rPr>
        <w:t>21</w:t>
      </w:r>
      <w:r>
        <w:rPr>
          <w:noProof/>
        </w:rPr>
        <w:fldChar w:fldCharType="end"/>
      </w:r>
      <w:bookmarkEnd w:id="320"/>
      <w:r>
        <w:tab/>
      </w:r>
      <w:r w:rsidRPr="003D567B">
        <w:t xml:space="preserve"> Information used in defining a control profile</w:t>
      </w:r>
      <w:bookmarkEnd w:id="321"/>
    </w:p>
    <w:tbl>
      <w:tblPr>
        <w:tblStyle w:val="LucidTable13"/>
        <w:tblW w:w="9072" w:type="dxa"/>
        <w:jc w:val="center"/>
        <w:tblLook w:val="04A0" w:firstRow="1" w:lastRow="0" w:firstColumn="1" w:lastColumn="0" w:noHBand="0" w:noVBand="1"/>
      </w:tblPr>
      <w:tblGrid>
        <w:gridCol w:w="1591"/>
        <w:gridCol w:w="1013"/>
        <w:gridCol w:w="1252"/>
        <w:gridCol w:w="1355"/>
        <w:gridCol w:w="3861"/>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3D1407">
            <w:pPr>
              <w:pStyle w:val="TableText"/>
            </w:pPr>
            <w:r w:rsidRPr="00163DC5">
              <w:t>Parent Point</w:t>
            </w:r>
          </w:p>
        </w:tc>
        <w:tc>
          <w:tcPr>
            <w:tcW w:w="1032" w:type="dxa"/>
          </w:tcPr>
          <w:p w14:paraId="32965023" w14:textId="77777777" w:rsidR="00270690" w:rsidRPr="00163DC5" w:rsidRDefault="00270690" w:rsidP="003D1407">
            <w:pPr>
              <w:pStyle w:val="TableText"/>
            </w:pPr>
            <w:r w:rsidRPr="00163DC5">
              <w:t>Integer</w:t>
            </w:r>
          </w:p>
        </w:tc>
        <w:tc>
          <w:tcPr>
            <w:tcW w:w="932" w:type="dxa"/>
          </w:tcPr>
          <w:p w14:paraId="4B8D2974" w14:textId="77777777" w:rsidR="00270690" w:rsidRPr="00163DC5" w:rsidRDefault="00270690" w:rsidP="003D1407">
            <w:pPr>
              <w:pStyle w:val="TableText"/>
            </w:pPr>
            <w:r w:rsidRPr="00163DC5">
              <w:t>parent</w:t>
            </w:r>
          </w:p>
        </w:tc>
        <w:tc>
          <w:tcPr>
            <w:tcW w:w="1239" w:type="dxa"/>
          </w:tcPr>
          <w:p w14:paraId="017C1FB6" w14:textId="77777777" w:rsidR="00270690" w:rsidRPr="00163DC5" w:rsidRDefault="00270690" w:rsidP="003D1407">
            <w:pPr>
              <w:pStyle w:val="TableText"/>
            </w:pPr>
            <w:r w:rsidRPr="00163DC5">
              <w:t>Yes</w:t>
            </w:r>
          </w:p>
        </w:tc>
        <w:tc>
          <w:tcPr>
            <w:tcW w:w="4204" w:type="dxa"/>
          </w:tcPr>
          <w:p w14:paraId="11D9310F" w14:textId="27F8A9E3" w:rsidR="00270690" w:rsidRPr="00163DC5" w:rsidRDefault="00270690" w:rsidP="003D1407">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3D1407">
            <w:pPr>
              <w:pStyle w:val="TableText"/>
            </w:pPr>
            <w:r w:rsidRPr="00163DC5">
              <w:t>Parent Type</w:t>
            </w:r>
          </w:p>
        </w:tc>
        <w:tc>
          <w:tcPr>
            <w:tcW w:w="1032" w:type="dxa"/>
          </w:tcPr>
          <w:p w14:paraId="7DDB2786" w14:textId="77777777" w:rsidR="00270690" w:rsidRPr="00163DC5" w:rsidRDefault="00270690" w:rsidP="003D1407">
            <w:pPr>
              <w:pStyle w:val="TableText"/>
            </w:pPr>
            <w:r w:rsidRPr="00163DC5">
              <w:t>String</w:t>
            </w:r>
          </w:p>
        </w:tc>
        <w:tc>
          <w:tcPr>
            <w:tcW w:w="932" w:type="dxa"/>
          </w:tcPr>
          <w:p w14:paraId="5B884E1E" w14:textId="77777777" w:rsidR="00270690" w:rsidRPr="00163DC5" w:rsidRDefault="00270690" w:rsidP="003D1407">
            <w:pPr>
              <w:pStyle w:val="TableText"/>
            </w:pPr>
            <w:proofErr w:type="spellStart"/>
            <w:r w:rsidRPr="00163DC5">
              <w:t>parentType</w:t>
            </w:r>
            <w:proofErr w:type="spellEnd"/>
          </w:p>
        </w:tc>
        <w:tc>
          <w:tcPr>
            <w:tcW w:w="1239" w:type="dxa"/>
          </w:tcPr>
          <w:p w14:paraId="1729BA47" w14:textId="77777777" w:rsidR="00270690" w:rsidRPr="00163DC5" w:rsidRDefault="00270690" w:rsidP="003D1407">
            <w:pPr>
              <w:pStyle w:val="TableText"/>
            </w:pPr>
            <w:r w:rsidRPr="00163DC5">
              <w:t>Yes</w:t>
            </w:r>
          </w:p>
        </w:tc>
        <w:tc>
          <w:tcPr>
            <w:tcW w:w="4204" w:type="dxa"/>
          </w:tcPr>
          <w:p w14:paraId="36DC066B" w14:textId="77777777" w:rsidR="00270690" w:rsidRPr="00163DC5" w:rsidRDefault="00270690" w:rsidP="003D1407">
            <w:pPr>
              <w:pStyle w:val="TableText"/>
            </w:pPr>
            <w:r w:rsidRPr="00163DC5">
              <w:t>“</w:t>
            </w:r>
            <w:proofErr w:type="spellStart"/>
            <w:r w:rsidRPr="00163DC5">
              <w:t>ao</w:t>
            </w:r>
            <w:proofErr w:type="spellEnd"/>
            <w:r w:rsidRPr="00163DC5">
              <w:t>” or “</w:t>
            </w:r>
            <w:proofErr w:type="spellStart"/>
            <w:r w:rsidRPr="00163DC5">
              <w:t>bo</w:t>
            </w:r>
            <w:proofErr w:type="spellEnd"/>
            <w:r w:rsidRPr="00163DC5">
              <w:t>”</w:t>
            </w:r>
          </w:p>
        </w:tc>
      </w:tr>
      <w:tr w:rsidR="00270690" w:rsidRPr="00163DC5" w14:paraId="75485E26" w14:textId="77777777" w:rsidTr="00270690">
        <w:trPr>
          <w:jc w:val="center"/>
        </w:trPr>
        <w:tc>
          <w:tcPr>
            <w:tcW w:w="1609" w:type="dxa"/>
          </w:tcPr>
          <w:p w14:paraId="38308C85" w14:textId="77777777" w:rsidR="00270690" w:rsidRPr="00163DC5" w:rsidRDefault="00270690" w:rsidP="003D1407">
            <w:pPr>
              <w:pStyle w:val="TableText"/>
            </w:pPr>
            <w:r w:rsidRPr="00163DC5">
              <w:t>Control Profile Index</w:t>
            </w:r>
          </w:p>
        </w:tc>
        <w:tc>
          <w:tcPr>
            <w:tcW w:w="1032" w:type="dxa"/>
          </w:tcPr>
          <w:p w14:paraId="398B90D3" w14:textId="56838660" w:rsidR="00270690" w:rsidRPr="00163DC5" w:rsidRDefault="003C1168" w:rsidP="003D1407">
            <w:pPr>
              <w:pStyle w:val="TableText"/>
            </w:pPr>
            <w:r>
              <w:t>Integer</w:t>
            </w:r>
          </w:p>
        </w:tc>
        <w:tc>
          <w:tcPr>
            <w:tcW w:w="932" w:type="dxa"/>
          </w:tcPr>
          <w:p w14:paraId="3A3FC592" w14:textId="77777777" w:rsidR="00270690" w:rsidRPr="00163DC5" w:rsidRDefault="00270690" w:rsidP="003D1407">
            <w:pPr>
              <w:pStyle w:val="TableText"/>
            </w:pPr>
            <w:proofErr w:type="spellStart"/>
            <w:r w:rsidRPr="00163DC5">
              <w:t>num</w:t>
            </w:r>
            <w:proofErr w:type="spellEnd"/>
          </w:p>
        </w:tc>
        <w:tc>
          <w:tcPr>
            <w:tcW w:w="1239" w:type="dxa"/>
          </w:tcPr>
          <w:p w14:paraId="3B8B407D" w14:textId="77777777" w:rsidR="00270690" w:rsidRPr="00163DC5" w:rsidRDefault="00270690" w:rsidP="003D1407">
            <w:pPr>
              <w:pStyle w:val="TableText"/>
            </w:pPr>
            <w:r w:rsidRPr="00163DC5">
              <w:t>Yes</w:t>
            </w:r>
          </w:p>
        </w:tc>
        <w:tc>
          <w:tcPr>
            <w:tcW w:w="4204" w:type="dxa"/>
          </w:tcPr>
          <w:p w14:paraId="6835DC11" w14:textId="15DA5FC9" w:rsidR="00270690" w:rsidRPr="00163DC5" w:rsidRDefault="00270690" w:rsidP="003D1407">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3D1407">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3D1407">
            <w:pPr>
              <w:pStyle w:val="TableText"/>
            </w:pPr>
            <w:r w:rsidRPr="00163DC5">
              <w:t>String</w:t>
            </w:r>
          </w:p>
        </w:tc>
        <w:tc>
          <w:tcPr>
            <w:tcW w:w="932" w:type="dxa"/>
          </w:tcPr>
          <w:p w14:paraId="0040B69B" w14:textId="77777777" w:rsidR="00270690" w:rsidRPr="00163DC5" w:rsidRDefault="00270690" w:rsidP="003D1407">
            <w:pPr>
              <w:pStyle w:val="TableText"/>
            </w:pPr>
            <w:r w:rsidRPr="00163DC5">
              <w:t>name</w:t>
            </w:r>
          </w:p>
        </w:tc>
        <w:tc>
          <w:tcPr>
            <w:tcW w:w="1239" w:type="dxa"/>
          </w:tcPr>
          <w:p w14:paraId="4DAA099C" w14:textId="77777777" w:rsidR="00270690" w:rsidRPr="00163DC5" w:rsidRDefault="00270690" w:rsidP="003D1407">
            <w:pPr>
              <w:pStyle w:val="TableText"/>
            </w:pPr>
            <w:r w:rsidRPr="00163DC5">
              <w:t>No</w:t>
            </w:r>
          </w:p>
        </w:tc>
        <w:tc>
          <w:tcPr>
            <w:tcW w:w="4204" w:type="dxa"/>
          </w:tcPr>
          <w:p w14:paraId="0F3F9372" w14:textId="74B0DE59" w:rsidR="00270690" w:rsidRPr="00163DC5" w:rsidRDefault="00270690" w:rsidP="003D1407">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3D1407">
            <w:pPr>
              <w:pStyle w:val="TableText"/>
            </w:pPr>
            <w:r w:rsidRPr="00163DC5">
              <w:t xml:space="preserve">Monday </w:t>
            </w:r>
            <w:r w:rsidR="00833682">
              <w:t>P</w:t>
            </w:r>
            <w:r w:rsidR="00833682" w:rsidRPr="00163DC5">
              <w:t>rofile</w:t>
            </w:r>
          </w:p>
        </w:tc>
        <w:tc>
          <w:tcPr>
            <w:tcW w:w="1032" w:type="dxa"/>
          </w:tcPr>
          <w:p w14:paraId="1D1CD21B" w14:textId="0EC6F6C8" w:rsidR="00270690" w:rsidRPr="00163DC5" w:rsidRDefault="003C1168" w:rsidP="003D1407">
            <w:pPr>
              <w:pStyle w:val="TableText"/>
            </w:pPr>
            <w:r>
              <w:t>Integer</w:t>
            </w:r>
          </w:p>
        </w:tc>
        <w:tc>
          <w:tcPr>
            <w:tcW w:w="932" w:type="dxa"/>
          </w:tcPr>
          <w:p w14:paraId="75B50CE1" w14:textId="77777777" w:rsidR="00270690" w:rsidRPr="00163DC5" w:rsidRDefault="00270690" w:rsidP="003D1407">
            <w:pPr>
              <w:pStyle w:val="TableText"/>
            </w:pPr>
            <w:proofErr w:type="spellStart"/>
            <w:r w:rsidRPr="00163DC5">
              <w:t>mon</w:t>
            </w:r>
            <w:proofErr w:type="spellEnd"/>
          </w:p>
        </w:tc>
        <w:tc>
          <w:tcPr>
            <w:tcW w:w="1239" w:type="dxa"/>
          </w:tcPr>
          <w:p w14:paraId="3DBC00FC" w14:textId="77777777" w:rsidR="00270690" w:rsidRPr="00163DC5" w:rsidRDefault="00270690" w:rsidP="003D1407">
            <w:pPr>
              <w:pStyle w:val="TableText"/>
            </w:pPr>
            <w:r w:rsidRPr="00163DC5">
              <w:t>No</w:t>
            </w:r>
          </w:p>
        </w:tc>
        <w:tc>
          <w:tcPr>
            <w:tcW w:w="4204" w:type="dxa"/>
          </w:tcPr>
          <w:p w14:paraId="707E9717" w14:textId="77777777" w:rsidR="00270690" w:rsidRPr="00163DC5" w:rsidRDefault="00270690" w:rsidP="003D1407">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3D1407">
            <w:pPr>
              <w:pStyle w:val="TableText"/>
            </w:pPr>
            <w:r w:rsidRPr="00163DC5">
              <w:t xml:space="preserve">Tuesday </w:t>
            </w:r>
            <w:r w:rsidR="00833682">
              <w:t>P</w:t>
            </w:r>
            <w:r w:rsidR="00833682" w:rsidRPr="00163DC5">
              <w:t>rofile</w:t>
            </w:r>
          </w:p>
        </w:tc>
        <w:tc>
          <w:tcPr>
            <w:tcW w:w="1032" w:type="dxa"/>
          </w:tcPr>
          <w:p w14:paraId="3B30153E" w14:textId="01F616CD" w:rsidR="00270690" w:rsidRPr="00163DC5" w:rsidRDefault="003C1168" w:rsidP="003D1407">
            <w:pPr>
              <w:pStyle w:val="TableText"/>
            </w:pPr>
            <w:r>
              <w:t>Integer</w:t>
            </w:r>
          </w:p>
        </w:tc>
        <w:tc>
          <w:tcPr>
            <w:tcW w:w="932" w:type="dxa"/>
          </w:tcPr>
          <w:p w14:paraId="3EABCA4F" w14:textId="77777777" w:rsidR="00270690" w:rsidRPr="00163DC5" w:rsidRDefault="00270690" w:rsidP="003D1407">
            <w:pPr>
              <w:pStyle w:val="TableText"/>
            </w:pPr>
            <w:proofErr w:type="spellStart"/>
            <w:r w:rsidRPr="00163DC5">
              <w:t>tue</w:t>
            </w:r>
            <w:proofErr w:type="spellEnd"/>
          </w:p>
        </w:tc>
        <w:tc>
          <w:tcPr>
            <w:tcW w:w="1239" w:type="dxa"/>
          </w:tcPr>
          <w:p w14:paraId="5F7D09EB" w14:textId="77777777" w:rsidR="00270690" w:rsidRPr="00163DC5" w:rsidRDefault="00270690" w:rsidP="003D1407">
            <w:pPr>
              <w:pStyle w:val="TableText"/>
            </w:pPr>
            <w:r w:rsidRPr="00163DC5">
              <w:t>No</w:t>
            </w:r>
          </w:p>
        </w:tc>
        <w:tc>
          <w:tcPr>
            <w:tcW w:w="4204" w:type="dxa"/>
          </w:tcPr>
          <w:p w14:paraId="5AF278AD" w14:textId="77777777" w:rsidR="00270690" w:rsidRPr="00163DC5" w:rsidRDefault="00270690" w:rsidP="003D1407">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3D1407">
            <w:pPr>
              <w:pStyle w:val="TableText"/>
            </w:pPr>
            <w:r w:rsidRPr="00163DC5">
              <w:t xml:space="preserve">Wednesday </w:t>
            </w:r>
            <w:r w:rsidR="00833682">
              <w:t>P</w:t>
            </w:r>
            <w:r w:rsidR="00833682" w:rsidRPr="00163DC5">
              <w:t>rofile</w:t>
            </w:r>
          </w:p>
        </w:tc>
        <w:tc>
          <w:tcPr>
            <w:tcW w:w="1032" w:type="dxa"/>
          </w:tcPr>
          <w:p w14:paraId="73E537ED" w14:textId="58D5562B" w:rsidR="00270690" w:rsidRPr="00163DC5" w:rsidRDefault="003C1168" w:rsidP="003D1407">
            <w:pPr>
              <w:pStyle w:val="TableText"/>
            </w:pPr>
            <w:r>
              <w:t>Integer</w:t>
            </w:r>
          </w:p>
        </w:tc>
        <w:tc>
          <w:tcPr>
            <w:tcW w:w="932" w:type="dxa"/>
          </w:tcPr>
          <w:p w14:paraId="3B9F6886" w14:textId="77777777" w:rsidR="00270690" w:rsidRPr="00163DC5" w:rsidRDefault="00270690" w:rsidP="003D1407">
            <w:pPr>
              <w:pStyle w:val="TableText"/>
            </w:pPr>
            <w:r w:rsidRPr="00163DC5">
              <w:t>wed</w:t>
            </w:r>
          </w:p>
        </w:tc>
        <w:tc>
          <w:tcPr>
            <w:tcW w:w="1239" w:type="dxa"/>
          </w:tcPr>
          <w:p w14:paraId="6D79A608" w14:textId="77777777" w:rsidR="00270690" w:rsidRPr="00163DC5" w:rsidRDefault="00270690" w:rsidP="003D1407">
            <w:pPr>
              <w:pStyle w:val="TableText"/>
            </w:pPr>
            <w:r w:rsidRPr="00163DC5">
              <w:t>No</w:t>
            </w:r>
          </w:p>
        </w:tc>
        <w:tc>
          <w:tcPr>
            <w:tcW w:w="4204" w:type="dxa"/>
          </w:tcPr>
          <w:p w14:paraId="6EE37A70" w14:textId="77777777" w:rsidR="00270690" w:rsidRPr="00163DC5" w:rsidRDefault="00270690" w:rsidP="003D1407">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3D1407">
            <w:pPr>
              <w:pStyle w:val="TableText"/>
            </w:pPr>
            <w:r w:rsidRPr="00163DC5">
              <w:t xml:space="preserve">Thursday </w:t>
            </w:r>
            <w:r w:rsidR="00833682">
              <w:t>P</w:t>
            </w:r>
            <w:r w:rsidR="00833682" w:rsidRPr="00163DC5">
              <w:t>rofile</w:t>
            </w:r>
          </w:p>
        </w:tc>
        <w:tc>
          <w:tcPr>
            <w:tcW w:w="1032" w:type="dxa"/>
          </w:tcPr>
          <w:p w14:paraId="2E9872C1" w14:textId="0B578319" w:rsidR="00270690" w:rsidRPr="00163DC5" w:rsidRDefault="003C1168" w:rsidP="003D1407">
            <w:pPr>
              <w:pStyle w:val="TableText"/>
            </w:pPr>
            <w:r>
              <w:t>Integer</w:t>
            </w:r>
          </w:p>
        </w:tc>
        <w:tc>
          <w:tcPr>
            <w:tcW w:w="932" w:type="dxa"/>
          </w:tcPr>
          <w:p w14:paraId="29772504" w14:textId="77777777" w:rsidR="00270690" w:rsidRPr="00163DC5" w:rsidRDefault="00270690" w:rsidP="003D1407">
            <w:pPr>
              <w:pStyle w:val="TableText"/>
            </w:pPr>
            <w:proofErr w:type="spellStart"/>
            <w:r w:rsidRPr="00163DC5">
              <w:t>thu</w:t>
            </w:r>
            <w:proofErr w:type="spellEnd"/>
          </w:p>
        </w:tc>
        <w:tc>
          <w:tcPr>
            <w:tcW w:w="1239" w:type="dxa"/>
          </w:tcPr>
          <w:p w14:paraId="5AD3C831" w14:textId="77777777" w:rsidR="00270690" w:rsidRPr="00163DC5" w:rsidRDefault="00270690" w:rsidP="003D1407">
            <w:pPr>
              <w:pStyle w:val="TableText"/>
            </w:pPr>
            <w:r w:rsidRPr="00163DC5">
              <w:t>No</w:t>
            </w:r>
          </w:p>
        </w:tc>
        <w:tc>
          <w:tcPr>
            <w:tcW w:w="4204" w:type="dxa"/>
          </w:tcPr>
          <w:p w14:paraId="09B3F36B" w14:textId="77777777" w:rsidR="00270690" w:rsidRPr="00163DC5" w:rsidRDefault="00270690" w:rsidP="003D1407">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3D1407">
            <w:pPr>
              <w:pStyle w:val="TableText"/>
            </w:pPr>
            <w:r w:rsidRPr="00163DC5">
              <w:t xml:space="preserve">Friday </w:t>
            </w:r>
            <w:r w:rsidR="00833682">
              <w:t>P</w:t>
            </w:r>
            <w:r w:rsidR="00833682" w:rsidRPr="00163DC5">
              <w:t>rofile</w:t>
            </w:r>
          </w:p>
        </w:tc>
        <w:tc>
          <w:tcPr>
            <w:tcW w:w="1032" w:type="dxa"/>
          </w:tcPr>
          <w:p w14:paraId="0970618F" w14:textId="374D0789" w:rsidR="00270690" w:rsidRPr="00163DC5" w:rsidRDefault="003C1168" w:rsidP="003D1407">
            <w:pPr>
              <w:pStyle w:val="TableText"/>
            </w:pPr>
            <w:r>
              <w:t>Integer</w:t>
            </w:r>
          </w:p>
        </w:tc>
        <w:tc>
          <w:tcPr>
            <w:tcW w:w="932" w:type="dxa"/>
          </w:tcPr>
          <w:p w14:paraId="375B6086" w14:textId="77777777" w:rsidR="00270690" w:rsidRPr="00163DC5" w:rsidRDefault="00270690" w:rsidP="003D1407">
            <w:pPr>
              <w:pStyle w:val="TableText"/>
            </w:pPr>
            <w:proofErr w:type="spellStart"/>
            <w:r w:rsidRPr="00163DC5">
              <w:t>fri</w:t>
            </w:r>
            <w:proofErr w:type="spellEnd"/>
          </w:p>
        </w:tc>
        <w:tc>
          <w:tcPr>
            <w:tcW w:w="1239" w:type="dxa"/>
          </w:tcPr>
          <w:p w14:paraId="4792C9A6" w14:textId="77777777" w:rsidR="00270690" w:rsidRPr="00163DC5" w:rsidRDefault="00270690" w:rsidP="003D1407">
            <w:pPr>
              <w:pStyle w:val="TableText"/>
            </w:pPr>
            <w:r w:rsidRPr="00163DC5">
              <w:t>No</w:t>
            </w:r>
          </w:p>
        </w:tc>
        <w:tc>
          <w:tcPr>
            <w:tcW w:w="4204" w:type="dxa"/>
          </w:tcPr>
          <w:p w14:paraId="654EBE64" w14:textId="77777777" w:rsidR="00270690" w:rsidRPr="00163DC5" w:rsidRDefault="00270690" w:rsidP="003D1407">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3D1407">
            <w:pPr>
              <w:pStyle w:val="TableText"/>
            </w:pPr>
            <w:r w:rsidRPr="00163DC5">
              <w:t xml:space="preserve">Saturday </w:t>
            </w:r>
            <w:r w:rsidR="00833682">
              <w:t>P</w:t>
            </w:r>
            <w:r w:rsidR="00833682" w:rsidRPr="00163DC5">
              <w:t>rofile</w:t>
            </w:r>
          </w:p>
        </w:tc>
        <w:tc>
          <w:tcPr>
            <w:tcW w:w="1032" w:type="dxa"/>
          </w:tcPr>
          <w:p w14:paraId="7C8FBD4B" w14:textId="2126E81D" w:rsidR="00270690" w:rsidRPr="00163DC5" w:rsidRDefault="003C1168" w:rsidP="003D1407">
            <w:pPr>
              <w:pStyle w:val="TableText"/>
            </w:pPr>
            <w:r>
              <w:t>Integer</w:t>
            </w:r>
          </w:p>
        </w:tc>
        <w:tc>
          <w:tcPr>
            <w:tcW w:w="932" w:type="dxa"/>
          </w:tcPr>
          <w:p w14:paraId="315DD537" w14:textId="77777777" w:rsidR="00270690" w:rsidRPr="00163DC5" w:rsidRDefault="00270690" w:rsidP="003D1407">
            <w:pPr>
              <w:pStyle w:val="TableText"/>
            </w:pPr>
            <w:r w:rsidRPr="00163DC5">
              <w:t>sat</w:t>
            </w:r>
          </w:p>
        </w:tc>
        <w:tc>
          <w:tcPr>
            <w:tcW w:w="1239" w:type="dxa"/>
          </w:tcPr>
          <w:p w14:paraId="77C97944" w14:textId="77777777" w:rsidR="00270690" w:rsidRPr="00163DC5" w:rsidRDefault="00270690" w:rsidP="003D1407">
            <w:pPr>
              <w:pStyle w:val="TableText"/>
            </w:pPr>
            <w:r w:rsidRPr="00163DC5">
              <w:t>No</w:t>
            </w:r>
          </w:p>
        </w:tc>
        <w:tc>
          <w:tcPr>
            <w:tcW w:w="4204" w:type="dxa"/>
          </w:tcPr>
          <w:p w14:paraId="073E2130" w14:textId="77777777" w:rsidR="00270690" w:rsidRPr="00163DC5" w:rsidRDefault="00270690" w:rsidP="003D1407">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3D1407">
            <w:pPr>
              <w:pStyle w:val="TableText"/>
            </w:pPr>
            <w:r w:rsidRPr="00163DC5">
              <w:lastRenderedPageBreak/>
              <w:t xml:space="preserve">Sunday </w:t>
            </w:r>
            <w:r w:rsidR="00833682">
              <w:t>P</w:t>
            </w:r>
            <w:r w:rsidR="00833682" w:rsidRPr="00163DC5">
              <w:t>rofile</w:t>
            </w:r>
          </w:p>
        </w:tc>
        <w:tc>
          <w:tcPr>
            <w:tcW w:w="1032" w:type="dxa"/>
          </w:tcPr>
          <w:p w14:paraId="56717C82" w14:textId="6CA3761A" w:rsidR="00270690" w:rsidRPr="00163DC5" w:rsidRDefault="003C1168" w:rsidP="003D1407">
            <w:pPr>
              <w:pStyle w:val="TableText"/>
            </w:pPr>
            <w:r>
              <w:t>Integer</w:t>
            </w:r>
          </w:p>
        </w:tc>
        <w:tc>
          <w:tcPr>
            <w:tcW w:w="932" w:type="dxa"/>
          </w:tcPr>
          <w:p w14:paraId="5AC25899" w14:textId="77777777" w:rsidR="00270690" w:rsidRPr="00163DC5" w:rsidRDefault="00270690" w:rsidP="003D1407">
            <w:pPr>
              <w:pStyle w:val="TableText"/>
            </w:pPr>
            <w:r w:rsidRPr="00163DC5">
              <w:t>sun</w:t>
            </w:r>
          </w:p>
        </w:tc>
        <w:tc>
          <w:tcPr>
            <w:tcW w:w="1239" w:type="dxa"/>
          </w:tcPr>
          <w:p w14:paraId="6CCDC976" w14:textId="77777777" w:rsidR="00270690" w:rsidRPr="00163DC5" w:rsidRDefault="00270690" w:rsidP="003D1407">
            <w:pPr>
              <w:pStyle w:val="TableText"/>
            </w:pPr>
            <w:r w:rsidRPr="00163DC5">
              <w:t>No</w:t>
            </w:r>
          </w:p>
        </w:tc>
        <w:tc>
          <w:tcPr>
            <w:tcW w:w="4204" w:type="dxa"/>
          </w:tcPr>
          <w:p w14:paraId="2DB69294" w14:textId="77777777" w:rsidR="00270690" w:rsidRPr="00163DC5" w:rsidRDefault="00270690" w:rsidP="003D1407">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322" w:name="_Ref162955578"/>
      <w:bookmarkStart w:id="323" w:name="_Toc172098965"/>
      <w:r w:rsidRPr="00270690">
        <w:t xml:space="preserve">Calculated </w:t>
      </w:r>
      <w:r w:rsidR="006B0494" w:rsidRPr="00270690">
        <w:t>points</w:t>
      </w:r>
      <w:bookmarkEnd w:id="322"/>
      <w:bookmarkEnd w:id="323"/>
    </w:p>
    <w:p w14:paraId="1745A76B" w14:textId="2E33FB4D"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w:t>
      </w:r>
      <w:proofErr w:type="spellStart"/>
      <w:r w:rsidRPr="00270690">
        <w:t>scanRate</w:t>
      </w:r>
      <w:proofErr w:type="spellEnd"/>
      <w:r w:rsidRPr="00270690">
        <w:t xml:space="preserve"> and </w:t>
      </w:r>
      <w:proofErr w:type="spellStart"/>
      <w:r w:rsidRPr="00270690">
        <w:t>scanOffset</w:t>
      </w:r>
      <w:proofErr w:type="spellEnd"/>
      <w:r w:rsidRPr="00270690">
        <w:t xml:space="preserve">.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324" w:author="Mark Davison" w:date="2024-10-01T21:40:00Z" w16du:dateUtc="2024-10-01T20:40:00Z">
        <w:r w:rsidR="0089770E" w:rsidRPr="0089770E">
          <w:rPr>
            <w:rStyle w:val="Crossreference"/>
            <w:rPrChange w:id="325" w:author="Mark Davison" w:date="2024-10-01T21:40:00Z" w16du:dateUtc="2024-10-01T20:40:00Z">
              <w:rPr/>
            </w:rPrChange>
          </w:rPr>
          <w:t xml:space="preserve">Table </w:t>
        </w:r>
        <w:r w:rsidR="0089770E" w:rsidRPr="0089770E">
          <w:rPr>
            <w:rStyle w:val="Crossreference"/>
            <w:rPrChange w:id="326" w:author="Mark Davison" w:date="2024-10-01T21:40:00Z" w16du:dateUtc="2024-10-01T20:40:00Z">
              <w:rPr>
                <w:noProof/>
              </w:rPr>
            </w:rPrChange>
          </w:rPr>
          <w:t>22</w:t>
        </w:r>
      </w:ins>
      <w:del w:id="327" w:author="Mark Davison" w:date="2024-10-01T21:40:00Z" w16du:dateUtc="2024-10-01T20:40:00Z">
        <w:r w:rsidR="0094133A" w:rsidRPr="00A8786E" w:rsidDel="0089770E">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558355B7" w:rsidR="00270690" w:rsidRDefault="00270690" w:rsidP="00270690">
      <w:pPr>
        <w:pStyle w:val="Caption"/>
      </w:pPr>
      <w:bookmarkStart w:id="328" w:name="_Ref161320438"/>
      <w:bookmarkStart w:id="329" w:name="_Toc170288661"/>
      <w:r>
        <w:t xml:space="preserve">Table </w:t>
      </w:r>
      <w:r>
        <w:fldChar w:fldCharType="begin"/>
      </w:r>
      <w:r>
        <w:instrText xml:space="preserve"> SEQ Table \* ARABIC </w:instrText>
      </w:r>
      <w:r>
        <w:fldChar w:fldCharType="separate"/>
      </w:r>
      <w:r w:rsidR="0089770E">
        <w:rPr>
          <w:noProof/>
        </w:rPr>
        <w:t>22</w:t>
      </w:r>
      <w:r>
        <w:rPr>
          <w:noProof/>
        </w:rPr>
        <w:fldChar w:fldCharType="end"/>
      </w:r>
      <w:bookmarkEnd w:id="328"/>
      <w:r>
        <w:tab/>
      </w:r>
      <w:r w:rsidRPr="00270690">
        <w:t xml:space="preserve">Information used in defining a </w:t>
      </w:r>
      <w:r w:rsidR="00DA1A5D">
        <w:t>p</w:t>
      </w:r>
      <w:r w:rsidR="00C03691" w:rsidRPr="00270690">
        <w:t>oint</w:t>
      </w:r>
      <w:r w:rsidRPr="00270690">
        <w:t xml:space="preserve"> calculation</w:t>
      </w:r>
      <w:bookmarkEnd w:id="329"/>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3D1407">
            <w:pPr>
              <w:pStyle w:val="TableText"/>
            </w:pPr>
            <w:r w:rsidRPr="00163DC5">
              <w:t>Calc Code Data</w:t>
            </w:r>
          </w:p>
        </w:tc>
        <w:tc>
          <w:tcPr>
            <w:tcW w:w="1038" w:type="dxa"/>
          </w:tcPr>
          <w:p w14:paraId="04A37F46" w14:textId="4E77F806" w:rsidR="00270690" w:rsidRPr="00163DC5" w:rsidRDefault="00270690" w:rsidP="003D1407">
            <w:pPr>
              <w:pStyle w:val="TableText"/>
            </w:pPr>
            <w:r w:rsidRPr="00163DC5">
              <w:t>Array of Numbers</w:t>
            </w:r>
          </w:p>
        </w:tc>
        <w:tc>
          <w:tcPr>
            <w:tcW w:w="1506" w:type="dxa"/>
          </w:tcPr>
          <w:p w14:paraId="0F565BB4" w14:textId="77777777" w:rsidR="00270690" w:rsidRPr="00163DC5" w:rsidRDefault="00270690" w:rsidP="003D1407">
            <w:pPr>
              <w:pStyle w:val="TableText"/>
            </w:pPr>
            <w:proofErr w:type="spellStart"/>
            <w:r w:rsidRPr="00163DC5">
              <w:t>calcCode</w:t>
            </w:r>
            <w:proofErr w:type="spellEnd"/>
          </w:p>
        </w:tc>
        <w:tc>
          <w:tcPr>
            <w:tcW w:w="1239" w:type="dxa"/>
          </w:tcPr>
          <w:p w14:paraId="7F08AF80" w14:textId="77777777" w:rsidR="00270690" w:rsidRPr="00163DC5" w:rsidRDefault="00270690" w:rsidP="003D1407">
            <w:pPr>
              <w:pStyle w:val="TableText"/>
            </w:pPr>
            <w:r w:rsidRPr="00163DC5">
              <w:t>No</w:t>
            </w:r>
          </w:p>
        </w:tc>
        <w:tc>
          <w:tcPr>
            <w:tcW w:w="3677" w:type="dxa"/>
          </w:tcPr>
          <w:p w14:paraId="0B41BAAA" w14:textId="081A88C7" w:rsidR="00270690" w:rsidRPr="00163DC5" w:rsidRDefault="00270690" w:rsidP="003D1407">
            <w:pPr>
              <w:pStyle w:val="TableText"/>
            </w:pPr>
            <w:r w:rsidRPr="00163DC5">
              <w:t xml:space="preserve">Specify this only for a calculated </w:t>
            </w:r>
            <w:r w:rsidR="009A4FE4">
              <w:t>point</w:t>
            </w:r>
            <w:r w:rsidRPr="00163DC5">
              <w:t xml:space="preserve"> (the </w:t>
            </w:r>
            <w:proofErr w:type="spellStart"/>
            <w:r w:rsidRPr="00163DC5">
              <w:t>deviceLink</w:t>
            </w:r>
            <w:proofErr w:type="spellEnd"/>
            <w:r w:rsidRPr="00163DC5">
              <w:t xml:space="preserve">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3D1407">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3D1407">
            <w:pPr>
              <w:pStyle w:val="TableText"/>
            </w:pPr>
            <w:r w:rsidRPr="00163DC5">
              <w:t>Boolean</w:t>
            </w:r>
          </w:p>
        </w:tc>
        <w:tc>
          <w:tcPr>
            <w:tcW w:w="1506" w:type="dxa"/>
          </w:tcPr>
          <w:p w14:paraId="4AB01A2B" w14:textId="77777777" w:rsidR="00270690" w:rsidRPr="00163DC5" w:rsidRDefault="00270690" w:rsidP="003D1407">
            <w:pPr>
              <w:pStyle w:val="TableText"/>
            </w:pPr>
            <w:proofErr w:type="spellStart"/>
            <w:r w:rsidRPr="00163DC5">
              <w:t>calcOnChange</w:t>
            </w:r>
            <w:proofErr w:type="spellEnd"/>
          </w:p>
        </w:tc>
        <w:tc>
          <w:tcPr>
            <w:tcW w:w="1239" w:type="dxa"/>
          </w:tcPr>
          <w:p w14:paraId="60E8BECF" w14:textId="77777777" w:rsidR="00270690" w:rsidRPr="00163DC5" w:rsidRDefault="00270690" w:rsidP="003D1407">
            <w:pPr>
              <w:pStyle w:val="TableText"/>
            </w:pPr>
            <w:r w:rsidRPr="00163DC5">
              <w:t>No</w:t>
            </w:r>
          </w:p>
        </w:tc>
        <w:tc>
          <w:tcPr>
            <w:tcW w:w="3677" w:type="dxa"/>
          </w:tcPr>
          <w:p w14:paraId="5BECE736" w14:textId="77777777" w:rsidR="00270690" w:rsidRPr="00163DC5" w:rsidRDefault="00270690" w:rsidP="003D1407">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743F0292"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89770E">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330" w:name="_Toc172098966"/>
      <w:r>
        <w:t xml:space="preserve">Incident </w:t>
      </w:r>
      <w:r w:rsidR="006B0494">
        <w:t>logging</w:t>
      </w:r>
      <w:bookmarkEnd w:id="330"/>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w:t>
      </w:r>
      <w:proofErr w:type="gramStart"/>
      <w:r>
        <w:t>are</w:t>
      </w:r>
      <w:proofErr w:type="gramEnd"/>
      <w:r>
        <w:t xml:space="preserv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507F15A3"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331" w:author="Mark Davison" w:date="2024-10-01T21:40:00Z" w16du:dateUtc="2024-10-01T20:40:00Z">
        <w:r w:rsidR="0089770E" w:rsidRPr="0089770E">
          <w:rPr>
            <w:rStyle w:val="Crossreference"/>
            <w:rPrChange w:id="332" w:author="Mark Davison" w:date="2024-10-01T21:40:00Z" w16du:dateUtc="2024-10-01T20:40:00Z">
              <w:rPr/>
            </w:rPrChange>
          </w:rPr>
          <w:t xml:space="preserve">Table </w:t>
        </w:r>
        <w:r w:rsidR="0089770E" w:rsidRPr="0089770E">
          <w:rPr>
            <w:rStyle w:val="Crossreference"/>
            <w:rPrChange w:id="333" w:author="Mark Davison" w:date="2024-10-01T21:40:00Z" w16du:dateUtc="2024-10-01T20:40:00Z">
              <w:rPr>
                <w:noProof/>
              </w:rPr>
            </w:rPrChange>
          </w:rPr>
          <w:t>23</w:t>
        </w:r>
      </w:ins>
      <w:del w:id="334" w:author="Mark Davison" w:date="2024-10-01T21:40:00Z" w16du:dateUtc="2024-10-01T20:40:00Z">
        <w:r w:rsidR="0094133A" w:rsidRPr="00A8786E" w:rsidDel="0089770E">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proofErr w:type="spellStart"/>
      <w:r w:rsidRPr="003B6C56">
        <w:rPr>
          <w:b/>
          <w:bCs/>
        </w:rPr>
        <w:t>incidentLog</w:t>
      </w:r>
      <w:proofErr w:type="spellEnd"/>
      <w:r w:rsidRPr="003B6C56">
        <w:rPr>
          <w:b/>
          <w:bCs/>
        </w:rPr>
        <w:t>:</w:t>
      </w:r>
    </w:p>
    <w:p w14:paraId="59E7F58F" w14:textId="1E4A6EAA" w:rsidR="003B6C56" w:rsidRDefault="003B6C56" w:rsidP="003B6C56">
      <w:pPr>
        <w:pStyle w:val="Caption"/>
      </w:pPr>
      <w:bookmarkStart w:id="335" w:name="_Ref161320994"/>
      <w:bookmarkStart w:id="336" w:name="_Toc170288662"/>
      <w:r>
        <w:t xml:space="preserve">Table </w:t>
      </w:r>
      <w:r>
        <w:fldChar w:fldCharType="begin"/>
      </w:r>
      <w:r>
        <w:instrText xml:space="preserve"> SEQ Table \* ARABIC </w:instrText>
      </w:r>
      <w:r>
        <w:fldChar w:fldCharType="separate"/>
      </w:r>
      <w:r w:rsidR="0089770E">
        <w:rPr>
          <w:noProof/>
        </w:rPr>
        <w:t>23</w:t>
      </w:r>
      <w:r>
        <w:rPr>
          <w:noProof/>
        </w:rPr>
        <w:fldChar w:fldCharType="end"/>
      </w:r>
      <w:bookmarkEnd w:id="335"/>
      <w:r>
        <w:tab/>
      </w:r>
      <w:r w:rsidRPr="003B6C56">
        <w:t>Information used in defining an incident log</w:t>
      </w:r>
      <w:bookmarkEnd w:id="336"/>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3D1407">
            <w:pPr>
              <w:pStyle w:val="TableText"/>
            </w:pPr>
            <w:r w:rsidRPr="00163DC5">
              <w:t>Parent Point</w:t>
            </w:r>
          </w:p>
        </w:tc>
        <w:tc>
          <w:tcPr>
            <w:tcW w:w="1062" w:type="dxa"/>
          </w:tcPr>
          <w:p w14:paraId="284356C9" w14:textId="77777777" w:rsidR="003B6C56" w:rsidRPr="00163DC5" w:rsidRDefault="003B6C56" w:rsidP="003D1407">
            <w:pPr>
              <w:pStyle w:val="TableText"/>
            </w:pPr>
            <w:r w:rsidRPr="00163DC5">
              <w:t>Integer</w:t>
            </w:r>
          </w:p>
        </w:tc>
        <w:tc>
          <w:tcPr>
            <w:tcW w:w="1635" w:type="dxa"/>
          </w:tcPr>
          <w:p w14:paraId="3A6526F9" w14:textId="77777777" w:rsidR="003B6C56" w:rsidRPr="00163DC5" w:rsidRDefault="003B6C56" w:rsidP="003D1407">
            <w:pPr>
              <w:pStyle w:val="TableText"/>
            </w:pPr>
            <w:r w:rsidRPr="00163DC5">
              <w:t>parent</w:t>
            </w:r>
          </w:p>
        </w:tc>
        <w:tc>
          <w:tcPr>
            <w:tcW w:w="879" w:type="dxa"/>
          </w:tcPr>
          <w:p w14:paraId="55950303" w14:textId="77777777" w:rsidR="003B6C56" w:rsidRPr="00163DC5" w:rsidRDefault="003B6C56" w:rsidP="003D1407">
            <w:pPr>
              <w:pStyle w:val="TableText"/>
            </w:pPr>
            <w:r w:rsidRPr="00163DC5">
              <w:t>Yes</w:t>
            </w:r>
          </w:p>
        </w:tc>
        <w:tc>
          <w:tcPr>
            <w:tcW w:w="3947" w:type="dxa"/>
          </w:tcPr>
          <w:p w14:paraId="50A15AC9" w14:textId="657A3666" w:rsidR="003B6C56" w:rsidRPr="00163DC5" w:rsidRDefault="003B6C56" w:rsidP="003D1407">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3D1407">
            <w:pPr>
              <w:pStyle w:val="TableText"/>
            </w:pPr>
            <w:r w:rsidRPr="00163DC5">
              <w:lastRenderedPageBreak/>
              <w:t>Parent Type</w:t>
            </w:r>
          </w:p>
        </w:tc>
        <w:tc>
          <w:tcPr>
            <w:tcW w:w="1062" w:type="dxa"/>
          </w:tcPr>
          <w:p w14:paraId="7231E682" w14:textId="77777777" w:rsidR="003B6C56" w:rsidRPr="00163DC5" w:rsidRDefault="003B6C56" w:rsidP="003D1407">
            <w:pPr>
              <w:pStyle w:val="TableText"/>
            </w:pPr>
            <w:r w:rsidRPr="00163DC5">
              <w:t>String</w:t>
            </w:r>
          </w:p>
        </w:tc>
        <w:tc>
          <w:tcPr>
            <w:tcW w:w="1635" w:type="dxa"/>
          </w:tcPr>
          <w:p w14:paraId="7F650322" w14:textId="77777777" w:rsidR="003B6C56" w:rsidRPr="00163DC5" w:rsidRDefault="003B6C56" w:rsidP="003D1407">
            <w:pPr>
              <w:pStyle w:val="TableText"/>
            </w:pPr>
            <w:proofErr w:type="spellStart"/>
            <w:r w:rsidRPr="00163DC5">
              <w:t>parentType</w:t>
            </w:r>
            <w:proofErr w:type="spellEnd"/>
          </w:p>
        </w:tc>
        <w:tc>
          <w:tcPr>
            <w:tcW w:w="879" w:type="dxa"/>
          </w:tcPr>
          <w:p w14:paraId="61361D92" w14:textId="77777777" w:rsidR="003B6C56" w:rsidRPr="00163DC5" w:rsidRDefault="003B6C56" w:rsidP="003D1407">
            <w:pPr>
              <w:pStyle w:val="TableText"/>
            </w:pPr>
            <w:r w:rsidRPr="00163DC5">
              <w:t>Yes</w:t>
            </w:r>
          </w:p>
        </w:tc>
        <w:tc>
          <w:tcPr>
            <w:tcW w:w="3947" w:type="dxa"/>
          </w:tcPr>
          <w:p w14:paraId="74194B5E" w14:textId="1C85C16C" w:rsidR="003B6C56" w:rsidRPr="00163DC5" w:rsidRDefault="003B6C56" w:rsidP="003D1407">
            <w:pPr>
              <w:pStyle w:val="TableText"/>
            </w:pPr>
            <w:r w:rsidRPr="00163DC5">
              <w:t xml:space="preserve">Type of the source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 or “x”.</w:t>
            </w:r>
          </w:p>
        </w:tc>
      </w:tr>
      <w:tr w:rsidR="003B6C56" w:rsidRPr="00163DC5" w14:paraId="08614011" w14:textId="77777777" w:rsidTr="00246CA3">
        <w:trPr>
          <w:jc w:val="center"/>
        </w:trPr>
        <w:tc>
          <w:tcPr>
            <w:tcW w:w="1549" w:type="dxa"/>
          </w:tcPr>
          <w:p w14:paraId="422852C0" w14:textId="77777777" w:rsidR="003B6C56" w:rsidRPr="00163DC5" w:rsidRDefault="003B6C56" w:rsidP="003D1407">
            <w:pPr>
              <w:pStyle w:val="TableText"/>
            </w:pPr>
            <w:r w:rsidRPr="00163DC5">
              <w:t>Store Number</w:t>
            </w:r>
          </w:p>
        </w:tc>
        <w:tc>
          <w:tcPr>
            <w:tcW w:w="1062" w:type="dxa"/>
          </w:tcPr>
          <w:p w14:paraId="1FFB6B04" w14:textId="77777777" w:rsidR="003B6C56" w:rsidRPr="00163DC5" w:rsidRDefault="003B6C56" w:rsidP="003D1407">
            <w:pPr>
              <w:pStyle w:val="TableText"/>
            </w:pPr>
            <w:r w:rsidRPr="00163DC5">
              <w:t>Integer</w:t>
            </w:r>
          </w:p>
        </w:tc>
        <w:tc>
          <w:tcPr>
            <w:tcW w:w="1635" w:type="dxa"/>
          </w:tcPr>
          <w:p w14:paraId="0B453513" w14:textId="77777777" w:rsidR="003B6C56" w:rsidRPr="00163DC5" w:rsidRDefault="003B6C56" w:rsidP="003D1407">
            <w:pPr>
              <w:pStyle w:val="TableText"/>
            </w:pPr>
            <w:proofErr w:type="spellStart"/>
            <w:r w:rsidRPr="00163DC5">
              <w:t>num</w:t>
            </w:r>
            <w:proofErr w:type="spellEnd"/>
          </w:p>
        </w:tc>
        <w:tc>
          <w:tcPr>
            <w:tcW w:w="879" w:type="dxa"/>
          </w:tcPr>
          <w:p w14:paraId="7911CB5A" w14:textId="77777777" w:rsidR="003B6C56" w:rsidRPr="00163DC5" w:rsidRDefault="003B6C56" w:rsidP="003D1407">
            <w:pPr>
              <w:pStyle w:val="TableText"/>
            </w:pPr>
            <w:r w:rsidRPr="00163DC5">
              <w:t>Yes</w:t>
            </w:r>
          </w:p>
        </w:tc>
        <w:tc>
          <w:tcPr>
            <w:tcW w:w="3947" w:type="dxa"/>
          </w:tcPr>
          <w:p w14:paraId="3AB33767" w14:textId="4DAE4DA2" w:rsidR="003B6C56" w:rsidRPr="00163DC5" w:rsidRDefault="003B6C56" w:rsidP="003D1407">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3D1407">
            <w:pPr>
              <w:pStyle w:val="TableText"/>
            </w:pPr>
            <w:r w:rsidRPr="00163DC5">
              <w:t>Trigger Point</w:t>
            </w:r>
          </w:p>
        </w:tc>
        <w:tc>
          <w:tcPr>
            <w:tcW w:w="1062" w:type="dxa"/>
          </w:tcPr>
          <w:p w14:paraId="516EB4D1" w14:textId="77777777" w:rsidR="003B6C56" w:rsidRPr="00163DC5" w:rsidRDefault="003B6C56" w:rsidP="003D1407">
            <w:pPr>
              <w:pStyle w:val="TableText"/>
            </w:pPr>
            <w:r w:rsidRPr="00163DC5">
              <w:t>String</w:t>
            </w:r>
          </w:p>
        </w:tc>
        <w:tc>
          <w:tcPr>
            <w:tcW w:w="1635" w:type="dxa"/>
          </w:tcPr>
          <w:p w14:paraId="1F1B9589" w14:textId="77777777" w:rsidR="003B6C56" w:rsidRPr="00163DC5" w:rsidRDefault="003B6C56" w:rsidP="003D1407">
            <w:pPr>
              <w:pStyle w:val="TableText"/>
            </w:pPr>
            <w:proofErr w:type="spellStart"/>
            <w:r w:rsidRPr="00163DC5">
              <w:t>triggerPoint</w:t>
            </w:r>
            <w:proofErr w:type="spellEnd"/>
          </w:p>
        </w:tc>
        <w:tc>
          <w:tcPr>
            <w:tcW w:w="879" w:type="dxa"/>
          </w:tcPr>
          <w:p w14:paraId="004479EC" w14:textId="77777777" w:rsidR="003B6C56" w:rsidRPr="00163DC5" w:rsidRDefault="003B6C56" w:rsidP="003D1407">
            <w:pPr>
              <w:pStyle w:val="TableText"/>
            </w:pPr>
            <w:r w:rsidRPr="00163DC5">
              <w:t>No</w:t>
            </w:r>
          </w:p>
        </w:tc>
        <w:tc>
          <w:tcPr>
            <w:tcW w:w="3947" w:type="dxa"/>
          </w:tcPr>
          <w:p w14:paraId="5E05FB58" w14:textId="525A01F5" w:rsidR="003B6C56" w:rsidRPr="00163DC5" w:rsidRDefault="003B6C56" w:rsidP="003D1407">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3D1407">
            <w:pPr>
              <w:pStyle w:val="TableText"/>
            </w:pPr>
            <w:proofErr w:type="spellStart"/>
            <w:r w:rsidRPr="00163DC5">
              <w:t>TriggerType</w:t>
            </w:r>
            <w:proofErr w:type="spellEnd"/>
          </w:p>
        </w:tc>
        <w:tc>
          <w:tcPr>
            <w:tcW w:w="1062" w:type="dxa"/>
          </w:tcPr>
          <w:p w14:paraId="2B96046D" w14:textId="77777777" w:rsidR="003B6C56" w:rsidRPr="00163DC5" w:rsidRDefault="003B6C56" w:rsidP="003D1407">
            <w:pPr>
              <w:pStyle w:val="TableText"/>
            </w:pPr>
            <w:r w:rsidRPr="00163DC5">
              <w:t>String</w:t>
            </w:r>
          </w:p>
        </w:tc>
        <w:tc>
          <w:tcPr>
            <w:tcW w:w="1635" w:type="dxa"/>
          </w:tcPr>
          <w:p w14:paraId="3534894A" w14:textId="77777777" w:rsidR="003B6C56" w:rsidRPr="00163DC5" w:rsidRDefault="003B6C56" w:rsidP="003D1407">
            <w:pPr>
              <w:pStyle w:val="TableText"/>
            </w:pPr>
            <w:proofErr w:type="spellStart"/>
            <w:r w:rsidRPr="00163DC5">
              <w:t>triggerType</w:t>
            </w:r>
            <w:proofErr w:type="spellEnd"/>
          </w:p>
        </w:tc>
        <w:tc>
          <w:tcPr>
            <w:tcW w:w="879" w:type="dxa"/>
          </w:tcPr>
          <w:p w14:paraId="3B839E7F" w14:textId="77777777" w:rsidR="003B6C56" w:rsidRPr="00163DC5" w:rsidRDefault="003B6C56" w:rsidP="003D1407">
            <w:pPr>
              <w:pStyle w:val="TableText"/>
            </w:pPr>
            <w:r w:rsidRPr="00163DC5">
              <w:t>No</w:t>
            </w:r>
          </w:p>
        </w:tc>
        <w:tc>
          <w:tcPr>
            <w:tcW w:w="3947" w:type="dxa"/>
          </w:tcPr>
          <w:p w14:paraId="436433F8" w14:textId="6209F6E8" w:rsidR="003B6C56" w:rsidRPr="00163DC5" w:rsidRDefault="003B6C56" w:rsidP="003D1407">
            <w:pPr>
              <w:pStyle w:val="TableText"/>
            </w:pPr>
            <w:r w:rsidRPr="00163DC5">
              <w:t xml:space="preserve">Type of the trigger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w:t>
            </w:r>
          </w:p>
        </w:tc>
      </w:tr>
      <w:tr w:rsidR="003B6C56" w:rsidRPr="00163DC5" w14:paraId="1E489AB0" w14:textId="77777777" w:rsidTr="00246CA3">
        <w:trPr>
          <w:jc w:val="center"/>
        </w:trPr>
        <w:tc>
          <w:tcPr>
            <w:tcW w:w="1549" w:type="dxa"/>
          </w:tcPr>
          <w:p w14:paraId="5ACA315B" w14:textId="77777777" w:rsidR="003B6C56" w:rsidRPr="00163DC5" w:rsidRDefault="003B6C56" w:rsidP="003D1407">
            <w:pPr>
              <w:pStyle w:val="TableText"/>
            </w:pPr>
            <w:r w:rsidRPr="00163DC5">
              <w:t>Trigger Mask</w:t>
            </w:r>
          </w:p>
        </w:tc>
        <w:tc>
          <w:tcPr>
            <w:tcW w:w="1062" w:type="dxa"/>
          </w:tcPr>
          <w:p w14:paraId="19D44D7F" w14:textId="77777777" w:rsidR="003B6C56" w:rsidRPr="00163DC5" w:rsidRDefault="003B6C56" w:rsidP="003D1407">
            <w:pPr>
              <w:pStyle w:val="TableText"/>
            </w:pPr>
            <w:r w:rsidRPr="00163DC5">
              <w:t>Integer</w:t>
            </w:r>
          </w:p>
        </w:tc>
        <w:tc>
          <w:tcPr>
            <w:tcW w:w="1635" w:type="dxa"/>
          </w:tcPr>
          <w:p w14:paraId="00ADC806" w14:textId="77777777" w:rsidR="003B6C56" w:rsidRPr="00163DC5" w:rsidRDefault="003B6C56" w:rsidP="003D1407">
            <w:pPr>
              <w:pStyle w:val="TableText"/>
            </w:pPr>
            <w:proofErr w:type="spellStart"/>
            <w:r w:rsidRPr="00163DC5">
              <w:t>triggerMask</w:t>
            </w:r>
            <w:proofErr w:type="spellEnd"/>
          </w:p>
        </w:tc>
        <w:tc>
          <w:tcPr>
            <w:tcW w:w="879" w:type="dxa"/>
          </w:tcPr>
          <w:p w14:paraId="25DF3B37" w14:textId="77777777" w:rsidR="003B6C56" w:rsidRPr="00163DC5" w:rsidRDefault="003B6C56" w:rsidP="003D1407">
            <w:pPr>
              <w:pStyle w:val="TableText"/>
            </w:pPr>
            <w:r w:rsidRPr="00163DC5">
              <w:t>No</w:t>
            </w:r>
          </w:p>
        </w:tc>
        <w:tc>
          <w:tcPr>
            <w:tcW w:w="3947" w:type="dxa"/>
          </w:tcPr>
          <w:p w14:paraId="7FEF66D3" w14:textId="3352197E" w:rsidR="003B6C56" w:rsidRPr="00163DC5" w:rsidRDefault="003B6C56" w:rsidP="003D1407">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3D1407">
            <w:pPr>
              <w:pStyle w:val="TableText"/>
            </w:pPr>
            <w:r w:rsidRPr="00163DC5">
              <w:t>Trigger Start</w:t>
            </w:r>
          </w:p>
        </w:tc>
        <w:tc>
          <w:tcPr>
            <w:tcW w:w="1062" w:type="dxa"/>
          </w:tcPr>
          <w:p w14:paraId="0D37F526" w14:textId="77777777" w:rsidR="003B6C56" w:rsidRPr="00163DC5" w:rsidRDefault="003B6C56" w:rsidP="003D1407">
            <w:pPr>
              <w:pStyle w:val="TableText"/>
            </w:pPr>
            <w:r w:rsidRPr="00163DC5">
              <w:t>Integer</w:t>
            </w:r>
          </w:p>
        </w:tc>
        <w:tc>
          <w:tcPr>
            <w:tcW w:w="1635" w:type="dxa"/>
          </w:tcPr>
          <w:p w14:paraId="36C4598B" w14:textId="77777777" w:rsidR="003B6C56" w:rsidRPr="00163DC5" w:rsidRDefault="003B6C56" w:rsidP="003D1407">
            <w:pPr>
              <w:pStyle w:val="TableText"/>
            </w:pPr>
            <w:proofErr w:type="spellStart"/>
            <w:r w:rsidRPr="00163DC5">
              <w:t>triggerStart</w:t>
            </w:r>
            <w:proofErr w:type="spellEnd"/>
          </w:p>
        </w:tc>
        <w:tc>
          <w:tcPr>
            <w:tcW w:w="879" w:type="dxa"/>
          </w:tcPr>
          <w:p w14:paraId="25ABFFD1" w14:textId="77777777" w:rsidR="003B6C56" w:rsidRPr="00163DC5" w:rsidRDefault="003B6C56" w:rsidP="003D1407">
            <w:pPr>
              <w:pStyle w:val="TableText"/>
            </w:pPr>
            <w:r w:rsidRPr="00163DC5">
              <w:t>No</w:t>
            </w:r>
          </w:p>
        </w:tc>
        <w:tc>
          <w:tcPr>
            <w:tcW w:w="3947" w:type="dxa"/>
          </w:tcPr>
          <w:p w14:paraId="5281B1FE" w14:textId="77777777" w:rsidR="003B6C56" w:rsidRPr="00163DC5" w:rsidRDefault="003B6C56" w:rsidP="003D1407">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3D1407">
            <w:pPr>
              <w:pStyle w:val="TableText"/>
            </w:pPr>
            <w:r w:rsidRPr="00163DC5">
              <w:t>Trigger Length</w:t>
            </w:r>
          </w:p>
        </w:tc>
        <w:tc>
          <w:tcPr>
            <w:tcW w:w="1062" w:type="dxa"/>
          </w:tcPr>
          <w:p w14:paraId="05531792" w14:textId="77777777" w:rsidR="003B6C56" w:rsidRPr="00163DC5" w:rsidRDefault="003B6C56" w:rsidP="003D1407">
            <w:pPr>
              <w:pStyle w:val="TableText"/>
            </w:pPr>
            <w:r w:rsidRPr="00163DC5">
              <w:t>Integer</w:t>
            </w:r>
          </w:p>
        </w:tc>
        <w:tc>
          <w:tcPr>
            <w:tcW w:w="1635" w:type="dxa"/>
          </w:tcPr>
          <w:p w14:paraId="5FBBEB04" w14:textId="77777777" w:rsidR="003B6C56" w:rsidRPr="00163DC5" w:rsidRDefault="003B6C56" w:rsidP="003D1407">
            <w:pPr>
              <w:pStyle w:val="TableText"/>
            </w:pPr>
            <w:proofErr w:type="spellStart"/>
            <w:r w:rsidRPr="00163DC5">
              <w:t>triggerLength</w:t>
            </w:r>
            <w:proofErr w:type="spellEnd"/>
          </w:p>
        </w:tc>
        <w:tc>
          <w:tcPr>
            <w:tcW w:w="879" w:type="dxa"/>
          </w:tcPr>
          <w:p w14:paraId="4733F462" w14:textId="77777777" w:rsidR="003B6C56" w:rsidRPr="00163DC5" w:rsidRDefault="003B6C56" w:rsidP="003D1407">
            <w:pPr>
              <w:pStyle w:val="TableText"/>
            </w:pPr>
            <w:r w:rsidRPr="00163DC5">
              <w:t>No</w:t>
            </w:r>
          </w:p>
        </w:tc>
        <w:tc>
          <w:tcPr>
            <w:tcW w:w="3947" w:type="dxa"/>
          </w:tcPr>
          <w:p w14:paraId="2F333E13" w14:textId="6FA8D03C" w:rsidR="003B6C56" w:rsidRPr="00163DC5" w:rsidRDefault="003B6C56" w:rsidP="003D1407">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3D1407">
            <w:pPr>
              <w:pStyle w:val="TableText"/>
            </w:pPr>
            <w:r w:rsidRPr="00163DC5">
              <w:t>Action</w:t>
            </w:r>
          </w:p>
        </w:tc>
        <w:tc>
          <w:tcPr>
            <w:tcW w:w="1062" w:type="dxa"/>
          </w:tcPr>
          <w:p w14:paraId="59FDF3D2" w14:textId="580599A5" w:rsidR="003B6C56" w:rsidRPr="00163DC5" w:rsidRDefault="00B35DA9" w:rsidP="003D1407">
            <w:pPr>
              <w:pStyle w:val="TableText"/>
            </w:pPr>
            <w:r>
              <w:t>Integer</w:t>
            </w:r>
          </w:p>
        </w:tc>
        <w:tc>
          <w:tcPr>
            <w:tcW w:w="1635" w:type="dxa"/>
          </w:tcPr>
          <w:p w14:paraId="7E7FA304" w14:textId="77777777" w:rsidR="003B6C56" w:rsidRPr="00163DC5" w:rsidRDefault="003B6C56" w:rsidP="003D1407">
            <w:pPr>
              <w:pStyle w:val="TableText"/>
            </w:pPr>
            <w:r w:rsidRPr="00163DC5">
              <w:t>action</w:t>
            </w:r>
          </w:p>
        </w:tc>
        <w:tc>
          <w:tcPr>
            <w:tcW w:w="879" w:type="dxa"/>
          </w:tcPr>
          <w:p w14:paraId="019DC798" w14:textId="77777777" w:rsidR="003B6C56" w:rsidRPr="00163DC5" w:rsidRDefault="003B6C56" w:rsidP="003D1407">
            <w:pPr>
              <w:pStyle w:val="TableText"/>
            </w:pPr>
            <w:r w:rsidRPr="00163DC5">
              <w:t>No</w:t>
            </w:r>
          </w:p>
        </w:tc>
        <w:tc>
          <w:tcPr>
            <w:tcW w:w="3947" w:type="dxa"/>
          </w:tcPr>
          <w:p w14:paraId="1CFEBE81" w14:textId="77777777" w:rsidR="003B6C56" w:rsidRPr="00163DC5" w:rsidRDefault="003B6C56" w:rsidP="003D1407">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3D1407">
            <w:pPr>
              <w:pStyle w:val="TableText"/>
            </w:pPr>
            <w:r w:rsidRPr="00163DC5">
              <w:t>Log Rate</w:t>
            </w:r>
          </w:p>
        </w:tc>
        <w:tc>
          <w:tcPr>
            <w:tcW w:w="1062" w:type="dxa"/>
          </w:tcPr>
          <w:p w14:paraId="006B50E0" w14:textId="77777777" w:rsidR="003B6C56" w:rsidRPr="00163DC5" w:rsidRDefault="003B6C56" w:rsidP="003D1407">
            <w:pPr>
              <w:pStyle w:val="TableText"/>
            </w:pPr>
            <w:r w:rsidRPr="00163DC5">
              <w:t>Integer</w:t>
            </w:r>
          </w:p>
        </w:tc>
        <w:tc>
          <w:tcPr>
            <w:tcW w:w="1635" w:type="dxa"/>
          </w:tcPr>
          <w:p w14:paraId="300A5D9E" w14:textId="77777777" w:rsidR="003B6C56" w:rsidRPr="00163DC5" w:rsidRDefault="003B6C56" w:rsidP="003D1407">
            <w:pPr>
              <w:pStyle w:val="TableText"/>
            </w:pPr>
            <w:proofErr w:type="spellStart"/>
            <w:r w:rsidRPr="00163DC5">
              <w:t>logRate</w:t>
            </w:r>
            <w:proofErr w:type="spellEnd"/>
          </w:p>
        </w:tc>
        <w:tc>
          <w:tcPr>
            <w:tcW w:w="879" w:type="dxa"/>
          </w:tcPr>
          <w:p w14:paraId="18B651BD" w14:textId="77777777" w:rsidR="003B6C56" w:rsidRPr="00163DC5" w:rsidRDefault="003B6C56" w:rsidP="003D1407">
            <w:pPr>
              <w:pStyle w:val="TableText"/>
            </w:pPr>
            <w:r w:rsidRPr="00163DC5">
              <w:t>Yes</w:t>
            </w:r>
          </w:p>
        </w:tc>
        <w:tc>
          <w:tcPr>
            <w:tcW w:w="3947" w:type="dxa"/>
          </w:tcPr>
          <w:p w14:paraId="256A8EC0" w14:textId="3A49895B" w:rsidR="003B6C56" w:rsidRPr="00163DC5" w:rsidRDefault="003B6C56" w:rsidP="003D1407">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3D1407">
            <w:pPr>
              <w:pStyle w:val="TableText"/>
            </w:pPr>
            <w:r w:rsidRPr="00163DC5">
              <w:t>Log Offset</w:t>
            </w:r>
          </w:p>
        </w:tc>
        <w:tc>
          <w:tcPr>
            <w:tcW w:w="1062" w:type="dxa"/>
          </w:tcPr>
          <w:p w14:paraId="44674601" w14:textId="77777777" w:rsidR="003B6C56" w:rsidRPr="00163DC5" w:rsidRDefault="003B6C56" w:rsidP="003D1407">
            <w:pPr>
              <w:pStyle w:val="TableText"/>
            </w:pPr>
            <w:r w:rsidRPr="00163DC5">
              <w:t>Integer</w:t>
            </w:r>
          </w:p>
        </w:tc>
        <w:tc>
          <w:tcPr>
            <w:tcW w:w="1635" w:type="dxa"/>
          </w:tcPr>
          <w:p w14:paraId="48F566BF" w14:textId="77777777" w:rsidR="003B6C56" w:rsidRPr="00163DC5" w:rsidRDefault="003B6C56" w:rsidP="003D1407">
            <w:pPr>
              <w:pStyle w:val="TableText"/>
            </w:pPr>
            <w:proofErr w:type="spellStart"/>
            <w:r w:rsidRPr="00163DC5">
              <w:t>logOffset</w:t>
            </w:r>
            <w:proofErr w:type="spellEnd"/>
          </w:p>
        </w:tc>
        <w:tc>
          <w:tcPr>
            <w:tcW w:w="879" w:type="dxa"/>
          </w:tcPr>
          <w:p w14:paraId="09738F66" w14:textId="77777777" w:rsidR="003B6C56" w:rsidRPr="00163DC5" w:rsidRDefault="003B6C56" w:rsidP="003D1407">
            <w:pPr>
              <w:pStyle w:val="TableText"/>
            </w:pPr>
            <w:r w:rsidRPr="00163DC5">
              <w:t>No</w:t>
            </w:r>
          </w:p>
        </w:tc>
        <w:tc>
          <w:tcPr>
            <w:tcW w:w="3947" w:type="dxa"/>
          </w:tcPr>
          <w:p w14:paraId="3150DFA6" w14:textId="7BB7546A" w:rsidR="003B6C56" w:rsidRPr="00163DC5" w:rsidRDefault="003B6C56" w:rsidP="003D1407">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337" w:name="_Toc172098967"/>
      <w:r>
        <w:lastRenderedPageBreak/>
        <w:t>Controls and overrides</w:t>
      </w:r>
      <w:bookmarkEnd w:id="337"/>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338" w:name="_Toc172098968"/>
      <w:r>
        <w:t>Controls</w:t>
      </w:r>
      <w:bookmarkEnd w:id="338"/>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431400DD"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r w:rsidR="00067CEA">
        <w:rPr>
          <w:rFonts w:eastAsia="MS Mincho"/>
          <w:color w:val="C45911" w:themeColor="accent2" w:themeShade="BF"/>
        </w:rPr>
        <w:t>ao</w:t>
      </w:r>
      <w:r w:rsidRPr="00BA7567">
        <w:rPr>
          <w:rFonts w:eastAsia="MS Mincho"/>
          <w:color w:val="C45911" w:themeColor="accent2" w:themeShade="BF"/>
        </w:rPr>
        <w:t>"</w:t>
      </w:r>
      <w:r w:rsidRPr="00BA7567">
        <w:rPr>
          <w:rFonts w:eastAsia="MS Mincho"/>
        </w:rPr>
        <w:t>:1,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171EC22"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w:t>
      </w:r>
      <w:r w:rsidR="005509D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 xml:space="preserve">the </w:t>
      </w:r>
      <w:proofErr w:type="gramStart"/>
      <w:r w:rsidRPr="005077D9">
        <w:t>1 bit</w:t>
      </w:r>
      <w:proofErr w:type="gramEnd"/>
      <w:r w:rsidRPr="005077D9">
        <w:t xml:space="preserve">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339" w:name="_Toc172098969"/>
      <w:r w:rsidRPr="005077D9">
        <w:t xml:space="preserve">Overriding a </w:t>
      </w:r>
      <w:r w:rsidR="006B0494" w:rsidRPr="005077D9">
        <w:t>point</w:t>
      </w:r>
      <w:bookmarkEnd w:id="339"/>
    </w:p>
    <w:p w14:paraId="4D984D98" w14:textId="5FC19FA6" w:rsidR="005077D9" w:rsidRDefault="005077D9" w:rsidP="005077D9">
      <w:pPr>
        <w:pStyle w:val="BodyText"/>
      </w:pPr>
      <w:r>
        <w:t xml:space="preserve">Subject to the </w:t>
      </w:r>
      <w:proofErr w:type="spellStart"/>
      <w:r w:rsidRPr="005077D9">
        <w:rPr>
          <w:b/>
          <w:bCs/>
        </w:rPr>
        <w:t>canOverride</w:t>
      </w:r>
      <w:proofErr w:type="spellEnd"/>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2284FA02"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rPr>
        <w:t>"</w:t>
      </w:r>
      <w:r w:rsidRPr="00BA7567">
        <w:rPr>
          <w:rFonts w:eastAsia="MS Mincho"/>
        </w:rPr>
        <w:t>ai</w:t>
      </w:r>
      <w:r w:rsidR="00EF500B" w:rsidRPr="00EF500B">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proofErr w:type="spellStart"/>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w:t>
      </w:r>
      <w:proofErr w:type="spellEnd"/>
      <w:r w:rsidR="005077D9" w:rsidRPr="00BA7567">
        <w:rPr>
          <w:rFonts w:eastAsia="MS Mincho"/>
        </w:rPr>
        <w:t xml:space="preserve">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68A9A92"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rPr>
        <w:t>"</w:t>
      </w:r>
      <w:r w:rsidRPr="00BA7567">
        <w:rPr>
          <w:rFonts w:eastAsia="MS Mincho"/>
        </w:rPr>
        <w:t>ai</w:t>
      </w:r>
      <w:r w:rsidR="00913062">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23B5E5EE"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r w:rsidRPr="00BA7567">
        <w:rPr>
          <w:rFonts w:eastAsia="MS Mincho"/>
        </w:rPr>
        <w:t>ai</w:t>
      </w:r>
      <w:r w:rsidR="00913062">
        <w:rPr>
          <w:rFonts w:eastAsia="MS Mincho"/>
        </w:rPr>
        <w:t>”</w:t>
      </w:r>
      <w:r w:rsidRPr="00BA7567">
        <w:rPr>
          <w:rFonts w:eastAsia="MS Mincho"/>
        </w:rPr>
        <w:t>:1}]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rPr>
        <w:t>"</w:t>
      </w:r>
      <w:proofErr w:type="spellStart"/>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w:t>
      </w:r>
      <w:proofErr w:type="spellEnd"/>
      <w:r w:rsidRPr="00BA7567">
        <w:rPr>
          <w:rFonts w:eastAsia="MS Mincho"/>
        </w:rPr>
        <w:t xml:space="preserve">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340" w:name="_Toc172098970"/>
      <w:r>
        <w:lastRenderedPageBreak/>
        <w:t>Data reporting</w:t>
      </w:r>
      <w:bookmarkEnd w:id="340"/>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341" w:name="_Toc163727621"/>
      <w:bookmarkStart w:id="342" w:name="_Toc172098971"/>
      <w:bookmarkEnd w:id="341"/>
      <w:r>
        <w:t xml:space="preserve">Data </w:t>
      </w:r>
      <w:r w:rsidR="006B0494">
        <w:t>formats</w:t>
      </w:r>
      <w:bookmarkEnd w:id="342"/>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 xml:space="preserve">eporting of data is always in ascending time order unless either of these two </w:t>
      </w:r>
      <w:proofErr w:type="spellStart"/>
      <w:r w:rsidRPr="00932FCE">
        <w:t>boolean</w:t>
      </w:r>
      <w:proofErr w:type="spellEnd"/>
      <w:r w:rsidRPr="00932FCE">
        <w:t xml:space="preserve"> properties are true in the FD Profile.</w:t>
      </w:r>
    </w:p>
    <w:p w14:paraId="45658AD4" w14:textId="086376D2" w:rsidR="00A54BDC" w:rsidRDefault="00B02C37" w:rsidP="00832898">
      <w:pPr>
        <w:pStyle w:val="Bullet"/>
      </w:pPr>
      <w:r>
        <w:t xml:space="preserve">If </w:t>
      </w:r>
      <w:proofErr w:type="spellStart"/>
      <w:r w:rsidR="002D15BC">
        <w:t>reportEventsDirectly</w:t>
      </w:r>
      <w:proofErr w:type="spellEnd"/>
      <w:r w:rsidR="002D15BC">
        <w:t xml:space="preserve">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proofErr w:type="spellStart"/>
      <w:r w:rsidR="002D15BC">
        <w:t>respondCurrentDataDirectly</w:t>
      </w:r>
      <w:proofErr w:type="spellEnd"/>
      <w:r w:rsidR="002D15BC">
        <w:t xml:space="preserve">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5A4178BF" w14:textId="63847ABE" w:rsidR="0073503C" w:rsidRDefault="00996A34" w:rsidP="00E84BC7">
      <w:pPr>
        <w:pStyle w:val="BodyText"/>
      </w:pPr>
      <w:r w:rsidRPr="00996A34">
        <w:t>Points can be referred to by their name or by a</w:t>
      </w:r>
      <w:r w:rsidR="00C85A99">
        <w:t xml:space="preserve"> specific point</w:t>
      </w:r>
      <w:r w:rsidRPr="00996A34">
        <w:t xml:space="preserve"> </w:t>
      </w:r>
      <w:r>
        <w:t xml:space="preserve">type and </w:t>
      </w:r>
      <w:r w:rsidRPr="00996A34">
        <w:t xml:space="preserve">numeric </w:t>
      </w:r>
      <w:r w:rsidR="00032717">
        <w:t>index</w:t>
      </w:r>
      <w:r>
        <w:t xml:space="preserve"> ":"</w:t>
      </w:r>
      <w:r w:rsidRPr="00996A34">
        <w:t xml:space="preserve">. </w:t>
      </w:r>
    </w:p>
    <w:p w14:paraId="051D2AAD" w14:textId="1B16DD0A" w:rsidR="0073503C" w:rsidRDefault="0073503C" w:rsidP="00E84BC7">
      <w:pPr>
        <w:pStyle w:val="BodyText"/>
      </w:pPr>
      <w:r>
        <w:t xml:space="preserve">Valid point types </w:t>
      </w:r>
      <w:r w:rsidR="004F5D45">
        <w:t xml:space="preserve">are </w:t>
      </w:r>
      <w:r w:rsidR="000815B6">
        <w:t xml:space="preserve">defined </w:t>
      </w:r>
      <w:r w:rsidR="004F5D45">
        <w:t xml:space="preserve">in table </w:t>
      </w:r>
      <w:r w:rsidR="000815B6">
        <w:t>9.</w:t>
      </w:r>
    </w:p>
    <w:p w14:paraId="039DB068" w14:textId="0E58F0DE" w:rsidR="00996A34" w:rsidRDefault="00996A34" w:rsidP="00E84BC7">
      <w:pPr>
        <w:pStyle w:val="BodyText"/>
      </w:pPr>
      <w:r w:rsidRPr="00996A34">
        <w:t>The numeric format will reduce message size and may be preferred by field devices.</w:t>
      </w:r>
    </w:p>
    <w:p w14:paraId="47365B25" w14:textId="40D30E8B" w:rsidR="001740D4" w:rsidRDefault="001740D4" w:rsidP="00E84BC7">
      <w:pPr>
        <w:pStyle w:val="BodyText"/>
      </w:pPr>
      <w:r>
        <w:t>Note that it is v</w:t>
      </w:r>
      <w:r w:rsidRPr="001740D4">
        <w:t>alid to include both</w:t>
      </w:r>
      <w:r>
        <w:t xml:space="preserve"> name and </w:t>
      </w:r>
      <w:r w:rsidR="00032717">
        <w:t>type / index</w:t>
      </w:r>
      <w:r w:rsidRPr="001740D4">
        <w:t xml:space="preserve">, but if </w:t>
      </w:r>
      <w:proofErr w:type="gramStart"/>
      <w:r w:rsidRPr="001740D4">
        <w:t>so</w:t>
      </w:r>
      <w:proofErr w:type="gramEnd"/>
      <w:r w:rsidRPr="001740D4">
        <w:t xml:space="preserve"> then only the </w:t>
      </w:r>
      <w:r w:rsidR="00032717">
        <w:t>type / index</w:t>
      </w:r>
      <w:r w:rsidRPr="001740D4">
        <w:t xml:space="preserve"> element is used, the 'name' is ignored</w:t>
      </w:r>
      <w:r w:rsidR="00032717">
        <w:t>.</w:t>
      </w:r>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proofErr w:type="gramStart"/>
      <w:r w:rsidRPr="004C3608">
        <w:rPr>
          <w:color w:val="C45911" w:themeColor="accent2" w:themeShade="BF"/>
        </w:rPr>
        <w:t>"</w:t>
      </w:r>
      <w:r w:rsidRPr="00163DC5">
        <w:t>:[</w:t>
      </w:r>
      <w:proofErr w:type="gramEnd"/>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50240B9B" w:rsidR="00B200D3" w:rsidRPr="00163DC5" w:rsidRDefault="00050CF0" w:rsidP="004E57D4">
      <w:pPr>
        <w:pStyle w:val="Code"/>
      </w:pPr>
      <w:r w:rsidRPr="00163DC5">
        <w:tab/>
      </w:r>
      <w:r w:rsidRPr="00163DC5">
        <w:tab/>
      </w:r>
      <w:r w:rsidR="00B200D3" w:rsidRPr="00163DC5">
        <w:t>"ai</w:t>
      </w:r>
      <w:r w:rsidR="00C10BCA">
        <w:t>”</w:t>
      </w:r>
      <w:r w:rsidR="00B200D3" w:rsidRPr="00163DC5">
        <w:t>:1,</w:t>
      </w:r>
    </w:p>
    <w:p w14:paraId="23C6373A" w14:textId="3CB7EAA4" w:rsidR="00131875" w:rsidRDefault="00B200D3" w:rsidP="004E57D4">
      <w:pPr>
        <w:pStyle w:val="Code"/>
      </w:pPr>
      <w:r w:rsidRPr="00163DC5">
        <w:tab/>
      </w:r>
      <w:r w:rsidRPr="00163DC5">
        <w:tab/>
      </w:r>
      <w:r w:rsidR="00131875">
        <w:tab/>
      </w:r>
      <w:r w:rsidR="00131875">
        <w:tab/>
      </w:r>
      <w:r w:rsidR="00131875">
        <w:tab/>
      </w:r>
      <w:r w:rsidRPr="00163DC5">
        <w:t xml:space="preserve">// </w:t>
      </w:r>
      <w:r w:rsidR="00C10BCA">
        <w:t>By point</w:t>
      </w:r>
      <w:r w:rsidRPr="00163DC5">
        <w:t xml:space="preserve"> </w:t>
      </w:r>
      <w:proofErr w:type="spellStart"/>
      <w:r w:rsidRPr="00163DC5">
        <w:t>typeand</w:t>
      </w:r>
      <w:proofErr w:type="spellEnd"/>
      <w:r w:rsidRPr="00163DC5">
        <w:t xml:space="preserve"> point number are</w:t>
      </w:r>
    </w:p>
    <w:p w14:paraId="487CBDD8" w14:textId="0EA7BD95" w:rsidR="00B200D3" w:rsidRPr="00163DC5" w:rsidRDefault="00131875" w:rsidP="004E57D4">
      <w:pPr>
        <w:pStyle w:val="Code"/>
      </w:pPr>
      <w:r>
        <w:tab/>
      </w:r>
      <w:r>
        <w:tab/>
      </w:r>
      <w:r>
        <w:tab/>
      </w:r>
      <w:r>
        <w:tab/>
      </w:r>
      <w:r>
        <w:tab/>
        <w:t>//</w:t>
      </w:r>
      <w:r w:rsidR="00B200D3" w:rsidRPr="00163DC5">
        <w:t xml:space="preserve"> </w:t>
      </w:r>
      <w:r w:rsidR="00D97005">
        <w:t>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proofErr w:type="spellStart"/>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w:t>
      </w:r>
      <w:proofErr w:type="spellEnd"/>
      <w:r w:rsidR="00B200D3" w:rsidRPr="00163DC5">
        <w:t xml:space="preserve"> </w:t>
      </w:r>
      <w:proofErr w:type="gramStart"/>
      <w:r w:rsidR="00B200D3" w:rsidRPr="00163DC5">
        <w:t>1.Rate</w:t>
      </w:r>
      <w:proofErr w:type="gramEnd"/>
      <w:r w:rsidR="00B200D3" w:rsidRPr="00163DC5">
        <w:t>",</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proofErr w:type="gramStart"/>
      <w:r w:rsidR="00B200D3" w:rsidRPr="004C3608">
        <w:rPr>
          <w:color w:val="C45911" w:themeColor="accent2" w:themeShade="BF"/>
        </w:rPr>
        <w:t>"</w:t>
      </w:r>
      <w:r w:rsidR="00B200D3" w:rsidRPr="00163DC5">
        <w:t>:[</w:t>
      </w:r>
      <w:proofErr w:type="gramEnd"/>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proofErr w:type="gramStart"/>
      <w:r w:rsidR="00DD63FF" w:rsidRPr="004C3608">
        <w:rPr>
          <w:color w:val="C45911" w:themeColor="accent2" w:themeShade="BF"/>
        </w:rPr>
        <w:t>"</w:t>
      </w:r>
      <w:r w:rsidRPr="00163DC5">
        <w:t>:[</w:t>
      </w:r>
      <w:proofErr w:type="gramEnd"/>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lastRenderedPageBreak/>
        <w:tab/>
      </w:r>
      <w:r w:rsidRPr="00163DC5">
        <w:tab/>
      </w:r>
      <w:r w:rsidR="00B200D3" w:rsidRPr="004C3608">
        <w:rPr>
          <w:color w:val="C45911" w:themeColor="accent2" w:themeShade="BF"/>
        </w:rPr>
        <w:t>"q</w:t>
      </w:r>
      <w:proofErr w:type="gramStart"/>
      <w:r w:rsidR="00B200D3" w:rsidRPr="004C3608">
        <w:rPr>
          <w:color w:val="C45911" w:themeColor="accent2" w:themeShade="BF"/>
        </w:rPr>
        <w:t>"</w:t>
      </w:r>
      <w:r w:rsidR="00B200D3" w:rsidRPr="00163DC5">
        <w:t>:[</w:t>
      </w:r>
      <w:proofErr w:type="gramEnd"/>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proofErr w:type="gramStart"/>
      <w:r w:rsidRPr="004C3608">
        <w:rPr>
          <w:color w:val="C45911" w:themeColor="accent2" w:themeShade="BF"/>
        </w:rPr>
        <w:t>"</w:t>
      </w:r>
      <w:r w:rsidRPr="00163DC5">
        <w:t>:{</w:t>
      </w:r>
      <w:proofErr w:type="gramEnd"/>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w:t>
      </w:r>
      <w:proofErr w:type="spellStart"/>
      <w:r w:rsidR="00B200D3" w:rsidRPr="004C3608">
        <w:rPr>
          <w:color w:val="C45911" w:themeColor="accent2" w:themeShade="BF"/>
        </w:rPr>
        <w:t>ts</w:t>
      </w:r>
      <w:proofErr w:type="spellEnd"/>
      <w:proofErr w:type="gramStart"/>
      <w:r w:rsidR="00B200D3" w:rsidRPr="004C3608">
        <w:rPr>
          <w:color w:val="C45911" w:themeColor="accent2" w:themeShade="BF"/>
        </w:rPr>
        <w:t>"</w:t>
      </w:r>
      <w:r w:rsidR="00B200D3" w:rsidRPr="00163DC5">
        <w:t>:[</w:t>
      </w:r>
      <w:proofErr w:type="gramEnd"/>
      <w:r w:rsidR="00B200D3" w:rsidRPr="00163DC5">
        <w:t xml:space="preserve">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proofErr w:type="gramStart"/>
      <w:r w:rsidR="00B200D3" w:rsidRPr="004C3608">
        <w:rPr>
          <w:color w:val="C45911" w:themeColor="accent2" w:themeShade="BF"/>
        </w:rPr>
        <w:t>"</w:t>
      </w:r>
      <w:r w:rsidR="00B200D3" w:rsidRPr="00163DC5">
        <w:t>:[</w:t>
      </w:r>
      <w:proofErr w:type="gramEnd"/>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w:t>
      </w:r>
      <w:proofErr w:type="gramStart"/>
      <w:r w:rsidR="00B200D3" w:rsidRPr="00163DC5">
        <w:t>1..</w:t>
      </w:r>
      <w:proofErr w:type="gramEnd"/>
      <w:r w:rsidR="00B200D3" w:rsidRPr="00163DC5">
        <w:t xml:space="preserve">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proofErr w:type="gramStart"/>
      <w:r w:rsidR="00B200D3" w:rsidRPr="004C3608">
        <w:rPr>
          <w:color w:val="C45911" w:themeColor="accent2" w:themeShade="BF"/>
        </w:rPr>
        <w:t>"</w:t>
      </w:r>
      <w:r w:rsidR="00B200D3" w:rsidRPr="00163DC5">
        <w:t>:[</w:t>
      </w:r>
      <w:proofErr w:type="gramEnd"/>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343" w:name="_Toc172098972"/>
      <w:r w:rsidRPr="00620AA0">
        <w:t>Requesting data</w:t>
      </w:r>
      <w:bookmarkEnd w:id="343"/>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w:t>
      </w:r>
      <w:proofErr w:type="spellStart"/>
      <w:r w:rsidRPr="00620AA0">
        <w:rPr>
          <w:rFonts w:ascii="Courier New" w:hAnsi="Courier New" w:cs="Courier New"/>
        </w:rPr>
        <w:t>getdata</w:t>
      </w:r>
      <w:proofErr w:type="spellEnd"/>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420BC98" w:rsidR="00620AA0" w:rsidRPr="00163DC5" w:rsidRDefault="00620AA0" w:rsidP="004E57D4">
      <w:pPr>
        <w:pStyle w:val="Code"/>
      </w:pPr>
      <w:r w:rsidRPr="00163DC5">
        <w:tab/>
        <w:t>{</w:t>
      </w:r>
      <w:r w:rsidRPr="00E734B1">
        <w:rPr>
          <w:color w:val="C45911" w:themeColor="accent2" w:themeShade="BF"/>
        </w:rPr>
        <w:t>"</w:t>
      </w:r>
      <w:proofErr w:type="spellStart"/>
      <w:r w:rsidRPr="00E734B1">
        <w:rPr>
          <w:color w:val="C45911" w:themeColor="accent2" w:themeShade="BF"/>
        </w:rPr>
        <w:t>data"</w:t>
      </w:r>
      <w:r w:rsidRPr="00163DC5">
        <w:t>:"</w:t>
      </w:r>
      <w:r w:rsidR="006A219A">
        <w:t>c</w:t>
      </w:r>
      <w:r w:rsidRPr="00163DC5">
        <w:t>urrent</w:t>
      </w:r>
      <w:proofErr w:type="spellEnd"/>
      <w:r w:rsidRPr="00163DC5">
        <w:t>"}</w:t>
      </w:r>
    </w:p>
    <w:p w14:paraId="2A20139A" w14:textId="06EFE74B" w:rsidR="00620AA0" w:rsidRDefault="00E67F08" w:rsidP="00620AA0">
      <w:pPr>
        <w:pStyle w:val="Bullet"/>
      </w:pPr>
      <w:r>
        <w:rPr>
          <w:b/>
          <w:bCs/>
        </w:rPr>
        <w:t>O</w:t>
      </w:r>
      <w:r w:rsidR="00620AA0" w:rsidRPr="00620AA0">
        <w:rPr>
          <w:b/>
          <w:bCs/>
        </w:rPr>
        <w:t>r</w:t>
      </w:r>
      <w:r w:rsidR="00620AA0">
        <w:t xml:space="preserve"> to retrieve a list of current (</w:t>
      </w:r>
      <w:proofErr w:type="gramStart"/>
      <w:r w:rsidR="00620AA0">
        <w:t>at this time</w:t>
      </w:r>
      <w:proofErr w:type="gramEnd"/>
      <w:r w:rsidR="00620AA0">
        <w:t xml:space="preserve">) </w:t>
      </w:r>
      <w:r w:rsidR="00090C16">
        <w:t>point</w:t>
      </w:r>
      <w:r w:rsidR="00620AA0">
        <w:t xml:space="preserve"> data, by </w:t>
      </w:r>
      <w:r w:rsidR="00090C16">
        <w:t>point</w:t>
      </w:r>
      <w:r w:rsidR="00620AA0">
        <w:t xml:space="preserve"> </w:t>
      </w:r>
      <w:r w:rsidR="00D55668">
        <w:t>type / index</w:t>
      </w:r>
      <w:r w:rsidR="00620AA0">
        <w:t>.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3C88D414"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w:t>
      </w:r>
      <w:r w:rsidR="006A219A">
        <w:rPr>
          <w:rFonts w:eastAsia="MS Mincho"/>
        </w:rPr>
        <w:t>c</w:t>
      </w:r>
      <w:r w:rsidRPr="00BA7567">
        <w:rPr>
          <w:rFonts w:eastAsia="MS Mincho"/>
        </w:rPr>
        <w:t>urrent</w:t>
      </w:r>
      <w:proofErr w:type="spellEnd"/>
      <w:r w:rsidRPr="00BA7567">
        <w:rPr>
          <w:rFonts w:eastAsia="MS Mincho"/>
        </w:rPr>
        <w:t xml:space="preserve">", </w:t>
      </w:r>
    </w:p>
    <w:p w14:paraId="0C8EDF89" w14:textId="65951987" w:rsidR="00FF1B61" w:rsidRPr="00BA7567" w:rsidRDefault="00FF1B61" w:rsidP="00FF1B61">
      <w:pPr>
        <w:pStyle w:val="Code"/>
        <w:rPr>
          <w:rFonts w:eastAsia="MS Mincho"/>
        </w:rPr>
      </w:pPr>
      <w:r w:rsidRPr="00BA7567">
        <w:rPr>
          <w:rFonts w:eastAsia="MS Mincho"/>
        </w:rPr>
        <w:t xml:space="preserve">    </w:t>
      </w:r>
      <w:r w:rsidR="00123855" w:rsidRPr="00BA7567">
        <w:rPr>
          <w:rFonts w:eastAsia="MS Mincho"/>
        </w:rPr>
        <w:t>"</w:t>
      </w:r>
      <w:r w:rsidR="00123855">
        <w:rPr>
          <w:rFonts w:eastAsia="MS Mincho"/>
        </w:rPr>
        <w:t>p</w:t>
      </w:r>
      <w:proofErr w:type="gramStart"/>
      <w:r w:rsidR="00123855" w:rsidRPr="00BA7567">
        <w:rPr>
          <w:rFonts w:eastAsia="MS Mincho"/>
        </w:rPr>
        <w:t>"</w:t>
      </w:r>
      <w:r w:rsidR="00123855">
        <w:rPr>
          <w:rFonts w:eastAsia="MS Mincho"/>
        </w:rPr>
        <w:t>:</w:t>
      </w:r>
      <w:r w:rsidR="00421330">
        <w:rPr>
          <w:rFonts w:eastAsia="MS Mincho"/>
        </w:rPr>
        <w:t>[</w:t>
      </w:r>
      <w:proofErr w:type="gramEnd"/>
      <w:r w:rsidR="00684730">
        <w:rPr>
          <w:rFonts w:eastAsia="MS Mincho"/>
        </w:rPr>
        <w:t>{</w:t>
      </w:r>
      <w:r w:rsidR="00620AA0" w:rsidRPr="00BA7567">
        <w:rPr>
          <w:rFonts w:eastAsia="MS Mincho"/>
        </w:rPr>
        <w:t>"ai</w:t>
      </w:r>
      <w:r w:rsidR="00123855" w:rsidRPr="00BA7567">
        <w:rPr>
          <w:rFonts w:eastAsia="MS Mincho"/>
        </w:rPr>
        <w:t>"</w:t>
      </w:r>
      <w:r w:rsidR="00620AA0" w:rsidRPr="00BA7567">
        <w:rPr>
          <w:rFonts w:eastAsia="MS Mincho"/>
        </w:rPr>
        <w:t>:1</w:t>
      </w:r>
      <w:r w:rsidR="00684730">
        <w:rPr>
          <w:rFonts w:eastAsia="MS Mincho"/>
        </w:rPr>
        <w:t>}</w:t>
      </w:r>
      <w:r w:rsidR="00400A55">
        <w:rPr>
          <w:rFonts w:eastAsia="MS Mincho"/>
        </w:rPr>
        <w:t>,</w:t>
      </w:r>
      <w:r w:rsidR="00684730">
        <w:rPr>
          <w:rFonts w:eastAsia="MS Mincho"/>
        </w:rPr>
        <w:t>{</w:t>
      </w:r>
      <w:r w:rsidR="00123855" w:rsidRPr="00BA7567">
        <w:rPr>
          <w:rFonts w:eastAsia="MS Mincho"/>
        </w:rPr>
        <w:t>"</w:t>
      </w:r>
      <w:r w:rsidR="00400A55">
        <w:rPr>
          <w:rFonts w:eastAsia="MS Mincho"/>
        </w:rPr>
        <w:t>ai</w:t>
      </w:r>
      <w:r w:rsidR="00123855" w:rsidRPr="00BA7567">
        <w:rPr>
          <w:rFonts w:eastAsia="MS Mincho"/>
        </w:rPr>
        <w:t>"</w:t>
      </w:r>
      <w:r w:rsidR="00400A55">
        <w:rPr>
          <w:rFonts w:eastAsia="MS Mincho"/>
        </w:rPr>
        <w:t>:2</w:t>
      </w:r>
      <w:r w:rsidR="00684730">
        <w:rPr>
          <w:rFonts w:eastAsia="MS Mincho"/>
        </w:rPr>
        <w:t>}</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lastRenderedPageBreak/>
        <w:t>{</w:t>
      </w:r>
    </w:p>
    <w:p w14:paraId="6CBB5F22" w14:textId="24015019"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w:t>
      </w:r>
      <w:r w:rsidR="00B916B2">
        <w:rPr>
          <w:rFonts w:eastAsia="MS Mincho"/>
        </w:rPr>
        <w:t>c</w:t>
      </w:r>
      <w:r w:rsidRPr="00BA7567">
        <w:rPr>
          <w:rFonts w:eastAsia="MS Mincho"/>
        </w:rPr>
        <w:t>urrent</w:t>
      </w:r>
      <w:proofErr w:type="spellEnd"/>
      <w:r w:rsidRPr="00BA7567">
        <w:rPr>
          <w:rFonts w:eastAsia="MS Mincho"/>
        </w:rPr>
        <w:t xml:space="preserve">",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proofErr w:type="gramStart"/>
      <w:r w:rsidRPr="00BA7567">
        <w:rPr>
          <w:color w:val="C45911" w:themeColor="accent2" w:themeShade="BF"/>
        </w:rPr>
        <w:t>"</w:t>
      </w:r>
      <w:r w:rsidRPr="00BA7567">
        <w:rPr>
          <w:rFonts w:eastAsia="MS Mincho"/>
        </w:rPr>
        <w:t>:[</w:t>
      </w:r>
      <w:proofErr w:type="gramEnd"/>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616A92D1" w:rsidR="000D6ED9" w:rsidRPr="00BA7567" w:rsidRDefault="000D6ED9" w:rsidP="000D6ED9">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w:t>
      </w:r>
      <w:r w:rsidR="006A219A">
        <w:t>h</w:t>
      </w:r>
      <w:r w:rsidRPr="00BA7567">
        <w:t>istory</w:t>
      </w:r>
      <w:proofErr w:type="spellEnd"/>
      <w:r w:rsidRPr="00BA7567">
        <w:t xml:space="preserve">", </w:t>
      </w:r>
    </w:p>
    <w:p w14:paraId="7F024E1C" w14:textId="2286FD85" w:rsidR="000D6ED9" w:rsidRPr="00BA7567" w:rsidRDefault="000D6ED9" w:rsidP="000D6ED9">
      <w:pPr>
        <w:pStyle w:val="Code"/>
      </w:pPr>
      <w:r w:rsidRPr="00BA7567">
        <w:t xml:space="preserve">    </w:t>
      </w:r>
      <w:r w:rsidR="00B916B2" w:rsidRPr="00BA7567">
        <w:rPr>
          <w:rFonts w:eastAsia="MS Mincho"/>
        </w:rPr>
        <w:t>"</w:t>
      </w:r>
      <w:r w:rsidR="00B916B2">
        <w:rPr>
          <w:rFonts w:eastAsia="MS Mincho"/>
        </w:rPr>
        <w:t>p</w:t>
      </w:r>
      <w:proofErr w:type="gramStart"/>
      <w:r w:rsidR="00B916B2" w:rsidRPr="00BA7567">
        <w:rPr>
          <w:rFonts w:eastAsia="MS Mincho"/>
        </w:rPr>
        <w:t>"</w:t>
      </w:r>
      <w:r w:rsidR="00B916B2">
        <w:rPr>
          <w:rFonts w:eastAsia="MS Mincho"/>
        </w:rPr>
        <w:t>:</w:t>
      </w:r>
      <w:r w:rsidR="00620AA0" w:rsidRPr="00BA7567">
        <w:t>[</w:t>
      </w:r>
      <w:proofErr w:type="gramEnd"/>
      <w:r w:rsidR="00B916B2">
        <w:t>{</w:t>
      </w:r>
      <w:r w:rsidR="00620AA0" w:rsidRPr="00BA7567">
        <w:t>"a</w:t>
      </w:r>
      <w:r w:rsidR="007142D7">
        <w:t>”</w:t>
      </w:r>
      <w:r w:rsidR="00B916B2">
        <w:t>:</w:t>
      </w:r>
      <w:r w:rsidR="00620AA0" w:rsidRPr="00BA7567">
        <w:t>1</w:t>
      </w:r>
      <w:r w:rsidR="00B916B2">
        <w:t>}</w:t>
      </w:r>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2FB88E17" w:rsidR="005C2661" w:rsidRPr="00BA7567" w:rsidRDefault="005C2661" w:rsidP="005C2661">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w:t>
      </w:r>
      <w:r w:rsidR="006A219A">
        <w:t>h</w:t>
      </w:r>
      <w:r w:rsidRPr="00BA7567">
        <w:t>istory</w:t>
      </w:r>
      <w:proofErr w:type="spellEnd"/>
      <w:r w:rsidRPr="00BA7567">
        <w:t>",</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proofErr w:type="gramStart"/>
      <w:r w:rsidRPr="00BA7567">
        <w:rPr>
          <w:color w:val="C45911" w:themeColor="accent2" w:themeShade="BF"/>
        </w:rPr>
        <w:t>"</w:t>
      </w:r>
      <w:r w:rsidRPr="00BA7567">
        <w:t>:[</w:t>
      </w:r>
      <w:proofErr w:type="gramEnd"/>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32B68CAD" w:rsidR="00FA1683" w:rsidRDefault="00C50BE3" w:rsidP="00D46C42">
      <w:pPr>
        <w:pStyle w:val="Caption"/>
      </w:pPr>
      <w:bookmarkStart w:id="344" w:name="_Toc170288663"/>
      <w:r w:rsidRPr="00BA7567">
        <w:t xml:space="preserve">Table </w:t>
      </w:r>
      <w:r>
        <w:fldChar w:fldCharType="begin"/>
      </w:r>
      <w:r>
        <w:instrText xml:space="preserve"> SEQ Table \* ARABIC </w:instrText>
      </w:r>
      <w:r>
        <w:fldChar w:fldCharType="separate"/>
      </w:r>
      <w:r w:rsidR="0089770E">
        <w:rPr>
          <w:noProof/>
        </w:rPr>
        <w:t>24</w:t>
      </w:r>
      <w:r>
        <w:rPr>
          <w:noProof/>
        </w:rPr>
        <w:fldChar w:fldCharType="end"/>
      </w:r>
      <w:r w:rsidR="00D46C42" w:rsidRPr="00BA7567">
        <w:tab/>
        <w:t>Elements of the data request message</w:t>
      </w:r>
      <w:bookmarkEnd w:id="344"/>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3D1407">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3D1407">
            <w:pPr>
              <w:pStyle w:val="TableText"/>
            </w:pPr>
            <w:r>
              <w:t>String</w:t>
            </w:r>
          </w:p>
        </w:tc>
        <w:tc>
          <w:tcPr>
            <w:tcW w:w="1635" w:type="dxa"/>
          </w:tcPr>
          <w:p w14:paraId="193494BC" w14:textId="474CF825" w:rsidR="006C6012" w:rsidRPr="007B3C04" w:rsidRDefault="00392275" w:rsidP="003D1407">
            <w:pPr>
              <w:pStyle w:val="TableText"/>
            </w:pPr>
            <w:r>
              <w:t>data</w:t>
            </w:r>
          </w:p>
        </w:tc>
        <w:tc>
          <w:tcPr>
            <w:tcW w:w="1703" w:type="dxa"/>
          </w:tcPr>
          <w:p w14:paraId="113AA559" w14:textId="6B0D4B4C" w:rsidR="006C6012" w:rsidRPr="007B3C04" w:rsidRDefault="00856175" w:rsidP="003D1407">
            <w:pPr>
              <w:pStyle w:val="TableText"/>
            </w:pPr>
            <w:r>
              <w:t>Yes</w:t>
            </w:r>
          </w:p>
        </w:tc>
        <w:tc>
          <w:tcPr>
            <w:tcW w:w="3123" w:type="dxa"/>
          </w:tcPr>
          <w:p w14:paraId="11E611E4" w14:textId="7302E2E1" w:rsidR="006C6012" w:rsidRPr="007B3C04" w:rsidRDefault="00856175" w:rsidP="003D1407">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3D1407">
            <w:pPr>
              <w:pStyle w:val="TableText"/>
            </w:pPr>
            <w:r>
              <w:t>Point ID List</w:t>
            </w:r>
          </w:p>
        </w:tc>
        <w:tc>
          <w:tcPr>
            <w:tcW w:w="1062" w:type="dxa"/>
          </w:tcPr>
          <w:p w14:paraId="400A5818" w14:textId="29C563F1" w:rsidR="006C6012" w:rsidRPr="007B3C04" w:rsidRDefault="002E1A73" w:rsidP="003D1407">
            <w:pPr>
              <w:pStyle w:val="TableText"/>
            </w:pPr>
            <w:r>
              <w:t>String Array</w:t>
            </w:r>
          </w:p>
        </w:tc>
        <w:tc>
          <w:tcPr>
            <w:tcW w:w="1635" w:type="dxa"/>
          </w:tcPr>
          <w:p w14:paraId="67E27858" w14:textId="5463360F" w:rsidR="006C6012" w:rsidRPr="007B3C04" w:rsidRDefault="002E1A73" w:rsidP="003D1407">
            <w:pPr>
              <w:pStyle w:val="TableText"/>
            </w:pPr>
            <w:r>
              <w:t>n</w:t>
            </w:r>
          </w:p>
        </w:tc>
        <w:tc>
          <w:tcPr>
            <w:tcW w:w="1703" w:type="dxa"/>
          </w:tcPr>
          <w:p w14:paraId="762FA9D2" w14:textId="389D37A4" w:rsidR="006C6012" w:rsidRPr="007B3C04" w:rsidRDefault="00117965" w:rsidP="003D1407">
            <w:pPr>
              <w:pStyle w:val="TableText"/>
            </w:pPr>
            <w:r>
              <w:t>No</w:t>
            </w:r>
          </w:p>
        </w:tc>
        <w:tc>
          <w:tcPr>
            <w:tcW w:w="3123" w:type="dxa"/>
          </w:tcPr>
          <w:p w14:paraId="1D92E609" w14:textId="16ACD476" w:rsidR="006C6012" w:rsidRPr="007B3C04" w:rsidRDefault="00117965" w:rsidP="003D1407">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3D1407">
            <w:pPr>
              <w:pStyle w:val="TableText"/>
            </w:pPr>
            <w:r>
              <w:t>Point Name List</w:t>
            </w:r>
          </w:p>
        </w:tc>
        <w:tc>
          <w:tcPr>
            <w:tcW w:w="1062" w:type="dxa"/>
          </w:tcPr>
          <w:p w14:paraId="04322012" w14:textId="1075421C" w:rsidR="006C6012" w:rsidRPr="007B3C04" w:rsidRDefault="00117965" w:rsidP="003D1407">
            <w:pPr>
              <w:pStyle w:val="TableText"/>
            </w:pPr>
            <w:r>
              <w:t>String Array</w:t>
            </w:r>
          </w:p>
        </w:tc>
        <w:tc>
          <w:tcPr>
            <w:tcW w:w="1635" w:type="dxa"/>
          </w:tcPr>
          <w:p w14:paraId="12050CD6" w14:textId="7B971072" w:rsidR="006C6012" w:rsidRPr="007B3C04" w:rsidRDefault="00B86E80" w:rsidP="003D1407">
            <w:pPr>
              <w:pStyle w:val="TableText"/>
            </w:pPr>
            <w:r>
              <w:t>name</w:t>
            </w:r>
          </w:p>
        </w:tc>
        <w:tc>
          <w:tcPr>
            <w:tcW w:w="1703" w:type="dxa"/>
          </w:tcPr>
          <w:p w14:paraId="66CA2D5B" w14:textId="64DAA242" w:rsidR="006C6012" w:rsidRPr="007B3C04" w:rsidRDefault="00F8389A" w:rsidP="003D1407">
            <w:pPr>
              <w:pStyle w:val="TableText"/>
            </w:pPr>
            <w:r>
              <w:t>No</w:t>
            </w:r>
          </w:p>
        </w:tc>
        <w:tc>
          <w:tcPr>
            <w:tcW w:w="3123" w:type="dxa"/>
          </w:tcPr>
          <w:p w14:paraId="753ADE10" w14:textId="2AA6C556" w:rsidR="006C6012" w:rsidRPr="007B3C04" w:rsidRDefault="00F8389A" w:rsidP="003D1407">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3D1407">
            <w:pPr>
              <w:pStyle w:val="TableText"/>
            </w:pPr>
            <w:r>
              <w:t>Start Time</w:t>
            </w:r>
          </w:p>
        </w:tc>
        <w:tc>
          <w:tcPr>
            <w:tcW w:w="1062" w:type="dxa"/>
          </w:tcPr>
          <w:p w14:paraId="13821F24" w14:textId="7C86EDF4" w:rsidR="006C6012" w:rsidRPr="007B3C04" w:rsidRDefault="00C32286" w:rsidP="003D1407">
            <w:pPr>
              <w:pStyle w:val="TableText"/>
            </w:pPr>
            <w:r>
              <w:t>Integer</w:t>
            </w:r>
          </w:p>
        </w:tc>
        <w:tc>
          <w:tcPr>
            <w:tcW w:w="1635" w:type="dxa"/>
          </w:tcPr>
          <w:p w14:paraId="01F17675" w14:textId="73204811" w:rsidR="006C6012" w:rsidRPr="007B3C04" w:rsidRDefault="0040359E" w:rsidP="003D1407">
            <w:pPr>
              <w:pStyle w:val="TableText"/>
            </w:pPr>
            <w:r>
              <w:t>start</w:t>
            </w:r>
          </w:p>
        </w:tc>
        <w:tc>
          <w:tcPr>
            <w:tcW w:w="1703" w:type="dxa"/>
          </w:tcPr>
          <w:p w14:paraId="275A19D5" w14:textId="6E7C866B" w:rsidR="006C6012" w:rsidRPr="007B3C04" w:rsidRDefault="00C32286" w:rsidP="003D1407">
            <w:pPr>
              <w:pStyle w:val="TableText"/>
            </w:pPr>
            <w:r>
              <w:t>No</w:t>
            </w:r>
          </w:p>
        </w:tc>
        <w:tc>
          <w:tcPr>
            <w:tcW w:w="3123" w:type="dxa"/>
          </w:tcPr>
          <w:p w14:paraId="469DC41E" w14:textId="1008D568" w:rsidR="006C6012" w:rsidRPr="007B3C04" w:rsidRDefault="00C32286" w:rsidP="003D1407">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3D1407">
            <w:pPr>
              <w:pStyle w:val="TableText"/>
            </w:pPr>
            <w:r>
              <w:t>End Time</w:t>
            </w:r>
          </w:p>
        </w:tc>
        <w:tc>
          <w:tcPr>
            <w:tcW w:w="1062" w:type="dxa"/>
          </w:tcPr>
          <w:p w14:paraId="7766CF4F" w14:textId="60062AAC" w:rsidR="006C6012" w:rsidRPr="007B3C04" w:rsidRDefault="0040359E" w:rsidP="003D1407">
            <w:pPr>
              <w:pStyle w:val="TableText"/>
            </w:pPr>
            <w:r>
              <w:t>Integer</w:t>
            </w:r>
          </w:p>
        </w:tc>
        <w:tc>
          <w:tcPr>
            <w:tcW w:w="1635" w:type="dxa"/>
          </w:tcPr>
          <w:p w14:paraId="3E2BFED0" w14:textId="2AFF45CE" w:rsidR="006C6012" w:rsidRPr="007B3C04" w:rsidRDefault="0040359E" w:rsidP="003D1407">
            <w:pPr>
              <w:pStyle w:val="TableText"/>
            </w:pPr>
            <w:r>
              <w:t>end</w:t>
            </w:r>
          </w:p>
        </w:tc>
        <w:tc>
          <w:tcPr>
            <w:tcW w:w="1703" w:type="dxa"/>
          </w:tcPr>
          <w:p w14:paraId="38DB47CE" w14:textId="13CB4686" w:rsidR="006C6012" w:rsidRPr="007B3C04" w:rsidRDefault="0098382D" w:rsidP="003D1407">
            <w:pPr>
              <w:pStyle w:val="TableText"/>
            </w:pPr>
            <w:r>
              <w:t>No</w:t>
            </w:r>
          </w:p>
        </w:tc>
        <w:tc>
          <w:tcPr>
            <w:tcW w:w="3123" w:type="dxa"/>
          </w:tcPr>
          <w:p w14:paraId="4F5E864C" w14:textId="0738DCA7" w:rsidR="006C6012" w:rsidRPr="007B3C04" w:rsidRDefault="0098382D" w:rsidP="003D1407">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345" w:name="_Toc172098973"/>
      <w:r>
        <w:lastRenderedPageBreak/>
        <w:t xml:space="preserve">Field </w:t>
      </w:r>
      <w:r w:rsidR="006B0494">
        <w:t>devic</w:t>
      </w:r>
      <w:r>
        <w:t>e core blocks</w:t>
      </w:r>
      <w:bookmarkEnd w:id="345"/>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proofErr w:type="spellStart"/>
      <w:r w:rsidRPr="00EB0C73">
        <w:rPr>
          <w:b/>
          <w:bCs/>
        </w:rPr>
        <w:t>canCoreUp</w:t>
      </w:r>
      <w:proofErr w:type="spellEnd"/>
      <w:r>
        <w:t xml:space="preserve"> and </w:t>
      </w:r>
      <w:proofErr w:type="spellStart"/>
      <w:r w:rsidRPr="00EB0C73">
        <w:rPr>
          <w:b/>
          <w:bCs/>
        </w:rPr>
        <w:t>canCoreDown</w:t>
      </w:r>
      <w:proofErr w:type="spellEnd"/>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proofErr w:type="gramStart"/>
      <w:r w:rsidRPr="00163DC5">
        <w:t xml:space="preserve">{ </w:t>
      </w:r>
      <w:r w:rsidRPr="00C168FD">
        <w:rPr>
          <w:color w:val="C45911" w:themeColor="accent2" w:themeShade="BF"/>
        </w:rPr>
        <w:t>"</w:t>
      </w:r>
      <w:proofErr w:type="spellStart"/>
      <w:proofErr w:type="gramEnd"/>
      <w:r w:rsidRPr="00C168FD">
        <w:rPr>
          <w:color w:val="C45911" w:themeColor="accent2" w:themeShade="BF"/>
        </w:rPr>
        <w:t>blockPart</w:t>
      </w:r>
      <w:proofErr w:type="spellEnd"/>
      <w:r w:rsidRPr="00C168FD">
        <w:rPr>
          <w:color w:val="C45911" w:themeColor="accent2" w:themeShade="BF"/>
        </w:rPr>
        <w:t>"</w:t>
      </w:r>
      <w:r w:rsidRPr="00163DC5">
        <w:t xml:space="preserve"> : 1, </w:t>
      </w:r>
      <w:r w:rsidRPr="00C168FD">
        <w:rPr>
          <w:color w:val="C45911" w:themeColor="accent2" w:themeShade="BF"/>
        </w:rPr>
        <w:t>"</w:t>
      </w:r>
      <w:proofErr w:type="spellStart"/>
      <w:r w:rsidRPr="00C168FD">
        <w:rPr>
          <w:color w:val="C45911" w:themeColor="accent2" w:themeShade="BF"/>
        </w:rPr>
        <w:t>totalParts</w:t>
      </w:r>
      <w:proofErr w:type="spellEnd"/>
      <w:r w:rsidRPr="00C168FD">
        <w:rPr>
          <w:color w:val="C45911" w:themeColor="accent2" w:themeShade="BF"/>
        </w:rPr>
        <w:t>"</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4908A7B3"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89770E">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346" w:author="Mark Davison" w:date="2024-10-01T21:40:00Z" w16du:dateUtc="2024-10-01T20:40:00Z">
        <w:r w:rsidR="0089770E" w:rsidRPr="0089770E">
          <w:rPr>
            <w:rStyle w:val="Crossreference"/>
            <w:rPrChange w:id="347" w:author="Mark Davison" w:date="2024-10-01T21:40:00Z" w16du:dateUtc="2024-10-01T20:40:00Z">
              <w:rPr/>
            </w:rPrChange>
          </w:rPr>
          <w:t>Payload compression</w:t>
        </w:r>
      </w:ins>
      <w:del w:id="348" w:author="Mark Davison" w:date="2024-10-01T21:40:00Z" w16du:dateUtc="2024-10-01T20:40:00Z">
        <w:r w:rsidR="0094133A" w:rsidRPr="00A8786E" w:rsidDel="0089770E">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349" w:name="_Ref160026567"/>
      <w:bookmarkStart w:id="350" w:name="_Toc172098974"/>
      <w:r>
        <w:lastRenderedPageBreak/>
        <w:t>Use of MQTT</w:t>
      </w:r>
      <w:bookmarkEnd w:id="349"/>
      <w:bookmarkEnd w:id="350"/>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w:t>
      </w:r>
      <w:proofErr w:type="gramStart"/>
      <w:r w:rsidRPr="00BA7567">
        <w:t>have to</w:t>
      </w:r>
      <w:proofErr w:type="gramEnd"/>
      <w:r w:rsidRPr="00BA7567">
        <w:t xml:space="preserve">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351" w:name="_Toc172098975"/>
      <w:r w:rsidRPr="00B176E4">
        <w:t>Retained messages and connection state</w:t>
      </w:r>
      <w:bookmarkEnd w:id="351"/>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352" w:name="_Toc156487355"/>
      <w:bookmarkStart w:id="353" w:name="_Toc172098976"/>
      <w:r>
        <w:t>Publish/</w:t>
      </w:r>
      <w:r w:rsidR="0012344C">
        <w:t>subscribe</w:t>
      </w:r>
      <w:r>
        <w:t xml:space="preserve"> transports</w:t>
      </w:r>
      <w:bookmarkEnd w:id="352"/>
      <w:bookmarkEnd w:id="353"/>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354" w:name="_Toc172098977"/>
      <w:r>
        <w:t>Payload</w:t>
      </w:r>
      <w:bookmarkEnd w:id="354"/>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355" w:name="_Ref162949991"/>
      <w:bookmarkStart w:id="356" w:name="_Toc172098978"/>
      <w:r>
        <w:lastRenderedPageBreak/>
        <w:t>Payload compression</w:t>
      </w:r>
      <w:bookmarkEnd w:id="355"/>
      <w:bookmarkEnd w:id="356"/>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proofErr w:type="spellStart"/>
      <w:r>
        <w:t>GZip</w:t>
      </w:r>
      <w:proofErr w:type="spellEnd"/>
      <w:r>
        <w:t xml:space="preserve"> compression, “</w:t>
      </w:r>
      <w:proofErr w:type="spellStart"/>
      <w:r>
        <w:t>gzip</w:t>
      </w:r>
      <w:proofErr w:type="spellEnd"/>
      <w:r>
        <w:t>”</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proofErr w:type="spellStart"/>
      <w:r>
        <w:t>Brotli</w:t>
      </w:r>
      <w:proofErr w:type="spellEnd"/>
      <w:r>
        <w:t xml:space="preserve"> compression, “</w:t>
      </w:r>
      <w:proofErr w:type="spellStart"/>
      <w:r w:rsidR="00733512">
        <w:t>br</w:t>
      </w:r>
      <w:proofErr w:type="spellEnd"/>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357" w:name="_Toc172098979"/>
      <w:r>
        <w:t xml:space="preserve">Other </w:t>
      </w:r>
      <w:r w:rsidR="0012344C">
        <w:t>topics</w:t>
      </w:r>
      <w:bookmarkEnd w:id="357"/>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358" w:name="_Toc156487360"/>
      <w:bookmarkStart w:id="359" w:name="_Toc172098980"/>
      <w:proofErr w:type="spellStart"/>
      <w:r>
        <w:t>Getdeviceinfo</w:t>
      </w:r>
      <w:bookmarkEnd w:id="358"/>
      <w:bookmarkEnd w:id="359"/>
      <w:proofErr w:type="spellEnd"/>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getdeviceinfo</w:t>
      </w:r>
      <w:proofErr w:type="spellEnd"/>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:"status</w:t>
      </w:r>
      <w:proofErr w:type="spellEnd"/>
      <w:r w:rsidRPr="00163DC5">
        <w:t>"}</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:"profile</w:t>
      </w:r>
      <w:proofErr w:type="spellEnd"/>
      <w:r w:rsidRPr="00163DC5">
        <w:t>"}</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:"configuration</w:t>
      </w:r>
      <w:proofErr w:type="spellEnd"/>
      <w:r w:rsidRPr="00163DC5">
        <w:t>"}</w:t>
      </w:r>
    </w:p>
    <w:p w14:paraId="3DD367CD" w14:textId="3563DC1F" w:rsidR="004E57D4" w:rsidRDefault="00897F88" w:rsidP="001725CA">
      <w:pPr>
        <w:pStyle w:val="Heading3"/>
      </w:pPr>
      <w:bookmarkStart w:id="360" w:name="_Toc156487361"/>
      <w:bookmarkStart w:id="361" w:name="_Toc172098981"/>
      <w:r>
        <w:t xml:space="preserve">Maintaining </w:t>
      </w:r>
      <w:bookmarkEnd w:id="360"/>
      <w:r w:rsidR="0012344C">
        <w:t>time</w:t>
      </w:r>
      <w:bookmarkEnd w:id="361"/>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w:t>
      </w:r>
      <w:proofErr w:type="gramStart"/>
      <w:r>
        <w:t>a  time</w:t>
      </w:r>
      <w:proofErr w:type="gramEnd"/>
      <w:r>
        <w:t xml:space="preserv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w:t>
      </w:r>
      <w:proofErr w:type="spellStart"/>
      <w:r w:rsidR="007B1287">
        <w:t>timeReq</w:t>
      </w:r>
      <w:proofErr w:type="spellEnd"/>
      <w:r w:rsidR="007B1287">
        <w:t xml:space="preserve"> value is true, the SA responds by sending a </w:t>
      </w:r>
      <w:proofErr w:type="spellStart"/>
      <w:r w:rsidR="007B1287">
        <w:t>setclock</w:t>
      </w:r>
      <w:proofErr w:type="spellEnd"/>
      <w:r w:rsidR="007B1287">
        <w:t xml:space="preserve">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w:t>
      </w:r>
      <w:proofErr w:type="spellStart"/>
      <w:r w:rsidRPr="00272391">
        <w:rPr>
          <w:rFonts w:ascii="Courier New" w:hAnsi="Courier New" w:cs="Courier New"/>
        </w:rPr>
        <w:t>getclock</w:t>
      </w:r>
      <w:proofErr w:type="spellEnd"/>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proofErr w:type="spellStart"/>
      <w:r w:rsidRPr="004C7FEF">
        <w:rPr>
          <w:rFonts w:ascii="Courier New" w:hAnsi="Courier New" w:cs="Courier New"/>
        </w:rPr>
        <w:t>setclock</w:t>
      </w:r>
      <w:proofErr w:type="spellEnd"/>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 xml:space="preserve">What constitutes a sufficiently short time is </w:t>
      </w:r>
      <w:proofErr w:type="gramStart"/>
      <w:r w:rsidR="000163A5" w:rsidRPr="00BA7567">
        <w:t>implementation-specific</w:t>
      </w:r>
      <w:proofErr w:type="gramEnd"/>
      <w:r w:rsidR="000769D0" w:rsidRPr="00BA7567">
        <w:t>.</w:t>
      </w:r>
    </w:p>
    <w:p w14:paraId="5B0E516C" w14:textId="06B1264B" w:rsidR="00897F88" w:rsidRDefault="004C7FEF" w:rsidP="001725CA">
      <w:pPr>
        <w:pStyle w:val="Heading2"/>
      </w:pPr>
      <w:bookmarkStart w:id="362" w:name="_Toc156487362"/>
      <w:bookmarkStart w:id="363" w:name="_Toc172098982"/>
      <w:r>
        <w:lastRenderedPageBreak/>
        <w:t xml:space="preserve">Communications, QoS, </w:t>
      </w:r>
      <w:bookmarkEnd w:id="362"/>
      <w:r w:rsidR="0012344C">
        <w:t>retention</w:t>
      </w:r>
      <w:bookmarkEnd w:id="363"/>
    </w:p>
    <w:p w14:paraId="48A88406" w14:textId="2F2D3D38"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89770E">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364" w:name="_Toc172098983"/>
      <w:r>
        <w:lastRenderedPageBreak/>
        <w:t>Fi</w:t>
      </w:r>
      <w:r w:rsidR="00C9038A">
        <w:t>el</w:t>
      </w:r>
      <w:r>
        <w:t xml:space="preserve">d </w:t>
      </w:r>
      <w:r w:rsidR="0012344C">
        <w:t>device</w:t>
      </w:r>
      <w:r>
        <w:t xml:space="preserve"> lifecycle</w:t>
      </w:r>
      <w:bookmarkEnd w:id="364"/>
    </w:p>
    <w:p w14:paraId="63CC4D64" w14:textId="58C0AE82"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365" w:author="Mark Davison" w:date="2024-10-01T21:40:00Z" w16du:dateUtc="2024-10-01T20:40:00Z">
        <w:r w:rsidR="0089770E" w:rsidRPr="0089770E">
          <w:rPr>
            <w:rStyle w:val="Crossreference"/>
            <w:rPrChange w:id="366" w:author="Mark Davison" w:date="2024-10-01T21:40:00Z" w16du:dateUtc="2024-10-01T20:40:00Z">
              <w:rPr/>
            </w:rPrChange>
          </w:rPr>
          <w:t xml:space="preserve">Figure </w:t>
        </w:r>
        <w:r w:rsidR="0089770E" w:rsidRPr="0089770E">
          <w:rPr>
            <w:rStyle w:val="Crossreference"/>
            <w:rPrChange w:id="367" w:author="Mark Davison" w:date="2024-10-01T21:40:00Z" w16du:dateUtc="2024-10-01T20:40:00Z">
              <w:rPr>
                <w:noProof/>
              </w:rPr>
            </w:rPrChange>
          </w:rPr>
          <w:t>12</w:t>
        </w:r>
      </w:ins>
      <w:del w:id="368" w:author="Mark Davison" w:date="2024-10-01T21:40:00Z" w16du:dateUtc="2024-10-01T20:40:00Z">
        <w:r w:rsidR="0094133A" w:rsidRPr="00A8786E" w:rsidDel="0089770E">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6F54AA48" w:rsidR="00272391" w:rsidRDefault="00272391" w:rsidP="00272391">
      <w:pPr>
        <w:pStyle w:val="Caption"/>
      </w:pPr>
      <w:bookmarkStart w:id="369" w:name="_Ref161393121"/>
      <w:bookmarkStart w:id="370" w:name="_Toc170288639"/>
      <w:r>
        <w:t xml:space="preserve">Figure </w:t>
      </w:r>
      <w:r>
        <w:fldChar w:fldCharType="begin"/>
      </w:r>
      <w:r>
        <w:instrText xml:space="preserve"> SEQ Figure \* ARABIC </w:instrText>
      </w:r>
      <w:r>
        <w:fldChar w:fldCharType="separate"/>
      </w:r>
      <w:r w:rsidR="0089770E">
        <w:rPr>
          <w:noProof/>
        </w:rPr>
        <w:t>12</w:t>
      </w:r>
      <w:r>
        <w:rPr>
          <w:noProof/>
        </w:rPr>
        <w:fldChar w:fldCharType="end"/>
      </w:r>
      <w:bookmarkEnd w:id="369"/>
      <w:r>
        <w:tab/>
        <w:t>Connection state model</w:t>
      </w:r>
      <w:bookmarkEnd w:id="370"/>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371" w:name="_Toc172098984"/>
      <w:r>
        <w:t>Status message</w:t>
      </w:r>
      <w:bookmarkEnd w:id="371"/>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proofErr w:type="gramStart"/>
      <w:r>
        <w:t>in order to</w:t>
      </w:r>
      <w:proofErr w:type="gramEnd"/>
      <w:r>
        <w:t xml:space="preserve">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w:t>
      </w:r>
      <w:proofErr w:type="gramStart"/>
      <w:r w:rsidR="00645551" w:rsidRPr="00366473">
        <w:t>device-specific</w:t>
      </w:r>
      <w:proofErr w:type="gramEnd"/>
      <w:r w:rsidR="00645551" w:rsidRPr="00366473">
        <w:t xml:space="preserve">. </w:t>
      </w:r>
    </w:p>
    <w:p w14:paraId="64F168DD" w14:textId="77777777" w:rsidR="003859C8" w:rsidRDefault="00645551" w:rsidP="00645551">
      <w:pPr>
        <w:pStyle w:val="Code"/>
      </w:pPr>
      <w:r w:rsidRPr="00366473">
        <w:tab/>
      </w:r>
      <w:r w:rsidR="003859C8">
        <w:tab/>
      </w:r>
      <w:r w:rsidR="003859C8">
        <w:tab/>
      </w:r>
      <w:r w:rsidRPr="00366473">
        <w:t>// If the Required "</w:t>
      </w:r>
      <w:proofErr w:type="spellStart"/>
      <w:r w:rsidRPr="00366473">
        <w:t>req</w:t>
      </w:r>
      <w:proofErr w:type="spellEnd"/>
      <w:r w:rsidRPr="00366473">
        <w:t xml:space="preserve">"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proofErr w:type="gramStart"/>
      <w:r w:rsidRPr="003F68D2">
        <w:rPr>
          <w:color w:val="C45911" w:themeColor="accent2" w:themeShade="BF"/>
        </w:rPr>
        <w:t>"</w:t>
      </w:r>
      <w:r w:rsidRPr="00163DC5">
        <w:t>:[</w:t>
      </w:r>
      <w:proofErr w:type="gramEnd"/>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:"Firmware</w:t>
      </w:r>
      <w:proofErr w:type="spellEnd"/>
      <w:r w:rsidRPr="00163DC5">
        <w:t>",</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:"Program</w:t>
      </w:r>
      <w:proofErr w:type="spellEnd"/>
      <w:r w:rsidRPr="00163DC5">
        <w:t xml:space="preserve">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ver</w:t>
      </w:r>
      <w:proofErr w:type="spellEnd"/>
      <w:r w:rsidRPr="003F68D2">
        <w:rPr>
          <w:color w:val="C45911" w:themeColor="accent2" w:themeShade="BF"/>
        </w:rPr>
        <w:t>"</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req</w:t>
      </w:r>
      <w:proofErr w:type="spellEnd"/>
      <w:r w:rsidRPr="003F68D2">
        <w:rPr>
          <w:color w:val="C45911" w:themeColor="accent2" w:themeShade="BF"/>
        </w:rPr>
        <w:t>"</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active</w:t>
      </w:r>
      <w:proofErr w:type="gramStart"/>
      <w:r w:rsidRPr="003F68D2">
        <w:rPr>
          <w:color w:val="C45911" w:themeColor="accent2" w:themeShade="BF"/>
        </w:rPr>
        <w:t>"</w:t>
      </w:r>
      <w:r w:rsidRPr="00163DC5">
        <w:t>:false</w:t>
      </w:r>
      <w:proofErr w:type="spellEnd"/>
      <w:proofErr w:type="gramEnd"/>
      <w:r w:rsidRPr="00163DC5">
        <w:t>}</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cReq</w:t>
      </w:r>
      <w:proofErr w:type="spellEnd"/>
      <w:proofErr w:type="gramStart"/>
      <w:r w:rsidRPr="003F68D2">
        <w:rPr>
          <w:color w:val="C45911" w:themeColor="accent2" w:themeShade="BF"/>
        </w:rPr>
        <w:t>"</w:t>
      </w:r>
      <w:r w:rsidRPr="00163DC5">
        <w:t>:true</w:t>
      </w:r>
      <w:proofErr w:type="gramEnd"/>
      <w:r w:rsidRPr="00163DC5">
        <w:t>,</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timeReq</w:t>
      </w:r>
      <w:proofErr w:type="spellEnd"/>
      <w:proofErr w:type="gramStart"/>
      <w:r w:rsidRPr="003F68D2">
        <w:rPr>
          <w:color w:val="C45911" w:themeColor="accent2" w:themeShade="BF"/>
        </w:rPr>
        <w:t>"</w:t>
      </w:r>
      <w:r w:rsidRPr="00163DC5">
        <w:t>:true</w:t>
      </w:r>
      <w:proofErr w:type="gramEnd"/>
      <w:r w:rsidRPr="00163DC5">
        <w:t>,</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cState</w:t>
      </w:r>
      <w:proofErr w:type="spellEnd"/>
      <w:r w:rsidRPr="003F68D2">
        <w:rPr>
          <w:color w:val="C45911" w:themeColor="accent2" w:themeShade="BF"/>
        </w:rPr>
        <w:t>"</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inactiveState</w:t>
      </w:r>
      <w:proofErr w:type="spellEnd"/>
      <w:proofErr w:type="gramStart"/>
      <w:r w:rsidRPr="003F68D2">
        <w:rPr>
          <w:color w:val="C45911" w:themeColor="accent2" w:themeShade="BF"/>
        </w:rPr>
        <w:t>"</w:t>
      </w:r>
      <w:r w:rsidRPr="00163DC5">
        <w:t>:true</w:t>
      </w:r>
      <w:proofErr w:type="gramEnd"/>
      <w:r w:rsidRPr="00163DC5">
        <w:t>,</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w:t>
      </w:r>
      <w:proofErr w:type="spellStart"/>
      <w:r w:rsidR="00645551" w:rsidRPr="00366473">
        <w:t>nid</w:t>
      </w:r>
      <w:proofErr w:type="spellEnd"/>
      <w:r w:rsidR="00645551" w:rsidRPr="00366473">
        <w:t>”.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 xml:space="preserve">configuration to send, if </w:t>
      </w:r>
      <w:proofErr w:type="spellStart"/>
      <w:r w:rsidR="00645551" w:rsidRPr="00366473">
        <w:t>cReq</w:t>
      </w:r>
      <w:proofErr w:type="spellEnd"/>
      <w:r w:rsidR="00645551" w:rsidRPr="00366473">
        <w:t xml:space="preserve">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proofErr w:type="gramStart"/>
      <w:r w:rsidRPr="00A44754">
        <w:rPr>
          <w:color w:val="C45911" w:themeColor="accent2" w:themeShade="BF"/>
        </w:rPr>
        <w:t>"</w:t>
      </w:r>
      <w:r w:rsidRPr="00163DC5">
        <w:t>:[</w:t>
      </w:r>
      <w:proofErr w:type="gramEnd"/>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proofErr w:type="spellStart"/>
      <w:r w:rsidRPr="00366473">
        <w:rPr>
          <w:rFonts w:ascii="Courier New" w:hAnsi="Courier New" w:cs="Courier New"/>
        </w:rPr>
        <w:t>cVer</w:t>
      </w:r>
      <w:proofErr w:type="spellEnd"/>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372" w:name="_Last_Will_and"/>
      <w:bookmarkStart w:id="373" w:name="_Toc156487366"/>
      <w:bookmarkStart w:id="374" w:name="_Toc172098985"/>
      <w:bookmarkEnd w:id="372"/>
      <w:r>
        <w:t xml:space="preserve">Last </w:t>
      </w:r>
      <w:r w:rsidR="00DB0F88">
        <w:t>Will</w:t>
      </w:r>
      <w:r w:rsidR="0012344C">
        <w:t xml:space="preserve"> and </w:t>
      </w:r>
      <w:bookmarkEnd w:id="373"/>
      <w:r w:rsidR="00DB0F88">
        <w:t>Testament</w:t>
      </w:r>
      <w:bookmarkEnd w:id="374"/>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w:t>
      </w:r>
      <w:proofErr w:type="spellStart"/>
      <w:r w:rsidRPr="00366473">
        <w:rPr>
          <w:rFonts w:ascii="Courier New" w:hAnsi="Courier New" w:cs="Courier New"/>
        </w:rPr>
        <w:t>lwt</w:t>
      </w:r>
      <w:proofErr w:type="spellEnd"/>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w:t>
      </w:r>
      <w:proofErr w:type="spellStart"/>
      <w:r w:rsidRPr="00A44754">
        <w:rPr>
          <w:color w:val="C45911" w:themeColor="accent2" w:themeShade="BF"/>
        </w:rPr>
        <w:t>state"</w:t>
      </w:r>
      <w:r w:rsidRPr="00163DC5">
        <w:t>:"Fault</w:t>
      </w:r>
      <w:proofErr w:type="spellEnd"/>
      <w:r w:rsidRPr="00163DC5">
        <w:t xml:space="preserve">",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375" w:name="_Toc156487367"/>
      <w:bookmarkStart w:id="376" w:name="_Toc172098986"/>
      <w:r>
        <w:t xml:space="preserve">Field </w:t>
      </w:r>
      <w:r w:rsidR="0012344C">
        <w:t>device replacement</w:t>
      </w:r>
      <w:bookmarkEnd w:id="375"/>
      <w:bookmarkEnd w:id="376"/>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377" w:name="_Toc172098987"/>
      <w:r>
        <w:lastRenderedPageBreak/>
        <w:t>Security</w:t>
      </w:r>
      <w:bookmarkEnd w:id="377"/>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w:t>
      </w:r>
      <w:proofErr w:type="gramStart"/>
      <w:r>
        <w:t>SA</w:t>
      </w:r>
      <w:proofErr w:type="gramEnd"/>
      <w:r>
        <w:t xml:space="preserve">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378" w:name="_Toc162423095"/>
      <w:bookmarkStart w:id="379" w:name="_Toc162423686"/>
      <w:bookmarkStart w:id="380" w:name="_Toc172098988"/>
      <w:r>
        <w:lastRenderedPageBreak/>
        <w:t>Class names and ontology</w:t>
      </w:r>
      <w:bookmarkEnd w:id="378"/>
      <w:bookmarkEnd w:id="379"/>
      <w:bookmarkEnd w:id="380"/>
    </w:p>
    <w:p w14:paraId="7C7B0752" w14:textId="572D572C"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 xml:space="preserve">separate parts of the class name </w:t>
      </w:r>
      <w:proofErr w:type="gramStart"/>
      <w:r w:rsidR="005C7AEB" w:rsidRPr="00BA7567">
        <w:t>tex</w:t>
      </w:r>
      <w:r w:rsidR="00973C6B" w:rsidRPr="00BA7567">
        <w:t>t</w:t>
      </w:r>
      <w:r w:rsidR="00A81F68" w:rsidRPr="00BA7567">
        <w:t xml:space="preserve"> </w:t>
      </w:r>
      <w:r w:rsidRPr="00BA7567">
        <w:t xml:space="preserve"> with</w:t>
      </w:r>
      <w:proofErr w:type="gramEnd"/>
      <w:r w:rsidRPr="00BA7567">
        <w:t xml:space="preserve">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381" w:name="_Toc162423096"/>
      <w:bookmarkStart w:id="382" w:name="_Toc162423687"/>
      <w:bookmarkStart w:id="383" w:name="_Toc172098989"/>
      <w:r>
        <w:t>Fixed class names</w:t>
      </w:r>
      <w:bookmarkEnd w:id="381"/>
      <w:bookmarkEnd w:id="382"/>
      <w:bookmarkEnd w:id="383"/>
    </w:p>
    <w:p w14:paraId="484C0742" w14:textId="01760782"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proofErr w:type="spellStart"/>
      <w:r w:rsidRPr="001D3998">
        <w:rPr>
          <w:rFonts w:ascii="Courier New" w:hAnsi="Courier New" w:cs="Courier New"/>
        </w:rPr>
        <w:t>className</w:t>
      </w:r>
      <w:proofErr w:type="spellEnd"/>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proofErr w:type="spellStart"/>
      <w:r w:rsidRPr="001D3998">
        <w:rPr>
          <w:rFonts w:ascii="Courier New" w:hAnsi="Courier New" w:cs="Courier New"/>
        </w:rPr>
        <w:t>classNames</w:t>
      </w:r>
      <w:proofErr w:type="spellEnd"/>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proofErr w:type="spellStart"/>
      <w:r w:rsidRPr="001D3998">
        <w:rPr>
          <w:rFonts w:ascii="Courier New" w:hAnsi="Courier New" w:cs="Courier New"/>
        </w:rPr>
        <w:t>className</w:t>
      </w:r>
      <w:proofErr w:type="spellEnd"/>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1D892A42" w:rsidR="00DB49C5" w:rsidRDefault="00DB49C5" w:rsidP="00DB49C5">
      <w:pPr>
        <w:pStyle w:val="Caption"/>
      </w:pPr>
      <w:bookmarkStart w:id="384" w:name="_Toc162423151"/>
      <w:bookmarkStart w:id="385" w:name="_Toc162423742"/>
      <w:bookmarkStart w:id="386" w:name="_Toc170288664"/>
      <w:r>
        <w:t xml:space="preserve">Table </w:t>
      </w:r>
      <w:r>
        <w:fldChar w:fldCharType="begin"/>
      </w:r>
      <w:r>
        <w:instrText xml:space="preserve"> SEQ Table \* ARABIC </w:instrText>
      </w:r>
      <w:r>
        <w:fldChar w:fldCharType="separate"/>
      </w:r>
      <w:r w:rsidR="0089770E">
        <w:rPr>
          <w:noProof/>
        </w:rPr>
        <w:t>25</w:t>
      </w:r>
      <w:r>
        <w:rPr>
          <w:noProof/>
        </w:rPr>
        <w:fldChar w:fldCharType="end"/>
      </w:r>
      <w:r>
        <w:tab/>
        <w:t>Fixed class names</w:t>
      </w:r>
      <w:bookmarkEnd w:id="384"/>
      <w:bookmarkEnd w:id="385"/>
      <w:bookmarkEnd w:id="386"/>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w:t>
            </w:r>
            <w:proofErr w:type="spellStart"/>
            <w:r w:rsidRPr="004B3F83">
              <w:rPr>
                <w:sz w:val="20"/>
                <w:szCs w:val="20"/>
              </w:rPr>
              <w:t>className</w:t>
            </w:r>
            <w:proofErr w:type="spellEnd"/>
            <w:r w:rsidRPr="004B3F83">
              <w:rPr>
                <w:sz w:val="20"/>
                <w:szCs w:val="20"/>
              </w:rPr>
              <w:t>"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3D1407">
            <w:pPr>
              <w:pStyle w:val="TableText"/>
            </w:pPr>
            <w:proofErr w:type="spellStart"/>
            <w:r w:rsidRPr="004B3F83">
              <w:t>L.</w:t>
            </w:r>
            <w:proofErr w:type="gramStart"/>
            <w:r w:rsidRPr="004B3F83">
              <w:t>FD.Battery</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3D1407">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3D1407">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3D1407">
            <w:pPr>
              <w:pStyle w:val="TableText"/>
            </w:pPr>
            <w:proofErr w:type="spellStart"/>
            <w:r w:rsidRPr="004B3F83">
              <w:t>L.</w:t>
            </w:r>
            <w:proofErr w:type="gramStart"/>
            <w:r w:rsidRPr="004B3F83">
              <w:t>FD.Mains</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3D1407">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3D1407">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3D1407">
            <w:pPr>
              <w:pStyle w:val="TableText"/>
            </w:pPr>
            <w:proofErr w:type="spellStart"/>
            <w:r w:rsidRPr="004B3F83">
              <w:t>L.</w:t>
            </w:r>
            <w:proofErr w:type="gramStart"/>
            <w:r w:rsidRPr="004B3F83">
              <w:t>FD.Signal</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3D1407">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3D1407">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3D1407">
            <w:pPr>
              <w:pStyle w:val="TableText"/>
            </w:pPr>
            <w:r w:rsidRPr="004B3F83">
              <w:t>L.</w:t>
            </w:r>
            <w:proofErr w:type="gramStart"/>
            <w:r w:rsidRPr="004B3F83">
              <w:t>FD.IMSI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3D1407">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3D1407">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3D1407">
            <w:pPr>
              <w:pStyle w:val="TableText"/>
            </w:pPr>
            <w:r w:rsidRPr="004B3F83">
              <w:t>L.</w:t>
            </w:r>
            <w:proofErr w:type="gramStart"/>
            <w:r w:rsidRPr="004B3F83">
              <w:t>FD.IMEI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3D1407">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3D1407">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3D1407">
            <w:pPr>
              <w:pStyle w:val="TableText"/>
            </w:pPr>
            <w:r w:rsidRPr="004B3F83">
              <w:t>L.</w:t>
            </w:r>
            <w:proofErr w:type="gramStart"/>
            <w:r w:rsidRPr="004B3F83">
              <w:t>FD.CCID</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3D1407">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3D1407">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3D1407">
            <w:pPr>
              <w:pStyle w:val="TableText"/>
            </w:pPr>
            <w:proofErr w:type="spellStart"/>
            <w:r w:rsidRPr="004B3F83">
              <w:t>L.</w:t>
            </w:r>
            <w:proofErr w:type="gramStart"/>
            <w:r w:rsidRPr="004B3F83">
              <w:t>FD.Serial</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3D1407">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3D1407">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3D1407">
            <w:pPr>
              <w:pStyle w:val="TableText"/>
            </w:pPr>
            <w:proofErr w:type="spellStart"/>
            <w:r w:rsidRPr="004B3F83">
              <w:t>L.Loc.Latitude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3D1407">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3D1407">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3D1407">
            <w:pPr>
              <w:pStyle w:val="TableText"/>
            </w:pPr>
            <w:proofErr w:type="spellStart"/>
            <w:r w:rsidRPr="004B3F83">
              <w:t>L.Loc.Longitude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3D1407">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3D1407">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3D1407">
            <w:pPr>
              <w:pStyle w:val="TableText"/>
            </w:pPr>
            <w:proofErr w:type="spellStart"/>
            <w:r w:rsidRPr="004B3F83">
              <w:t>L.Loc.Accuracy</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3D1407">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3D1407">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3D1407">
            <w:pPr>
              <w:pStyle w:val="TableText"/>
            </w:pPr>
            <w:proofErr w:type="spellStart"/>
            <w:r w:rsidRPr="004B3F83">
              <w:t>L.Loc.Altitude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3D1407">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3D1407">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3D1407">
            <w:pPr>
              <w:pStyle w:val="TableText"/>
            </w:pPr>
            <w:proofErr w:type="spellStart"/>
            <w:r w:rsidRPr="004B3F83">
              <w:t>L.Loc.Direction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3D1407">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3D1407">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3D1407">
            <w:pPr>
              <w:pStyle w:val="TableText"/>
            </w:pPr>
            <w:proofErr w:type="spellStart"/>
            <w:r w:rsidRPr="004B3F83">
              <w:t>L.Loc.Speed</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3D1407">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3D1407">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3D1407">
            <w:pPr>
              <w:pStyle w:val="TableText"/>
            </w:pPr>
            <w:proofErr w:type="spellStart"/>
            <w:r w:rsidRPr="004B3F83">
              <w:lastRenderedPageBreak/>
              <w:t>L.</w:t>
            </w:r>
            <w:proofErr w:type="gramStart"/>
            <w:r w:rsidRPr="004B3F83">
              <w:t>FD.Batt.Main</w:t>
            </w:r>
            <w:proofErr w:type="gramEnd"/>
            <w:r w:rsidRPr="004B3F83">
              <w:t>.Volt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3D1407">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3D1407">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3D1407">
            <w:pPr>
              <w:pStyle w:val="TableText"/>
            </w:pPr>
            <w:proofErr w:type="spellStart"/>
            <w:r w:rsidRPr="004B3F83">
              <w:t>L.</w:t>
            </w:r>
            <w:proofErr w:type="gramStart"/>
            <w:r w:rsidRPr="004B3F83">
              <w:t>FD.Batt.Main</w:t>
            </w:r>
            <w:proofErr w:type="gramEnd"/>
            <w:r w:rsidRPr="004B3F83">
              <w:t>.Charge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3D1407">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3D1407">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3D1407">
            <w:pPr>
              <w:pStyle w:val="TableText"/>
            </w:pPr>
            <w:proofErr w:type="spellStart"/>
            <w:r w:rsidRPr="004B3F83">
              <w:t>L.</w:t>
            </w:r>
            <w:proofErr w:type="gramStart"/>
            <w:r w:rsidRPr="004B3F83">
              <w:t>FD.Batt.Sec</w:t>
            </w:r>
            <w:proofErr w:type="gramEnd"/>
            <w:r w:rsidRPr="004B3F83">
              <w:t>.Volt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3D1407">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3D1407">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3D1407">
            <w:pPr>
              <w:pStyle w:val="TableText"/>
            </w:pPr>
            <w:proofErr w:type="spellStart"/>
            <w:r w:rsidRPr="004B3F83">
              <w:t>L.</w:t>
            </w:r>
            <w:proofErr w:type="gramStart"/>
            <w:r w:rsidRPr="004B3F83">
              <w:t>FD.Batt.Sec</w:t>
            </w:r>
            <w:proofErr w:type="gramEnd"/>
            <w:r w:rsidRPr="004B3F83">
              <w:t>.Charge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3D1407">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3D1407">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3D1407">
            <w:pPr>
              <w:pStyle w:val="TableText"/>
            </w:pPr>
            <w:proofErr w:type="spellStart"/>
            <w:r w:rsidRPr="004B3F83">
              <w:t>L.</w:t>
            </w:r>
            <w:proofErr w:type="gramStart"/>
            <w:r w:rsidRPr="004B3F83">
              <w:t>FD.Temp.Int</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3D1407">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3D1407">
            <w:pPr>
              <w:pStyle w:val="TableText"/>
            </w:pPr>
            <w:proofErr w:type="spellStart"/>
            <w:r w:rsidRPr="004B3F83">
              <w:t>deg.C</w:t>
            </w:r>
            <w:proofErr w:type="spellEnd"/>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3D1407">
            <w:pPr>
              <w:pStyle w:val="TableText"/>
            </w:pPr>
            <w:bookmarkStart w:id="387" w:name="_Hlk147827330"/>
            <w:proofErr w:type="spellStart"/>
            <w:r w:rsidRPr="004B3F83">
              <w:t>L.</w:t>
            </w:r>
            <w:proofErr w:type="gramStart"/>
            <w:r w:rsidRPr="004B3F83">
              <w:t>FD.Temp.Int</w:t>
            </w:r>
            <w:proofErr w:type="gramEnd"/>
            <w:r w:rsidRPr="004B3F83">
              <w: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3D1407">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3D1407">
            <w:pPr>
              <w:pStyle w:val="TableText"/>
            </w:pPr>
            <w:proofErr w:type="spellStart"/>
            <w:r w:rsidRPr="004B3F83">
              <w:t>deg.C</w:t>
            </w:r>
            <w:proofErr w:type="spellEnd"/>
          </w:p>
        </w:tc>
        <w:bookmarkEnd w:id="387"/>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3D1407">
            <w:pPr>
              <w:pStyle w:val="TableText"/>
            </w:pPr>
            <w:proofErr w:type="spellStart"/>
            <w:r w:rsidRPr="004B3F83">
              <w:t>L.</w:t>
            </w:r>
            <w:proofErr w:type="gramStart"/>
            <w:r w:rsidRPr="004B3F83">
              <w:t>FD.Temp.Int</w:t>
            </w:r>
            <w:proofErr w:type="gramEnd"/>
            <w:r w:rsidRPr="004B3F83">
              <w: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3D1407">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3D1407">
            <w:pPr>
              <w:pStyle w:val="TableText"/>
            </w:pPr>
            <w:proofErr w:type="spellStart"/>
            <w:r w:rsidRPr="004B3F83">
              <w:t>deg.C</w:t>
            </w:r>
            <w:proofErr w:type="spellEnd"/>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3D1407">
            <w:pPr>
              <w:pStyle w:val="TableText"/>
            </w:pPr>
            <w:proofErr w:type="spellStart"/>
            <w:r w:rsidRPr="004B3F83">
              <w:t>L.</w:t>
            </w:r>
            <w:proofErr w:type="gramStart"/>
            <w:r w:rsidRPr="004B3F83">
              <w:t>FD.Temp.Int</w:t>
            </w:r>
            <w:proofErr w:type="gramEnd"/>
            <w:r w:rsidRPr="004B3F83">
              <w: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3D1407">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3D1407">
            <w:pPr>
              <w:pStyle w:val="TableText"/>
            </w:pPr>
            <w:proofErr w:type="spellStart"/>
            <w:r w:rsidRPr="004B3F83">
              <w:t>deg.C</w:t>
            </w:r>
            <w:proofErr w:type="spellEnd"/>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3D1407">
            <w:pPr>
              <w:pStyle w:val="TableText"/>
            </w:pPr>
            <w:proofErr w:type="spellStart"/>
            <w:r w:rsidRPr="004B3F83">
              <w:t>L.</w:t>
            </w:r>
            <w:proofErr w:type="gramStart"/>
            <w:r w:rsidRPr="004B3F83">
              <w:t>FD.Temp.Modem</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3D1407">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3D1407">
            <w:pPr>
              <w:pStyle w:val="TableText"/>
            </w:pPr>
            <w:proofErr w:type="spellStart"/>
            <w:r w:rsidRPr="004B3F83">
              <w:t>deg.C</w:t>
            </w:r>
            <w:proofErr w:type="spellEnd"/>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3D1407">
            <w:pPr>
              <w:pStyle w:val="TableText"/>
            </w:pPr>
            <w:proofErr w:type="spellStart"/>
            <w:r w:rsidRPr="004B3F83">
              <w:t>L.</w:t>
            </w:r>
            <w:proofErr w:type="gramStart"/>
            <w:r w:rsidRPr="004B3F83">
              <w:t>FD.Temp.Ext</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3D1407">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3D1407">
            <w:pPr>
              <w:pStyle w:val="TableText"/>
            </w:pPr>
            <w:proofErr w:type="spellStart"/>
            <w:r w:rsidRPr="004B3F83">
              <w:t>deg.C</w:t>
            </w:r>
            <w:proofErr w:type="spellEnd"/>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3D1407">
            <w:pPr>
              <w:pStyle w:val="TableText"/>
            </w:pPr>
            <w:proofErr w:type="spellStart"/>
            <w:r w:rsidRPr="004B3F83">
              <w:t>L.</w:t>
            </w:r>
            <w:proofErr w:type="gramStart"/>
            <w:r w:rsidRPr="004B3F83">
              <w:t>FD.Temp.Ext</w:t>
            </w:r>
            <w:proofErr w:type="gramEnd"/>
            <w:r w:rsidRPr="004B3F83">
              <w: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3D1407">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3D1407">
            <w:pPr>
              <w:pStyle w:val="TableText"/>
            </w:pPr>
            <w:proofErr w:type="spellStart"/>
            <w:r w:rsidRPr="004B3F83">
              <w:t>deg.C</w:t>
            </w:r>
            <w:proofErr w:type="spellEnd"/>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3D1407">
            <w:pPr>
              <w:pStyle w:val="TableText"/>
            </w:pPr>
            <w:proofErr w:type="spellStart"/>
            <w:r w:rsidRPr="004B3F83">
              <w:t>L.</w:t>
            </w:r>
            <w:proofErr w:type="gramStart"/>
            <w:r w:rsidRPr="004B3F83">
              <w:t>FD.Temp.Ext</w:t>
            </w:r>
            <w:proofErr w:type="gramEnd"/>
            <w:r w:rsidRPr="004B3F83">
              <w: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3D1407">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3D1407">
            <w:pPr>
              <w:pStyle w:val="TableText"/>
            </w:pPr>
            <w:proofErr w:type="spellStart"/>
            <w:r w:rsidRPr="004B3F83">
              <w:t>deg.C</w:t>
            </w:r>
            <w:proofErr w:type="spellEnd"/>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3D1407">
            <w:pPr>
              <w:pStyle w:val="TableText"/>
            </w:pPr>
            <w:proofErr w:type="spellStart"/>
            <w:r w:rsidRPr="004B3F83">
              <w:t>L.</w:t>
            </w:r>
            <w:proofErr w:type="gramStart"/>
            <w:r w:rsidRPr="004B3F83">
              <w:t>FD.Temp.Ext</w:t>
            </w:r>
            <w:proofErr w:type="gramEnd"/>
            <w:r w:rsidRPr="004B3F83">
              <w: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3D1407">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3D1407">
            <w:pPr>
              <w:pStyle w:val="TableText"/>
            </w:pPr>
            <w:proofErr w:type="spellStart"/>
            <w:r w:rsidRPr="004B3F83">
              <w:t>deg.C</w:t>
            </w:r>
            <w:proofErr w:type="spellEnd"/>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3D1407">
            <w:pPr>
              <w:pStyle w:val="TableText"/>
            </w:pPr>
            <w:proofErr w:type="spellStart"/>
            <w:r w:rsidRPr="004B3F83">
              <w:t>L.</w:t>
            </w:r>
            <w:proofErr w:type="gramStart"/>
            <w:r w:rsidRPr="004B3F83">
              <w:t>FD.Humidity</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3D1407">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3D1407">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3D1407">
            <w:pPr>
              <w:pStyle w:val="TableText"/>
            </w:pPr>
            <w:proofErr w:type="spellStart"/>
            <w:r w:rsidRPr="004B3F83">
              <w:t>L.</w:t>
            </w:r>
            <w:proofErr w:type="gramStart"/>
            <w:r w:rsidRPr="004B3F83">
              <w:t>FD.Humidity.Min</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3D1407">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3D1407">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3D1407">
            <w:pPr>
              <w:pStyle w:val="TableText"/>
            </w:pPr>
            <w:proofErr w:type="spellStart"/>
            <w:r w:rsidRPr="004B3F83">
              <w:t>L.</w:t>
            </w:r>
            <w:proofErr w:type="gramStart"/>
            <w:r w:rsidRPr="004B3F83">
              <w:t>FD.Humidity.Max</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3D1407">
            <w:pPr>
              <w:pStyle w:val="TableText"/>
            </w:pPr>
            <w:r w:rsidRPr="004B3F83">
              <w:t xml:space="preserve">FD </w:t>
            </w:r>
            <w:proofErr w:type="spellStart"/>
            <w:r w:rsidRPr="004B3F83">
              <w:t>Miminum</w:t>
            </w:r>
            <w:proofErr w:type="spellEnd"/>
            <w:r w:rsidRPr="004B3F83">
              <w:t xml:space="preserve">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3D1407">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3D1407">
            <w:pPr>
              <w:pStyle w:val="TableText"/>
            </w:pPr>
            <w:proofErr w:type="spellStart"/>
            <w:r w:rsidRPr="004B3F83">
              <w:t>L.</w:t>
            </w:r>
            <w:proofErr w:type="gramStart"/>
            <w:r w:rsidRPr="004B3F83">
              <w:t>FD.Humidity.Mean</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3D1407">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3D1407">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3D1407">
            <w:pPr>
              <w:pStyle w:val="TableText"/>
            </w:pPr>
            <w:proofErr w:type="spellStart"/>
            <w:r w:rsidRPr="004B3F83">
              <w:t>L.FD.WAN.Tech</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3D1407">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3D1407">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3D1407">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3D1407">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3D1407">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3D1407">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3D1407">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3D1407">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3D1407">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3D1407">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3D1407">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3D1407">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3D1407">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3D1407">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3D1407">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3D1407">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3D1407">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3D1407">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3D1407">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3D1407">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3D1407">
            <w:pPr>
              <w:pStyle w:val="TableText"/>
            </w:pPr>
            <w:proofErr w:type="spellStart"/>
            <w:r w:rsidRPr="004B3F83">
              <w:t>L.FD.WAN.Channel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3D1407">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3D1407">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3D1407">
            <w:pPr>
              <w:pStyle w:val="TableText"/>
            </w:pPr>
            <w:proofErr w:type="spellStart"/>
            <w:r w:rsidRPr="004B3F83">
              <w:t>L.FD.WAN.Signal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3D1407">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3D1407">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388" w:name="_Toc172098990"/>
      <w:bookmarkStart w:id="389" w:name="_Toc162423097"/>
      <w:bookmarkStart w:id="390" w:name="_Toc162423688"/>
      <w:r w:rsidRPr="00670623">
        <w:lastRenderedPageBreak/>
        <w:t>F</w:t>
      </w:r>
      <w:r w:rsidR="00686D0D" w:rsidRPr="00670623">
        <w:t>ield device profile extensions and layout</w:t>
      </w:r>
      <w:bookmarkEnd w:id="388"/>
    </w:p>
    <w:p w14:paraId="3B7A4F4E" w14:textId="6560B810" w:rsidR="00DB49C5" w:rsidRDefault="00DB49C5" w:rsidP="005600C9">
      <w:pPr>
        <w:pStyle w:val="Heading2"/>
      </w:pPr>
      <w:bookmarkStart w:id="391" w:name="_Toc172098991"/>
      <w:r>
        <w:t>Vendor extensions</w:t>
      </w:r>
      <w:bookmarkEnd w:id="389"/>
      <w:bookmarkEnd w:id="390"/>
      <w:bookmarkEnd w:id="391"/>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392" w:name="_Toc162423098"/>
      <w:bookmarkStart w:id="393" w:name="_Toc162423689"/>
      <w:bookmarkStart w:id="394" w:name="_Toc172098992"/>
      <w:r>
        <w:t>New properties</w:t>
      </w:r>
      <w:bookmarkEnd w:id="392"/>
      <w:bookmarkEnd w:id="393"/>
      <w:bookmarkEnd w:id="394"/>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proofErr w:type="spellStart"/>
      <w:r w:rsidRPr="001F298A">
        <w:rPr>
          <w:rFonts w:ascii="Courier New" w:hAnsi="Courier New" w:cs="Courier New"/>
        </w:rPr>
        <w:t>deviceSpecific</w:t>
      </w:r>
      <w:proofErr w:type="spellEnd"/>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395" w:name="_Toc162423099"/>
      <w:bookmarkStart w:id="396" w:name="_Toc162423690"/>
      <w:bookmarkStart w:id="397" w:name="_Toc172098993"/>
      <w:r>
        <w:t>New objects</w:t>
      </w:r>
      <w:bookmarkEnd w:id="395"/>
      <w:bookmarkEnd w:id="396"/>
      <w:bookmarkEnd w:id="397"/>
    </w:p>
    <w:p w14:paraId="158C11A9" w14:textId="77777777" w:rsidR="00DB49C5" w:rsidRDefault="00DB49C5" w:rsidP="00DB49C5">
      <w:pPr>
        <w:pStyle w:val="BodyText"/>
      </w:pPr>
      <w:r>
        <w:t xml:space="preserve">Vendor-specific object types may also be added in the same way, via the </w:t>
      </w:r>
      <w:proofErr w:type="spellStart"/>
      <w:r w:rsidRPr="001F298A">
        <w:rPr>
          <w:rFonts w:ascii="Courier New" w:hAnsi="Courier New" w:cs="Courier New"/>
        </w:rPr>
        <w:t>specificToProfile</w:t>
      </w:r>
      <w:proofErr w:type="spellEnd"/>
      <w:r>
        <w:t xml:space="preserve"> object type property.</w:t>
      </w:r>
    </w:p>
    <w:p w14:paraId="398E4CD2" w14:textId="77777777" w:rsidR="00DB49C5" w:rsidRDefault="00DB49C5" w:rsidP="005600C9">
      <w:pPr>
        <w:pStyle w:val="Heading3"/>
      </w:pPr>
      <w:bookmarkStart w:id="398" w:name="_Toc162423100"/>
      <w:bookmarkStart w:id="399" w:name="_Toc162423691"/>
      <w:bookmarkStart w:id="400" w:name="_Toc172098994"/>
      <w:r>
        <w:t>Translation</w:t>
      </w:r>
      <w:bookmarkEnd w:id="398"/>
      <w:bookmarkEnd w:id="399"/>
      <w:bookmarkEnd w:id="400"/>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401" w:name="_Toc162423101"/>
      <w:bookmarkStart w:id="402" w:name="_Toc162423692"/>
      <w:bookmarkStart w:id="403" w:name="_Toc172098995"/>
      <w:r>
        <w:t>Suggesting SA UI layout</w:t>
      </w:r>
      <w:bookmarkEnd w:id="401"/>
      <w:bookmarkEnd w:id="402"/>
      <w:bookmarkEnd w:id="403"/>
    </w:p>
    <w:p w14:paraId="0D8BCA7B" w14:textId="77777777" w:rsidR="00DB49C5" w:rsidRDefault="00DB49C5" w:rsidP="00DB49C5">
      <w:pPr>
        <w:pStyle w:val="BodyText"/>
      </w:pPr>
      <w:r>
        <w:t xml:space="preserve">The principal data about each object type are the </w:t>
      </w:r>
      <w:proofErr w:type="spellStart"/>
      <w:r w:rsidRPr="001F298A">
        <w:rPr>
          <w:rFonts w:ascii="Courier New" w:hAnsi="Courier New" w:cs="Courier New"/>
        </w:rPr>
        <w:t>configFields</w:t>
      </w:r>
      <w:proofErr w:type="spellEnd"/>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404" w:name="_Toc162423102"/>
      <w:bookmarkStart w:id="405" w:name="_Toc162423693"/>
      <w:bookmarkStart w:id="406" w:name="_Toc172098996"/>
      <w:proofErr w:type="spellStart"/>
      <w:r>
        <w:t>configFields</w:t>
      </w:r>
      <w:bookmarkEnd w:id="404"/>
      <w:bookmarkEnd w:id="405"/>
      <w:bookmarkEnd w:id="406"/>
      <w:proofErr w:type="spellEnd"/>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407" w:name="_Toc162423103"/>
      <w:bookmarkStart w:id="408" w:name="_Toc162423694"/>
      <w:bookmarkStart w:id="409" w:name="_Toc172098997"/>
      <w:r>
        <w:t>Group</w:t>
      </w:r>
      <w:bookmarkEnd w:id="407"/>
      <w:bookmarkEnd w:id="408"/>
      <w:bookmarkEnd w:id="409"/>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 xml:space="preserve">group: </w:t>
      </w:r>
      <w:proofErr w:type="spellStart"/>
      <w:r w:rsidRPr="004C06A0">
        <w:rPr>
          <w:rFonts w:ascii="Courier New" w:hAnsi="Courier New" w:cs="Courier New"/>
        </w:rPr>
        <w:t>Actions.State</w:t>
      </w:r>
      <w:proofErr w:type="spellEnd"/>
      <w:r w:rsidRPr="004C06A0">
        <w:rPr>
          <w:rFonts w:ascii="Courier New" w:hAnsi="Courier New" w:cs="Courier New"/>
        </w:rPr>
        <w:t xml:space="preserv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w:t>
      </w:r>
      <w:proofErr w:type="spellStart"/>
      <w:r w:rsidRPr="00AB2D7E">
        <w:t>controllingfieldname</w:t>
      </w:r>
      <w:proofErr w:type="spellEnd"/>
      <w:r w:rsidRPr="00AB2D7E">
        <w:t>=1"</w:t>
      </w:r>
    </w:p>
    <w:p w14:paraId="0EF6C936" w14:textId="77777777" w:rsidR="00DB49C5" w:rsidRDefault="00DB49C5" w:rsidP="00DB49C5">
      <w:pPr>
        <w:pStyle w:val="BodyText"/>
      </w:pPr>
      <w:r>
        <w:t xml:space="preserve">which makes that item visible if the field value of </w:t>
      </w:r>
      <w:proofErr w:type="spellStart"/>
      <w:r w:rsidRPr="001F298A">
        <w:rPr>
          <w:rFonts w:ascii="Courier New" w:hAnsi="Courier New" w:cs="Courier New"/>
        </w:rPr>
        <w:t>controllingfieldname</w:t>
      </w:r>
      <w:proofErr w:type="spellEnd"/>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410" w:name="_Ref160025839"/>
      <w:bookmarkStart w:id="411" w:name="_Toc162423104"/>
      <w:bookmarkStart w:id="412" w:name="_Toc162423695"/>
      <w:bookmarkStart w:id="413" w:name="_Toc172098998"/>
      <w:r>
        <w:lastRenderedPageBreak/>
        <w:t>Example use cases</w:t>
      </w:r>
      <w:bookmarkEnd w:id="410"/>
      <w:bookmarkEnd w:id="411"/>
      <w:bookmarkEnd w:id="412"/>
      <w:bookmarkEnd w:id="413"/>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414" w:name="_Toc156487379"/>
    </w:p>
    <w:p w14:paraId="4EC08F38" w14:textId="77777777" w:rsidR="00DB49C5" w:rsidRPr="00D86809" w:rsidRDefault="00DB49C5" w:rsidP="00DB49C5">
      <w:pPr>
        <w:pStyle w:val="Heading2"/>
        <w:ind w:left="578" w:hanging="578"/>
        <w:rPr>
          <w:rFonts w:eastAsia="DengXian Light"/>
          <w:lang w:eastAsia="en-US"/>
        </w:rPr>
      </w:pPr>
      <w:bookmarkStart w:id="415" w:name="_Toc162423105"/>
      <w:bookmarkStart w:id="416" w:name="_Toc162423696"/>
      <w:bookmarkStart w:id="417" w:name="_Toc172098999"/>
      <w:r w:rsidRPr="00D86809">
        <w:rPr>
          <w:rFonts w:eastAsia="DengXian Light"/>
          <w:lang w:eastAsia="en-US"/>
        </w:rPr>
        <w:t>Simplest case</w:t>
      </w:r>
      <w:bookmarkEnd w:id="414"/>
      <w:bookmarkEnd w:id="415"/>
      <w:bookmarkEnd w:id="416"/>
      <w:bookmarkEnd w:id="417"/>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proofErr w:type="gramStart"/>
      <w:r w:rsidRPr="00BA7567">
        <w:t>{</w:t>
      </w:r>
      <w:r w:rsidR="00FB10FA" w:rsidRPr="00BA7567">
        <w:t xml:space="preserve">  </w:t>
      </w:r>
      <w:proofErr w:type="gramEnd"/>
      <w:r w:rsidR="00FB10FA" w:rsidRPr="00BA7567">
        <w:t xml:space="preserve">  </w:t>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1,</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proofErr w:type="gramStart"/>
      <w:r w:rsidRPr="00AB2D7E">
        <w:t xml:space="preserve">{ </w:t>
      </w:r>
      <w:r w:rsidRPr="002D569E">
        <w:rPr>
          <w:color w:val="C45911" w:themeColor="accent2" w:themeShade="BF"/>
        </w:rPr>
        <w:t>"</w:t>
      </w:r>
      <w:proofErr w:type="gramEnd"/>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proofErr w:type="gramStart"/>
      <w:r w:rsidRPr="0058439C">
        <w:rPr>
          <w:color w:val="C45911" w:themeColor="accent2" w:themeShade="BF"/>
        </w:rPr>
        <w:t>"</w:t>
      </w:r>
      <w:r w:rsidRPr="00AB2D7E">
        <w:t>:[</w:t>
      </w:r>
      <w:proofErr w:type="gramEnd"/>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w:t>
      </w:r>
      <w:proofErr w:type="spellStart"/>
      <w:r w:rsidRPr="0058439C">
        <w:rPr>
          <w:color w:val="C45911" w:themeColor="accent2" w:themeShade="BF"/>
        </w:rPr>
        <w:t>ts</w:t>
      </w:r>
      <w:proofErr w:type="spellEnd"/>
      <w:r w:rsidRPr="0058439C">
        <w:rPr>
          <w:color w:val="C45911" w:themeColor="accent2" w:themeShade="BF"/>
        </w:rPr>
        <w:t>"</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418" w:name="_Toc156487380"/>
      <w:bookmarkStart w:id="419" w:name="_Toc162423106"/>
      <w:bookmarkStart w:id="420" w:name="_Toc162423697"/>
      <w:bookmarkStart w:id="421" w:name="_Toc172099000"/>
      <w:r w:rsidRPr="00D86809">
        <w:rPr>
          <w:rFonts w:eastAsia="DengXian Light"/>
          <w:lang w:eastAsia="en-US"/>
        </w:rPr>
        <w:t>A configurable field device</w:t>
      </w:r>
      <w:bookmarkEnd w:id="418"/>
      <w:bookmarkEnd w:id="419"/>
      <w:bookmarkEnd w:id="420"/>
      <w:bookmarkEnd w:id="421"/>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w:t>
      </w:r>
      <w:proofErr w:type="spellStart"/>
      <w:r w:rsidRPr="00E41777">
        <w:rPr>
          <w:color w:val="C45911" w:themeColor="accent2" w:themeShade="BF"/>
        </w:rPr>
        <w:t>canConfigDown</w:t>
      </w:r>
      <w:proofErr w:type="spellEnd"/>
      <w:proofErr w:type="gramStart"/>
      <w:r w:rsidRPr="00E41777">
        <w:rPr>
          <w:color w:val="C45911" w:themeColor="accent2" w:themeShade="BF"/>
        </w:rPr>
        <w:t>"</w:t>
      </w:r>
      <w:r w:rsidRPr="00AB2D7E">
        <w:t>:true</w:t>
      </w:r>
      <w:proofErr w:type="gramEnd"/>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proofErr w:type="gramStart"/>
      <w:r w:rsidRPr="00AB2D7E">
        <w:t xml:space="preserve">{ </w:t>
      </w:r>
      <w:r w:rsidRPr="00E41777">
        <w:rPr>
          <w:color w:val="C45911" w:themeColor="accent2" w:themeShade="BF"/>
        </w:rPr>
        <w:t>"</w:t>
      </w:r>
      <w:proofErr w:type="gramEnd"/>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356F0D"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2,</w:t>
      </w:r>
      <w:r w:rsidRPr="00BA7567">
        <w:br/>
      </w:r>
      <w:r w:rsidR="00356F0D" w:rsidRPr="00BA7567">
        <w:lastRenderedPageBreak/>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422" w:name="_Toc162423107"/>
      <w:bookmarkStart w:id="423" w:name="_Toc162423698"/>
      <w:bookmarkStart w:id="424" w:name="_Toc172099001"/>
      <w:r w:rsidRPr="007A017D">
        <w:lastRenderedPageBreak/>
        <w:t xml:space="preserve">Supervisory application </w:t>
      </w:r>
      <w:r>
        <w:t>p</w:t>
      </w:r>
      <w:r w:rsidRPr="007A017D">
        <w:t>rofile document</w:t>
      </w:r>
      <w:bookmarkEnd w:id="422"/>
      <w:bookmarkEnd w:id="423"/>
      <w:bookmarkEnd w:id="424"/>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SAName</w:t>
      </w:r>
      <w:proofErr w:type="spellEnd"/>
      <w:r w:rsidRPr="00531171">
        <w:rPr>
          <w:color w:val="C45911" w:themeColor="accent2" w:themeShade="BF"/>
        </w:rPr>
        <w:t>"</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SAVersion</w:t>
      </w:r>
      <w:proofErr w:type="spellEnd"/>
      <w:r w:rsidRPr="00531171">
        <w:rPr>
          <w:color w:val="C45911" w:themeColor="accent2" w:themeShade="BF"/>
        </w:rPr>
        <w:t>"</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timePrecision</w:t>
      </w:r>
      <w:proofErr w:type="spellEnd"/>
      <w:r w:rsidRPr="00531171">
        <w:rPr>
          <w:color w:val="C45911" w:themeColor="accent2" w:themeShade="BF"/>
        </w:rPr>
        <w:t>"</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canCoreUp</w:t>
      </w:r>
      <w:proofErr w:type="spellEnd"/>
      <w:r w:rsidRPr="00531171">
        <w:rPr>
          <w:color w:val="C45911" w:themeColor="accent2" w:themeShade="BF"/>
        </w:rPr>
        <w:t>"</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canCoreDown</w:t>
      </w:r>
      <w:proofErr w:type="spellEnd"/>
      <w:r w:rsidRPr="00531171">
        <w:rPr>
          <w:color w:val="C45911" w:themeColor="accent2" w:themeShade="BF"/>
        </w:rPr>
        <w:t>"</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canConfigDown</w:t>
      </w:r>
      <w:proofErr w:type="spellEnd"/>
      <w:r w:rsidRPr="00531171">
        <w:rPr>
          <w:color w:val="C45911" w:themeColor="accent2" w:themeShade="BF"/>
        </w:rPr>
        <w:t>"</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w:t>
      </w:r>
      <w:proofErr w:type="spellStart"/>
      <w:r w:rsidRPr="00AB2D7E">
        <w:t>getdata</w:t>
      </w:r>
      <w:proofErr w:type="spellEnd"/>
      <w:r w:rsidRPr="00AB2D7E">
        <w:t>” requests.</w:t>
      </w:r>
    </w:p>
    <w:p w14:paraId="79CD92F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canGetData</w:t>
      </w:r>
      <w:proofErr w:type="spellEnd"/>
      <w:r w:rsidRPr="00531171">
        <w:rPr>
          <w:color w:val="C45911" w:themeColor="accent2" w:themeShade="BF"/>
        </w:rPr>
        <w:t>"</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canControl</w:t>
      </w:r>
      <w:proofErr w:type="spellEnd"/>
      <w:r w:rsidRPr="00531171">
        <w:rPr>
          <w:color w:val="C45911" w:themeColor="accent2" w:themeShade="BF"/>
        </w:rPr>
        <w:t>"</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canOverride</w:t>
      </w:r>
      <w:proofErr w:type="spellEnd"/>
      <w:r w:rsidRPr="00531171">
        <w:rPr>
          <w:color w:val="C45911" w:themeColor="accent2" w:themeShade="BF"/>
        </w:rPr>
        <w:t>"</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canSetClock</w:t>
      </w:r>
      <w:proofErr w:type="spellEnd"/>
      <w:r w:rsidRPr="00531171">
        <w:rPr>
          <w:color w:val="C45911" w:themeColor="accent2" w:themeShade="BF"/>
        </w:rPr>
        <w:t>"</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supportCompression</w:t>
      </w:r>
      <w:proofErr w:type="spellEnd"/>
      <w:r w:rsidRPr="00531171">
        <w:rPr>
          <w:color w:val="C45911" w:themeColor="accent2" w:themeShade="BF"/>
        </w:rPr>
        <w:t>"</w:t>
      </w:r>
      <w:r w:rsidRPr="00AB2D7E">
        <w:t>: ["</w:t>
      </w:r>
      <w:proofErr w:type="spellStart"/>
      <w:r w:rsidR="00733512">
        <w:t>gzip</w:t>
      </w:r>
      <w:proofErr w:type="spellEnd"/>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supportMIME</w:t>
      </w:r>
      <w:proofErr w:type="spellEnd"/>
      <w:r w:rsidRPr="00531171">
        <w:rPr>
          <w:color w:val="C45911" w:themeColor="accent2" w:themeShade="BF"/>
        </w:rPr>
        <w:t>"</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maxAnalogueLimits</w:t>
      </w:r>
      <w:proofErr w:type="spellEnd"/>
      <w:r w:rsidRPr="00531171">
        <w:rPr>
          <w:color w:val="C45911" w:themeColor="accent2" w:themeShade="BF"/>
        </w:rPr>
        <w:t>"</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maxCounterLimits</w:t>
      </w:r>
      <w:proofErr w:type="spellEnd"/>
      <w:r w:rsidRPr="00531171">
        <w:rPr>
          <w:color w:val="C45911" w:themeColor="accent2" w:themeShade="BF"/>
        </w:rPr>
        <w:t>"</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supportVendorProperties</w:t>
      </w:r>
      <w:proofErr w:type="spellEnd"/>
      <w:r w:rsidRPr="00531171">
        <w:rPr>
          <w:color w:val="C45911" w:themeColor="accent2" w:themeShade="BF"/>
        </w:rPr>
        <w:t>"</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supportVendorObjects</w:t>
      </w:r>
      <w:proofErr w:type="spellEnd"/>
      <w:r w:rsidRPr="00531171">
        <w:rPr>
          <w:color w:val="C45911" w:themeColor="accent2" w:themeShade="BF"/>
        </w:rPr>
        <w:t>"</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supportedObjectTypes</w:t>
      </w:r>
      <w:proofErr w:type="spellEnd"/>
      <w:r w:rsidRPr="00531171">
        <w:rPr>
          <w:color w:val="C45911" w:themeColor="accent2" w:themeShade="BF"/>
        </w:rPr>
        <w:t>"</w:t>
      </w:r>
      <w:r w:rsidRPr="00AB2D7E">
        <w:t xml:space="preserve">: ["device", "channel", "connection", </w:t>
      </w:r>
    </w:p>
    <w:p w14:paraId="3F2B2C2B" w14:textId="77777777" w:rsidR="00DB49C5" w:rsidRPr="00AB2D7E" w:rsidRDefault="00DB49C5" w:rsidP="00DB49C5">
      <w:pPr>
        <w:pStyle w:val="Code"/>
      </w:pPr>
      <w:r w:rsidRPr="00AB2D7E">
        <w:tab/>
        <w:t>"</w:t>
      </w:r>
      <w:proofErr w:type="spellStart"/>
      <w:r w:rsidRPr="00AB2D7E">
        <w:t>connectionSchedule</w:t>
      </w:r>
      <w:proofErr w:type="spellEnd"/>
      <w:r w:rsidRPr="00AB2D7E">
        <w:t>", "</w:t>
      </w:r>
      <w:proofErr w:type="spellStart"/>
      <w:r w:rsidRPr="00AB2D7E">
        <w:t>deviceLink</w:t>
      </w:r>
      <w:proofErr w:type="spellEnd"/>
      <w:r w:rsidRPr="00AB2D7E">
        <w:t xml:space="preserve">", "point", "binary", </w:t>
      </w:r>
    </w:p>
    <w:p w14:paraId="764A4CED" w14:textId="77777777" w:rsidR="00DB49C5" w:rsidRPr="00AB2D7E" w:rsidRDefault="00DB49C5" w:rsidP="00DB49C5">
      <w:pPr>
        <w:pStyle w:val="Code"/>
      </w:pPr>
      <w:r w:rsidRPr="00AB2D7E">
        <w:tab/>
        <w:t>"analogue", "counter", "string", "</w:t>
      </w:r>
      <w:proofErr w:type="spellStart"/>
      <w:r w:rsidRPr="00AB2D7E">
        <w:t>analogueLimit</w:t>
      </w:r>
      <w:proofErr w:type="spellEnd"/>
      <w:r w:rsidRPr="00AB2D7E">
        <w:t xml:space="preserve">", </w:t>
      </w:r>
    </w:p>
    <w:p w14:paraId="1B76221A" w14:textId="77777777" w:rsidR="00DB49C5" w:rsidRPr="00AB2D7E" w:rsidRDefault="00DB49C5" w:rsidP="00DB49C5">
      <w:pPr>
        <w:pStyle w:val="Code"/>
      </w:pPr>
      <w:r w:rsidRPr="00AB2D7E">
        <w:tab/>
        <w:t>"</w:t>
      </w:r>
      <w:proofErr w:type="spellStart"/>
      <w:r w:rsidRPr="00AB2D7E">
        <w:t>counterLimit</w:t>
      </w:r>
      <w:proofErr w:type="spellEnd"/>
      <w:r w:rsidRPr="00AB2D7E">
        <w:t>", "</w:t>
      </w:r>
      <w:proofErr w:type="spellStart"/>
      <w:r w:rsidRPr="00AB2D7E">
        <w:t>noChange</w:t>
      </w:r>
      <w:proofErr w:type="spellEnd"/>
      <w:r w:rsidRPr="00AB2D7E">
        <w:t xml:space="preserve">", </w:t>
      </w:r>
    </w:p>
    <w:p w14:paraId="1E06F89E" w14:textId="77777777" w:rsidR="00DB49C5" w:rsidRPr="00AB2D7E" w:rsidRDefault="00DB49C5" w:rsidP="00DB49C5">
      <w:pPr>
        <w:pStyle w:val="Code"/>
      </w:pPr>
      <w:r w:rsidRPr="00AB2D7E">
        <w:tab/>
        <w:t>"</w:t>
      </w:r>
      <w:proofErr w:type="spellStart"/>
      <w:r w:rsidRPr="00AB2D7E">
        <w:t>extPoint</w:t>
      </w:r>
      <w:proofErr w:type="spellEnd"/>
      <w:r w:rsidRPr="00AB2D7E">
        <w:t>", "</w:t>
      </w:r>
      <w:proofErr w:type="spellStart"/>
      <w:r w:rsidRPr="00AB2D7E">
        <w:t>limitProfile</w:t>
      </w:r>
      <w:proofErr w:type="spellEnd"/>
      <w:r w:rsidRPr="00AB2D7E">
        <w:t>", "</w:t>
      </w:r>
      <w:proofErr w:type="spellStart"/>
      <w:r w:rsidRPr="00AB2D7E">
        <w:t>controlProfile</w:t>
      </w:r>
      <w:proofErr w:type="spellEnd"/>
      <w:r w:rsidRPr="00AB2D7E">
        <w:t>", "</w:t>
      </w:r>
      <w:proofErr w:type="spellStart"/>
      <w:r w:rsidRPr="00AB2D7E">
        <w:t>incidentLog</w:t>
      </w:r>
      <w:proofErr w:type="spellEnd"/>
      <w:r w:rsidRPr="00AB2D7E">
        <w:t>"],</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supportCalculatedPointConfig</w:t>
      </w:r>
      <w:proofErr w:type="spellEnd"/>
      <w:r w:rsidRPr="00531171">
        <w:rPr>
          <w:color w:val="C45911" w:themeColor="accent2" w:themeShade="BF"/>
        </w:rPr>
        <w:t>"</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425" w:name="_Toc162423108"/>
      <w:bookmarkStart w:id="426" w:name="_Toc162423699"/>
      <w:bookmarkStart w:id="427" w:name="_Toc172099002"/>
      <w:r>
        <w:lastRenderedPageBreak/>
        <w:t xml:space="preserve">Appendix: </w:t>
      </w:r>
      <w:r w:rsidR="00DB49C5">
        <w:t>JSON files</w:t>
      </w:r>
      <w:bookmarkEnd w:id="425"/>
      <w:bookmarkEnd w:id="426"/>
      <w:bookmarkEnd w:id="427"/>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proofErr w:type="spellStart"/>
      <w:proofErr w:type="gramStart"/>
      <w:r w:rsidRPr="00AB2D7E">
        <w:rPr>
          <w:b/>
        </w:rPr>
        <w:t>lucid.schema</w:t>
      </w:r>
      <w:proofErr w:type="gramEnd"/>
      <w:r w:rsidRPr="00AB2D7E">
        <w:rPr>
          <w:b/>
        </w:rPr>
        <w:t>.json</w:t>
      </w:r>
      <w:proofErr w:type="spellEnd"/>
      <w:r w:rsidRPr="00AB2D7E">
        <w:rPr>
          <w:b/>
        </w:rPr>
        <w:br/>
      </w:r>
      <w:r>
        <w:t>Provides information on the Lucid schema.</w:t>
      </w:r>
    </w:p>
    <w:p w14:paraId="4A23C60B" w14:textId="77777777" w:rsidR="00DB49C5" w:rsidRDefault="00DB49C5" w:rsidP="00DB49C5">
      <w:pPr>
        <w:pStyle w:val="Bullet"/>
      </w:pPr>
      <w:proofErr w:type="spellStart"/>
      <w:r w:rsidRPr="00AB2D7E">
        <w:rPr>
          <w:b/>
        </w:rPr>
        <w:t>Profile.json</w:t>
      </w:r>
      <w:proofErr w:type="spellEnd"/>
      <w:r w:rsidRPr="00AB2D7E">
        <w:rPr>
          <w:b/>
        </w:rPr>
        <w:br/>
      </w:r>
      <w:r>
        <w:t>Provides an example Core Field Device Profile.</w:t>
      </w:r>
    </w:p>
    <w:p w14:paraId="59716C7C" w14:textId="45261DDA" w:rsidR="00DB49C5" w:rsidRPr="00360437" w:rsidRDefault="00DB49C5" w:rsidP="00DB49C5">
      <w:pPr>
        <w:pStyle w:val="Bullet"/>
      </w:pPr>
      <w:proofErr w:type="spellStart"/>
      <w:r w:rsidRPr="00AB2D7E">
        <w:rPr>
          <w:b/>
        </w:rPr>
        <w:t>Configuration.json</w:t>
      </w:r>
      <w:proofErr w:type="spellEnd"/>
      <w:r w:rsidRPr="00AB2D7E">
        <w:rPr>
          <w:b/>
        </w:rPr>
        <w:br/>
      </w:r>
      <w:r>
        <w:t>Provides an example FD Configuration.</w:t>
      </w:r>
    </w:p>
    <w:p w14:paraId="6F5BBEBD" w14:textId="5B174E83" w:rsidR="00DB49C5" w:rsidRDefault="00281862" w:rsidP="00DB49C5">
      <w:pPr>
        <w:pStyle w:val="AppendixH1"/>
      </w:pPr>
      <w:bookmarkStart w:id="428" w:name="_Ref161392844"/>
      <w:bookmarkStart w:id="429" w:name="_Ref161827497"/>
      <w:bookmarkStart w:id="430" w:name="_Toc162423109"/>
      <w:bookmarkStart w:id="431" w:name="_Toc162423700"/>
      <w:bookmarkStart w:id="432" w:name="_Toc172099003"/>
      <w:r>
        <w:lastRenderedPageBreak/>
        <w:t xml:space="preserve">Appendix: </w:t>
      </w:r>
      <w:r w:rsidR="00DB49C5" w:rsidRPr="00466D9D">
        <w:t>Topic summary</w:t>
      </w:r>
      <w:bookmarkEnd w:id="428"/>
      <w:bookmarkEnd w:id="429"/>
      <w:bookmarkEnd w:id="430"/>
      <w:bookmarkEnd w:id="431"/>
      <w:bookmarkEnd w:id="432"/>
    </w:p>
    <w:p w14:paraId="2DB155DE" w14:textId="77777777" w:rsidR="00DB49C5" w:rsidRDefault="00DB49C5" w:rsidP="00DB49C5">
      <w:pPr>
        <w:pStyle w:val="BodyText"/>
      </w:pPr>
      <w:r>
        <w:t>This section lists the topics used by the protocol.</w:t>
      </w:r>
    </w:p>
    <w:p w14:paraId="0737ED35" w14:textId="734AABA7" w:rsidR="00DB49C5" w:rsidRDefault="00DB49C5" w:rsidP="00DB49C5">
      <w:pPr>
        <w:pStyle w:val="Caption"/>
      </w:pPr>
      <w:bookmarkStart w:id="433" w:name="_Toc162423152"/>
      <w:bookmarkStart w:id="434" w:name="_Toc162423743"/>
      <w:bookmarkStart w:id="435" w:name="_Toc170288665"/>
      <w:r>
        <w:t xml:space="preserve">Table </w:t>
      </w:r>
      <w:r>
        <w:fldChar w:fldCharType="begin"/>
      </w:r>
      <w:r>
        <w:instrText xml:space="preserve"> SEQ Table \* ARABIC </w:instrText>
      </w:r>
      <w:r>
        <w:fldChar w:fldCharType="separate"/>
      </w:r>
      <w:r w:rsidR="0089770E">
        <w:rPr>
          <w:noProof/>
        </w:rPr>
        <w:t>26</w:t>
      </w:r>
      <w:r>
        <w:rPr>
          <w:noProof/>
        </w:rPr>
        <w:fldChar w:fldCharType="end"/>
      </w:r>
      <w:r>
        <w:tab/>
        <w:t>Topics used by the protocol</w:t>
      </w:r>
      <w:bookmarkEnd w:id="433"/>
      <w:bookmarkEnd w:id="434"/>
      <w:bookmarkEnd w:id="435"/>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3D1407">
            <w:pPr>
              <w:pStyle w:val="TableText"/>
            </w:pPr>
            <w:r w:rsidRPr="003651D7">
              <w:t>[UUID]/UP/</w:t>
            </w:r>
            <w:proofErr w:type="spellStart"/>
            <w:r w:rsidRPr="003651D7">
              <w:t>lwt</w:t>
            </w:r>
            <w:proofErr w:type="spellEnd"/>
          </w:p>
        </w:tc>
        <w:tc>
          <w:tcPr>
            <w:tcW w:w="1860" w:type="dxa"/>
          </w:tcPr>
          <w:p w14:paraId="71EEE46B" w14:textId="77777777" w:rsidR="00DB49C5" w:rsidRPr="003651D7" w:rsidRDefault="00DB49C5" w:rsidP="003D1407">
            <w:pPr>
              <w:pStyle w:val="TableText"/>
            </w:pPr>
            <w:r w:rsidRPr="003651D7">
              <w:t>Last Will and Testament</w:t>
            </w:r>
          </w:p>
        </w:tc>
        <w:tc>
          <w:tcPr>
            <w:tcW w:w="850" w:type="dxa"/>
          </w:tcPr>
          <w:p w14:paraId="74BDE35D" w14:textId="77777777" w:rsidR="00DB49C5" w:rsidRPr="003651D7" w:rsidRDefault="00DB49C5" w:rsidP="003D1407">
            <w:pPr>
              <w:pStyle w:val="TableText"/>
            </w:pPr>
            <w:r w:rsidRPr="003651D7">
              <w:t>2</w:t>
            </w:r>
          </w:p>
        </w:tc>
        <w:tc>
          <w:tcPr>
            <w:tcW w:w="851" w:type="dxa"/>
          </w:tcPr>
          <w:p w14:paraId="33C868C9" w14:textId="77777777" w:rsidR="00DB49C5" w:rsidRPr="003651D7" w:rsidRDefault="00DB49C5" w:rsidP="003D1407">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3D1407">
            <w:pPr>
              <w:pStyle w:val="TableText"/>
            </w:pPr>
            <w:r w:rsidRPr="003651D7">
              <w:t>[UUID]/UP/status</w:t>
            </w:r>
          </w:p>
        </w:tc>
        <w:tc>
          <w:tcPr>
            <w:tcW w:w="1860" w:type="dxa"/>
          </w:tcPr>
          <w:p w14:paraId="6581D54C" w14:textId="77777777" w:rsidR="00DB49C5" w:rsidRPr="003651D7" w:rsidRDefault="00DB49C5" w:rsidP="003D1407">
            <w:pPr>
              <w:pStyle w:val="TableText"/>
            </w:pPr>
            <w:r w:rsidRPr="003651D7">
              <w:t>Status Message</w:t>
            </w:r>
          </w:p>
        </w:tc>
        <w:tc>
          <w:tcPr>
            <w:tcW w:w="850" w:type="dxa"/>
          </w:tcPr>
          <w:p w14:paraId="40E0AF4F" w14:textId="77777777" w:rsidR="00DB49C5" w:rsidRPr="003651D7" w:rsidRDefault="00DB49C5" w:rsidP="003D1407">
            <w:pPr>
              <w:pStyle w:val="TableText"/>
            </w:pPr>
            <w:r w:rsidRPr="003651D7">
              <w:t>2</w:t>
            </w:r>
          </w:p>
        </w:tc>
        <w:tc>
          <w:tcPr>
            <w:tcW w:w="851" w:type="dxa"/>
          </w:tcPr>
          <w:p w14:paraId="06B2365B" w14:textId="77777777" w:rsidR="00DB49C5" w:rsidRPr="003651D7" w:rsidRDefault="00DB49C5" w:rsidP="003D1407">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3D1407">
            <w:pPr>
              <w:pStyle w:val="TableText"/>
            </w:pPr>
            <w:r w:rsidRPr="003651D7">
              <w:t>[UUID]/UP/profile</w:t>
            </w:r>
          </w:p>
        </w:tc>
        <w:tc>
          <w:tcPr>
            <w:tcW w:w="1860" w:type="dxa"/>
          </w:tcPr>
          <w:p w14:paraId="1AB339B0" w14:textId="77777777" w:rsidR="00DB49C5" w:rsidRPr="003651D7" w:rsidRDefault="00DB49C5" w:rsidP="003D1407">
            <w:pPr>
              <w:pStyle w:val="TableText"/>
            </w:pPr>
            <w:r w:rsidRPr="003651D7">
              <w:t>FD Profile</w:t>
            </w:r>
          </w:p>
        </w:tc>
        <w:tc>
          <w:tcPr>
            <w:tcW w:w="850" w:type="dxa"/>
          </w:tcPr>
          <w:p w14:paraId="68B8C75D" w14:textId="77777777" w:rsidR="00DB49C5" w:rsidRPr="003651D7" w:rsidRDefault="00DB49C5" w:rsidP="003D1407">
            <w:pPr>
              <w:pStyle w:val="TableText"/>
            </w:pPr>
            <w:r w:rsidRPr="003651D7">
              <w:t>1</w:t>
            </w:r>
          </w:p>
        </w:tc>
        <w:tc>
          <w:tcPr>
            <w:tcW w:w="851" w:type="dxa"/>
          </w:tcPr>
          <w:p w14:paraId="13C51DFE" w14:textId="77777777" w:rsidR="00DB49C5" w:rsidRPr="003651D7" w:rsidRDefault="00DB49C5" w:rsidP="003D1407">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3D1407">
            <w:pPr>
              <w:pStyle w:val="TableText"/>
            </w:pPr>
            <w:r w:rsidRPr="003651D7">
              <w:t>[UUID]/DOWN/core/block/&lt;name&gt;/&lt;version-text&gt;</w:t>
            </w:r>
          </w:p>
          <w:p w14:paraId="4D46CC12" w14:textId="77777777" w:rsidR="00DB49C5" w:rsidRPr="003651D7" w:rsidRDefault="00DB49C5" w:rsidP="003D1407">
            <w:pPr>
              <w:pStyle w:val="TableText"/>
            </w:pPr>
          </w:p>
        </w:tc>
        <w:tc>
          <w:tcPr>
            <w:tcW w:w="1860" w:type="dxa"/>
          </w:tcPr>
          <w:p w14:paraId="300FAE73" w14:textId="77777777" w:rsidR="00DB49C5" w:rsidRPr="003651D7" w:rsidRDefault="00DB49C5" w:rsidP="003D1407">
            <w:pPr>
              <w:pStyle w:val="TableText"/>
            </w:pPr>
            <w:r w:rsidRPr="003651D7">
              <w:t>Data Block</w:t>
            </w:r>
          </w:p>
        </w:tc>
        <w:tc>
          <w:tcPr>
            <w:tcW w:w="850" w:type="dxa"/>
          </w:tcPr>
          <w:p w14:paraId="64A4386F" w14:textId="77777777" w:rsidR="00DB49C5" w:rsidRPr="003651D7" w:rsidRDefault="00DB49C5" w:rsidP="003D1407">
            <w:pPr>
              <w:pStyle w:val="TableText"/>
            </w:pPr>
            <w:r w:rsidRPr="003651D7">
              <w:t>0</w:t>
            </w:r>
          </w:p>
        </w:tc>
        <w:tc>
          <w:tcPr>
            <w:tcW w:w="851" w:type="dxa"/>
          </w:tcPr>
          <w:p w14:paraId="0B15DF2E" w14:textId="77777777" w:rsidR="00DB49C5" w:rsidRPr="003651D7" w:rsidRDefault="00DB49C5" w:rsidP="003D1407">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3D1407">
            <w:pPr>
              <w:pStyle w:val="TableText"/>
            </w:pPr>
            <w:r w:rsidRPr="003651D7">
              <w:t>[UUID]/DOWN/core/request</w:t>
            </w:r>
          </w:p>
        </w:tc>
        <w:tc>
          <w:tcPr>
            <w:tcW w:w="1860" w:type="dxa"/>
          </w:tcPr>
          <w:p w14:paraId="56CB3E3A" w14:textId="77777777" w:rsidR="00DB49C5" w:rsidRPr="003651D7" w:rsidRDefault="00DB49C5" w:rsidP="003D1407">
            <w:pPr>
              <w:pStyle w:val="TableText"/>
            </w:pPr>
            <w:r w:rsidRPr="003651D7">
              <w:t>Request Data Block</w:t>
            </w:r>
          </w:p>
        </w:tc>
        <w:tc>
          <w:tcPr>
            <w:tcW w:w="850" w:type="dxa"/>
          </w:tcPr>
          <w:p w14:paraId="4E1F163B" w14:textId="77777777" w:rsidR="00DB49C5" w:rsidRPr="003651D7" w:rsidRDefault="00DB49C5" w:rsidP="003D1407">
            <w:pPr>
              <w:pStyle w:val="TableText"/>
            </w:pPr>
            <w:r w:rsidRPr="003651D7">
              <w:t>0</w:t>
            </w:r>
          </w:p>
        </w:tc>
        <w:tc>
          <w:tcPr>
            <w:tcW w:w="851" w:type="dxa"/>
          </w:tcPr>
          <w:p w14:paraId="19A4A323" w14:textId="77777777" w:rsidR="00DB49C5" w:rsidRPr="003651D7" w:rsidRDefault="00DB49C5" w:rsidP="003D1407">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3D1407">
            <w:pPr>
              <w:pStyle w:val="TableText"/>
            </w:pPr>
            <w:r w:rsidRPr="003651D7">
              <w:t>[UUID]/UP/core/block/&lt;name&gt;</w:t>
            </w:r>
          </w:p>
        </w:tc>
        <w:tc>
          <w:tcPr>
            <w:tcW w:w="1860" w:type="dxa"/>
          </w:tcPr>
          <w:p w14:paraId="27BA971F" w14:textId="77777777" w:rsidR="00DB49C5" w:rsidRPr="003651D7" w:rsidRDefault="00DB49C5" w:rsidP="003D1407">
            <w:pPr>
              <w:pStyle w:val="TableText"/>
            </w:pPr>
            <w:r w:rsidRPr="003651D7">
              <w:t>Data Block</w:t>
            </w:r>
          </w:p>
        </w:tc>
        <w:tc>
          <w:tcPr>
            <w:tcW w:w="850" w:type="dxa"/>
          </w:tcPr>
          <w:p w14:paraId="3C444712" w14:textId="77777777" w:rsidR="00DB49C5" w:rsidRPr="003651D7" w:rsidRDefault="00DB49C5" w:rsidP="003D1407">
            <w:pPr>
              <w:pStyle w:val="TableText"/>
            </w:pPr>
            <w:r w:rsidRPr="003651D7">
              <w:t>0</w:t>
            </w:r>
          </w:p>
        </w:tc>
        <w:tc>
          <w:tcPr>
            <w:tcW w:w="851" w:type="dxa"/>
          </w:tcPr>
          <w:p w14:paraId="226749F8" w14:textId="77777777" w:rsidR="00DB49C5" w:rsidRPr="003651D7" w:rsidRDefault="00DB49C5" w:rsidP="003D1407">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3D1407">
            <w:pPr>
              <w:pStyle w:val="TableText"/>
            </w:pPr>
            <w:r w:rsidRPr="003651D7">
              <w:t>[UUID]/DOWN/configuration</w:t>
            </w:r>
          </w:p>
        </w:tc>
        <w:tc>
          <w:tcPr>
            <w:tcW w:w="1860" w:type="dxa"/>
          </w:tcPr>
          <w:p w14:paraId="010CA45A" w14:textId="77777777" w:rsidR="00DB49C5" w:rsidRPr="003651D7" w:rsidRDefault="00DB49C5" w:rsidP="003D1407">
            <w:pPr>
              <w:pStyle w:val="TableText"/>
            </w:pPr>
            <w:r w:rsidRPr="003651D7">
              <w:t>Configuration</w:t>
            </w:r>
          </w:p>
        </w:tc>
        <w:tc>
          <w:tcPr>
            <w:tcW w:w="850" w:type="dxa"/>
          </w:tcPr>
          <w:p w14:paraId="5D09D494" w14:textId="77777777" w:rsidR="00DB49C5" w:rsidRPr="003651D7" w:rsidRDefault="00DB49C5" w:rsidP="003D1407">
            <w:pPr>
              <w:pStyle w:val="TableText"/>
            </w:pPr>
            <w:r w:rsidRPr="003651D7">
              <w:t>1</w:t>
            </w:r>
          </w:p>
        </w:tc>
        <w:tc>
          <w:tcPr>
            <w:tcW w:w="851" w:type="dxa"/>
          </w:tcPr>
          <w:p w14:paraId="5D2D2155" w14:textId="77777777" w:rsidR="00DB49C5" w:rsidRPr="003651D7" w:rsidRDefault="00DB49C5" w:rsidP="003D1407">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3D1407">
            <w:pPr>
              <w:pStyle w:val="TableText"/>
            </w:pPr>
            <w:r w:rsidRPr="003651D7">
              <w:t>[UUID]/UP/configuration</w:t>
            </w:r>
          </w:p>
        </w:tc>
        <w:tc>
          <w:tcPr>
            <w:tcW w:w="1860" w:type="dxa"/>
          </w:tcPr>
          <w:p w14:paraId="5268B1B3" w14:textId="77777777" w:rsidR="00DB49C5" w:rsidRPr="003651D7" w:rsidRDefault="00DB49C5" w:rsidP="003D1407">
            <w:pPr>
              <w:pStyle w:val="TableText"/>
            </w:pPr>
            <w:r w:rsidRPr="003651D7">
              <w:t>Configuration</w:t>
            </w:r>
          </w:p>
        </w:tc>
        <w:tc>
          <w:tcPr>
            <w:tcW w:w="850" w:type="dxa"/>
          </w:tcPr>
          <w:p w14:paraId="15760D47" w14:textId="77777777" w:rsidR="00DB49C5" w:rsidRPr="003651D7" w:rsidRDefault="00DB49C5" w:rsidP="003D1407">
            <w:pPr>
              <w:pStyle w:val="TableText"/>
            </w:pPr>
            <w:r w:rsidRPr="003651D7">
              <w:t>1</w:t>
            </w:r>
          </w:p>
        </w:tc>
        <w:tc>
          <w:tcPr>
            <w:tcW w:w="851" w:type="dxa"/>
          </w:tcPr>
          <w:p w14:paraId="6CE809D3" w14:textId="77777777" w:rsidR="00DB49C5" w:rsidRPr="003651D7" w:rsidRDefault="00DB49C5" w:rsidP="003D1407">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3D1407">
            <w:pPr>
              <w:pStyle w:val="TableText"/>
            </w:pPr>
            <w:r w:rsidRPr="003651D7">
              <w:t>[UUID]/DOWN/</w:t>
            </w:r>
            <w:proofErr w:type="spellStart"/>
            <w:r w:rsidRPr="003651D7">
              <w:t>getdeviceinfo</w:t>
            </w:r>
            <w:proofErr w:type="spellEnd"/>
          </w:p>
        </w:tc>
        <w:tc>
          <w:tcPr>
            <w:tcW w:w="1860" w:type="dxa"/>
          </w:tcPr>
          <w:p w14:paraId="4CA78382" w14:textId="77777777" w:rsidR="00DB49C5" w:rsidRPr="003651D7" w:rsidRDefault="00DB49C5" w:rsidP="003D1407">
            <w:pPr>
              <w:pStyle w:val="TableText"/>
            </w:pPr>
            <w:r w:rsidRPr="003651D7">
              <w:t>Configuration</w:t>
            </w:r>
          </w:p>
        </w:tc>
        <w:tc>
          <w:tcPr>
            <w:tcW w:w="850" w:type="dxa"/>
          </w:tcPr>
          <w:p w14:paraId="516D004C" w14:textId="77777777" w:rsidR="00DB49C5" w:rsidRPr="003651D7" w:rsidRDefault="00DB49C5" w:rsidP="003D1407">
            <w:pPr>
              <w:pStyle w:val="TableText"/>
            </w:pPr>
            <w:r w:rsidRPr="003651D7">
              <w:t>0</w:t>
            </w:r>
          </w:p>
        </w:tc>
        <w:tc>
          <w:tcPr>
            <w:tcW w:w="851" w:type="dxa"/>
          </w:tcPr>
          <w:p w14:paraId="5DB136EE" w14:textId="77777777" w:rsidR="00DB49C5" w:rsidRPr="003651D7" w:rsidRDefault="00DB49C5" w:rsidP="003D1407">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3D1407">
            <w:pPr>
              <w:pStyle w:val="TableText"/>
            </w:pPr>
            <w:r w:rsidRPr="003651D7">
              <w:t>[UUID]/UP/data</w:t>
            </w:r>
          </w:p>
        </w:tc>
        <w:tc>
          <w:tcPr>
            <w:tcW w:w="1860" w:type="dxa"/>
          </w:tcPr>
          <w:p w14:paraId="0D7F055C" w14:textId="77777777" w:rsidR="00DB49C5" w:rsidRPr="003651D7" w:rsidRDefault="00DB49C5" w:rsidP="003D1407">
            <w:pPr>
              <w:pStyle w:val="TableText"/>
            </w:pPr>
            <w:r w:rsidRPr="003651D7">
              <w:t>Data</w:t>
            </w:r>
          </w:p>
        </w:tc>
        <w:tc>
          <w:tcPr>
            <w:tcW w:w="850" w:type="dxa"/>
          </w:tcPr>
          <w:p w14:paraId="5CFD4D39" w14:textId="77777777" w:rsidR="00DB49C5" w:rsidRPr="003651D7" w:rsidRDefault="00DB49C5" w:rsidP="003D1407">
            <w:pPr>
              <w:pStyle w:val="TableText"/>
            </w:pPr>
            <w:r w:rsidRPr="003651D7">
              <w:t>1</w:t>
            </w:r>
          </w:p>
        </w:tc>
        <w:tc>
          <w:tcPr>
            <w:tcW w:w="851" w:type="dxa"/>
          </w:tcPr>
          <w:p w14:paraId="7C886363" w14:textId="77777777" w:rsidR="00DB49C5" w:rsidRPr="003651D7" w:rsidRDefault="00DB49C5" w:rsidP="003D1407">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3D1407">
            <w:pPr>
              <w:pStyle w:val="TableText"/>
            </w:pPr>
            <w:r w:rsidRPr="003651D7">
              <w:t>[UUID]/DOWN/</w:t>
            </w:r>
            <w:proofErr w:type="spellStart"/>
            <w:r w:rsidRPr="003651D7">
              <w:t>getdata</w:t>
            </w:r>
            <w:proofErr w:type="spellEnd"/>
          </w:p>
        </w:tc>
        <w:tc>
          <w:tcPr>
            <w:tcW w:w="1860" w:type="dxa"/>
          </w:tcPr>
          <w:p w14:paraId="7990DF26" w14:textId="77777777" w:rsidR="00DB49C5" w:rsidRPr="003651D7" w:rsidRDefault="00DB49C5" w:rsidP="003D1407">
            <w:pPr>
              <w:pStyle w:val="TableText"/>
            </w:pPr>
            <w:r w:rsidRPr="003651D7">
              <w:t>Data</w:t>
            </w:r>
          </w:p>
        </w:tc>
        <w:tc>
          <w:tcPr>
            <w:tcW w:w="850" w:type="dxa"/>
          </w:tcPr>
          <w:p w14:paraId="45CDA0ED" w14:textId="77777777" w:rsidR="00DB49C5" w:rsidRPr="003651D7" w:rsidRDefault="00DB49C5" w:rsidP="003D1407">
            <w:pPr>
              <w:pStyle w:val="TableText"/>
            </w:pPr>
            <w:r w:rsidRPr="003651D7">
              <w:t>0</w:t>
            </w:r>
          </w:p>
        </w:tc>
        <w:tc>
          <w:tcPr>
            <w:tcW w:w="851" w:type="dxa"/>
          </w:tcPr>
          <w:p w14:paraId="7CA38221" w14:textId="77777777" w:rsidR="00DB49C5" w:rsidRPr="003651D7" w:rsidRDefault="00DB49C5" w:rsidP="003D1407">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3D1407">
            <w:pPr>
              <w:pStyle w:val="TableText"/>
            </w:pPr>
            <w:r w:rsidRPr="003651D7">
              <w:t>[UUID]/DOWN/</w:t>
            </w:r>
            <w:proofErr w:type="spellStart"/>
            <w:r w:rsidRPr="003651D7">
              <w:t>setclock</w:t>
            </w:r>
            <w:proofErr w:type="spellEnd"/>
          </w:p>
        </w:tc>
        <w:tc>
          <w:tcPr>
            <w:tcW w:w="1860" w:type="dxa"/>
          </w:tcPr>
          <w:p w14:paraId="45497C62" w14:textId="77777777" w:rsidR="00DB49C5" w:rsidRPr="003651D7" w:rsidRDefault="00DB49C5" w:rsidP="003D1407">
            <w:pPr>
              <w:pStyle w:val="TableText"/>
            </w:pPr>
            <w:r w:rsidRPr="003651D7">
              <w:t>Clock</w:t>
            </w:r>
          </w:p>
        </w:tc>
        <w:tc>
          <w:tcPr>
            <w:tcW w:w="850" w:type="dxa"/>
          </w:tcPr>
          <w:p w14:paraId="2F35A015" w14:textId="77777777" w:rsidR="00DB49C5" w:rsidRPr="003651D7" w:rsidRDefault="00DB49C5" w:rsidP="003D1407">
            <w:pPr>
              <w:pStyle w:val="TableText"/>
            </w:pPr>
            <w:r w:rsidRPr="003651D7">
              <w:t>0</w:t>
            </w:r>
          </w:p>
        </w:tc>
        <w:tc>
          <w:tcPr>
            <w:tcW w:w="851" w:type="dxa"/>
          </w:tcPr>
          <w:p w14:paraId="374B0F5C" w14:textId="77777777" w:rsidR="00DB49C5" w:rsidRPr="003651D7" w:rsidRDefault="00DB49C5" w:rsidP="003D1407">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3D1407">
            <w:pPr>
              <w:pStyle w:val="TableText"/>
            </w:pPr>
            <w:r w:rsidRPr="003651D7">
              <w:t>[UUID]/UP/</w:t>
            </w:r>
            <w:proofErr w:type="spellStart"/>
            <w:r w:rsidRPr="003651D7">
              <w:t>getclock</w:t>
            </w:r>
            <w:proofErr w:type="spellEnd"/>
          </w:p>
        </w:tc>
        <w:tc>
          <w:tcPr>
            <w:tcW w:w="1860" w:type="dxa"/>
          </w:tcPr>
          <w:p w14:paraId="660B3D59" w14:textId="77777777" w:rsidR="00DB49C5" w:rsidRPr="003651D7" w:rsidRDefault="00DB49C5" w:rsidP="003D1407">
            <w:pPr>
              <w:pStyle w:val="TableText"/>
            </w:pPr>
            <w:r w:rsidRPr="003651D7">
              <w:t>Clock</w:t>
            </w:r>
          </w:p>
        </w:tc>
        <w:tc>
          <w:tcPr>
            <w:tcW w:w="850" w:type="dxa"/>
          </w:tcPr>
          <w:p w14:paraId="583D6768" w14:textId="77777777" w:rsidR="00DB49C5" w:rsidRPr="003651D7" w:rsidRDefault="00DB49C5" w:rsidP="003D1407">
            <w:pPr>
              <w:pStyle w:val="TableText"/>
            </w:pPr>
            <w:r w:rsidRPr="003651D7">
              <w:t>0</w:t>
            </w:r>
          </w:p>
        </w:tc>
        <w:tc>
          <w:tcPr>
            <w:tcW w:w="851" w:type="dxa"/>
          </w:tcPr>
          <w:p w14:paraId="46B4E616" w14:textId="77777777" w:rsidR="00DB49C5" w:rsidRPr="003651D7" w:rsidRDefault="00DB49C5" w:rsidP="003D1407">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3D1407">
            <w:pPr>
              <w:pStyle w:val="TableText"/>
            </w:pPr>
            <w:r w:rsidRPr="003651D7">
              <w:t>[UUID]/DOWN/control</w:t>
            </w:r>
          </w:p>
        </w:tc>
        <w:tc>
          <w:tcPr>
            <w:tcW w:w="1860" w:type="dxa"/>
          </w:tcPr>
          <w:p w14:paraId="202AA7BB" w14:textId="77777777" w:rsidR="00DB49C5" w:rsidRPr="003651D7" w:rsidRDefault="00DB49C5" w:rsidP="003D1407">
            <w:pPr>
              <w:pStyle w:val="TableText"/>
            </w:pPr>
            <w:r w:rsidRPr="003651D7">
              <w:t>Control</w:t>
            </w:r>
          </w:p>
        </w:tc>
        <w:tc>
          <w:tcPr>
            <w:tcW w:w="850" w:type="dxa"/>
          </w:tcPr>
          <w:p w14:paraId="1F717B0A" w14:textId="77777777" w:rsidR="00DB49C5" w:rsidRPr="003651D7" w:rsidRDefault="00DB49C5" w:rsidP="003D1407">
            <w:pPr>
              <w:pStyle w:val="TableText"/>
            </w:pPr>
            <w:r w:rsidRPr="003651D7">
              <w:t>2</w:t>
            </w:r>
          </w:p>
        </w:tc>
        <w:tc>
          <w:tcPr>
            <w:tcW w:w="851" w:type="dxa"/>
          </w:tcPr>
          <w:p w14:paraId="5F89FAC2" w14:textId="77777777" w:rsidR="00DB49C5" w:rsidRPr="003651D7" w:rsidRDefault="00DB49C5" w:rsidP="003D1407">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3D1407">
            <w:pPr>
              <w:pStyle w:val="TableText"/>
            </w:pPr>
            <w:r w:rsidRPr="003651D7">
              <w:t>[UUID]/DOWN/override</w:t>
            </w:r>
          </w:p>
        </w:tc>
        <w:tc>
          <w:tcPr>
            <w:tcW w:w="1860" w:type="dxa"/>
          </w:tcPr>
          <w:p w14:paraId="56AB98DB" w14:textId="77777777" w:rsidR="00DB49C5" w:rsidRPr="003651D7" w:rsidRDefault="00DB49C5" w:rsidP="003D1407">
            <w:pPr>
              <w:pStyle w:val="TableText"/>
            </w:pPr>
            <w:r w:rsidRPr="003651D7">
              <w:t>Override</w:t>
            </w:r>
          </w:p>
        </w:tc>
        <w:tc>
          <w:tcPr>
            <w:tcW w:w="850" w:type="dxa"/>
          </w:tcPr>
          <w:p w14:paraId="1013F3F6" w14:textId="77777777" w:rsidR="00DB49C5" w:rsidRPr="003651D7" w:rsidRDefault="00DB49C5" w:rsidP="003D1407">
            <w:pPr>
              <w:pStyle w:val="TableText"/>
            </w:pPr>
            <w:r w:rsidRPr="003651D7">
              <w:t>2</w:t>
            </w:r>
          </w:p>
        </w:tc>
        <w:tc>
          <w:tcPr>
            <w:tcW w:w="851" w:type="dxa"/>
          </w:tcPr>
          <w:p w14:paraId="6882D525" w14:textId="77777777" w:rsidR="00DB49C5" w:rsidRPr="003651D7" w:rsidRDefault="00DB49C5" w:rsidP="003D1407">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436" w:name="_Ref161043520"/>
      <w:bookmarkStart w:id="437" w:name="_Toc162423110"/>
      <w:bookmarkStart w:id="438" w:name="_Toc162423701"/>
      <w:bookmarkStart w:id="439" w:name="_Toc172099004"/>
      <w:r>
        <w:lastRenderedPageBreak/>
        <w:t xml:space="preserve">Appendix: </w:t>
      </w:r>
      <w:r w:rsidR="00DB49C5" w:rsidRPr="00360437">
        <w:t>Calculated point code</w:t>
      </w:r>
      <w:bookmarkEnd w:id="436"/>
      <w:bookmarkEnd w:id="437"/>
      <w:bookmarkEnd w:id="438"/>
      <w:bookmarkEnd w:id="439"/>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236F5B4C" w:rsidR="00DB49C5" w:rsidRPr="004D5666" w:rsidRDefault="00DB49C5" w:rsidP="00DB49C5">
      <w:pPr>
        <w:pStyle w:val="BodyText"/>
      </w:pPr>
      <w:r>
        <w:t xml:space="preserve">An expression and its constituent operations are encoded in Polish Notation (PN). Calculation of the expression may use a Last </w:t>
      </w:r>
      <w:proofErr w:type="gramStart"/>
      <w:r>
        <w:t>In</w:t>
      </w:r>
      <w:proofErr w:type="gramEnd"/>
      <w:r>
        <w:t xml:space="preserve">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40" w:author="Mark Davison" w:date="2024-10-01T21:40:00Z" w16du:dateUtc="2024-10-01T20:40:00Z">
        <w:r w:rsidR="0089770E" w:rsidRPr="0089770E">
          <w:rPr>
            <w:rStyle w:val="Crossreference"/>
            <w:rPrChange w:id="441" w:author="Mark Davison" w:date="2024-10-01T21:40:00Z" w16du:dateUtc="2024-10-01T20:40:00Z">
              <w:rPr/>
            </w:rPrChange>
          </w:rPr>
          <w:t xml:space="preserve">Table </w:t>
        </w:r>
        <w:r w:rsidR="0089770E" w:rsidRPr="0089770E">
          <w:rPr>
            <w:rStyle w:val="Crossreference"/>
            <w:rPrChange w:id="442" w:author="Mark Davison" w:date="2024-10-01T21:40:00Z" w16du:dateUtc="2024-10-01T20:40:00Z">
              <w:rPr>
                <w:noProof/>
              </w:rPr>
            </w:rPrChange>
          </w:rPr>
          <w:t>28</w:t>
        </w:r>
      </w:ins>
      <w:del w:id="443" w:author="Mark Davison" w:date="2024-10-01T21:40:00Z" w16du:dateUtc="2024-10-01T20:40:00Z">
        <w:r w:rsidR="0094133A" w:rsidRPr="00A8786E" w:rsidDel="0089770E">
          <w:rPr>
            <w:rStyle w:val="Crossreference"/>
          </w:rPr>
          <w:delText>Table 28</w:delText>
        </w:r>
      </w:del>
      <w:r w:rsidRPr="00BA7567">
        <w:rPr>
          <w:rStyle w:val="Crossreference"/>
        </w:rPr>
        <w:fldChar w:fldCharType="end"/>
      </w:r>
      <w:r>
        <w:t>.</w:t>
      </w:r>
    </w:p>
    <w:p w14:paraId="1B967DCF" w14:textId="09B9286D" w:rsidR="00DB49C5" w:rsidRDefault="00DB49C5" w:rsidP="00DB49C5">
      <w:pPr>
        <w:pStyle w:val="BodyText"/>
      </w:pPr>
      <w:bookmarkStart w:id="444"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45" w:author="Mark Davison" w:date="2024-10-01T21:40:00Z" w16du:dateUtc="2024-10-01T20:40:00Z">
        <w:r w:rsidR="0089770E" w:rsidRPr="0089770E">
          <w:rPr>
            <w:rStyle w:val="Crossreference"/>
            <w:rPrChange w:id="446" w:author="Mark Davison" w:date="2024-10-01T21:40:00Z" w16du:dateUtc="2024-10-01T20:40:00Z">
              <w:rPr/>
            </w:rPrChange>
          </w:rPr>
          <w:t xml:space="preserve">Table </w:t>
        </w:r>
        <w:r w:rsidR="0089770E" w:rsidRPr="0089770E">
          <w:rPr>
            <w:rStyle w:val="Crossreference"/>
            <w:rPrChange w:id="447" w:author="Mark Davison" w:date="2024-10-01T21:40:00Z" w16du:dateUtc="2024-10-01T20:40:00Z">
              <w:rPr>
                <w:noProof/>
              </w:rPr>
            </w:rPrChange>
          </w:rPr>
          <w:t>27</w:t>
        </w:r>
      </w:ins>
      <w:del w:id="448" w:author="Mark Davison" w:date="2024-10-01T21:40:00Z" w16du:dateUtc="2024-10-01T20:40:00Z">
        <w:r w:rsidR="0094133A" w:rsidRPr="00A8786E" w:rsidDel="0089770E">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444"/>
      <w:r w:rsidRPr="004D5666">
        <w:t>.</w:t>
      </w:r>
    </w:p>
    <w:p w14:paraId="19F69BBA" w14:textId="77777777" w:rsidR="00DB49C5" w:rsidRPr="0002479E" w:rsidRDefault="00DB49C5" w:rsidP="00DB49C5">
      <w:pPr>
        <w:pStyle w:val="AppendixH2"/>
        <w:rPr>
          <w:vanish/>
        </w:rPr>
      </w:pPr>
      <w:bookmarkStart w:id="449" w:name="_Toc162423111"/>
      <w:bookmarkStart w:id="450" w:name="_Toc162423702"/>
      <w:bookmarkStart w:id="451" w:name="_Toc172099005"/>
      <w:bookmarkStart w:id="452" w:name="_Toc156487387"/>
      <w:r>
        <w:t>Evaluation of a calculated point value</w:t>
      </w:r>
      <w:bookmarkEnd w:id="449"/>
      <w:bookmarkEnd w:id="450"/>
      <w:bookmarkEnd w:id="451"/>
    </w:p>
    <w:bookmarkEnd w:id="452"/>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453"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453"/>
    </w:p>
    <w:p w14:paraId="5CD45450" w14:textId="3A5FC178"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454" w:author="Mark Davison" w:date="2024-10-01T21:40:00Z" w16du:dateUtc="2024-10-01T20:40:00Z">
        <w:r w:rsidR="0089770E" w:rsidRPr="0089770E">
          <w:rPr>
            <w:rStyle w:val="Crossreference"/>
            <w:rPrChange w:id="455" w:author="Mark Davison" w:date="2024-10-01T21:40:00Z" w16du:dateUtc="2024-10-01T20:40:00Z">
              <w:rPr/>
            </w:rPrChange>
          </w:rPr>
          <w:t xml:space="preserve">Table </w:t>
        </w:r>
        <w:r w:rsidR="0089770E" w:rsidRPr="0089770E">
          <w:rPr>
            <w:rStyle w:val="Crossreference"/>
            <w:rPrChange w:id="456" w:author="Mark Davison" w:date="2024-10-01T21:40:00Z" w16du:dateUtc="2024-10-01T20:40:00Z">
              <w:rPr>
                <w:noProof/>
              </w:rPr>
            </w:rPrChange>
          </w:rPr>
          <w:t>27</w:t>
        </w:r>
      </w:ins>
      <w:del w:id="457" w:author="Mark Davison" w:date="2024-10-01T21:40:00Z" w16du:dateUtc="2024-10-01T20:40:00Z">
        <w:r w:rsidR="0094133A" w:rsidRPr="00A8786E" w:rsidDel="0089770E">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458" w:name="_Toc156487388"/>
      <w:bookmarkStart w:id="459" w:name="_Toc162423112"/>
      <w:bookmarkStart w:id="460" w:name="_Toc162423703"/>
      <w:bookmarkStart w:id="461" w:name="_Toc172099006"/>
      <w:r>
        <w:lastRenderedPageBreak/>
        <w:t>Operation codes</w:t>
      </w:r>
      <w:bookmarkEnd w:id="458"/>
      <w:bookmarkEnd w:id="459"/>
      <w:bookmarkEnd w:id="460"/>
      <w:bookmarkEnd w:id="461"/>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xml:space="preserve">, </w:t>
      </w:r>
      <w:proofErr w:type="spellStart"/>
      <w:r w:rsidRPr="001615D9">
        <w:t>ao</w:t>
      </w:r>
      <w:proofErr w:type="spellEnd"/>
      <w:r>
        <w:t>=2</w:t>
      </w:r>
      <w:r w:rsidRPr="001615D9">
        <w:t xml:space="preserve">, </w:t>
      </w:r>
      <w:proofErr w:type="spellStart"/>
      <w:r w:rsidRPr="001615D9">
        <w:t>bo</w:t>
      </w:r>
      <w:proofErr w:type="spellEnd"/>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6B49D14A" w:rsidR="00DB49C5" w:rsidRPr="004D5666" w:rsidRDefault="00DB49C5" w:rsidP="00DB49C5">
      <w:pPr>
        <w:pStyle w:val="Caption"/>
      </w:pPr>
      <w:bookmarkStart w:id="462" w:name="_Ref161653695"/>
      <w:bookmarkStart w:id="463" w:name="_Toc162423153"/>
      <w:bookmarkStart w:id="464" w:name="_Toc162423744"/>
      <w:bookmarkStart w:id="465" w:name="_Toc170288666"/>
      <w:r>
        <w:t xml:space="preserve">Table </w:t>
      </w:r>
      <w:r>
        <w:fldChar w:fldCharType="begin"/>
      </w:r>
      <w:r>
        <w:instrText xml:space="preserve"> SEQ Table \* ARABIC </w:instrText>
      </w:r>
      <w:r>
        <w:fldChar w:fldCharType="separate"/>
      </w:r>
      <w:r w:rsidR="0089770E">
        <w:rPr>
          <w:noProof/>
        </w:rPr>
        <w:t>27</w:t>
      </w:r>
      <w:r>
        <w:rPr>
          <w:noProof/>
        </w:rPr>
        <w:fldChar w:fldCharType="end"/>
      </w:r>
      <w:bookmarkEnd w:id="462"/>
      <w:r>
        <w:tab/>
        <w:t>Operation codes</w:t>
      </w:r>
      <w:bookmarkEnd w:id="463"/>
      <w:bookmarkEnd w:id="464"/>
      <w:bookmarkEnd w:id="465"/>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proofErr w:type="spellStart"/>
            <w:r w:rsidRPr="00474956">
              <w:rPr>
                <w:rFonts w:eastAsia="DengXian"/>
                <w:sz w:val="18"/>
                <w:szCs w:val="18"/>
              </w:rPr>
              <w:t>TMillis</w:t>
            </w:r>
            <w:proofErr w:type="spellEnd"/>
            <w:r w:rsidRPr="00474956">
              <w:rPr>
                <w:rFonts w:eastAsia="DengXian"/>
                <w:sz w:val="18"/>
                <w:szCs w:val="18"/>
              </w:rPr>
              <w:t>("AI1")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w:t>
            </w:r>
            <w:proofErr w:type="gramStart"/>
            <w:r w:rsidRPr="00474956">
              <w:rPr>
                <w:rFonts w:eastAsia="DengXian"/>
                <w:sz w:val="18"/>
                <w:szCs w:val="18"/>
              </w:rPr>
              <w:t>1 !</w:t>
            </w:r>
            <w:proofErr w:type="gramEnd"/>
            <w:r w:rsidRPr="00474956">
              <w:rPr>
                <w:rFonts w:eastAsia="DengXian"/>
                <w:sz w:val="18"/>
                <w:szCs w:val="18"/>
              </w:rPr>
              <w:t>=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proofErr w:type="spellStart"/>
            <w:r w:rsidRPr="00474956">
              <w:rPr>
                <w:rFonts w:eastAsia="DengXian"/>
                <w:sz w:val="18"/>
                <w:szCs w:val="18"/>
              </w:rPr>
              <w:t>TimeWeekDay</w:t>
            </w:r>
            <w:proofErr w:type="spellEnd"/>
            <w:r w:rsidRPr="00474956">
              <w:rPr>
                <w:rFonts w:eastAsia="DengXian"/>
                <w:sz w:val="18"/>
                <w:szCs w:val="18"/>
              </w:rPr>
              <w:t>(z)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proofErr w:type="spellStart"/>
            <w:r w:rsidRPr="00474956">
              <w:rPr>
                <w:rFonts w:eastAsia="DengXian"/>
                <w:sz w:val="18"/>
                <w:szCs w:val="18"/>
              </w:rPr>
              <w:t>TimeHour</w:t>
            </w:r>
            <w:proofErr w:type="spellEnd"/>
            <w:r w:rsidRPr="00474956">
              <w:rPr>
                <w:rFonts w:eastAsia="DengXian"/>
                <w:sz w:val="18"/>
                <w:szCs w:val="18"/>
              </w:rPr>
              <w:t>(z)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proofErr w:type="spellStart"/>
            <w:r w:rsidRPr="00474956">
              <w:rPr>
                <w:rFonts w:eastAsia="DengXian"/>
                <w:sz w:val="18"/>
                <w:szCs w:val="18"/>
              </w:rPr>
              <w:t>TimeMin</w:t>
            </w:r>
            <w:proofErr w:type="spellEnd"/>
            <w:r w:rsidRPr="00474956">
              <w:rPr>
                <w:rFonts w:eastAsia="DengXian"/>
                <w:sz w:val="18"/>
                <w:szCs w:val="18"/>
              </w:rPr>
              <w:t>(z),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proofErr w:type="spellStart"/>
            <w:r w:rsidRPr="00474956">
              <w:rPr>
                <w:rFonts w:eastAsia="DengXian"/>
                <w:sz w:val="18"/>
                <w:szCs w:val="18"/>
              </w:rPr>
              <w:t>TimeSec</w:t>
            </w:r>
            <w:proofErr w:type="spellEnd"/>
            <w:r w:rsidRPr="00474956">
              <w:rPr>
                <w:rFonts w:eastAsia="DengXian"/>
                <w:sz w:val="18"/>
                <w:szCs w:val="18"/>
              </w:rPr>
              <w:t>(z),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proofErr w:type="spellStart"/>
            <w:r w:rsidRPr="00474956">
              <w:rPr>
                <w:rFonts w:eastAsia="DengXian"/>
                <w:sz w:val="18"/>
                <w:szCs w:val="18"/>
              </w:rPr>
              <w:t>TimeDay</w:t>
            </w:r>
            <w:proofErr w:type="spellEnd"/>
            <w:r w:rsidRPr="00474956">
              <w:rPr>
                <w:rFonts w:eastAsia="DengXian"/>
                <w:sz w:val="18"/>
                <w:szCs w:val="18"/>
              </w:rPr>
              <w:t>(z)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proofErr w:type="spellStart"/>
            <w:r w:rsidRPr="00474956">
              <w:rPr>
                <w:rFonts w:eastAsia="DengXian"/>
                <w:sz w:val="18"/>
                <w:szCs w:val="18"/>
              </w:rPr>
              <w:t>TimeMonth</w:t>
            </w:r>
            <w:proofErr w:type="spellEnd"/>
            <w:r w:rsidRPr="00474956">
              <w:rPr>
                <w:rFonts w:eastAsia="DengXian"/>
                <w:sz w:val="18"/>
                <w:szCs w:val="18"/>
              </w:rPr>
              <w:t>(z)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proofErr w:type="spellStart"/>
            <w:r w:rsidRPr="00474956">
              <w:rPr>
                <w:rFonts w:eastAsia="DengXian"/>
                <w:sz w:val="18"/>
                <w:szCs w:val="18"/>
              </w:rPr>
              <w:t>TimeYear</w:t>
            </w:r>
            <w:proofErr w:type="spellEnd"/>
            <w:r w:rsidRPr="00474956">
              <w:rPr>
                <w:rFonts w:eastAsia="DengXian"/>
                <w:sz w:val="18"/>
                <w:szCs w:val="18"/>
              </w:rPr>
              <w:t>(z)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proofErr w:type="spellStart"/>
            <w:r w:rsidRPr="00474956">
              <w:rPr>
                <w:rFonts w:eastAsia="DengXian"/>
                <w:sz w:val="18"/>
                <w:szCs w:val="18"/>
              </w:rPr>
              <w:t>TimeEpoch</w:t>
            </w:r>
            <w:proofErr w:type="spellEnd"/>
            <w:r w:rsidRPr="00474956">
              <w:rPr>
                <w:rFonts w:eastAsia="DengXian"/>
                <w:sz w:val="18"/>
                <w:szCs w:val="18"/>
              </w:rPr>
              <w:t xml:space="preserve">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proofErr w:type="spellStart"/>
            <w:r w:rsidRPr="00474956">
              <w:rPr>
                <w:rFonts w:eastAsia="DengXian"/>
                <w:sz w:val="18"/>
                <w:szCs w:val="18"/>
              </w:rPr>
              <w:t>TimeEpochMillis</w:t>
            </w:r>
            <w:proofErr w:type="spellEnd"/>
            <w:r w:rsidRPr="00474956">
              <w:rPr>
                <w:rFonts w:eastAsia="DengXian"/>
                <w:sz w:val="18"/>
                <w:szCs w:val="18"/>
              </w:rPr>
              <w:t xml:space="preserve">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proofErr w:type="gramStart"/>
            <w:r w:rsidRPr="00474956">
              <w:rPr>
                <w:rFonts w:eastAsia="DengXian"/>
                <w:sz w:val="18"/>
                <w:szCs w:val="18"/>
              </w:rPr>
              <w:t>Previous(</w:t>
            </w:r>
            <w:proofErr w:type="gramEnd"/>
            <w:r w:rsidRPr="00474956">
              <w:rPr>
                <w:rFonts w:eastAsia="DengXian"/>
                <w:sz w:val="18"/>
                <w:szCs w:val="18"/>
              </w:rPr>
              <w:t>)</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466" w:name="_Toc156487389"/>
      <w:bookmarkStart w:id="467" w:name="_Toc162423113"/>
      <w:bookmarkStart w:id="468" w:name="_Toc162423704"/>
      <w:bookmarkStart w:id="469" w:name="_Toc172099007"/>
      <w:r>
        <w:t>Example</w:t>
      </w:r>
      <w:bookmarkEnd w:id="466"/>
      <w:bookmarkEnd w:id="467"/>
      <w:bookmarkEnd w:id="468"/>
      <w:bookmarkEnd w:id="469"/>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40C73D03" w:rsidR="00DB49C5" w:rsidRPr="00A05FD1" w:rsidRDefault="00DB49C5" w:rsidP="00DB49C5">
      <w:pPr>
        <w:pStyle w:val="Caption"/>
      </w:pPr>
      <w:bookmarkStart w:id="470" w:name="_Ref161653674"/>
      <w:bookmarkStart w:id="471" w:name="_Toc162423154"/>
      <w:bookmarkStart w:id="472" w:name="_Toc162423745"/>
      <w:bookmarkStart w:id="473" w:name="_Toc170288667"/>
      <w:r>
        <w:t xml:space="preserve">Table </w:t>
      </w:r>
      <w:r>
        <w:fldChar w:fldCharType="begin"/>
      </w:r>
      <w:r>
        <w:instrText xml:space="preserve"> SEQ Table \* ARABIC </w:instrText>
      </w:r>
      <w:r>
        <w:fldChar w:fldCharType="separate"/>
      </w:r>
      <w:r w:rsidR="0089770E">
        <w:rPr>
          <w:noProof/>
        </w:rPr>
        <w:t>28</w:t>
      </w:r>
      <w:r>
        <w:rPr>
          <w:noProof/>
        </w:rPr>
        <w:fldChar w:fldCharType="end"/>
      </w:r>
      <w:bookmarkEnd w:id="470"/>
      <w:r>
        <w:tab/>
        <w:t>Example of a calculation</w:t>
      </w:r>
      <w:bookmarkEnd w:id="471"/>
      <w:bookmarkEnd w:id="472"/>
      <w:bookmarkEnd w:id="473"/>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3D1407">
            <w:pPr>
              <w:pStyle w:val="TableText"/>
            </w:pPr>
            <w:r w:rsidRPr="006A60EA">
              <w:t>1</w:t>
            </w:r>
          </w:p>
        </w:tc>
        <w:tc>
          <w:tcPr>
            <w:tcW w:w="994" w:type="dxa"/>
          </w:tcPr>
          <w:p w14:paraId="45EB5A10" w14:textId="77777777" w:rsidR="00DB49C5" w:rsidRPr="006A60EA" w:rsidRDefault="00DB49C5" w:rsidP="003D1407">
            <w:pPr>
              <w:pStyle w:val="TableText"/>
            </w:pPr>
            <w:r w:rsidRPr="006A60EA">
              <w:t>33</w:t>
            </w:r>
          </w:p>
        </w:tc>
        <w:tc>
          <w:tcPr>
            <w:tcW w:w="1173" w:type="dxa"/>
          </w:tcPr>
          <w:p w14:paraId="70EAE1EA" w14:textId="77777777" w:rsidR="00DB49C5" w:rsidRPr="006A60EA" w:rsidRDefault="00DB49C5" w:rsidP="003D1407">
            <w:pPr>
              <w:pStyle w:val="TableText"/>
            </w:pPr>
            <w:r w:rsidRPr="006A60EA">
              <w:t>/</w:t>
            </w:r>
          </w:p>
        </w:tc>
        <w:tc>
          <w:tcPr>
            <w:tcW w:w="2067" w:type="dxa"/>
          </w:tcPr>
          <w:p w14:paraId="7DE9C07F" w14:textId="77777777" w:rsidR="00DB49C5" w:rsidRPr="006A60EA" w:rsidRDefault="00DB49C5" w:rsidP="003D1407">
            <w:pPr>
              <w:pStyle w:val="TableText"/>
            </w:pPr>
            <w:r w:rsidRPr="006A60EA">
              <w:t>Divide</w:t>
            </w:r>
          </w:p>
        </w:tc>
        <w:tc>
          <w:tcPr>
            <w:tcW w:w="1623" w:type="dxa"/>
          </w:tcPr>
          <w:p w14:paraId="0B8AB6F6" w14:textId="77777777" w:rsidR="00DB49C5" w:rsidRPr="006A60EA" w:rsidRDefault="00DB49C5" w:rsidP="003D1407">
            <w:pPr>
              <w:pStyle w:val="TableText"/>
            </w:pPr>
          </w:p>
        </w:tc>
        <w:tc>
          <w:tcPr>
            <w:tcW w:w="1986" w:type="dxa"/>
          </w:tcPr>
          <w:p w14:paraId="6399A15B" w14:textId="77777777" w:rsidR="00DB49C5" w:rsidRPr="006A60EA" w:rsidRDefault="00DB49C5" w:rsidP="003D1407">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3D1407">
            <w:pPr>
              <w:pStyle w:val="TableText"/>
            </w:pPr>
            <w:r w:rsidRPr="006A60EA">
              <w:t>2</w:t>
            </w:r>
          </w:p>
        </w:tc>
        <w:tc>
          <w:tcPr>
            <w:tcW w:w="994" w:type="dxa"/>
          </w:tcPr>
          <w:p w14:paraId="43260152" w14:textId="77777777" w:rsidR="00DB49C5" w:rsidRPr="006A60EA" w:rsidRDefault="00DB49C5" w:rsidP="003D1407">
            <w:pPr>
              <w:pStyle w:val="TableText"/>
            </w:pPr>
            <w:r w:rsidRPr="006A60EA">
              <w:t>30</w:t>
            </w:r>
          </w:p>
        </w:tc>
        <w:tc>
          <w:tcPr>
            <w:tcW w:w="1173" w:type="dxa"/>
          </w:tcPr>
          <w:p w14:paraId="240D86A0" w14:textId="77777777" w:rsidR="00DB49C5" w:rsidRPr="006A60EA" w:rsidRDefault="00DB49C5" w:rsidP="003D1407">
            <w:pPr>
              <w:pStyle w:val="TableText"/>
            </w:pPr>
            <w:r w:rsidRPr="006A60EA">
              <w:t>+</w:t>
            </w:r>
          </w:p>
        </w:tc>
        <w:tc>
          <w:tcPr>
            <w:tcW w:w="2067" w:type="dxa"/>
          </w:tcPr>
          <w:p w14:paraId="35F267D1" w14:textId="77777777" w:rsidR="00DB49C5" w:rsidRPr="006A60EA" w:rsidRDefault="00DB49C5" w:rsidP="003D1407">
            <w:pPr>
              <w:pStyle w:val="TableText"/>
            </w:pPr>
            <w:r w:rsidRPr="006A60EA">
              <w:t>Add</w:t>
            </w:r>
          </w:p>
        </w:tc>
        <w:tc>
          <w:tcPr>
            <w:tcW w:w="1623" w:type="dxa"/>
          </w:tcPr>
          <w:p w14:paraId="2F857F8A" w14:textId="77777777" w:rsidR="00DB49C5" w:rsidRPr="006A60EA" w:rsidRDefault="00DB49C5" w:rsidP="003D1407">
            <w:pPr>
              <w:pStyle w:val="TableText"/>
            </w:pPr>
          </w:p>
        </w:tc>
        <w:tc>
          <w:tcPr>
            <w:tcW w:w="1986" w:type="dxa"/>
          </w:tcPr>
          <w:p w14:paraId="2F7A96F8" w14:textId="77777777" w:rsidR="00DB49C5" w:rsidRPr="006A60EA" w:rsidRDefault="00DB49C5" w:rsidP="003D1407">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3D1407">
            <w:pPr>
              <w:pStyle w:val="TableText"/>
            </w:pPr>
            <w:r w:rsidRPr="006A60EA">
              <w:t>3</w:t>
            </w:r>
          </w:p>
        </w:tc>
        <w:tc>
          <w:tcPr>
            <w:tcW w:w="994" w:type="dxa"/>
          </w:tcPr>
          <w:p w14:paraId="3FC87453" w14:textId="77777777" w:rsidR="00DB49C5" w:rsidRPr="006A60EA" w:rsidRDefault="00DB49C5" w:rsidP="003D1407">
            <w:pPr>
              <w:pStyle w:val="TableText"/>
            </w:pPr>
            <w:r w:rsidRPr="006A60EA">
              <w:t>10</w:t>
            </w:r>
          </w:p>
        </w:tc>
        <w:tc>
          <w:tcPr>
            <w:tcW w:w="1173" w:type="dxa"/>
          </w:tcPr>
          <w:p w14:paraId="08237377" w14:textId="77777777" w:rsidR="00DB49C5" w:rsidRPr="006A60EA" w:rsidRDefault="00DB49C5" w:rsidP="003D1407">
            <w:pPr>
              <w:pStyle w:val="TableText"/>
            </w:pPr>
            <w:r w:rsidRPr="006A60EA">
              <w:t>AI1</w:t>
            </w:r>
          </w:p>
        </w:tc>
        <w:tc>
          <w:tcPr>
            <w:tcW w:w="2067" w:type="dxa"/>
          </w:tcPr>
          <w:p w14:paraId="53115181" w14:textId="77777777" w:rsidR="00DB49C5" w:rsidRPr="006A60EA" w:rsidRDefault="00DB49C5" w:rsidP="003D1407">
            <w:pPr>
              <w:pStyle w:val="TableText"/>
            </w:pPr>
            <w:r w:rsidRPr="006A60EA">
              <w:t>Source Point Value (SPV)</w:t>
            </w:r>
          </w:p>
        </w:tc>
        <w:tc>
          <w:tcPr>
            <w:tcW w:w="1623" w:type="dxa"/>
          </w:tcPr>
          <w:p w14:paraId="5A70A152" w14:textId="77777777" w:rsidR="00DB49C5" w:rsidRPr="006A60EA" w:rsidRDefault="00DB49C5" w:rsidP="003D1407">
            <w:pPr>
              <w:pStyle w:val="TableText"/>
            </w:pPr>
            <w:r w:rsidRPr="006A60EA">
              <w:t>0 (Analogue In)</w:t>
            </w:r>
          </w:p>
        </w:tc>
        <w:tc>
          <w:tcPr>
            <w:tcW w:w="1986" w:type="dxa"/>
          </w:tcPr>
          <w:p w14:paraId="2DE9B05D" w14:textId="77777777" w:rsidR="00DB49C5" w:rsidRPr="006A60EA" w:rsidRDefault="00DB49C5" w:rsidP="003D1407">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3D1407">
            <w:pPr>
              <w:pStyle w:val="TableText"/>
            </w:pPr>
            <w:r w:rsidRPr="006A60EA">
              <w:t>4</w:t>
            </w:r>
          </w:p>
        </w:tc>
        <w:tc>
          <w:tcPr>
            <w:tcW w:w="994" w:type="dxa"/>
          </w:tcPr>
          <w:p w14:paraId="6687F166" w14:textId="77777777" w:rsidR="00DB49C5" w:rsidRPr="006A60EA" w:rsidRDefault="00DB49C5" w:rsidP="003D1407">
            <w:pPr>
              <w:pStyle w:val="TableText"/>
            </w:pPr>
            <w:r w:rsidRPr="006A60EA">
              <w:t>10</w:t>
            </w:r>
          </w:p>
        </w:tc>
        <w:tc>
          <w:tcPr>
            <w:tcW w:w="1173" w:type="dxa"/>
          </w:tcPr>
          <w:p w14:paraId="0844C481" w14:textId="77777777" w:rsidR="00DB49C5" w:rsidRPr="006A60EA" w:rsidRDefault="00DB49C5" w:rsidP="003D1407">
            <w:pPr>
              <w:pStyle w:val="TableText"/>
            </w:pPr>
            <w:r w:rsidRPr="006A60EA">
              <w:t>AI2</w:t>
            </w:r>
          </w:p>
        </w:tc>
        <w:tc>
          <w:tcPr>
            <w:tcW w:w="2067" w:type="dxa"/>
          </w:tcPr>
          <w:p w14:paraId="5133324C" w14:textId="77777777" w:rsidR="00DB49C5" w:rsidRPr="006A60EA" w:rsidRDefault="00DB49C5" w:rsidP="003D1407">
            <w:pPr>
              <w:pStyle w:val="TableText"/>
            </w:pPr>
            <w:r w:rsidRPr="006A60EA">
              <w:t>Source Point Value (SPV)</w:t>
            </w:r>
          </w:p>
        </w:tc>
        <w:tc>
          <w:tcPr>
            <w:tcW w:w="1623" w:type="dxa"/>
          </w:tcPr>
          <w:p w14:paraId="341D789C" w14:textId="77777777" w:rsidR="00DB49C5" w:rsidRPr="006A60EA" w:rsidRDefault="00DB49C5" w:rsidP="003D1407">
            <w:pPr>
              <w:pStyle w:val="TableText"/>
            </w:pPr>
            <w:r w:rsidRPr="006A60EA">
              <w:t>0 (Analogue In)</w:t>
            </w:r>
          </w:p>
        </w:tc>
        <w:tc>
          <w:tcPr>
            <w:tcW w:w="1986" w:type="dxa"/>
          </w:tcPr>
          <w:p w14:paraId="69A8BAD5" w14:textId="77777777" w:rsidR="00DB49C5" w:rsidRPr="006A60EA" w:rsidRDefault="00DB49C5" w:rsidP="003D1407">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3D1407">
            <w:pPr>
              <w:pStyle w:val="TableText"/>
            </w:pPr>
            <w:r w:rsidRPr="006A60EA">
              <w:t>5</w:t>
            </w:r>
          </w:p>
        </w:tc>
        <w:tc>
          <w:tcPr>
            <w:tcW w:w="994" w:type="dxa"/>
          </w:tcPr>
          <w:p w14:paraId="5EB5B015" w14:textId="77777777" w:rsidR="00DB49C5" w:rsidRPr="006A60EA" w:rsidRDefault="00DB49C5" w:rsidP="003D1407">
            <w:pPr>
              <w:pStyle w:val="TableText"/>
            </w:pPr>
            <w:r w:rsidRPr="006A60EA">
              <w:t>0</w:t>
            </w:r>
          </w:p>
        </w:tc>
        <w:tc>
          <w:tcPr>
            <w:tcW w:w="1173" w:type="dxa"/>
          </w:tcPr>
          <w:p w14:paraId="7B31080B" w14:textId="77777777" w:rsidR="00DB49C5" w:rsidRPr="006A60EA" w:rsidRDefault="00DB49C5" w:rsidP="003D1407">
            <w:pPr>
              <w:pStyle w:val="TableText"/>
            </w:pPr>
            <w:r w:rsidRPr="006A60EA">
              <w:t>2</w:t>
            </w:r>
          </w:p>
        </w:tc>
        <w:tc>
          <w:tcPr>
            <w:tcW w:w="2067" w:type="dxa"/>
          </w:tcPr>
          <w:p w14:paraId="230E75D9" w14:textId="77777777" w:rsidR="00DB49C5" w:rsidRPr="006A60EA" w:rsidRDefault="00DB49C5" w:rsidP="003D1407">
            <w:pPr>
              <w:pStyle w:val="TableText"/>
            </w:pPr>
            <w:r w:rsidRPr="006A60EA">
              <w:t>Integer Literal (IL)</w:t>
            </w:r>
          </w:p>
        </w:tc>
        <w:tc>
          <w:tcPr>
            <w:tcW w:w="1623" w:type="dxa"/>
          </w:tcPr>
          <w:p w14:paraId="7CCBD660" w14:textId="77777777" w:rsidR="00DB49C5" w:rsidRPr="006A60EA" w:rsidRDefault="00DB49C5" w:rsidP="003D1407">
            <w:pPr>
              <w:pStyle w:val="TableText"/>
            </w:pPr>
            <w:r w:rsidRPr="006A60EA">
              <w:t>2</w:t>
            </w:r>
          </w:p>
        </w:tc>
        <w:tc>
          <w:tcPr>
            <w:tcW w:w="1986" w:type="dxa"/>
          </w:tcPr>
          <w:p w14:paraId="32EC2B32" w14:textId="77777777" w:rsidR="00DB49C5" w:rsidRPr="006A60EA" w:rsidRDefault="00DB49C5" w:rsidP="003D1407">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474" w:name="_Toc156487390"/>
      <w:bookmarkStart w:id="475" w:name="_Toc162423114"/>
      <w:bookmarkStart w:id="476" w:name="_Toc162423705"/>
      <w:bookmarkStart w:id="477" w:name="_Toc172099008"/>
      <w:r>
        <w:t>Quality flags</w:t>
      </w:r>
      <w:bookmarkEnd w:id="474"/>
      <w:bookmarkEnd w:id="475"/>
      <w:bookmarkEnd w:id="476"/>
      <w:bookmarkEnd w:id="477"/>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proofErr w:type="gramStart"/>
      <w:r w:rsidR="00B8257D">
        <w:t xml:space="preserve">inverted </w:t>
      </w:r>
      <w:r w:rsidR="00DB49C5" w:rsidRPr="001779BB">
        <w:t>On</w:t>
      </w:r>
      <w:proofErr w:type="gramEnd"/>
      <w:r w:rsidR="00DB49C5" w:rsidRPr="001779BB">
        <w:t xml:space="preserve">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proofErr w:type="gramStart"/>
      <w:r w:rsidR="00DB49C5">
        <w:t>is</w:t>
      </w:r>
      <w:r w:rsidR="00DB49C5" w:rsidRPr="001779BB">
        <w:t xml:space="preserve"> </w:t>
      </w:r>
      <w:r w:rsidR="00427DBF" w:rsidRPr="00427DBF">
        <w:t xml:space="preserve"> </w:t>
      </w:r>
      <w:r w:rsidR="00427DBF">
        <w:t>Offline</w:t>
      </w:r>
      <w:proofErr w:type="gramEnd"/>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w:t>
      </w:r>
      <w:proofErr w:type="spellStart"/>
      <w:r w:rsidRPr="001779BB">
        <w:t>OR’d</w:t>
      </w:r>
      <w:proofErr w:type="spellEnd"/>
      <w:r w:rsidRPr="001779BB">
        <w:t xml:space="preserve">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478" w:name="_Toc162423115"/>
      <w:bookmarkStart w:id="479" w:name="_Toc162423706"/>
      <w:bookmarkStart w:id="480" w:name="_Toc172099009"/>
      <w:r>
        <w:lastRenderedPageBreak/>
        <w:t xml:space="preserve">Appendix: </w:t>
      </w:r>
      <w:r w:rsidR="00DB49C5">
        <w:t>Revision history</w:t>
      </w:r>
      <w:bookmarkEnd w:id="478"/>
      <w:bookmarkEnd w:id="479"/>
      <w:bookmarkEnd w:id="480"/>
    </w:p>
    <w:p w14:paraId="2781522D" w14:textId="4BBD4E72" w:rsidR="00DB49C5" w:rsidRPr="00360437" w:rsidRDefault="002D43A9" w:rsidP="00DB49C5">
      <w:pPr>
        <w:pStyle w:val="BodyText"/>
      </w:pPr>
      <w:r>
        <w:t xml:space="preserve">Refer to history page at: </w:t>
      </w:r>
      <w:hyperlink r:id="rId58"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9"/>
      <w:footerReference w:type="first" r:id="rId60"/>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1C6E59" w14:textId="77777777" w:rsidR="0023796D" w:rsidRDefault="0023796D">
      <w:r>
        <w:separator/>
      </w:r>
    </w:p>
    <w:p w14:paraId="68C20FD7" w14:textId="77777777" w:rsidR="0023796D" w:rsidRDefault="0023796D"/>
  </w:endnote>
  <w:endnote w:type="continuationSeparator" w:id="0">
    <w:p w14:paraId="654FBE00" w14:textId="77777777" w:rsidR="0023796D" w:rsidRDefault="0023796D">
      <w:r>
        <w:continuationSeparator/>
      </w:r>
    </w:p>
    <w:p w14:paraId="3F38FE1C" w14:textId="77777777" w:rsidR="0023796D" w:rsidRDefault="0023796D"/>
  </w:endnote>
  <w:endnote w:type="continuationNotice" w:id="1">
    <w:p w14:paraId="32462383" w14:textId="77777777" w:rsidR="0023796D" w:rsidRDefault="0023796D"/>
    <w:p w14:paraId="47CD24B8" w14:textId="77777777" w:rsidR="0023796D" w:rsidRDefault="002379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6C4A7643"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89770E">
        <w:t>2.1</w:t>
      </w:r>
    </w:fldSimple>
    <w:r w:rsidR="00617D3E">
      <w:t xml:space="preserve"> | </w:t>
    </w:r>
    <w:fldSimple w:instr=" DOCPROPERTY  &quot;Issue Date&quot;  \* MERGEFORMAT ">
      <w:r w:rsidR="0089770E">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076C0CB2"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89770E">
        <w:t>2.1</w:t>
      </w:r>
    </w:fldSimple>
    <w:r>
      <w:t xml:space="preserve"> | </w:t>
    </w:r>
    <w:fldSimple w:instr=" DOCPROPERTY  &quot;Issue Date&quot;  \* MERGEFORMAT ">
      <w:r w:rsidR="0089770E">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5E54371C"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89770E">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3F983A8D"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89770E">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1B2317EA"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89770E">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756C836F"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89770E">
        <w:t>26-Jun-24</w:t>
      </w:r>
    </w:fldSimple>
    <w:bookmarkStart w:id="481" w:name="_Toc195946168"/>
    <w:bookmarkStart w:id="482" w:name="_Toc195946220"/>
    <w:bookmarkEnd w:id="481"/>
    <w:bookmarkEnd w:id="48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FC301D" w14:textId="77777777" w:rsidR="0023796D" w:rsidRDefault="0023796D">
      <w:r>
        <w:separator/>
      </w:r>
    </w:p>
    <w:p w14:paraId="6FCE8334" w14:textId="77777777" w:rsidR="0023796D" w:rsidRDefault="0023796D"/>
  </w:footnote>
  <w:footnote w:type="continuationSeparator" w:id="0">
    <w:p w14:paraId="0026D7E3" w14:textId="77777777" w:rsidR="0023796D" w:rsidRDefault="0023796D">
      <w:r>
        <w:continuationSeparator/>
      </w:r>
    </w:p>
    <w:p w14:paraId="6D34D2DD" w14:textId="77777777" w:rsidR="0023796D" w:rsidRDefault="0023796D"/>
  </w:footnote>
  <w:footnote w:type="continuationNotice" w:id="1">
    <w:p w14:paraId="3C92BDAB" w14:textId="77777777" w:rsidR="0023796D" w:rsidRDefault="0023796D"/>
    <w:p w14:paraId="64831925" w14:textId="77777777" w:rsidR="0023796D" w:rsidRDefault="002379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k Davison">
    <w15:presenceInfo w15:providerId="Windows Live" w15:userId="788532499a7109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1964"/>
    <w:rsid w:val="00002267"/>
    <w:rsid w:val="0000313F"/>
    <w:rsid w:val="00004108"/>
    <w:rsid w:val="00004AA2"/>
    <w:rsid w:val="00004E5D"/>
    <w:rsid w:val="000050CB"/>
    <w:rsid w:val="00005677"/>
    <w:rsid w:val="00007075"/>
    <w:rsid w:val="000104B4"/>
    <w:rsid w:val="00010B54"/>
    <w:rsid w:val="00011FDD"/>
    <w:rsid w:val="00012079"/>
    <w:rsid w:val="000120CD"/>
    <w:rsid w:val="000155EF"/>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2717"/>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5595F"/>
    <w:rsid w:val="00060645"/>
    <w:rsid w:val="00061A55"/>
    <w:rsid w:val="0006315E"/>
    <w:rsid w:val="0006383E"/>
    <w:rsid w:val="00063C36"/>
    <w:rsid w:val="00064650"/>
    <w:rsid w:val="0006573B"/>
    <w:rsid w:val="00067CEA"/>
    <w:rsid w:val="00067E64"/>
    <w:rsid w:val="0007062C"/>
    <w:rsid w:val="00072275"/>
    <w:rsid w:val="000740AD"/>
    <w:rsid w:val="000760D6"/>
    <w:rsid w:val="0007620E"/>
    <w:rsid w:val="000769D0"/>
    <w:rsid w:val="000815B6"/>
    <w:rsid w:val="00083026"/>
    <w:rsid w:val="0008326C"/>
    <w:rsid w:val="0008393B"/>
    <w:rsid w:val="00083ECD"/>
    <w:rsid w:val="00083F2F"/>
    <w:rsid w:val="000853DD"/>
    <w:rsid w:val="00085496"/>
    <w:rsid w:val="0008570A"/>
    <w:rsid w:val="00085A33"/>
    <w:rsid w:val="000865E9"/>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6958"/>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3855"/>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40D4"/>
    <w:rsid w:val="0017524C"/>
    <w:rsid w:val="001764D5"/>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1F4B"/>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4F9"/>
    <w:rsid w:val="00236EBD"/>
    <w:rsid w:val="0023723C"/>
    <w:rsid w:val="002375BB"/>
    <w:rsid w:val="0023796D"/>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022"/>
    <w:rsid w:val="00265881"/>
    <w:rsid w:val="00265A9F"/>
    <w:rsid w:val="002677DB"/>
    <w:rsid w:val="00270039"/>
    <w:rsid w:val="00270690"/>
    <w:rsid w:val="00270EF3"/>
    <w:rsid w:val="00271127"/>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E31"/>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6132"/>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140"/>
    <w:rsid w:val="00366473"/>
    <w:rsid w:val="003668CC"/>
    <w:rsid w:val="00370198"/>
    <w:rsid w:val="003708BB"/>
    <w:rsid w:val="00370DE8"/>
    <w:rsid w:val="00371215"/>
    <w:rsid w:val="00372530"/>
    <w:rsid w:val="00373488"/>
    <w:rsid w:val="00373A99"/>
    <w:rsid w:val="00374E91"/>
    <w:rsid w:val="00375991"/>
    <w:rsid w:val="003764ED"/>
    <w:rsid w:val="00377ABD"/>
    <w:rsid w:val="00382767"/>
    <w:rsid w:val="00384603"/>
    <w:rsid w:val="00384B6A"/>
    <w:rsid w:val="003859C8"/>
    <w:rsid w:val="00385A9E"/>
    <w:rsid w:val="00385BF6"/>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150"/>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1407"/>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0A55"/>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30"/>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D45"/>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6FF"/>
    <w:rsid w:val="00545735"/>
    <w:rsid w:val="005458F0"/>
    <w:rsid w:val="00545E21"/>
    <w:rsid w:val="00546FD8"/>
    <w:rsid w:val="005473F8"/>
    <w:rsid w:val="00547BB0"/>
    <w:rsid w:val="00550792"/>
    <w:rsid w:val="005509D7"/>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0C6B"/>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3E4C"/>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102"/>
    <w:rsid w:val="00620AA0"/>
    <w:rsid w:val="00620BD5"/>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1676"/>
    <w:rsid w:val="006821DA"/>
    <w:rsid w:val="0068378B"/>
    <w:rsid w:val="0068415D"/>
    <w:rsid w:val="0068437A"/>
    <w:rsid w:val="00684730"/>
    <w:rsid w:val="00685FD0"/>
    <w:rsid w:val="00686D0D"/>
    <w:rsid w:val="00687D2D"/>
    <w:rsid w:val="00690165"/>
    <w:rsid w:val="00690924"/>
    <w:rsid w:val="00691EDA"/>
    <w:rsid w:val="006935F1"/>
    <w:rsid w:val="006952F5"/>
    <w:rsid w:val="00696561"/>
    <w:rsid w:val="0069661B"/>
    <w:rsid w:val="006A219A"/>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2D7"/>
    <w:rsid w:val="00714B58"/>
    <w:rsid w:val="007152DE"/>
    <w:rsid w:val="00715F7F"/>
    <w:rsid w:val="00715FCF"/>
    <w:rsid w:val="00716725"/>
    <w:rsid w:val="00717492"/>
    <w:rsid w:val="00717858"/>
    <w:rsid w:val="00721250"/>
    <w:rsid w:val="007229E8"/>
    <w:rsid w:val="00722EBC"/>
    <w:rsid w:val="007232E7"/>
    <w:rsid w:val="007236E9"/>
    <w:rsid w:val="007239B6"/>
    <w:rsid w:val="00724271"/>
    <w:rsid w:val="00725632"/>
    <w:rsid w:val="007274E0"/>
    <w:rsid w:val="007300CC"/>
    <w:rsid w:val="00730365"/>
    <w:rsid w:val="007303F7"/>
    <w:rsid w:val="007304E4"/>
    <w:rsid w:val="007323AF"/>
    <w:rsid w:val="0073285F"/>
    <w:rsid w:val="00732C0C"/>
    <w:rsid w:val="00733512"/>
    <w:rsid w:val="007335B8"/>
    <w:rsid w:val="007335E3"/>
    <w:rsid w:val="0073503C"/>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77FEE"/>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6E7"/>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3FAF"/>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31D"/>
    <w:rsid w:val="00802538"/>
    <w:rsid w:val="00803AF4"/>
    <w:rsid w:val="00803D65"/>
    <w:rsid w:val="00804333"/>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3B9"/>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6295"/>
    <w:rsid w:val="00896528"/>
    <w:rsid w:val="00896D4D"/>
    <w:rsid w:val="00896D59"/>
    <w:rsid w:val="0089742F"/>
    <w:rsid w:val="0089770E"/>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2FED"/>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062"/>
    <w:rsid w:val="00913470"/>
    <w:rsid w:val="00913CCE"/>
    <w:rsid w:val="00914753"/>
    <w:rsid w:val="00914C55"/>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76E"/>
    <w:rsid w:val="00937EE8"/>
    <w:rsid w:val="009402F3"/>
    <w:rsid w:val="009406C9"/>
    <w:rsid w:val="00940798"/>
    <w:rsid w:val="0094133A"/>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0F25"/>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805"/>
    <w:rsid w:val="009E6F59"/>
    <w:rsid w:val="009E709C"/>
    <w:rsid w:val="009F0AC5"/>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86E"/>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4F48"/>
    <w:rsid w:val="00AA589F"/>
    <w:rsid w:val="00AA7553"/>
    <w:rsid w:val="00AA7F13"/>
    <w:rsid w:val="00AB0A9A"/>
    <w:rsid w:val="00AB0D22"/>
    <w:rsid w:val="00AB0FD9"/>
    <w:rsid w:val="00AB1D21"/>
    <w:rsid w:val="00AB2D7E"/>
    <w:rsid w:val="00AB311D"/>
    <w:rsid w:val="00AB3C53"/>
    <w:rsid w:val="00AB5114"/>
    <w:rsid w:val="00AB61A2"/>
    <w:rsid w:val="00AB6F50"/>
    <w:rsid w:val="00AB72EE"/>
    <w:rsid w:val="00AC0310"/>
    <w:rsid w:val="00AC1908"/>
    <w:rsid w:val="00AC202F"/>
    <w:rsid w:val="00AC22AF"/>
    <w:rsid w:val="00AC343F"/>
    <w:rsid w:val="00AC4DB5"/>
    <w:rsid w:val="00AC52EC"/>
    <w:rsid w:val="00AC5C23"/>
    <w:rsid w:val="00AC5E73"/>
    <w:rsid w:val="00AC79AA"/>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3F0"/>
    <w:rsid w:val="00AF79F2"/>
    <w:rsid w:val="00B003D6"/>
    <w:rsid w:val="00B01C7A"/>
    <w:rsid w:val="00B0230C"/>
    <w:rsid w:val="00B024AA"/>
    <w:rsid w:val="00B02597"/>
    <w:rsid w:val="00B02815"/>
    <w:rsid w:val="00B02C37"/>
    <w:rsid w:val="00B0393E"/>
    <w:rsid w:val="00B03FC4"/>
    <w:rsid w:val="00B048D0"/>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6E0F"/>
    <w:rsid w:val="00B27E1A"/>
    <w:rsid w:val="00B32307"/>
    <w:rsid w:val="00B33AA2"/>
    <w:rsid w:val="00B34348"/>
    <w:rsid w:val="00B3439A"/>
    <w:rsid w:val="00B3470D"/>
    <w:rsid w:val="00B35DA9"/>
    <w:rsid w:val="00B362B3"/>
    <w:rsid w:val="00B3717C"/>
    <w:rsid w:val="00B37470"/>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28CE"/>
    <w:rsid w:val="00B832C6"/>
    <w:rsid w:val="00B845D3"/>
    <w:rsid w:val="00B84E58"/>
    <w:rsid w:val="00B84F06"/>
    <w:rsid w:val="00B851A6"/>
    <w:rsid w:val="00B85460"/>
    <w:rsid w:val="00B86E80"/>
    <w:rsid w:val="00B878B8"/>
    <w:rsid w:val="00B87F7F"/>
    <w:rsid w:val="00B916B2"/>
    <w:rsid w:val="00B93EC3"/>
    <w:rsid w:val="00B95831"/>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2C9B"/>
    <w:rsid w:val="00BB4BBA"/>
    <w:rsid w:val="00BB4EB0"/>
    <w:rsid w:val="00BB5A05"/>
    <w:rsid w:val="00BB6501"/>
    <w:rsid w:val="00BB6E06"/>
    <w:rsid w:val="00BC0CD2"/>
    <w:rsid w:val="00BC55EE"/>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0BCA"/>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85A99"/>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D6E12"/>
    <w:rsid w:val="00CE021A"/>
    <w:rsid w:val="00CE0A05"/>
    <w:rsid w:val="00CE0A09"/>
    <w:rsid w:val="00CE1112"/>
    <w:rsid w:val="00CE22EC"/>
    <w:rsid w:val="00CE50B3"/>
    <w:rsid w:val="00CE5314"/>
    <w:rsid w:val="00CE5BA2"/>
    <w:rsid w:val="00CE71C9"/>
    <w:rsid w:val="00CE7A0E"/>
    <w:rsid w:val="00CF0715"/>
    <w:rsid w:val="00CF17BA"/>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324"/>
    <w:rsid w:val="00D53DD1"/>
    <w:rsid w:val="00D53F6D"/>
    <w:rsid w:val="00D54F3A"/>
    <w:rsid w:val="00D55598"/>
    <w:rsid w:val="00D5566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29F4"/>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75E"/>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69E5"/>
    <w:rsid w:val="00EA7856"/>
    <w:rsid w:val="00EA7F00"/>
    <w:rsid w:val="00EB06D7"/>
    <w:rsid w:val="00EB0C73"/>
    <w:rsid w:val="00EB0F16"/>
    <w:rsid w:val="00EB134C"/>
    <w:rsid w:val="00EB3CE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500B"/>
    <w:rsid w:val="00EF5D28"/>
    <w:rsid w:val="00EF6AEE"/>
    <w:rsid w:val="00EF77B1"/>
    <w:rsid w:val="00EF7C2B"/>
    <w:rsid w:val="00F0212D"/>
    <w:rsid w:val="00F0226C"/>
    <w:rsid w:val="00F024EF"/>
    <w:rsid w:val="00F0276C"/>
    <w:rsid w:val="00F04530"/>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41B1"/>
    <w:rsid w:val="00F664B4"/>
    <w:rsid w:val="00F70375"/>
    <w:rsid w:val="00F70460"/>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2D86"/>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3D1407"/>
    <w:pPr>
      <w:spacing w:before="60" w:after="60"/>
      <w:ind w:left="0" w:right="0"/>
      <w:jc w:val="center"/>
    </w:pPr>
    <w:rPr>
      <w:rFonts w:cs="Arial"/>
      <w:sz w:val="18"/>
      <w:szCs w:val="22"/>
      <w:lang w:eastAsia="en-US"/>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9"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hyperlink" Target="https://github.com/LucidProtocol/Lucid-Specification/commits/master/Lucid%20protocol%20specification%20v2.0.pdf"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datatracker.ietf.org/doc/html/rfc2119" TargetMode="Externa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7.xml"/><Relationship Id="rId20" Type="http://schemas.openxmlformats.org/officeDocument/2006/relationships/hyperlink" Target="https://tools.ietf.org/html/rfc3339" TargetMode="External"/><Relationship Id="rId41" Type="http://schemas.openxmlformats.org/officeDocument/2006/relationships/image" Target="media/image10.svg"/><Relationship Id="rId54" Type="http://schemas.openxmlformats.org/officeDocument/2006/relationships/header" Target="header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3.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5.xml><?xml version="1.0" encoding="utf-8"?>
<ds:datastoreItem xmlns:ds="http://schemas.openxmlformats.org/officeDocument/2006/customXml" ds:itemID="{475CFCE5-8580-43D6-A829-FEE8ADD87C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9673</TotalTime>
  <Pages>96</Pages>
  <Words>26924</Words>
  <Characters>153473</Characters>
  <Application>Microsoft Office Word</Application>
  <DocSecurity>0</DocSecurity>
  <Lines>1278</Lines>
  <Paragraphs>360</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180037</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Mark Davison</cp:lastModifiedBy>
  <cp:revision>821</cp:revision>
  <cp:lastPrinted>2024-10-01T20:40:00Z</cp:lastPrinted>
  <dcterms:created xsi:type="dcterms:W3CDTF">2024-02-28T10:16:00Z</dcterms:created>
  <dcterms:modified xsi:type="dcterms:W3CDTF">2024-10-01T20:48:00Z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