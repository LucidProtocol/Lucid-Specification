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253A841C">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E06B25D" w:rsidR="00B0230C" w:rsidRDefault="00C16248" w:rsidP="00824B44">
      <w:pPr>
        <w:pStyle w:val="Documentdate"/>
        <w:spacing w:before="240"/>
        <w:ind w:right="504"/>
      </w:pPr>
      <w:r>
        <w:t xml:space="preserve">Date: </w:t>
      </w:r>
      <w:fldSimple w:instr=" DOCPROPERTY  &quot;Issue Date&quot;  \* MERGEFORMAT ">
        <w:r w:rsidR="003A2150">
          <w:t>17</w:t>
        </w:r>
        <w:r w:rsidR="00B517EE">
          <w:t>-Ju</w:t>
        </w:r>
        <w:r w:rsidR="003A2150">
          <w:t>j</w:t>
        </w:r>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2098921"/>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2098922"/>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2098923"/>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2098924"/>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2098925"/>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2098926"/>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2098927"/>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
          <w:p w14:paraId="5C6F879A" w14:textId="39FEE343" w:rsidR="00B60520" w:rsidRPr="004172D7" w:rsidRDefault="0041524B" w:rsidP="00EB3CEC">
            <w:pPr>
              <w:pStyle w:val="TableText"/>
              <w:jc w:val="lef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000000" w:rsidP="00EB3CEC">
            <w:pPr>
              <w:pStyle w:val="TableText"/>
              <w:jc w:val="lef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535CF261" w14:textId="2638F88C" w:rsidR="003A2150" w:rsidRDefault="00FF421A">
      <w:pPr>
        <w:pStyle w:val="TOC1"/>
        <w:rPr>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2098921" w:history="1">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r w:rsidR="003A2150">
          <w:rPr>
            <w:webHidden/>
          </w:rPr>
        </w:r>
        <w:r w:rsidR="003A2150">
          <w:rPr>
            <w:webHidden/>
          </w:rPr>
          <w:fldChar w:fldCharType="separate"/>
        </w:r>
        <w:r w:rsidR="0094133A">
          <w:rPr>
            <w:webHidden/>
          </w:rPr>
          <w:t>2</w:t>
        </w:r>
        <w:r w:rsidR="003A2150">
          <w:rPr>
            <w:webHidden/>
          </w:rPr>
          <w:fldChar w:fldCharType="end"/>
        </w:r>
      </w:hyperlink>
    </w:p>
    <w:p w14:paraId="2FCB5F83" w14:textId="17AEC395" w:rsidR="003A2150" w:rsidRDefault="00000000">
      <w:pPr>
        <w:pStyle w:val="TOC1"/>
        <w:rPr>
          <w:rFonts w:asciiTheme="minorHAnsi" w:eastAsiaTheme="minorEastAsia" w:hAnsiTheme="minorHAnsi" w:cstheme="minorBidi"/>
          <w:bCs w:val="0"/>
          <w:kern w:val="2"/>
          <w:sz w:val="24"/>
          <w:szCs w:val="24"/>
          <w14:ligatures w14:val="standardContextual"/>
        </w:rPr>
      </w:pPr>
      <w:hyperlink w:anchor="_Toc172098922" w:history="1">
        <w:r w:rsidR="003A2150" w:rsidRPr="008A1F7D">
          <w:rPr>
            <w:rStyle w:val="Hyperlink"/>
          </w:rPr>
          <w:t>Copyright</w:t>
        </w:r>
        <w:r w:rsidR="003A2150">
          <w:rPr>
            <w:webHidden/>
          </w:rPr>
          <w:tab/>
        </w:r>
        <w:r w:rsidR="003A2150">
          <w:rPr>
            <w:webHidden/>
          </w:rPr>
          <w:fldChar w:fldCharType="begin"/>
        </w:r>
        <w:r w:rsidR="003A2150">
          <w:rPr>
            <w:webHidden/>
          </w:rPr>
          <w:instrText xml:space="preserve"> PAGEREF _Toc172098922 \h </w:instrText>
        </w:r>
        <w:r w:rsidR="003A2150">
          <w:rPr>
            <w:webHidden/>
          </w:rPr>
        </w:r>
        <w:r w:rsidR="003A2150">
          <w:rPr>
            <w:webHidden/>
          </w:rPr>
          <w:fldChar w:fldCharType="separate"/>
        </w:r>
        <w:r w:rsidR="0094133A">
          <w:rPr>
            <w:webHidden/>
          </w:rPr>
          <w:t>2</w:t>
        </w:r>
        <w:r w:rsidR="003A2150">
          <w:rPr>
            <w:webHidden/>
          </w:rPr>
          <w:fldChar w:fldCharType="end"/>
        </w:r>
      </w:hyperlink>
    </w:p>
    <w:p w14:paraId="281BEA20" w14:textId="47070943" w:rsidR="003A2150" w:rsidRDefault="00000000">
      <w:pPr>
        <w:pStyle w:val="TOC1"/>
        <w:rPr>
          <w:rFonts w:asciiTheme="minorHAnsi" w:eastAsiaTheme="minorEastAsia" w:hAnsiTheme="minorHAnsi" w:cstheme="minorBidi"/>
          <w:bCs w:val="0"/>
          <w:kern w:val="2"/>
          <w:sz w:val="24"/>
          <w:szCs w:val="24"/>
          <w14:ligatures w14:val="standardContextual"/>
        </w:rPr>
      </w:pPr>
      <w:hyperlink w:anchor="_Toc172098923" w:history="1">
        <w:r w:rsidR="003A2150" w:rsidRPr="008A1F7D">
          <w:rPr>
            <w:rStyle w:val="Hyperlink"/>
          </w:rPr>
          <w:t>Contact address</w:t>
        </w:r>
        <w:r w:rsidR="003A2150">
          <w:rPr>
            <w:webHidden/>
          </w:rPr>
          <w:tab/>
        </w:r>
        <w:r w:rsidR="003A2150">
          <w:rPr>
            <w:webHidden/>
          </w:rPr>
          <w:fldChar w:fldCharType="begin"/>
        </w:r>
        <w:r w:rsidR="003A2150">
          <w:rPr>
            <w:webHidden/>
          </w:rPr>
          <w:instrText xml:space="preserve"> PAGEREF _Toc172098923 \h </w:instrText>
        </w:r>
        <w:r w:rsidR="003A2150">
          <w:rPr>
            <w:webHidden/>
          </w:rPr>
        </w:r>
        <w:r w:rsidR="003A2150">
          <w:rPr>
            <w:webHidden/>
          </w:rPr>
          <w:fldChar w:fldCharType="separate"/>
        </w:r>
        <w:r w:rsidR="0094133A">
          <w:rPr>
            <w:webHidden/>
          </w:rPr>
          <w:t>3</w:t>
        </w:r>
        <w:r w:rsidR="003A2150">
          <w:rPr>
            <w:webHidden/>
          </w:rPr>
          <w:fldChar w:fldCharType="end"/>
        </w:r>
      </w:hyperlink>
    </w:p>
    <w:p w14:paraId="51F196AE" w14:textId="06E30A51" w:rsidR="003A2150" w:rsidRDefault="00000000">
      <w:pPr>
        <w:pStyle w:val="TOC1"/>
        <w:rPr>
          <w:rFonts w:asciiTheme="minorHAnsi" w:eastAsiaTheme="minorEastAsia" w:hAnsiTheme="minorHAnsi" w:cstheme="minorBidi"/>
          <w:bCs w:val="0"/>
          <w:kern w:val="2"/>
          <w:sz w:val="24"/>
          <w:szCs w:val="24"/>
          <w14:ligatures w14:val="standardContextual"/>
        </w:rPr>
      </w:pPr>
      <w:hyperlink w:anchor="_Toc172098924" w:history="1">
        <w:r w:rsidR="003A2150" w:rsidRPr="008A1F7D">
          <w:rPr>
            <w:rStyle w:val="Hyperlink"/>
          </w:rPr>
          <w:t>Notices</w:t>
        </w:r>
        <w:r w:rsidR="003A2150">
          <w:rPr>
            <w:webHidden/>
          </w:rPr>
          <w:tab/>
        </w:r>
        <w:r w:rsidR="003A2150">
          <w:rPr>
            <w:webHidden/>
          </w:rPr>
          <w:fldChar w:fldCharType="begin"/>
        </w:r>
        <w:r w:rsidR="003A2150">
          <w:rPr>
            <w:webHidden/>
          </w:rPr>
          <w:instrText xml:space="preserve"> PAGEREF _Toc172098924 \h </w:instrText>
        </w:r>
        <w:r w:rsidR="003A2150">
          <w:rPr>
            <w:webHidden/>
          </w:rPr>
        </w:r>
        <w:r w:rsidR="003A2150">
          <w:rPr>
            <w:webHidden/>
          </w:rPr>
          <w:fldChar w:fldCharType="separate"/>
        </w:r>
        <w:r w:rsidR="0094133A">
          <w:rPr>
            <w:webHidden/>
          </w:rPr>
          <w:t>3</w:t>
        </w:r>
        <w:r w:rsidR="003A2150">
          <w:rPr>
            <w:webHidden/>
          </w:rPr>
          <w:fldChar w:fldCharType="end"/>
        </w:r>
      </w:hyperlink>
    </w:p>
    <w:p w14:paraId="3C2E6EDF" w14:textId="1E8A1402" w:rsidR="003A2150" w:rsidRDefault="00000000">
      <w:pPr>
        <w:pStyle w:val="TOC1"/>
        <w:rPr>
          <w:rFonts w:asciiTheme="minorHAnsi" w:eastAsiaTheme="minorEastAsia" w:hAnsiTheme="minorHAnsi" w:cstheme="minorBidi"/>
          <w:bCs w:val="0"/>
          <w:kern w:val="2"/>
          <w:sz w:val="24"/>
          <w:szCs w:val="24"/>
          <w14:ligatures w14:val="standardContextual"/>
        </w:rPr>
      </w:pPr>
      <w:hyperlink w:anchor="_Toc172098925" w:history="1">
        <w:r w:rsidR="003A2150" w:rsidRPr="008A1F7D">
          <w:rPr>
            <w:rStyle w:val="Hyperlink"/>
          </w:rPr>
          <w:t>Conventions</w:t>
        </w:r>
        <w:r w:rsidR="003A2150">
          <w:rPr>
            <w:webHidden/>
          </w:rPr>
          <w:tab/>
        </w:r>
        <w:r w:rsidR="003A2150">
          <w:rPr>
            <w:webHidden/>
          </w:rPr>
          <w:fldChar w:fldCharType="begin"/>
        </w:r>
        <w:r w:rsidR="003A2150">
          <w:rPr>
            <w:webHidden/>
          </w:rPr>
          <w:instrText xml:space="preserve"> PAGEREF _Toc172098925 \h </w:instrText>
        </w:r>
        <w:r w:rsidR="003A2150">
          <w:rPr>
            <w:webHidden/>
          </w:rPr>
        </w:r>
        <w:r w:rsidR="003A2150">
          <w:rPr>
            <w:webHidden/>
          </w:rPr>
          <w:fldChar w:fldCharType="separate"/>
        </w:r>
        <w:r w:rsidR="0094133A">
          <w:rPr>
            <w:webHidden/>
          </w:rPr>
          <w:t>3</w:t>
        </w:r>
        <w:r w:rsidR="003A2150">
          <w:rPr>
            <w:webHidden/>
          </w:rPr>
          <w:fldChar w:fldCharType="end"/>
        </w:r>
      </w:hyperlink>
    </w:p>
    <w:p w14:paraId="5C603CCC" w14:textId="35B5FCA6" w:rsidR="003A2150" w:rsidRDefault="00000000">
      <w:pPr>
        <w:pStyle w:val="TOC1"/>
        <w:rPr>
          <w:rFonts w:asciiTheme="minorHAnsi" w:eastAsiaTheme="minorEastAsia" w:hAnsiTheme="minorHAnsi" w:cstheme="minorBidi"/>
          <w:bCs w:val="0"/>
          <w:kern w:val="2"/>
          <w:sz w:val="24"/>
          <w:szCs w:val="24"/>
          <w14:ligatures w14:val="standardContextual"/>
        </w:rPr>
      </w:pPr>
      <w:hyperlink w:anchor="_Toc172098926" w:history="1">
        <w:r w:rsidR="003A2150" w:rsidRPr="008A1F7D">
          <w:rPr>
            <w:rStyle w:val="Hyperlink"/>
          </w:rPr>
          <w:t>Glossary of terms</w:t>
        </w:r>
        <w:r w:rsidR="003A2150">
          <w:rPr>
            <w:webHidden/>
          </w:rPr>
          <w:tab/>
        </w:r>
        <w:r w:rsidR="003A2150">
          <w:rPr>
            <w:webHidden/>
          </w:rPr>
          <w:fldChar w:fldCharType="begin"/>
        </w:r>
        <w:r w:rsidR="003A2150">
          <w:rPr>
            <w:webHidden/>
          </w:rPr>
          <w:instrText xml:space="preserve"> PAGEREF _Toc172098926 \h </w:instrText>
        </w:r>
        <w:r w:rsidR="003A2150">
          <w:rPr>
            <w:webHidden/>
          </w:rPr>
        </w:r>
        <w:r w:rsidR="003A2150">
          <w:rPr>
            <w:webHidden/>
          </w:rPr>
          <w:fldChar w:fldCharType="separate"/>
        </w:r>
        <w:r w:rsidR="0094133A">
          <w:rPr>
            <w:webHidden/>
          </w:rPr>
          <w:t>3</w:t>
        </w:r>
        <w:r w:rsidR="003A2150">
          <w:rPr>
            <w:webHidden/>
          </w:rPr>
          <w:fldChar w:fldCharType="end"/>
        </w:r>
      </w:hyperlink>
    </w:p>
    <w:p w14:paraId="73094B80" w14:textId="19216FD8" w:rsidR="003A2150" w:rsidRDefault="00000000">
      <w:pPr>
        <w:pStyle w:val="TOC1"/>
        <w:rPr>
          <w:rFonts w:asciiTheme="minorHAnsi" w:eastAsiaTheme="minorEastAsia" w:hAnsiTheme="minorHAnsi" w:cstheme="minorBidi"/>
          <w:bCs w:val="0"/>
          <w:kern w:val="2"/>
          <w:sz w:val="24"/>
          <w:szCs w:val="24"/>
          <w14:ligatures w14:val="standardContextual"/>
        </w:rPr>
      </w:pPr>
      <w:hyperlink w:anchor="_Toc172098927" w:history="1">
        <w:r w:rsidR="003A2150" w:rsidRPr="008A1F7D">
          <w:rPr>
            <w:rStyle w:val="Hyperlink"/>
          </w:rPr>
          <w:t>References</w:t>
        </w:r>
        <w:r w:rsidR="003A2150">
          <w:rPr>
            <w:webHidden/>
          </w:rPr>
          <w:tab/>
        </w:r>
        <w:r w:rsidR="003A2150">
          <w:rPr>
            <w:webHidden/>
          </w:rPr>
          <w:fldChar w:fldCharType="begin"/>
        </w:r>
        <w:r w:rsidR="003A2150">
          <w:rPr>
            <w:webHidden/>
          </w:rPr>
          <w:instrText xml:space="preserve"> PAGEREF _Toc172098927 \h </w:instrText>
        </w:r>
        <w:r w:rsidR="003A2150">
          <w:rPr>
            <w:webHidden/>
          </w:rPr>
        </w:r>
        <w:r w:rsidR="003A2150">
          <w:rPr>
            <w:webHidden/>
          </w:rPr>
          <w:fldChar w:fldCharType="separate"/>
        </w:r>
        <w:r w:rsidR="0094133A">
          <w:rPr>
            <w:webHidden/>
          </w:rPr>
          <w:t>4</w:t>
        </w:r>
        <w:r w:rsidR="003A2150">
          <w:rPr>
            <w:webHidden/>
          </w:rPr>
          <w:fldChar w:fldCharType="end"/>
        </w:r>
      </w:hyperlink>
    </w:p>
    <w:p w14:paraId="46A27532" w14:textId="692388BC" w:rsidR="003A2150" w:rsidRDefault="00000000">
      <w:pPr>
        <w:pStyle w:val="TOC1"/>
        <w:rPr>
          <w:rFonts w:asciiTheme="minorHAnsi" w:eastAsiaTheme="minorEastAsia" w:hAnsiTheme="minorHAnsi" w:cstheme="minorBidi"/>
          <w:bCs w:val="0"/>
          <w:kern w:val="2"/>
          <w:sz w:val="24"/>
          <w:szCs w:val="24"/>
          <w14:ligatures w14:val="standardContextual"/>
        </w:rPr>
      </w:pPr>
      <w:hyperlink w:anchor="_Toc172098928" w:history="1">
        <w:r w:rsidR="003A2150" w:rsidRPr="008A1F7D">
          <w:rPr>
            <w:rStyle w:val="Hyperlink"/>
          </w:rPr>
          <w:t>1</w:t>
        </w:r>
        <w:r w:rsidR="003A2150">
          <w:rPr>
            <w:rFonts w:asciiTheme="minorHAnsi" w:eastAsiaTheme="minorEastAsia" w:hAnsiTheme="minorHAnsi" w:cstheme="minorBidi"/>
            <w:bCs w:val="0"/>
            <w:kern w:val="2"/>
            <w:sz w:val="24"/>
            <w:szCs w:val="24"/>
            <w14:ligatures w14:val="standardContextual"/>
          </w:rPr>
          <w:tab/>
        </w:r>
        <w:r w:rsidR="003A2150" w:rsidRPr="008A1F7D">
          <w:rPr>
            <w:rStyle w:val="Hyperlink"/>
          </w:rPr>
          <w:t>Introduction</w:t>
        </w:r>
        <w:r w:rsidR="003A2150">
          <w:rPr>
            <w:webHidden/>
          </w:rPr>
          <w:tab/>
        </w:r>
        <w:r w:rsidR="003A2150">
          <w:rPr>
            <w:webHidden/>
          </w:rPr>
          <w:fldChar w:fldCharType="begin"/>
        </w:r>
        <w:r w:rsidR="003A2150">
          <w:rPr>
            <w:webHidden/>
          </w:rPr>
          <w:instrText xml:space="preserve"> PAGEREF _Toc172098928 \h </w:instrText>
        </w:r>
        <w:r w:rsidR="003A2150">
          <w:rPr>
            <w:webHidden/>
          </w:rPr>
        </w:r>
        <w:r w:rsidR="003A2150">
          <w:rPr>
            <w:webHidden/>
          </w:rPr>
          <w:fldChar w:fldCharType="separate"/>
        </w:r>
        <w:r w:rsidR="0094133A">
          <w:rPr>
            <w:webHidden/>
          </w:rPr>
          <w:t>11</w:t>
        </w:r>
        <w:r w:rsidR="003A2150">
          <w:rPr>
            <w:webHidden/>
          </w:rPr>
          <w:fldChar w:fldCharType="end"/>
        </w:r>
      </w:hyperlink>
    </w:p>
    <w:p w14:paraId="6176D734" w14:textId="5435D7D4" w:rsidR="003A2150" w:rsidRDefault="00000000">
      <w:pPr>
        <w:pStyle w:val="TOC2"/>
        <w:rPr>
          <w:rFonts w:asciiTheme="minorHAnsi" w:eastAsiaTheme="minorEastAsia" w:hAnsiTheme="minorHAnsi" w:cstheme="minorBidi"/>
          <w:kern w:val="2"/>
          <w:sz w:val="24"/>
          <w:szCs w:val="24"/>
          <w14:ligatures w14:val="standardContextual"/>
        </w:rPr>
      </w:pPr>
      <w:hyperlink w:anchor="_Toc172098929" w:history="1">
        <w:r w:rsidR="003A2150" w:rsidRPr="008A1F7D">
          <w:rPr>
            <w:rStyle w:val="Hyperlink"/>
          </w:rPr>
          <w:t>1.1</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Purpose</w:t>
        </w:r>
        <w:r w:rsidR="003A2150">
          <w:rPr>
            <w:webHidden/>
          </w:rPr>
          <w:tab/>
        </w:r>
        <w:r w:rsidR="003A2150">
          <w:rPr>
            <w:webHidden/>
          </w:rPr>
          <w:fldChar w:fldCharType="begin"/>
        </w:r>
        <w:r w:rsidR="003A2150">
          <w:rPr>
            <w:webHidden/>
          </w:rPr>
          <w:instrText xml:space="preserve"> PAGEREF _Toc172098929 \h </w:instrText>
        </w:r>
        <w:r w:rsidR="003A2150">
          <w:rPr>
            <w:webHidden/>
          </w:rPr>
        </w:r>
        <w:r w:rsidR="003A2150">
          <w:rPr>
            <w:webHidden/>
          </w:rPr>
          <w:fldChar w:fldCharType="separate"/>
        </w:r>
        <w:r w:rsidR="0094133A">
          <w:rPr>
            <w:webHidden/>
          </w:rPr>
          <w:t>11</w:t>
        </w:r>
        <w:r w:rsidR="003A2150">
          <w:rPr>
            <w:webHidden/>
          </w:rPr>
          <w:fldChar w:fldCharType="end"/>
        </w:r>
      </w:hyperlink>
    </w:p>
    <w:p w14:paraId="272AD024" w14:textId="62A98347" w:rsidR="003A2150" w:rsidRDefault="00000000">
      <w:pPr>
        <w:pStyle w:val="TOC2"/>
        <w:rPr>
          <w:rFonts w:asciiTheme="minorHAnsi" w:eastAsiaTheme="minorEastAsia" w:hAnsiTheme="minorHAnsi" w:cstheme="minorBidi"/>
          <w:kern w:val="2"/>
          <w:sz w:val="24"/>
          <w:szCs w:val="24"/>
          <w14:ligatures w14:val="standardContextual"/>
        </w:rPr>
      </w:pPr>
      <w:hyperlink w:anchor="_Toc172098930" w:history="1">
        <w:r w:rsidR="003A2150" w:rsidRPr="008A1F7D">
          <w:rPr>
            <w:rStyle w:val="Hyperlink"/>
          </w:rPr>
          <w:t>1.2</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Use of the protocol</w:t>
        </w:r>
        <w:r w:rsidR="003A2150">
          <w:rPr>
            <w:webHidden/>
          </w:rPr>
          <w:tab/>
        </w:r>
        <w:r w:rsidR="003A2150">
          <w:rPr>
            <w:webHidden/>
          </w:rPr>
          <w:fldChar w:fldCharType="begin"/>
        </w:r>
        <w:r w:rsidR="003A2150">
          <w:rPr>
            <w:webHidden/>
          </w:rPr>
          <w:instrText xml:space="preserve"> PAGEREF _Toc172098930 \h </w:instrText>
        </w:r>
        <w:r w:rsidR="003A2150">
          <w:rPr>
            <w:webHidden/>
          </w:rPr>
        </w:r>
        <w:r w:rsidR="003A2150">
          <w:rPr>
            <w:webHidden/>
          </w:rPr>
          <w:fldChar w:fldCharType="separate"/>
        </w:r>
        <w:r w:rsidR="0094133A">
          <w:rPr>
            <w:webHidden/>
          </w:rPr>
          <w:t>11</w:t>
        </w:r>
        <w:r w:rsidR="003A2150">
          <w:rPr>
            <w:webHidden/>
          </w:rPr>
          <w:fldChar w:fldCharType="end"/>
        </w:r>
      </w:hyperlink>
    </w:p>
    <w:p w14:paraId="307FBE49" w14:textId="4C68B5BA" w:rsidR="003A2150" w:rsidRDefault="00000000">
      <w:pPr>
        <w:pStyle w:val="TOC2"/>
        <w:rPr>
          <w:rFonts w:asciiTheme="minorHAnsi" w:eastAsiaTheme="minorEastAsia" w:hAnsiTheme="minorHAnsi" w:cstheme="minorBidi"/>
          <w:kern w:val="2"/>
          <w:sz w:val="24"/>
          <w:szCs w:val="24"/>
          <w14:ligatures w14:val="standardContextual"/>
        </w:rPr>
      </w:pPr>
      <w:hyperlink w:anchor="_Toc172098931" w:history="1">
        <w:r w:rsidR="003A2150" w:rsidRPr="008A1F7D">
          <w:rPr>
            <w:rStyle w:val="Hyperlink"/>
          </w:rPr>
          <w:t>1.3</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Protocol history</w:t>
        </w:r>
        <w:r w:rsidR="003A2150">
          <w:rPr>
            <w:webHidden/>
          </w:rPr>
          <w:tab/>
        </w:r>
        <w:r w:rsidR="003A2150">
          <w:rPr>
            <w:webHidden/>
          </w:rPr>
          <w:fldChar w:fldCharType="begin"/>
        </w:r>
        <w:r w:rsidR="003A2150">
          <w:rPr>
            <w:webHidden/>
          </w:rPr>
          <w:instrText xml:space="preserve"> PAGEREF _Toc172098931 \h </w:instrText>
        </w:r>
        <w:r w:rsidR="003A2150">
          <w:rPr>
            <w:webHidden/>
          </w:rPr>
        </w:r>
        <w:r w:rsidR="003A2150">
          <w:rPr>
            <w:webHidden/>
          </w:rPr>
          <w:fldChar w:fldCharType="separate"/>
        </w:r>
        <w:r w:rsidR="0094133A">
          <w:rPr>
            <w:webHidden/>
          </w:rPr>
          <w:t>12</w:t>
        </w:r>
        <w:r w:rsidR="003A2150">
          <w:rPr>
            <w:webHidden/>
          </w:rPr>
          <w:fldChar w:fldCharType="end"/>
        </w:r>
      </w:hyperlink>
    </w:p>
    <w:p w14:paraId="2FB3BBC1" w14:textId="59D62F98" w:rsidR="003A2150" w:rsidRDefault="00000000">
      <w:pPr>
        <w:pStyle w:val="TOC2"/>
        <w:rPr>
          <w:rFonts w:asciiTheme="minorHAnsi" w:eastAsiaTheme="minorEastAsia" w:hAnsiTheme="minorHAnsi" w:cstheme="minorBidi"/>
          <w:kern w:val="2"/>
          <w:sz w:val="24"/>
          <w:szCs w:val="24"/>
          <w14:ligatures w14:val="standardContextual"/>
        </w:rPr>
      </w:pPr>
      <w:hyperlink w:anchor="_Toc172098932" w:history="1">
        <w:r w:rsidR="003A2150" w:rsidRPr="008A1F7D">
          <w:rPr>
            <w:rStyle w:val="Hyperlink"/>
          </w:rPr>
          <w:t>1.4</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Protocol transport</w:t>
        </w:r>
        <w:r w:rsidR="003A2150">
          <w:rPr>
            <w:webHidden/>
          </w:rPr>
          <w:tab/>
        </w:r>
        <w:r w:rsidR="003A2150">
          <w:rPr>
            <w:webHidden/>
          </w:rPr>
          <w:fldChar w:fldCharType="begin"/>
        </w:r>
        <w:r w:rsidR="003A2150">
          <w:rPr>
            <w:webHidden/>
          </w:rPr>
          <w:instrText xml:space="preserve"> PAGEREF _Toc172098932 \h </w:instrText>
        </w:r>
        <w:r w:rsidR="003A2150">
          <w:rPr>
            <w:webHidden/>
          </w:rPr>
        </w:r>
        <w:r w:rsidR="003A2150">
          <w:rPr>
            <w:webHidden/>
          </w:rPr>
          <w:fldChar w:fldCharType="separate"/>
        </w:r>
        <w:r w:rsidR="0094133A">
          <w:rPr>
            <w:webHidden/>
          </w:rPr>
          <w:t>12</w:t>
        </w:r>
        <w:r w:rsidR="003A2150">
          <w:rPr>
            <w:webHidden/>
          </w:rPr>
          <w:fldChar w:fldCharType="end"/>
        </w:r>
      </w:hyperlink>
    </w:p>
    <w:p w14:paraId="1D36AEA9" w14:textId="7C4E6EE9" w:rsidR="003A2150" w:rsidRDefault="00000000">
      <w:pPr>
        <w:pStyle w:val="TOC2"/>
        <w:rPr>
          <w:rFonts w:asciiTheme="minorHAnsi" w:eastAsiaTheme="minorEastAsia" w:hAnsiTheme="minorHAnsi" w:cstheme="minorBidi"/>
          <w:kern w:val="2"/>
          <w:sz w:val="24"/>
          <w:szCs w:val="24"/>
          <w14:ligatures w14:val="standardContextual"/>
        </w:rPr>
      </w:pPr>
      <w:hyperlink w:anchor="_Toc172098933" w:history="1">
        <w:r w:rsidR="003A2150" w:rsidRPr="008A1F7D">
          <w:rPr>
            <w:rStyle w:val="Hyperlink"/>
          </w:rPr>
          <w:t>1.5</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Supervisory application and field device relationship</w:t>
        </w:r>
        <w:r w:rsidR="003A2150">
          <w:rPr>
            <w:webHidden/>
          </w:rPr>
          <w:tab/>
        </w:r>
        <w:r w:rsidR="003A2150">
          <w:rPr>
            <w:webHidden/>
          </w:rPr>
          <w:fldChar w:fldCharType="begin"/>
        </w:r>
        <w:r w:rsidR="003A2150">
          <w:rPr>
            <w:webHidden/>
          </w:rPr>
          <w:instrText xml:space="preserve"> PAGEREF _Toc172098933 \h </w:instrText>
        </w:r>
        <w:r w:rsidR="003A2150">
          <w:rPr>
            <w:webHidden/>
          </w:rPr>
        </w:r>
        <w:r w:rsidR="003A2150">
          <w:rPr>
            <w:webHidden/>
          </w:rPr>
          <w:fldChar w:fldCharType="separate"/>
        </w:r>
        <w:r w:rsidR="0094133A">
          <w:rPr>
            <w:webHidden/>
          </w:rPr>
          <w:t>13</w:t>
        </w:r>
        <w:r w:rsidR="003A2150">
          <w:rPr>
            <w:webHidden/>
          </w:rPr>
          <w:fldChar w:fldCharType="end"/>
        </w:r>
      </w:hyperlink>
    </w:p>
    <w:p w14:paraId="55D7512D" w14:textId="2A2481B4" w:rsidR="003A2150" w:rsidRDefault="00000000">
      <w:pPr>
        <w:pStyle w:val="TOC2"/>
        <w:rPr>
          <w:rFonts w:asciiTheme="minorHAnsi" w:eastAsiaTheme="minorEastAsia" w:hAnsiTheme="minorHAnsi" w:cstheme="minorBidi"/>
          <w:kern w:val="2"/>
          <w:sz w:val="24"/>
          <w:szCs w:val="24"/>
          <w14:ligatures w14:val="standardContextual"/>
        </w:rPr>
      </w:pPr>
      <w:hyperlink w:anchor="_Toc172098934" w:history="1">
        <w:r w:rsidR="003A2150" w:rsidRPr="008A1F7D">
          <w:rPr>
            <w:rStyle w:val="Hyperlink"/>
          </w:rPr>
          <w:t>1.6</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Lucid between supervisory applications</w:t>
        </w:r>
        <w:r w:rsidR="003A2150">
          <w:rPr>
            <w:webHidden/>
          </w:rPr>
          <w:tab/>
        </w:r>
        <w:r w:rsidR="003A2150">
          <w:rPr>
            <w:webHidden/>
          </w:rPr>
          <w:fldChar w:fldCharType="begin"/>
        </w:r>
        <w:r w:rsidR="003A2150">
          <w:rPr>
            <w:webHidden/>
          </w:rPr>
          <w:instrText xml:space="preserve"> PAGEREF _Toc172098934 \h </w:instrText>
        </w:r>
        <w:r w:rsidR="003A2150">
          <w:rPr>
            <w:webHidden/>
          </w:rPr>
        </w:r>
        <w:r w:rsidR="003A2150">
          <w:rPr>
            <w:webHidden/>
          </w:rPr>
          <w:fldChar w:fldCharType="separate"/>
        </w:r>
        <w:r w:rsidR="0094133A">
          <w:rPr>
            <w:webHidden/>
          </w:rPr>
          <w:t>13</w:t>
        </w:r>
        <w:r w:rsidR="003A2150">
          <w:rPr>
            <w:webHidden/>
          </w:rPr>
          <w:fldChar w:fldCharType="end"/>
        </w:r>
      </w:hyperlink>
    </w:p>
    <w:p w14:paraId="405205A3" w14:textId="275EA04B" w:rsidR="003A2150" w:rsidRDefault="00000000">
      <w:pPr>
        <w:pStyle w:val="TOC2"/>
        <w:rPr>
          <w:rFonts w:asciiTheme="minorHAnsi" w:eastAsiaTheme="minorEastAsia" w:hAnsiTheme="minorHAnsi" w:cstheme="minorBidi"/>
          <w:kern w:val="2"/>
          <w:sz w:val="24"/>
          <w:szCs w:val="24"/>
          <w14:ligatures w14:val="standardContextual"/>
        </w:rPr>
      </w:pPr>
      <w:hyperlink w:anchor="_Toc172098935" w:history="1">
        <w:r w:rsidR="003A2150" w:rsidRPr="008A1F7D">
          <w:rPr>
            <w:rStyle w:val="Hyperlink"/>
          </w:rPr>
          <w:t>1.7</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Data representation</w:t>
        </w:r>
        <w:r w:rsidR="003A2150">
          <w:rPr>
            <w:webHidden/>
          </w:rPr>
          <w:tab/>
        </w:r>
        <w:r w:rsidR="003A2150">
          <w:rPr>
            <w:webHidden/>
          </w:rPr>
          <w:fldChar w:fldCharType="begin"/>
        </w:r>
        <w:r w:rsidR="003A2150">
          <w:rPr>
            <w:webHidden/>
          </w:rPr>
          <w:instrText xml:space="preserve"> PAGEREF _Toc172098935 \h </w:instrText>
        </w:r>
        <w:r w:rsidR="003A2150">
          <w:rPr>
            <w:webHidden/>
          </w:rPr>
        </w:r>
        <w:r w:rsidR="003A2150">
          <w:rPr>
            <w:webHidden/>
          </w:rPr>
          <w:fldChar w:fldCharType="separate"/>
        </w:r>
        <w:r w:rsidR="0094133A">
          <w:rPr>
            <w:webHidden/>
          </w:rPr>
          <w:t>13</w:t>
        </w:r>
        <w:r w:rsidR="003A2150">
          <w:rPr>
            <w:webHidden/>
          </w:rPr>
          <w:fldChar w:fldCharType="end"/>
        </w:r>
      </w:hyperlink>
    </w:p>
    <w:p w14:paraId="25AF1356" w14:textId="28FCD751" w:rsidR="003A2150" w:rsidRDefault="00000000">
      <w:pPr>
        <w:pStyle w:val="TOC1"/>
        <w:rPr>
          <w:rFonts w:asciiTheme="minorHAnsi" w:eastAsiaTheme="minorEastAsia" w:hAnsiTheme="minorHAnsi" w:cstheme="minorBidi"/>
          <w:bCs w:val="0"/>
          <w:kern w:val="2"/>
          <w:sz w:val="24"/>
          <w:szCs w:val="24"/>
          <w14:ligatures w14:val="standardContextual"/>
        </w:rPr>
      </w:pPr>
      <w:hyperlink w:anchor="_Toc172098936" w:history="1">
        <w:r w:rsidR="003A2150" w:rsidRPr="008A1F7D">
          <w:rPr>
            <w:rStyle w:val="Hyperlink"/>
          </w:rPr>
          <w:t>2</w:t>
        </w:r>
        <w:r w:rsidR="003A2150">
          <w:rPr>
            <w:rFonts w:asciiTheme="minorHAnsi" w:eastAsiaTheme="minorEastAsia" w:hAnsiTheme="minorHAnsi" w:cstheme="minorBidi"/>
            <w:bCs w:val="0"/>
            <w:kern w:val="2"/>
            <w:sz w:val="24"/>
            <w:szCs w:val="24"/>
            <w14:ligatures w14:val="standardContextual"/>
          </w:rPr>
          <w:tab/>
        </w:r>
        <w:r w:rsidR="003A2150" w:rsidRPr="008A1F7D">
          <w:rPr>
            <w:rStyle w:val="Hyperlink"/>
          </w:rPr>
          <w:t>Data model</w:t>
        </w:r>
        <w:r w:rsidR="003A2150">
          <w:rPr>
            <w:webHidden/>
          </w:rPr>
          <w:tab/>
        </w:r>
        <w:r w:rsidR="003A2150">
          <w:rPr>
            <w:webHidden/>
          </w:rPr>
          <w:fldChar w:fldCharType="begin"/>
        </w:r>
        <w:r w:rsidR="003A2150">
          <w:rPr>
            <w:webHidden/>
          </w:rPr>
          <w:instrText xml:space="preserve"> PAGEREF _Toc172098936 \h </w:instrText>
        </w:r>
        <w:r w:rsidR="003A2150">
          <w:rPr>
            <w:webHidden/>
          </w:rPr>
        </w:r>
        <w:r w:rsidR="003A2150">
          <w:rPr>
            <w:webHidden/>
          </w:rPr>
          <w:fldChar w:fldCharType="separate"/>
        </w:r>
        <w:r w:rsidR="0094133A">
          <w:rPr>
            <w:webHidden/>
          </w:rPr>
          <w:t>14</w:t>
        </w:r>
        <w:r w:rsidR="003A2150">
          <w:rPr>
            <w:webHidden/>
          </w:rPr>
          <w:fldChar w:fldCharType="end"/>
        </w:r>
      </w:hyperlink>
    </w:p>
    <w:p w14:paraId="48858AE8" w14:textId="67CE1ED8" w:rsidR="003A2150" w:rsidRDefault="00000000">
      <w:pPr>
        <w:pStyle w:val="TOC2"/>
        <w:rPr>
          <w:rFonts w:asciiTheme="minorHAnsi" w:eastAsiaTheme="minorEastAsia" w:hAnsiTheme="minorHAnsi" w:cstheme="minorBidi"/>
          <w:kern w:val="2"/>
          <w:sz w:val="24"/>
          <w:szCs w:val="24"/>
          <w14:ligatures w14:val="standardContextual"/>
        </w:rPr>
      </w:pPr>
      <w:hyperlink w:anchor="_Toc172098937" w:history="1">
        <w:r w:rsidR="003A2150" w:rsidRPr="008A1F7D">
          <w:rPr>
            <w:rStyle w:val="Hyperlink"/>
          </w:rPr>
          <w:t>2.1</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Field device</w:t>
        </w:r>
        <w:r w:rsidR="003A2150">
          <w:rPr>
            <w:webHidden/>
          </w:rPr>
          <w:tab/>
        </w:r>
        <w:r w:rsidR="003A2150">
          <w:rPr>
            <w:webHidden/>
          </w:rPr>
          <w:fldChar w:fldCharType="begin"/>
        </w:r>
        <w:r w:rsidR="003A2150">
          <w:rPr>
            <w:webHidden/>
          </w:rPr>
          <w:instrText xml:space="preserve"> PAGEREF _Toc172098937 \h </w:instrText>
        </w:r>
        <w:r w:rsidR="003A2150">
          <w:rPr>
            <w:webHidden/>
          </w:rPr>
        </w:r>
        <w:r w:rsidR="003A2150">
          <w:rPr>
            <w:webHidden/>
          </w:rPr>
          <w:fldChar w:fldCharType="separate"/>
        </w:r>
        <w:r w:rsidR="0094133A">
          <w:rPr>
            <w:webHidden/>
          </w:rPr>
          <w:t>14</w:t>
        </w:r>
        <w:r w:rsidR="003A2150">
          <w:rPr>
            <w:webHidden/>
          </w:rPr>
          <w:fldChar w:fldCharType="end"/>
        </w:r>
      </w:hyperlink>
    </w:p>
    <w:p w14:paraId="462EB6C1" w14:textId="416F7BC0" w:rsidR="003A2150" w:rsidRDefault="00000000">
      <w:pPr>
        <w:pStyle w:val="TOC3"/>
        <w:rPr>
          <w:rFonts w:asciiTheme="minorHAnsi" w:eastAsiaTheme="minorEastAsia" w:hAnsiTheme="minorHAnsi" w:cstheme="minorBidi"/>
          <w:noProof/>
          <w:kern w:val="2"/>
          <w:sz w:val="24"/>
          <w:szCs w:val="24"/>
          <w14:ligatures w14:val="standardContextual"/>
        </w:rPr>
      </w:pPr>
      <w:hyperlink w:anchor="_Toc172098938" w:history="1">
        <w:r w:rsidR="003A2150" w:rsidRPr="008A1F7D">
          <w:rPr>
            <w:rStyle w:val="Hyperlink"/>
            <w:noProof/>
          </w:rPr>
          <w:t>2.1.1</w:t>
        </w:r>
        <w:r w:rsidR="003A2150">
          <w:rPr>
            <w:rFonts w:asciiTheme="minorHAnsi" w:eastAsiaTheme="minorEastAsia" w:hAnsiTheme="minorHAnsi" w:cstheme="minorBidi"/>
            <w:noProof/>
            <w:kern w:val="2"/>
            <w:sz w:val="24"/>
            <w:szCs w:val="24"/>
            <w14:ligatures w14:val="standardContextual"/>
          </w:rPr>
          <w:tab/>
        </w:r>
        <w:r w:rsidR="003A2150" w:rsidRPr="008A1F7D">
          <w:rPr>
            <w:rStyle w:val="Hyperlink"/>
            <w:noProof/>
          </w:rPr>
          <w:t>Lucid schema</w:t>
        </w:r>
        <w:r w:rsidR="003A2150">
          <w:rPr>
            <w:noProof/>
            <w:webHidden/>
          </w:rPr>
          <w:tab/>
        </w:r>
        <w:r w:rsidR="003A2150">
          <w:rPr>
            <w:noProof/>
            <w:webHidden/>
          </w:rPr>
          <w:fldChar w:fldCharType="begin"/>
        </w:r>
        <w:r w:rsidR="003A2150">
          <w:rPr>
            <w:noProof/>
            <w:webHidden/>
          </w:rPr>
          <w:instrText xml:space="preserve"> PAGEREF _Toc172098938 \h </w:instrText>
        </w:r>
        <w:r w:rsidR="003A2150">
          <w:rPr>
            <w:noProof/>
            <w:webHidden/>
          </w:rPr>
        </w:r>
        <w:r w:rsidR="003A2150">
          <w:rPr>
            <w:noProof/>
            <w:webHidden/>
          </w:rPr>
          <w:fldChar w:fldCharType="separate"/>
        </w:r>
        <w:r w:rsidR="0094133A">
          <w:rPr>
            <w:noProof/>
            <w:webHidden/>
          </w:rPr>
          <w:t>16</w:t>
        </w:r>
        <w:r w:rsidR="003A2150">
          <w:rPr>
            <w:noProof/>
            <w:webHidden/>
          </w:rPr>
          <w:fldChar w:fldCharType="end"/>
        </w:r>
      </w:hyperlink>
    </w:p>
    <w:p w14:paraId="0925E71A" w14:textId="176FA858" w:rsidR="003A2150" w:rsidRDefault="00000000">
      <w:pPr>
        <w:pStyle w:val="TOC3"/>
        <w:rPr>
          <w:rFonts w:asciiTheme="minorHAnsi" w:eastAsiaTheme="minorEastAsia" w:hAnsiTheme="minorHAnsi" w:cstheme="minorBidi"/>
          <w:noProof/>
          <w:kern w:val="2"/>
          <w:sz w:val="24"/>
          <w:szCs w:val="24"/>
          <w14:ligatures w14:val="standardContextual"/>
        </w:rPr>
      </w:pPr>
      <w:hyperlink w:anchor="_Toc172098939" w:history="1">
        <w:r w:rsidR="003A2150" w:rsidRPr="008A1F7D">
          <w:rPr>
            <w:rStyle w:val="Hyperlink"/>
            <w:noProof/>
          </w:rPr>
          <w:t>2.1.2</w:t>
        </w:r>
        <w:r w:rsidR="003A2150">
          <w:rPr>
            <w:rFonts w:asciiTheme="minorHAnsi" w:eastAsiaTheme="minorEastAsia" w:hAnsiTheme="minorHAnsi" w:cstheme="minorBidi"/>
            <w:noProof/>
            <w:kern w:val="2"/>
            <w:sz w:val="24"/>
            <w:szCs w:val="24"/>
            <w14:ligatures w14:val="standardContextual"/>
          </w:rPr>
          <w:tab/>
        </w:r>
        <w:r w:rsidR="003A2150" w:rsidRPr="008A1F7D">
          <w:rPr>
            <w:rStyle w:val="Hyperlink"/>
            <w:noProof/>
          </w:rPr>
          <w:t>Device profile</w:t>
        </w:r>
        <w:r w:rsidR="003A2150">
          <w:rPr>
            <w:noProof/>
            <w:webHidden/>
          </w:rPr>
          <w:tab/>
        </w:r>
        <w:r w:rsidR="003A2150">
          <w:rPr>
            <w:noProof/>
            <w:webHidden/>
          </w:rPr>
          <w:fldChar w:fldCharType="begin"/>
        </w:r>
        <w:r w:rsidR="003A2150">
          <w:rPr>
            <w:noProof/>
            <w:webHidden/>
          </w:rPr>
          <w:instrText xml:space="preserve"> PAGEREF _Toc172098939 \h </w:instrText>
        </w:r>
        <w:r w:rsidR="003A2150">
          <w:rPr>
            <w:noProof/>
            <w:webHidden/>
          </w:rPr>
        </w:r>
        <w:r w:rsidR="003A2150">
          <w:rPr>
            <w:noProof/>
            <w:webHidden/>
          </w:rPr>
          <w:fldChar w:fldCharType="separate"/>
        </w:r>
        <w:r w:rsidR="0094133A">
          <w:rPr>
            <w:noProof/>
            <w:webHidden/>
          </w:rPr>
          <w:t>16</w:t>
        </w:r>
        <w:r w:rsidR="003A2150">
          <w:rPr>
            <w:noProof/>
            <w:webHidden/>
          </w:rPr>
          <w:fldChar w:fldCharType="end"/>
        </w:r>
      </w:hyperlink>
    </w:p>
    <w:p w14:paraId="0E1F93E2" w14:textId="7B4BAAAA" w:rsidR="003A2150" w:rsidRDefault="00000000">
      <w:pPr>
        <w:pStyle w:val="TOC3"/>
        <w:rPr>
          <w:rFonts w:asciiTheme="minorHAnsi" w:eastAsiaTheme="minorEastAsia" w:hAnsiTheme="minorHAnsi" w:cstheme="minorBidi"/>
          <w:noProof/>
          <w:kern w:val="2"/>
          <w:sz w:val="24"/>
          <w:szCs w:val="24"/>
          <w14:ligatures w14:val="standardContextual"/>
        </w:rPr>
      </w:pPr>
      <w:hyperlink w:anchor="_Toc172098940" w:history="1">
        <w:r w:rsidR="003A2150" w:rsidRPr="008A1F7D">
          <w:rPr>
            <w:rStyle w:val="Hyperlink"/>
            <w:noProof/>
          </w:rPr>
          <w:t>2.1.3</w:t>
        </w:r>
        <w:r w:rsidR="003A2150">
          <w:rPr>
            <w:rFonts w:asciiTheme="minorHAnsi" w:eastAsiaTheme="minorEastAsia" w:hAnsiTheme="minorHAnsi" w:cstheme="minorBidi"/>
            <w:noProof/>
            <w:kern w:val="2"/>
            <w:sz w:val="24"/>
            <w:szCs w:val="24"/>
            <w14:ligatures w14:val="standardContextual"/>
          </w:rPr>
          <w:tab/>
        </w:r>
        <w:r w:rsidR="003A2150" w:rsidRPr="008A1F7D">
          <w:rPr>
            <w:rStyle w:val="Hyperlink"/>
            <w:noProof/>
          </w:rPr>
          <w:t>Configuration</w:t>
        </w:r>
        <w:r w:rsidR="003A2150">
          <w:rPr>
            <w:noProof/>
            <w:webHidden/>
          </w:rPr>
          <w:tab/>
        </w:r>
        <w:r w:rsidR="003A2150">
          <w:rPr>
            <w:noProof/>
            <w:webHidden/>
          </w:rPr>
          <w:fldChar w:fldCharType="begin"/>
        </w:r>
        <w:r w:rsidR="003A2150">
          <w:rPr>
            <w:noProof/>
            <w:webHidden/>
          </w:rPr>
          <w:instrText xml:space="preserve"> PAGEREF _Toc172098940 \h </w:instrText>
        </w:r>
        <w:r w:rsidR="003A2150">
          <w:rPr>
            <w:noProof/>
            <w:webHidden/>
          </w:rPr>
        </w:r>
        <w:r w:rsidR="003A2150">
          <w:rPr>
            <w:noProof/>
            <w:webHidden/>
          </w:rPr>
          <w:fldChar w:fldCharType="separate"/>
        </w:r>
        <w:r w:rsidR="0094133A">
          <w:rPr>
            <w:noProof/>
            <w:webHidden/>
          </w:rPr>
          <w:t>20</w:t>
        </w:r>
        <w:r w:rsidR="003A2150">
          <w:rPr>
            <w:noProof/>
            <w:webHidden/>
          </w:rPr>
          <w:fldChar w:fldCharType="end"/>
        </w:r>
      </w:hyperlink>
    </w:p>
    <w:p w14:paraId="6C790ADB" w14:textId="30484FE4" w:rsidR="003A2150" w:rsidRDefault="00000000">
      <w:pPr>
        <w:pStyle w:val="TOC3"/>
        <w:rPr>
          <w:rFonts w:asciiTheme="minorHAnsi" w:eastAsiaTheme="minorEastAsia" w:hAnsiTheme="minorHAnsi" w:cstheme="minorBidi"/>
          <w:noProof/>
          <w:kern w:val="2"/>
          <w:sz w:val="24"/>
          <w:szCs w:val="24"/>
          <w14:ligatures w14:val="standardContextual"/>
        </w:rPr>
      </w:pPr>
      <w:hyperlink w:anchor="_Toc172098941" w:history="1">
        <w:r w:rsidR="003A2150" w:rsidRPr="008A1F7D">
          <w:rPr>
            <w:rStyle w:val="Hyperlink"/>
            <w:noProof/>
          </w:rPr>
          <w:t>2.1.4</w:t>
        </w:r>
        <w:r w:rsidR="003A2150">
          <w:rPr>
            <w:rFonts w:asciiTheme="minorHAnsi" w:eastAsiaTheme="minorEastAsia" w:hAnsiTheme="minorHAnsi" w:cstheme="minorBidi"/>
            <w:noProof/>
            <w:kern w:val="2"/>
            <w:sz w:val="24"/>
            <w:szCs w:val="24"/>
            <w14:ligatures w14:val="standardContextual"/>
          </w:rPr>
          <w:tab/>
        </w:r>
        <w:r w:rsidR="003A2150" w:rsidRPr="008A1F7D">
          <w:rPr>
            <w:rStyle w:val="Hyperlink"/>
            <w:noProof/>
          </w:rPr>
          <w:t>Connection scheduling</w:t>
        </w:r>
        <w:r w:rsidR="003A2150">
          <w:rPr>
            <w:noProof/>
            <w:webHidden/>
          </w:rPr>
          <w:tab/>
        </w:r>
        <w:r w:rsidR="003A2150">
          <w:rPr>
            <w:noProof/>
            <w:webHidden/>
          </w:rPr>
          <w:fldChar w:fldCharType="begin"/>
        </w:r>
        <w:r w:rsidR="003A2150">
          <w:rPr>
            <w:noProof/>
            <w:webHidden/>
          </w:rPr>
          <w:instrText xml:space="preserve"> PAGEREF _Toc172098941 \h </w:instrText>
        </w:r>
        <w:r w:rsidR="003A2150">
          <w:rPr>
            <w:noProof/>
            <w:webHidden/>
          </w:rPr>
        </w:r>
        <w:r w:rsidR="003A2150">
          <w:rPr>
            <w:noProof/>
            <w:webHidden/>
          </w:rPr>
          <w:fldChar w:fldCharType="separate"/>
        </w:r>
        <w:r w:rsidR="0094133A">
          <w:rPr>
            <w:noProof/>
            <w:webHidden/>
          </w:rPr>
          <w:t>25</w:t>
        </w:r>
        <w:r w:rsidR="003A2150">
          <w:rPr>
            <w:noProof/>
            <w:webHidden/>
          </w:rPr>
          <w:fldChar w:fldCharType="end"/>
        </w:r>
      </w:hyperlink>
    </w:p>
    <w:p w14:paraId="7AA277E1" w14:textId="2E34779A" w:rsidR="003A2150" w:rsidRDefault="00000000">
      <w:pPr>
        <w:pStyle w:val="TOC3"/>
        <w:rPr>
          <w:rFonts w:asciiTheme="minorHAnsi" w:eastAsiaTheme="minorEastAsia" w:hAnsiTheme="minorHAnsi" w:cstheme="minorBidi"/>
          <w:noProof/>
          <w:kern w:val="2"/>
          <w:sz w:val="24"/>
          <w:szCs w:val="24"/>
          <w14:ligatures w14:val="standardContextual"/>
        </w:rPr>
      </w:pPr>
      <w:hyperlink w:anchor="_Toc172098942" w:history="1">
        <w:r w:rsidR="003A2150" w:rsidRPr="008A1F7D">
          <w:rPr>
            <w:rStyle w:val="Hyperlink"/>
            <w:noProof/>
          </w:rPr>
          <w:t>2.1.5</w:t>
        </w:r>
        <w:r w:rsidR="003A2150">
          <w:rPr>
            <w:rFonts w:asciiTheme="minorHAnsi" w:eastAsiaTheme="minorEastAsia" w:hAnsiTheme="minorHAnsi" w:cstheme="minorBidi"/>
            <w:noProof/>
            <w:kern w:val="2"/>
            <w:sz w:val="24"/>
            <w:szCs w:val="24"/>
            <w14:ligatures w14:val="standardContextual"/>
          </w:rPr>
          <w:tab/>
        </w:r>
        <w:r w:rsidR="003A2150" w:rsidRPr="008A1F7D">
          <w:rPr>
            <w:rStyle w:val="Hyperlink"/>
            <w:noProof/>
          </w:rPr>
          <w:t>Time formats</w:t>
        </w:r>
        <w:r w:rsidR="003A2150">
          <w:rPr>
            <w:noProof/>
            <w:webHidden/>
          </w:rPr>
          <w:tab/>
        </w:r>
        <w:r w:rsidR="003A2150">
          <w:rPr>
            <w:noProof/>
            <w:webHidden/>
          </w:rPr>
          <w:fldChar w:fldCharType="begin"/>
        </w:r>
        <w:r w:rsidR="003A2150">
          <w:rPr>
            <w:noProof/>
            <w:webHidden/>
          </w:rPr>
          <w:instrText xml:space="preserve"> PAGEREF _Toc172098942 \h </w:instrText>
        </w:r>
        <w:r w:rsidR="003A2150">
          <w:rPr>
            <w:noProof/>
            <w:webHidden/>
          </w:rPr>
        </w:r>
        <w:r w:rsidR="003A2150">
          <w:rPr>
            <w:noProof/>
            <w:webHidden/>
          </w:rPr>
          <w:fldChar w:fldCharType="separate"/>
        </w:r>
        <w:r w:rsidR="0094133A">
          <w:rPr>
            <w:noProof/>
            <w:webHidden/>
          </w:rPr>
          <w:t>26</w:t>
        </w:r>
        <w:r w:rsidR="003A2150">
          <w:rPr>
            <w:noProof/>
            <w:webHidden/>
          </w:rPr>
          <w:fldChar w:fldCharType="end"/>
        </w:r>
      </w:hyperlink>
    </w:p>
    <w:p w14:paraId="45DDEA8C" w14:textId="15D4B6D4" w:rsidR="003A2150" w:rsidRDefault="00000000">
      <w:pPr>
        <w:pStyle w:val="TOC2"/>
        <w:rPr>
          <w:rFonts w:asciiTheme="minorHAnsi" w:eastAsiaTheme="minorEastAsia" w:hAnsiTheme="minorHAnsi" w:cstheme="minorBidi"/>
          <w:kern w:val="2"/>
          <w:sz w:val="24"/>
          <w:szCs w:val="24"/>
          <w14:ligatures w14:val="standardContextual"/>
        </w:rPr>
      </w:pPr>
      <w:hyperlink w:anchor="_Toc172098943" w:history="1">
        <w:r w:rsidR="003A2150" w:rsidRPr="008A1F7D">
          <w:rPr>
            <w:rStyle w:val="Hyperlink"/>
          </w:rPr>
          <w:t>2.2</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Events</w:t>
        </w:r>
        <w:r w:rsidR="003A2150">
          <w:rPr>
            <w:webHidden/>
          </w:rPr>
          <w:tab/>
        </w:r>
        <w:r w:rsidR="003A2150">
          <w:rPr>
            <w:webHidden/>
          </w:rPr>
          <w:fldChar w:fldCharType="begin"/>
        </w:r>
        <w:r w:rsidR="003A2150">
          <w:rPr>
            <w:webHidden/>
          </w:rPr>
          <w:instrText xml:space="preserve"> PAGEREF _Toc172098943 \h </w:instrText>
        </w:r>
        <w:r w:rsidR="003A2150">
          <w:rPr>
            <w:webHidden/>
          </w:rPr>
        </w:r>
        <w:r w:rsidR="003A2150">
          <w:rPr>
            <w:webHidden/>
          </w:rPr>
          <w:fldChar w:fldCharType="separate"/>
        </w:r>
        <w:r w:rsidR="0094133A">
          <w:rPr>
            <w:webHidden/>
          </w:rPr>
          <w:t>26</w:t>
        </w:r>
        <w:r w:rsidR="003A2150">
          <w:rPr>
            <w:webHidden/>
          </w:rPr>
          <w:fldChar w:fldCharType="end"/>
        </w:r>
      </w:hyperlink>
    </w:p>
    <w:p w14:paraId="6D7BE7C8" w14:textId="0C921049" w:rsidR="003A2150" w:rsidRDefault="00000000">
      <w:pPr>
        <w:pStyle w:val="TOC2"/>
        <w:rPr>
          <w:rFonts w:asciiTheme="minorHAnsi" w:eastAsiaTheme="minorEastAsia" w:hAnsiTheme="minorHAnsi" w:cstheme="minorBidi"/>
          <w:kern w:val="2"/>
          <w:sz w:val="24"/>
          <w:szCs w:val="24"/>
          <w14:ligatures w14:val="standardContextual"/>
        </w:rPr>
      </w:pPr>
      <w:hyperlink w:anchor="_Toc172098944" w:history="1">
        <w:r w:rsidR="003A2150" w:rsidRPr="008A1F7D">
          <w:rPr>
            <w:rStyle w:val="Hyperlink"/>
          </w:rPr>
          <w:t>2.3</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Actions</w:t>
        </w:r>
        <w:r w:rsidR="003A2150">
          <w:rPr>
            <w:webHidden/>
          </w:rPr>
          <w:tab/>
        </w:r>
        <w:r w:rsidR="003A2150">
          <w:rPr>
            <w:webHidden/>
          </w:rPr>
          <w:fldChar w:fldCharType="begin"/>
        </w:r>
        <w:r w:rsidR="003A2150">
          <w:rPr>
            <w:webHidden/>
          </w:rPr>
          <w:instrText xml:space="preserve"> PAGEREF _Toc172098944 \h </w:instrText>
        </w:r>
        <w:r w:rsidR="003A2150">
          <w:rPr>
            <w:webHidden/>
          </w:rPr>
        </w:r>
        <w:r w:rsidR="003A2150">
          <w:rPr>
            <w:webHidden/>
          </w:rPr>
          <w:fldChar w:fldCharType="separate"/>
        </w:r>
        <w:r w:rsidR="0094133A">
          <w:rPr>
            <w:webHidden/>
          </w:rPr>
          <w:t>26</w:t>
        </w:r>
        <w:r w:rsidR="003A2150">
          <w:rPr>
            <w:webHidden/>
          </w:rPr>
          <w:fldChar w:fldCharType="end"/>
        </w:r>
      </w:hyperlink>
    </w:p>
    <w:p w14:paraId="4577C537" w14:textId="19996DE3" w:rsidR="003A2150" w:rsidRDefault="00000000">
      <w:pPr>
        <w:pStyle w:val="TOC2"/>
        <w:rPr>
          <w:rFonts w:asciiTheme="minorHAnsi" w:eastAsiaTheme="minorEastAsia" w:hAnsiTheme="minorHAnsi" w:cstheme="minorBidi"/>
          <w:kern w:val="2"/>
          <w:sz w:val="24"/>
          <w:szCs w:val="24"/>
          <w14:ligatures w14:val="standardContextual"/>
        </w:rPr>
      </w:pPr>
      <w:hyperlink w:anchor="_Toc172098945" w:history="1">
        <w:r w:rsidR="003A2150" w:rsidRPr="008A1F7D">
          <w:rPr>
            <w:rStyle w:val="Hyperlink"/>
          </w:rPr>
          <w:t>2.4</w:t>
        </w:r>
        <w:r w:rsidR="003A2150">
          <w:rPr>
            <w:rFonts w:asciiTheme="minorHAnsi" w:eastAsiaTheme="minorEastAsia" w:hAnsiTheme="minorHAnsi" w:cstheme="minorBidi"/>
            <w:kern w:val="2"/>
            <w:sz w:val="24"/>
            <w:szCs w:val="24"/>
            <w14:ligatures w14:val="standardContextual"/>
          </w:rPr>
          <w:tab/>
        </w:r>
        <w:r w:rsidR="003A2150" w:rsidRPr="008A1F7D">
          <w:rPr>
            <w:rStyle w:val="Hyperlink"/>
          </w:rPr>
          <w:t>Points</w:t>
        </w:r>
        <w:r w:rsidR="003A2150">
          <w:rPr>
            <w:webHidden/>
          </w:rPr>
          <w:tab/>
        </w:r>
        <w:r w:rsidR="003A2150">
          <w:rPr>
            <w:webHidden/>
          </w:rPr>
          <w:fldChar w:fldCharType="begin"/>
        </w:r>
        <w:r w:rsidR="003A2150">
          <w:rPr>
            <w:webHidden/>
          </w:rPr>
          <w:instrText xml:space="preserve"> PAGEREF _Toc172098945 \h </w:instrText>
        </w:r>
        <w:r w:rsidR="003A2150">
          <w:rPr>
            <w:webHidden/>
          </w:rPr>
        </w:r>
        <w:r w:rsidR="003A2150">
          <w:rPr>
            <w:webHidden/>
          </w:rPr>
          <w:fldChar w:fldCharType="separate"/>
        </w:r>
        <w:r w:rsidR="0094133A">
          <w:rPr>
            <w:webHidden/>
          </w:rPr>
          <w:t>27</w:t>
        </w:r>
        <w:r w:rsidR="003A2150">
          <w:rPr>
            <w:webHidden/>
          </w:rPr>
          <w:fldChar w:fldCharType="end"/>
        </w:r>
      </w:hyperlink>
    </w:p>
    <w:p w14:paraId="1ED595A4" w14:textId="2E196FE3"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"_Toc172098946"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r>
        <w:rPr>
          <w:noProof/>
          <w:webHidden/>
        </w:rPr>
      </w:r>
      <w:r>
        <w:rPr>
          <w:noProof/>
          <w:webHidden/>
        </w:rPr>
        <w:fldChar w:fldCharType="separate"/>
      </w:r>
      <w:ins w:id="17" w:author="Mark Davison" w:date="2024-09-25T10:04:00Z" w16du:dateUtc="2024-09-25T09:04:00Z">
        <w:r w:rsidR="0094133A">
          <w:rPr>
            <w:noProof/>
            <w:webHidden/>
          </w:rPr>
          <w:t>31</w:t>
        </w:r>
      </w:ins>
      <w:del w:id="18" w:author="Mark Davison" w:date="2024-09-25T10:04:00Z" w16du:dateUtc="2024-09-25T09:04:00Z">
        <w:r w:rsidR="00EF5D28" w:rsidDel="0094133A">
          <w:rPr>
            <w:noProof/>
            <w:webHidden/>
          </w:rPr>
          <w:delText>30</w:delText>
        </w:r>
      </w:del>
      <w:r>
        <w:rPr>
          <w:noProof/>
          <w:webHidden/>
        </w:rPr>
        <w:fldChar w:fldCharType="end"/>
      </w:r>
      <w:r w:rsidRPr="008A1F7D">
        <w:rPr>
          <w:rStyle w:val="Hyperlink"/>
          <w:noProof/>
        </w:rPr>
        <w:fldChar w:fldCharType="end"/>
      </w:r>
    </w:p>
    <w:p w14:paraId="02DA7313" w14:textId="38DEDBF1" w:rsidR="003A2150" w:rsidRDefault="00000000">
      <w:pPr>
        <w:pStyle w:val="TOC3"/>
        <w:rPr>
          <w:rFonts w:asciiTheme="minorHAnsi" w:eastAsiaTheme="minorEastAsia" w:hAnsiTheme="minorHAnsi" w:cstheme="minorBidi"/>
          <w:noProof/>
          <w:kern w:val="2"/>
          <w:sz w:val="24"/>
          <w:szCs w:val="24"/>
          <w14:ligatures w14:val="standardContextual"/>
        </w:rPr>
      </w:pPr>
      <w:hyperlink w:anchor="_Toc172098947" w:history="1">
        <w:r w:rsidR="003A2150" w:rsidRPr="008A1F7D">
          <w:rPr>
            <w:rStyle w:val="Hyperlink"/>
            <w:noProof/>
          </w:rPr>
          <w:t>2.4.2</w:t>
        </w:r>
        <w:r w:rsidR="003A2150">
          <w:rPr>
            <w:rFonts w:asciiTheme="minorHAnsi" w:eastAsiaTheme="minorEastAsia" w:hAnsiTheme="minorHAnsi" w:cstheme="minorBidi"/>
            <w:noProof/>
            <w:kern w:val="2"/>
            <w:sz w:val="24"/>
            <w:szCs w:val="24"/>
            <w14:ligatures w14:val="standardContextual"/>
          </w:rPr>
          <w:tab/>
        </w:r>
        <w:r w:rsidR="003A2150" w:rsidRPr="008A1F7D">
          <w:rPr>
            <w:rStyle w:val="Hyperlink"/>
            <w:noProof/>
          </w:rPr>
          <w:t>Binary points</w:t>
        </w:r>
        <w:r w:rsidR="003A2150">
          <w:rPr>
            <w:noProof/>
            <w:webHidden/>
          </w:rPr>
          <w:tab/>
        </w:r>
        <w:r w:rsidR="003A2150">
          <w:rPr>
            <w:noProof/>
            <w:webHidden/>
          </w:rPr>
          <w:fldChar w:fldCharType="begin"/>
        </w:r>
        <w:r w:rsidR="003A2150">
          <w:rPr>
            <w:noProof/>
            <w:webHidden/>
          </w:rPr>
          <w:instrText xml:space="preserve"> PAGEREF _Toc172098947 \h </w:instrText>
        </w:r>
        <w:r w:rsidR="003A2150">
          <w:rPr>
            <w:noProof/>
            <w:webHidden/>
          </w:rPr>
        </w:r>
        <w:r w:rsidR="003A2150">
          <w:rPr>
            <w:noProof/>
            <w:webHidden/>
          </w:rPr>
          <w:fldChar w:fldCharType="separate"/>
        </w:r>
        <w:r w:rsidR="0094133A">
          <w:rPr>
            <w:noProof/>
            <w:webHidden/>
          </w:rPr>
          <w:t>32</w:t>
        </w:r>
        <w:r w:rsidR="003A2150">
          <w:rPr>
            <w:noProof/>
            <w:webHidden/>
          </w:rPr>
          <w:fldChar w:fldCharType="end"/>
        </w:r>
      </w:hyperlink>
    </w:p>
    <w:p w14:paraId="117D3FC0" w14:textId="52ABCDD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8" w:history="1">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r>
          <w:rPr>
            <w:noProof/>
            <w:webHidden/>
          </w:rPr>
        </w:r>
        <w:r>
          <w:rPr>
            <w:noProof/>
            <w:webHidden/>
          </w:rPr>
          <w:fldChar w:fldCharType="separate"/>
        </w:r>
        <w:r w:rsidR="0094133A">
          <w:rPr>
            <w:noProof/>
            <w:webHidden/>
          </w:rPr>
          <w:t>34</w:t>
        </w:r>
        <w:r>
          <w:rPr>
            <w:noProof/>
            <w:webHidden/>
          </w:rPr>
          <w:fldChar w:fldCharType="end"/>
        </w:r>
      </w:hyperlink>
    </w:p>
    <w:p w14:paraId="0D0363CD" w14:textId="67BEBF92" w:rsidR="003A2150" w:rsidRDefault="00000000">
      <w:pPr>
        <w:pStyle w:val="TOC3"/>
        <w:rPr>
          <w:rFonts w:asciiTheme="minorHAnsi" w:eastAsiaTheme="minorEastAsia" w:hAnsiTheme="minorHAnsi" w:cstheme="minorBidi"/>
          <w:noProof/>
          <w:kern w:val="2"/>
          <w:sz w:val="24"/>
          <w:szCs w:val="24"/>
          <w14:ligatures w14:val="standardContextual"/>
        </w:rPr>
      </w:pPr>
      <w:hyperlink w:anchor="_Toc172098949" w:history="1">
        <w:r w:rsidR="003A2150" w:rsidRPr="008A1F7D">
          <w:rPr>
            <w:rStyle w:val="Hyperlink"/>
            <w:noProof/>
          </w:rPr>
          <w:t>2.4.4</w:t>
        </w:r>
        <w:r w:rsidR="003A2150">
          <w:rPr>
            <w:rFonts w:asciiTheme="minorHAnsi" w:eastAsiaTheme="minorEastAsia" w:hAnsiTheme="minorHAnsi" w:cstheme="minorBidi"/>
            <w:noProof/>
            <w:kern w:val="2"/>
            <w:sz w:val="24"/>
            <w:szCs w:val="24"/>
            <w14:ligatures w14:val="standardContextual"/>
          </w:rPr>
          <w:tab/>
        </w:r>
        <w:r w:rsidR="003A2150" w:rsidRPr="008A1F7D">
          <w:rPr>
            <w:rStyle w:val="Hyperlink"/>
            <w:noProof/>
          </w:rPr>
          <w:t>Counter points</w:t>
        </w:r>
        <w:r w:rsidR="003A2150">
          <w:rPr>
            <w:noProof/>
            <w:webHidden/>
          </w:rPr>
          <w:tab/>
        </w:r>
        <w:r w:rsidR="003A2150">
          <w:rPr>
            <w:noProof/>
            <w:webHidden/>
          </w:rPr>
          <w:fldChar w:fldCharType="begin"/>
        </w:r>
        <w:r w:rsidR="003A2150">
          <w:rPr>
            <w:noProof/>
            <w:webHidden/>
          </w:rPr>
          <w:instrText xml:space="preserve"> PAGEREF _Toc172098949 \h </w:instrText>
        </w:r>
        <w:r w:rsidR="003A2150">
          <w:rPr>
            <w:noProof/>
            <w:webHidden/>
          </w:rPr>
        </w:r>
        <w:r w:rsidR="003A2150">
          <w:rPr>
            <w:noProof/>
            <w:webHidden/>
          </w:rPr>
          <w:fldChar w:fldCharType="separate"/>
        </w:r>
        <w:r w:rsidR="0094133A">
          <w:rPr>
            <w:noProof/>
            <w:webHidden/>
          </w:rPr>
          <w:t>37</w:t>
        </w:r>
        <w:r w:rsidR="003A2150">
          <w:rPr>
            <w:noProof/>
            <w:webHidden/>
          </w:rPr>
          <w:fldChar w:fldCharType="end"/>
        </w:r>
      </w:hyperlink>
    </w:p>
    <w:p w14:paraId="561858AF" w14:textId="68E9BE7E" w:rsidR="003A2150" w:rsidRDefault="00000000">
      <w:pPr>
        <w:pStyle w:val="TOC3"/>
        <w:rPr>
          <w:rFonts w:asciiTheme="minorHAnsi" w:eastAsiaTheme="minorEastAsia" w:hAnsiTheme="minorHAnsi" w:cstheme="minorBidi"/>
          <w:noProof/>
          <w:kern w:val="2"/>
          <w:sz w:val="24"/>
          <w:szCs w:val="24"/>
          <w14:ligatures w14:val="standardContextual"/>
        </w:rPr>
      </w:pPr>
      <w:hyperlink w:anchor="_Toc172098950" w:history="1">
        <w:r w:rsidR="003A2150" w:rsidRPr="008A1F7D">
          <w:rPr>
            <w:rStyle w:val="Hyperlink"/>
            <w:rFonts w:eastAsia="DengXian"/>
            <w:noProof/>
            <w:lang w:eastAsia="en-US"/>
          </w:rPr>
          <w:t>2.4.5</w:t>
        </w:r>
        <w:r w:rsidR="003A2150">
          <w:rPr>
            <w:rFonts w:asciiTheme="minorHAnsi" w:eastAsiaTheme="minorEastAsia" w:hAnsiTheme="minorHAnsi" w:cstheme="minorBidi"/>
            <w:noProof/>
            <w:kern w:val="2"/>
            <w:sz w:val="24"/>
            <w:szCs w:val="24"/>
            <w14:ligatures w14:val="standardContextual"/>
          </w:rPr>
          <w:tab/>
        </w:r>
        <w:r w:rsidR="003A2150" w:rsidRPr="008A1F7D">
          <w:rPr>
            <w:rStyle w:val="Hyperlink"/>
            <w:rFonts w:eastAsia="DengXian"/>
            <w:noProof/>
            <w:lang w:eastAsia="en-US"/>
          </w:rPr>
          <w:t>Analogue limits</w:t>
        </w:r>
        <w:r w:rsidR="003A2150">
          <w:rPr>
            <w:noProof/>
            <w:webHidden/>
          </w:rPr>
          <w:tab/>
        </w:r>
        <w:r w:rsidR="003A2150">
          <w:rPr>
            <w:noProof/>
            <w:webHidden/>
          </w:rPr>
          <w:fldChar w:fldCharType="begin"/>
        </w:r>
        <w:r w:rsidR="003A2150">
          <w:rPr>
            <w:noProof/>
            <w:webHidden/>
          </w:rPr>
          <w:instrText xml:space="preserve"> PAGEREF _Toc172098950 \h </w:instrText>
        </w:r>
        <w:r w:rsidR="003A2150">
          <w:rPr>
            <w:noProof/>
            <w:webHidden/>
          </w:rPr>
        </w:r>
        <w:r w:rsidR="003A2150">
          <w:rPr>
            <w:noProof/>
            <w:webHidden/>
          </w:rPr>
          <w:fldChar w:fldCharType="separate"/>
        </w:r>
        <w:r w:rsidR="0094133A">
          <w:rPr>
            <w:noProof/>
            <w:webHidden/>
          </w:rPr>
          <w:t>39</w:t>
        </w:r>
        <w:r w:rsidR="003A2150">
          <w:rPr>
            <w:noProof/>
            <w:webHidden/>
          </w:rPr>
          <w:fldChar w:fldCharType="end"/>
        </w:r>
      </w:hyperlink>
    </w:p>
    <w:p w14:paraId="7F0F07AA" w14:textId="6A3DD2B2"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r>
        <w:rPr>
          <w:noProof/>
          <w:webHidden/>
        </w:rPr>
      </w:r>
      <w:r>
        <w:rPr>
          <w:noProof/>
          <w:webHidden/>
        </w:rPr>
        <w:fldChar w:fldCharType="separate"/>
      </w:r>
      <w:ins w:id="19" w:author="Mark Davison" w:date="2024-09-25T10:04:00Z" w16du:dateUtc="2024-09-25T09:04:00Z">
        <w:r w:rsidR="0094133A">
          <w:rPr>
            <w:noProof/>
            <w:webHidden/>
          </w:rPr>
          <w:t>47</w:t>
        </w:r>
      </w:ins>
      <w:del w:id="20" w:author="Mark Davison" w:date="2024-09-25T10:04:00Z" w16du:dateUtc="2024-09-25T09:04:00Z">
        <w:r w:rsidR="00EF5D28" w:rsidDel="0094133A">
          <w:rPr>
            <w:noProof/>
            <w:webHidden/>
          </w:rPr>
          <w:delText>46</w:delText>
        </w:r>
      </w:del>
      <w:r>
        <w:rPr>
          <w:noProof/>
          <w:webHidden/>
        </w:rPr>
        <w:fldChar w:fldCharType="end"/>
      </w:r>
      <w:r w:rsidRPr="008A1F7D">
        <w:rPr>
          <w:rStyle w:val="Hyperlink"/>
          <w:noProof/>
        </w:rPr>
        <w:fldChar w:fldCharType="end"/>
      </w:r>
    </w:p>
    <w:p w14:paraId="7EA5F9A4" w14:textId="60C8D838"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r>
        <w:rPr>
          <w:noProof/>
          <w:webHidden/>
        </w:rPr>
      </w:r>
      <w:r>
        <w:rPr>
          <w:noProof/>
          <w:webHidden/>
        </w:rPr>
        <w:fldChar w:fldCharType="separate"/>
      </w:r>
      <w:ins w:id="21" w:author="Mark Davison" w:date="2024-09-25T10:04:00Z" w16du:dateUtc="2024-09-25T09:04:00Z">
        <w:r w:rsidR="0094133A">
          <w:rPr>
            <w:noProof/>
            <w:webHidden/>
          </w:rPr>
          <w:t>50</w:t>
        </w:r>
      </w:ins>
      <w:del w:id="22" w:author="Mark Davison" w:date="2024-09-25T10:04:00Z" w16du:dateUtc="2024-09-25T09:04:00Z">
        <w:r w:rsidR="00EF5D28" w:rsidDel="0094133A">
          <w:rPr>
            <w:noProof/>
            <w:webHidden/>
          </w:rPr>
          <w:delText>49</w:delText>
        </w:r>
      </w:del>
      <w:r>
        <w:rPr>
          <w:noProof/>
          <w:webHidden/>
        </w:rPr>
        <w:fldChar w:fldCharType="end"/>
      </w:r>
      <w:r w:rsidRPr="008A1F7D">
        <w:rPr>
          <w:rStyle w:val="Hyperlink"/>
          <w:noProof/>
        </w:rPr>
        <w:fldChar w:fldCharType="end"/>
      </w:r>
    </w:p>
    <w:p w14:paraId="40671691" w14:textId="141BC938"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"_Toc172098953"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r>
        <w:rPr>
          <w:webHidden/>
        </w:rPr>
      </w:r>
      <w:r>
        <w:rPr>
          <w:webHidden/>
        </w:rPr>
        <w:fldChar w:fldCharType="separate"/>
      </w:r>
      <w:ins w:id="23" w:author="Mark Davison" w:date="2024-09-25T10:04:00Z" w16du:dateUtc="2024-09-25T09:04:00Z">
        <w:r w:rsidR="0094133A">
          <w:rPr>
            <w:webHidden/>
          </w:rPr>
          <w:t>52</w:t>
        </w:r>
      </w:ins>
      <w:del w:id="24" w:author="Mark Davison" w:date="2024-09-25T10:04:00Z" w16du:dateUtc="2024-09-25T09:04:00Z">
        <w:r w:rsidR="00EF5D28" w:rsidDel="0094133A">
          <w:rPr>
            <w:webHidden/>
          </w:rPr>
          <w:delText>51</w:delText>
        </w:r>
      </w:del>
      <w:r>
        <w:rPr>
          <w:webHidden/>
        </w:rPr>
        <w:fldChar w:fldCharType="end"/>
      </w:r>
      <w:r w:rsidRPr="008A1F7D">
        <w:rPr>
          <w:rStyle w:val="Hyperlink"/>
        </w:rPr>
        <w:fldChar w:fldCharType="end"/>
      </w:r>
    </w:p>
    <w:p w14:paraId="4DD99A9B" w14:textId="090319E7"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r>
        <w:rPr>
          <w:noProof/>
          <w:webHidden/>
        </w:rPr>
      </w:r>
      <w:r>
        <w:rPr>
          <w:noProof/>
          <w:webHidden/>
        </w:rPr>
        <w:fldChar w:fldCharType="separate"/>
      </w:r>
      <w:ins w:id="25" w:author="Mark Davison" w:date="2024-09-25T10:04:00Z" w16du:dateUtc="2024-09-25T09:04:00Z">
        <w:r w:rsidR="0094133A">
          <w:rPr>
            <w:noProof/>
            <w:webHidden/>
          </w:rPr>
          <w:t>54</w:t>
        </w:r>
      </w:ins>
      <w:del w:id="26" w:author="Mark Davison" w:date="2024-09-25T10:04:00Z" w16du:dateUtc="2024-09-25T09:04:00Z">
        <w:r w:rsidR="00EF5D28" w:rsidDel="0094133A">
          <w:rPr>
            <w:noProof/>
            <w:webHidden/>
          </w:rPr>
          <w:delText>53</w:delText>
        </w:r>
      </w:del>
      <w:r>
        <w:rPr>
          <w:noProof/>
          <w:webHidden/>
        </w:rPr>
        <w:fldChar w:fldCharType="end"/>
      </w:r>
      <w:r w:rsidRPr="008A1F7D">
        <w:rPr>
          <w:rStyle w:val="Hyperlink"/>
          <w:noProof/>
        </w:rPr>
        <w:fldChar w:fldCharType="end"/>
      </w:r>
    </w:p>
    <w:p w14:paraId="300D15A9" w14:textId="57055B01"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"_Toc172098955"</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r>
        <w:rPr>
          <w:noProof/>
          <w:webHidden/>
        </w:rPr>
      </w:r>
      <w:r>
        <w:rPr>
          <w:noProof/>
          <w:webHidden/>
        </w:rPr>
        <w:fldChar w:fldCharType="separate"/>
      </w:r>
      <w:ins w:id="27" w:author="Mark Davison" w:date="2024-09-25T10:04:00Z" w16du:dateUtc="2024-09-25T09:04:00Z">
        <w:r w:rsidR="0094133A">
          <w:rPr>
            <w:noProof/>
            <w:webHidden/>
          </w:rPr>
          <w:t>54</w:t>
        </w:r>
      </w:ins>
      <w:del w:id="28" w:author="Mark Davison" w:date="2024-09-25T10:04:00Z" w16du:dateUtc="2024-09-25T09:04:00Z">
        <w:r w:rsidR="00EF5D28" w:rsidDel="0094133A">
          <w:rPr>
            <w:noProof/>
            <w:webHidden/>
          </w:rPr>
          <w:delText>53</w:delText>
        </w:r>
      </w:del>
      <w:r>
        <w:rPr>
          <w:noProof/>
          <w:webHidden/>
        </w:rPr>
        <w:fldChar w:fldCharType="end"/>
      </w:r>
      <w:r w:rsidRPr="008A1F7D">
        <w:rPr>
          <w:rStyle w:val="Hyperlink"/>
          <w:noProof/>
        </w:rPr>
        <w:fldChar w:fldCharType="end"/>
      </w:r>
    </w:p>
    <w:p w14:paraId="0104B6B6" w14:textId="03811606"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r>
        <w:rPr>
          <w:noProof/>
          <w:webHidden/>
        </w:rPr>
      </w:r>
      <w:r>
        <w:rPr>
          <w:noProof/>
          <w:webHidden/>
        </w:rPr>
        <w:fldChar w:fldCharType="separate"/>
      </w:r>
      <w:ins w:id="29" w:author="Mark Davison" w:date="2024-09-25T10:04:00Z" w16du:dateUtc="2024-09-25T09:04:00Z">
        <w:r w:rsidR="0094133A">
          <w:rPr>
            <w:noProof/>
            <w:webHidden/>
          </w:rPr>
          <w:t>54</w:t>
        </w:r>
      </w:ins>
      <w:del w:id="30" w:author="Mark Davison" w:date="2024-09-25T10:04:00Z" w16du:dateUtc="2024-09-25T09:04:00Z">
        <w:r w:rsidR="00EF5D28" w:rsidDel="0094133A">
          <w:rPr>
            <w:noProof/>
            <w:webHidden/>
          </w:rPr>
          <w:delText>53</w:delText>
        </w:r>
      </w:del>
      <w:r>
        <w:rPr>
          <w:noProof/>
          <w:webHidden/>
        </w:rPr>
        <w:fldChar w:fldCharType="end"/>
      </w:r>
      <w:r w:rsidRPr="008A1F7D">
        <w:rPr>
          <w:rStyle w:val="Hyperlink"/>
          <w:noProof/>
        </w:rPr>
        <w:fldChar w:fldCharType="end"/>
      </w:r>
    </w:p>
    <w:p w14:paraId="2CE20E14" w14:textId="0A36A3CC"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lastRenderedPageBreak/>
        <w:fldChar w:fldCharType="begin"/>
      </w:r>
      <w:r w:rsidRPr="008A1F7D">
        <w:rPr>
          <w:rStyle w:val="Hyperlink"/>
          <w:noProof/>
        </w:rPr>
        <w:instrText xml:space="preserve"> </w:instrText>
      </w:r>
      <w:r>
        <w:rPr>
          <w:noProof/>
        </w:rPr>
        <w:instrText>HYPERLINK \l "_Toc172098957"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r>
        <w:rPr>
          <w:noProof/>
          <w:webHidden/>
        </w:rPr>
      </w:r>
      <w:r>
        <w:rPr>
          <w:noProof/>
          <w:webHidden/>
        </w:rPr>
        <w:fldChar w:fldCharType="separate"/>
      </w:r>
      <w:ins w:id="31" w:author="Mark Davison" w:date="2024-09-25T10:04:00Z" w16du:dateUtc="2024-09-25T09:04:00Z">
        <w:r w:rsidR="0094133A">
          <w:rPr>
            <w:noProof/>
            <w:webHidden/>
          </w:rPr>
          <w:t>54</w:t>
        </w:r>
      </w:ins>
      <w:del w:id="32" w:author="Mark Davison" w:date="2024-09-25T10:04:00Z" w16du:dateUtc="2024-09-25T09:04:00Z">
        <w:r w:rsidR="00EF5D28" w:rsidDel="0094133A">
          <w:rPr>
            <w:noProof/>
            <w:webHidden/>
          </w:rPr>
          <w:delText>53</w:delText>
        </w:r>
      </w:del>
      <w:r>
        <w:rPr>
          <w:noProof/>
          <w:webHidden/>
        </w:rPr>
        <w:fldChar w:fldCharType="end"/>
      </w:r>
      <w:r w:rsidRPr="008A1F7D">
        <w:rPr>
          <w:rStyle w:val="Hyperlink"/>
          <w:noProof/>
        </w:rPr>
        <w:fldChar w:fldCharType="end"/>
      </w:r>
    </w:p>
    <w:p w14:paraId="7742E450" w14:textId="6D3684C0"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r>
        <w:rPr>
          <w:noProof/>
          <w:webHidden/>
        </w:rPr>
      </w:r>
      <w:r>
        <w:rPr>
          <w:noProof/>
          <w:webHidden/>
        </w:rPr>
        <w:fldChar w:fldCharType="separate"/>
      </w:r>
      <w:ins w:id="33" w:author="Mark Davison" w:date="2024-09-25T10:04:00Z" w16du:dateUtc="2024-09-25T09:04:00Z">
        <w:r w:rsidR="0094133A">
          <w:rPr>
            <w:noProof/>
            <w:webHidden/>
          </w:rPr>
          <w:t>55</w:t>
        </w:r>
      </w:ins>
      <w:del w:id="34" w:author="Mark Davison" w:date="2024-09-25T10:04:00Z" w16du:dateUtc="2024-09-25T09:04:00Z">
        <w:r w:rsidR="00EF5D28" w:rsidDel="0094133A">
          <w:rPr>
            <w:noProof/>
            <w:webHidden/>
          </w:rPr>
          <w:delText>54</w:delText>
        </w:r>
      </w:del>
      <w:r>
        <w:rPr>
          <w:noProof/>
          <w:webHidden/>
        </w:rPr>
        <w:fldChar w:fldCharType="end"/>
      </w:r>
      <w:r w:rsidRPr="008A1F7D">
        <w:rPr>
          <w:rStyle w:val="Hyperlink"/>
          <w:noProof/>
        </w:rPr>
        <w:fldChar w:fldCharType="end"/>
      </w:r>
    </w:p>
    <w:p w14:paraId="5C3DCE9A" w14:textId="5F8FAA11"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"_Toc172098959"</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r>
        <w:rPr>
          <w:noProof/>
          <w:webHidden/>
        </w:rPr>
      </w:r>
      <w:r>
        <w:rPr>
          <w:noProof/>
          <w:webHidden/>
        </w:rPr>
        <w:fldChar w:fldCharType="separate"/>
      </w:r>
      <w:ins w:id="35" w:author="Mark Davison" w:date="2024-09-25T10:04:00Z" w16du:dateUtc="2024-09-25T09:04:00Z">
        <w:r w:rsidR="0094133A">
          <w:rPr>
            <w:noProof/>
            <w:webHidden/>
          </w:rPr>
          <w:t>55</w:t>
        </w:r>
      </w:ins>
      <w:del w:id="36" w:author="Mark Davison" w:date="2024-09-25T10:04:00Z" w16du:dateUtc="2024-09-25T09:04:00Z">
        <w:r w:rsidR="00EF5D28" w:rsidDel="0094133A">
          <w:rPr>
            <w:noProof/>
            <w:webHidden/>
          </w:rPr>
          <w:delText>54</w:delText>
        </w:r>
      </w:del>
      <w:r>
        <w:rPr>
          <w:noProof/>
          <w:webHidden/>
        </w:rPr>
        <w:fldChar w:fldCharType="end"/>
      </w:r>
      <w:r w:rsidRPr="008A1F7D">
        <w:rPr>
          <w:rStyle w:val="Hyperlink"/>
          <w:noProof/>
        </w:rPr>
        <w:fldChar w:fldCharType="end"/>
      </w:r>
    </w:p>
    <w:p w14:paraId="4A2BE401" w14:textId="257C32CE"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"_Toc172098960"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r>
        <w:rPr>
          <w:noProof/>
          <w:webHidden/>
        </w:rPr>
      </w:r>
      <w:r>
        <w:rPr>
          <w:noProof/>
          <w:webHidden/>
        </w:rPr>
        <w:fldChar w:fldCharType="separate"/>
      </w:r>
      <w:ins w:id="37" w:author="Mark Davison" w:date="2024-09-25T10:04:00Z" w16du:dateUtc="2024-09-25T09:04:00Z">
        <w:r w:rsidR="0094133A">
          <w:rPr>
            <w:noProof/>
            <w:webHidden/>
          </w:rPr>
          <w:t>57</w:t>
        </w:r>
      </w:ins>
      <w:del w:id="38" w:author="Mark Davison" w:date="2024-09-25T10:04:00Z" w16du:dateUtc="2024-09-25T09:04:00Z">
        <w:r w:rsidR="00EF5D28" w:rsidDel="0094133A">
          <w:rPr>
            <w:noProof/>
            <w:webHidden/>
          </w:rPr>
          <w:delText>56</w:delText>
        </w:r>
      </w:del>
      <w:r>
        <w:rPr>
          <w:noProof/>
          <w:webHidden/>
        </w:rPr>
        <w:fldChar w:fldCharType="end"/>
      </w:r>
      <w:r w:rsidRPr="008A1F7D">
        <w:rPr>
          <w:rStyle w:val="Hyperlink"/>
          <w:noProof/>
        </w:rPr>
        <w:fldChar w:fldCharType="end"/>
      </w:r>
    </w:p>
    <w:p w14:paraId="10D6D016" w14:textId="28B5E081"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"_Toc172098961"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r>
        <w:rPr>
          <w:noProof/>
          <w:webHidden/>
        </w:rPr>
      </w:r>
      <w:r>
        <w:rPr>
          <w:noProof/>
          <w:webHidden/>
        </w:rPr>
        <w:fldChar w:fldCharType="separate"/>
      </w:r>
      <w:ins w:id="39" w:author="Mark Davison" w:date="2024-09-25T10:04:00Z" w16du:dateUtc="2024-09-25T09:04:00Z">
        <w:r w:rsidR="0094133A">
          <w:rPr>
            <w:noProof/>
            <w:webHidden/>
          </w:rPr>
          <w:t>57</w:t>
        </w:r>
      </w:ins>
      <w:del w:id="40" w:author="Mark Davison" w:date="2024-09-25T10:04:00Z" w16du:dateUtc="2024-09-25T09:04:00Z">
        <w:r w:rsidR="00EF5D28" w:rsidDel="0094133A">
          <w:rPr>
            <w:noProof/>
            <w:webHidden/>
          </w:rPr>
          <w:delText>56</w:delText>
        </w:r>
      </w:del>
      <w:r>
        <w:rPr>
          <w:noProof/>
          <w:webHidden/>
        </w:rPr>
        <w:fldChar w:fldCharType="end"/>
      </w:r>
      <w:r w:rsidRPr="008A1F7D">
        <w:rPr>
          <w:rStyle w:val="Hyperlink"/>
          <w:noProof/>
        </w:rPr>
        <w:fldChar w:fldCharType="end"/>
      </w:r>
    </w:p>
    <w:p w14:paraId="1BF987AE" w14:textId="64727C45"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r>
        <w:rPr>
          <w:webHidden/>
        </w:rPr>
      </w:r>
      <w:r>
        <w:rPr>
          <w:webHidden/>
        </w:rPr>
        <w:fldChar w:fldCharType="separate"/>
      </w:r>
      <w:ins w:id="41" w:author="Mark Davison" w:date="2024-09-25T10:04:00Z" w16du:dateUtc="2024-09-25T09:04:00Z">
        <w:r w:rsidR="0094133A">
          <w:rPr>
            <w:webHidden/>
          </w:rPr>
          <w:t>57</w:t>
        </w:r>
      </w:ins>
      <w:del w:id="42" w:author="Mark Davison" w:date="2024-09-25T10:04:00Z" w16du:dateUtc="2024-09-25T09:04:00Z">
        <w:r w:rsidR="00EF5D28" w:rsidDel="0094133A">
          <w:rPr>
            <w:webHidden/>
          </w:rPr>
          <w:delText>56</w:delText>
        </w:r>
      </w:del>
      <w:r>
        <w:rPr>
          <w:webHidden/>
        </w:rPr>
        <w:fldChar w:fldCharType="end"/>
      </w:r>
      <w:r w:rsidRPr="008A1F7D">
        <w:rPr>
          <w:rStyle w:val="Hyperlink"/>
        </w:rPr>
        <w:fldChar w:fldCharType="end"/>
      </w:r>
    </w:p>
    <w:p w14:paraId="4ED6CDB7" w14:textId="171640E1"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"_Toc172098963"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r>
        <w:rPr>
          <w:noProof/>
          <w:webHidden/>
        </w:rPr>
      </w:r>
      <w:r>
        <w:rPr>
          <w:noProof/>
          <w:webHidden/>
        </w:rPr>
        <w:fldChar w:fldCharType="separate"/>
      </w:r>
      <w:ins w:id="43" w:author="Mark Davison" w:date="2024-09-25T10:04:00Z" w16du:dateUtc="2024-09-25T09:04:00Z">
        <w:r w:rsidR="0094133A">
          <w:rPr>
            <w:noProof/>
            <w:webHidden/>
          </w:rPr>
          <w:t>57</w:t>
        </w:r>
      </w:ins>
      <w:del w:id="44" w:author="Mark Davison" w:date="2024-09-25T10:04:00Z" w16du:dateUtc="2024-09-25T09:04:00Z">
        <w:r w:rsidR="00EF5D28" w:rsidDel="0094133A">
          <w:rPr>
            <w:noProof/>
            <w:webHidden/>
          </w:rPr>
          <w:delText>56</w:delText>
        </w:r>
      </w:del>
      <w:r>
        <w:rPr>
          <w:noProof/>
          <w:webHidden/>
        </w:rPr>
        <w:fldChar w:fldCharType="end"/>
      </w:r>
      <w:r w:rsidRPr="008A1F7D">
        <w:rPr>
          <w:rStyle w:val="Hyperlink"/>
          <w:noProof/>
        </w:rPr>
        <w:fldChar w:fldCharType="end"/>
      </w:r>
    </w:p>
    <w:p w14:paraId="219EC577" w14:textId="4BC3BB19"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"_Toc172098964"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r>
        <w:rPr>
          <w:noProof/>
          <w:webHidden/>
        </w:rPr>
      </w:r>
      <w:r>
        <w:rPr>
          <w:noProof/>
          <w:webHidden/>
        </w:rPr>
        <w:fldChar w:fldCharType="separate"/>
      </w:r>
      <w:ins w:id="45" w:author="Mark Davison" w:date="2024-09-25T10:04:00Z" w16du:dateUtc="2024-09-25T09:04:00Z">
        <w:r w:rsidR="0094133A">
          <w:rPr>
            <w:noProof/>
            <w:webHidden/>
          </w:rPr>
          <w:t>58</w:t>
        </w:r>
      </w:ins>
      <w:del w:id="46" w:author="Mark Davison" w:date="2024-09-25T10:04:00Z" w16du:dateUtc="2024-09-25T09:04:00Z">
        <w:r w:rsidR="00EF5D28" w:rsidDel="0094133A">
          <w:rPr>
            <w:noProof/>
            <w:webHidden/>
          </w:rPr>
          <w:delText>57</w:delText>
        </w:r>
      </w:del>
      <w:r>
        <w:rPr>
          <w:noProof/>
          <w:webHidden/>
        </w:rPr>
        <w:fldChar w:fldCharType="end"/>
      </w:r>
      <w:r w:rsidRPr="008A1F7D">
        <w:rPr>
          <w:rStyle w:val="Hyperlink"/>
          <w:noProof/>
        </w:rPr>
        <w:fldChar w:fldCharType="end"/>
      </w:r>
    </w:p>
    <w:p w14:paraId="630A33DB" w14:textId="2EED933D"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r>
        <w:rPr>
          <w:webHidden/>
        </w:rPr>
      </w:r>
      <w:r>
        <w:rPr>
          <w:webHidden/>
        </w:rPr>
        <w:fldChar w:fldCharType="separate"/>
      </w:r>
      <w:ins w:id="47" w:author="Mark Davison" w:date="2024-09-25T10:04:00Z" w16du:dateUtc="2024-09-25T09:04:00Z">
        <w:r w:rsidR="0094133A">
          <w:rPr>
            <w:webHidden/>
          </w:rPr>
          <w:t>59</w:t>
        </w:r>
      </w:ins>
      <w:del w:id="48" w:author="Mark Davison" w:date="2024-09-25T10:04:00Z" w16du:dateUtc="2024-09-25T09:04:00Z">
        <w:r w:rsidR="00EF5D28" w:rsidDel="0094133A">
          <w:rPr>
            <w:webHidden/>
          </w:rPr>
          <w:delText>58</w:delText>
        </w:r>
      </w:del>
      <w:r>
        <w:rPr>
          <w:webHidden/>
        </w:rPr>
        <w:fldChar w:fldCharType="end"/>
      </w:r>
      <w:r w:rsidRPr="008A1F7D">
        <w:rPr>
          <w:rStyle w:val="Hyperlink"/>
        </w:rPr>
        <w:fldChar w:fldCharType="end"/>
      </w:r>
    </w:p>
    <w:p w14:paraId="1974394B" w14:textId="6B3646E0"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r>
        <w:rPr>
          <w:webHidden/>
        </w:rPr>
      </w:r>
      <w:r>
        <w:rPr>
          <w:webHidden/>
        </w:rPr>
        <w:fldChar w:fldCharType="separate"/>
      </w:r>
      <w:ins w:id="49" w:author="Mark Davison" w:date="2024-09-25T10:04:00Z" w16du:dateUtc="2024-09-25T09:04:00Z">
        <w:r w:rsidR="0094133A">
          <w:rPr>
            <w:webHidden/>
          </w:rPr>
          <w:t>59</w:t>
        </w:r>
      </w:ins>
      <w:del w:id="50" w:author="Mark Davison" w:date="2024-09-25T10:04:00Z" w16du:dateUtc="2024-09-25T09:04:00Z">
        <w:r w:rsidR="00EF5D28" w:rsidDel="0094133A">
          <w:rPr>
            <w:webHidden/>
          </w:rPr>
          <w:delText>58</w:delText>
        </w:r>
      </w:del>
      <w:r>
        <w:rPr>
          <w:webHidden/>
        </w:rPr>
        <w:fldChar w:fldCharType="end"/>
      </w:r>
      <w:r w:rsidRPr="008A1F7D">
        <w:rPr>
          <w:rStyle w:val="Hyperlink"/>
        </w:rPr>
        <w:fldChar w:fldCharType="end"/>
      </w:r>
    </w:p>
    <w:p w14:paraId="1AC6B8D5" w14:textId="1C49F6AA"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r>
        <w:rPr>
          <w:webHidden/>
        </w:rPr>
      </w:r>
      <w:r>
        <w:rPr>
          <w:webHidden/>
        </w:rPr>
        <w:fldChar w:fldCharType="separate"/>
      </w:r>
      <w:ins w:id="51" w:author="Mark Davison" w:date="2024-09-25T10:04:00Z" w16du:dateUtc="2024-09-25T09:04:00Z">
        <w:r w:rsidR="0094133A">
          <w:rPr>
            <w:webHidden/>
          </w:rPr>
          <w:t>61</w:t>
        </w:r>
      </w:ins>
      <w:del w:id="52" w:author="Mark Davison" w:date="2024-09-25T10:04:00Z" w16du:dateUtc="2024-09-25T09:04:00Z">
        <w:r w:rsidR="00EF5D28" w:rsidDel="0094133A">
          <w:rPr>
            <w:webHidden/>
          </w:rPr>
          <w:delText>60</w:delText>
        </w:r>
      </w:del>
      <w:r>
        <w:rPr>
          <w:webHidden/>
        </w:rPr>
        <w:fldChar w:fldCharType="end"/>
      </w:r>
      <w:r w:rsidRPr="008A1F7D">
        <w:rPr>
          <w:rStyle w:val="Hyperlink"/>
        </w:rPr>
        <w:fldChar w:fldCharType="end"/>
      </w:r>
    </w:p>
    <w:p w14:paraId="54AD7AE6" w14:textId="5C8891D3"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r>
        <w:rPr>
          <w:webHidden/>
        </w:rPr>
      </w:r>
      <w:r>
        <w:rPr>
          <w:webHidden/>
        </w:rPr>
        <w:fldChar w:fldCharType="separate"/>
      </w:r>
      <w:ins w:id="53" w:author="Mark Davison" w:date="2024-09-25T10:04:00Z" w16du:dateUtc="2024-09-25T09:04:00Z">
        <w:r w:rsidR="0094133A">
          <w:rPr>
            <w:webHidden/>
          </w:rPr>
          <w:t>61</w:t>
        </w:r>
      </w:ins>
      <w:del w:id="54" w:author="Mark Davison" w:date="2024-09-25T10:04:00Z" w16du:dateUtc="2024-09-25T09:04:00Z">
        <w:r w:rsidR="00EF5D28" w:rsidDel="0094133A">
          <w:rPr>
            <w:webHidden/>
          </w:rPr>
          <w:delText>60</w:delText>
        </w:r>
      </w:del>
      <w:r>
        <w:rPr>
          <w:webHidden/>
        </w:rPr>
        <w:fldChar w:fldCharType="end"/>
      </w:r>
      <w:r w:rsidRPr="008A1F7D">
        <w:rPr>
          <w:rStyle w:val="Hyperlink"/>
        </w:rPr>
        <w:fldChar w:fldCharType="end"/>
      </w:r>
    </w:p>
    <w:p w14:paraId="1E50BA40" w14:textId="7E4F4316"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"_Toc172098969"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r>
        <w:rPr>
          <w:webHidden/>
        </w:rPr>
      </w:r>
      <w:r>
        <w:rPr>
          <w:webHidden/>
        </w:rPr>
        <w:fldChar w:fldCharType="separate"/>
      </w:r>
      <w:ins w:id="55" w:author="Mark Davison" w:date="2024-09-25T10:04:00Z" w16du:dateUtc="2024-09-25T09:04:00Z">
        <w:r w:rsidR="0094133A">
          <w:rPr>
            <w:webHidden/>
          </w:rPr>
          <w:t>61</w:t>
        </w:r>
      </w:ins>
      <w:del w:id="56" w:author="Mark Davison" w:date="2024-09-25T10:04:00Z" w16du:dateUtc="2024-09-25T09:04:00Z">
        <w:r w:rsidR="00EF5D28" w:rsidDel="0094133A">
          <w:rPr>
            <w:webHidden/>
          </w:rPr>
          <w:delText>60</w:delText>
        </w:r>
      </w:del>
      <w:r>
        <w:rPr>
          <w:webHidden/>
        </w:rPr>
        <w:fldChar w:fldCharType="end"/>
      </w:r>
      <w:r w:rsidRPr="008A1F7D">
        <w:rPr>
          <w:rStyle w:val="Hyperlink"/>
        </w:rPr>
        <w:fldChar w:fldCharType="end"/>
      </w:r>
    </w:p>
    <w:p w14:paraId="1A05E3EC" w14:textId="41CD915D"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r>
        <w:rPr>
          <w:webHidden/>
        </w:rPr>
      </w:r>
      <w:r>
        <w:rPr>
          <w:webHidden/>
        </w:rPr>
        <w:fldChar w:fldCharType="separate"/>
      </w:r>
      <w:ins w:id="57" w:author="Mark Davison" w:date="2024-09-25T10:04:00Z" w16du:dateUtc="2024-09-25T09:04:00Z">
        <w:r w:rsidR="0094133A">
          <w:rPr>
            <w:webHidden/>
          </w:rPr>
          <w:t>63</w:t>
        </w:r>
      </w:ins>
      <w:del w:id="58" w:author="Mark Davison" w:date="2024-09-25T10:04:00Z" w16du:dateUtc="2024-09-25T09:04:00Z">
        <w:r w:rsidR="00EF5D28" w:rsidDel="0094133A">
          <w:rPr>
            <w:webHidden/>
          </w:rPr>
          <w:delText>62</w:delText>
        </w:r>
      </w:del>
      <w:r>
        <w:rPr>
          <w:webHidden/>
        </w:rPr>
        <w:fldChar w:fldCharType="end"/>
      </w:r>
      <w:r w:rsidRPr="008A1F7D">
        <w:rPr>
          <w:rStyle w:val="Hyperlink"/>
        </w:rPr>
        <w:fldChar w:fldCharType="end"/>
      </w:r>
    </w:p>
    <w:p w14:paraId="6F0590D3" w14:textId="064E65B2"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r>
        <w:rPr>
          <w:webHidden/>
        </w:rPr>
      </w:r>
      <w:r>
        <w:rPr>
          <w:webHidden/>
        </w:rPr>
        <w:fldChar w:fldCharType="separate"/>
      </w:r>
      <w:ins w:id="59" w:author="Mark Davison" w:date="2024-09-25T10:04:00Z" w16du:dateUtc="2024-09-25T09:04:00Z">
        <w:r w:rsidR="0094133A">
          <w:rPr>
            <w:webHidden/>
          </w:rPr>
          <w:t>63</w:t>
        </w:r>
      </w:ins>
      <w:del w:id="60" w:author="Mark Davison" w:date="2024-09-25T10:04:00Z" w16du:dateUtc="2024-09-25T09:04:00Z">
        <w:r w:rsidR="00EF5D28" w:rsidDel="0094133A">
          <w:rPr>
            <w:webHidden/>
          </w:rPr>
          <w:delText>62</w:delText>
        </w:r>
      </w:del>
      <w:r>
        <w:rPr>
          <w:webHidden/>
        </w:rPr>
        <w:fldChar w:fldCharType="end"/>
      </w:r>
      <w:r w:rsidRPr="008A1F7D">
        <w:rPr>
          <w:rStyle w:val="Hyperlink"/>
        </w:rPr>
        <w:fldChar w:fldCharType="end"/>
      </w:r>
    </w:p>
    <w:p w14:paraId="4391E26B" w14:textId="08A00707"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r>
        <w:rPr>
          <w:webHidden/>
        </w:rPr>
      </w:r>
      <w:r>
        <w:rPr>
          <w:webHidden/>
        </w:rPr>
        <w:fldChar w:fldCharType="separate"/>
      </w:r>
      <w:ins w:id="61" w:author="Mark Davison" w:date="2024-09-25T10:04:00Z" w16du:dateUtc="2024-09-25T09:04:00Z">
        <w:r w:rsidR="0094133A">
          <w:rPr>
            <w:webHidden/>
          </w:rPr>
          <w:t>64</w:t>
        </w:r>
      </w:ins>
      <w:del w:id="62" w:author="Mark Davison" w:date="2024-09-25T10:04:00Z" w16du:dateUtc="2024-09-25T09:04:00Z">
        <w:r w:rsidR="00EF5D28" w:rsidDel="0094133A">
          <w:rPr>
            <w:webHidden/>
          </w:rPr>
          <w:delText>63</w:delText>
        </w:r>
      </w:del>
      <w:r>
        <w:rPr>
          <w:webHidden/>
        </w:rPr>
        <w:fldChar w:fldCharType="end"/>
      </w:r>
      <w:r w:rsidRPr="008A1F7D">
        <w:rPr>
          <w:rStyle w:val="Hyperlink"/>
        </w:rPr>
        <w:fldChar w:fldCharType="end"/>
      </w:r>
    </w:p>
    <w:p w14:paraId="4EA7EEC6" w14:textId="7E3A5535"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r>
        <w:rPr>
          <w:webHidden/>
        </w:rPr>
      </w:r>
      <w:r>
        <w:rPr>
          <w:webHidden/>
        </w:rPr>
        <w:fldChar w:fldCharType="separate"/>
      </w:r>
      <w:ins w:id="63" w:author="Mark Davison" w:date="2024-09-25T10:04:00Z" w16du:dateUtc="2024-09-25T09:04:00Z">
        <w:r w:rsidR="0094133A">
          <w:rPr>
            <w:webHidden/>
          </w:rPr>
          <w:t>66</w:t>
        </w:r>
      </w:ins>
      <w:del w:id="64" w:author="Mark Davison" w:date="2024-09-25T10:04:00Z" w16du:dateUtc="2024-09-25T09:04:00Z">
        <w:r w:rsidR="00EF5D28" w:rsidDel="0094133A">
          <w:rPr>
            <w:webHidden/>
          </w:rPr>
          <w:delText>65</w:delText>
        </w:r>
      </w:del>
      <w:r>
        <w:rPr>
          <w:webHidden/>
        </w:rPr>
        <w:fldChar w:fldCharType="end"/>
      </w:r>
      <w:r w:rsidRPr="008A1F7D">
        <w:rPr>
          <w:rStyle w:val="Hyperlink"/>
        </w:rPr>
        <w:fldChar w:fldCharType="end"/>
      </w:r>
    </w:p>
    <w:p w14:paraId="1B7FFBD9" w14:textId="1EE3BEE7"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r>
        <w:rPr>
          <w:webHidden/>
        </w:rPr>
      </w:r>
      <w:r>
        <w:rPr>
          <w:webHidden/>
        </w:rPr>
        <w:fldChar w:fldCharType="separate"/>
      </w:r>
      <w:ins w:id="65" w:author="Mark Davison" w:date="2024-09-25T10:04:00Z" w16du:dateUtc="2024-09-25T09:04:00Z">
        <w:r w:rsidR="0094133A">
          <w:rPr>
            <w:webHidden/>
          </w:rPr>
          <w:t>67</w:t>
        </w:r>
      </w:ins>
      <w:del w:id="66" w:author="Mark Davison" w:date="2024-09-25T10:04:00Z" w16du:dateUtc="2024-09-25T09:04:00Z">
        <w:r w:rsidR="00EF5D28" w:rsidDel="0094133A">
          <w:rPr>
            <w:webHidden/>
          </w:rPr>
          <w:delText>66</w:delText>
        </w:r>
      </w:del>
      <w:r>
        <w:rPr>
          <w:webHidden/>
        </w:rPr>
        <w:fldChar w:fldCharType="end"/>
      </w:r>
      <w:r w:rsidRPr="008A1F7D">
        <w:rPr>
          <w:rStyle w:val="Hyperlink"/>
        </w:rPr>
        <w:fldChar w:fldCharType="end"/>
      </w:r>
    </w:p>
    <w:p w14:paraId="17ED661D" w14:textId="221F6615"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r>
        <w:rPr>
          <w:webHidden/>
        </w:rPr>
      </w:r>
      <w:r>
        <w:rPr>
          <w:webHidden/>
        </w:rPr>
        <w:fldChar w:fldCharType="separate"/>
      </w:r>
      <w:ins w:id="67" w:author="Mark Davison" w:date="2024-09-25T10:04:00Z" w16du:dateUtc="2024-09-25T09:04:00Z">
        <w:r w:rsidR="0094133A">
          <w:rPr>
            <w:webHidden/>
          </w:rPr>
          <w:t>67</w:t>
        </w:r>
      </w:ins>
      <w:del w:id="68" w:author="Mark Davison" w:date="2024-09-25T10:04:00Z" w16du:dateUtc="2024-09-25T09:04:00Z">
        <w:r w:rsidR="00EF5D28" w:rsidDel="0094133A">
          <w:rPr>
            <w:webHidden/>
          </w:rPr>
          <w:delText>66</w:delText>
        </w:r>
      </w:del>
      <w:r>
        <w:rPr>
          <w:webHidden/>
        </w:rPr>
        <w:fldChar w:fldCharType="end"/>
      </w:r>
      <w:r w:rsidRPr="008A1F7D">
        <w:rPr>
          <w:rStyle w:val="Hyperlink"/>
        </w:rPr>
        <w:fldChar w:fldCharType="end"/>
      </w:r>
    </w:p>
    <w:p w14:paraId="09731572" w14:textId="299BF604"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r>
        <w:rPr>
          <w:webHidden/>
        </w:rPr>
      </w:r>
      <w:r>
        <w:rPr>
          <w:webHidden/>
        </w:rPr>
        <w:fldChar w:fldCharType="separate"/>
      </w:r>
      <w:ins w:id="69" w:author="Mark Davison" w:date="2024-09-25T10:04:00Z" w16du:dateUtc="2024-09-25T09:04:00Z">
        <w:r w:rsidR="0094133A">
          <w:rPr>
            <w:webHidden/>
          </w:rPr>
          <w:t>67</w:t>
        </w:r>
      </w:ins>
      <w:del w:id="70" w:author="Mark Davison" w:date="2024-09-25T10:04:00Z" w16du:dateUtc="2024-09-25T09:04:00Z">
        <w:r w:rsidR="00EF5D28" w:rsidDel="0094133A">
          <w:rPr>
            <w:webHidden/>
          </w:rPr>
          <w:delText>66</w:delText>
        </w:r>
      </w:del>
      <w:r>
        <w:rPr>
          <w:webHidden/>
        </w:rPr>
        <w:fldChar w:fldCharType="end"/>
      </w:r>
      <w:r w:rsidRPr="008A1F7D">
        <w:rPr>
          <w:rStyle w:val="Hyperlink"/>
        </w:rPr>
        <w:fldChar w:fldCharType="end"/>
      </w:r>
    </w:p>
    <w:p w14:paraId="1F0A5EA7" w14:textId="5F39CEBE"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r>
        <w:rPr>
          <w:webHidden/>
        </w:rPr>
      </w:r>
      <w:r>
        <w:rPr>
          <w:webHidden/>
        </w:rPr>
        <w:fldChar w:fldCharType="separate"/>
      </w:r>
      <w:ins w:id="71" w:author="Mark Davison" w:date="2024-09-25T10:04:00Z" w16du:dateUtc="2024-09-25T09:04:00Z">
        <w:r w:rsidR="0094133A">
          <w:rPr>
            <w:webHidden/>
          </w:rPr>
          <w:t>67</w:t>
        </w:r>
      </w:ins>
      <w:del w:id="72" w:author="Mark Davison" w:date="2024-09-25T10:04:00Z" w16du:dateUtc="2024-09-25T09:04:00Z">
        <w:r w:rsidR="00EF5D28" w:rsidDel="0094133A">
          <w:rPr>
            <w:webHidden/>
          </w:rPr>
          <w:delText>66</w:delText>
        </w:r>
      </w:del>
      <w:r>
        <w:rPr>
          <w:webHidden/>
        </w:rPr>
        <w:fldChar w:fldCharType="end"/>
      </w:r>
      <w:r w:rsidRPr="008A1F7D">
        <w:rPr>
          <w:rStyle w:val="Hyperlink"/>
        </w:rPr>
        <w:fldChar w:fldCharType="end"/>
      </w:r>
    </w:p>
    <w:p w14:paraId="6BDDF4E6" w14:textId="47BD4051"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"_Toc172098978"</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r>
        <w:rPr>
          <w:noProof/>
          <w:webHidden/>
        </w:rPr>
      </w:r>
      <w:r>
        <w:rPr>
          <w:noProof/>
          <w:webHidden/>
        </w:rPr>
        <w:fldChar w:fldCharType="separate"/>
      </w:r>
      <w:ins w:id="73" w:author="Mark Davison" w:date="2024-09-25T10:04:00Z" w16du:dateUtc="2024-09-25T09:04:00Z">
        <w:r w:rsidR="0094133A">
          <w:rPr>
            <w:noProof/>
            <w:webHidden/>
          </w:rPr>
          <w:t>68</w:t>
        </w:r>
      </w:ins>
      <w:del w:id="74" w:author="Mark Davison" w:date="2024-09-25T10:04:00Z" w16du:dateUtc="2024-09-25T09:04:00Z">
        <w:r w:rsidR="00EF5D28" w:rsidDel="0094133A">
          <w:rPr>
            <w:noProof/>
            <w:webHidden/>
          </w:rPr>
          <w:delText>67</w:delText>
        </w:r>
      </w:del>
      <w:r>
        <w:rPr>
          <w:noProof/>
          <w:webHidden/>
        </w:rPr>
        <w:fldChar w:fldCharType="end"/>
      </w:r>
      <w:r w:rsidRPr="008A1F7D">
        <w:rPr>
          <w:rStyle w:val="Hyperlink"/>
          <w:noProof/>
        </w:rPr>
        <w:fldChar w:fldCharType="end"/>
      </w:r>
    </w:p>
    <w:p w14:paraId="3D08F94A" w14:textId="42592F7A"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"_Toc172098979"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r>
        <w:rPr>
          <w:webHidden/>
        </w:rPr>
      </w:r>
      <w:r>
        <w:rPr>
          <w:webHidden/>
        </w:rPr>
        <w:fldChar w:fldCharType="separate"/>
      </w:r>
      <w:ins w:id="75" w:author="Mark Davison" w:date="2024-09-25T10:04:00Z" w16du:dateUtc="2024-09-25T09:04:00Z">
        <w:r w:rsidR="0094133A">
          <w:rPr>
            <w:webHidden/>
          </w:rPr>
          <w:t>68</w:t>
        </w:r>
      </w:ins>
      <w:del w:id="76" w:author="Mark Davison" w:date="2024-09-25T10:04:00Z" w16du:dateUtc="2024-09-25T09:04:00Z">
        <w:r w:rsidR="00EF5D28" w:rsidDel="0094133A">
          <w:rPr>
            <w:webHidden/>
          </w:rPr>
          <w:delText>67</w:delText>
        </w:r>
      </w:del>
      <w:r>
        <w:rPr>
          <w:webHidden/>
        </w:rPr>
        <w:fldChar w:fldCharType="end"/>
      </w:r>
      <w:r w:rsidRPr="008A1F7D">
        <w:rPr>
          <w:rStyle w:val="Hyperlink"/>
        </w:rPr>
        <w:fldChar w:fldCharType="end"/>
      </w:r>
    </w:p>
    <w:p w14:paraId="1C506EB7" w14:textId="727F432B"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"_Toc172098980"</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r>
        <w:rPr>
          <w:noProof/>
          <w:webHidden/>
        </w:rPr>
      </w:r>
      <w:r>
        <w:rPr>
          <w:noProof/>
          <w:webHidden/>
        </w:rPr>
        <w:fldChar w:fldCharType="separate"/>
      </w:r>
      <w:ins w:id="77" w:author="Mark Davison" w:date="2024-09-25T10:04:00Z" w16du:dateUtc="2024-09-25T09:04:00Z">
        <w:r w:rsidR="0094133A">
          <w:rPr>
            <w:noProof/>
            <w:webHidden/>
          </w:rPr>
          <w:t>68</w:t>
        </w:r>
      </w:ins>
      <w:del w:id="78" w:author="Mark Davison" w:date="2024-09-25T10:04:00Z" w16du:dateUtc="2024-09-25T09:04:00Z">
        <w:r w:rsidR="00EF5D28" w:rsidDel="0094133A">
          <w:rPr>
            <w:noProof/>
            <w:webHidden/>
          </w:rPr>
          <w:delText>67</w:delText>
        </w:r>
      </w:del>
      <w:r>
        <w:rPr>
          <w:noProof/>
          <w:webHidden/>
        </w:rPr>
        <w:fldChar w:fldCharType="end"/>
      </w:r>
      <w:r w:rsidRPr="008A1F7D">
        <w:rPr>
          <w:rStyle w:val="Hyperlink"/>
          <w:noProof/>
        </w:rPr>
        <w:fldChar w:fldCharType="end"/>
      </w:r>
    </w:p>
    <w:p w14:paraId="54B42C5C" w14:textId="1740BF63"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"_Toc172098981"</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r>
        <w:rPr>
          <w:noProof/>
          <w:webHidden/>
        </w:rPr>
      </w:r>
      <w:r>
        <w:rPr>
          <w:noProof/>
          <w:webHidden/>
        </w:rPr>
        <w:fldChar w:fldCharType="separate"/>
      </w:r>
      <w:ins w:id="79" w:author="Mark Davison" w:date="2024-09-25T10:04:00Z" w16du:dateUtc="2024-09-25T09:04:00Z">
        <w:r w:rsidR="0094133A">
          <w:rPr>
            <w:noProof/>
            <w:webHidden/>
          </w:rPr>
          <w:t>68</w:t>
        </w:r>
      </w:ins>
      <w:del w:id="80" w:author="Mark Davison" w:date="2024-09-25T10:04:00Z" w16du:dateUtc="2024-09-25T09:04:00Z">
        <w:r w:rsidR="00EF5D28" w:rsidDel="0094133A">
          <w:rPr>
            <w:noProof/>
            <w:webHidden/>
          </w:rPr>
          <w:delText>67</w:delText>
        </w:r>
      </w:del>
      <w:r>
        <w:rPr>
          <w:noProof/>
          <w:webHidden/>
        </w:rPr>
        <w:fldChar w:fldCharType="end"/>
      </w:r>
      <w:r w:rsidRPr="008A1F7D">
        <w:rPr>
          <w:rStyle w:val="Hyperlink"/>
          <w:noProof/>
        </w:rPr>
        <w:fldChar w:fldCharType="end"/>
      </w:r>
    </w:p>
    <w:p w14:paraId="1F16A302" w14:textId="29FAE8B2"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r>
        <w:rPr>
          <w:webHidden/>
        </w:rPr>
      </w:r>
      <w:r>
        <w:rPr>
          <w:webHidden/>
        </w:rPr>
        <w:fldChar w:fldCharType="separate"/>
      </w:r>
      <w:ins w:id="81" w:author="Mark Davison" w:date="2024-09-25T10:04:00Z" w16du:dateUtc="2024-09-25T09:04:00Z">
        <w:r w:rsidR="0094133A">
          <w:rPr>
            <w:webHidden/>
          </w:rPr>
          <w:t>70</w:t>
        </w:r>
      </w:ins>
      <w:del w:id="82" w:author="Mark Davison" w:date="2024-09-25T10:04:00Z" w16du:dateUtc="2024-09-25T09:04:00Z">
        <w:r w:rsidR="00EF5D28" w:rsidDel="0094133A">
          <w:rPr>
            <w:webHidden/>
          </w:rPr>
          <w:delText>69</w:delText>
        </w:r>
      </w:del>
      <w:r>
        <w:rPr>
          <w:webHidden/>
        </w:rPr>
        <w:fldChar w:fldCharType="end"/>
      </w:r>
      <w:r w:rsidRPr="008A1F7D">
        <w:rPr>
          <w:rStyle w:val="Hyperlink"/>
        </w:rPr>
        <w:fldChar w:fldCharType="end"/>
      </w:r>
    </w:p>
    <w:p w14:paraId="4278588C" w14:textId="19BDC331"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r>
        <w:rPr>
          <w:webHidden/>
        </w:rPr>
      </w:r>
      <w:r>
        <w:rPr>
          <w:webHidden/>
        </w:rPr>
        <w:fldChar w:fldCharType="separate"/>
      </w:r>
      <w:ins w:id="83" w:author="Mark Davison" w:date="2024-09-25T10:04:00Z" w16du:dateUtc="2024-09-25T09:04:00Z">
        <w:r w:rsidR="0094133A">
          <w:rPr>
            <w:webHidden/>
          </w:rPr>
          <w:t>71</w:t>
        </w:r>
      </w:ins>
      <w:del w:id="84" w:author="Mark Davison" w:date="2024-09-25T10:04:00Z" w16du:dateUtc="2024-09-25T09:04:00Z">
        <w:r w:rsidR="00EF5D28" w:rsidDel="0094133A">
          <w:rPr>
            <w:webHidden/>
          </w:rPr>
          <w:delText>70</w:delText>
        </w:r>
      </w:del>
      <w:r>
        <w:rPr>
          <w:webHidden/>
        </w:rPr>
        <w:fldChar w:fldCharType="end"/>
      </w:r>
      <w:r w:rsidRPr="008A1F7D">
        <w:rPr>
          <w:rStyle w:val="Hyperlink"/>
        </w:rPr>
        <w:fldChar w:fldCharType="end"/>
      </w:r>
    </w:p>
    <w:p w14:paraId="1DE9BE04" w14:textId="1FF5F011"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r>
        <w:rPr>
          <w:webHidden/>
        </w:rPr>
      </w:r>
      <w:r>
        <w:rPr>
          <w:webHidden/>
        </w:rPr>
        <w:fldChar w:fldCharType="separate"/>
      </w:r>
      <w:ins w:id="85" w:author="Mark Davison" w:date="2024-09-25T10:04:00Z" w16du:dateUtc="2024-09-25T09:04:00Z">
        <w:r w:rsidR="0094133A">
          <w:rPr>
            <w:webHidden/>
          </w:rPr>
          <w:t>71</w:t>
        </w:r>
      </w:ins>
      <w:del w:id="86" w:author="Mark Davison" w:date="2024-09-25T10:04:00Z" w16du:dateUtc="2024-09-25T09:04:00Z">
        <w:r w:rsidR="00EF5D28" w:rsidDel="0094133A">
          <w:rPr>
            <w:webHidden/>
          </w:rPr>
          <w:delText>70</w:delText>
        </w:r>
      </w:del>
      <w:r>
        <w:rPr>
          <w:webHidden/>
        </w:rPr>
        <w:fldChar w:fldCharType="end"/>
      </w:r>
      <w:r w:rsidRPr="008A1F7D">
        <w:rPr>
          <w:rStyle w:val="Hyperlink"/>
        </w:rPr>
        <w:fldChar w:fldCharType="end"/>
      </w:r>
    </w:p>
    <w:p w14:paraId="2B2B5A0C" w14:textId="390777AB"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r>
        <w:rPr>
          <w:webHidden/>
        </w:rPr>
      </w:r>
      <w:r>
        <w:rPr>
          <w:webHidden/>
        </w:rPr>
        <w:fldChar w:fldCharType="separate"/>
      </w:r>
      <w:ins w:id="87" w:author="Mark Davison" w:date="2024-09-25T10:04:00Z" w16du:dateUtc="2024-09-25T09:04:00Z">
        <w:r w:rsidR="0094133A">
          <w:rPr>
            <w:webHidden/>
          </w:rPr>
          <w:t>73</w:t>
        </w:r>
      </w:ins>
      <w:del w:id="88" w:author="Mark Davison" w:date="2024-09-25T10:04:00Z" w16du:dateUtc="2024-09-25T09:04:00Z">
        <w:r w:rsidR="00EF5D28" w:rsidDel="0094133A">
          <w:rPr>
            <w:webHidden/>
          </w:rPr>
          <w:delText>72</w:delText>
        </w:r>
      </w:del>
      <w:r>
        <w:rPr>
          <w:webHidden/>
        </w:rPr>
        <w:fldChar w:fldCharType="end"/>
      </w:r>
      <w:r w:rsidRPr="008A1F7D">
        <w:rPr>
          <w:rStyle w:val="Hyperlink"/>
        </w:rPr>
        <w:fldChar w:fldCharType="end"/>
      </w:r>
    </w:p>
    <w:p w14:paraId="392A59D9" w14:textId="6E86BD80"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r>
        <w:rPr>
          <w:webHidden/>
        </w:rPr>
      </w:r>
      <w:r>
        <w:rPr>
          <w:webHidden/>
        </w:rPr>
        <w:fldChar w:fldCharType="separate"/>
      </w:r>
      <w:ins w:id="89" w:author="Mark Davison" w:date="2024-09-25T10:04:00Z" w16du:dateUtc="2024-09-25T09:04:00Z">
        <w:r w:rsidR="0094133A">
          <w:rPr>
            <w:webHidden/>
          </w:rPr>
          <w:t>73</w:t>
        </w:r>
      </w:ins>
      <w:del w:id="90" w:author="Mark Davison" w:date="2024-09-25T10:04:00Z" w16du:dateUtc="2024-09-25T09:04:00Z">
        <w:r w:rsidR="00EF5D28" w:rsidDel="0094133A">
          <w:rPr>
            <w:webHidden/>
          </w:rPr>
          <w:delText>72</w:delText>
        </w:r>
      </w:del>
      <w:r>
        <w:rPr>
          <w:webHidden/>
        </w:rPr>
        <w:fldChar w:fldCharType="end"/>
      </w:r>
      <w:r w:rsidRPr="008A1F7D">
        <w:rPr>
          <w:rStyle w:val="Hyperlink"/>
        </w:rPr>
        <w:fldChar w:fldCharType="end"/>
      </w:r>
    </w:p>
    <w:p w14:paraId="28C5AB5B" w14:textId="4220C44C"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r>
        <w:rPr>
          <w:webHidden/>
        </w:rPr>
      </w:r>
      <w:r>
        <w:rPr>
          <w:webHidden/>
        </w:rPr>
        <w:fldChar w:fldCharType="separate"/>
      </w:r>
      <w:ins w:id="91" w:author="Mark Davison" w:date="2024-09-25T10:04:00Z" w16du:dateUtc="2024-09-25T09:04:00Z">
        <w:r w:rsidR="0094133A">
          <w:rPr>
            <w:webHidden/>
          </w:rPr>
          <w:t>75</w:t>
        </w:r>
      </w:ins>
      <w:del w:id="92" w:author="Mark Davison" w:date="2024-09-25T10:04:00Z" w16du:dateUtc="2024-09-25T09:04:00Z">
        <w:r w:rsidR="00EF5D28" w:rsidDel="0094133A">
          <w:rPr>
            <w:webHidden/>
          </w:rPr>
          <w:delText>74</w:delText>
        </w:r>
      </w:del>
      <w:r>
        <w:rPr>
          <w:webHidden/>
        </w:rPr>
        <w:fldChar w:fldCharType="end"/>
      </w:r>
      <w:r w:rsidRPr="008A1F7D">
        <w:rPr>
          <w:rStyle w:val="Hyperlink"/>
        </w:rPr>
        <w:fldChar w:fldCharType="end"/>
      </w:r>
    </w:p>
    <w:p w14:paraId="424B8D83" w14:textId="7E17678E"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r>
        <w:rPr>
          <w:webHidden/>
        </w:rPr>
      </w:r>
      <w:r>
        <w:rPr>
          <w:webHidden/>
        </w:rPr>
        <w:fldChar w:fldCharType="separate"/>
      </w:r>
      <w:ins w:id="93" w:author="Mark Davison" w:date="2024-09-25T10:04:00Z" w16du:dateUtc="2024-09-25T09:04:00Z">
        <w:r w:rsidR="0094133A">
          <w:rPr>
            <w:webHidden/>
          </w:rPr>
          <w:t>77</w:t>
        </w:r>
      </w:ins>
      <w:del w:id="94" w:author="Mark Davison" w:date="2024-09-25T10:04:00Z" w16du:dateUtc="2024-09-25T09:04:00Z">
        <w:r w:rsidR="00EF5D28" w:rsidDel="0094133A">
          <w:rPr>
            <w:webHidden/>
          </w:rPr>
          <w:delText>76</w:delText>
        </w:r>
      </w:del>
      <w:r>
        <w:rPr>
          <w:webHidden/>
        </w:rPr>
        <w:fldChar w:fldCharType="end"/>
      </w:r>
      <w:r w:rsidRPr="008A1F7D">
        <w:rPr>
          <w:rStyle w:val="Hyperlink"/>
        </w:rPr>
        <w:fldChar w:fldCharType="end"/>
      </w:r>
    </w:p>
    <w:p w14:paraId="6780B10E" w14:textId="62ECAB85"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"_Toc172098989"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r>
        <w:rPr>
          <w:webHidden/>
        </w:rPr>
      </w:r>
      <w:r>
        <w:rPr>
          <w:webHidden/>
        </w:rPr>
        <w:fldChar w:fldCharType="separate"/>
      </w:r>
      <w:ins w:id="95" w:author="Mark Davison" w:date="2024-09-25T10:04:00Z" w16du:dateUtc="2024-09-25T09:04:00Z">
        <w:r w:rsidR="0094133A">
          <w:rPr>
            <w:webHidden/>
          </w:rPr>
          <w:t>77</w:t>
        </w:r>
      </w:ins>
      <w:del w:id="96" w:author="Mark Davison" w:date="2024-09-25T10:04:00Z" w16du:dateUtc="2024-09-25T09:04:00Z">
        <w:r w:rsidR="00EF5D28" w:rsidDel="0094133A">
          <w:rPr>
            <w:webHidden/>
          </w:rPr>
          <w:delText>76</w:delText>
        </w:r>
      </w:del>
      <w:r>
        <w:rPr>
          <w:webHidden/>
        </w:rPr>
        <w:fldChar w:fldCharType="end"/>
      </w:r>
      <w:r w:rsidRPr="008A1F7D">
        <w:rPr>
          <w:rStyle w:val="Hyperlink"/>
        </w:rPr>
        <w:fldChar w:fldCharType="end"/>
      </w:r>
    </w:p>
    <w:p w14:paraId="4F155774" w14:textId="2C7CEDC0"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"_Toc172098990"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r>
        <w:rPr>
          <w:webHidden/>
        </w:rPr>
      </w:r>
      <w:r>
        <w:rPr>
          <w:webHidden/>
        </w:rPr>
        <w:fldChar w:fldCharType="separate"/>
      </w:r>
      <w:ins w:id="97" w:author="Mark Davison" w:date="2024-09-25T10:04:00Z" w16du:dateUtc="2024-09-25T09:04:00Z">
        <w:r w:rsidR="0094133A">
          <w:rPr>
            <w:webHidden/>
          </w:rPr>
          <w:t>79</w:t>
        </w:r>
      </w:ins>
      <w:del w:id="98" w:author="Mark Davison" w:date="2024-09-25T10:04:00Z" w16du:dateUtc="2024-09-25T09:04:00Z">
        <w:r w:rsidR="00EF5D28" w:rsidDel="0094133A">
          <w:rPr>
            <w:webHidden/>
          </w:rPr>
          <w:delText>78</w:delText>
        </w:r>
      </w:del>
      <w:r>
        <w:rPr>
          <w:webHidden/>
        </w:rPr>
        <w:fldChar w:fldCharType="end"/>
      </w:r>
      <w:r w:rsidRPr="008A1F7D">
        <w:rPr>
          <w:rStyle w:val="Hyperlink"/>
        </w:rPr>
        <w:fldChar w:fldCharType="end"/>
      </w:r>
    </w:p>
    <w:p w14:paraId="00C8D02A" w14:textId="4FB9AFD2"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"_Toc172098991"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r>
        <w:rPr>
          <w:webHidden/>
        </w:rPr>
      </w:r>
      <w:r>
        <w:rPr>
          <w:webHidden/>
        </w:rPr>
        <w:fldChar w:fldCharType="separate"/>
      </w:r>
      <w:ins w:id="99" w:author="Mark Davison" w:date="2024-09-25T10:04:00Z" w16du:dateUtc="2024-09-25T09:04:00Z">
        <w:r w:rsidR="0094133A">
          <w:rPr>
            <w:webHidden/>
          </w:rPr>
          <w:t>79</w:t>
        </w:r>
      </w:ins>
      <w:del w:id="100" w:author="Mark Davison" w:date="2024-09-25T10:04:00Z" w16du:dateUtc="2024-09-25T09:04:00Z">
        <w:r w:rsidR="00EF5D28" w:rsidDel="0094133A">
          <w:rPr>
            <w:webHidden/>
          </w:rPr>
          <w:delText>78</w:delText>
        </w:r>
      </w:del>
      <w:r>
        <w:rPr>
          <w:webHidden/>
        </w:rPr>
        <w:fldChar w:fldCharType="end"/>
      </w:r>
      <w:r w:rsidRPr="008A1F7D">
        <w:rPr>
          <w:rStyle w:val="Hyperlink"/>
        </w:rPr>
        <w:fldChar w:fldCharType="end"/>
      </w:r>
    </w:p>
    <w:p w14:paraId="32E698A0" w14:textId="219AF9A9"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"_Toc172098992"</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r>
        <w:rPr>
          <w:noProof/>
          <w:webHidden/>
        </w:rPr>
      </w:r>
      <w:r>
        <w:rPr>
          <w:noProof/>
          <w:webHidden/>
        </w:rPr>
        <w:fldChar w:fldCharType="separate"/>
      </w:r>
      <w:ins w:id="101" w:author="Mark Davison" w:date="2024-09-25T10:04:00Z" w16du:dateUtc="2024-09-25T09:04:00Z">
        <w:r w:rsidR="0094133A">
          <w:rPr>
            <w:noProof/>
            <w:webHidden/>
          </w:rPr>
          <w:t>79</w:t>
        </w:r>
      </w:ins>
      <w:del w:id="102" w:author="Mark Davison" w:date="2024-09-25T10:04:00Z" w16du:dateUtc="2024-09-25T09:04:00Z">
        <w:r w:rsidR="00EF5D28" w:rsidDel="0094133A">
          <w:rPr>
            <w:noProof/>
            <w:webHidden/>
          </w:rPr>
          <w:delText>78</w:delText>
        </w:r>
      </w:del>
      <w:r>
        <w:rPr>
          <w:noProof/>
          <w:webHidden/>
        </w:rPr>
        <w:fldChar w:fldCharType="end"/>
      </w:r>
      <w:r w:rsidRPr="008A1F7D">
        <w:rPr>
          <w:rStyle w:val="Hyperlink"/>
          <w:noProof/>
        </w:rPr>
        <w:fldChar w:fldCharType="end"/>
      </w:r>
    </w:p>
    <w:p w14:paraId="537A02E6" w14:textId="51689139"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"_Toc172098993"</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r>
        <w:rPr>
          <w:noProof/>
          <w:webHidden/>
        </w:rPr>
      </w:r>
      <w:r>
        <w:rPr>
          <w:noProof/>
          <w:webHidden/>
        </w:rPr>
        <w:fldChar w:fldCharType="separate"/>
      </w:r>
      <w:ins w:id="103" w:author="Mark Davison" w:date="2024-09-25T10:04:00Z" w16du:dateUtc="2024-09-25T09:04:00Z">
        <w:r w:rsidR="0094133A">
          <w:rPr>
            <w:noProof/>
            <w:webHidden/>
          </w:rPr>
          <w:t>79</w:t>
        </w:r>
      </w:ins>
      <w:del w:id="104" w:author="Mark Davison" w:date="2024-09-25T10:04:00Z" w16du:dateUtc="2024-09-25T09:04:00Z">
        <w:r w:rsidR="00EF5D28" w:rsidDel="0094133A">
          <w:rPr>
            <w:noProof/>
            <w:webHidden/>
          </w:rPr>
          <w:delText>78</w:delText>
        </w:r>
      </w:del>
      <w:r>
        <w:rPr>
          <w:noProof/>
          <w:webHidden/>
        </w:rPr>
        <w:fldChar w:fldCharType="end"/>
      </w:r>
      <w:r w:rsidRPr="008A1F7D">
        <w:rPr>
          <w:rStyle w:val="Hyperlink"/>
          <w:noProof/>
        </w:rPr>
        <w:fldChar w:fldCharType="end"/>
      </w:r>
    </w:p>
    <w:p w14:paraId="0ACE0F8E" w14:textId="339826D4"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"_Toc172098994"</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r>
        <w:rPr>
          <w:noProof/>
          <w:webHidden/>
        </w:rPr>
      </w:r>
      <w:r>
        <w:rPr>
          <w:noProof/>
          <w:webHidden/>
        </w:rPr>
        <w:fldChar w:fldCharType="separate"/>
      </w:r>
      <w:ins w:id="105" w:author="Mark Davison" w:date="2024-09-25T10:04:00Z" w16du:dateUtc="2024-09-25T09:04:00Z">
        <w:r w:rsidR="0094133A">
          <w:rPr>
            <w:noProof/>
            <w:webHidden/>
          </w:rPr>
          <w:t>79</w:t>
        </w:r>
      </w:ins>
      <w:del w:id="106" w:author="Mark Davison" w:date="2024-09-25T10:04:00Z" w16du:dateUtc="2024-09-25T09:04:00Z">
        <w:r w:rsidR="00EF5D28" w:rsidDel="0094133A">
          <w:rPr>
            <w:noProof/>
            <w:webHidden/>
          </w:rPr>
          <w:delText>78</w:delText>
        </w:r>
      </w:del>
      <w:r>
        <w:rPr>
          <w:noProof/>
          <w:webHidden/>
        </w:rPr>
        <w:fldChar w:fldCharType="end"/>
      </w:r>
      <w:r w:rsidRPr="008A1F7D">
        <w:rPr>
          <w:rStyle w:val="Hyperlink"/>
          <w:noProof/>
        </w:rPr>
        <w:fldChar w:fldCharType="end"/>
      </w:r>
    </w:p>
    <w:p w14:paraId="1E377C3A" w14:textId="6F1654CD"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lastRenderedPageBreak/>
        <w:fldChar w:fldCharType="begin"/>
      </w:r>
      <w:r w:rsidRPr="008A1F7D">
        <w:rPr>
          <w:rStyle w:val="Hyperlink"/>
        </w:rPr>
        <w:instrText xml:space="preserve"> </w:instrText>
      </w:r>
      <w:r>
        <w:instrText>HYPERLINK \l "_Toc172098995"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r>
        <w:rPr>
          <w:webHidden/>
        </w:rPr>
      </w:r>
      <w:r>
        <w:rPr>
          <w:webHidden/>
        </w:rPr>
        <w:fldChar w:fldCharType="separate"/>
      </w:r>
      <w:ins w:id="107" w:author="Mark Davison" w:date="2024-09-25T10:04:00Z" w16du:dateUtc="2024-09-25T09:04:00Z">
        <w:r w:rsidR="0094133A">
          <w:rPr>
            <w:webHidden/>
          </w:rPr>
          <w:t>79</w:t>
        </w:r>
      </w:ins>
      <w:del w:id="108" w:author="Mark Davison" w:date="2024-09-25T10:04:00Z" w16du:dateUtc="2024-09-25T09:04:00Z">
        <w:r w:rsidR="00EF5D28" w:rsidDel="0094133A">
          <w:rPr>
            <w:webHidden/>
          </w:rPr>
          <w:delText>78</w:delText>
        </w:r>
      </w:del>
      <w:r>
        <w:rPr>
          <w:webHidden/>
        </w:rPr>
        <w:fldChar w:fldCharType="end"/>
      </w:r>
      <w:r w:rsidRPr="008A1F7D">
        <w:rPr>
          <w:rStyle w:val="Hyperlink"/>
        </w:rPr>
        <w:fldChar w:fldCharType="end"/>
      </w:r>
    </w:p>
    <w:p w14:paraId="51A5750A" w14:textId="46C028BE"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"_Toc172098996"</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r>
        <w:rPr>
          <w:noProof/>
          <w:webHidden/>
        </w:rPr>
      </w:r>
      <w:r>
        <w:rPr>
          <w:noProof/>
          <w:webHidden/>
        </w:rPr>
        <w:fldChar w:fldCharType="separate"/>
      </w:r>
      <w:ins w:id="109" w:author="Mark Davison" w:date="2024-09-25T10:04:00Z" w16du:dateUtc="2024-09-25T09:04:00Z">
        <w:r w:rsidR="0094133A">
          <w:rPr>
            <w:noProof/>
            <w:webHidden/>
          </w:rPr>
          <w:t>79</w:t>
        </w:r>
      </w:ins>
      <w:del w:id="110" w:author="Mark Davison" w:date="2024-09-25T10:04:00Z" w16du:dateUtc="2024-09-25T09:04:00Z">
        <w:r w:rsidR="00EF5D28" w:rsidDel="0094133A">
          <w:rPr>
            <w:noProof/>
            <w:webHidden/>
          </w:rPr>
          <w:delText>78</w:delText>
        </w:r>
      </w:del>
      <w:r>
        <w:rPr>
          <w:noProof/>
          <w:webHidden/>
        </w:rPr>
        <w:fldChar w:fldCharType="end"/>
      </w:r>
      <w:r w:rsidRPr="008A1F7D">
        <w:rPr>
          <w:rStyle w:val="Hyperlink"/>
          <w:noProof/>
        </w:rPr>
        <w:fldChar w:fldCharType="end"/>
      </w:r>
    </w:p>
    <w:p w14:paraId="5387F4C5" w14:textId="54E7ECFF" w:rsidR="003A2150" w:rsidRDefault="003A2150">
      <w:pPr>
        <w:pStyle w:val="TOC3"/>
        <w:rPr>
          <w:rFonts w:asciiTheme="minorHAnsi" w:eastAsiaTheme="minorEastAsia" w:hAnsiTheme="minorHAnsi" w:cstheme="minorBidi"/>
          <w:noProof/>
          <w:kern w:val="2"/>
          <w:sz w:val="24"/>
          <w:szCs w:val="24"/>
          <w14:ligatures w14:val="standardContextual"/>
        </w:rPr>
      </w:pPr>
      <w:r w:rsidRPr="008A1F7D">
        <w:rPr>
          <w:rStyle w:val="Hyperlink"/>
          <w:noProof/>
        </w:rPr>
        <w:fldChar w:fldCharType="begin"/>
      </w:r>
      <w:r w:rsidRPr="008A1F7D">
        <w:rPr>
          <w:rStyle w:val="Hyperlink"/>
          <w:noProof/>
        </w:rPr>
        <w:instrText xml:space="preserve"> </w:instrText>
      </w:r>
      <w:r>
        <w:rPr>
          <w:noProof/>
        </w:rPr>
        <w:instrText>HYPERLINK \l "_Toc172098997"</w:instrText>
      </w:r>
      <w:r w:rsidRPr="008A1F7D">
        <w:rPr>
          <w:rStyle w:val="Hyperlink"/>
          <w:noProof/>
        </w:rPr>
        <w:instrText xml:space="preserve"> </w:instrText>
      </w:r>
      <w:r w:rsidRPr="008A1F7D">
        <w:rPr>
          <w:rStyle w:val="Hyperlink"/>
          <w:noProof/>
        </w:rPr>
      </w:r>
      <w:r w:rsidRPr="008A1F7D">
        <w:rPr>
          <w:rStyle w:val="Hyperlink"/>
          <w:noProof/>
        </w:rPr>
        <w:fldChar w:fldCharType="separate"/>
      </w:r>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r>
        <w:rPr>
          <w:noProof/>
          <w:webHidden/>
        </w:rPr>
      </w:r>
      <w:r>
        <w:rPr>
          <w:noProof/>
          <w:webHidden/>
        </w:rPr>
        <w:fldChar w:fldCharType="separate"/>
      </w:r>
      <w:ins w:id="111" w:author="Mark Davison" w:date="2024-09-25T10:04:00Z" w16du:dateUtc="2024-09-25T09:04:00Z">
        <w:r w:rsidR="0094133A">
          <w:rPr>
            <w:noProof/>
            <w:webHidden/>
          </w:rPr>
          <w:t>79</w:t>
        </w:r>
      </w:ins>
      <w:del w:id="112" w:author="Mark Davison" w:date="2024-09-25T10:04:00Z" w16du:dateUtc="2024-09-25T09:04:00Z">
        <w:r w:rsidR="00EF5D28" w:rsidDel="0094133A">
          <w:rPr>
            <w:noProof/>
            <w:webHidden/>
          </w:rPr>
          <w:delText>78</w:delText>
        </w:r>
      </w:del>
      <w:r>
        <w:rPr>
          <w:noProof/>
          <w:webHidden/>
        </w:rPr>
        <w:fldChar w:fldCharType="end"/>
      </w:r>
      <w:r w:rsidRPr="008A1F7D">
        <w:rPr>
          <w:rStyle w:val="Hyperlink"/>
          <w:noProof/>
        </w:rPr>
        <w:fldChar w:fldCharType="end"/>
      </w:r>
    </w:p>
    <w:p w14:paraId="21C6183D" w14:textId="607BC2A9"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"_Toc172098998"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r>
        <w:rPr>
          <w:webHidden/>
        </w:rPr>
      </w:r>
      <w:r>
        <w:rPr>
          <w:webHidden/>
        </w:rPr>
        <w:fldChar w:fldCharType="separate"/>
      </w:r>
      <w:ins w:id="113" w:author="Mark Davison" w:date="2024-09-25T10:04:00Z" w16du:dateUtc="2024-09-25T09:04:00Z">
        <w:r w:rsidR="0094133A">
          <w:rPr>
            <w:webHidden/>
          </w:rPr>
          <w:t>81</w:t>
        </w:r>
      </w:ins>
      <w:del w:id="114" w:author="Mark Davison" w:date="2024-09-25T10:04:00Z" w16du:dateUtc="2024-09-25T09:04:00Z">
        <w:r w:rsidR="00EF5D28" w:rsidDel="0094133A">
          <w:rPr>
            <w:webHidden/>
          </w:rPr>
          <w:delText>80</w:delText>
        </w:r>
      </w:del>
      <w:r>
        <w:rPr>
          <w:webHidden/>
        </w:rPr>
        <w:fldChar w:fldCharType="end"/>
      </w:r>
      <w:r w:rsidRPr="008A1F7D">
        <w:rPr>
          <w:rStyle w:val="Hyperlink"/>
        </w:rPr>
        <w:fldChar w:fldCharType="end"/>
      </w:r>
    </w:p>
    <w:p w14:paraId="479C9A80" w14:textId="06E7A6F0"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"_Toc172098999"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r>
        <w:rPr>
          <w:webHidden/>
        </w:rPr>
      </w:r>
      <w:r>
        <w:rPr>
          <w:webHidden/>
        </w:rPr>
        <w:fldChar w:fldCharType="separate"/>
      </w:r>
      <w:ins w:id="115" w:author="Mark Davison" w:date="2024-09-25T10:04:00Z" w16du:dateUtc="2024-09-25T09:04:00Z">
        <w:r w:rsidR="0094133A">
          <w:rPr>
            <w:webHidden/>
          </w:rPr>
          <w:t>81</w:t>
        </w:r>
      </w:ins>
      <w:del w:id="116" w:author="Mark Davison" w:date="2024-09-25T10:04:00Z" w16du:dateUtc="2024-09-25T09:04:00Z">
        <w:r w:rsidR="00EF5D28" w:rsidDel="0094133A">
          <w:rPr>
            <w:webHidden/>
          </w:rPr>
          <w:delText>80</w:delText>
        </w:r>
      </w:del>
      <w:r>
        <w:rPr>
          <w:webHidden/>
        </w:rPr>
        <w:fldChar w:fldCharType="end"/>
      </w:r>
      <w:r w:rsidRPr="008A1F7D">
        <w:rPr>
          <w:rStyle w:val="Hyperlink"/>
        </w:rPr>
        <w:fldChar w:fldCharType="end"/>
      </w:r>
    </w:p>
    <w:p w14:paraId="5DDFFF22" w14:textId="7FFBFAFC"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"_Toc172099000"</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r>
        <w:rPr>
          <w:webHidden/>
        </w:rPr>
      </w:r>
      <w:r>
        <w:rPr>
          <w:webHidden/>
        </w:rPr>
        <w:fldChar w:fldCharType="separate"/>
      </w:r>
      <w:ins w:id="117" w:author="Mark Davison" w:date="2024-09-25T10:04:00Z" w16du:dateUtc="2024-09-25T09:04:00Z">
        <w:r w:rsidR="0094133A">
          <w:rPr>
            <w:webHidden/>
          </w:rPr>
          <w:t>81</w:t>
        </w:r>
      </w:ins>
      <w:del w:id="118" w:author="Mark Davison" w:date="2024-09-25T10:04:00Z" w16du:dateUtc="2024-09-25T09:04:00Z">
        <w:r w:rsidR="00EF5D28" w:rsidDel="0094133A">
          <w:rPr>
            <w:webHidden/>
          </w:rPr>
          <w:delText>80</w:delText>
        </w:r>
      </w:del>
      <w:r>
        <w:rPr>
          <w:webHidden/>
        </w:rPr>
        <w:fldChar w:fldCharType="end"/>
      </w:r>
      <w:r w:rsidRPr="008A1F7D">
        <w:rPr>
          <w:rStyle w:val="Hyperlink"/>
        </w:rPr>
        <w:fldChar w:fldCharType="end"/>
      </w:r>
    </w:p>
    <w:p w14:paraId="754BA4FF" w14:textId="00D87F6D"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"_Toc172099001"</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r>
        <w:rPr>
          <w:webHidden/>
        </w:rPr>
      </w:r>
      <w:r>
        <w:rPr>
          <w:webHidden/>
        </w:rPr>
        <w:fldChar w:fldCharType="separate"/>
      </w:r>
      <w:ins w:id="119" w:author="Mark Davison" w:date="2024-09-25T10:04:00Z" w16du:dateUtc="2024-09-25T09:04:00Z">
        <w:r w:rsidR="0094133A">
          <w:rPr>
            <w:webHidden/>
          </w:rPr>
          <w:t>83</w:t>
        </w:r>
      </w:ins>
      <w:del w:id="120" w:author="Mark Davison" w:date="2024-09-25T10:04:00Z" w16du:dateUtc="2024-09-25T09:04:00Z">
        <w:r w:rsidR="00EF5D28" w:rsidDel="0094133A">
          <w:rPr>
            <w:webHidden/>
          </w:rPr>
          <w:delText>82</w:delText>
        </w:r>
      </w:del>
      <w:r>
        <w:rPr>
          <w:webHidden/>
        </w:rPr>
        <w:fldChar w:fldCharType="end"/>
      </w:r>
      <w:r w:rsidRPr="008A1F7D">
        <w:rPr>
          <w:rStyle w:val="Hyperlink"/>
        </w:rPr>
        <w:fldChar w:fldCharType="end"/>
      </w:r>
    </w:p>
    <w:p w14:paraId="7205CF2F" w14:textId="0C9D1F0A"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"_Toc172099002"</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r>
        <w:rPr>
          <w:webHidden/>
        </w:rPr>
      </w:r>
      <w:r>
        <w:rPr>
          <w:webHidden/>
        </w:rPr>
        <w:fldChar w:fldCharType="separate"/>
      </w:r>
      <w:ins w:id="121" w:author="Mark Davison" w:date="2024-09-25T10:04:00Z" w16du:dateUtc="2024-09-25T09:04:00Z">
        <w:r w:rsidR="0094133A">
          <w:rPr>
            <w:webHidden/>
          </w:rPr>
          <w:t>85</w:t>
        </w:r>
      </w:ins>
      <w:del w:id="122" w:author="Mark Davison" w:date="2024-09-25T10:04:00Z" w16du:dateUtc="2024-09-25T09:04:00Z">
        <w:r w:rsidR="00EF5D28" w:rsidDel="0094133A">
          <w:rPr>
            <w:webHidden/>
          </w:rPr>
          <w:delText>84</w:delText>
        </w:r>
      </w:del>
      <w:r>
        <w:rPr>
          <w:webHidden/>
        </w:rPr>
        <w:fldChar w:fldCharType="end"/>
      </w:r>
      <w:r w:rsidRPr="008A1F7D">
        <w:rPr>
          <w:rStyle w:val="Hyperlink"/>
        </w:rPr>
        <w:fldChar w:fldCharType="end"/>
      </w:r>
    </w:p>
    <w:p w14:paraId="63EA2459" w14:textId="02BC7D15"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"_Toc172099003"</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r>
        <w:rPr>
          <w:webHidden/>
        </w:rPr>
      </w:r>
      <w:r>
        <w:rPr>
          <w:webHidden/>
        </w:rPr>
        <w:fldChar w:fldCharType="separate"/>
      </w:r>
      <w:ins w:id="123" w:author="Mark Davison" w:date="2024-09-25T10:04:00Z" w16du:dateUtc="2024-09-25T09:04:00Z">
        <w:r w:rsidR="0094133A">
          <w:rPr>
            <w:webHidden/>
          </w:rPr>
          <w:t>86</w:t>
        </w:r>
      </w:ins>
      <w:del w:id="124" w:author="Mark Davison" w:date="2024-09-25T10:04:00Z" w16du:dateUtc="2024-09-25T09:04:00Z">
        <w:r w:rsidR="00EF5D28" w:rsidDel="0094133A">
          <w:rPr>
            <w:webHidden/>
          </w:rPr>
          <w:delText>85</w:delText>
        </w:r>
      </w:del>
      <w:r>
        <w:rPr>
          <w:webHidden/>
        </w:rPr>
        <w:fldChar w:fldCharType="end"/>
      </w:r>
      <w:r w:rsidRPr="008A1F7D">
        <w:rPr>
          <w:rStyle w:val="Hyperlink"/>
        </w:rPr>
        <w:fldChar w:fldCharType="end"/>
      </w:r>
    </w:p>
    <w:p w14:paraId="2881684A" w14:textId="14174152"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"_Toc172099004"</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r>
        <w:rPr>
          <w:webHidden/>
        </w:rPr>
      </w:r>
      <w:r>
        <w:rPr>
          <w:webHidden/>
        </w:rPr>
        <w:fldChar w:fldCharType="separate"/>
      </w:r>
      <w:ins w:id="125" w:author="Mark Davison" w:date="2024-09-25T10:04:00Z" w16du:dateUtc="2024-09-25T09:04:00Z">
        <w:r w:rsidR="0094133A">
          <w:rPr>
            <w:webHidden/>
          </w:rPr>
          <w:t>87</w:t>
        </w:r>
      </w:ins>
      <w:del w:id="126" w:author="Mark Davison" w:date="2024-09-25T10:04:00Z" w16du:dateUtc="2024-09-25T09:04:00Z">
        <w:r w:rsidR="00EF5D28" w:rsidDel="0094133A">
          <w:rPr>
            <w:webHidden/>
          </w:rPr>
          <w:delText>86</w:delText>
        </w:r>
      </w:del>
      <w:r>
        <w:rPr>
          <w:webHidden/>
        </w:rPr>
        <w:fldChar w:fldCharType="end"/>
      </w:r>
      <w:r w:rsidRPr="008A1F7D">
        <w:rPr>
          <w:rStyle w:val="Hyperlink"/>
        </w:rPr>
        <w:fldChar w:fldCharType="end"/>
      </w:r>
    </w:p>
    <w:p w14:paraId="078A9F53" w14:textId="5B31A8D7"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"_Toc172099005"</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r>
        <w:rPr>
          <w:webHidden/>
        </w:rPr>
      </w:r>
      <w:r>
        <w:rPr>
          <w:webHidden/>
        </w:rPr>
        <w:fldChar w:fldCharType="separate"/>
      </w:r>
      <w:ins w:id="127" w:author="Mark Davison" w:date="2024-09-25T10:04:00Z" w16du:dateUtc="2024-09-25T09:04:00Z">
        <w:r w:rsidR="0094133A">
          <w:rPr>
            <w:webHidden/>
          </w:rPr>
          <w:t>87</w:t>
        </w:r>
      </w:ins>
      <w:del w:id="128" w:author="Mark Davison" w:date="2024-09-25T10:04:00Z" w16du:dateUtc="2024-09-25T09:04:00Z">
        <w:r w:rsidR="00EF5D28" w:rsidDel="0094133A">
          <w:rPr>
            <w:webHidden/>
          </w:rPr>
          <w:delText>86</w:delText>
        </w:r>
      </w:del>
      <w:r>
        <w:rPr>
          <w:webHidden/>
        </w:rPr>
        <w:fldChar w:fldCharType="end"/>
      </w:r>
      <w:r w:rsidRPr="008A1F7D">
        <w:rPr>
          <w:rStyle w:val="Hyperlink"/>
        </w:rPr>
        <w:fldChar w:fldCharType="end"/>
      </w:r>
    </w:p>
    <w:p w14:paraId="6C0EEEB8" w14:textId="1B27223A"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"_Toc172099006"</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r>
        <w:rPr>
          <w:webHidden/>
        </w:rPr>
      </w:r>
      <w:r>
        <w:rPr>
          <w:webHidden/>
        </w:rPr>
        <w:fldChar w:fldCharType="separate"/>
      </w:r>
      <w:ins w:id="129" w:author="Mark Davison" w:date="2024-09-25T10:04:00Z" w16du:dateUtc="2024-09-25T09:04:00Z">
        <w:r w:rsidR="0094133A">
          <w:rPr>
            <w:webHidden/>
          </w:rPr>
          <w:t>88</w:t>
        </w:r>
      </w:ins>
      <w:del w:id="130" w:author="Mark Davison" w:date="2024-09-25T10:04:00Z" w16du:dateUtc="2024-09-25T09:04:00Z">
        <w:r w:rsidR="00EF5D28" w:rsidDel="0094133A">
          <w:rPr>
            <w:webHidden/>
          </w:rPr>
          <w:delText>87</w:delText>
        </w:r>
      </w:del>
      <w:r>
        <w:rPr>
          <w:webHidden/>
        </w:rPr>
        <w:fldChar w:fldCharType="end"/>
      </w:r>
      <w:r w:rsidRPr="008A1F7D">
        <w:rPr>
          <w:rStyle w:val="Hyperlink"/>
        </w:rPr>
        <w:fldChar w:fldCharType="end"/>
      </w:r>
    </w:p>
    <w:p w14:paraId="13E8F232" w14:textId="4758CC42"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"_Toc172099007"</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r>
        <w:rPr>
          <w:webHidden/>
        </w:rPr>
      </w:r>
      <w:r>
        <w:rPr>
          <w:webHidden/>
        </w:rPr>
        <w:fldChar w:fldCharType="separate"/>
      </w:r>
      <w:ins w:id="131" w:author="Mark Davison" w:date="2024-09-25T10:04:00Z" w16du:dateUtc="2024-09-25T09:04:00Z">
        <w:r w:rsidR="0094133A">
          <w:rPr>
            <w:webHidden/>
          </w:rPr>
          <w:t>94</w:t>
        </w:r>
      </w:ins>
      <w:del w:id="132" w:author="Mark Davison" w:date="2024-09-25T10:04:00Z" w16du:dateUtc="2024-09-25T09:04:00Z">
        <w:r w:rsidR="00EF5D28" w:rsidDel="0094133A">
          <w:rPr>
            <w:webHidden/>
          </w:rPr>
          <w:delText>93</w:delText>
        </w:r>
      </w:del>
      <w:r>
        <w:rPr>
          <w:webHidden/>
        </w:rPr>
        <w:fldChar w:fldCharType="end"/>
      </w:r>
      <w:r w:rsidRPr="008A1F7D">
        <w:rPr>
          <w:rStyle w:val="Hyperlink"/>
        </w:rPr>
        <w:fldChar w:fldCharType="end"/>
      </w:r>
    </w:p>
    <w:p w14:paraId="6AA02AA0" w14:textId="34A0DADE" w:rsidR="003A2150" w:rsidRDefault="003A2150">
      <w:pPr>
        <w:pStyle w:val="TOC2"/>
        <w:rPr>
          <w:rFonts w:asciiTheme="minorHAnsi" w:eastAsiaTheme="minorEastAsia" w:hAnsiTheme="minorHAnsi" w:cstheme="minorBidi"/>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"_Toc172099008"</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r>
        <w:rPr>
          <w:webHidden/>
        </w:rPr>
      </w:r>
      <w:r>
        <w:rPr>
          <w:webHidden/>
        </w:rPr>
        <w:fldChar w:fldCharType="separate"/>
      </w:r>
      <w:ins w:id="133" w:author="Mark Davison" w:date="2024-09-25T10:04:00Z" w16du:dateUtc="2024-09-25T09:04:00Z">
        <w:r w:rsidR="0094133A">
          <w:rPr>
            <w:webHidden/>
          </w:rPr>
          <w:t>94</w:t>
        </w:r>
      </w:ins>
      <w:del w:id="134" w:author="Mark Davison" w:date="2024-09-25T10:04:00Z" w16du:dateUtc="2024-09-25T09:04:00Z">
        <w:r w:rsidR="00EF5D28" w:rsidDel="0094133A">
          <w:rPr>
            <w:webHidden/>
          </w:rPr>
          <w:delText>93</w:delText>
        </w:r>
      </w:del>
      <w:r>
        <w:rPr>
          <w:webHidden/>
        </w:rPr>
        <w:fldChar w:fldCharType="end"/>
      </w:r>
      <w:r w:rsidRPr="008A1F7D">
        <w:rPr>
          <w:rStyle w:val="Hyperlink"/>
        </w:rPr>
        <w:fldChar w:fldCharType="end"/>
      </w:r>
    </w:p>
    <w:p w14:paraId="1D901A63" w14:textId="19F936CA" w:rsidR="003A2150" w:rsidRDefault="003A2150">
      <w:pPr>
        <w:pStyle w:val="TOC1"/>
        <w:rPr>
          <w:rFonts w:asciiTheme="minorHAnsi" w:eastAsiaTheme="minorEastAsia" w:hAnsiTheme="minorHAnsi" w:cstheme="minorBidi"/>
          <w:bCs w:val="0"/>
          <w:kern w:val="2"/>
          <w:sz w:val="24"/>
          <w:szCs w:val="24"/>
          <w14:ligatures w14:val="standardContextual"/>
        </w:rPr>
      </w:pPr>
      <w:r w:rsidRPr="008A1F7D">
        <w:rPr>
          <w:rStyle w:val="Hyperlink"/>
        </w:rPr>
        <w:fldChar w:fldCharType="begin"/>
      </w:r>
      <w:r w:rsidRPr="008A1F7D">
        <w:rPr>
          <w:rStyle w:val="Hyperlink"/>
        </w:rPr>
        <w:instrText xml:space="preserve"> </w:instrText>
      </w:r>
      <w:r>
        <w:instrText>HYPERLINK \l "_Toc172099009"</w:instrText>
      </w:r>
      <w:r w:rsidRPr="008A1F7D">
        <w:rPr>
          <w:rStyle w:val="Hyperlink"/>
        </w:rPr>
        <w:instrText xml:space="preserve"> </w:instrText>
      </w:r>
      <w:r w:rsidRPr="008A1F7D">
        <w:rPr>
          <w:rStyle w:val="Hyperlink"/>
        </w:rPr>
      </w:r>
      <w:r w:rsidRPr="008A1F7D">
        <w:rPr>
          <w:rStyle w:val="Hyperlink"/>
        </w:rPr>
        <w:fldChar w:fldCharType="separate"/>
      </w:r>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r>
        <w:rPr>
          <w:webHidden/>
        </w:rPr>
      </w:r>
      <w:r>
        <w:rPr>
          <w:webHidden/>
        </w:rPr>
        <w:fldChar w:fldCharType="separate"/>
      </w:r>
      <w:ins w:id="135" w:author="Mark Davison" w:date="2024-09-25T10:04:00Z" w16du:dateUtc="2024-09-25T09:04:00Z">
        <w:r w:rsidR="0094133A">
          <w:rPr>
            <w:webHidden/>
          </w:rPr>
          <w:t>96</w:t>
        </w:r>
      </w:ins>
      <w:del w:id="136" w:author="Mark Davison" w:date="2024-09-25T10:04:00Z" w16du:dateUtc="2024-09-25T09:04:00Z">
        <w:r w:rsidR="00EF5D28" w:rsidDel="0094133A">
          <w:rPr>
            <w:webHidden/>
          </w:rPr>
          <w:delText>95</w:delText>
        </w:r>
      </w:del>
      <w:r>
        <w:rPr>
          <w:webHidden/>
        </w:rPr>
        <w:fldChar w:fldCharType="end"/>
      </w:r>
      <w:r w:rsidRPr="008A1F7D">
        <w:rPr>
          <w:rStyle w:val="Hyperlink"/>
        </w:rPr>
        <w:fldChar w:fldCharType="end"/>
      </w:r>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71399FD1"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94133A">
          <w:rPr>
            <w:noProof/>
            <w:webHidden/>
          </w:rPr>
          <w:t>15</w:t>
        </w:r>
        <w:r w:rsidR="00354D14">
          <w:rPr>
            <w:noProof/>
            <w:webHidden/>
          </w:rPr>
          <w:fldChar w:fldCharType="end"/>
        </w:r>
      </w:hyperlink>
    </w:p>
    <w:p w14:paraId="243303C7" w14:textId="1CB9AA3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94133A">
          <w:rPr>
            <w:noProof/>
            <w:webHidden/>
          </w:rPr>
          <w:t>16</w:t>
        </w:r>
        <w:r w:rsidR="00354D14">
          <w:rPr>
            <w:noProof/>
            <w:webHidden/>
          </w:rPr>
          <w:fldChar w:fldCharType="end"/>
        </w:r>
      </w:hyperlink>
    </w:p>
    <w:p w14:paraId="5424BCD6" w14:textId="5DD1B66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94133A">
          <w:rPr>
            <w:noProof/>
            <w:webHidden/>
          </w:rPr>
          <w:t>20</w:t>
        </w:r>
        <w:r w:rsidR="00354D14">
          <w:rPr>
            <w:noProof/>
            <w:webHidden/>
          </w:rPr>
          <w:fldChar w:fldCharType="end"/>
        </w:r>
      </w:hyperlink>
    </w:p>
    <w:p w14:paraId="206D4BE4" w14:textId="11C2E75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94133A">
          <w:rPr>
            <w:noProof/>
            <w:webHidden/>
          </w:rPr>
          <w:t>34</w:t>
        </w:r>
        <w:r w:rsidR="00354D14">
          <w:rPr>
            <w:noProof/>
            <w:webHidden/>
          </w:rPr>
          <w:fldChar w:fldCharType="end"/>
        </w:r>
      </w:hyperlink>
    </w:p>
    <w:p w14:paraId="1C051DC2" w14:textId="6F4761A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94133A">
          <w:rPr>
            <w:noProof/>
            <w:webHidden/>
          </w:rPr>
          <w:t>36</w:t>
        </w:r>
        <w:r w:rsidR="00354D14">
          <w:rPr>
            <w:noProof/>
            <w:webHidden/>
          </w:rPr>
          <w:fldChar w:fldCharType="end"/>
        </w:r>
      </w:hyperlink>
    </w:p>
    <w:p w14:paraId="0B534A3C" w14:textId="2079D48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"_Toc170288633"</w:instrText>
      </w:r>
      <w:r>
        <w:fldChar w:fldCharType="separate"/>
      </w:r>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ins w:id="137" w:author="Mark Davison" w:date="2024-09-25T10:04:00Z" w16du:dateUtc="2024-09-25T09:04:00Z">
        <w:r w:rsidR="0094133A">
          <w:rPr>
            <w:noProof/>
            <w:webHidden/>
          </w:rPr>
          <w:t>42</w:t>
        </w:r>
      </w:ins>
      <w:del w:id="138" w:author="Mark Davison" w:date="2024-09-25T10:04:00Z" w16du:dateUtc="2024-09-25T09:04:00Z">
        <w:r w:rsidR="00EF5D28" w:rsidDel="0094133A">
          <w:rPr>
            <w:noProof/>
            <w:webHidden/>
          </w:rPr>
          <w:delText>41</w:delText>
        </w:r>
      </w:del>
      <w:r w:rsidR="00354D14">
        <w:rPr>
          <w:noProof/>
          <w:webHidden/>
        </w:rPr>
        <w:fldChar w:fldCharType="end"/>
      </w:r>
      <w:r>
        <w:rPr>
          <w:noProof/>
        </w:rPr>
        <w:fldChar w:fldCharType="end"/>
      </w:r>
    </w:p>
    <w:p w14:paraId="1553A077" w14:textId="7CDB13EF"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"_Toc170288634"</w:instrText>
      </w:r>
      <w:r>
        <w:fldChar w:fldCharType="separate"/>
      </w:r>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ins w:id="139" w:author="Mark Davison" w:date="2024-09-25T10:04:00Z" w16du:dateUtc="2024-09-25T09:04:00Z">
        <w:r w:rsidR="0094133A">
          <w:rPr>
            <w:noProof/>
            <w:webHidden/>
          </w:rPr>
          <w:t>42</w:t>
        </w:r>
      </w:ins>
      <w:del w:id="140" w:author="Mark Davison" w:date="2024-09-25T10:04:00Z" w16du:dateUtc="2024-09-25T09:04:00Z">
        <w:r w:rsidR="00EF5D28" w:rsidDel="0094133A">
          <w:rPr>
            <w:noProof/>
            <w:webHidden/>
          </w:rPr>
          <w:delText>41</w:delText>
        </w:r>
      </w:del>
      <w:r w:rsidR="00354D14">
        <w:rPr>
          <w:noProof/>
          <w:webHidden/>
        </w:rPr>
        <w:fldChar w:fldCharType="end"/>
      </w:r>
      <w:r>
        <w:rPr>
          <w:noProof/>
        </w:rPr>
        <w:fldChar w:fldCharType="end"/>
      </w:r>
    </w:p>
    <w:p w14:paraId="443F9F57" w14:textId="7B98B04E"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"_Toc170288635"</w:instrText>
      </w:r>
      <w:r>
        <w:fldChar w:fldCharType="separate"/>
      </w:r>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ins w:id="141" w:author="Mark Davison" w:date="2024-09-25T10:04:00Z" w16du:dateUtc="2024-09-25T09:04:00Z">
        <w:r w:rsidR="0094133A">
          <w:rPr>
            <w:noProof/>
            <w:webHidden/>
          </w:rPr>
          <w:t>44</w:t>
        </w:r>
      </w:ins>
      <w:del w:id="142" w:author="Mark Davison" w:date="2024-09-25T10:04:00Z" w16du:dateUtc="2024-09-25T09:04:00Z">
        <w:r w:rsidR="00EF5D28" w:rsidDel="0094133A">
          <w:rPr>
            <w:noProof/>
            <w:webHidden/>
          </w:rPr>
          <w:delText>43</w:delText>
        </w:r>
      </w:del>
      <w:r w:rsidR="00354D14">
        <w:rPr>
          <w:noProof/>
          <w:webHidden/>
        </w:rPr>
        <w:fldChar w:fldCharType="end"/>
      </w:r>
      <w:r>
        <w:rPr>
          <w:noProof/>
        </w:rPr>
        <w:fldChar w:fldCharType="end"/>
      </w:r>
    </w:p>
    <w:p w14:paraId="57D0A997" w14:textId="2BB0A38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"_Toc170288636"</w:instrText>
      </w:r>
      <w:r>
        <w:fldChar w:fldCharType="separate"/>
      </w:r>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ins w:id="143" w:author="Mark Davison" w:date="2024-09-25T10:04:00Z" w16du:dateUtc="2024-09-25T09:04:00Z">
        <w:r w:rsidR="0094133A">
          <w:rPr>
            <w:noProof/>
            <w:webHidden/>
          </w:rPr>
          <w:t>45</w:t>
        </w:r>
      </w:ins>
      <w:del w:id="144" w:author="Mark Davison" w:date="2024-09-25T10:04:00Z" w16du:dateUtc="2024-09-25T09:04:00Z">
        <w:r w:rsidR="00EF5D28" w:rsidDel="0094133A">
          <w:rPr>
            <w:noProof/>
            <w:webHidden/>
          </w:rPr>
          <w:delText>44</w:delText>
        </w:r>
      </w:del>
      <w:r w:rsidR="00354D14">
        <w:rPr>
          <w:noProof/>
          <w:webHidden/>
        </w:rPr>
        <w:fldChar w:fldCharType="end"/>
      </w:r>
      <w:r>
        <w:rPr>
          <w:noProof/>
        </w:rPr>
        <w:fldChar w:fldCharType="end"/>
      </w:r>
    </w:p>
    <w:p w14:paraId="7B06EFA7" w14:textId="327E9AB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"_Toc170288637"</w:instrText>
      </w:r>
      <w:r>
        <w:fldChar w:fldCharType="separate"/>
      </w:r>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ins w:id="145" w:author="Mark Davison" w:date="2024-09-25T10:04:00Z" w16du:dateUtc="2024-09-25T09:04:00Z">
        <w:r w:rsidR="0094133A">
          <w:rPr>
            <w:noProof/>
            <w:webHidden/>
          </w:rPr>
          <w:t>48</w:t>
        </w:r>
      </w:ins>
      <w:del w:id="146" w:author="Mark Davison" w:date="2024-09-25T10:04:00Z" w16du:dateUtc="2024-09-25T09:04:00Z">
        <w:r w:rsidR="00EF5D28" w:rsidDel="0094133A">
          <w:rPr>
            <w:noProof/>
            <w:webHidden/>
          </w:rPr>
          <w:delText>47</w:delText>
        </w:r>
      </w:del>
      <w:r w:rsidR="00354D14">
        <w:rPr>
          <w:noProof/>
          <w:webHidden/>
        </w:rPr>
        <w:fldChar w:fldCharType="end"/>
      </w:r>
      <w:r>
        <w:rPr>
          <w:noProof/>
        </w:rPr>
        <w:fldChar w:fldCharType="end"/>
      </w:r>
    </w:p>
    <w:p w14:paraId="5424C5CA" w14:textId="3E01E6B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"_Toc170288638"</w:instrText>
      </w:r>
      <w:r>
        <w:fldChar w:fldCharType="separate"/>
      </w:r>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ins w:id="147" w:author="Mark Davison" w:date="2024-09-25T10:04:00Z" w16du:dateUtc="2024-09-25T09:04:00Z">
        <w:r w:rsidR="0094133A">
          <w:rPr>
            <w:noProof/>
            <w:webHidden/>
          </w:rPr>
          <w:t>55</w:t>
        </w:r>
      </w:ins>
      <w:del w:id="148" w:author="Mark Davison" w:date="2024-09-25T10:04:00Z" w16du:dateUtc="2024-09-25T09:04:00Z">
        <w:r w:rsidR="00EF5D28" w:rsidDel="0094133A">
          <w:rPr>
            <w:noProof/>
            <w:webHidden/>
          </w:rPr>
          <w:delText>54</w:delText>
        </w:r>
      </w:del>
      <w:r w:rsidR="00354D14">
        <w:rPr>
          <w:noProof/>
          <w:webHidden/>
        </w:rPr>
        <w:fldChar w:fldCharType="end"/>
      </w:r>
      <w:r>
        <w:rPr>
          <w:noProof/>
        </w:rPr>
        <w:fldChar w:fldCharType="end"/>
      </w:r>
    </w:p>
    <w:p w14:paraId="21C4B46C" w14:textId="69FD204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"_Toc170288639"</w:instrText>
      </w:r>
      <w:r>
        <w:fldChar w:fldCharType="separate"/>
      </w:r>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ins w:id="149" w:author="Mark Davison" w:date="2024-09-25T10:04:00Z" w16du:dateUtc="2024-09-25T09:04:00Z">
        <w:r w:rsidR="0094133A">
          <w:rPr>
            <w:noProof/>
            <w:webHidden/>
          </w:rPr>
          <w:t>71</w:t>
        </w:r>
      </w:ins>
      <w:del w:id="150" w:author="Mark Davison" w:date="2024-09-25T10:04:00Z" w16du:dateUtc="2024-09-25T09:04:00Z">
        <w:r w:rsidR="00EF5D28" w:rsidDel="0094133A">
          <w:rPr>
            <w:noProof/>
            <w:webHidden/>
          </w:rPr>
          <w:delText>70</w:delText>
        </w:r>
      </w:del>
      <w:r w:rsidR="00354D14">
        <w:rPr>
          <w:noProof/>
          <w:webHidden/>
        </w:rPr>
        <w:fldChar w:fldCharType="end"/>
      </w:r>
      <w:r>
        <w:rPr>
          <w:noProof/>
        </w:rPr>
        <w:fldChar w:fldCharType="end"/>
      </w:r>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042D3865"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94133A">
          <w:rPr>
            <w:noProof/>
            <w:webHidden/>
          </w:rPr>
          <w:t>22</w:t>
        </w:r>
        <w:r w:rsidR="00354D14">
          <w:rPr>
            <w:noProof/>
            <w:webHidden/>
          </w:rPr>
          <w:fldChar w:fldCharType="end"/>
        </w:r>
      </w:hyperlink>
    </w:p>
    <w:p w14:paraId="58BD7C53" w14:textId="057FB3C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94133A">
          <w:rPr>
            <w:noProof/>
            <w:webHidden/>
          </w:rPr>
          <w:t>23</w:t>
        </w:r>
        <w:r w:rsidR="00354D14">
          <w:rPr>
            <w:noProof/>
            <w:webHidden/>
          </w:rPr>
          <w:fldChar w:fldCharType="end"/>
        </w:r>
      </w:hyperlink>
    </w:p>
    <w:p w14:paraId="78574F78" w14:textId="1CD180E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94133A">
          <w:rPr>
            <w:noProof/>
            <w:webHidden/>
          </w:rPr>
          <w:t>23</w:t>
        </w:r>
        <w:r w:rsidR="00354D14">
          <w:rPr>
            <w:noProof/>
            <w:webHidden/>
          </w:rPr>
          <w:fldChar w:fldCharType="end"/>
        </w:r>
      </w:hyperlink>
    </w:p>
    <w:p w14:paraId="4890AE32" w14:textId="27A9B2F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94133A">
          <w:rPr>
            <w:noProof/>
            <w:webHidden/>
          </w:rPr>
          <w:t>25</w:t>
        </w:r>
        <w:r w:rsidR="00354D14">
          <w:rPr>
            <w:noProof/>
            <w:webHidden/>
          </w:rPr>
          <w:fldChar w:fldCharType="end"/>
        </w:r>
      </w:hyperlink>
    </w:p>
    <w:p w14:paraId="71779AE3" w14:textId="46F2C2B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94133A">
          <w:rPr>
            <w:noProof/>
            <w:webHidden/>
          </w:rPr>
          <w:t>26</w:t>
        </w:r>
        <w:r w:rsidR="00354D14">
          <w:rPr>
            <w:noProof/>
            <w:webHidden/>
          </w:rPr>
          <w:fldChar w:fldCharType="end"/>
        </w:r>
      </w:hyperlink>
    </w:p>
    <w:p w14:paraId="147DF7CB" w14:textId="04A9AA3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94133A">
          <w:rPr>
            <w:noProof/>
            <w:webHidden/>
          </w:rPr>
          <w:t>26</w:t>
        </w:r>
        <w:r w:rsidR="00354D14">
          <w:rPr>
            <w:noProof/>
            <w:webHidden/>
          </w:rPr>
          <w:fldChar w:fldCharType="end"/>
        </w:r>
      </w:hyperlink>
    </w:p>
    <w:p w14:paraId="3F97EE01" w14:textId="51E1A28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94133A">
          <w:rPr>
            <w:noProof/>
            <w:webHidden/>
          </w:rPr>
          <w:t>27</w:t>
        </w:r>
        <w:r w:rsidR="00354D14">
          <w:rPr>
            <w:noProof/>
            <w:webHidden/>
          </w:rPr>
          <w:fldChar w:fldCharType="end"/>
        </w:r>
      </w:hyperlink>
    </w:p>
    <w:p w14:paraId="42926C3D" w14:textId="193B44D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94133A">
          <w:rPr>
            <w:noProof/>
            <w:webHidden/>
          </w:rPr>
          <w:t>28</w:t>
        </w:r>
        <w:r w:rsidR="00354D14">
          <w:rPr>
            <w:noProof/>
            <w:webHidden/>
          </w:rPr>
          <w:fldChar w:fldCharType="end"/>
        </w:r>
      </w:hyperlink>
    </w:p>
    <w:p w14:paraId="064F2BC4" w14:textId="4E41455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94133A">
          <w:rPr>
            <w:noProof/>
            <w:webHidden/>
          </w:rPr>
          <w:t>30</w:t>
        </w:r>
        <w:r w:rsidR="00354D14">
          <w:rPr>
            <w:noProof/>
            <w:webHidden/>
          </w:rPr>
          <w:fldChar w:fldCharType="end"/>
        </w:r>
      </w:hyperlink>
    </w:p>
    <w:p w14:paraId="264EBC3F" w14:textId="76B85AA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94133A">
          <w:rPr>
            <w:noProof/>
            <w:webHidden/>
          </w:rPr>
          <w:t>31</w:t>
        </w:r>
        <w:r w:rsidR="00354D14">
          <w:rPr>
            <w:noProof/>
            <w:webHidden/>
          </w:rPr>
          <w:fldChar w:fldCharType="end"/>
        </w:r>
      </w:hyperlink>
    </w:p>
    <w:p w14:paraId="35987FA6" w14:textId="3EFD667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94133A">
          <w:rPr>
            <w:noProof/>
            <w:webHidden/>
          </w:rPr>
          <w:t>32</w:t>
        </w:r>
        <w:r w:rsidR="00354D14">
          <w:rPr>
            <w:noProof/>
            <w:webHidden/>
          </w:rPr>
          <w:fldChar w:fldCharType="end"/>
        </w:r>
      </w:hyperlink>
    </w:p>
    <w:p w14:paraId="3665D713" w14:textId="3569E0D2"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94133A">
          <w:rPr>
            <w:noProof/>
            <w:webHidden/>
          </w:rPr>
          <w:t>34</w:t>
        </w:r>
        <w:r w:rsidR="00354D14">
          <w:rPr>
            <w:noProof/>
            <w:webHidden/>
          </w:rPr>
          <w:fldChar w:fldCharType="end"/>
        </w:r>
      </w:hyperlink>
    </w:p>
    <w:p w14:paraId="7BF8D096" w14:textId="47AA9B3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94133A">
          <w:rPr>
            <w:noProof/>
            <w:webHidden/>
          </w:rPr>
          <w:t>37</w:t>
        </w:r>
        <w:r w:rsidR="00354D14">
          <w:rPr>
            <w:noProof/>
            <w:webHidden/>
          </w:rPr>
          <w:fldChar w:fldCharType="end"/>
        </w:r>
      </w:hyperlink>
    </w:p>
    <w:p w14:paraId="1366FEC9" w14:textId="15AA98F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94133A">
          <w:rPr>
            <w:noProof/>
            <w:webHidden/>
          </w:rPr>
          <w:t>37</w:t>
        </w:r>
        <w:r w:rsidR="00354D14">
          <w:rPr>
            <w:noProof/>
            <w:webHidden/>
          </w:rPr>
          <w:fldChar w:fldCharType="end"/>
        </w:r>
      </w:hyperlink>
    </w:p>
    <w:p w14:paraId="714914E5" w14:textId="308A884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94133A">
          <w:rPr>
            <w:noProof/>
            <w:webHidden/>
          </w:rPr>
          <w:t>38</w:t>
        </w:r>
        <w:r w:rsidR="00354D14">
          <w:rPr>
            <w:noProof/>
            <w:webHidden/>
          </w:rPr>
          <w:fldChar w:fldCharType="end"/>
        </w:r>
      </w:hyperlink>
    </w:p>
    <w:p w14:paraId="1BB39805" w14:textId="21DF5C6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94133A">
          <w:rPr>
            <w:noProof/>
            <w:webHidden/>
          </w:rPr>
          <w:t>39</w:t>
        </w:r>
        <w:r w:rsidR="00354D14">
          <w:rPr>
            <w:noProof/>
            <w:webHidden/>
          </w:rPr>
          <w:fldChar w:fldCharType="end"/>
        </w:r>
      </w:hyperlink>
    </w:p>
    <w:p w14:paraId="53DBB0FC" w14:textId="10E839C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"_Toc170288656"</w:instrText>
      </w:r>
      <w:r>
        <w:fldChar w:fldCharType="separate"/>
      </w:r>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ins w:id="151" w:author="Mark Davison" w:date="2024-09-25T10:04:00Z" w16du:dateUtc="2024-09-25T09:04:00Z">
        <w:r w:rsidR="0094133A">
          <w:rPr>
            <w:noProof/>
            <w:webHidden/>
          </w:rPr>
          <w:t>48</w:t>
        </w:r>
      </w:ins>
      <w:del w:id="152" w:author="Mark Davison" w:date="2024-09-25T10:04:00Z" w16du:dateUtc="2024-09-25T09:04:00Z">
        <w:r w:rsidR="00EF5D28" w:rsidDel="0094133A">
          <w:rPr>
            <w:noProof/>
            <w:webHidden/>
          </w:rPr>
          <w:delText>47</w:delText>
        </w:r>
      </w:del>
      <w:r w:rsidR="00354D14">
        <w:rPr>
          <w:noProof/>
          <w:webHidden/>
        </w:rPr>
        <w:fldChar w:fldCharType="end"/>
      </w:r>
      <w:r>
        <w:rPr>
          <w:noProof/>
        </w:rPr>
        <w:fldChar w:fldCharType="end"/>
      </w:r>
    </w:p>
    <w:p w14:paraId="2E21A417" w14:textId="37FD4BC7"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"_Toc170288657"</w:instrText>
      </w:r>
      <w:r>
        <w:fldChar w:fldCharType="separate"/>
      </w:r>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ins w:id="153" w:author="Mark Davison" w:date="2024-09-25T10:04:00Z" w16du:dateUtc="2024-09-25T09:04:00Z">
        <w:r w:rsidR="0094133A">
          <w:rPr>
            <w:noProof/>
            <w:webHidden/>
          </w:rPr>
          <w:t>51</w:t>
        </w:r>
      </w:ins>
      <w:del w:id="154" w:author="Mark Davison" w:date="2024-09-25T10:04:00Z" w16du:dateUtc="2024-09-25T09:04:00Z">
        <w:r w:rsidR="00EF5D28" w:rsidDel="0094133A">
          <w:rPr>
            <w:noProof/>
            <w:webHidden/>
          </w:rPr>
          <w:delText>50</w:delText>
        </w:r>
      </w:del>
      <w:r w:rsidR="00354D14">
        <w:rPr>
          <w:noProof/>
          <w:webHidden/>
        </w:rPr>
        <w:fldChar w:fldCharType="end"/>
      </w:r>
      <w:r>
        <w:rPr>
          <w:noProof/>
        </w:rPr>
        <w:fldChar w:fldCharType="end"/>
      </w:r>
    </w:p>
    <w:p w14:paraId="5BA0D973" w14:textId="0B50EBE3"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"_Toc170288658"</w:instrText>
      </w:r>
      <w:r>
        <w:fldChar w:fldCharType="separate"/>
      </w:r>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ins w:id="155" w:author="Mark Davison" w:date="2024-09-25T10:04:00Z" w16du:dateUtc="2024-09-25T09:04:00Z">
        <w:r w:rsidR="0094133A">
          <w:rPr>
            <w:noProof/>
            <w:webHidden/>
          </w:rPr>
          <w:t>53</w:t>
        </w:r>
      </w:ins>
      <w:del w:id="156" w:author="Mark Davison" w:date="2024-09-25T10:04:00Z" w16du:dateUtc="2024-09-25T09:04:00Z">
        <w:r w:rsidR="00EF5D28" w:rsidDel="0094133A">
          <w:rPr>
            <w:noProof/>
            <w:webHidden/>
          </w:rPr>
          <w:delText>52</w:delText>
        </w:r>
      </w:del>
      <w:r w:rsidR="00354D14">
        <w:rPr>
          <w:noProof/>
          <w:webHidden/>
        </w:rPr>
        <w:fldChar w:fldCharType="end"/>
      </w:r>
      <w:r>
        <w:rPr>
          <w:noProof/>
        </w:rPr>
        <w:fldChar w:fldCharType="end"/>
      </w:r>
    </w:p>
    <w:p w14:paraId="44C2FB7A" w14:textId="3A7607B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"_Toc170288659"</w:instrText>
      </w:r>
      <w:r>
        <w:fldChar w:fldCharType="separate"/>
      </w:r>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ins w:id="157" w:author="Mark Davison" w:date="2024-09-25T10:04:00Z" w16du:dateUtc="2024-09-25T09:04:00Z">
        <w:r w:rsidR="0094133A">
          <w:rPr>
            <w:noProof/>
            <w:webHidden/>
          </w:rPr>
          <w:t>58</w:t>
        </w:r>
      </w:ins>
      <w:del w:id="158" w:author="Mark Davison" w:date="2024-09-25T10:04:00Z" w16du:dateUtc="2024-09-25T09:04:00Z">
        <w:r w:rsidR="00EF5D28" w:rsidDel="0094133A">
          <w:rPr>
            <w:noProof/>
            <w:webHidden/>
          </w:rPr>
          <w:delText>57</w:delText>
        </w:r>
      </w:del>
      <w:r w:rsidR="00354D14">
        <w:rPr>
          <w:noProof/>
          <w:webHidden/>
        </w:rPr>
        <w:fldChar w:fldCharType="end"/>
      </w:r>
      <w:r>
        <w:rPr>
          <w:noProof/>
        </w:rPr>
        <w:fldChar w:fldCharType="end"/>
      </w:r>
    </w:p>
    <w:p w14:paraId="073643FA" w14:textId="5D136779"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lastRenderedPageBreak/>
        <w:fldChar w:fldCharType="begin"/>
      </w:r>
      <w:r>
        <w:instrText>HYPERLINK \l "_Toc170288660"</w:instrText>
      </w:r>
      <w:r>
        <w:fldChar w:fldCharType="separate"/>
      </w:r>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ins w:id="159" w:author="Mark Davison" w:date="2024-09-25T10:04:00Z" w16du:dateUtc="2024-09-25T09:04:00Z">
        <w:r w:rsidR="0094133A">
          <w:rPr>
            <w:noProof/>
            <w:webHidden/>
          </w:rPr>
          <w:t>58</w:t>
        </w:r>
      </w:ins>
      <w:del w:id="160" w:author="Mark Davison" w:date="2024-09-25T10:04:00Z" w16du:dateUtc="2024-09-25T09:04:00Z">
        <w:r w:rsidR="00EF5D28" w:rsidDel="0094133A">
          <w:rPr>
            <w:noProof/>
            <w:webHidden/>
          </w:rPr>
          <w:delText>57</w:delText>
        </w:r>
      </w:del>
      <w:r w:rsidR="00354D14">
        <w:rPr>
          <w:noProof/>
          <w:webHidden/>
        </w:rPr>
        <w:fldChar w:fldCharType="end"/>
      </w:r>
      <w:r>
        <w:rPr>
          <w:noProof/>
        </w:rPr>
        <w:fldChar w:fldCharType="end"/>
      </w:r>
    </w:p>
    <w:p w14:paraId="47DA7A54" w14:textId="4C75854B"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"_Toc170288661"</w:instrText>
      </w:r>
      <w:r>
        <w:fldChar w:fldCharType="separate"/>
      </w:r>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ins w:id="161" w:author="Mark Davison" w:date="2024-09-25T10:04:00Z" w16du:dateUtc="2024-09-25T09:04:00Z">
        <w:r w:rsidR="0094133A">
          <w:rPr>
            <w:noProof/>
            <w:webHidden/>
          </w:rPr>
          <w:t>59</w:t>
        </w:r>
      </w:ins>
      <w:del w:id="162" w:author="Mark Davison" w:date="2024-09-25T10:04:00Z" w16du:dateUtc="2024-09-25T09:04:00Z">
        <w:r w:rsidR="00EF5D28" w:rsidDel="0094133A">
          <w:rPr>
            <w:noProof/>
            <w:webHidden/>
          </w:rPr>
          <w:delText>58</w:delText>
        </w:r>
      </w:del>
      <w:r w:rsidR="00354D14">
        <w:rPr>
          <w:noProof/>
          <w:webHidden/>
        </w:rPr>
        <w:fldChar w:fldCharType="end"/>
      </w:r>
      <w:r>
        <w:rPr>
          <w:noProof/>
        </w:rPr>
        <w:fldChar w:fldCharType="end"/>
      </w:r>
    </w:p>
    <w:p w14:paraId="2393BE50" w14:textId="53875D25"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"_Toc170288662"</w:instrText>
      </w:r>
      <w:r>
        <w:fldChar w:fldCharType="separate"/>
      </w:r>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ins w:id="163" w:author="Mark Davison" w:date="2024-09-25T10:04:00Z" w16du:dateUtc="2024-09-25T09:04:00Z">
        <w:r w:rsidR="0094133A">
          <w:rPr>
            <w:noProof/>
            <w:webHidden/>
          </w:rPr>
          <w:t>59</w:t>
        </w:r>
      </w:ins>
      <w:del w:id="164" w:author="Mark Davison" w:date="2024-09-25T10:04:00Z" w16du:dateUtc="2024-09-25T09:04:00Z">
        <w:r w:rsidR="00EF5D28" w:rsidDel="0094133A">
          <w:rPr>
            <w:noProof/>
            <w:webHidden/>
          </w:rPr>
          <w:delText>58</w:delText>
        </w:r>
      </w:del>
      <w:r w:rsidR="00354D14">
        <w:rPr>
          <w:noProof/>
          <w:webHidden/>
        </w:rPr>
        <w:fldChar w:fldCharType="end"/>
      </w:r>
      <w:r>
        <w:rPr>
          <w:noProof/>
        </w:rPr>
        <w:fldChar w:fldCharType="end"/>
      </w:r>
    </w:p>
    <w:p w14:paraId="75F8B5B6" w14:textId="0B0D388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"_Toc170288663"</w:instrText>
      </w:r>
      <w:r>
        <w:fldChar w:fldCharType="separate"/>
      </w:r>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ins w:id="165" w:author="Mark Davison" w:date="2024-09-25T10:04:00Z" w16du:dateUtc="2024-09-25T09:04:00Z">
        <w:r w:rsidR="0094133A">
          <w:rPr>
            <w:noProof/>
            <w:webHidden/>
          </w:rPr>
          <w:t>65</w:t>
        </w:r>
      </w:ins>
      <w:del w:id="166" w:author="Mark Davison" w:date="2024-09-25T10:04:00Z" w16du:dateUtc="2024-09-25T09:04:00Z">
        <w:r w:rsidR="00EF5D28" w:rsidDel="0094133A">
          <w:rPr>
            <w:noProof/>
            <w:webHidden/>
          </w:rPr>
          <w:delText>64</w:delText>
        </w:r>
      </w:del>
      <w:r w:rsidR="00354D14">
        <w:rPr>
          <w:noProof/>
          <w:webHidden/>
        </w:rPr>
        <w:fldChar w:fldCharType="end"/>
      </w:r>
      <w:r>
        <w:rPr>
          <w:noProof/>
        </w:rPr>
        <w:fldChar w:fldCharType="end"/>
      </w:r>
    </w:p>
    <w:p w14:paraId="615FFF3A" w14:textId="153F201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"_Toc170288664"</w:instrText>
      </w:r>
      <w:r>
        <w:fldChar w:fldCharType="separate"/>
      </w:r>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ins w:id="167" w:author="Mark Davison" w:date="2024-09-25T10:04:00Z" w16du:dateUtc="2024-09-25T09:04:00Z">
        <w:r w:rsidR="0094133A">
          <w:rPr>
            <w:noProof/>
            <w:webHidden/>
          </w:rPr>
          <w:t>77</w:t>
        </w:r>
      </w:ins>
      <w:del w:id="168" w:author="Mark Davison" w:date="2024-09-25T10:04:00Z" w16du:dateUtc="2024-09-25T09:04:00Z">
        <w:r w:rsidR="00EF5D28" w:rsidDel="0094133A">
          <w:rPr>
            <w:noProof/>
            <w:webHidden/>
          </w:rPr>
          <w:delText>76</w:delText>
        </w:r>
      </w:del>
      <w:r w:rsidR="00354D14">
        <w:rPr>
          <w:noProof/>
          <w:webHidden/>
        </w:rPr>
        <w:fldChar w:fldCharType="end"/>
      </w:r>
      <w:r>
        <w:rPr>
          <w:noProof/>
        </w:rPr>
        <w:fldChar w:fldCharType="end"/>
      </w:r>
    </w:p>
    <w:p w14:paraId="3ACF3481" w14:textId="31BFB66D"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"_Toc170288665"</w:instrText>
      </w:r>
      <w:r>
        <w:fldChar w:fldCharType="separate"/>
      </w:r>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ins w:id="169" w:author="Mark Davison" w:date="2024-09-25T10:04:00Z" w16du:dateUtc="2024-09-25T09:04:00Z">
        <w:r w:rsidR="0094133A">
          <w:rPr>
            <w:noProof/>
            <w:webHidden/>
          </w:rPr>
          <w:t>86</w:t>
        </w:r>
      </w:ins>
      <w:del w:id="170" w:author="Mark Davison" w:date="2024-09-25T10:04:00Z" w16du:dateUtc="2024-09-25T09:04:00Z">
        <w:r w:rsidR="00EF5D28" w:rsidDel="0094133A">
          <w:rPr>
            <w:noProof/>
            <w:webHidden/>
          </w:rPr>
          <w:delText>85</w:delText>
        </w:r>
      </w:del>
      <w:r w:rsidR="00354D14">
        <w:rPr>
          <w:noProof/>
          <w:webHidden/>
        </w:rPr>
        <w:fldChar w:fldCharType="end"/>
      </w:r>
      <w:r>
        <w:rPr>
          <w:noProof/>
        </w:rPr>
        <w:fldChar w:fldCharType="end"/>
      </w:r>
    </w:p>
    <w:p w14:paraId="3A1E09F0" w14:textId="22C64ECA"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"_Toc170288666"</w:instrText>
      </w:r>
      <w:r>
        <w:fldChar w:fldCharType="separate"/>
      </w:r>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ins w:id="171" w:author="Mark Davison" w:date="2024-09-25T10:04:00Z" w16du:dateUtc="2024-09-25T09:04:00Z">
        <w:r w:rsidR="0094133A">
          <w:rPr>
            <w:noProof/>
            <w:webHidden/>
          </w:rPr>
          <w:t>88</w:t>
        </w:r>
      </w:ins>
      <w:del w:id="172" w:author="Mark Davison" w:date="2024-09-25T10:04:00Z" w16du:dateUtc="2024-09-25T09:04:00Z">
        <w:r w:rsidR="00EF5D28" w:rsidDel="0094133A">
          <w:rPr>
            <w:noProof/>
            <w:webHidden/>
          </w:rPr>
          <w:delText>87</w:delText>
        </w:r>
      </w:del>
      <w:r w:rsidR="00354D14">
        <w:rPr>
          <w:noProof/>
          <w:webHidden/>
        </w:rPr>
        <w:fldChar w:fldCharType="end"/>
      </w:r>
      <w:r>
        <w:rPr>
          <w:noProof/>
        </w:rPr>
        <w:fldChar w:fldCharType="end"/>
      </w:r>
    </w:p>
    <w:p w14:paraId="2D700432" w14:textId="2CC95108" w:rsidR="00354D14" w:rsidRDefault="007B3FAF">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"_Toc170288667"</w:instrText>
      </w:r>
      <w:r>
        <w:fldChar w:fldCharType="separate"/>
      </w:r>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ins w:id="173" w:author="Mark Davison" w:date="2024-09-25T10:04:00Z" w16du:dateUtc="2024-09-25T09:04:00Z">
        <w:r w:rsidR="0094133A">
          <w:rPr>
            <w:noProof/>
            <w:webHidden/>
          </w:rPr>
          <w:t>94</w:t>
        </w:r>
      </w:ins>
      <w:del w:id="174" w:author="Mark Davison" w:date="2024-09-25T10:04:00Z" w16du:dateUtc="2024-09-25T09:04:00Z">
        <w:r w:rsidR="00EF5D28" w:rsidDel="0094133A">
          <w:rPr>
            <w:noProof/>
            <w:webHidden/>
          </w:rPr>
          <w:delText>93</w:delText>
        </w:r>
      </w:del>
      <w:r w:rsidR="00354D14">
        <w:rPr>
          <w:noProof/>
          <w:webHidden/>
        </w:rPr>
        <w:fldChar w:fldCharType="end"/>
      </w:r>
      <w:r>
        <w:rPr>
          <w:noProof/>
        </w:rPr>
        <w:fldChar w:fldCharType="end"/>
      </w:r>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5" w:name="_Ref160012265"/>
      <w:bookmarkStart w:id="176" w:name="_Toc172098928"/>
      <w:r>
        <w:lastRenderedPageBreak/>
        <w:t>Introduction</w:t>
      </w:r>
      <w:bookmarkEnd w:id="175"/>
      <w:bookmarkEnd w:id="176"/>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77" w:name="_Toc172098929"/>
      <w:r>
        <w:t>Purpose</w:t>
      </w:r>
      <w:bookmarkEnd w:id="177"/>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178" w:name="_Toc172098930"/>
      <w:r>
        <w:t>Use of the protocol</w:t>
      </w:r>
      <w:bookmarkEnd w:id="178"/>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proofErr w:type="spellStart"/>
      <w:r w:rsidRPr="000D5C6C">
        <w:t>IIoT</w:t>
      </w:r>
      <w:proofErr w:type="spellEnd"/>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179" w:name="_Toc172098931"/>
      <w:r>
        <w:t>Protocol history</w:t>
      </w:r>
      <w:bookmarkEnd w:id="179"/>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180" w:name="_Toc172098932"/>
      <w:r>
        <w:t>Protocol transport</w:t>
      </w:r>
      <w:bookmarkEnd w:id="180"/>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59209A02"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94133A">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181" w:author="Mark Davison" w:date="2024-09-25T10:04:00Z" w16du:dateUtc="2024-09-25T09:04:00Z">
        <w:r w:rsidR="0094133A" w:rsidRPr="0094133A">
          <w:rPr>
            <w:rStyle w:val="Crossreference"/>
            <w:rPrChange w:id="182" w:author="Mark Davison" w:date="2024-09-25T10:04:00Z" w16du:dateUtc="2024-09-25T09:04:00Z">
              <w:rPr/>
            </w:rPrChange>
          </w:rPr>
          <w:t>Use of MQTT</w:t>
        </w:r>
      </w:ins>
      <w:del w:id="183" w:author="Mark Davison" w:date="2024-09-25T10:04:00Z" w16du:dateUtc="2024-09-25T09:04:00Z">
        <w:r w:rsidR="00EF5D28" w:rsidRPr="00B26E0F" w:rsidDel="0094133A">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50902039"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184" w:author="Mark Davison" w:date="2024-09-25T10:04:00Z" w16du:dateUtc="2024-09-25T09:04:00Z">
        <w:r w:rsidR="0094133A" w:rsidRPr="0094133A">
          <w:rPr>
            <w:rStyle w:val="Crossreference"/>
            <w:rFonts w:eastAsia="DengXian"/>
            <w:rPrChange w:id="185" w:author="Mark Davison" w:date="2024-09-25T10:04:00Z" w16du:dateUtc="2024-09-25T09:04:00Z">
              <w:rPr>
                <w:rFonts w:eastAsia="DengXian" w:cs="Arial"/>
                <w:lang w:eastAsia="en-US"/>
              </w:rPr>
            </w:rPrChange>
          </w:rPr>
          <w:t>[</w:t>
        </w:r>
        <w:proofErr w:type="spellStart"/>
        <w:r w:rsidR="0094133A" w:rsidRPr="0094133A">
          <w:rPr>
            <w:rStyle w:val="Crossreference"/>
            <w:rFonts w:eastAsia="DengXian"/>
            <w:rPrChange w:id="186" w:author="Mark Davison" w:date="2024-09-25T10:04:00Z" w16du:dateUtc="2024-09-25T09:04:00Z">
              <w:rPr>
                <w:rFonts w:eastAsia="DengXian" w:cs="Arial"/>
                <w:lang w:eastAsia="en-US"/>
              </w:rPr>
            </w:rPrChange>
          </w:rPr>
          <w:t>JSONSchema</w:t>
        </w:r>
        <w:proofErr w:type="spellEnd"/>
        <w:r w:rsidR="0094133A" w:rsidRPr="0094133A">
          <w:rPr>
            <w:rStyle w:val="Crossreference"/>
            <w:rFonts w:eastAsia="DengXian"/>
            <w:rPrChange w:id="187" w:author="Mark Davison" w:date="2024-09-25T10:04:00Z" w16du:dateUtc="2024-09-25T09:04:00Z">
              <w:rPr>
                <w:rFonts w:eastAsia="DengXian" w:cs="Arial"/>
                <w:lang w:eastAsia="en-US"/>
              </w:rPr>
            </w:rPrChange>
          </w:rPr>
          <w:t>]</w:t>
        </w:r>
      </w:ins>
      <w:del w:id="188" w:author="Mark Davison" w:date="2024-09-25T10:04:00Z" w16du:dateUtc="2024-09-25T09:04:00Z">
        <w:r w:rsidR="00EF5D28" w:rsidRPr="00B26E0F" w:rsidDel="0094133A">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189" w:name="_Ref163149864"/>
      <w:bookmarkStart w:id="190" w:name="_Ref163149872"/>
      <w:bookmarkStart w:id="191" w:name="_Ref163149876"/>
      <w:bookmarkStart w:id="192"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189"/>
      <w:bookmarkEnd w:id="190"/>
      <w:bookmarkEnd w:id="191"/>
      <w:bookmarkEnd w:id="19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193" w:name="_Toc172098934"/>
      <w:r w:rsidRPr="00A05273">
        <w:t xml:space="preserve">Lucid </w:t>
      </w:r>
      <w:r w:rsidR="00A018AA">
        <w:t>b</w:t>
      </w:r>
      <w:r w:rsidRPr="00A05273">
        <w:t xml:space="preserve">etween </w:t>
      </w:r>
      <w:r w:rsidR="006B0494" w:rsidRPr="00A05273">
        <w:t>supervisory applications</w:t>
      </w:r>
      <w:bookmarkEnd w:id="19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194" w:name="_Toc172098935"/>
      <w:r>
        <w:t>Data representation</w:t>
      </w:r>
      <w:bookmarkEnd w:id="19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195" w:name="_Toc172098936"/>
      <w:r>
        <w:lastRenderedPageBreak/>
        <w:t xml:space="preserve">Data </w:t>
      </w:r>
      <w:r w:rsidR="006B0494">
        <w:t>model</w:t>
      </w:r>
      <w:bookmarkEnd w:id="19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196" w:name="_Toc172098937"/>
      <w:r>
        <w:t xml:space="preserve">Field </w:t>
      </w:r>
      <w:r w:rsidR="006B0494">
        <w:t>device</w:t>
      </w:r>
      <w:bookmarkEnd w:id="19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2F313D89"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197" w:author="Mark Davison" w:date="2024-09-25T10:04:00Z" w16du:dateUtc="2024-09-25T09:04:00Z">
        <w:r w:rsidR="0094133A" w:rsidRPr="0094133A">
          <w:rPr>
            <w:rStyle w:val="Crossreference"/>
            <w:rPrChange w:id="198" w:author="Mark Davison" w:date="2024-09-25T10:04:00Z" w16du:dateUtc="2024-09-25T09:04:00Z">
              <w:rPr/>
            </w:rPrChange>
          </w:rPr>
          <w:t xml:space="preserve">Figure </w:t>
        </w:r>
        <w:r w:rsidR="0094133A" w:rsidRPr="0094133A">
          <w:rPr>
            <w:rStyle w:val="Crossreference"/>
            <w:rPrChange w:id="199" w:author="Mark Davison" w:date="2024-09-25T10:04:00Z" w16du:dateUtc="2024-09-25T09:04:00Z">
              <w:rPr>
                <w:noProof/>
              </w:rPr>
            </w:rPrChange>
          </w:rPr>
          <w:t>1</w:t>
        </w:r>
      </w:ins>
      <w:del w:id="200" w:author="Mark Davison" w:date="2024-09-25T10:04:00Z" w16du:dateUtc="2024-09-25T09:04:00Z">
        <w:r w:rsidR="00EF5D28" w:rsidRPr="00B26E0F" w:rsidDel="0094133A">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6163CE60"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94133A">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201" w:author="Mark Davison" w:date="2024-09-25T10:04:00Z" w16du:dateUtc="2024-09-25T09:04:00Z">
        <w:r w:rsidR="0094133A" w:rsidRPr="0094133A">
          <w:rPr>
            <w:rStyle w:val="Crossreference"/>
            <w:rPrChange w:id="202" w:author="Mark Davison" w:date="2024-09-25T10:04:00Z" w16du:dateUtc="2024-09-25T09:04:00Z">
              <w:rPr/>
            </w:rPrChange>
          </w:rPr>
          <w:t>Example use cases</w:t>
        </w:r>
      </w:ins>
      <w:del w:id="203" w:author="Mark Davison" w:date="2024-09-25T10:04:00Z" w16du:dateUtc="2024-09-25T09:04:00Z">
        <w:r w:rsidR="00EF5D28" w:rsidRPr="00B26E0F" w:rsidDel="0094133A">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56914359" w:rsidR="00E279F0" w:rsidRDefault="00E279F0" w:rsidP="009F3044">
      <w:pPr>
        <w:pStyle w:val="Caption"/>
      </w:pPr>
      <w:bookmarkStart w:id="204" w:name="_Ref160528474"/>
      <w:bookmarkStart w:id="205" w:name="_Toc170288628"/>
      <w:r>
        <w:t xml:space="preserve">Figure </w:t>
      </w:r>
      <w:r>
        <w:fldChar w:fldCharType="begin"/>
      </w:r>
      <w:r>
        <w:instrText xml:space="preserve"> SEQ Figure \* ARABIC </w:instrText>
      </w:r>
      <w:r>
        <w:fldChar w:fldCharType="separate"/>
      </w:r>
      <w:r w:rsidR="0094133A">
        <w:rPr>
          <w:noProof/>
        </w:rPr>
        <w:t>1</w:t>
      </w:r>
      <w:r>
        <w:rPr>
          <w:noProof/>
        </w:rPr>
        <w:fldChar w:fldCharType="end"/>
      </w:r>
      <w:bookmarkEnd w:id="204"/>
      <w:r>
        <w:tab/>
      </w:r>
      <w:r w:rsidRPr="00E279F0">
        <w:t xml:space="preserve">Field device and </w:t>
      </w:r>
      <w:r w:rsidR="00A018AA">
        <w:t>s</w:t>
      </w:r>
      <w:r w:rsidRPr="00E279F0">
        <w:t>upervisory application messages</w:t>
      </w:r>
      <w:bookmarkEnd w:id="20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051FF878"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94133A">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206" w:author="Mark Davison" w:date="2024-09-25T10:04:00Z" w16du:dateUtc="2024-09-25T09:04:00Z">
        <w:r w:rsidR="0094133A" w:rsidRPr="0094133A">
          <w:rPr>
            <w:rStyle w:val="Crossreference"/>
            <w:rPrChange w:id="207" w:author="Mark Davison" w:date="2024-09-25T10:04:00Z" w16du:dateUtc="2024-09-25T09:04:00Z">
              <w:rPr/>
            </w:rPrChange>
          </w:rPr>
          <w:t>Use of MQTT</w:t>
        </w:r>
      </w:ins>
      <w:del w:id="208" w:author="Mark Davison" w:date="2024-09-25T10:04:00Z" w16du:dateUtc="2024-09-25T09:04:00Z">
        <w:r w:rsidR="00EF5D28" w:rsidRPr="00B26E0F" w:rsidDel="0094133A">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209" w:name="_Toc172098938"/>
      <w:r>
        <w:t>Lucid schema</w:t>
      </w:r>
      <w:bookmarkEnd w:id="20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r w:rsidRPr="00881D74">
        <w:rPr>
          <w:b/>
          <w:bCs/>
        </w:rPr>
        <w:t>lucid.schema.json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0578BE62" w:rsidR="005950AA" w:rsidRDefault="00FC7015" w:rsidP="009F3044">
      <w:pPr>
        <w:pStyle w:val="Caption"/>
      </w:pPr>
      <w:bookmarkStart w:id="210" w:name="_Toc170288629"/>
      <w:r w:rsidRPr="00BA7567">
        <w:t>Figure</w:t>
      </w:r>
      <w:r w:rsidR="00D82389" w:rsidRPr="00BA7567">
        <w:t xml:space="preserve"> </w:t>
      </w:r>
      <w:r>
        <w:fldChar w:fldCharType="begin"/>
      </w:r>
      <w:r>
        <w:instrText xml:space="preserve"> SEQ Figure \* ARABIC </w:instrText>
      </w:r>
      <w:r>
        <w:fldChar w:fldCharType="separate"/>
      </w:r>
      <w:r w:rsidR="0094133A">
        <w:rPr>
          <w:noProof/>
        </w:rPr>
        <w:t>2</w:t>
      </w:r>
      <w:r>
        <w:rPr>
          <w:noProof/>
        </w:rPr>
        <w:fldChar w:fldCharType="end"/>
      </w:r>
      <w:r w:rsidR="00D82389" w:rsidRPr="00BA7567">
        <w:tab/>
        <w:t>JSON schema</w:t>
      </w:r>
      <w:bookmarkEnd w:id="210"/>
    </w:p>
    <w:p w14:paraId="6D28A886" w14:textId="29299CF9" w:rsidR="009C3498" w:rsidRDefault="009C3498" w:rsidP="009C3498">
      <w:pPr>
        <w:pStyle w:val="Heading3"/>
      </w:pPr>
      <w:bookmarkStart w:id="211" w:name="_Toc172098939"/>
      <w:r>
        <w:t xml:space="preserve">Device </w:t>
      </w:r>
      <w:r w:rsidR="006B0494">
        <w:t>profile</w:t>
      </w:r>
      <w:bookmarkEnd w:id="21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21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21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79A2F74F"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94133A">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213" w:author="Mark Davison" w:date="2024-09-25T10:04:00Z" w16du:dateUtc="2024-09-25T09:04:00Z">
        <w:r w:rsidR="0094133A" w:rsidRPr="0094133A">
          <w:rPr>
            <w:rStyle w:val="Crossreference"/>
            <w:rPrChange w:id="214" w:author="Mark Davison" w:date="2024-09-25T10:04:00Z" w16du:dateUtc="2024-09-25T09:04:00Z">
              <w:rPr/>
            </w:rPrChange>
          </w:rPr>
          <w:t>Configuration</w:t>
        </w:r>
      </w:ins>
      <w:del w:id="215" w:author="Mark Davison" w:date="2024-09-25T10:04:00Z" w16du:dateUtc="2024-09-25T09:04:00Z">
        <w:r w:rsidR="00EF5D28" w:rsidRPr="00B26E0F" w:rsidDel="0094133A">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166E8BCB"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216" w:author="Mark Davison" w:date="2024-09-25T10:04:00Z" w16du:dateUtc="2024-09-25T09:04:00Z">
        <w:r w:rsidR="0094133A" w:rsidRPr="0094133A">
          <w:rPr>
            <w:rStyle w:val="Crossreference"/>
            <w:rPrChange w:id="217" w:author="Mark Davison" w:date="2024-09-25T10:04:00Z" w16du:dateUtc="2024-09-25T09:04:00Z">
              <w:rPr/>
            </w:rPrChange>
          </w:rPr>
          <w:t xml:space="preserve">Figure </w:t>
        </w:r>
        <w:r w:rsidR="0094133A" w:rsidRPr="0094133A">
          <w:rPr>
            <w:rStyle w:val="Crossreference"/>
            <w:rPrChange w:id="218" w:author="Mark Davison" w:date="2024-09-25T10:04:00Z" w16du:dateUtc="2024-09-25T09:04:00Z">
              <w:rPr>
                <w:noProof/>
              </w:rPr>
            </w:rPrChange>
          </w:rPr>
          <w:t>3</w:t>
        </w:r>
      </w:ins>
      <w:del w:id="219" w:author="Mark Davison" w:date="2024-09-25T10:04:00Z" w16du:dateUtc="2024-09-25T09:04:00Z">
        <w:r w:rsidR="00EF5D28" w:rsidRPr="00B26E0F" w:rsidDel="0094133A">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0F91A844"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94133A">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94133A">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94133A"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09DFFE00" w:rsidR="00D616A6" w:rsidRDefault="00FC7015" w:rsidP="007335B8">
      <w:pPr>
        <w:pStyle w:val="Caption"/>
      </w:pPr>
      <w:bookmarkStart w:id="220" w:name="_Ref160529908"/>
      <w:bookmarkStart w:id="221" w:name="_Toc160543266"/>
      <w:bookmarkStart w:id="222" w:name="_Toc170288630"/>
      <w:r>
        <w:t xml:space="preserve">Figure </w:t>
      </w:r>
      <w:r>
        <w:fldChar w:fldCharType="begin"/>
      </w:r>
      <w:r>
        <w:instrText xml:space="preserve"> SEQ Figure \* ARABIC </w:instrText>
      </w:r>
      <w:r>
        <w:fldChar w:fldCharType="separate"/>
      </w:r>
      <w:r w:rsidR="0094133A">
        <w:rPr>
          <w:noProof/>
        </w:rPr>
        <w:t>3</w:t>
      </w:r>
      <w:r>
        <w:rPr>
          <w:noProof/>
        </w:rPr>
        <w:fldChar w:fldCharType="end"/>
      </w:r>
      <w:bookmarkEnd w:id="22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221"/>
      <w:bookmarkEnd w:id="22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223" w:name="_Ref160530157"/>
      <w:bookmarkStart w:id="224" w:name="_Toc172098940"/>
      <w:r>
        <w:t>Configuration</w:t>
      </w:r>
      <w:bookmarkEnd w:id="223"/>
      <w:bookmarkEnd w:id="224"/>
    </w:p>
    <w:p w14:paraId="3B8A49D7" w14:textId="14412C58"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94133A">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225" w:author="Mark Davison" w:date="2024-09-25T10:04:00Z" w16du:dateUtc="2024-09-25T09:04:00Z">
        <w:r w:rsidR="0094133A" w:rsidRPr="0094133A">
          <w:rPr>
            <w:rStyle w:val="Crossreference"/>
            <w:rPrChange w:id="226" w:author="Mark Davison" w:date="2024-09-25T10:04:00Z" w16du:dateUtc="2024-09-25T09:04:00Z">
              <w:rPr/>
            </w:rPrChange>
          </w:rPr>
          <w:t>Configuration errors</w:t>
        </w:r>
      </w:ins>
      <w:del w:id="227" w:author="Mark Davison" w:date="2024-09-25T10:04:00Z" w16du:dateUtc="2024-09-25T09:04:00Z">
        <w:r w:rsidR="00EF5D28" w:rsidRPr="00B26E0F" w:rsidDel="0094133A">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228" w:name="_Ref162954664"/>
      <w:r>
        <w:t xml:space="preserve">Configuration </w:t>
      </w:r>
      <w:r w:rsidR="006B0494">
        <w:t>errors</w:t>
      </w:r>
      <w:bookmarkEnd w:id="22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7C9D2860"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229" w:author="Mark Davison" w:date="2024-09-25T10:04:00Z" w16du:dateUtc="2024-09-25T09:04:00Z">
        <w:r w:rsidR="0094133A" w:rsidRPr="0094133A">
          <w:rPr>
            <w:rStyle w:val="Crossreference"/>
            <w:rPrChange w:id="230" w:author="Mark Davison" w:date="2024-09-25T10:04:00Z" w16du:dateUtc="2024-09-25T09:04:00Z">
              <w:rPr/>
            </w:rPrChange>
          </w:rPr>
          <w:t xml:space="preserve">Table </w:t>
        </w:r>
        <w:r w:rsidR="0094133A" w:rsidRPr="0094133A">
          <w:rPr>
            <w:rStyle w:val="Crossreference"/>
            <w:rPrChange w:id="231" w:author="Mark Davison" w:date="2024-09-25T10:04:00Z" w16du:dateUtc="2024-09-25T09:04:00Z">
              <w:rPr>
                <w:noProof/>
              </w:rPr>
            </w:rPrChange>
          </w:rPr>
          <w:t>1</w:t>
        </w:r>
      </w:ins>
      <w:del w:id="232" w:author="Mark Davison" w:date="2024-09-25T10:04:00Z" w16du:dateUtc="2024-09-25T09:04:00Z">
        <w:r w:rsidR="00EF5D28" w:rsidRPr="00B26E0F" w:rsidDel="0094133A">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0C9BB764" w:rsidR="00180D58" w:rsidRDefault="00FC7015" w:rsidP="00297394">
      <w:pPr>
        <w:pStyle w:val="Caption"/>
        <w:keepNext/>
      </w:pPr>
      <w:bookmarkStart w:id="233" w:name="_Ref160457063"/>
      <w:bookmarkStart w:id="234" w:name="_Toc160543307"/>
      <w:bookmarkStart w:id="235" w:name="_Toc170288640"/>
      <w:r>
        <w:t xml:space="preserve">Table </w:t>
      </w:r>
      <w:r>
        <w:fldChar w:fldCharType="begin"/>
      </w:r>
      <w:r>
        <w:instrText xml:space="preserve"> SEQ Table \* ARABIC </w:instrText>
      </w:r>
      <w:r>
        <w:fldChar w:fldCharType="separate"/>
      </w:r>
      <w:r w:rsidR="0094133A">
        <w:rPr>
          <w:noProof/>
        </w:rPr>
        <w:t>1</w:t>
      </w:r>
      <w:r>
        <w:rPr>
          <w:noProof/>
        </w:rPr>
        <w:fldChar w:fldCharType="end"/>
      </w:r>
      <w:bookmarkEnd w:id="233"/>
      <w:r w:rsidR="00180D58">
        <w:tab/>
      </w:r>
      <w:r w:rsidR="00180D58" w:rsidRPr="00180D58">
        <w:t>Device elements</w:t>
      </w:r>
      <w:bookmarkEnd w:id="234"/>
      <w:bookmarkEnd w:id="23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proofErr w:type="spellStart"/>
            <w:r w:rsidRPr="00DA2284">
              <w:t>nid</w:t>
            </w:r>
            <w:proofErr w:type="spellEnd"/>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proofErr w:type="spellStart"/>
            <w:r w:rsidRPr="00DA2284">
              <w:t>ownr</w:t>
            </w:r>
            <w:proofErr w:type="spellEnd"/>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proofErr w:type="spellStart"/>
            <w:r w:rsidRPr="00DA2284">
              <w:t>serl</w:t>
            </w:r>
            <w:proofErr w:type="spellEnd"/>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07FF32C0"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236" w:author="Mark Davison" w:date="2024-09-25T10:04:00Z" w16du:dateUtc="2024-09-25T09:04:00Z">
        <w:r w:rsidR="0094133A" w:rsidRPr="0094133A">
          <w:rPr>
            <w:rStyle w:val="Crossreference"/>
            <w:rPrChange w:id="237" w:author="Mark Davison" w:date="2024-09-25T10:04:00Z" w16du:dateUtc="2024-09-25T09:04:00Z">
              <w:rPr/>
            </w:rPrChange>
          </w:rPr>
          <w:t xml:space="preserve">Table </w:t>
        </w:r>
        <w:r w:rsidR="0094133A" w:rsidRPr="0094133A">
          <w:rPr>
            <w:rStyle w:val="Crossreference"/>
            <w:rPrChange w:id="238" w:author="Mark Davison" w:date="2024-09-25T10:04:00Z" w16du:dateUtc="2024-09-25T09:04:00Z">
              <w:rPr>
                <w:noProof/>
              </w:rPr>
            </w:rPrChange>
          </w:rPr>
          <w:t>2</w:t>
        </w:r>
      </w:ins>
      <w:del w:id="239" w:author="Mark Davison" w:date="2024-09-25T10:04:00Z" w16du:dateUtc="2024-09-25T09:04:00Z">
        <w:r w:rsidR="00EF5D28" w:rsidRPr="00B26E0F" w:rsidDel="0094133A">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540378EE" w:rsidR="004313A4" w:rsidRDefault="004313A4" w:rsidP="009F3044">
      <w:pPr>
        <w:pStyle w:val="Caption"/>
      </w:pPr>
      <w:bookmarkStart w:id="240" w:name="_Ref160537695"/>
      <w:bookmarkStart w:id="241" w:name="_Toc160543308"/>
      <w:bookmarkStart w:id="242" w:name="_Toc170288641"/>
      <w:r>
        <w:t xml:space="preserve">Table </w:t>
      </w:r>
      <w:r>
        <w:fldChar w:fldCharType="begin"/>
      </w:r>
      <w:r>
        <w:instrText xml:space="preserve"> SEQ Table \* ARABIC </w:instrText>
      </w:r>
      <w:r>
        <w:fldChar w:fldCharType="separate"/>
      </w:r>
      <w:r w:rsidR="0094133A">
        <w:rPr>
          <w:noProof/>
        </w:rPr>
        <w:t>2</w:t>
      </w:r>
      <w:r>
        <w:rPr>
          <w:noProof/>
        </w:rPr>
        <w:fldChar w:fldCharType="end"/>
      </w:r>
      <w:bookmarkEnd w:id="240"/>
      <w:r>
        <w:tab/>
      </w:r>
      <w:r w:rsidRPr="004313A4">
        <w:t>Channel elements</w:t>
      </w:r>
      <w:bookmarkEnd w:id="241"/>
      <w:bookmarkEnd w:id="24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1CEEB74B"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243" w:author="Mark Davison" w:date="2024-09-25T10:04:00Z" w16du:dateUtc="2024-09-25T09:04:00Z">
        <w:r w:rsidR="0094133A" w:rsidRPr="0094133A">
          <w:rPr>
            <w:rStyle w:val="Crossreference"/>
            <w:rPrChange w:id="244" w:author="Mark Davison" w:date="2024-09-25T10:04:00Z" w16du:dateUtc="2024-09-25T09:04:00Z">
              <w:rPr/>
            </w:rPrChange>
          </w:rPr>
          <w:t xml:space="preserve">Table </w:t>
        </w:r>
        <w:r w:rsidR="0094133A" w:rsidRPr="0094133A">
          <w:rPr>
            <w:rStyle w:val="Crossreference"/>
            <w:rPrChange w:id="245" w:author="Mark Davison" w:date="2024-09-25T10:04:00Z" w16du:dateUtc="2024-09-25T09:04:00Z">
              <w:rPr>
                <w:noProof/>
              </w:rPr>
            </w:rPrChange>
          </w:rPr>
          <w:t>3</w:t>
        </w:r>
      </w:ins>
      <w:del w:id="246" w:author="Mark Davison" w:date="2024-09-25T10:04:00Z" w16du:dateUtc="2024-09-25T09:04:00Z">
        <w:r w:rsidR="00EF5D28" w:rsidRPr="00B26E0F" w:rsidDel="0094133A">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2CB7EBA0" w:rsidR="00B14B69" w:rsidRDefault="00B14B69" w:rsidP="00537F2E">
      <w:pPr>
        <w:pStyle w:val="Caption"/>
        <w:keepNext/>
      </w:pPr>
      <w:bookmarkStart w:id="247" w:name="_Ref160457959"/>
      <w:bookmarkStart w:id="248" w:name="_Toc160543309"/>
      <w:bookmarkStart w:id="249" w:name="_Toc170288642"/>
      <w:r>
        <w:t xml:space="preserve">Table </w:t>
      </w:r>
      <w:r>
        <w:fldChar w:fldCharType="begin"/>
      </w:r>
      <w:r>
        <w:instrText xml:space="preserve"> SEQ Table \* ARABIC </w:instrText>
      </w:r>
      <w:r>
        <w:fldChar w:fldCharType="separate"/>
      </w:r>
      <w:r w:rsidR="0094133A">
        <w:rPr>
          <w:noProof/>
        </w:rPr>
        <w:t>3</w:t>
      </w:r>
      <w:r>
        <w:rPr>
          <w:noProof/>
        </w:rPr>
        <w:fldChar w:fldCharType="end"/>
      </w:r>
      <w:bookmarkEnd w:id="247"/>
      <w:r>
        <w:tab/>
      </w:r>
      <w:r w:rsidR="005A587D">
        <w:t>Connection</w:t>
      </w:r>
      <w:r w:rsidRPr="00B14B69">
        <w:t xml:space="preserve"> elements</w:t>
      </w:r>
      <w:bookmarkEnd w:id="248"/>
      <w:bookmarkEnd w:id="24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proofErr w:type="spellStart"/>
            <w:r w:rsidRPr="00AA06A1">
              <w:t>num</w:t>
            </w:r>
            <w:proofErr w:type="spellEnd"/>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proofErr w:type="spellStart"/>
            <w:r w:rsidRPr="00AA06A1">
              <w:t>prot</w:t>
            </w:r>
            <w:proofErr w:type="spellEnd"/>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lastRenderedPageBreak/>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250" w:name="_Toc172098941"/>
      <w:r w:rsidRPr="005A587D">
        <w:lastRenderedPageBreak/>
        <w:t xml:space="preserve">Connection </w:t>
      </w:r>
      <w:r w:rsidR="006B0494" w:rsidRPr="005A587D">
        <w:t>scheduling</w:t>
      </w:r>
      <w:bookmarkEnd w:id="25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2663650F"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251" w:author="Mark Davison" w:date="2024-09-25T10:04:00Z" w16du:dateUtc="2024-09-25T09:04:00Z">
        <w:r w:rsidR="0094133A" w:rsidRPr="0094133A">
          <w:rPr>
            <w:rStyle w:val="Crossreference"/>
            <w:rPrChange w:id="252" w:author="Mark Davison" w:date="2024-09-25T10:04:00Z" w16du:dateUtc="2024-09-25T09:04:00Z">
              <w:rPr/>
            </w:rPrChange>
          </w:rPr>
          <w:t xml:space="preserve">Table </w:t>
        </w:r>
        <w:r w:rsidR="0094133A" w:rsidRPr="0094133A">
          <w:rPr>
            <w:rStyle w:val="Crossreference"/>
            <w:rPrChange w:id="253" w:author="Mark Davison" w:date="2024-09-25T10:04:00Z" w16du:dateUtc="2024-09-25T09:04:00Z">
              <w:rPr>
                <w:noProof/>
              </w:rPr>
            </w:rPrChange>
          </w:rPr>
          <w:t>4</w:t>
        </w:r>
      </w:ins>
      <w:del w:id="254" w:author="Mark Davison" w:date="2024-09-25T10:04:00Z" w16du:dateUtc="2024-09-25T09:04:00Z">
        <w:r w:rsidR="00EF5D28" w:rsidRPr="00B26E0F" w:rsidDel="0094133A">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57B06000" w:rsidR="005A587D" w:rsidRDefault="00732C0C" w:rsidP="009F3044">
      <w:pPr>
        <w:pStyle w:val="Caption"/>
      </w:pPr>
      <w:bookmarkStart w:id="255" w:name="_Ref160460276"/>
      <w:bookmarkStart w:id="256" w:name="_Toc160543310"/>
      <w:bookmarkStart w:id="257" w:name="_Toc170288643"/>
      <w:r>
        <w:t xml:space="preserve">Table </w:t>
      </w:r>
      <w:r>
        <w:fldChar w:fldCharType="begin"/>
      </w:r>
      <w:r>
        <w:instrText xml:space="preserve"> SEQ Table \* ARABIC </w:instrText>
      </w:r>
      <w:r>
        <w:fldChar w:fldCharType="separate"/>
      </w:r>
      <w:r w:rsidR="0094133A">
        <w:rPr>
          <w:noProof/>
        </w:rPr>
        <w:t>4</w:t>
      </w:r>
      <w:r>
        <w:rPr>
          <w:noProof/>
        </w:rPr>
        <w:fldChar w:fldCharType="end"/>
      </w:r>
      <w:bookmarkEnd w:id="255"/>
      <w:r>
        <w:tab/>
      </w:r>
      <w:r w:rsidRPr="00732C0C">
        <w:t xml:space="preserve">Information used in defining </w:t>
      </w:r>
      <w:r w:rsidR="00F14026">
        <w:t>s</w:t>
      </w:r>
      <w:r w:rsidRPr="00732C0C">
        <w:t xml:space="preserve">cheduled </w:t>
      </w:r>
      <w:r w:rsidR="00F14026">
        <w:t>c</w:t>
      </w:r>
      <w:r w:rsidRPr="00732C0C">
        <w:t>onnections</w:t>
      </w:r>
      <w:bookmarkEnd w:id="256"/>
      <w:bookmarkEnd w:id="257"/>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 xml:space="preserve">The number of repeats during the </w:t>
            </w:r>
            <w:proofErr w:type="spellStart"/>
            <w:r w:rsidRPr="005D25E3">
              <w:rPr>
                <w:rFonts w:eastAsia="DengXian"/>
              </w:rPr>
              <w:t>startBoundary</w:t>
            </w:r>
            <w:proofErr w:type="spellEnd"/>
            <w:r w:rsidRPr="005D25E3">
              <w:rPr>
                <w:rFonts w:eastAsia="DengXian"/>
              </w:rPr>
              <w:t xml:space="preserve">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5326FCF6"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94133A">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258" w:author="Mark Davison" w:date="2024-09-25T10:04:00Z" w16du:dateUtc="2024-09-25T09:04:00Z">
        <w:r w:rsidR="0094133A" w:rsidRPr="0094133A">
          <w:rPr>
            <w:rStyle w:val="Crossreference"/>
            <w:rPrChange w:id="259" w:author="Mark Davison" w:date="2024-09-25T10:04:00Z" w16du:dateUtc="2024-09-25T09:04:00Z">
              <w:rPr/>
            </w:rPrChange>
          </w:rPr>
          <w:t>Time formats</w:t>
        </w:r>
      </w:ins>
      <w:del w:id="260" w:author="Mark Davison" w:date="2024-09-25T10:04:00Z" w16du:dateUtc="2024-09-25T09:04:00Z">
        <w:r w:rsidR="00EF5D28" w:rsidRPr="00B26E0F" w:rsidDel="0094133A">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 xml:space="preserve">The number of repeats during the </w:t>
      </w:r>
      <w:proofErr w:type="spellStart"/>
      <w:r w:rsidRPr="005D25E3">
        <w:t>startBoundary</w:t>
      </w:r>
      <w:proofErr w:type="spellEnd"/>
      <w:r w:rsidRPr="005D25E3">
        <w:t xml:space="preserve">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261" w:name="_Ref160538894"/>
      <w:bookmarkStart w:id="262" w:name="_Ref160538900"/>
      <w:bookmarkStart w:id="263" w:name="_Toc172098942"/>
      <w:r>
        <w:lastRenderedPageBreak/>
        <w:t>Time formats</w:t>
      </w:r>
      <w:bookmarkEnd w:id="261"/>
      <w:bookmarkEnd w:id="262"/>
      <w:bookmarkEnd w:id="263"/>
    </w:p>
    <w:p w14:paraId="435B32B8" w14:textId="6F82A733"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264" w:author="Mark Davison" w:date="2024-09-25T10:04:00Z" w16du:dateUtc="2024-09-25T09:04:00Z">
        <w:r w:rsidR="0094133A" w:rsidRPr="0094133A">
          <w:rPr>
            <w:rStyle w:val="Crossreference"/>
            <w:rPrChange w:id="265" w:author="Mark Davison" w:date="2024-09-25T10:04:00Z" w16du:dateUtc="2024-09-25T09:04:00Z">
              <w:rPr/>
            </w:rPrChange>
          </w:rPr>
          <w:t xml:space="preserve">Table </w:t>
        </w:r>
        <w:r w:rsidR="0094133A" w:rsidRPr="0094133A">
          <w:rPr>
            <w:rStyle w:val="Crossreference"/>
            <w:rPrChange w:id="266" w:author="Mark Davison" w:date="2024-09-25T10:04:00Z" w16du:dateUtc="2024-09-25T09:04:00Z">
              <w:rPr>
                <w:noProof/>
              </w:rPr>
            </w:rPrChange>
          </w:rPr>
          <w:t>5</w:t>
        </w:r>
      </w:ins>
      <w:del w:id="267" w:author="Mark Davison" w:date="2024-09-25T10:04:00Z" w16du:dateUtc="2024-09-25T09:04:00Z">
        <w:r w:rsidR="00EF5D28" w:rsidRPr="00B26E0F" w:rsidDel="0094133A">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0D31D758" w:rsidR="0007620E" w:rsidRPr="00AE3465" w:rsidRDefault="0007620E" w:rsidP="000B4273">
      <w:pPr>
        <w:pStyle w:val="Caption"/>
        <w:keepNext/>
      </w:pPr>
      <w:bookmarkStart w:id="268" w:name="_Ref160532049"/>
      <w:bookmarkStart w:id="269" w:name="_Toc170288644"/>
      <w:r>
        <w:t xml:space="preserve">Table </w:t>
      </w:r>
      <w:r>
        <w:fldChar w:fldCharType="begin"/>
      </w:r>
      <w:r>
        <w:instrText xml:space="preserve"> SEQ Table \* ARABIC </w:instrText>
      </w:r>
      <w:r>
        <w:fldChar w:fldCharType="separate"/>
      </w:r>
      <w:r w:rsidR="0094133A">
        <w:rPr>
          <w:noProof/>
        </w:rPr>
        <w:t>5</w:t>
      </w:r>
      <w:r>
        <w:rPr>
          <w:noProof/>
        </w:rPr>
        <w:fldChar w:fldCharType="end"/>
      </w:r>
      <w:bookmarkEnd w:id="268"/>
      <w:r w:rsidRPr="00AE3465">
        <w:tab/>
        <w:t>Time formats</w:t>
      </w:r>
      <w:bookmarkEnd w:id="26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270" w:name="_Toc172098943"/>
      <w:r>
        <w:t>Events</w:t>
      </w:r>
      <w:bookmarkEnd w:id="270"/>
    </w:p>
    <w:p w14:paraId="1E9023B2" w14:textId="3BE0D7BF"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94133A">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271" w:author="Mark Davison" w:date="2024-09-25T10:04:00Z" w16du:dateUtc="2024-09-25T09:04:00Z">
        <w:r w:rsidR="0094133A" w:rsidRPr="0094133A">
          <w:rPr>
            <w:rStyle w:val="Crossreference"/>
            <w:rPrChange w:id="272" w:author="Mark Davison" w:date="2024-09-25T10:04:00Z" w16du:dateUtc="2024-09-25T09:04:00Z">
              <w:rPr/>
            </w:rPrChange>
          </w:rPr>
          <w:t>Points</w:t>
        </w:r>
      </w:ins>
      <w:del w:id="273" w:author="Mark Davison" w:date="2024-09-25T10:04:00Z" w16du:dateUtc="2024-09-25T09:04:00Z">
        <w:r w:rsidR="00EF5D28" w:rsidRPr="00B26E0F" w:rsidDel="0094133A">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274" w:name="_Toc172098944"/>
      <w:r>
        <w:t>Actions</w:t>
      </w:r>
      <w:bookmarkEnd w:id="274"/>
    </w:p>
    <w:p w14:paraId="4C058027" w14:textId="403734C7"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275" w:author="Mark Davison" w:date="2024-09-25T10:04:00Z" w16du:dateUtc="2024-09-25T09:04:00Z">
        <w:r w:rsidR="0094133A" w:rsidRPr="0094133A">
          <w:rPr>
            <w:rStyle w:val="Crossreference"/>
            <w:rPrChange w:id="276" w:author="Mark Davison" w:date="2024-09-25T10:04:00Z" w16du:dateUtc="2024-09-25T09:04:00Z">
              <w:rPr/>
            </w:rPrChange>
          </w:rPr>
          <w:t xml:space="preserve">Table </w:t>
        </w:r>
        <w:r w:rsidR="0094133A" w:rsidRPr="0094133A">
          <w:rPr>
            <w:rStyle w:val="Crossreference"/>
            <w:rPrChange w:id="277" w:author="Mark Davison" w:date="2024-09-25T10:04:00Z" w16du:dateUtc="2024-09-25T09:04:00Z">
              <w:rPr>
                <w:noProof/>
              </w:rPr>
            </w:rPrChange>
          </w:rPr>
          <w:t>6</w:t>
        </w:r>
      </w:ins>
      <w:del w:id="278" w:author="Mark Davison" w:date="2024-09-25T10:04:00Z" w16du:dateUtc="2024-09-25T09:04:00Z">
        <w:r w:rsidR="00EF5D28" w:rsidRPr="00B26E0F" w:rsidDel="0094133A">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671374CE" w:rsidR="00910BE0" w:rsidRDefault="00910BE0" w:rsidP="009F3044">
      <w:pPr>
        <w:pStyle w:val="Caption"/>
      </w:pPr>
      <w:bookmarkStart w:id="279" w:name="_Ref160614062"/>
      <w:bookmarkStart w:id="280" w:name="_Toc170288645"/>
      <w:r>
        <w:t xml:space="preserve">Table </w:t>
      </w:r>
      <w:r>
        <w:fldChar w:fldCharType="begin"/>
      </w:r>
      <w:r>
        <w:instrText xml:space="preserve"> SEQ Table \* ARABIC </w:instrText>
      </w:r>
      <w:r>
        <w:fldChar w:fldCharType="separate"/>
      </w:r>
      <w:r w:rsidR="0094133A">
        <w:rPr>
          <w:noProof/>
        </w:rPr>
        <w:t>6</w:t>
      </w:r>
      <w:r>
        <w:rPr>
          <w:noProof/>
        </w:rPr>
        <w:fldChar w:fldCharType="end"/>
      </w:r>
      <w:bookmarkEnd w:id="279"/>
      <w:r>
        <w:tab/>
        <w:t>Actions</w:t>
      </w:r>
      <w:bookmarkEnd w:id="28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29F0FAF9"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del w:id="281" w:author="Mark Davison" w:date="2024-09-25T09:57:00Z" w16du:dateUtc="2024-09-25T08:57:00Z">
        <w:r w:rsidR="00777F7B" w:rsidRPr="00BA7567" w:rsidDel="007274E0">
          <w:delText xml:space="preserve">3 </w:delText>
        </w:r>
      </w:del>
      <w:r w:rsidR="00560546" w:rsidRPr="00BA7567">
        <w:t xml:space="preserve">action </w:t>
      </w:r>
      <w:ins w:id="282" w:author="Mark Davison" w:date="2024-09-25T09:57:00Z" w16du:dateUtc="2024-09-25T08:57:00Z">
        <w:r w:rsidR="007274E0">
          <w:t>(</w:t>
        </w:r>
        <w:r w:rsidR="007274E0" w:rsidRPr="007274E0">
          <w:rPr>
            <w:b/>
            <w:bCs/>
            <w:rPrChange w:id="283" w:author="Mark Davison" w:date="2024-09-25T09:57:00Z" w16du:dateUtc="2024-09-25T08:57:00Z">
              <w:rPr/>
            </w:rPrChange>
          </w:rPr>
          <w:t>2</w:t>
        </w:r>
        <w:r w:rsidR="007274E0">
          <w:t xml:space="preserve">) </w:t>
        </w:r>
      </w:ins>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1190760A"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284" w:author="Mark Davison" w:date="2024-09-25T10:04:00Z" w16du:dateUtc="2024-09-25T09:04:00Z">
        <w:r w:rsidR="0094133A" w:rsidRPr="0094133A">
          <w:rPr>
            <w:rStyle w:val="Crossreference"/>
            <w:rPrChange w:id="285" w:author="Mark Davison" w:date="2024-09-25T10:04:00Z" w16du:dateUtc="2024-09-25T09:04:00Z">
              <w:rPr/>
            </w:rPrChange>
          </w:rPr>
          <w:t xml:space="preserve">Table </w:t>
        </w:r>
        <w:r w:rsidR="0094133A" w:rsidRPr="0094133A">
          <w:rPr>
            <w:rStyle w:val="Crossreference"/>
            <w:rPrChange w:id="286" w:author="Mark Davison" w:date="2024-09-25T10:04:00Z" w16du:dateUtc="2024-09-25T09:04:00Z">
              <w:rPr>
                <w:noProof/>
              </w:rPr>
            </w:rPrChange>
          </w:rPr>
          <w:t>8</w:t>
        </w:r>
      </w:ins>
      <w:del w:id="287" w:author="Mark Davison" w:date="2024-09-25T10:04:00Z" w16du:dateUtc="2024-09-25T09:04:00Z">
        <w:r w:rsidR="00EF5D28" w:rsidRPr="00B26E0F" w:rsidDel="0094133A">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288" w:name="_Ref160616879"/>
      <w:bookmarkStart w:id="289" w:name="_Toc172098945"/>
      <w:r>
        <w:t>Points</w:t>
      </w:r>
      <w:bookmarkEnd w:id="288"/>
      <w:bookmarkEnd w:id="289"/>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4352B31C"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290" w:author="Mark Davison" w:date="2024-09-25T10:04:00Z" w16du:dateUtc="2024-09-25T09:04:00Z">
        <w:r w:rsidR="0094133A" w:rsidRPr="0094133A">
          <w:rPr>
            <w:rStyle w:val="Crossreference"/>
            <w:rPrChange w:id="291" w:author="Mark Davison" w:date="2024-09-25T10:04:00Z" w16du:dateUtc="2024-09-25T09:04:00Z">
              <w:rPr/>
            </w:rPrChange>
          </w:rPr>
          <w:t xml:space="preserve">Table </w:t>
        </w:r>
        <w:r w:rsidR="0094133A" w:rsidRPr="0094133A">
          <w:rPr>
            <w:rStyle w:val="Crossreference"/>
            <w:rPrChange w:id="292" w:author="Mark Davison" w:date="2024-09-25T10:04:00Z" w16du:dateUtc="2024-09-25T09:04:00Z">
              <w:rPr>
                <w:noProof/>
              </w:rPr>
            </w:rPrChange>
          </w:rPr>
          <w:t>7</w:t>
        </w:r>
      </w:ins>
      <w:del w:id="293" w:author="Mark Davison" w:date="2024-09-25T10:04:00Z" w16du:dateUtc="2024-09-25T09:04:00Z">
        <w:r w:rsidR="00EF5D28" w:rsidRPr="00B26E0F" w:rsidDel="0094133A">
          <w:rPr>
            <w:rStyle w:val="Crossreference"/>
          </w:rPr>
          <w:delText>Table 7</w:delText>
        </w:r>
      </w:del>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19E223A3" w14:textId="4557BB2D" w:rsidR="00212C02" w:rsidRPr="00212C02" w:rsidRDefault="00BB5A05" w:rsidP="009F3044">
      <w:pPr>
        <w:pStyle w:val="Caption"/>
      </w:pPr>
      <w:bookmarkStart w:id="294" w:name="_Ref161139195"/>
      <w:bookmarkStart w:id="295" w:name="_Toc170288646"/>
      <w:r>
        <w:t xml:space="preserve">Table </w:t>
      </w:r>
      <w:r>
        <w:fldChar w:fldCharType="begin"/>
      </w:r>
      <w:r>
        <w:instrText xml:space="preserve"> SEQ Table \* ARABIC </w:instrText>
      </w:r>
      <w:r>
        <w:fldChar w:fldCharType="separate"/>
      </w:r>
      <w:r w:rsidR="0094133A">
        <w:rPr>
          <w:noProof/>
        </w:rPr>
        <w:t>7</w:t>
      </w:r>
      <w:r>
        <w:rPr>
          <w:noProof/>
        </w:rPr>
        <w:fldChar w:fldCharType="end"/>
      </w:r>
      <w:bookmarkEnd w:id="294"/>
      <w:r>
        <w:tab/>
      </w:r>
      <w:r w:rsidRPr="00BB5A05">
        <w:t xml:space="preserve">Configuration structure for a </w:t>
      </w:r>
      <w:r w:rsidR="00994C7D">
        <w:t>d</w:t>
      </w:r>
      <w:r w:rsidRPr="00BB5A05">
        <w:t xml:space="preserve">evice </w:t>
      </w:r>
      <w:r w:rsidR="00994C7D">
        <w:t>l</w:t>
      </w:r>
      <w:r w:rsidRPr="00BB5A05">
        <w:t>ink</w:t>
      </w:r>
      <w:bookmarkEnd w:id="29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proofErr w:type="spellStart"/>
            <w:r w:rsidRPr="000B1489">
              <w:t>num</w:t>
            </w:r>
            <w:proofErr w:type="spellEnd"/>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758731D6"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94133A">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296" w:author="Mark Davison" w:date="2024-09-25T10:04:00Z" w16du:dateUtc="2024-09-25T09:04:00Z">
        <w:r w:rsidR="0094133A" w:rsidRPr="0094133A">
          <w:rPr>
            <w:rStyle w:val="Crossreference"/>
            <w:rPrChange w:id="297" w:author="Mark Davison" w:date="2024-09-25T10:04:00Z" w16du:dateUtc="2024-09-25T09:04:00Z">
              <w:rPr/>
            </w:rPrChange>
          </w:rPr>
          <w:t>Calculated points</w:t>
        </w:r>
      </w:ins>
      <w:del w:id="298" w:author="Mark Davison" w:date="2024-09-25T10:04:00Z" w16du:dateUtc="2024-09-25T09:04:00Z">
        <w:r w:rsidR="00EF5D28" w:rsidRPr="00B26E0F" w:rsidDel="0094133A">
          <w:rPr>
            <w:rStyle w:val="Crossreference"/>
          </w:rPr>
          <w:delText>Calculated points</w:delText>
        </w:r>
      </w:del>
      <w:r w:rsidR="006C34B5" w:rsidRPr="00BA7567">
        <w:rPr>
          <w:rStyle w:val="Crossreference"/>
        </w:rPr>
        <w:fldChar w:fldCharType="end"/>
      </w:r>
      <w:r w:rsidRPr="00BA7567">
        <w:t>.</w:t>
      </w:r>
    </w:p>
    <w:p w14:paraId="3B8A64C0" w14:textId="018E3C8F"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299" w:author="Mark Davison" w:date="2024-09-25T10:04:00Z" w16du:dateUtc="2024-09-25T09:04:00Z">
        <w:r w:rsidR="0094133A" w:rsidRPr="0094133A">
          <w:rPr>
            <w:rStyle w:val="Crossreference"/>
            <w:rPrChange w:id="300" w:author="Mark Davison" w:date="2024-09-25T10:04:00Z" w16du:dateUtc="2024-09-25T09:04:00Z">
              <w:rPr/>
            </w:rPrChange>
          </w:rPr>
          <w:t xml:space="preserve">Table </w:t>
        </w:r>
        <w:r w:rsidR="0094133A" w:rsidRPr="0094133A">
          <w:rPr>
            <w:rStyle w:val="Crossreference"/>
            <w:rPrChange w:id="301" w:author="Mark Davison" w:date="2024-09-25T10:04:00Z" w16du:dateUtc="2024-09-25T09:04:00Z">
              <w:rPr>
                <w:noProof/>
              </w:rPr>
            </w:rPrChange>
          </w:rPr>
          <w:t>8</w:t>
        </w:r>
      </w:ins>
      <w:del w:id="302" w:author="Mark Davison" w:date="2024-09-25T10:04:00Z" w16du:dateUtc="2024-09-25T09:04:00Z">
        <w:r w:rsidR="00EF5D28" w:rsidRPr="00B26E0F" w:rsidDel="0094133A">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18A8A55F" w:rsidR="009F3044" w:rsidRDefault="009F3044" w:rsidP="00FC378E">
      <w:pPr>
        <w:pStyle w:val="Caption"/>
        <w:keepNext/>
      </w:pPr>
      <w:bookmarkStart w:id="303" w:name="_Ref161048279"/>
      <w:bookmarkStart w:id="304" w:name="_Toc170288647"/>
      <w:r>
        <w:t xml:space="preserve">Table </w:t>
      </w:r>
      <w:r>
        <w:fldChar w:fldCharType="begin"/>
      </w:r>
      <w:r>
        <w:instrText xml:space="preserve"> SEQ Table \* ARABIC </w:instrText>
      </w:r>
      <w:r>
        <w:fldChar w:fldCharType="separate"/>
      </w:r>
      <w:r w:rsidR="0094133A">
        <w:rPr>
          <w:noProof/>
        </w:rPr>
        <w:t>8</w:t>
      </w:r>
      <w:r>
        <w:rPr>
          <w:noProof/>
        </w:rPr>
        <w:fldChar w:fldCharType="end"/>
      </w:r>
      <w:bookmarkEnd w:id="303"/>
      <w:r>
        <w:tab/>
      </w:r>
      <w:r w:rsidRPr="009F3044">
        <w:t xml:space="preserve">Configuration structure for a </w:t>
      </w:r>
      <w:r w:rsidR="0071041B">
        <w:t>p</w:t>
      </w:r>
      <w:r w:rsidR="004B4EE1">
        <w:t>oint</w:t>
      </w:r>
      <w:bookmarkEnd w:id="304"/>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lastRenderedPageBreak/>
              <w:t>When Connected</w:t>
            </w:r>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t>When Online</w:t>
            </w:r>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ins w:id="305" w:author="Mark Davison" w:date="2024-09-25T09:53:00Z" w16du:dateUtc="2024-09-25T08:53:00Z"/>
        </w:trPr>
        <w:tc>
          <w:tcPr>
            <w:tcW w:w="1255" w:type="dxa"/>
            <w:noWrap/>
          </w:tcPr>
          <w:p w14:paraId="604C30A1" w14:textId="77777777" w:rsidR="007274E0" w:rsidRDefault="00B26E0F" w:rsidP="003D1407">
            <w:pPr>
              <w:pStyle w:val="TableText"/>
              <w:rPr>
                <w:ins w:id="306" w:author="Mark Davison" w:date="2024-09-25T10:03:00Z" w16du:dateUtc="2024-09-25T09:03:00Z"/>
                <w:lang w:bidi="he-IL"/>
              </w:rPr>
            </w:pPr>
            <w:ins w:id="307" w:author="Mark Davison" w:date="2024-09-25T09:53:00Z" w16du:dateUtc="2024-09-25T08:53:00Z">
              <w:r>
                <w:rPr>
                  <w:lang w:bidi="he-IL"/>
                </w:rPr>
                <w:t>When</w:t>
              </w:r>
            </w:ins>
          </w:p>
          <w:p w14:paraId="3F542FA5" w14:textId="77777777" w:rsidR="007274E0" w:rsidRDefault="00B26E0F" w:rsidP="003D1407">
            <w:pPr>
              <w:pStyle w:val="TableText"/>
              <w:rPr>
                <w:ins w:id="308" w:author="Mark Davison" w:date="2024-09-25T10:03:00Z" w16du:dateUtc="2024-09-25T09:03:00Z"/>
                <w:lang w:bidi="he-IL"/>
              </w:rPr>
            </w:pPr>
            <w:proofErr w:type="spellStart"/>
            <w:ins w:id="309" w:author="Mark Davison" w:date="2024-09-25T09:54:00Z" w16du:dateUtc="2024-09-25T08:54:00Z">
              <w:r>
                <w:rPr>
                  <w:lang w:bidi="he-IL"/>
                </w:rPr>
                <w:t>UnableTo</w:t>
              </w:r>
            </w:ins>
            <w:proofErr w:type="spellEnd"/>
          </w:p>
          <w:p w14:paraId="26FB000F" w14:textId="500A89C5" w:rsidR="00B26E0F" w:rsidRPr="00B50947" w:rsidRDefault="00B26E0F" w:rsidP="003D1407">
            <w:pPr>
              <w:pStyle w:val="TableText"/>
              <w:rPr>
                <w:ins w:id="310" w:author="Mark Davison" w:date="2024-09-25T09:53:00Z" w16du:dateUtc="2024-09-25T08:53:00Z"/>
                <w:lang w:bidi="he-IL"/>
              </w:rPr>
            </w:pPr>
            <w:ins w:id="311" w:author="Mark Davison" w:date="2024-09-25T09:54:00Z" w16du:dateUtc="2024-09-25T08:54:00Z">
              <w:r>
                <w:rPr>
                  <w:lang w:bidi="he-IL"/>
                </w:rPr>
                <w:t>Read</w:t>
              </w:r>
            </w:ins>
          </w:p>
        </w:tc>
        <w:tc>
          <w:tcPr>
            <w:tcW w:w="1080" w:type="dxa"/>
            <w:noWrap/>
          </w:tcPr>
          <w:p w14:paraId="063DF69A" w14:textId="5706566D" w:rsidR="00B26E0F" w:rsidRDefault="00B26E0F" w:rsidP="003D1407">
            <w:pPr>
              <w:pStyle w:val="TableText"/>
              <w:rPr>
                <w:ins w:id="312" w:author="Mark Davison" w:date="2024-09-25T09:53:00Z" w16du:dateUtc="2024-09-25T08:53:00Z"/>
                <w:lang w:bidi="he-IL"/>
              </w:rPr>
            </w:pPr>
            <w:ins w:id="313" w:author="Mark Davison" w:date="2024-09-25T09:54:00Z" w16du:dateUtc="2024-09-25T08:54:00Z">
              <w:r>
                <w:rPr>
                  <w:lang w:bidi="he-IL"/>
                </w:rPr>
                <w:t>Integer</w:t>
              </w:r>
            </w:ins>
          </w:p>
        </w:tc>
        <w:tc>
          <w:tcPr>
            <w:tcW w:w="2160" w:type="dxa"/>
            <w:noWrap/>
          </w:tcPr>
          <w:p w14:paraId="122A1970" w14:textId="302C798A" w:rsidR="00B26E0F" w:rsidRPr="00B50947" w:rsidRDefault="00B26E0F" w:rsidP="003D1407">
            <w:pPr>
              <w:pStyle w:val="TableText"/>
              <w:rPr>
                <w:ins w:id="314" w:author="Mark Davison" w:date="2024-09-25T09:53:00Z" w16du:dateUtc="2024-09-25T08:53:00Z"/>
                <w:lang w:bidi="he-IL"/>
              </w:rPr>
            </w:pPr>
            <w:proofErr w:type="spellStart"/>
            <w:ins w:id="315" w:author="Mark Davison" w:date="2024-09-25T09:54:00Z" w16du:dateUtc="2024-09-25T08:54:00Z">
              <w:r>
                <w:rPr>
                  <w:lang w:bidi="he-IL"/>
                </w:rPr>
                <w:t>whenUnableToRead</w:t>
              </w:r>
            </w:ins>
            <w:proofErr w:type="spellEnd"/>
          </w:p>
        </w:tc>
        <w:tc>
          <w:tcPr>
            <w:tcW w:w="810" w:type="dxa"/>
            <w:noWrap/>
          </w:tcPr>
          <w:p w14:paraId="741E8698" w14:textId="631BD9CD" w:rsidR="00B26E0F" w:rsidRPr="00B50947" w:rsidRDefault="00B26E0F" w:rsidP="003D1407">
            <w:pPr>
              <w:pStyle w:val="TableText"/>
              <w:rPr>
                <w:ins w:id="316" w:author="Mark Davison" w:date="2024-09-25T09:53:00Z" w16du:dateUtc="2024-09-25T08:53:00Z"/>
                <w:lang w:bidi="he-IL"/>
              </w:rPr>
            </w:pPr>
            <w:ins w:id="317" w:author="Mark Davison" w:date="2024-09-25T09:54:00Z" w16du:dateUtc="2024-09-25T08:54:00Z">
              <w:r>
                <w:rPr>
                  <w:lang w:bidi="he-IL"/>
                </w:rPr>
                <w:t>No</w:t>
              </w:r>
            </w:ins>
          </w:p>
        </w:tc>
        <w:tc>
          <w:tcPr>
            <w:tcW w:w="3767" w:type="dxa"/>
            <w:noWrap/>
          </w:tcPr>
          <w:p w14:paraId="521E7C2A" w14:textId="1BF948A9" w:rsidR="00B26E0F" w:rsidRDefault="00B26E0F" w:rsidP="003D1407">
            <w:pPr>
              <w:pStyle w:val="TableText"/>
              <w:rPr>
                <w:ins w:id="318" w:author="Mark Davison" w:date="2024-09-25T09:53:00Z" w16du:dateUtc="2024-09-25T08:53:00Z"/>
              </w:rPr>
            </w:pPr>
            <w:ins w:id="319" w:author="Mark Davison" w:date="2024-09-25T09:54:00Z" w16du:dateUtc="2024-09-25T08:54:00Z">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ins>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lastRenderedPageBreak/>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2622D844"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320" w:author="Mark Davison" w:date="2024-09-25T10:04:00Z" w16du:dateUtc="2024-09-25T09:04:00Z">
        <w:r w:rsidR="0094133A" w:rsidRPr="0094133A">
          <w:rPr>
            <w:rStyle w:val="Crossreference"/>
            <w:rPrChange w:id="321" w:author="Mark Davison" w:date="2024-09-25T10:04:00Z" w16du:dateUtc="2024-09-25T09:04:00Z">
              <w:rPr/>
            </w:rPrChange>
          </w:rPr>
          <w:t xml:space="preserve">Table </w:t>
        </w:r>
        <w:r w:rsidR="0094133A" w:rsidRPr="0094133A">
          <w:rPr>
            <w:rStyle w:val="Crossreference"/>
            <w:rPrChange w:id="322" w:author="Mark Davison" w:date="2024-09-25T10:04:00Z" w16du:dateUtc="2024-09-25T09:04:00Z">
              <w:rPr>
                <w:noProof/>
              </w:rPr>
            </w:rPrChange>
          </w:rPr>
          <w:t>9</w:t>
        </w:r>
      </w:ins>
      <w:del w:id="323" w:author="Mark Davison" w:date="2024-09-25T10:04:00Z" w16du:dateUtc="2024-09-25T09:04:00Z">
        <w:r w:rsidR="00EF5D28" w:rsidRPr="00B26E0F" w:rsidDel="0094133A">
          <w:rPr>
            <w:rStyle w:val="Crossreference"/>
          </w:rPr>
          <w:delText>Table 9</w:delText>
        </w:r>
      </w:del>
      <w:r w:rsidR="00896295" w:rsidRPr="00896295">
        <w:rPr>
          <w:rStyle w:val="Crossreference"/>
        </w:rPr>
        <w:fldChar w:fldCharType="end"/>
      </w:r>
      <w:r w:rsidR="00896295">
        <w:t xml:space="preserve"> for further information.</w:t>
      </w:r>
    </w:p>
    <w:p w14:paraId="4E380CB1" w14:textId="2E840ED1" w:rsidR="009F3044" w:rsidRDefault="009F3044" w:rsidP="00896295">
      <w:pPr>
        <w:pStyle w:val="Caption"/>
        <w:keepNext/>
      </w:pPr>
      <w:bookmarkStart w:id="324" w:name="_Ref161149864"/>
      <w:bookmarkStart w:id="325" w:name="_Toc170288648"/>
      <w:r>
        <w:t xml:space="preserve">Table </w:t>
      </w:r>
      <w:r>
        <w:fldChar w:fldCharType="begin"/>
      </w:r>
      <w:r>
        <w:instrText xml:space="preserve"> SEQ Table \* ARABIC </w:instrText>
      </w:r>
      <w:r>
        <w:fldChar w:fldCharType="separate"/>
      </w:r>
      <w:r w:rsidR="0094133A">
        <w:rPr>
          <w:noProof/>
        </w:rPr>
        <w:t>9</w:t>
      </w:r>
      <w:r>
        <w:rPr>
          <w:noProof/>
        </w:rPr>
        <w:fldChar w:fldCharType="end"/>
      </w:r>
      <w:bookmarkEnd w:id="324"/>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32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lastRenderedPageBreak/>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326" w:name="_Toc172098946"/>
      <w:r w:rsidRPr="00982CA0">
        <w:t xml:space="preserve">Point </w:t>
      </w:r>
      <w:r w:rsidR="006B0494" w:rsidRPr="00982CA0">
        <w:t>quality flags</w:t>
      </w:r>
      <w:bookmarkEnd w:id="326"/>
    </w:p>
    <w:p w14:paraId="1020421F" w14:textId="5712AEAF"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327" w:author="Mark Davison" w:date="2024-09-25T10:04:00Z" w16du:dateUtc="2024-09-25T09:04:00Z">
        <w:r w:rsidR="0094133A" w:rsidRPr="0094133A">
          <w:rPr>
            <w:rStyle w:val="Crossreference"/>
            <w:rPrChange w:id="328" w:author="Mark Davison" w:date="2024-09-25T10:04:00Z" w16du:dateUtc="2024-09-25T09:04:00Z">
              <w:rPr/>
            </w:rPrChange>
          </w:rPr>
          <w:t xml:space="preserve">Table </w:t>
        </w:r>
        <w:r w:rsidR="0094133A" w:rsidRPr="0094133A">
          <w:rPr>
            <w:rStyle w:val="Crossreference"/>
            <w:rPrChange w:id="329" w:author="Mark Davison" w:date="2024-09-25T10:04:00Z" w16du:dateUtc="2024-09-25T09:04:00Z">
              <w:rPr>
                <w:noProof/>
              </w:rPr>
            </w:rPrChange>
          </w:rPr>
          <w:t>10</w:t>
        </w:r>
      </w:ins>
      <w:del w:id="330" w:author="Mark Davison" w:date="2024-09-25T10:04:00Z" w16du:dateUtc="2024-09-25T09:04:00Z">
        <w:r w:rsidR="00EF5D28" w:rsidRPr="00B26E0F" w:rsidDel="0094133A">
          <w:rPr>
            <w:rStyle w:val="Crossreference"/>
          </w:rPr>
          <w:delText>Table 10</w:delText>
        </w:r>
      </w:del>
      <w:r w:rsidR="00896295" w:rsidRPr="00896295">
        <w:rPr>
          <w:rStyle w:val="Crossreference"/>
        </w:rPr>
        <w:fldChar w:fldCharType="end"/>
      </w:r>
      <w:r w:rsidR="00896295">
        <w:t>.</w:t>
      </w:r>
    </w:p>
    <w:p w14:paraId="2FF81EEA" w14:textId="55D84B8A" w:rsidR="00893D2D" w:rsidRDefault="00893D2D" w:rsidP="00896295">
      <w:pPr>
        <w:pStyle w:val="Caption"/>
        <w:keepNext/>
      </w:pPr>
      <w:bookmarkStart w:id="331" w:name="_Ref161150038"/>
      <w:bookmarkStart w:id="332" w:name="_Toc170288649"/>
      <w:r>
        <w:t xml:space="preserve">Table </w:t>
      </w:r>
      <w:r>
        <w:fldChar w:fldCharType="begin"/>
      </w:r>
      <w:r>
        <w:instrText xml:space="preserve"> SEQ Table \* ARABIC </w:instrText>
      </w:r>
      <w:r>
        <w:fldChar w:fldCharType="separate"/>
      </w:r>
      <w:r w:rsidR="0094133A">
        <w:rPr>
          <w:noProof/>
        </w:rPr>
        <w:t>10</w:t>
      </w:r>
      <w:r>
        <w:rPr>
          <w:noProof/>
        </w:rPr>
        <w:fldChar w:fldCharType="end"/>
      </w:r>
      <w:bookmarkEnd w:id="331"/>
      <w:r>
        <w:tab/>
      </w:r>
      <w:r w:rsidRPr="00893D2D">
        <w:t xml:space="preserve">Point </w:t>
      </w:r>
      <w:r w:rsidR="000104B4">
        <w:t>q</w:t>
      </w:r>
      <w:r w:rsidRPr="00893D2D">
        <w:t xml:space="preserve">uality </w:t>
      </w:r>
      <w:r w:rsidR="000104B4">
        <w:t>f</w:t>
      </w:r>
      <w:r w:rsidRPr="00893D2D">
        <w:t>lags</w:t>
      </w:r>
      <w:bookmarkEnd w:id="332"/>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 xml:space="preserve">This flag applies to Counters only. It indicates that the value being reported with the flag cannot be used with the previous value to </w:t>
            </w:r>
            <w:r w:rsidRPr="00B97174">
              <w:lastRenderedPageBreak/>
              <w:t>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lastRenderedPageBreak/>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23DCF221"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333" w:author="Mark Davison" w:date="2024-09-25T10:04:00Z" w16du:dateUtc="2024-09-25T09:04:00Z">
        <w:r w:rsidR="0094133A" w:rsidRPr="0094133A">
          <w:rPr>
            <w:rStyle w:val="Crossreference"/>
            <w:rPrChange w:id="334" w:author="Mark Davison" w:date="2024-09-25T10:04:00Z" w16du:dateUtc="2024-09-25T09:04:00Z">
              <w:rPr/>
            </w:rPrChange>
          </w:rPr>
          <w:t xml:space="preserve">Table </w:t>
        </w:r>
        <w:r w:rsidR="0094133A" w:rsidRPr="0094133A">
          <w:rPr>
            <w:rStyle w:val="Crossreference"/>
            <w:rPrChange w:id="335" w:author="Mark Davison" w:date="2024-09-25T10:04:00Z" w16du:dateUtc="2024-09-25T09:04:00Z">
              <w:rPr>
                <w:noProof/>
              </w:rPr>
            </w:rPrChange>
          </w:rPr>
          <w:t>8</w:t>
        </w:r>
      </w:ins>
      <w:del w:id="336" w:author="Mark Davison" w:date="2024-09-25T10:04:00Z" w16du:dateUtc="2024-09-25T09:04:00Z">
        <w:r w:rsidR="00EF5D28" w:rsidRPr="00B26E0F" w:rsidDel="0094133A">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337" w:name="_Toc172098947"/>
      <w:r w:rsidRPr="00A513E2">
        <w:t xml:space="preserve">Binary </w:t>
      </w:r>
      <w:r w:rsidR="006B0494" w:rsidRPr="00A513E2">
        <w:t>points</w:t>
      </w:r>
      <w:bookmarkEnd w:id="337"/>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3E5D6C59"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338" w:author="Mark Davison" w:date="2024-09-25T10:04:00Z" w16du:dateUtc="2024-09-25T09:04:00Z">
        <w:r w:rsidR="0094133A" w:rsidRPr="0094133A">
          <w:rPr>
            <w:rStyle w:val="Crossreference"/>
            <w:rPrChange w:id="339" w:author="Mark Davison" w:date="2024-09-25T10:04:00Z" w16du:dateUtc="2024-09-25T09:04:00Z">
              <w:rPr/>
            </w:rPrChange>
          </w:rPr>
          <w:t>Table</w:t>
        </w:r>
        <w:r w:rsidR="0094133A">
          <w:t xml:space="preserve"> </w:t>
        </w:r>
        <w:r w:rsidR="0094133A">
          <w:rPr>
            <w:noProof/>
          </w:rPr>
          <w:t>11</w:t>
        </w:r>
      </w:ins>
      <w:del w:id="340" w:author="Mark Davison" w:date="2024-09-25T10:04:00Z" w16du:dateUtc="2024-09-25T09:04:00Z">
        <w:r w:rsidR="00EF5D28" w:rsidRPr="00B26E0F" w:rsidDel="0094133A">
          <w:rPr>
            <w:rStyle w:val="Crossreference"/>
          </w:rPr>
          <w:delText>Table</w:delText>
        </w:r>
        <w:r w:rsidR="00EF5D28" w:rsidDel="0094133A">
          <w:delText xml:space="preserve"> </w:delText>
        </w:r>
        <w:r w:rsidR="00EF5D28" w:rsidDel="0094133A">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3E7EFB10" w:rsidR="00D014F9" w:rsidRDefault="00D014F9" w:rsidP="00D014F9">
      <w:pPr>
        <w:pStyle w:val="Caption"/>
      </w:pPr>
      <w:bookmarkStart w:id="341" w:name="_Ref161299982"/>
      <w:bookmarkStart w:id="342" w:name="_Toc170288650"/>
      <w:r>
        <w:t xml:space="preserve">Table </w:t>
      </w:r>
      <w:r>
        <w:fldChar w:fldCharType="begin"/>
      </w:r>
      <w:r>
        <w:instrText xml:space="preserve"> SEQ Table \* ARABIC </w:instrText>
      </w:r>
      <w:r>
        <w:fldChar w:fldCharType="separate"/>
      </w:r>
      <w:r w:rsidR="0094133A">
        <w:rPr>
          <w:noProof/>
        </w:rPr>
        <w:t>11</w:t>
      </w:r>
      <w:r>
        <w:rPr>
          <w:noProof/>
        </w:rPr>
        <w:fldChar w:fldCharType="end"/>
      </w:r>
      <w:bookmarkEnd w:id="341"/>
      <w:r>
        <w:tab/>
        <w:t xml:space="preserve">Configuration structure for a binary </w:t>
      </w:r>
      <w:r w:rsidR="000104B4">
        <w:t>p</w:t>
      </w:r>
      <w:r>
        <w:t>oint</w:t>
      </w:r>
      <w:bookmarkEnd w:id="342"/>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lastRenderedPageBreak/>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3D1407">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w:t>
      </w:r>
      <w:r w:rsidRPr="00D014F9">
        <w:rPr>
          <w:rFonts w:eastAsia="DengXian"/>
          <w:lang w:eastAsia="en-US"/>
        </w:rPr>
        <w:lastRenderedPageBreak/>
        <w:t xml:space="preserve">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1DB2F78D"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343" w:author="Mark Davison" w:date="2024-09-25T10:04:00Z" w16du:dateUtc="2024-09-25T09:04:00Z">
        <w:r w:rsidR="0094133A" w:rsidRPr="0094133A">
          <w:rPr>
            <w:rStyle w:val="Crossreference"/>
            <w:rPrChange w:id="344" w:author="Mark Davison" w:date="2024-09-25T10:04:00Z" w16du:dateUtc="2024-09-25T09:04:00Z">
              <w:rPr/>
            </w:rPrChange>
          </w:rPr>
          <w:t xml:space="preserve">Figure </w:t>
        </w:r>
        <w:r w:rsidR="0094133A" w:rsidRPr="0094133A">
          <w:rPr>
            <w:rStyle w:val="Crossreference"/>
            <w:rPrChange w:id="345" w:author="Mark Davison" w:date="2024-09-25T10:04:00Z" w16du:dateUtc="2024-09-25T09:04:00Z">
              <w:rPr>
                <w:noProof/>
              </w:rPr>
            </w:rPrChange>
          </w:rPr>
          <w:t>4</w:t>
        </w:r>
      </w:ins>
      <w:del w:id="346" w:author="Mark Davison" w:date="2024-09-25T10:04:00Z" w16du:dateUtc="2024-09-25T09:04:00Z">
        <w:r w:rsidR="00EF5D28" w:rsidRPr="00B26E0F" w:rsidDel="0094133A">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10C9B53C">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6A32619D" w:rsidR="00A20075" w:rsidRDefault="00A20075" w:rsidP="00A20075">
      <w:pPr>
        <w:pStyle w:val="Caption"/>
      </w:pPr>
      <w:bookmarkStart w:id="347" w:name="_Ref161910224"/>
      <w:bookmarkStart w:id="348" w:name="_Toc170288631"/>
      <w:r>
        <w:t xml:space="preserve">Figure </w:t>
      </w:r>
      <w:r>
        <w:fldChar w:fldCharType="begin"/>
      </w:r>
      <w:r>
        <w:instrText xml:space="preserve"> SEQ Figure \* ARABIC </w:instrText>
      </w:r>
      <w:r>
        <w:fldChar w:fldCharType="separate"/>
      </w:r>
      <w:r w:rsidR="0094133A">
        <w:rPr>
          <w:noProof/>
        </w:rPr>
        <w:t>4</w:t>
      </w:r>
      <w:r>
        <w:rPr>
          <w:noProof/>
        </w:rPr>
        <w:fldChar w:fldCharType="end"/>
      </w:r>
      <w:bookmarkEnd w:id="347"/>
      <w:r>
        <w:tab/>
      </w:r>
      <w:r w:rsidRPr="00BA7567">
        <w:t>Supported implementation of persistence for binary points</w:t>
      </w:r>
      <w:bookmarkEnd w:id="348"/>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349" w:name="_Toc172098948"/>
      <w:r>
        <w:t xml:space="preserve">Analogue </w:t>
      </w:r>
      <w:r w:rsidR="006B0494">
        <w:t>points</w:t>
      </w:r>
      <w:bookmarkEnd w:id="349"/>
    </w:p>
    <w:p w14:paraId="7B6E8A76" w14:textId="6468623F"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350" w:author="Mark Davison" w:date="2024-09-25T10:04:00Z" w16du:dateUtc="2024-09-25T09:04:00Z">
        <w:r w:rsidR="0094133A" w:rsidRPr="0094133A">
          <w:rPr>
            <w:rStyle w:val="Crossreference"/>
            <w:rPrChange w:id="351" w:author="Mark Davison" w:date="2024-09-25T10:04:00Z" w16du:dateUtc="2024-09-25T09:04:00Z">
              <w:rPr/>
            </w:rPrChange>
          </w:rPr>
          <w:t xml:space="preserve">Table </w:t>
        </w:r>
        <w:r w:rsidR="0094133A" w:rsidRPr="0094133A">
          <w:rPr>
            <w:rStyle w:val="Crossreference"/>
            <w:rPrChange w:id="352" w:author="Mark Davison" w:date="2024-09-25T10:04:00Z" w16du:dateUtc="2024-09-25T09:04:00Z">
              <w:rPr>
                <w:noProof/>
              </w:rPr>
            </w:rPrChange>
          </w:rPr>
          <w:t>12</w:t>
        </w:r>
      </w:ins>
      <w:del w:id="353" w:author="Mark Davison" w:date="2024-09-25T10:04:00Z" w16du:dateUtc="2024-09-25T09:04:00Z">
        <w:r w:rsidR="00EF5D28" w:rsidRPr="00B26E0F" w:rsidDel="0094133A">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7A4940BA" w:rsidR="00A20075" w:rsidRDefault="00A20075" w:rsidP="00A20075">
      <w:pPr>
        <w:pStyle w:val="Caption"/>
      </w:pPr>
      <w:bookmarkStart w:id="354" w:name="_Ref161301633"/>
      <w:bookmarkStart w:id="355" w:name="_Toc170288651"/>
      <w:r>
        <w:lastRenderedPageBreak/>
        <w:t xml:space="preserve">Table </w:t>
      </w:r>
      <w:r>
        <w:fldChar w:fldCharType="begin"/>
      </w:r>
      <w:r>
        <w:instrText xml:space="preserve"> SEQ Table \* ARABIC </w:instrText>
      </w:r>
      <w:r>
        <w:fldChar w:fldCharType="separate"/>
      </w:r>
      <w:r w:rsidR="0094133A">
        <w:rPr>
          <w:noProof/>
        </w:rPr>
        <w:t>12</w:t>
      </w:r>
      <w:r>
        <w:rPr>
          <w:noProof/>
        </w:rPr>
        <w:fldChar w:fldCharType="end"/>
      </w:r>
      <w:bookmarkEnd w:id="354"/>
      <w:r>
        <w:tab/>
      </w:r>
      <w:r w:rsidRPr="00A20075">
        <w:t>Configuration structure for a</w:t>
      </w:r>
      <w:r>
        <w:t>n</w:t>
      </w:r>
      <w:r w:rsidRPr="00A20075">
        <w:t xml:space="preserve"> </w:t>
      </w:r>
      <w:r>
        <w:t>analogue</w:t>
      </w:r>
      <w:r w:rsidRPr="00A20075">
        <w:t xml:space="preserve"> </w:t>
      </w:r>
      <w:r w:rsidR="00B445A6">
        <w:t>p</w:t>
      </w:r>
      <w:r w:rsidRPr="00A20075">
        <w:t>oint</w:t>
      </w:r>
      <w:bookmarkEnd w:id="355"/>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18AA64BF"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356" w:author="Mark Davison" w:date="2024-09-25T10:04:00Z" w16du:dateUtc="2024-09-25T09:04:00Z">
        <w:r w:rsidR="0094133A" w:rsidRPr="0094133A">
          <w:rPr>
            <w:rStyle w:val="Crossreference"/>
            <w:rPrChange w:id="357" w:author="Mark Davison" w:date="2024-09-25T10:04:00Z" w16du:dateUtc="2024-09-25T09:04:00Z">
              <w:rPr/>
            </w:rPrChange>
          </w:rPr>
          <w:t xml:space="preserve">Figure </w:t>
        </w:r>
        <w:r w:rsidR="0094133A" w:rsidRPr="0094133A">
          <w:rPr>
            <w:rStyle w:val="Crossreference"/>
            <w:rPrChange w:id="358" w:author="Mark Davison" w:date="2024-09-25T10:04:00Z" w16du:dateUtc="2024-09-25T09:04:00Z">
              <w:rPr>
                <w:noProof/>
              </w:rPr>
            </w:rPrChange>
          </w:rPr>
          <w:t>5</w:t>
        </w:r>
      </w:ins>
      <w:del w:id="359" w:author="Mark Davison" w:date="2024-09-25T10:04:00Z" w16du:dateUtc="2024-09-25T09:04:00Z">
        <w:r w:rsidR="00EF5D28" w:rsidRPr="00B26E0F" w:rsidDel="0094133A">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36A60F1E" w:rsidR="00C71A0E" w:rsidRDefault="00C71A0E" w:rsidP="00C71A0E">
      <w:pPr>
        <w:pStyle w:val="Caption"/>
      </w:pPr>
      <w:bookmarkStart w:id="360" w:name="_Ref161302842"/>
      <w:bookmarkStart w:id="361" w:name="_Toc170288632"/>
      <w:r>
        <w:t xml:space="preserve">Figure </w:t>
      </w:r>
      <w:r>
        <w:fldChar w:fldCharType="begin"/>
      </w:r>
      <w:r>
        <w:instrText xml:space="preserve"> SEQ Figure \* ARABIC </w:instrText>
      </w:r>
      <w:r>
        <w:fldChar w:fldCharType="separate"/>
      </w:r>
      <w:r w:rsidR="0094133A">
        <w:rPr>
          <w:noProof/>
        </w:rPr>
        <w:t>5</w:t>
      </w:r>
      <w:r>
        <w:rPr>
          <w:noProof/>
        </w:rPr>
        <w:fldChar w:fldCharType="end"/>
      </w:r>
      <w:bookmarkEnd w:id="360"/>
      <w:r>
        <w:tab/>
        <w:t>Analogue scaling</w:t>
      </w:r>
      <w:bookmarkEnd w:id="361"/>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079B5C11"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362" w:author="Mark Davison" w:date="2024-09-25T10:04:00Z" w16du:dateUtc="2024-09-25T09:04:00Z">
        <w:r w:rsidR="0094133A" w:rsidRPr="0094133A">
          <w:rPr>
            <w:rStyle w:val="Crossreference"/>
            <w:rPrChange w:id="363" w:author="Mark Davison" w:date="2024-09-25T10:04:00Z" w16du:dateUtc="2024-09-25T09:04:00Z">
              <w:rPr/>
            </w:rPrChange>
          </w:rPr>
          <w:t xml:space="preserve">Table </w:t>
        </w:r>
        <w:r w:rsidR="0094133A" w:rsidRPr="0094133A">
          <w:rPr>
            <w:rStyle w:val="Crossreference"/>
            <w:rPrChange w:id="364" w:author="Mark Davison" w:date="2024-09-25T10:04:00Z" w16du:dateUtc="2024-09-25T09:04:00Z">
              <w:rPr>
                <w:noProof/>
              </w:rPr>
            </w:rPrChange>
          </w:rPr>
          <w:t>13</w:t>
        </w:r>
      </w:ins>
      <w:del w:id="365" w:author="Mark Davison" w:date="2024-09-25T10:04:00Z" w16du:dateUtc="2024-09-25T09:04:00Z">
        <w:r w:rsidR="00EF5D28" w:rsidRPr="00B26E0F" w:rsidDel="0094133A">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05BEB4F0" w:rsidR="00740693" w:rsidRDefault="007D285E" w:rsidP="007D285E">
      <w:pPr>
        <w:pStyle w:val="Caption"/>
      </w:pPr>
      <w:bookmarkStart w:id="366" w:name="_Ref161304973"/>
      <w:bookmarkStart w:id="367" w:name="_Toc170288652"/>
      <w:r>
        <w:t xml:space="preserve">Table </w:t>
      </w:r>
      <w:r>
        <w:fldChar w:fldCharType="begin"/>
      </w:r>
      <w:r>
        <w:instrText xml:space="preserve"> SEQ Table \* ARABIC </w:instrText>
      </w:r>
      <w:r>
        <w:fldChar w:fldCharType="separate"/>
      </w:r>
      <w:r w:rsidR="0094133A">
        <w:rPr>
          <w:noProof/>
        </w:rPr>
        <w:t>13</w:t>
      </w:r>
      <w:r>
        <w:rPr>
          <w:noProof/>
        </w:rPr>
        <w:fldChar w:fldCharType="end"/>
      </w:r>
      <w:bookmarkEnd w:id="366"/>
      <w:r>
        <w:tab/>
      </w:r>
      <w:r w:rsidRPr="007D285E">
        <w:t xml:space="preserve">Information used in defining significant change for analogue </w:t>
      </w:r>
      <w:r w:rsidR="00676F46">
        <w:t>p</w:t>
      </w:r>
      <w:r w:rsidRPr="007D285E">
        <w:t>oints</w:t>
      </w:r>
      <w:bookmarkEnd w:id="367"/>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2C6F505F"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94133A">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368" w:author="Mark Davison" w:date="2024-09-25T10:04:00Z" w16du:dateUtc="2024-09-25T09:04:00Z">
        <w:r w:rsidR="0094133A" w:rsidRPr="0094133A">
          <w:rPr>
            <w:rStyle w:val="Crossreference"/>
            <w:rPrChange w:id="369" w:author="Mark Davison" w:date="2024-09-25T10:04:00Z" w16du:dateUtc="2024-09-25T09:04:00Z">
              <w:rPr/>
            </w:rPrChange>
          </w:rPr>
          <w:t>Points</w:t>
        </w:r>
      </w:ins>
      <w:del w:id="370" w:author="Mark Davison" w:date="2024-09-25T10:04:00Z" w16du:dateUtc="2024-09-25T09:04:00Z">
        <w:r w:rsidR="00EF5D28" w:rsidRPr="00B26E0F" w:rsidDel="0094133A">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371" w:name="_Toc172098949"/>
      <w:r>
        <w:t xml:space="preserve">Counter </w:t>
      </w:r>
      <w:r w:rsidR="006B0494">
        <w:t>points</w:t>
      </w:r>
      <w:bookmarkEnd w:id="371"/>
    </w:p>
    <w:p w14:paraId="7A85E138" w14:textId="11D06FEB"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372" w:author="Mark Davison" w:date="2024-09-25T10:04:00Z" w16du:dateUtc="2024-09-25T09:04:00Z">
        <w:r w:rsidR="0094133A" w:rsidRPr="0094133A">
          <w:rPr>
            <w:rStyle w:val="Crossreference"/>
            <w:rPrChange w:id="373" w:author="Mark Davison" w:date="2024-09-25T10:04:00Z" w16du:dateUtc="2024-09-25T09:04:00Z">
              <w:rPr/>
            </w:rPrChange>
          </w:rPr>
          <w:t xml:space="preserve">Table </w:t>
        </w:r>
        <w:r w:rsidR="0094133A" w:rsidRPr="0094133A">
          <w:rPr>
            <w:rStyle w:val="Crossreference"/>
            <w:rPrChange w:id="374" w:author="Mark Davison" w:date="2024-09-25T10:04:00Z" w16du:dateUtc="2024-09-25T09:04:00Z">
              <w:rPr>
                <w:noProof/>
              </w:rPr>
            </w:rPrChange>
          </w:rPr>
          <w:t>14</w:t>
        </w:r>
      </w:ins>
      <w:del w:id="375" w:author="Mark Davison" w:date="2024-09-25T10:04:00Z" w16du:dateUtc="2024-09-25T09:04:00Z">
        <w:r w:rsidR="00EF5D28" w:rsidRPr="00B26E0F" w:rsidDel="0094133A">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04C3A065" w:rsidR="007D46B2" w:rsidRDefault="007D46B2" w:rsidP="007D46B2">
      <w:pPr>
        <w:pStyle w:val="Caption"/>
      </w:pPr>
      <w:bookmarkStart w:id="376" w:name="_Ref161829255"/>
      <w:bookmarkStart w:id="377" w:name="_Toc170288653"/>
      <w:r>
        <w:t xml:space="preserve">Table </w:t>
      </w:r>
      <w:r>
        <w:fldChar w:fldCharType="begin"/>
      </w:r>
      <w:r>
        <w:instrText xml:space="preserve"> SEQ Table \* ARABIC </w:instrText>
      </w:r>
      <w:r>
        <w:fldChar w:fldCharType="separate"/>
      </w:r>
      <w:r w:rsidR="0094133A">
        <w:rPr>
          <w:noProof/>
        </w:rPr>
        <w:t>14</w:t>
      </w:r>
      <w:r>
        <w:rPr>
          <w:noProof/>
        </w:rPr>
        <w:fldChar w:fldCharType="end"/>
      </w:r>
      <w:bookmarkEnd w:id="376"/>
      <w:r>
        <w:tab/>
      </w:r>
      <w:r w:rsidRPr="007D46B2">
        <w:t xml:space="preserve">Information used in counter </w:t>
      </w:r>
      <w:r w:rsidR="00676F46">
        <w:t>p</w:t>
      </w:r>
      <w:r w:rsidRPr="007D46B2">
        <w:t>oints</w:t>
      </w:r>
      <w:bookmarkEnd w:id="377"/>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6D2EC32"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77777777" w:rsidR="007D46B2" w:rsidRPr="00B50947" w:rsidRDefault="007D46B2" w:rsidP="003D1407">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24BC0804"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50758ED4"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378" w:author="Mark Davison" w:date="2024-09-25T10:04:00Z" w16du:dateUtc="2024-09-25T09:04:00Z">
        <w:r w:rsidR="0094133A" w:rsidRPr="0094133A">
          <w:rPr>
            <w:rStyle w:val="Crossreference"/>
            <w:rPrChange w:id="379" w:author="Mark Davison" w:date="2024-09-25T10:04:00Z" w16du:dateUtc="2024-09-25T09:04:00Z">
              <w:rPr/>
            </w:rPrChange>
          </w:rPr>
          <w:t xml:space="preserve">Table </w:t>
        </w:r>
        <w:r w:rsidR="0094133A" w:rsidRPr="0094133A">
          <w:rPr>
            <w:rStyle w:val="Crossreference"/>
            <w:rPrChange w:id="380" w:author="Mark Davison" w:date="2024-09-25T10:04:00Z" w16du:dateUtc="2024-09-25T09:04:00Z">
              <w:rPr>
                <w:noProof/>
              </w:rPr>
            </w:rPrChange>
          </w:rPr>
          <w:t>15</w:t>
        </w:r>
      </w:ins>
      <w:del w:id="381" w:author="Mark Davison" w:date="2024-09-25T10:04:00Z" w16du:dateUtc="2024-09-25T09:04:00Z">
        <w:r w:rsidR="00EF5D28" w:rsidRPr="00B26E0F" w:rsidDel="0094133A">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17555032" w:rsidR="005F2CCD" w:rsidRPr="005F2CCD" w:rsidRDefault="005F2CCD" w:rsidP="00251DC9">
      <w:pPr>
        <w:pStyle w:val="Caption"/>
        <w:keepNext/>
      </w:pPr>
      <w:bookmarkStart w:id="382" w:name="_Ref161305322"/>
      <w:bookmarkStart w:id="383" w:name="_Toc170288654"/>
      <w:r w:rsidRPr="005F2CCD">
        <w:t xml:space="preserve">Table </w:t>
      </w:r>
      <w:r>
        <w:fldChar w:fldCharType="begin"/>
      </w:r>
      <w:r>
        <w:instrText xml:space="preserve"> SEQ Table \* ARABIC </w:instrText>
      </w:r>
      <w:r>
        <w:fldChar w:fldCharType="separate"/>
      </w:r>
      <w:r w:rsidR="0094133A">
        <w:rPr>
          <w:noProof/>
        </w:rPr>
        <w:t>15</w:t>
      </w:r>
      <w:r>
        <w:rPr>
          <w:noProof/>
        </w:rPr>
        <w:fldChar w:fldCharType="end"/>
      </w:r>
      <w:bookmarkEnd w:id="382"/>
      <w:r w:rsidRPr="005F2CCD">
        <w:tab/>
        <w:t xml:space="preserve">Information used in defining significant change for </w:t>
      </w:r>
      <w:r>
        <w:t>counter</w:t>
      </w:r>
      <w:r w:rsidRPr="005F2CCD">
        <w:t xml:space="preserve"> </w:t>
      </w:r>
      <w:r w:rsidR="00C4094A">
        <w:t>p</w:t>
      </w:r>
      <w:r w:rsidRPr="005F2CCD">
        <w:t>oints</w:t>
      </w:r>
      <w:bookmarkEnd w:id="383"/>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4DFFF114"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94133A">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384" w:author="Mark Davison" w:date="2024-09-25T10:04:00Z" w16du:dateUtc="2024-09-25T09:04:00Z">
        <w:r w:rsidR="0094133A" w:rsidRPr="0094133A">
          <w:rPr>
            <w:color w:val="0000FF"/>
            <w:u w:val="single"/>
            <w:rPrChange w:id="385" w:author="Mark Davison" w:date="2024-09-25T10:04:00Z" w16du:dateUtc="2024-09-25T09:04:00Z">
              <w:rPr/>
            </w:rPrChange>
          </w:rPr>
          <w:t>Points</w:t>
        </w:r>
      </w:ins>
      <w:del w:id="386" w:author="Mark Davison" w:date="2024-09-25T10:04:00Z" w16du:dateUtc="2024-09-25T09:04:00Z">
        <w:r w:rsidR="00EF5D28" w:rsidRPr="00B26E0F" w:rsidDel="0094133A">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387" w:name="_Toc172098950"/>
      <w:r w:rsidRPr="005F2CCD">
        <w:rPr>
          <w:rFonts w:eastAsia="DengXian"/>
          <w:lang w:eastAsia="en-US"/>
        </w:rPr>
        <w:t xml:space="preserve">Analogue </w:t>
      </w:r>
      <w:r w:rsidR="006B0494" w:rsidRPr="005F2CCD">
        <w:rPr>
          <w:rFonts w:eastAsia="DengXian"/>
          <w:lang w:eastAsia="en-US"/>
        </w:rPr>
        <w:t>limits</w:t>
      </w:r>
      <w:bookmarkEnd w:id="387"/>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32FAB1C6"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388" w:author="Mark Davison" w:date="2024-09-25T10:04:00Z" w16du:dateUtc="2024-09-25T09:04:00Z">
        <w:r w:rsidR="0094133A" w:rsidRPr="0094133A">
          <w:rPr>
            <w:rStyle w:val="Crossreference"/>
            <w:rPrChange w:id="389" w:author="Mark Davison" w:date="2024-09-25T10:04:00Z" w16du:dateUtc="2024-09-25T09:04:00Z">
              <w:rPr/>
            </w:rPrChange>
          </w:rPr>
          <w:t xml:space="preserve">Table </w:t>
        </w:r>
        <w:r w:rsidR="0094133A" w:rsidRPr="0094133A">
          <w:rPr>
            <w:rStyle w:val="Crossreference"/>
            <w:rPrChange w:id="390" w:author="Mark Davison" w:date="2024-09-25T10:04:00Z" w16du:dateUtc="2024-09-25T09:04:00Z">
              <w:rPr>
                <w:noProof/>
              </w:rPr>
            </w:rPrChange>
          </w:rPr>
          <w:t>16</w:t>
        </w:r>
      </w:ins>
      <w:del w:id="391" w:author="Mark Davison" w:date="2024-09-25T10:04:00Z" w16du:dateUtc="2024-09-25T09:04:00Z">
        <w:r w:rsidR="00EF5D28" w:rsidRPr="00B26E0F" w:rsidDel="0094133A">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3DB6BA59" w:rsidR="005F2CCD" w:rsidRDefault="005F2CCD" w:rsidP="005F2CCD">
      <w:pPr>
        <w:pStyle w:val="Caption"/>
      </w:pPr>
      <w:bookmarkStart w:id="392" w:name="_Ref161306485"/>
      <w:bookmarkStart w:id="393" w:name="_Toc170288655"/>
      <w:r>
        <w:t xml:space="preserve">Table </w:t>
      </w:r>
      <w:r>
        <w:fldChar w:fldCharType="begin"/>
      </w:r>
      <w:r>
        <w:instrText xml:space="preserve"> SEQ Table \* ARABIC </w:instrText>
      </w:r>
      <w:r>
        <w:fldChar w:fldCharType="separate"/>
      </w:r>
      <w:r w:rsidR="0094133A">
        <w:rPr>
          <w:noProof/>
        </w:rPr>
        <w:t>16</w:t>
      </w:r>
      <w:r>
        <w:rPr>
          <w:noProof/>
        </w:rPr>
        <w:fldChar w:fldCharType="end"/>
      </w:r>
      <w:bookmarkEnd w:id="392"/>
      <w:r>
        <w:tab/>
      </w:r>
      <w:r w:rsidRPr="005F2CCD">
        <w:t>Information used in defining an analogue limit</w:t>
      </w:r>
      <w:bookmarkEnd w:id="393"/>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proofErr w:type="spellStart"/>
            <w:r w:rsidRPr="00B50947">
              <w:t>parentType</w:t>
            </w:r>
            <w:proofErr w:type="spellEnd"/>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proofErr w:type="spellStart"/>
            <w:r w:rsidRPr="00B50947">
              <w:t>num</w:t>
            </w:r>
            <w:proofErr w:type="spellEnd"/>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proofErr w:type="spellStart"/>
            <w:r w:rsidRPr="00B50947">
              <w:t>dirctn</w:t>
            </w:r>
            <w:proofErr w:type="spellEnd"/>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proofErr w:type="spellStart"/>
            <w:r w:rsidRPr="00B50947">
              <w:t>hyst</w:t>
            </w:r>
            <w:proofErr w:type="spellEnd"/>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proofErr w:type="spellStart"/>
            <w:r w:rsidRPr="00B50947">
              <w:t>mon</w:t>
            </w:r>
            <w:proofErr w:type="spellEnd"/>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proofErr w:type="spellStart"/>
            <w:r w:rsidRPr="00B50947">
              <w:t>tue</w:t>
            </w:r>
            <w:proofErr w:type="spellEnd"/>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proofErr w:type="spellStart"/>
            <w:r w:rsidRPr="00B50947">
              <w:t>thu</w:t>
            </w:r>
            <w:proofErr w:type="spellEnd"/>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proofErr w:type="spellStart"/>
            <w:r w:rsidRPr="00B50947">
              <w:t>fri</w:t>
            </w:r>
            <w:proofErr w:type="spellEnd"/>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47099E66"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394" w:author="Mark Davison" w:date="2024-09-25T10:04:00Z" w16du:dateUtc="2024-09-25T09:04:00Z">
        <w:r w:rsidR="0094133A" w:rsidRPr="0094133A">
          <w:rPr>
            <w:rStyle w:val="Crossreference"/>
            <w:rPrChange w:id="395" w:author="Mark Davison" w:date="2024-09-25T10:04:00Z" w16du:dateUtc="2024-09-25T09:04:00Z">
              <w:rPr/>
            </w:rPrChange>
          </w:rPr>
          <w:t xml:space="preserve">Figure </w:t>
        </w:r>
        <w:r w:rsidR="0094133A" w:rsidRPr="0094133A">
          <w:rPr>
            <w:rStyle w:val="Crossreference"/>
            <w:rPrChange w:id="396" w:author="Mark Davison" w:date="2024-09-25T10:04:00Z" w16du:dateUtc="2024-09-25T09:04:00Z">
              <w:rPr>
                <w:noProof/>
              </w:rPr>
            </w:rPrChange>
          </w:rPr>
          <w:t>6</w:t>
        </w:r>
      </w:ins>
      <w:del w:id="397" w:author="Mark Davison" w:date="2024-09-25T10:04:00Z" w16du:dateUtc="2024-09-25T09:04:00Z">
        <w:r w:rsidR="00EF5D28" w:rsidRPr="00B26E0F" w:rsidDel="0094133A">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457B54D0"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398" w:author="Mark Davison" w:date="2024-09-25T10:04:00Z" w16du:dateUtc="2024-09-25T09:04:00Z">
        <w:r w:rsidR="0094133A" w:rsidRPr="0094133A">
          <w:rPr>
            <w:rStyle w:val="Crossreference"/>
            <w:rPrChange w:id="399" w:author="Mark Davison" w:date="2024-09-25T10:04:00Z" w16du:dateUtc="2024-09-25T09:04:00Z">
              <w:rPr/>
            </w:rPrChange>
          </w:rPr>
          <w:t xml:space="preserve">Figure </w:t>
        </w:r>
        <w:r w:rsidR="0094133A" w:rsidRPr="0094133A">
          <w:rPr>
            <w:rStyle w:val="Crossreference"/>
            <w:rPrChange w:id="400" w:author="Mark Davison" w:date="2024-09-25T10:04:00Z" w16du:dateUtc="2024-09-25T09:04:00Z">
              <w:rPr>
                <w:noProof/>
              </w:rPr>
            </w:rPrChange>
          </w:rPr>
          <w:t>6</w:t>
        </w:r>
      </w:ins>
      <w:del w:id="401" w:author="Mark Davison" w:date="2024-09-25T10:04:00Z" w16du:dateUtc="2024-09-25T09:04:00Z">
        <w:r w:rsidR="00EF5D28" w:rsidRPr="00B26E0F" w:rsidDel="0094133A">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760B928C" w:rsidR="00D51AF5" w:rsidRDefault="00D51AF5" w:rsidP="00D51AF5">
      <w:pPr>
        <w:pStyle w:val="Caption"/>
      </w:pPr>
      <w:bookmarkStart w:id="402" w:name="_Ref161306703"/>
      <w:bookmarkStart w:id="403" w:name="_Toc170288633"/>
      <w:r>
        <w:t xml:space="preserve">Figure </w:t>
      </w:r>
      <w:r>
        <w:fldChar w:fldCharType="begin"/>
      </w:r>
      <w:r>
        <w:instrText xml:space="preserve"> SEQ Figure \* ARABIC </w:instrText>
      </w:r>
      <w:r>
        <w:fldChar w:fldCharType="separate"/>
      </w:r>
      <w:r w:rsidR="0094133A">
        <w:rPr>
          <w:noProof/>
        </w:rPr>
        <w:t>6</w:t>
      </w:r>
      <w:r>
        <w:rPr>
          <w:noProof/>
        </w:rPr>
        <w:fldChar w:fldCharType="end"/>
      </w:r>
      <w:bookmarkEnd w:id="402"/>
      <w:r>
        <w:tab/>
      </w:r>
      <w:r w:rsidRPr="00D51AF5">
        <w:t>State change mechanism</w:t>
      </w:r>
      <w:bookmarkEnd w:id="403"/>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02ABD95B" w:rsidR="00D51AF5" w:rsidRDefault="00D51AF5" w:rsidP="00D51AF5">
      <w:pPr>
        <w:pStyle w:val="Caption"/>
      </w:pPr>
      <w:bookmarkStart w:id="404" w:name="_Toc170288634"/>
      <w:r>
        <w:t xml:space="preserve">Figure </w:t>
      </w:r>
      <w:r>
        <w:fldChar w:fldCharType="begin"/>
      </w:r>
      <w:r>
        <w:instrText xml:space="preserve"> SEQ Figure \* ARABIC </w:instrText>
      </w:r>
      <w:r>
        <w:fldChar w:fldCharType="separate"/>
      </w:r>
      <w:r w:rsidR="0094133A">
        <w:rPr>
          <w:noProof/>
        </w:rPr>
        <w:t>7</w:t>
      </w:r>
      <w:r>
        <w:rPr>
          <w:noProof/>
        </w:rPr>
        <w:fldChar w:fldCharType="end"/>
      </w:r>
      <w:r>
        <w:tab/>
      </w:r>
      <w:r w:rsidRPr="00D51AF5">
        <w:t>Analogue normal state</w:t>
      </w:r>
      <w:bookmarkEnd w:id="404"/>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26274DCA"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405" w:author="Mark Davison" w:date="2024-09-25T10:04:00Z" w16du:dateUtc="2024-09-25T09:04:00Z">
        <w:r w:rsidR="0094133A" w:rsidRPr="0094133A">
          <w:rPr>
            <w:rStyle w:val="Crossreference"/>
            <w:rPrChange w:id="406" w:author="Mark Davison" w:date="2024-09-25T10:04:00Z" w16du:dateUtc="2024-09-25T09:04:00Z">
              <w:rPr/>
            </w:rPrChange>
          </w:rPr>
          <w:t xml:space="preserve">Figure </w:t>
        </w:r>
        <w:r w:rsidR="0094133A" w:rsidRPr="0094133A">
          <w:rPr>
            <w:rStyle w:val="Crossreference"/>
            <w:rPrChange w:id="407" w:author="Mark Davison" w:date="2024-09-25T10:04:00Z" w16du:dateUtc="2024-09-25T09:04:00Z">
              <w:rPr>
                <w:noProof/>
              </w:rPr>
            </w:rPrChange>
          </w:rPr>
          <w:t>8</w:t>
        </w:r>
      </w:ins>
      <w:del w:id="408" w:author="Mark Davison" w:date="2024-09-25T10:04:00Z" w16du:dateUtc="2024-09-25T09:04:00Z">
        <w:r w:rsidR="00EF5D28" w:rsidRPr="00B26E0F" w:rsidDel="0094133A">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409" w:author="Mark Davison" w:date="2024-09-25T10:04:00Z" w16du:dateUtc="2024-09-25T09:04:00Z">
        <w:r w:rsidR="0094133A" w:rsidRPr="0094133A">
          <w:rPr>
            <w:rStyle w:val="Crossreference"/>
            <w:rPrChange w:id="410" w:author="Mark Davison" w:date="2024-09-25T10:04:00Z" w16du:dateUtc="2024-09-25T09:04:00Z">
              <w:rPr/>
            </w:rPrChange>
          </w:rPr>
          <w:t xml:space="preserve">Figure </w:t>
        </w:r>
        <w:r w:rsidR="0094133A" w:rsidRPr="0094133A">
          <w:rPr>
            <w:rStyle w:val="Crossreference"/>
            <w:rPrChange w:id="411" w:author="Mark Davison" w:date="2024-09-25T10:04:00Z" w16du:dateUtc="2024-09-25T09:04:00Z">
              <w:rPr>
                <w:noProof/>
              </w:rPr>
            </w:rPrChange>
          </w:rPr>
          <w:t>9</w:t>
        </w:r>
      </w:ins>
      <w:del w:id="412" w:author="Mark Davison" w:date="2024-09-25T10:04:00Z" w16du:dateUtc="2024-09-25T09:04:00Z">
        <w:r w:rsidR="00EF5D28" w:rsidRPr="00B26E0F" w:rsidDel="0094133A">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062634D9"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413" w:author="Mark Davison" w:date="2024-09-25T10:04:00Z" w16du:dateUtc="2024-09-25T09:04:00Z">
        <w:r w:rsidR="0094133A" w:rsidRPr="0094133A">
          <w:rPr>
            <w:rStyle w:val="Crossreference"/>
            <w:rPrChange w:id="414" w:author="Mark Davison" w:date="2024-09-25T10:04:00Z" w16du:dateUtc="2024-09-25T09:04:00Z">
              <w:rPr/>
            </w:rPrChange>
          </w:rPr>
          <w:t xml:space="preserve">Figure </w:t>
        </w:r>
        <w:r w:rsidR="0094133A" w:rsidRPr="0094133A">
          <w:rPr>
            <w:rStyle w:val="Crossreference"/>
            <w:rPrChange w:id="415" w:author="Mark Davison" w:date="2024-09-25T10:04:00Z" w16du:dateUtc="2024-09-25T09:04:00Z">
              <w:rPr>
                <w:noProof/>
              </w:rPr>
            </w:rPrChange>
          </w:rPr>
          <w:t>8</w:t>
        </w:r>
      </w:ins>
      <w:del w:id="416" w:author="Mark Davison" w:date="2024-09-25T10:04:00Z" w16du:dateUtc="2024-09-25T09:04:00Z">
        <w:r w:rsidR="00EF5D28" w:rsidRPr="00B26E0F" w:rsidDel="0094133A">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5BA7433D" w:rsidR="00E43FE2" w:rsidRDefault="00E43FE2" w:rsidP="00E43FE2">
      <w:pPr>
        <w:pStyle w:val="Caption"/>
      </w:pPr>
      <w:bookmarkStart w:id="417" w:name="_Ref161308030"/>
      <w:bookmarkStart w:id="418" w:name="_Toc170288635"/>
      <w:r>
        <w:t xml:space="preserve">Figure </w:t>
      </w:r>
      <w:r>
        <w:fldChar w:fldCharType="begin"/>
      </w:r>
      <w:r>
        <w:instrText xml:space="preserve"> SEQ Figure \* ARABIC </w:instrText>
      </w:r>
      <w:r>
        <w:fldChar w:fldCharType="separate"/>
      </w:r>
      <w:r w:rsidR="0094133A">
        <w:rPr>
          <w:noProof/>
        </w:rPr>
        <w:t>8</w:t>
      </w:r>
      <w:r>
        <w:rPr>
          <w:noProof/>
        </w:rPr>
        <w:fldChar w:fldCharType="end"/>
      </w:r>
      <w:bookmarkEnd w:id="417"/>
      <w:r>
        <w:tab/>
      </w:r>
      <w:r w:rsidRPr="00E43FE2">
        <w:t>Ramping analogue value with 4 limits</w:t>
      </w:r>
      <w:bookmarkEnd w:id="418"/>
    </w:p>
    <w:p w14:paraId="7DA37B18" w14:textId="39152442"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419" w:author="Mark Davison" w:date="2024-09-25T10:04:00Z" w16du:dateUtc="2024-09-25T09:04:00Z">
        <w:r w:rsidR="0094133A" w:rsidRPr="0094133A">
          <w:rPr>
            <w:rStyle w:val="Crossreference"/>
            <w:rPrChange w:id="420" w:author="Mark Davison" w:date="2024-09-25T10:04:00Z" w16du:dateUtc="2024-09-25T09:04:00Z">
              <w:rPr/>
            </w:rPrChange>
          </w:rPr>
          <w:t xml:space="preserve">Figure </w:t>
        </w:r>
        <w:r w:rsidR="0094133A" w:rsidRPr="0094133A">
          <w:rPr>
            <w:rStyle w:val="Crossreference"/>
            <w:rPrChange w:id="421" w:author="Mark Davison" w:date="2024-09-25T10:04:00Z" w16du:dateUtc="2024-09-25T09:04:00Z">
              <w:rPr>
                <w:noProof/>
              </w:rPr>
            </w:rPrChange>
          </w:rPr>
          <w:t>9</w:t>
        </w:r>
      </w:ins>
      <w:del w:id="422" w:author="Mark Davison" w:date="2024-09-25T10:04:00Z" w16du:dateUtc="2024-09-25T09:04:00Z">
        <w:r w:rsidR="00EF5D28" w:rsidRPr="00B26E0F" w:rsidDel="0094133A">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55A80C8E" w:rsidR="00E43FE2" w:rsidRDefault="00E43FE2" w:rsidP="00E43FE2">
      <w:pPr>
        <w:pStyle w:val="Caption"/>
      </w:pPr>
      <w:bookmarkStart w:id="423" w:name="_Ref161308250"/>
      <w:bookmarkStart w:id="424" w:name="_Toc170288636"/>
      <w:r>
        <w:t xml:space="preserve">Figure </w:t>
      </w:r>
      <w:r>
        <w:fldChar w:fldCharType="begin"/>
      </w:r>
      <w:r>
        <w:instrText xml:space="preserve"> SEQ Figure \* ARABIC </w:instrText>
      </w:r>
      <w:r>
        <w:fldChar w:fldCharType="separate"/>
      </w:r>
      <w:r w:rsidR="0094133A">
        <w:rPr>
          <w:noProof/>
        </w:rPr>
        <w:t>9</w:t>
      </w:r>
      <w:r>
        <w:rPr>
          <w:noProof/>
        </w:rPr>
        <w:fldChar w:fldCharType="end"/>
      </w:r>
      <w:bookmarkEnd w:id="423"/>
      <w:r>
        <w:tab/>
      </w:r>
      <w:r w:rsidRPr="00E43FE2">
        <w:t xml:space="preserve">Step-change analogue value with </w:t>
      </w:r>
      <w:r w:rsidR="00D01088">
        <w:t>4</w:t>
      </w:r>
      <w:r w:rsidRPr="00E43FE2">
        <w:t xml:space="preserve"> limits</w:t>
      </w:r>
      <w:bookmarkEnd w:id="424"/>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0D38F2AB" w:rsidR="00AB3C53" w:rsidRPr="00AB3C53" w:rsidRDefault="00AB3C53" w:rsidP="00AB3C53">
      <w:pPr>
        <w:pStyle w:val="BodyText"/>
        <w:rPr>
          <w:rFonts w:eastAsia="DengXian"/>
        </w:rPr>
      </w:pPr>
      <w:bookmarkStart w:id="425"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94133A">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426" w:author="Mark Davison" w:date="2024-09-25T10:04:00Z" w16du:dateUtc="2024-09-25T09:04:00Z">
        <w:r w:rsidR="0094133A" w:rsidRPr="0094133A">
          <w:rPr>
            <w:rStyle w:val="Crossreference"/>
            <w:rPrChange w:id="427" w:author="Mark Davison" w:date="2024-09-25T10:04:00Z" w16du:dateUtc="2024-09-25T09:04:00Z">
              <w:rPr/>
            </w:rPrChange>
          </w:rPr>
          <w:t>Limit and control profiles</w:t>
        </w:r>
      </w:ins>
      <w:del w:id="428" w:author="Mark Davison" w:date="2024-09-25T10:04:00Z" w16du:dateUtc="2024-09-25T09:04:00Z">
        <w:r w:rsidR="00EF5D28" w:rsidRPr="00B26E0F" w:rsidDel="0094133A">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425"/>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429" w:name="_Toc172098951"/>
      <w:r w:rsidRPr="0023515A">
        <w:rPr>
          <w:rFonts w:eastAsia="DengXian"/>
        </w:rPr>
        <w:t xml:space="preserve">Counter </w:t>
      </w:r>
      <w:r w:rsidR="006B0494" w:rsidRPr="0023515A">
        <w:rPr>
          <w:rFonts w:eastAsia="DengXian"/>
        </w:rPr>
        <w:t>limits</w:t>
      </w:r>
      <w:bookmarkEnd w:id="429"/>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3BEB4194"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430" w:author="Mark Davison" w:date="2024-09-25T10:04:00Z" w16du:dateUtc="2024-09-25T09:04:00Z">
        <w:r w:rsidR="0094133A" w:rsidRPr="0094133A">
          <w:rPr>
            <w:rStyle w:val="Crossreference"/>
            <w:rPrChange w:id="431" w:author="Mark Davison" w:date="2024-09-25T10:04:00Z" w16du:dateUtc="2024-09-25T09:04:00Z">
              <w:rPr/>
            </w:rPrChange>
          </w:rPr>
          <w:t xml:space="preserve">Figure </w:t>
        </w:r>
        <w:r w:rsidR="0094133A" w:rsidRPr="0094133A">
          <w:rPr>
            <w:rStyle w:val="Crossreference"/>
            <w:rPrChange w:id="432" w:author="Mark Davison" w:date="2024-09-25T10:04:00Z" w16du:dateUtc="2024-09-25T09:04:00Z">
              <w:rPr>
                <w:noProof/>
              </w:rPr>
            </w:rPrChange>
          </w:rPr>
          <w:t>10</w:t>
        </w:r>
      </w:ins>
      <w:del w:id="433" w:author="Mark Davison" w:date="2024-09-25T10:04:00Z" w16du:dateUtc="2024-09-25T09:04:00Z">
        <w:r w:rsidR="00EF5D28" w:rsidRPr="00B26E0F" w:rsidDel="0094133A">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529F7BBA" w:rsidR="00B1706D" w:rsidRDefault="00B1706D" w:rsidP="00B1706D">
      <w:pPr>
        <w:pStyle w:val="Caption"/>
      </w:pPr>
      <w:bookmarkStart w:id="434" w:name="_Ref161765726"/>
      <w:bookmarkStart w:id="435" w:name="_Toc170288637"/>
      <w:r>
        <w:t xml:space="preserve">Figure </w:t>
      </w:r>
      <w:r>
        <w:fldChar w:fldCharType="begin"/>
      </w:r>
      <w:r>
        <w:instrText xml:space="preserve"> SEQ Figure \* ARABIC </w:instrText>
      </w:r>
      <w:r>
        <w:fldChar w:fldCharType="separate"/>
      </w:r>
      <w:r w:rsidR="0094133A">
        <w:rPr>
          <w:noProof/>
        </w:rPr>
        <w:t>10</w:t>
      </w:r>
      <w:r>
        <w:rPr>
          <w:noProof/>
        </w:rPr>
        <w:fldChar w:fldCharType="end"/>
      </w:r>
      <w:bookmarkEnd w:id="434"/>
      <w:r>
        <w:tab/>
      </w:r>
      <w:r w:rsidRPr="00B1706D">
        <w:t>Counter normal state</w:t>
      </w:r>
      <w:bookmarkEnd w:id="435"/>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2051900D"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436" w:author="Mark Davison" w:date="2024-09-25T10:04:00Z" w16du:dateUtc="2024-09-25T09:04:00Z">
        <w:r w:rsidR="0094133A" w:rsidRPr="0094133A">
          <w:rPr>
            <w:rStyle w:val="Crossreference"/>
            <w:rPrChange w:id="437" w:author="Mark Davison" w:date="2024-09-25T10:04:00Z" w16du:dateUtc="2024-09-25T09:04:00Z">
              <w:rPr/>
            </w:rPrChange>
          </w:rPr>
          <w:t xml:space="preserve">Table </w:t>
        </w:r>
        <w:r w:rsidR="0094133A" w:rsidRPr="0094133A">
          <w:rPr>
            <w:rStyle w:val="Crossreference"/>
            <w:rPrChange w:id="438" w:author="Mark Davison" w:date="2024-09-25T10:04:00Z" w16du:dateUtc="2024-09-25T09:04:00Z">
              <w:rPr>
                <w:noProof/>
              </w:rPr>
            </w:rPrChange>
          </w:rPr>
          <w:t>17</w:t>
        </w:r>
      </w:ins>
      <w:del w:id="439" w:author="Mark Davison" w:date="2024-09-25T10:04:00Z" w16du:dateUtc="2024-09-25T09:04:00Z">
        <w:r w:rsidR="00EF5D28" w:rsidRPr="00B26E0F" w:rsidDel="0094133A">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75F4C250" w:rsidR="00B1706D" w:rsidRDefault="00B1706D" w:rsidP="00B1706D">
      <w:pPr>
        <w:pStyle w:val="Caption"/>
      </w:pPr>
      <w:bookmarkStart w:id="440" w:name="_Ref161312936"/>
      <w:bookmarkStart w:id="441" w:name="_Toc170288656"/>
      <w:r>
        <w:t xml:space="preserve">Table </w:t>
      </w:r>
      <w:r>
        <w:fldChar w:fldCharType="begin"/>
      </w:r>
      <w:r>
        <w:instrText xml:space="preserve"> SEQ Table \* ARABIC </w:instrText>
      </w:r>
      <w:r>
        <w:fldChar w:fldCharType="separate"/>
      </w:r>
      <w:r w:rsidR="0094133A">
        <w:rPr>
          <w:noProof/>
        </w:rPr>
        <w:t>17</w:t>
      </w:r>
      <w:r>
        <w:rPr>
          <w:noProof/>
        </w:rPr>
        <w:fldChar w:fldCharType="end"/>
      </w:r>
      <w:bookmarkEnd w:id="440"/>
      <w:r>
        <w:tab/>
      </w:r>
      <w:r w:rsidR="003557AA" w:rsidRPr="003557AA">
        <w:t>Information used in defining a counter limit</w:t>
      </w:r>
      <w:bookmarkEnd w:id="441"/>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proofErr w:type="spellStart"/>
            <w:r w:rsidRPr="00163DC5">
              <w:t>num</w:t>
            </w:r>
            <w:proofErr w:type="spellEnd"/>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proofErr w:type="spellStart"/>
            <w:r w:rsidRPr="00163DC5">
              <w:t>mon</w:t>
            </w:r>
            <w:proofErr w:type="spellEnd"/>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proofErr w:type="spellStart"/>
            <w:r w:rsidRPr="00163DC5">
              <w:t>tue</w:t>
            </w:r>
            <w:proofErr w:type="spellEnd"/>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77777777" w:rsidR="003557AA" w:rsidRPr="00163DC5" w:rsidRDefault="003557AA" w:rsidP="003D1407">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77777777" w:rsidR="003557AA" w:rsidRPr="00163DC5" w:rsidRDefault="003557AA" w:rsidP="003D1407">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proofErr w:type="spellStart"/>
            <w:r w:rsidRPr="00163DC5">
              <w:t>thu</w:t>
            </w:r>
            <w:proofErr w:type="spellEnd"/>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77777777" w:rsidR="003557AA" w:rsidRPr="00163DC5" w:rsidRDefault="003557AA" w:rsidP="003D1407">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proofErr w:type="spellStart"/>
            <w:r w:rsidRPr="00163DC5">
              <w:t>fri</w:t>
            </w:r>
            <w:proofErr w:type="spellEnd"/>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77777777" w:rsidR="003557AA" w:rsidRPr="00163DC5" w:rsidRDefault="003557AA" w:rsidP="003D1407">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7777777" w:rsidR="003557AA" w:rsidRPr="00163DC5" w:rsidRDefault="003557AA" w:rsidP="003D1407">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77777777" w:rsidR="003557AA" w:rsidRPr="00163DC5" w:rsidRDefault="003557AA" w:rsidP="003D1407">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43ED72FC"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94133A">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442" w:author="Mark Davison" w:date="2024-09-25T10:04:00Z" w16du:dateUtc="2024-09-25T09:04:00Z">
        <w:r w:rsidR="0094133A" w:rsidRPr="0094133A">
          <w:rPr>
            <w:rStyle w:val="Crossreference"/>
            <w:rPrChange w:id="443" w:author="Mark Davison" w:date="2024-09-25T10:04:00Z" w16du:dateUtc="2024-09-25T09:04:00Z">
              <w:rPr/>
            </w:rPrChange>
          </w:rPr>
          <w:t>Limit and control profiles</w:t>
        </w:r>
      </w:ins>
      <w:del w:id="444" w:author="Mark Davison" w:date="2024-09-25T10:04:00Z" w16du:dateUtc="2024-09-25T09:04:00Z">
        <w:r w:rsidR="00EF5D28" w:rsidRPr="00B26E0F" w:rsidDel="0094133A">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445" w:name="_Toc172098952"/>
      <w:r w:rsidRPr="00384B6A">
        <w:rPr>
          <w:rFonts w:eastAsia="DengXian"/>
        </w:rPr>
        <w:t xml:space="preserve">No </w:t>
      </w:r>
      <w:r w:rsidR="006B0494" w:rsidRPr="00384B6A">
        <w:rPr>
          <w:rFonts w:eastAsia="DengXian"/>
        </w:rPr>
        <w:t>change</w:t>
      </w:r>
      <w:bookmarkEnd w:id="445"/>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731A3827"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446" w:author="Mark Davison" w:date="2024-09-25T10:04:00Z" w16du:dateUtc="2024-09-25T09:04:00Z">
        <w:r w:rsidR="0094133A" w:rsidRPr="0094133A">
          <w:rPr>
            <w:rStyle w:val="Crossreference"/>
            <w:rPrChange w:id="447" w:author="Mark Davison" w:date="2024-09-25T10:04:00Z" w16du:dateUtc="2024-09-25T09:04:00Z">
              <w:rPr/>
            </w:rPrChange>
          </w:rPr>
          <w:t xml:space="preserve">Table </w:t>
        </w:r>
        <w:r w:rsidR="0094133A" w:rsidRPr="0094133A">
          <w:rPr>
            <w:rStyle w:val="Crossreference"/>
            <w:rPrChange w:id="448" w:author="Mark Davison" w:date="2024-09-25T10:04:00Z" w16du:dateUtc="2024-09-25T09:04:00Z">
              <w:rPr>
                <w:noProof/>
              </w:rPr>
            </w:rPrChange>
          </w:rPr>
          <w:t>18</w:t>
        </w:r>
      </w:ins>
      <w:del w:id="449" w:author="Mark Davison" w:date="2024-09-25T10:04:00Z" w16du:dateUtc="2024-09-25T09:04:00Z">
        <w:r w:rsidR="00EF5D28" w:rsidRPr="00B26E0F" w:rsidDel="0094133A">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19E6B20C" w:rsidR="003557AA" w:rsidRDefault="00384B6A" w:rsidP="000A491B">
      <w:pPr>
        <w:pStyle w:val="Caption"/>
        <w:keepNext/>
      </w:pPr>
      <w:bookmarkStart w:id="450" w:name="_Ref161314992"/>
      <w:bookmarkStart w:id="451" w:name="_Toc170288657"/>
      <w:r>
        <w:lastRenderedPageBreak/>
        <w:t xml:space="preserve">Table </w:t>
      </w:r>
      <w:r>
        <w:fldChar w:fldCharType="begin"/>
      </w:r>
      <w:r>
        <w:instrText xml:space="preserve"> SEQ Table \* ARABIC </w:instrText>
      </w:r>
      <w:r>
        <w:fldChar w:fldCharType="separate"/>
      </w:r>
      <w:r w:rsidR="0094133A">
        <w:rPr>
          <w:noProof/>
        </w:rPr>
        <w:t>18</w:t>
      </w:r>
      <w:r>
        <w:rPr>
          <w:noProof/>
        </w:rPr>
        <w:fldChar w:fldCharType="end"/>
      </w:r>
      <w:bookmarkEnd w:id="450"/>
      <w:r>
        <w:tab/>
      </w:r>
      <w:r w:rsidRPr="00384B6A">
        <w:t xml:space="preserve">Information used in defining no change for analogue and counter </w:t>
      </w:r>
      <w:r w:rsidR="009A0F57">
        <w:t>p</w:t>
      </w:r>
      <w:r w:rsidRPr="00384B6A">
        <w:t>oints</w:t>
      </w:r>
      <w:bookmarkEnd w:id="451"/>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proofErr w:type="spellStart"/>
            <w:r w:rsidRPr="00163DC5">
              <w:t>parentType</w:t>
            </w:r>
            <w:proofErr w:type="spellEnd"/>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w:t>
            </w:r>
            <w:proofErr w:type="spellStart"/>
            <w:r w:rsidRPr="00163DC5">
              <w:t>ao</w:t>
            </w:r>
            <w:proofErr w:type="spell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proofErr w:type="spellStart"/>
            <w:r w:rsidRPr="00163DC5">
              <w:t>num</w:t>
            </w:r>
            <w:proofErr w:type="spellEnd"/>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6ECA4B0C"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94133A">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452" w:author="Mark Davison" w:date="2024-09-25T10:04:00Z" w16du:dateUtc="2024-09-25T09:04:00Z">
        <w:r w:rsidR="0094133A" w:rsidRPr="0094133A">
          <w:rPr>
            <w:rStyle w:val="Crossreference"/>
            <w:rPrChange w:id="453" w:author="Mark Davison" w:date="2024-09-25T10:04:00Z" w16du:dateUtc="2024-09-25T09:04:00Z">
              <w:rPr/>
            </w:rPrChange>
          </w:rPr>
          <w:t>Limit and control profiles</w:t>
        </w:r>
      </w:ins>
      <w:del w:id="454" w:author="Mark Davison" w:date="2024-09-25T10:04:00Z" w16du:dateUtc="2024-09-25T09:04:00Z">
        <w:r w:rsidR="00EF5D28" w:rsidRPr="00B26E0F" w:rsidDel="0094133A">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455" w:name="_Toc172098953"/>
      <w:r w:rsidRPr="000A491B">
        <w:lastRenderedPageBreak/>
        <w:t xml:space="preserve">Extended </w:t>
      </w:r>
      <w:r w:rsidR="006B0494" w:rsidRPr="000A491B">
        <w:t>points</w:t>
      </w:r>
      <w:bookmarkEnd w:id="455"/>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680749BA"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456" w:author="Mark Davison" w:date="2024-09-25T10:04:00Z" w16du:dateUtc="2024-09-25T09:04:00Z">
        <w:r w:rsidR="0094133A" w:rsidRPr="0094133A">
          <w:rPr>
            <w:rStyle w:val="Crossreference"/>
            <w:rPrChange w:id="457" w:author="Mark Davison" w:date="2024-09-25T10:04:00Z" w16du:dateUtc="2024-09-25T09:04:00Z">
              <w:rPr/>
            </w:rPrChange>
          </w:rPr>
          <w:t xml:space="preserve">Table </w:t>
        </w:r>
        <w:r w:rsidR="0094133A" w:rsidRPr="0094133A">
          <w:rPr>
            <w:rStyle w:val="Crossreference"/>
            <w:rPrChange w:id="458" w:author="Mark Davison" w:date="2024-09-25T10:04:00Z" w16du:dateUtc="2024-09-25T09:04:00Z">
              <w:rPr>
                <w:noProof/>
              </w:rPr>
            </w:rPrChange>
          </w:rPr>
          <w:t>19</w:t>
        </w:r>
      </w:ins>
      <w:del w:id="459" w:author="Mark Davison" w:date="2024-09-25T10:04:00Z" w16du:dateUtc="2024-09-25T09:04:00Z">
        <w:r w:rsidR="00EF5D28" w:rsidRPr="00B26E0F" w:rsidDel="0094133A">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7AEED8C6" w:rsidR="00122B46" w:rsidRDefault="00122B46" w:rsidP="00122B46">
      <w:pPr>
        <w:pStyle w:val="Caption"/>
      </w:pPr>
      <w:bookmarkStart w:id="460" w:name="_Ref161315144"/>
      <w:bookmarkStart w:id="461" w:name="_Toc170288658"/>
      <w:r>
        <w:t xml:space="preserve">Table </w:t>
      </w:r>
      <w:r>
        <w:fldChar w:fldCharType="begin"/>
      </w:r>
      <w:r>
        <w:instrText xml:space="preserve"> SEQ Table \* ARABIC </w:instrText>
      </w:r>
      <w:r>
        <w:fldChar w:fldCharType="separate"/>
      </w:r>
      <w:r w:rsidR="0094133A">
        <w:rPr>
          <w:noProof/>
        </w:rPr>
        <w:t>19</w:t>
      </w:r>
      <w:r>
        <w:rPr>
          <w:noProof/>
        </w:rPr>
        <w:fldChar w:fldCharType="end"/>
      </w:r>
      <w:bookmarkEnd w:id="460"/>
      <w:r>
        <w:tab/>
      </w:r>
      <w:r w:rsidRPr="00122B46">
        <w:t>Information used in defining exten</w:t>
      </w:r>
      <w:r>
        <w:t>ded</w:t>
      </w:r>
      <w:r w:rsidRPr="00122B46">
        <w:t xml:space="preserve"> </w:t>
      </w:r>
      <w:r w:rsidR="009A0F57">
        <w:t>p</w:t>
      </w:r>
      <w:r w:rsidRPr="00122B46">
        <w:t>oints</w:t>
      </w:r>
      <w:bookmarkEnd w:id="461"/>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proofErr w:type="spellStart"/>
            <w:r w:rsidRPr="00163DC5">
              <w:t>parentType</w:t>
            </w:r>
            <w:proofErr w:type="spellEnd"/>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w:t>
            </w:r>
            <w:proofErr w:type="spellStart"/>
            <w:r w:rsidRPr="00163DC5">
              <w:t>ao</w:t>
            </w:r>
            <w:proofErr w:type="spell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proofErr w:type="spellStart"/>
            <w:r w:rsidRPr="00163DC5">
              <w:t>num</w:t>
            </w:r>
            <w:proofErr w:type="spellEnd"/>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proofErr w:type="spellStart"/>
            <w:r w:rsidRPr="00163DC5">
              <w:t>className</w:t>
            </w:r>
            <w:proofErr w:type="spellEnd"/>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7B4CBA40"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w:t>
            </w:r>
            <w:proofErr w:type="spellStart"/>
            <w:r w:rsidR="00914C55">
              <w:rPr>
                <w:lang w:bidi="he-IL"/>
              </w:rPr>
              <w:t>Bit</w:t>
            </w:r>
            <w:proofErr w:type="spellEnd"/>
            <w:r w:rsidR="00914C55">
              <w:rPr>
                <w:lang w:bidi="he-IL"/>
              </w:rPr>
              <w:t xml:space="preserve">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462" w:name="_Toc172098954"/>
      <w:r>
        <w:t>Minimum</w:t>
      </w:r>
      <w:bookmarkEnd w:id="462"/>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463" w:name="_Toc172098955"/>
      <w:r>
        <w:t>Maximum</w:t>
      </w:r>
      <w:bookmarkEnd w:id="463"/>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464" w:name="_Toc172098956"/>
      <w:r>
        <w:t>Mean</w:t>
      </w:r>
      <w:bookmarkEnd w:id="464"/>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465" w:name="_Toc172098957"/>
      <w:r>
        <w:t xml:space="preserve">Standard </w:t>
      </w:r>
      <w:r w:rsidR="006B0494">
        <w:t>deviation</w:t>
      </w:r>
      <w:bookmarkEnd w:id="465"/>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466" w:name="_Toc172098958"/>
      <w:r>
        <w:lastRenderedPageBreak/>
        <w:t>Integral</w:t>
      </w:r>
      <w:bookmarkEnd w:id="466"/>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3B198D1A"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467" w:author="Mark Davison" w:date="2024-09-25T10:04:00Z" w16du:dateUtc="2024-09-25T09:04:00Z">
        <w:r w:rsidR="0094133A" w:rsidRPr="0094133A">
          <w:rPr>
            <w:rStyle w:val="Crossreference"/>
            <w:rPrChange w:id="468" w:author="Mark Davison" w:date="2024-09-25T10:04:00Z" w16du:dateUtc="2024-09-25T09:04:00Z">
              <w:rPr/>
            </w:rPrChange>
          </w:rPr>
          <w:t xml:space="preserve">Figure </w:t>
        </w:r>
        <w:r w:rsidR="0094133A" w:rsidRPr="0094133A">
          <w:rPr>
            <w:rStyle w:val="Crossreference"/>
            <w:rPrChange w:id="469" w:author="Mark Davison" w:date="2024-09-25T10:04:00Z" w16du:dateUtc="2024-09-25T09:04:00Z">
              <w:rPr>
                <w:noProof/>
              </w:rPr>
            </w:rPrChange>
          </w:rPr>
          <w:t>11</w:t>
        </w:r>
      </w:ins>
      <w:del w:id="470" w:author="Mark Davison" w:date="2024-09-25T10:04:00Z" w16du:dateUtc="2024-09-25T09:04:00Z">
        <w:r w:rsidR="00EF5D28" w:rsidRPr="00B26E0F" w:rsidDel="0094133A">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67ED1EDA" w:rsidR="008D5866" w:rsidRDefault="008D5866" w:rsidP="008D5866">
      <w:pPr>
        <w:pStyle w:val="Caption"/>
      </w:pPr>
      <w:bookmarkStart w:id="471" w:name="_Ref161316465"/>
      <w:bookmarkStart w:id="472" w:name="_Toc170288638"/>
      <w:r>
        <w:t xml:space="preserve">Figure </w:t>
      </w:r>
      <w:r>
        <w:fldChar w:fldCharType="begin"/>
      </w:r>
      <w:r>
        <w:instrText xml:space="preserve"> SEQ Figure \* ARABIC </w:instrText>
      </w:r>
      <w:r>
        <w:fldChar w:fldCharType="separate"/>
      </w:r>
      <w:r w:rsidR="0094133A">
        <w:rPr>
          <w:noProof/>
        </w:rPr>
        <w:t>11</w:t>
      </w:r>
      <w:r>
        <w:rPr>
          <w:noProof/>
        </w:rPr>
        <w:fldChar w:fldCharType="end"/>
      </w:r>
      <w:bookmarkEnd w:id="471"/>
      <w:r>
        <w:tab/>
      </w:r>
      <w:r w:rsidRPr="008D5866">
        <w:t xml:space="preserve">Example of calculation of integral extended </w:t>
      </w:r>
      <w:r w:rsidR="00801C39">
        <w:t>p</w:t>
      </w:r>
      <w:r w:rsidRPr="008D5866">
        <w:t>oint value</w:t>
      </w:r>
      <w:bookmarkEnd w:id="472"/>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473" w:name="_Toc172098959"/>
      <w:r>
        <w:t>Rate of change</w:t>
      </w:r>
      <w:bookmarkEnd w:id="473"/>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7C749D78"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94133A">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474" w:author="Mark Davison" w:date="2024-09-25T10:04:00Z" w16du:dateUtc="2024-09-25T09:04:00Z">
        <w:r w:rsidR="0094133A" w:rsidRPr="0094133A">
          <w:rPr>
            <w:rStyle w:val="Crossreference"/>
            <w:rPrChange w:id="475" w:author="Mark Davison" w:date="2024-09-25T10:04:00Z" w16du:dateUtc="2024-09-25T09:04:00Z">
              <w:rPr/>
            </w:rPrChange>
          </w:rPr>
          <w:t>Limit and control profiles</w:t>
        </w:r>
      </w:ins>
      <w:del w:id="476" w:author="Mark Davison" w:date="2024-09-25T10:04:00Z" w16du:dateUtc="2024-09-25T09:04:00Z">
        <w:r w:rsidR="00EF5D28" w:rsidRPr="00B26E0F" w:rsidDel="0094133A">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477" w:name="_Toc172098960"/>
      <w:r>
        <w:lastRenderedPageBreak/>
        <w:t xml:space="preserve">State </w:t>
      </w:r>
      <w:r w:rsidR="006B0494">
        <w:t>counter</w:t>
      </w:r>
      <w:bookmarkEnd w:id="477"/>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478" w:name="_Toc172098961"/>
      <w:r>
        <w:t xml:space="preserve">State </w:t>
      </w:r>
      <w:r w:rsidR="006B0494">
        <w:t>runtime</w:t>
      </w:r>
      <w:bookmarkEnd w:id="478"/>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479" w:name="_Ref161319455"/>
      <w:bookmarkStart w:id="480" w:name="_Toc172098962"/>
      <w:r w:rsidRPr="00E622A5">
        <w:t>Limit and control profiles</w:t>
      </w:r>
      <w:bookmarkEnd w:id="479"/>
      <w:bookmarkEnd w:id="480"/>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481" w:name="_Toc172098963"/>
      <w:r>
        <w:t xml:space="preserve">Limit </w:t>
      </w:r>
      <w:r w:rsidR="006B0494">
        <w:t>profiles</w:t>
      </w:r>
      <w:bookmarkEnd w:id="481"/>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1A5B9D86"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482" w:author="Mark Davison" w:date="2024-09-25T10:04:00Z" w16du:dateUtc="2024-09-25T09:04:00Z">
        <w:r w:rsidR="0094133A" w:rsidRPr="0094133A">
          <w:rPr>
            <w:rStyle w:val="Crossreference"/>
            <w:rPrChange w:id="483" w:author="Mark Davison" w:date="2024-09-25T10:04:00Z" w16du:dateUtc="2024-09-25T09:04:00Z">
              <w:rPr/>
            </w:rPrChange>
          </w:rPr>
          <w:t xml:space="preserve">Table </w:t>
        </w:r>
        <w:r w:rsidR="0094133A" w:rsidRPr="0094133A">
          <w:rPr>
            <w:rStyle w:val="Crossreference"/>
            <w:rPrChange w:id="484" w:author="Mark Davison" w:date="2024-09-25T10:04:00Z" w16du:dateUtc="2024-09-25T09:04:00Z">
              <w:rPr>
                <w:noProof/>
              </w:rPr>
            </w:rPrChange>
          </w:rPr>
          <w:t>20</w:t>
        </w:r>
      </w:ins>
      <w:del w:id="485" w:author="Mark Davison" w:date="2024-09-25T10:04:00Z" w16du:dateUtc="2024-09-25T09:04:00Z">
        <w:r w:rsidR="00EF5D28" w:rsidRPr="00B26E0F" w:rsidDel="0094133A">
          <w:rPr>
            <w:rStyle w:val="Crossreference"/>
          </w:rPr>
          <w:delText>Table 20</w:delText>
        </w:r>
      </w:del>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481DC2FA" w:rsidR="00E622A5" w:rsidRDefault="003D567B" w:rsidP="00163DC5">
      <w:pPr>
        <w:pStyle w:val="Caption"/>
        <w:keepNext/>
      </w:pPr>
      <w:bookmarkStart w:id="486" w:name="_Ref161319951"/>
      <w:bookmarkStart w:id="487" w:name="_Toc170288659"/>
      <w:r>
        <w:t xml:space="preserve">Table </w:t>
      </w:r>
      <w:r>
        <w:fldChar w:fldCharType="begin"/>
      </w:r>
      <w:r>
        <w:instrText xml:space="preserve"> SEQ Table \* ARABIC </w:instrText>
      </w:r>
      <w:r>
        <w:fldChar w:fldCharType="separate"/>
      </w:r>
      <w:r w:rsidR="0094133A">
        <w:rPr>
          <w:noProof/>
        </w:rPr>
        <w:t>20</w:t>
      </w:r>
      <w:r>
        <w:rPr>
          <w:noProof/>
        </w:rPr>
        <w:fldChar w:fldCharType="end"/>
      </w:r>
      <w:bookmarkEnd w:id="486"/>
      <w:r>
        <w:tab/>
      </w:r>
      <w:r w:rsidRPr="003D567B">
        <w:t xml:space="preserve">Information used in defining limit profiles for analogue and counter </w:t>
      </w:r>
      <w:r w:rsidR="00115B0F">
        <w:t>p</w:t>
      </w:r>
      <w:r w:rsidRPr="003D567B">
        <w:t>oints</w:t>
      </w:r>
      <w:bookmarkEnd w:id="487"/>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proofErr w:type="spellStart"/>
            <w:r w:rsidRPr="00620BD5">
              <w:t>num</w:t>
            </w:r>
            <w:proofErr w:type="spellEnd"/>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488" w:name="_Toc172098964"/>
      <w:r>
        <w:t xml:space="preserve">Control </w:t>
      </w:r>
      <w:r w:rsidR="006B0494">
        <w:t>profiles</w:t>
      </w:r>
      <w:bookmarkEnd w:id="488"/>
    </w:p>
    <w:p w14:paraId="0A4B768C" w14:textId="42966B91"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489" w:author="Mark Davison" w:date="2024-09-25T10:04:00Z" w16du:dateUtc="2024-09-25T09:04:00Z">
        <w:r w:rsidR="0094133A" w:rsidRPr="0094133A">
          <w:rPr>
            <w:rStyle w:val="Crossreference"/>
            <w:rPrChange w:id="490" w:author="Mark Davison" w:date="2024-09-25T10:04:00Z" w16du:dateUtc="2024-09-25T09:04:00Z">
              <w:rPr/>
            </w:rPrChange>
          </w:rPr>
          <w:t xml:space="preserve">Table </w:t>
        </w:r>
        <w:r w:rsidR="0094133A" w:rsidRPr="0094133A">
          <w:rPr>
            <w:rStyle w:val="Crossreference"/>
            <w:rPrChange w:id="491" w:author="Mark Davison" w:date="2024-09-25T10:04:00Z" w16du:dateUtc="2024-09-25T09:04:00Z">
              <w:rPr>
                <w:noProof/>
              </w:rPr>
            </w:rPrChange>
          </w:rPr>
          <w:t>21</w:t>
        </w:r>
      </w:ins>
      <w:del w:id="492" w:author="Mark Davison" w:date="2024-09-25T10:04:00Z" w16du:dateUtc="2024-09-25T09:04:00Z">
        <w:r w:rsidR="00EF5D28" w:rsidRPr="00B26E0F" w:rsidDel="0094133A">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00E25FEC" w:rsidR="003D567B" w:rsidRDefault="003D567B" w:rsidP="003D567B">
      <w:pPr>
        <w:pStyle w:val="Caption"/>
      </w:pPr>
      <w:bookmarkStart w:id="493" w:name="_Ref161319984"/>
      <w:bookmarkStart w:id="494" w:name="_Toc170288660"/>
      <w:r>
        <w:t xml:space="preserve">Table </w:t>
      </w:r>
      <w:r>
        <w:fldChar w:fldCharType="begin"/>
      </w:r>
      <w:r>
        <w:instrText xml:space="preserve"> SEQ Table \* ARABIC </w:instrText>
      </w:r>
      <w:r>
        <w:fldChar w:fldCharType="separate"/>
      </w:r>
      <w:r w:rsidR="0094133A">
        <w:rPr>
          <w:noProof/>
        </w:rPr>
        <w:t>21</w:t>
      </w:r>
      <w:r>
        <w:rPr>
          <w:noProof/>
        </w:rPr>
        <w:fldChar w:fldCharType="end"/>
      </w:r>
      <w:bookmarkEnd w:id="493"/>
      <w:r>
        <w:tab/>
      </w:r>
      <w:r w:rsidRPr="003D567B">
        <w:t xml:space="preserve"> Information used in defining a control profile</w:t>
      </w:r>
      <w:bookmarkEnd w:id="494"/>
    </w:p>
    <w:tbl>
      <w:tblPr>
        <w:tblStyle w:val="LucidTable13"/>
        <w:tblW w:w="9072" w:type="dxa"/>
        <w:jc w:val="center"/>
        <w:tblLook w:val="04A0" w:firstRow="1" w:lastRow="0" w:firstColumn="1" w:lastColumn="0" w:noHBand="0" w:noVBand="1"/>
      </w:tblPr>
      <w:tblGrid>
        <w:gridCol w:w="1591"/>
        <w:gridCol w:w="1013"/>
        <w:gridCol w:w="1252"/>
        <w:gridCol w:w="1355"/>
        <w:gridCol w:w="3861"/>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proofErr w:type="spellStart"/>
            <w:r w:rsidRPr="00163DC5">
              <w:t>parentType</w:t>
            </w:r>
            <w:proofErr w:type="spellEnd"/>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proofErr w:type="spellStart"/>
            <w:r w:rsidRPr="00163DC5">
              <w:t>num</w:t>
            </w:r>
            <w:proofErr w:type="spellEnd"/>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proofErr w:type="spellStart"/>
            <w:r w:rsidRPr="00163DC5">
              <w:t>mon</w:t>
            </w:r>
            <w:proofErr w:type="spellEnd"/>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proofErr w:type="spellStart"/>
            <w:r w:rsidRPr="00163DC5">
              <w:t>tue</w:t>
            </w:r>
            <w:proofErr w:type="spellEnd"/>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77777777" w:rsidR="00270690" w:rsidRPr="00163DC5" w:rsidRDefault="00270690" w:rsidP="003D1407">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77777777" w:rsidR="00270690" w:rsidRPr="00163DC5" w:rsidRDefault="00270690" w:rsidP="003D1407">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proofErr w:type="spellStart"/>
            <w:r w:rsidRPr="00163DC5">
              <w:t>thu</w:t>
            </w:r>
            <w:proofErr w:type="spellEnd"/>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77777777" w:rsidR="00270690" w:rsidRPr="00163DC5" w:rsidRDefault="00270690" w:rsidP="003D1407">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proofErr w:type="spellStart"/>
            <w:r w:rsidRPr="00163DC5">
              <w:t>fri</w:t>
            </w:r>
            <w:proofErr w:type="spellEnd"/>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77777777" w:rsidR="00270690" w:rsidRPr="00163DC5" w:rsidRDefault="00270690" w:rsidP="003D1407">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77777777" w:rsidR="00270690" w:rsidRPr="00163DC5" w:rsidRDefault="00270690" w:rsidP="003D1407">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77777777" w:rsidR="00270690" w:rsidRPr="00163DC5" w:rsidRDefault="00270690" w:rsidP="003D1407">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495" w:name="_Ref162955578"/>
      <w:bookmarkStart w:id="496" w:name="_Toc172098965"/>
      <w:r w:rsidRPr="00270690">
        <w:t xml:space="preserve">Calculated </w:t>
      </w:r>
      <w:r w:rsidR="006B0494" w:rsidRPr="00270690">
        <w:t>points</w:t>
      </w:r>
      <w:bookmarkEnd w:id="495"/>
      <w:bookmarkEnd w:id="496"/>
    </w:p>
    <w:p w14:paraId="1745A76B" w14:textId="43B4AD13"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497" w:author="Mark Davison" w:date="2024-09-25T10:04:00Z" w16du:dateUtc="2024-09-25T09:04:00Z">
        <w:r w:rsidR="0094133A" w:rsidRPr="0094133A">
          <w:rPr>
            <w:rStyle w:val="Crossreference"/>
            <w:rPrChange w:id="498" w:author="Mark Davison" w:date="2024-09-25T10:04:00Z" w16du:dateUtc="2024-09-25T09:04:00Z">
              <w:rPr/>
            </w:rPrChange>
          </w:rPr>
          <w:t xml:space="preserve">Table </w:t>
        </w:r>
        <w:r w:rsidR="0094133A" w:rsidRPr="0094133A">
          <w:rPr>
            <w:rStyle w:val="Crossreference"/>
            <w:rPrChange w:id="499" w:author="Mark Davison" w:date="2024-09-25T10:04:00Z" w16du:dateUtc="2024-09-25T09:04:00Z">
              <w:rPr>
                <w:noProof/>
              </w:rPr>
            </w:rPrChange>
          </w:rPr>
          <w:t>22</w:t>
        </w:r>
      </w:ins>
      <w:del w:id="500" w:author="Mark Davison" w:date="2024-09-25T10:04:00Z" w16du:dateUtc="2024-09-25T09:04:00Z">
        <w:r w:rsidR="00EF5D28" w:rsidRPr="00B26E0F" w:rsidDel="0094133A">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44E53E9D" w:rsidR="00270690" w:rsidRDefault="00270690" w:rsidP="00270690">
      <w:pPr>
        <w:pStyle w:val="Caption"/>
      </w:pPr>
      <w:bookmarkStart w:id="501" w:name="_Ref161320438"/>
      <w:bookmarkStart w:id="502" w:name="_Toc170288661"/>
      <w:r>
        <w:t xml:space="preserve">Table </w:t>
      </w:r>
      <w:r>
        <w:fldChar w:fldCharType="begin"/>
      </w:r>
      <w:r>
        <w:instrText xml:space="preserve"> SEQ Table \* ARABIC </w:instrText>
      </w:r>
      <w:r>
        <w:fldChar w:fldCharType="separate"/>
      </w:r>
      <w:r w:rsidR="0094133A">
        <w:rPr>
          <w:noProof/>
        </w:rPr>
        <w:t>22</w:t>
      </w:r>
      <w:r>
        <w:rPr>
          <w:noProof/>
        </w:rPr>
        <w:fldChar w:fldCharType="end"/>
      </w:r>
      <w:bookmarkEnd w:id="501"/>
      <w:r>
        <w:tab/>
      </w:r>
      <w:r w:rsidRPr="00270690">
        <w:t xml:space="preserve">Information used in defining a </w:t>
      </w:r>
      <w:r w:rsidR="00DA1A5D">
        <w:t>p</w:t>
      </w:r>
      <w:r w:rsidR="00C03691" w:rsidRPr="00270690">
        <w:t>oint</w:t>
      </w:r>
      <w:r w:rsidRPr="00270690">
        <w:t xml:space="preserve"> calculation</w:t>
      </w:r>
      <w:bookmarkEnd w:id="502"/>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proofErr w:type="spellStart"/>
            <w:r w:rsidRPr="00163DC5">
              <w:t>calcCode</w:t>
            </w:r>
            <w:proofErr w:type="spellEnd"/>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proofErr w:type="spellStart"/>
            <w:r w:rsidRPr="00163DC5">
              <w:t>calcOnChange</w:t>
            </w:r>
            <w:proofErr w:type="spellEnd"/>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78520758"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94133A">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503" w:name="_Toc172098966"/>
      <w:r>
        <w:t xml:space="preserve">Incident </w:t>
      </w:r>
      <w:r w:rsidR="006B0494">
        <w:t>logging</w:t>
      </w:r>
      <w:bookmarkEnd w:id="503"/>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2BB47AA2"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504" w:author="Mark Davison" w:date="2024-09-25T10:04:00Z" w16du:dateUtc="2024-09-25T09:04:00Z">
        <w:r w:rsidR="0094133A" w:rsidRPr="0094133A">
          <w:rPr>
            <w:rStyle w:val="Crossreference"/>
            <w:rPrChange w:id="505" w:author="Mark Davison" w:date="2024-09-25T10:04:00Z" w16du:dateUtc="2024-09-25T09:04:00Z">
              <w:rPr/>
            </w:rPrChange>
          </w:rPr>
          <w:t xml:space="preserve">Table </w:t>
        </w:r>
        <w:r w:rsidR="0094133A" w:rsidRPr="0094133A">
          <w:rPr>
            <w:rStyle w:val="Crossreference"/>
            <w:rPrChange w:id="506" w:author="Mark Davison" w:date="2024-09-25T10:04:00Z" w16du:dateUtc="2024-09-25T09:04:00Z">
              <w:rPr>
                <w:noProof/>
              </w:rPr>
            </w:rPrChange>
          </w:rPr>
          <w:t>23</w:t>
        </w:r>
      </w:ins>
      <w:del w:id="507" w:author="Mark Davison" w:date="2024-09-25T10:04:00Z" w16du:dateUtc="2024-09-25T09:04:00Z">
        <w:r w:rsidR="00EF5D28" w:rsidRPr="00B26E0F" w:rsidDel="0094133A">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46BB7006" w:rsidR="003B6C56" w:rsidRDefault="003B6C56" w:rsidP="003B6C56">
      <w:pPr>
        <w:pStyle w:val="Caption"/>
      </w:pPr>
      <w:bookmarkStart w:id="508" w:name="_Ref161320994"/>
      <w:bookmarkStart w:id="509" w:name="_Toc170288662"/>
      <w:r>
        <w:t xml:space="preserve">Table </w:t>
      </w:r>
      <w:r>
        <w:fldChar w:fldCharType="begin"/>
      </w:r>
      <w:r>
        <w:instrText xml:space="preserve"> SEQ Table \* ARABIC </w:instrText>
      </w:r>
      <w:r>
        <w:fldChar w:fldCharType="separate"/>
      </w:r>
      <w:r w:rsidR="0094133A">
        <w:rPr>
          <w:noProof/>
        </w:rPr>
        <w:t>23</w:t>
      </w:r>
      <w:r>
        <w:rPr>
          <w:noProof/>
        </w:rPr>
        <w:fldChar w:fldCharType="end"/>
      </w:r>
      <w:bookmarkEnd w:id="508"/>
      <w:r>
        <w:tab/>
      </w:r>
      <w:r w:rsidRPr="003B6C56">
        <w:t>Information used in defining an incident log</w:t>
      </w:r>
      <w:bookmarkEnd w:id="509"/>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proofErr w:type="spellStart"/>
            <w:r w:rsidRPr="00163DC5">
              <w:t>parentType</w:t>
            </w:r>
            <w:proofErr w:type="spellEnd"/>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proofErr w:type="spellStart"/>
            <w:r w:rsidRPr="00163DC5">
              <w:t>num</w:t>
            </w:r>
            <w:proofErr w:type="spellEnd"/>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proofErr w:type="spellStart"/>
            <w:r w:rsidRPr="00163DC5">
              <w:t>triggerPoint</w:t>
            </w:r>
            <w:proofErr w:type="spellEnd"/>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proofErr w:type="spellStart"/>
            <w:r w:rsidRPr="00163DC5">
              <w:t>TriggerType</w:t>
            </w:r>
            <w:proofErr w:type="spellEnd"/>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proofErr w:type="spellStart"/>
            <w:r w:rsidRPr="00163DC5">
              <w:t>triggerType</w:t>
            </w:r>
            <w:proofErr w:type="spellEnd"/>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proofErr w:type="spellStart"/>
            <w:r w:rsidRPr="00163DC5">
              <w:t>triggerMask</w:t>
            </w:r>
            <w:proofErr w:type="spellEnd"/>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proofErr w:type="spellStart"/>
            <w:r w:rsidRPr="00163DC5">
              <w:t>triggerStart</w:t>
            </w:r>
            <w:proofErr w:type="spellEnd"/>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proofErr w:type="spellStart"/>
            <w:r w:rsidRPr="00163DC5">
              <w:t>triggerLength</w:t>
            </w:r>
            <w:proofErr w:type="spellEnd"/>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proofErr w:type="spellStart"/>
            <w:r w:rsidRPr="00163DC5">
              <w:t>logRate</w:t>
            </w:r>
            <w:proofErr w:type="spellEnd"/>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proofErr w:type="spellStart"/>
            <w:r w:rsidRPr="00163DC5">
              <w:t>logOffset</w:t>
            </w:r>
            <w:proofErr w:type="spellEnd"/>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510" w:name="_Toc172098967"/>
      <w:r>
        <w:lastRenderedPageBreak/>
        <w:t>Controls and overrides</w:t>
      </w:r>
      <w:bookmarkEnd w:id="510"/>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511" w:name="_Toc172098968"/>
      <w:r>
        <w:t>Controls</w:t>
      </w:r>
      <w:bookmarkEnd w:id="511"/>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512" w:name="_Toc172098969"/>
      <w:r w:rsidRPr="005077D9">
        <w:t xml:space="preserve">Overriding a </w:t>
      </w:r>
      <w:r w:rsidR="006B0494" w:rsidRPr="005077D9">
        <w:t>point</w:t>
      </w:r>
      <w:bookmarkEnd w:id="512"/>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proofErr w:type="spellStart"/>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w:t>
      </w:r>
      <w:proofErr w:type="spellEnd"/>
      <w:r w:rsidR="005077D9" w:rsidRPr="00BA7567">
        <w:rPr>
          <w:rFonts w:eastAsia="MS Mincho"/>
        </w:rPr>
        <w:t xml:space="preserve">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proofErr w:type="spellStart"/>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w:t>
      </w:r>
      <w:proofErr w:type="spellEnd"/>
      <w:r w:rsidRPr="00BA7567">
        <w:rPr>
          <w:rFonts w:eastAsia="MS Mincho"/>
        </w:rPr>
        <w:t xml:space="preserve">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513" w:name="_Toc172098970"/>
      <w:r>
        <w:lastRenderedPageBreak/>
        <w:t>Data reporting</w:t>
      </w:r>
      <w:bookmarkEnd w:id="513"/>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514" w:name="_Toc163727621"/>
      <w:bookmarkStart w:id="515" w:name="_Toc172098971"/>
      <w:bookmarkEnd w:id="514"/>
      <w:r>
        <w:t xml:space="preserve">Data </w:t>
      </w:r>
      <w:r w:rsidR="006B0494">
        <w:t>formats</w:t>
      </w:r>
      <w:bookmarkEnd w:id="515"/>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w:t>
      </w:r>
      <w:proofErr w:type="spellStart"/>
      <w:r w:rsidRPr="00163DC5">
        <w:t>typeand</w:t>
      </w:r>
      <w:proofErr w:type="spellEnd"/>
      <w:r w:rsidRPr="00163DC5">
        <w:t xml:space="preserve">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w:t>
      </w:r>
      <w:proofErr w:type="spellStart"/>
      <w:r w:rsidR="00B200D3" w:rsidRPr="004C3608">
        <w:rPr>
          <w:color w:val="C45911" w:themeColor="accent2" w:themeShade="BF"/>
        </w:rPr>
        <w:t>ts</w:t>
      </w:r>
      <w:proofErr w:type="spellEnd"/>
      <w:r w:rsidR="00B200D3" w:rsidRPr="004C3608">
        <w:rPr>
          <w:color w:val="C45911" w:themeColor="accent2" w:themeShade="BF"/>
        </w:rPr>
        <w:t>"</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516" w:name="_Toc172098972"/>
      <w:r w:rsidRPr="00620AA0">
        <w:t>Requesting data</w:t>
      </w:r>
      <w:bookmarkEnd w:id="516"/>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w:t>
      </w:r>
      <w:r w:rsidR="006A219A">
        <w:t>c</w:t>
      </w:r>
      <w:r w:rsidRPr="00163DC5">
        <w:t>urrent</w:t>
      </w:r>
      <w:proofErr w:type="spellEnd"/>
      <w:r w:rsidRPr="00163DC5">
        <w: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urrent</w:t>
      </w:r>
      <w:proofErr w:type="spellEnd"/>
      <w:r w:rsidRPr="00BA7567">
        <w:rPr>
          <w:rFonts w:eastAsia="MS Mincho"/>
        </w:rPr>
        <w:t xml:space="preserve">",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r w:rsidR="006A219A">
        <w:t>h</w:t>
      </w:r>
      <w:r w:rsidRPr="00BA7567">
        <w:t>istory</w:t>
      </w:r>
      <w:proofErr w:type="spellEnd"/>
      <w:r w:rsidRPr="00BA7567">
        <w:t xml:space="preserve">",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w:t>
      </w:r>
      <w:r w:rsidR="006A219A">
        <w:t>h</w:t>
      </w:r>
      <w:r w:rsidRPr="00BA7567">
        <w:t>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45B3DB46" w:rsidR="00FA1683" w:rsidRDefault="00C50BE3" w:rsidP="00D46C42">
      <w:pPr>
        <w:pStyle w:val="Caption"/>
      </w:pPr>
      <w:bookmarkStart w:id="517" w:name="_Toc170288663"/>
      <w:r w:rsidRPr="00BA7567">
        <w:t xml:space="preserve">Table </w:t>
      </w:r>
      <w:r>
        <w:fldChar w:fldCharType="begin"/>
      </w:r>
      <w:r>
        <w:instrText xml:space="preserve"> SEQ Table \* ARABIC </w:instrText>
      </w:r>
      <w:r>
        <w:fldChar w:fldCharType="separate"/>
      </w:r>
      <w:r w:rsidR="0094133A">
        <w:rPr>
          <w:noProof/>
        </w:rPr>
        <w:t>24</w:t>
      </w:r>
      <w:r>
        <w:rPr>
          <w:noProof/>
        </w:rPr>
        <w:fldChar w:fldCharType="end"/>
      </w:r>
      <w:r w:rsidR="00D46C42" w:rsidRPr="00BA7567">
        <w:tab/>
        <w:t>Elements of the data request message</w:t>
      </w:r>
      <w:bookmarkEnd w:id="517"/>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518" w:name="_Toc172098973"/>
      <w:r>
        <w:lastRenderedPageBreak/>
        <w:t xml:space="preserve">Field </w:t>
      </w:r>
      <w:r w:rsidR="006B0494">
        <w:t>devic</w:t>
      </w:r>
      <w:r>
        <w:t>e core blocks</w:t>
      </w:r>
      <w:bookmarkEnd w:id="518"/>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w:t>
      </w:r>
      <w:proofErr w:type="spellStart"/>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7C345679"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94133A">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519" w:author="Mark Davison" w:date="2024-09-25T10:04:00Z" w16du:dateUtc="2024-09-25T09:04:00Z">
        <w:r w:rsidR="0094133A" w:rsidRPr="0094133A">
          <w:rPr>
            <w:rStyle w:val="Crossreference"/>
            <w:rPrChange w:id="520" w:author="Mark Davison" w:date="2024-09-25T10:04:00Z" w16du:dateUtc="2024-09-25T09:04:00Z">
              <w:rPr/>
            </w:rPrChange>
          </w:rPr>
          <w:t>Payload compression</w:t>
        </w:r>
      </w:ins>
      <w:del w:id="521" w:author="Mark Davison" w:date="2024-09-25T10:04:00Z" w16du:dateUtc="2024-09-25T09:04:00Z">
        <w:r w:rsidR="00EF5D28" w:rsidRPr="00B26E0F" w:rsidDel="0094133A">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522" w:name="_Ref160026567"/>
      <w:bookmarkStart w:id="523" w:name="_Toc172098974"/>
      <w:r>
        <w:lastRenderedPageBreak/>
        <w:t>Use of MQTT</w:t>
      </w:r>
      <w:bookmarkEnd w:id="522"/>
      <w:bookmarkEnd w:id="523"/>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524" w:name="_Toc172098975"/>
      <w:r w:rsidRPr="00B176E4">
        <w:t>Retained messages and connection state</w:t>
      </w:r>
      <w:bookmarkEnd w:id="524"/>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525" w:name="_Toc156487355"/>
      <w:bookmarkStart w:id="526" w:name="_Toc172098976"/>
      <w:r>
        <w:t>Publish/</w:t>
      </w:r>
      <w:r w:rsidR="0012344C">
        <w:t>subscribe</w:t>
      </w:r>
      <w:r>
        <w:t xml:space="preserve"> transports</w:t>
      </w:r>
      <w:bookmarkEnd w:id="525"/>
      <w:bookmarkEnd w:id="526"/>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527" w:name="_Toc172098977"/>
      <w:r>
        <w:t>Payload</w:t>
      </w:r>
      <w:bookmarkEnd w:id="527"/>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528" w:name="_Ref162949991"/>
      <w:bookmarkStart w:id="529" w:name="_Toc172098978"/>
      <w:r>
        <w:lastRenderedPageBreak/>
        <w:t>Payload compression</w:t>
      </w:r>
      <w:bookmarkEnd w:id="528"/>
      <w:bookmarkEnd w:id="529"/>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530" w:name="_Toc172098979"/>
      <w:r>
        <w:t xml:space="preserve">Other </w:t>
      </w:r>
      <w:r w:rsidR="0012344C">
        <w:t>topics</w:t>
      </w:r>
      <w:bookmarkEnd w:id="530"/>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531" w:name="_Toc156487360"/>
      <w:bookmarkStart w:id="532" w:name="_Toc172098980"/>
      <w:proofErr w:type="spellStart"/>
      <w:r>
        <w:t>Getdeviceinfo</w:t>
      </w:r>
      <w:bookmarkEnd w:id="531"/>
      <w:bookmarkEnd w:id="532"/>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533" w:name="_Toc156487361"/>
      <w:bookmarkStart w:id="534" w:name="_Toc172098981"/>
      <w:r>
        <w:t xml:space="preserve">Maintaining </w:t>
      </w:r>
      <w:bookmarkEnd w:id="533"/>
      <w:r w:rsidR="0012344C">
        <w:t>time</w:t>
      </w:r>
      <w:bookmarkEnd w:id="534"/>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535" w:name="_Toc156487362"/>
      <w:bookmarkStart w:id="536" w:name="_Toc172098982"/>
      <w:r>
        <w:lastRenderedPageBreak/>
        <w:t xml:space="preserve">Communications, QoS, </w:t>
      </w:r>
      <w:bookmarkEnd w:id="535"/>
      <w:r w:rsidR="0012344C">
        <w:t>retention</w:t>
      </w:r>
      <w:bookmarkEnd w:id="536"/>
    </w:p>
    <w:p w14:paraId="48A88406" w14:textId="6599A6EF"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94133A">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537" w:name="_Toc172098983"/>
      <w:r>
        <w:lastRenderedPageBreak/>
        <w:t>Fi</w:t>
      </w:r>
      <w:r w:rsidR="00C9038A">
        <w:t>el</w:t>
      </w:r>
      <w:r>
        <w:t xml:space="preserve">d </w:t>
      </w:r>
      <w:r w:rsidR="0012344C">
        <w:t>device</w:t>
      </w:r>
      <w:r>
        <w:t xml:space="preserve"> lifecycle</w:t>
      </w:r>
      <w:bookmarkEnd w:id="537"/>
    </w:p>
    <w:p w14:paraId="63CC4D64" w14:textId="6EB28A26"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538" w:author="Mark Davison" w:date="2024-09-25T10:04:00Z" w16du:dateUtc="2024-09-25T09:04:00Z">
        <w:r w:rsidR="0094133A" w:rsidRPr="0094133A">
          <w:rPr>
            <w:rStyle w:val="Crossreference"/>
            <w:rPrChange w:id="539" w:author="Mark Davison" w:date="2024-09-25T10:04:00Z" w16du:dateUtc="2024-09-25T09:04:00Z">
              <w:rPr/>
            </w:rPrChange>
          </w:rPr>
          <w:t xml:space="preserve">Figure </w:t>
        </w:r>
        <w:r w:rsidR="0094133A" w:rsidRPr="0094133A">
          <w:rPr>
            <w:rStyle w:val="Crossreference"/>
            <w:rPrChange w:id="540" w:author="Mark Davison" w:date="2024-09-25T10:04:00Z" w16du:dateUtc="2024-09-25T09:04:00Z">
              <w:rPr>
                <w:noProof/>
              </w:rPr>
            </w:rPrChange>
          </w:rPr>
          <w:t>12</w:t>
        </w:r>
      </w:ins>
      <w:del w:id="541" w:author="Mark Davison" w:date="2024-09-25T10:04:00Z" w16du:dateUtc="2024-09-25T09:04:00Z">
        <w:r w:rsidR="00EF5D28" w:rsidRPr="00B26E0F" w:rsidDel="0094133A">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33B75053" w:rsidR="00272391" w:rsidRDefault="00272391" w:rsidP="00272391">
      <w:pPr>
        <w:pStyle w:val="Caption"/>
      </w:pPr>
      <w:bookmarkStart w:id="542" w:name="_Ref161393121"/>
      <w:bookmarkStart w:id="543" w:name="_Toc170288639"/>
      <w:r>
        <w:t xml:space="preserve">Figure </w:t>
      </w:r>
      <w:r>
        <w:fldChar w:fldCharType="begin"/>
      </w:r>
      <w:r>
        <w:instrText xml:space="preserve"> SEQ Figure \* ARABIC </w:instrText>
      </w:r>
      <w:r>
        <w:fldChar w:fldCharType="separate"/>
      </w:r>
      <w:r w:rsidR="0094133A">
        <w:rPr>
          <w:noProof/>
        </w:rPr>
        <w:t>12</w:t>
      </w:r>
      <w:r>
        <w:rPr>
          <w:noProof/>
        </w:rPr>
        <w:fldChar w:fldCharType="end"/>
      </w:r>
      <w:bookmarkEnd w:id="542"/>
      <w:r>
        <w:tab/>
        <w:t>Connection state model</w:t>
      </w:r>
      <w:bookmarkEnd w:id="543"/>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544" w:name="_Toc172098984"/>
      <w:r>
        <w:t>Status message</w:t>
      </w:r>
      <w:bookmarkEnd w:id="544"/>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r w:rsidRPr="00163DC5">
        <w:t>:false</w:t>
      </w:r>
      <w:proofErr w:type="spell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r w:rsidRPr="003F68D2">
        <w:rPr>
          <w:color w:val="C45911" w:themeColor="accent2" w:themeShade="BF"/>
        </w:rPr>
        <w:t>"</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r w:rsidRPr="003F68D2">
        <w:rPr>
          <w:color w:val="C45911" w:themeColor="accent2" w:themeShade="BF"/>
        </w:rPr>
        <w:t>"</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r w:rsidRPr="003F68D2">
        <w:rPr>
          <w:color w:val="C45911" w:themeColor="accent2" w:themeShade="BF"/>
        </w:rPr>
        <w:t>"</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545" w:name="_Last_Will_and"/>
      <w:bookmarkStart w:id="546" w:name="_Toc156487366"/>
      <w:bookmarkStart w:id="547" w:name="_Toc172098985"/>
      <w:bookmarkEnd w:id="545"/>
      <w:r>
        <w:t xml:space="preserve">Last </w:t>
      </w:r>
      <w:r w:rsidR="00DB0F88">
        <w:t>Will</w:t>
      </w:r>
      <w:r w:rsidR="0012344C">
        <w:t xml:space="preserve"> and </w:t>
      </w:r>
      <w:bookmarkEnd w:id="546"/>
      <w:r w:rsidR="00DB0F88">
        <w:t>Testament</w:t>
      </w:r>
      <w:bookmarkEnd w:id="547"/>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548" w:name="_Toc156487367"/>
      <w:bookmarkStart w:id="549" w:name="_Toc172098986"/>
      <w:r>
        <w:t xml:space="preserve">Field </w:t>
      </w:r>
      <w:r w:rsidR="0012344C">
        <w:t>device replacement</w:t>
      </w:r>
      <w:bookmarkEnd w:id="548"/>
      <w:bookmarkEnd w:id="549"/>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550" w:name="_Toc172098987"/>
      <w:r>
        <w:lastRenderedPageBreak/>
        <w:t>Security</w:t>
      </w:r>
      <w:bookmarkEnd w:id="550"/>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551" w:name="_Toc162423095"/>
      <w:bookmarkStart w:id="552" w:name="_Toc162423686"/>
      <w:bookmarkStart w:id="553" w:name="_Toc172098988"/>
      <w:r>
        <w:lastRenderedPageBreak/>
        <w:t>Class names and ontology</w:t>
      </w:r>
      <w:bookmarkEnd w:id="551"/>
      <w:bookmarkEnd w:id="552"/>
      <w:bookmarkEnd w:id="553"/>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554" w:name="_Toc162423096"/>
      <w:bookmarkStart w:id="555" w:name="_Toc162423687"/>
      <w:bookmarkStart w:id="556" w:name="_Toc172098989"/>
      <w:r>
        <w:t>Fixed class names</w:t>
      </w:r>
      <w:bookmarkEnd w:id="554"/>
      <w:bookmarkEnd w:id="555"/>
      <w:bookmarkEnd w:id="556"/>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3B150FF8" w:rsidR="00DB49C5" w:rsidRDefault="00DB49C5" w:rsidP="00DB49C5">
      <w:pPr>
        <w:pStyle w:val="Caption"/>
      </w:pPr>
      <w:bookmarkStart w:id="557" w:name="_Toc162423151"/>
      <w:bookmarkStart w:id="558" w:name="_Toc162423742"/>
      <w:bookmarkStart w:id="559" w:name="_Toc170288664"/>
      <w:r>
        <w:t xml:space="preserve">Table </w:t>
      </w:r>
      <w:r>
        <w:fldChar w:fldCharType="begin"/>
      </w:r>
      <w:r>
        <w:instrText xml:space="preserve"> SEQ Table \* ARABIC </w:instrText>
      </w:r>
      <w:r>
        <w:fldChar w:fldCharType="separate"/>
      </w:r>
      <w:r w:rsidR="0094133A">
        <w:rPr>
          <w:noProof/>
        </w:rPr>
        <w:t>25</w:t>
      </w:r>
      <w:r>
        <w:rPr>
          <w:noProof/>
        </w:rPr>
        <w:fldChar w:fldCharType="end"/>
      </w:r>
      <w:r>
        <w:tab/>
        <w:t>Fixed class names</w:t>
      </w:r>
      <w:bookmarkEnd w:id="557"/>
      <w:bookmarkEnd w:id="558"/>
      <w:bookmarkEnd w:id="559"/>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proofErr w:type="spellStart"/>
            <w:r w:rsidRPr="004B3F83">
              <w:t>L.FD.Battery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proofErr w:type="spellStart"/>
            <w:r w:rsidRPr="004B3F83">
              <w:t>L.FD.Mains</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proofErr w:type="spellStart"/>
            <w:r w:rsidRPr="004B3F83">
              <w:t>L.FD.Signal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proofErr w:type="spellStart"/>
            <w:r w:rsidRPr="004B3F83">
              <w:t>L.FD.Serial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proofErr w:type="spellStart"/>
            <w:r w:rsidRPr="004B3F83">
              <w:lastRenderedPageBreak/>
              <w:t>L.FD.Batt.Main.Volt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proofErr w:type="spellStart"/>
            <w:r w:rsidRPr="004B3F83">
              <w:t>L.FD.Batt.Main.Charge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proofErr w:type="spellStart"/>
            <w:r w:rsidRPr="004B3F83">
              <w:t>L.FD.Batt.Sec.Volt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proofErr w:type="spellStart"/>
            <w:r w:rsidRPr="004B3F83">
              <w:t>L.FD.Batt.Sec.Charge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proofErr w:type="spellStart"/>
            <w:r w:rsidRPr="004B3F83">
              <w:t>L.FD.Temp.Int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560" w:name="_Hlk147827330"/>
            <w:proofErr w:type="spellStart"/>
            <w:r w:rsidRPr="004B3F83">
              <w:t>L.FD.Temp.Int.Min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proofErr w:type="spellStart"/>
            <w:r w:rsidRPr="004B3F83">
              <w:t>deg.C</w:t>
            </w:r>
            <w:proofErr w:type="spellEnd"/>
          </w:p>
        </w:tc>
        <w:bookmarkEnd w:id="560"/>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proofErr w:type="spellStart"/>
            <w:r w:rsidRPr="004B3F83">
              <w:t>L.FD.Temp.Int.Max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proofErr w:type="spellStart"/>
            <w:r w:rsidRPr="004B3F83">
              <w:t>L.FD.Temp.Int.Mean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proofErr w:type="spellStart"/>
            <w:r w:rsidRPr="004B3F83">
              <w:t>L.FD.Temp.Modem</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proofErr w:type="spellStart"/>
            <w:r w:rsidRPr="004B3F83">
              <w:t>L.FD.Temp.Ext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proofErr w:type="spellStart"/>
            <w:r w:rsidRPr="004B3F83">
              <w:t>L.FD.Temp.Ext.Min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proofErr w:type="spellStart"/>
            <w:r w:rsidRPr="004B3F83">
              <w:t>L.FD.Temp.Ext.Max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proofErr w:type="spellStart"/>
            <w:r w:rsidRPr="004B3F83">
              <w:t>L.FD.Temp.Ext.Mean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proofErr w:type="spellStart"/>
            <w:r w:rsidRPr="004B3F83">
              <w:t>L.FD.Humidity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proofErr w:type="spellStart"/>
            <w:r w:rsidRPr="004B3F83">
              <w:t>L.FD.Humidity.Min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proofErr w:type="spellStart"/>
            <w:r w:rsidRPr="004B3F83">
              <w:t>L.FD.Humidity.Max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proofErr w:type="spellStart"/>
            <w:r w:rsidRPr="004B3F83">
              <w:t>L.FD.Humidity.Mean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561" w:name="_Toc172098990"/>
      <w:bookmarkStart w:id="562" w:name="_Toc162423097"/>
      <w:bookmarkStart w:id="563" w:name="_Toc162423688"/>
      <w:r w:rsidRPr="00670623">
        <w:lastRenderedPageBreak/>
        <w:t>F</w:t>
      </w:r>
      <w:r w:rsidR="00686D0D" w:rsidRPr="00670623">
        <w:t>ield device profile extensions and layout</w:t>
      </w:r>
      <w:bookmarkEnd w:id="561"/>
    </w:p>
    <w:p w14:paraId="3B7A4F4E" w14:textId="6560B810" w:rsidR="00DB49C5" w:rsidRDefault="00DB49C5" w:rsidP="005600C9">
      <w:pPr>
        <w:pStyle w:val="Heading2"/>
      </w:pPr>
      <w:bookmarkStart w:id="564" w:name="_Toc172098991"/>
      <w:r>
        <w:t>Vendor extensions</w:t>
      </w:r>
      <w:bookmarkEnd w:id="562"/>
      <w:bookmarkEnd w:id="563"/>
      <w:bookmarkEnd w:id="564"/>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565" w:name="_Toc162423098"/>
      <w:bookmarkStart w:id="566" w:name="_Toc162423689"/>
      <w:bookmarkStart w:id="567" w:name="_Toc172098992"/>
      <w:r>
        <w:t>New properties</w:t>
      </w:r>
      <w:bookmarkEnd w:id="565"/>
      <w:bookmarkEnd w:id="566"/>
      <w:bookmarkEnd w:id="567"/>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568" w:name="_Toc162423099"/>
      <w:bookmarkStart w:id="569" w:name="_Toc162423690"/>
      <w:bookmarkStart w:id="570" w:name="_Toc172098993"/>
      <w:r>
        <w:t>New objects</w:t>
      </w:r>
      <w:bookmarkEnd w:id="568"/>
      <w:bookmarkEnd w:id="569"/>
      <w:bookmarkEnd w:id="570"/>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571" w:name="_Toc162423100"/>
      <w:bookmarkStart w:id="572" w:name="_Toc162423691"/>
      <w:bookmarkStart w:id="573" w:name="_Toc172098994"/>
      <w:r>
        <w:t>Translation</w:t>
      </w:r>
      <w:bookmarkEnd w:id="571"/>
      <w:bookmarkEnd w:id="572"/>
      <w:bookmarkEnd w:id="573"/>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574" w:name="_Toc162423101"/>
      <w:bookmarkStart w:id="575" w:name="_Toc162423692"/>
      <w:bookmarkStart w:id="576" w:name="_Toc172098995"/>
      <w:r>
        <w:t>Suggesting SA UI layout</w:t>
      </w:r>
      <w:bookmarkEnd w:id="574"/>
      <w:bookmarkEnd w:id="575"/>
      <w:bookmarkEnd w:id="576"/>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577" w:name="_Toc162423102"/>
      <w:bookmarkStart w:id="578" w:name="_Toc162423693"/>
      <w:bookmarkStart w:id="579" w:name="_Toc172098996"/>
      <w:proofErr w:type="spellStart"/>
      <w:r>
        <w:t>configFields</w:t>
      </w:r>
      <w:bookmarkEnd w:id="577"/>
      <w:bookmarkEnd w:id="578"/>
      <w:bookmarkEnd w:id="579"/>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580" w:name="_Toc162423103"/>
      <w:bookmarkStart w:id="581" w:name="_Toc162423694"/>
      <w:bookmarkStart w:id="582" w:name="_Toc172098997"/>
      <w:r>
        <w:t>Group</w:t>
      </w:r>
      <w:bookmarkEnd w:id="580"/>
      <w:bookmarkEnd w:id="581"/>
      <w:bookmarkEnd w:id="582"/>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583" w:name="_Ref160025839"/>
      <w:bookmarkStart w:id="584" w:name="_Toc162423104"/>
      <w:bookmarkStart w:id="585" w:name="_Toc162423695"/>
      <w:bookmarkStart w:id="586" w:name="_Toc172098998"/>
      <w:r>
        <w:lastRenderedPageBreak/>
        <w:t>Example use cases</w:t>
      </w:r>
      <w:bookmarkEnd w:id="583"/>
      <w:bookmarkEnd w:id="584"/>
      <w:bookmarkEnd w:id="585"/>
      <w:bookmarkEnd w:id="586"/>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587" w:name="_Toc156487379"/>
    </w:p>
    <w:p w14:paraId="4EC08F38" w14:textId="77777777" w:rsidR="00DB49C5" w:rsidRPr="00D86809" w:rsidRDefault="00DB49C5" w:rsidP="00DB49C5">
      <w:pPr>
        <w:pStyle w:val="Heading2"/>
        <w:ind w:left="578" w:hanging="578"/>
        <w:rPr>
          <w:rFonts w:eastAsia="DengXian Light"/>
          <w:lang w:eastAsia="en-US"/>
        </w:rPr>
      </w:pPr>
      <w:bookmarkStart w:id="588" w:name="_Toc162423105"/>
      <w:bookmarkStart w:id="589" w:name="_Toc162423696"/>
      <w:bookmarkStart w:id="590" w:name="_Toc172098999"/>
      <w:r w:rsidRPr="00D86809">
        <w:rPr>
          <w:rFonts w:eastAsia="DengXian Light"/>
          <w:lang w:eastAsia="en-US"/>
        </w:rPr>
        <w:t>Simplest case</w:t>
      </w:r>
      <w:bookmarkEnd w:id="587"/>
      <w:bookmarkEnd w:id="588"/>
      <w:bookmarkEnd w:id="589"/>
      <w:bookmarkEnd w:id="590"/>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w:t>
      </w:r>
      <w:proofErr w:type="spellStart"/>
      <w:r w:rsidRPr="0058439C">
        <w:rPr>
          <w:color w:val="C45911" w:themeColor="accent2" w:themeShade="BF"/>
        </w:rPr>
        <w:t>ts</w:t>
      </w:r>
      <w:proofErr w:type="spellEnd"/>
      <w:r w:rsidRPr="0058439C">
        <w:rPr>
          <w:color w:val="C45911" w:themeColor="accent2" w:themeShade="BF"/>
        </w:rPr>
        <w:t>"</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591" w:name="_Toc156487380"/>
      <w:bookmarkStart w:id="592" w:name="_Toc162423106"/>
      <w:bookmarkStart w:id="593" w:name="_Toc162423697"/>
      <w:bookmarkStart w:id="594" w:name="_Toc172099000"/>
      <w:r w:rsidRPr="00D86809">
        <w:rPr>
          <w:rFonts w:eastAsia="DengXian Light"/>
          <w:lang w:eastAsia="en-US"/>
        </w:rPr>
        <w:t>A configurable field device</w:t>
      </w:r>
      <w:bookmarkEnd w:id="591"/>
      <w:bookmarkEnd w:id="592"/>
      <w:bookmarkEnd w:id="593"/>
      <w:bookmarkEnd w:id="594"/>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r w:rsidRPr="00E41777">
        <w:rPr>
          <w:color w:val="C45911" w:themeColor="accent2" w:themeShade="BF"/>
        </w:rPr>
        <w:t>"</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595" w:name="_Toc162423107"/>
      <w:bookmarkStart w:id="596" w:name="_Toc162423698"/>
      <w:bookmarkStart w:id="597" w:name="_Toc172099001"/>
      <w:r w:rsidRPr="007A017D">
        <w:lastRenderedPageBreak/>
        <w:t xml:space="preserve">Supervisory application </w:t>
      </w:r>
      <w:r>
        <w:t>p</w:t>
      </w:r>
      <w:r w:rsidRPr="007A017D">
        <w:t>rofile document</w:t>
      </w:r>
      <w:bookmarkEnd w:id="595"/>
      <w:bookmarkEnd w:id="596"/>
      <w:bookmarkEnd w:id="597"/>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598" w:name="_Toc162423108"/>
      <w:bookmarkStart w:id="599" w:name="_Toc162423699"/>
      <w:bookmarkStart w:id="600" w:name="_Toc172099002"/>
      <w:r>
        <w:lastRenderedPageBreak/>
        <w:t xml:space="preserve">Appendix: </w:t>
      </w:r>
      <w:r w:rsidR="00DB49C5">
        <w:t>JSON files</w:t>
      </w:r>
      <w:bookmarkEnd w:id="598"/>
      <w:bookmarkEnd w:id="599"/>
      <w:bookmarkEnd w:id="600"/>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r w:rsidRPr="00AB2D7E">
        <w:rPr>
          <w:b/>
        </w:rPr>
        <w:t>lucid.schema.json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601" w:name="_Ref161392844"/>
      <w:bookmarkStart w:id="602" w:name="_Ref161827497"/>
      <w:bookmarkStart w:id="603" w:name="_Toc162423109"/>
      <w:bookmarkStart w:id="604" w:name="_Toc162423700"/>
      <w:bookmarkStart w:id="605" w:name="_Toc172099003"/>
      <w:r>
        <w:lastRenderedPageBreak/>
        <w:t xml:space="preserve">Appendix: </w:t>
      </w:r>
      <w:r w:rsidR="00DB49C5" w:rsidRPr="00466D9D">
        <w:t>Topic summary</w:t>
      </w:r>
      <w:bookmarkEnd w:id="601"/>
      <w:bookmarkEnd w:id="602"/>
      <w:bookmarkEnd w:id="603"/>
      <w:bookmarkEnd w:id="604"/>
      <w:bookmarkEnd w:id="605"/>
    </w:p>
    <w:p w14:paraId="2DB155DE" w14:textId="77777777" w:rsidR="00DB49C5" w:rsidRDefault="00DB49C5" w:rsidP="00DB49C5">
      <w:pPr>
        <w:pStyle w:val="BodyText"/>
      </w:pPr>
      <w:r>
        <w:t>This section lists the topics used by the protocol.</w:t>
      </w:r>
    </w:p>
    <w:p w14:paraId="0737ED35" w14:textId="0DC630D5" w:rsidR="00DB49C5" w:rsidRDefault="00DB49C5" w:rsidP="00DB49C5">
      <w:pPr>
        <w:pStyle w:val="Caption"/>
      </w:pPr>
      <w:bookmarkStart w:id="606" w:name="_Toc162423152"/>
      <w:bookmarkStart w:id="607" w:name="_Toc162423743"/>
      <w:bookmarkStart w:id="608" w:name="_Toc170288665"/>
      <w:r>
        <w:t xml:space="preserve">Table </w:t>
      </w:r>
      <w:r>
        <w:fldChar w:fldCharType="begin"/>
      </w:r>
      <w:r>
        <w:instrText xml:space="preserve"> SEQ Table \* ARABIC </w:instrText>
      </w:r>
      <w:r>
        <w:fldChar w:fldCharType="separate"/>
      </w:r>
      <w:r w:rsidR="0094133A">
        <w:rPr>
          <w:noProof/>
        </w:rPr>
        <w:t>26</w:t>
      </w:r>
      <w:r>
        <w:rPr>
          <w:noProof/>
        </w:rPr>
        <w:fldChar w:fldCharType="end"/>
      </w:r>
      <w:r>
        <w:tab/>
        <w:t>Topics used by the protocol</w:t>
      </w:r>
      <w:bookmarkEnd w:id="606"/>
      <w:bookmarkEnd w:id="607"/>
      <w:bookmarkEnd w:id="608"/>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609" w:name="_Ref161043520"/>
      <w:bookmarkStart w:id="610" w:name="_Toc162423110"/>
      <w:bookmarkStart w:id="611" w:name="_Toc162423701"/>
      <w:bookmarkStart w:id="612" w:name="_Toc172099004"/>
      <w:r>
        <w:lastRenderedPageBreak/>
        <w:t xml:space="preserve">Appendix: </w:t>
      </w:r>
      <w:r w:rsidR="00DB49C5" w:rsidRPr="00360437">
        <w:t>Calculated point code</w:t>
      </w:r>
      <w:bookmarkEnd w:id="609"/>
      <w:bookmarkEnd w:id="610"/>
      <w:bookmarkEnd w:id="611"/>
      <w:bookmarkEnd w:id="612"/>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1053D0FF"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613" w:author="Mark Davison" w:date="2024-09-25T10:04:00Z" w16du:dateUtc="2024-09-25T09:04:00Z">
        <w:r w:rsidR="0094133A" w:rsidRPr="0094133A">
          <w:rPr>
            <w:rStyle w:val="Crossreference"/>
            <w:rPrChange w:id="614" w:author="Mark Davison" w:date="2024-09-25T10:04:00Z" w16du:dateUtc="2024-09-25T09:04:00Z">
              <w:rPr/>
            </w:rPrChange>
          </w:rPr>
          <w:t xml:space="preserve">Table </w:t>
        </w:r>
        <w:r w:rsidR="0094133A" w:rsidRPr="0094133A">
          <w:rPr>
            <w:rStyle w:val="Crossreference"/>
            <w:rPrChange w:id="615" w:author="Mark Davison" w:date="2024-09-25T10:04:00Z" w16du:dateUtc="2024-09-25T09:04:00Z">
              <w:rPr>
                <w:noProof/>
              </w:rPr>
            </w:rPrChange>
          </w:rPr>
          <w:t>28</w:t>
        </w:r>
      </w:ins>
      <w:del w:id="616" w:author="Mark Davison" w:date="2024-09-25T10:04:00Z" w16du:dateUtc="2024-09-25T09:04:00Z">
        <w:r w:rsidR="00EF5D28" w:rsidRPr="00B26E0F" w:rsidDel="0094133A">
          <w:rPr>
            <w:rStyle w:val="Crossreference"/>
          </w:rPr>
          <w:delText>Table 28</w:delText>
        </w:r>
      </w:del>
      <w:r w:rsidRPr="00BA7567">
        <w:rPr>
          <w:rStyle w:val="Crossreference"/>
        </w:rPr>
        <w:fldChar w:fldCharType="end"/>
      </w:r>
      <w:r>
        <w:t>.</w:t>
      </w:r>
    </w:p>
    <w:p w14:paraId="1B967DCF" w14:textId="2C4B54F5" w:rsidR="00DB49C5" w:rsidRDefault="00DB49C5" w:rsidP="00DB49C5">
      <w:pPr>
        <w:pStyle w:val="BodyText"/>
      </w:pPr>
      <w:bookmarkStart w:id="617"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618" w:author="Mark Davison" w:date="2024-09-25T10:04:00Z" w16du:dateUtc="2024-09-25T09:04:00Z">
        <w:r w:rsidR="0094133A" w:rsidRPr="0094133A">
          <w:rPr>
            <w:rStyle w:val="Crossreference"/>
            <w:rPrChange w:id="619" w:author="Mark Davison" w:date="2024-09-25T10:04:00Z" w16du:dateUtc="2024-09-25T09:04:00Z">
              <w:rPr/>
            </w:rPrChange>
          </w:rPr>
          <w:t xml:space="preserve">Table </w:t>
        </w:r>
        <w:r w:rsidR="0094133A" w:rsidRPr="0094133A">
          <w:rPr>
            <w:rStyle w:val="Crossreference"/>
            <w:rPrChange w:id="620" w:author="Mark Davison" w:date="2024-09-25T10:04:00Z" w16du:dateUtc="2024-09-25T09:04:00Z">
              <w:rPr>
                <w:noProof/>
              </w:rPr>
            </w:rPrChange>
          </w:rPr>
          <w:t>27</w:t>
        </w:r>
      </w:ins>
      <w:del w:id="621" w:author="Mark Davison" w:date="2024-09-25T10:04:00Z" w16du:dateUtc="2024-09-25T09:04:00Z">
        <w:r w:rsidR="00EF5D28" w:rsidRPr="00B26E0F" w:rsidDel="0094133A">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617"/>
      <w:r w:rsidRPr="004D5666">
        <w:t>.</w:t>
      </w:r>
    </w:p>
    <w:p w14:paraId="19F69BBA" w14:textId="77777777" w:rsidR="00DB49C5" w:rsidRPr="0002479E" w:rsidRDefault="00DB49C5" w:rsidP="00DB49C5">
      <w:pPr>
        <w:pStyle w:val="AppendixH2"/>
        <w:rPr>
          <w:vanish/>
        </w:rPr>
      </w:pPr>
      <w:bookmarkStart w:id="622" w:name="_Toc162423111"/>
      <w:bookmarkStart w:id="623" w:name="_Toc162423702"/>
      <w:bookmarkStart w:id="624" w:name="_Toc172099005"/>
      <w:bookmarkStart w:id="625" w:name="_Toc156487387"/>
      <w:r>
        <w:t>Evaluation of a calculated point value</w:t>
      </w:r>
      <w:bookmarkEnd w:id="622"/>
      <w:bookmarkEnd w:id="623"/>
      <w:bookmarkEnd w:id="624"/>
    </w:p>
    <w:bookmarkEnd w:id="625"/>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626"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626"/>
    </w:p>
    <w:p w14:paraId="5CD45450" w14:textId="7B9F4304"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627" w:author="Mark Davison" w:date="2024-09-25T10:04:00Z" w16du:dateUtc="2024-09-25T09:04:00Z">
        <w:r w:rsidR="0094133A" w:rsidRPr="0094133A">
          <w:rPr>
            <w:rStyle w:val="Crossreference"/>
            <w:rPrChange w:id="628" w:author="Mark Davison" w:date="2024-09-25T10:04:00Z" w16du:dateUtc="2024-09-25T09:04:00Z">
              <w:rPr/>
            </w:rPrChange>
          </w:rPr>
          <w:t xml:space="preserve">Table </w:t>
        </w:r>
        <w:r w:rsidR="0094133A" w:rsidRPr="0094133A">
          <w:rPr>
            <w:rStyle w:val="Crossreference"/>
            <w:rPrChange w:id="629" w:author="Mark Davison" w:date="2024-09-25T10:04:00Z" w16du:dateUtc="2024-09-25T09:04:00Z">
              <w:rPr>
                <w:noProof/>
              </w:rPr>
            </w:rPrChange>
          </w:rPr>
          <w:t>27</w:t>
        </w:r>
      </w:ins>
      <w:del w:id="630" w:author="Mark Davison" w:date="2024-09-25T10:04:00Z" w16du:dateUtc="2024-09-25T09:04:00Z">
        <w:r w:rsidR="00EF5D28" w:rsidRPr="00B26E0F" w:rsidDel="0094133A">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631" w:name="_Toc156487388"/>
      <w:bookmarkStart w:id="632" w:name="_Toc162423112"/>
      <w:bookmarkStart w:id="633" w:name="_Toc162423703"/>
      <w:bookmarkStart w:id="634" w:name="_Toc172099006"/>
      <w:r>
        <w:lastRenderedPageBreak/>
        <w:t>Operation codes</w:t>
      </w:r>
      <w:bookmarkEnd w:id="631"/>
      <w:bookmarkEnd w:id="632"/>
      <w:bookmarkEnd w:id="633"/>
      <w:bookmarkEnd w:id="634"/>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60E6EB08" w:rsidR="00DB49C5" w:rsidRPr="004D5666" w:rsidRDefault="00DB49C5" w:rsidP="00DB49C5">
      <w:pPr>
        <w:pStyle w:val="Caption"/>
      </w:pPr>
      <w:bookmarkStart w:id="635" w:name="_Ref161653695"/>
      <w:bookmarkStart w:id="636" w:name="_Toc162423153"/>
      <w:bookmarkStart w:id="637" w:name="_Toc162423744"/>
      <w:bookmarkStart w:id="638" w:name="_Toc170288666"/>
      <w:r>
        <w:t xml:space="preserve">Table </w:t>
      </w:r>
      <w:r>
        <w:fldChar w:fldCharType="begin"/>
      </w:r>
      <w:r>
        <w:instrText xml:space="preserve"> SEQ Table \* ARABIC </w:instrText>
      </w:r>
      <w:r>
        <w:fldChar w:fldCharType="separate"/>
      </w:r>
      <w:r w:rsidR="0094133A">
        <w:rPr>
          <w:noProof/>
        </w:rPr>
        <w:t>27</w:t>
      </w:r>
      <w:r>
        <w:rPr>
          <w:noProof/>
        </w:rPr>
        <w:fldChar w:fldCharType="end"/>
      </w:r>
      <w:bookmarkEnd w:id="635"/>
      <w:r>
        <w:tab/>
        <w:t>Operation codes</w:t>
      </w:r>
      <w:bookmarkEnd w:id="636"/>
      <w:bookmarkEnd w:id="637"/>
      <w:bookmarkEnd w:id="638"/>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639" w:name="_Toc156487389"/>
      <w:bookmarkStart w:id="640" w:name="_Toc162423113"/>
      <w:bookmarkStart w:id="641" w:name="_Toc162423704"/>
      <w:bookmarkStart w:id="642" w:name="_Toc172099007"/>
      <w:r>
        <w:t>Example</w:t>
      </w:r>
      <w:bookmarkEnd w:id="639"/>
      <w:bookmarkEnd w:id="640"/>
      <w:bookmarkEnd w:id="641"/>
      <w:bookmarkEnd w:id="642"/>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21E48F15" w:rsidR="00DB49C5" w:rsidRPr="00A05FD1" w:rsidRDefault="00DB49C5" w:rsidP="00DB49C5">
      <w:pPr>
        <w:pStyle w:val="Caption"/>
      </w:pPr>
      <w:bookmarkStart w:id="643" w:name="_Ref161653674"/>
      <w:bookmarkStart w:id="644" w:name="_Toc162423154"/>
      <w:bookmarkStart w:id="645" w:name="_Toc162423745"/>
      <w:bookmarkStart w:id="646" w:name="_Toc170288667"/>
      <w:r>
        <w:t xml:space="preserve">Table </w:t>
      </w:r>
      <w:r>
        <w:fldChar w:fldCharType="begin"/>
      </w:r>
      <w:r>
        <w:instrText xml:space="preserve"> SEQ Table \* ARABIC </w:instrText>
      </w:r>
      <w:r>
        <w:fldChar w:fldCharType="separate"/>
      </w:r>
      <w:r w:rsidR="0094133A">
        <w:rPr>
          <w:noProof/>
        </w:rPr>
        <w:t>28</w:t>
      </w:r>
      <w:r>
        <w:rPr>
          <w:noProof/>
        </w:rPr>
        <w:fldChar w:fldCharType="end"/>
      </w:r>
      <w:bookmarkEnd w:id="643"/>
      <w:r>
        <w:tab/>
        <w:t>Example of a calculation</w:t>
      </w:r>
      <w:bookmarkEnd w:id="644"/>
      <w:bookmarkEnd w:id="645"/>
      <w:bookmarkEnd w:id="646"/>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647" w:name="_Toc156487390"/>
      <w:bookmarkStart w:id="648" w:name="_Toc162423114"/>
      <w:bookmarkStart w:id="649" w:name="_Toc162423705"/>
      <w:bookmarkStart w:id="650" w:name="_Toc172099008"/>
      <w:r>
        <w:t>Quality flags</w:t>
      </w:r>
      <w:bookmarkEnd w:id="647"/>
      <w:bookmarkEnd w:id="648"/>
      <w:bookmarkEnd w:id="649"/>
      <w:bookmarkEnd w:id="650"/>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651" w:name="_Toc162423115"/>
      <w:bookmarkStart w:id="652" w:name="_Toc162423706"/>
      <w:bookmarkStart w:id="653" w:name="_Toc172099009"/>
      <w:r>
        <w:lastRenderedPageBreak/>
        <w:t xml:space="preserve">Appendix: </w:t>
      </w:r>
      <w:r w:rsidR="00DB49C5">
        <w:t>Revision history</w:t>
      </w:r>
      <w:bookmarkEnd w:id="651"/>
      <w:bookmarkEnd w:id="652"/>
      <w:bookmarkEnd w:id="653"/>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9239D" w14:textId="77777777" w:rsidR="000155EF" w:rsidRDefault="000155EF">
      <w:r>
        <w:separator/>
      </w:r>
    </w:p>
    <w:p w14:paraId="64080750" w14:textId="77777777" w:rsidR="000155EF" w:rsidRDefault="000155EF"/>
  </w:endnote>
  <w:endnote w:type="continuationSeparator" w:id="0">
    <w:p w14:paraId="572641E9" w14:textId="77777777" w:rsidR="000155EF" w:rsidRDefault="000155EF">
      <w:r>
        <w:continuationSeparator/>
      </w:r>
    </w:p>
    <w:p w14:paraId="71BB7629" w14:textId="77777777" w:rsidR="000155EF" w:rsidRDefault="000155EF"/>
  </w:endnote>
  <w:endnote w:type="continuationNotice" w:id="1">
    <w:p w14:paraId="045ACD36" w14:textId="77777777" w:rsidR="000155EF" w:rsidRDefault="000155EF"/>
    <w:p w14:paraId="2A7F3ABB" w14:textId="77777777" w:rsidR="000155EF" w:rsidRDefault="000155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42DBCA62"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94133A">
        <w:t>2.1</w:t>
      </w:r>
    </w:fldSimple>
    <w:r w:rsidR="00617D3E">
      <w:t xml:space="preserve"> | </w:t>
    </w:r>
    <w:fldSimple w:instr=" DOCPROPERTY  &quot;Issue Date&quot;  \* MERGEFORMAT ">
      <w:r w:rsidR="0094133A">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51E6F5F3"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94133A">
        <w:t>2.1</w:t>
      </w:r>
    </w:fldSimple>
    <w:r>
      <w:t xml:space="preserve"> | </w:t>
    </w:r>
    <w:fldSimple w:instr=" DOCPROPERTY  &quot;Issue Date&quot;  \* MERGEFORMAT ">
      <w:r w:rsidR="0094133A">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69B65104"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94133A">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785E1F23"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94133A">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45216DE1"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94133A">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2A14FAEB"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94133A">
        <w:t>26-Jun-24</w:t>
      </w:r>
    </w:fldSimple>
    <w:bookmarkStart w:id="654" w:name="_Toc195946168"/>
    <w:bookmarkStart w:id="655" w:name="_Toc195946220"/>
    <w:bookmarkEnd w:id="654"/>
    <w:bookmarkEnd w:id="65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D2782" w14:textId="77777777" w:rsidR="000155EF" w:rsidRDefault="000155EF">
      <w:r>
        <w:separator/>
      </w:r>
    </w:p>
    <w:p w14:paraId="50A153B5" w14:textId="77777777" w:rsidR="000155EF" w:rsidRDefault="000155EF"/>
  </w:footnote>
  <w:footnote w:type="continuationSeparator" w:id="0">
    <w:p w14:paraId="3F08DEF4" w14:textId="77777777" w:rsidR="000155EF" w:rsidRDefault="000155EF">
      <w:r>
        <w:continuationSeparator/>
      </w:r>
    </w:p>
    <w:p w14:paraId="525E0431" w14:textId="77777777" w:rsidR="000155EF" w:rsidRDefault="000155EF"/>
  </w:footnote>
  <w:footnote w:type="continuationNotice" w:id="1">
    <w:p w14:paraId="01837662" w14:textId="77777777" w:rsidR="000155EF" w:rsidRDefault="000155EF"/>
    <w:p w14:paraId="2B6144D3" w14:textId="77777777" w:rsidR="000155EF" w:rsidRDefault="000155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9640</TotalTime>
  <Pages>96</Pages>
  <Words>26946</Words>
  <Characters>153598</Characters>
  <Application>Microsoft Office Word</Application>
  <DocSecurity>0</DocSecurity>
  <Lines>1279</Lines>
  <Paragraphs>360</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180184</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819</cp:revision>
  <cp:lastPrinted>2024-09-25T09:04:00Z</cp:lastPrinted>
  <dcterms:created xsi:type="dcterms:W3CDTF">2024-02-28T10:16:00Z</dcterms:created>
  <dcterms:modified xsi:type="dcterms:W3CDTF">2024-09-25T09:06:00Z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