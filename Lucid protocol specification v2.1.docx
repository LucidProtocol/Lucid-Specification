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27C60061">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CB89A52" w:rsidR="00B0230C" w:rsidRDefault="00C16248" w:rsidP="00824B44">
      <w:pPr>
        <w:pStyle w:val="Documentdate"/>
        <w:spacing w:before="240"/>
        <w:ind w:right="504"/>
      </w:pPr>
      <w:r>
        <w:t xml:space="preserve">Date: </w:t>
      </w:r>
      <w:fldSimple w:instr=" DOCPROPERTY  &quot;Issue Date&quot;  \* MERGEFORMAT ">
        <w:ins w:id="1" w:author="Gavin Rawson" w:date="2024-07-17T08:54:00Z" w16du:dateUtc="2024-07-17T07:54:00Z">
          <w:r w:rsidR="003A2150">
            <w:t>17</w:t>
          </w:r>
        </w:ins>
        <w:del w:id="2" w:author="Gavin Rawson" w:date="2024-07-17T08:54:00Z" w16du:dateUtc="2024-07-17T07:54:00Z">
          <w:r w:rsidR="00B517EE" w:rsidDel="00BC55EE">
            <w:delText>25</w:delText>
          </w:r>
        </w:del>
        <w:r w:rsidR="00B517EE">
          <w:t>-Ju</w:t>
        </w:r>
        <w:ins w:id="3" w:author="Gavin Rawson" w:date="2024-07-17T08:54:00Z" w16du:dateUtc="2024-07-17T07:54:00Z">
          <w:r w:rsidR="003A2150">
            <w:t>j</w:t>
          </w:r>
        </w:ins>
        <w:del w:id="4" w:author="Gavin Rawson" w:date="2024-07-17T08:54:00Z" w16du:dateUtc="2024-07-17T07:54:00Z">
          <w:r w:rsidR="00B517EE" w:rsidDel="003A2150">
            <w:delText>n</w:delText>
          </w:r>
        </w:del>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5" w:name="_Toc172098921"/>
      <w:r w:rsidRPr="00B706D4">
        <w:lastRenderedPageBreak/>
        <w:t xml:space="preserve">Disclaimer and </w:t>
      </w:r>
      <w:r w:rsidR="000A3605" w:rsidRPr="00B706D4">
        <w:t>license</w:t>
      </w:r>
      <w:r w:rsidRPr="00B706D4">
        <w:t xml:space="preserve"> agreement</w:t>
      </w:r>
      <w:bookmarkEnd w:id="5"/>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6" w:name="_Toc172098922"/>
      <w:r>
        <w:t>Co</w:t>
      </w:r>
      <w:r w:rsidRPr="00B706D4">
        <w:t>p</w:t>
      </w:r>
      <w:r>
        <w:t>yright</w:t>
      </w:r>
      <w:bookmarkEnd w:id="6"/>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7" w:name="_Toc172098923"/>
      <w:r w:rsidRPr="00392D81">
        <w:lastRenderedPageBreak/>
        <w:t>Conta</w:t>
      </w:r>
      <w:r w:rsidR="00004108" w:rsidRPr="00392D81">
        <w:t xml:space="preserve">ct </w:t>
      </w:r>
      <w:r w:rsidR="00004108" w:rsidRPr="00AF4EAB">
        <w:t>address</w:t>
      </w:r>
      <w:bookmarkEnd w:id="7"/>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8" w:name="_Toc172098924"/>
      <w:r w:rsidRPr="00E15C9D">
        <w:t>Notices</w:t>
      </w:r>
      <w:bookmarkEnd w:id="8"/>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9" w:name="_Toc172098925"/>
      <w:r>
        <w:t>Conventions</w:t>
      </w:r>
      <w:bookmarkEnd w:id="9"/>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681676">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10" w:name="_Toc172098926"/>
      <w:r w:rsidRPr="00E20E84">
        <w:t>Glossary of terms</w:t>
      </w:r>
      <w:bookmarkEnd w:id="10"/>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681676">
            <w:pPr>
              <w:pStyle w:val="TableText"/>
            </w:pPr>
            <w:r>
              <w:t>BOM</w:t>
            </w:r>
          </w:p>
        </w:tc>
        <w:tc>
          <w:tcPr>
            <w:tcW w:w="5600" w:type="dxa"/>
            <w:shd w:val="clear" w:color="auto" w:fill="auto"/>
          </w:tcPr>
          <w:p w14:paraId="0D9F5CF8" w14:textId="38318580" w:rsidR="007D4BFF" w:rsidRPr="00BB4BBA" w:rsidRDefault="007D4BFF" w:rsidP="00681676">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681676">
            <w:pPr>
              <w:pStyle w:val="TableText"/>
            </w:pPr>
            <w:r w:rsidRPr="00A811D3">
              <w:t xml:space="preserve">Broker </w:t>
            </w:r>
          </w:p>
        </w:tc>
        <w:tc>
          <w:tcPr>
            <w:tcW w:w="5600" w:type="dxa"/>
            <w:shd w:val="clear" w:color="auto" w:fill="auto"/>
          </w:tcPr>
          <w:p w14:paraId="5990A8A3" w14:textId="10DE1DD3" w:rsidR="00B706D4" w:rsidRPr="008A325B" w:rsidRDefault="00BB4BBA" w:rsidP="00681676">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681676">
            <w:pPr>
              <w:pStyle w:val="TableText"/>
            </w:pPr>
            <w:r w:rsidRPr="00A811D3">
              <w:t>Device Configuration</w:t>
            </w:r>
          </w:p>
        </w:tc>
        <w:tc>
          <w:tcPr>
            <w:tcW w:w="5600" w:type="dxa"/>
            <w:shd w:val="clear" w:color="auto" w:fill="auto"/>
          </w:tcPr>
          <w:p w14:paraId="3BDAA492" w14:textId="4D6328A0" w:rsidR="00B706D4" w:rsidRPr="008A325B" w:rsidRDefault="00BB4BBA" w:rsidP="00681676">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681676">
            <w:pPr>
              <w:pStyle w:val="TableText"/>
            </w:pPr>
            <w:r w:rsidRPr="00A811D3">
              <w:t>Device Profile</w:t>
            </w:r>
          </w:p>
        </w:tc>
        <w:tc>
          <w:tcPr>
            <w:tcW w:w="5600" w:type="dxa"/>
            <w:shd w:val="clear" w:color="auto" w:fill="auto"/>
          </w:tcPr>
          <w:p w14:paraId="09A2EAF4" w14:textId="4CE85B31" w:rsidR="00BB4BBA" w:rsidRPr="00BB4BBA" w:rsidRDefault="00BB4BBA" w:rsidP="00681676">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681676">
            <w:pPr>
              <w:pStyle w:val="TableText"/>
            </w:pPr>
            <w:r w:rsidRPr="00BA7567">
              <w:t>FD</w:t>
            </w:r>
          </w:p>
        </w:tc>
        <w:tc>
          <w:tcPr>
            <w:tcW w:w="5600" w:type="dxa"/>
            <w:shd w:val="clear" w:color="auto" w:fill="auto"/>
          </w:tcPr>
          <w:p w14:paraId="2AF25EC1" w14:textId="549A3A59" w:rsidR="00BB4BBA" w:rsidRPr="00BA7567" w:rsidRDefault="00816354" w:rsidP="00681676">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681676">
            <w:pPr>
              <w:pStyle w:val="TableText"/>
            </w:pPr>
            <w:r w:rsidRPr="00BA7567">
              <w:t>Field Device Link</w:t>
            </w:r>
          </w:p>
        </w:tc>
        <w:tc>
          <w:tcPr>
            <w:tcW w:w="5600" w:type="dxa"/>
            <w:shd w:val="clear" w:color="auto" w:fill="auto"/>
          </w:tcPr>
          <w:p w14:paraId="65C6452C" w14:textId="4E7D717A" w:rsidR="0030026D" w:rsidRPr="00BA7567" w:rsidRDefault="0030026D" w:rsidP="00681676">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681676">
            <w:pPr>
              <w:pStyle w:val="TableText"/>
            </w:pPr>
            <w:r>
              <w:t>IIOT</w:t>
            </w:r>
          </w:p>
        </w:tc>
        <w:tc>
          <w:tcPr>
            <w:tcW w:w="5600" w:type="dxa"/>
            <w:shd w:val="clear" w:color="auto" w:fill="auto"/>
          </w:tcPr>
          <w:p w14:paraId="6E463C40" w14:textId="610A4A28" w:rsidR="00A811D3" w:rsidRPr="00BB4BBA" w:rsidRDefault="00A811D3" w:rsidP="00681676">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681676">
            <w:pPr>
              <w:pStyle w:val="TableText"/>
            </w:pPr>
            <w:r>
              <w:t>IOT</w:t>
            </w:r>
          </w:p>
        </w:tc>
        <w:tc>
          <w:tcPr>
            <w:tcW w:w="5600" w:type="dxa"/>
            <w:shd w:val="clear" w:color="auto" w:fill="auto"/>
          </w:tcPr>
          <w:p w14:paraId="7B848EBB" w14:textId="35C94245" w:rsidR="00A811D3" w:rsidRPr="00BB4BBA" w:rsidRDefault="00A811D3" w:rsidP="00681676">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681676">
            <w:pPr>
              <w:pStyle w:val="TableText"/>
            </w:pPr>
            <w:r w:rsidRPr="00BA7567">
              <w:t>JSON</w:t>
            </w:r>
          </w:p>
        </w:tc>
        <w:tc>
          <w:tcPr>
            <w:tcW w:w="5600" w:type="dxa"/>
            <w:shd w:val="clear" w:color="auto" w:fill="auto"/>
          </w:tcPr>
          <w:p w14:paraId="733E1C28" w14:textId="64698931" w:rsidR="00BB4BBA" w:rsidRPr="00BA7567" w:rsidRDefault="00D34840" w:rsidP="00681676">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681676">
            <w:pPr>
              <w:pStyle w:val="TableText"/>
            </w:pPr>
            <w:r>
              <w:lastRenderedPageBreak/>
              <w:t>LWT</w:t>
            </w:r>
          </w:p>
        </w:tc>
        <w:tc>
          <w:tcPr>
            <w:tcW w:w="5600" w:type="dxa"/>
            <w:shd w:val="clear" w:color="auto" w:fill="auto"/>
          </w:tcPr>
          <w:p w14:paraId="7AC6EC30" w14:textId="33D8725A" w:rsidR="00E05760" w:rsidRPr="009D3A7D" w:rsidRDefault="00E05760" w:rsidP="00681676">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681676">
            <w:pPr>
              <w:pStyle w:val="TableText"/>
            </w:pPr>
            <w:r w:rsidRPr="00A811D3">
              <w:t>MQTT</w:t>
            </w:r>
          </w:p>
        </w:tc>
        <w:tc>
          <w:tcPr>
            <w:tcW w:w="5600" w:type="dxa"/>
            <w:shd w:val="clear" w:color="auto" w:fill="auto"/>
          </w:tcPr>
          <w:p w14:paraId="1F7933A6" w14:textId="7F4172FF" w:rsidR="00BB4BBA" w:rsidRPr="00BB4BBA" w:rsidRDefault="009D3A7D" w:rsidP="00681676">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681676">
            <w:pPr>
              <w:pStyle w:val="TableText"/>
            </w:pPr>
            <w:r>
              <w:t>OT</w:t>
            </w:r>
          </w:p>
        </w:tc>
        <w:tc>
          <w:tcPr>
            <w:tcW w:w="5600" w:type="dxa"/>
            <w:shd w:val="clear" w:color="auto" w:fill="auto"/>
          </w:tcPr>
          <w:p w14:paraId="756A96A9" w14:textId="08AB4CAB" w:rsidR="00A811D3" w:rsidRPr="009D3A7D" w:rsidRDefault="00A811D3" w:rsidP="00681676">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681676">
            <w:pPr>
              <w:pStyle w:val="TableText"/>
            </w:pPr>
            <w:r>
              <w:t>Payload</w:t>
            </w:r>
          </w:p>
        </w:tc>
        <w:tc>
          <w:tcPr>
            <w:tcW w:w="5600" w:type="dxa"/>
            <w:shd w:val="clear" w:color="auto" w:fill="auto"/>
          </w:tcPr>
          <w:p w14:paraId="09411C6E" w14:textId="23F8E4CB" w:rsidR="00405E4C" w:rsidRDefault="00405E4C" w:rsidP="00681676">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681676">
            <w:pPr>
              <w:pStyle w:val="TableText"/>
            </w:pPr>
            <w:r w:rsidRPr="00A811D3">
              <w:t>Point</w:t>
            </w:r>
          </w:p>
        </w:tc>
        <w:tc>
          <w:tcPr>
            <w:tcW w:w="5600" w:type="dxa"/>
            <w:shd w:val="clear" w:color="auto" w:fill="auto"/>
          </w:tcPr>
          <w:p w14:paraId="19804CDD" w14:textId="13DB969E" w:rsidR="00BB4BBA" w:rsidRPr="00BB4BBA" w:rsidRDefault="009D3A7D" w:rsidP="00681676">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681676">
            <w:pPr>
              <w:pStyle w:val="TableText"/>
            </w:pPr>
            <w:r w:rsidRPr="00BA7567">
              <w:t>QoS</w:t>
            </w:r>
          </w:p>
        </w:tc>
        <w:tc>
          <w:tcPr>
            <w:tcW w:w="5600" w:type="dxa"/>
            <w:shd w:val="clear" w:color="auto" w:fill="auto"/>
          </w:tcPr>
          <w:p w14:paraId="27E95950" w14:textId="6674BEB2" w:rsidR="000C3CED" w:rsidRPr="00BA7567" w:rsidRDefault="00403DE2" w:rsidP="00681676">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681676">
            <w:pPr>
              <w:pStyle w:val="TableText"/>
            </w:pPr>
            <w:r w:rsidRPr="00BA7567">
              <w:t>SA</w:t>
            </w:r>
          </w:p>
        </w:tc>
        <w:tc>
          <w:tcPr>
            <w:tcW w:w="5600" w:type="dxa"/>
            <w:shd w:val="clear" w:color="auto" w:fill="auto"/>
          </w:tcPr>
          <w:p w14:paraId="4BFC9EF9" w14:textId="39AC0F0D" w:rsidR="009D3A7D" w:rsidRPr="00BA7567" w:rsidRDefault="00A9514D" w:rsidP="00681676">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681676">
            <w:pPr>
              <w:pStyle w:val="TableText"/>
            </w:pPr>
            <w:r w:rsidRPr="00A811D3">
              <w:t>Topic</w:t>
            </w:r>
          </w:p>
        </w:tc>
        <w:tc>
          <w:tcPr>
            <w:tcW w:w="5600" w:type="dxa"/>
            <w:shd w:val="clear" w:color="auto" w:fill="auto"/>
          </w:tcPr>
          <w:p w14:paraId="69BE1500" w14:textId="157FFB34" w:rsidR="009D3A7D" w:rsidRPr="009D3A7D" w:rsidRDefault="009D3A7D" w:rsidP="00681676">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681676">
            <w:pPr>
              <w:pStyle w:val="TableText"/>
            </w:pPr>
            <w:r w:rsidRPr="00A811D3">
              <w:t xml:space="preserve">UUID </w:t>
            </w:r>
          </w:p>
        </w:tc>
        <w:tc>
          <w:tcPr>
            <w:tcW w:w="5600" w:type="dxa"/>
            <w:shd w:val="clear" w:color="auto" w:fill="auto"/>
          </w:tcPr>
          <w:p w14:paraId="37DB77FD" w14:textId="08854C4A" w:rsidR="009D3A7D" w:rsidRPr="009D3A7D" w:rsidRDefault="009D3A7D" w:rsidP="00681676">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11" w:name="_Toc172098927"/>
      <w:r>
        <w:t>References</w:t>
      </w:r>
      <w:bookmarkEnd w:id="11"/>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12" w:name="JSON"/>
            <w:r w:rsidRPr="004172D7">
              <w:rPr>
                <w:rFonts w:eastAsia="DengXian" w:cs="Arial"/>
                <w:lang w:val="fr-FR" w:eastAsia="en-US"/>
              </w:rPr>
              <w:t>[JSON]</w:t>
            </w:r>
            <w:bookmarkEnd w:id="12"/>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13" w:name="MQTT"/>
            <w:r w:rsidRPr="004172D7">
              <w:rPr>
                <w:rFonts w:eastAsia="DengXian" w:cs="Arial"/>
                <w:lang w:eastAsia="en-US"/>
              </w:rPr>
              <w:t>[MQTT]</w:t>
            </w:r>
            <w:bookmarkEnd w:id="13"/>
            <w:r w:rsidR="00A05273" w:rsidRPr="004172D7">
              <w:rPr>
                <w:rFonts w:eastAsia="DengXian" w:cs="Arial"/>
                <w:lang w:eastAsia="en-US"/>
              </w:rPr>
              <w:t xml:space="preserve"> </w:t>
            </w:r>
          </w:p>
        </w:tc>
        <w:tc>
          <w:tcPr>
            <w:tcW w:w="7751" w:type="dxa"/>
          </w:tcPr>
          <w:p w14:paraId="5E3B3A93" w14:textId="1634E4BA" w:rsidR="0024040F" w:rsidRPr="004172D7" w:rsidRDefault="00A05273" w:rsidP="00681676">
            <w:pPr>
              <w:pStyle w:val="TableTex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681676">
            <w:pPr>
              <w:pStyle w:val="TableTex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4" w:name="JSONSchema"/>
            <w:r w:rsidRPr="004172D7">
              <w:rPr>
                <w:rFonts w:eastAsia="DengXian" w:cs="Arial"/>
                <w:lang w:eastAsia="en-US"/>
              </w:rPr>
              <w:t>[JSONSchema]</w:t>
            </w:r>
            <w:bookmarkEnd w:id="14"/>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5" w:name="Timestamps"/>
            <w:r w:rsidRPr="004172D7">
              <w:rPr>
                <w:rFonts w:eastAsia="DengXian" w:cs="Arial"/>
                <w:lang w:eastAsia="en-US"/>
              </w:rPr>
              <w:t>[Timestamps]</w:t>
            </w:r>
            <w:bookmarkEnd w:id="15"/>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6" w:name="BASE64"/>
            <w:r w:rsidRPr="004172D7">
              <w:rPr>
                <w:rFonts w:eastAsia="DengXian" w:cs="Arial"/>
                <w:lang w:eastAsia="en-US"/>
              </w:rPr>
              <w:t>[BASE64]</w:t>
            </w:r>
            <w:bookmarkEnd w:id="16"/>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7" w:name="MIME"/>
            <w:r w:rsidRPr="004172D7">
              <w:rPr>
                <w:rFonts w:eastAsia="DengXian" w:cs="Arial"/>
                <w:lang w:eastAsia="en-US"/>
              </w:rPr>
              <w:t>[MIME]</w:t>
            </w:r>
            <w:bookmarkEnd w:id="17"/>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681676">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681676">
            <w:pPr>
              <w:pStyle w:val="TableTex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681676">
            <w:pPr>
              <w:pStyle w:val="TableTex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681676">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681676">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681676">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8" w:name="_Toc195946169"/>
      <w:bookmarkStart w:id="19" w:name="_Toc195946221"/>
      <w:r w:rsidR="006952F5" w:rsidRPr="00BA7567">
        <w:lastRenderedPageBreak/>
        <w:t xml:space="preserve">Table of </w:t>
      </w:r>
      <w:r w:rsidR="009B7F37" w:rsidRPr="00BA7567">
        <w:t>c</w:t>
      </w:r>
      <w:r w:rsidR="006952F5" w:rsidRPr="00BA7567">
        <w:t>ontents</w:t>
      </w:r>
      <w:bookmarkStart w:id="20" w:name="_Toc195946170"/>
      <w:bookmarkStart w:id="21" w:name="_Toc195946222"/>
      <w:bookmarkEnd w:id="18"/>
      <w:bookmarkEnd w:id="19"/>
    </w:p>
    <w:p w14:paraId="535CF261" w14:textId="04FECAA0" w:rsidR="003A2150" w:rsidRDefault="00FF421A">
      <w:pPr>
        <w:pStyle w:val="TOC1"/>
        <w:rPr>
          <w:ins w:id="22" w:author="Gavin Rawson" w:date="2024-07-17T08:55:00Z" w16du:dateUtc="2024-07-17T07:55: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23" w:author="Gavin Rawson" w:date="2024-07-17T08:55:00Z" w16du:dateUtc="2024-07-17T07:55:00Z">
        <w:r w:rsidR="003A2150" w:rsidRPr="008A1F7D">
          <w:rPr>
            <w:rStyle w:val="Hyperlink"/>
          </w:rPr>
          <w:fldChar w:fldCharType="begin"/>
        </w:r>
        <w:r w:rsidR="003A2150" w:rsidRPr="008A1F7D">
          <w:rPr>
            <w:rStyle w:val="Hyperlink"/>
          </w:rPr>
          <w:instrText xml:space="preserve"> </w:instrText>
        </w:r>
        <w:r w:rsidR="003A2150">
          <w:instrText>HYPERLINK \l "_Toc172098921"</w:instrText>
        </w:r>
        <w:r w:rsidR="003A2150" w:rsidRPr="008A1F7D">
          <w:rPr>
            <w:rStyle w:val="Hyperlink"/>
          </w:rPr>
          <w:instrText xml:space="preserve"> </w:instrText>
        </w:r>
        <w:r w:rsidR="003A2150" w:rsidRPr="008A1F7D">
          <w:rPr>
            <w:rStyle w:val="Hyperlink"/>
          </w:rPr>
        </w:r>
        <w:r w:rsidR="003A2150" w:rsidRPr="008A1F7D">
          <w:rPr>
            <w:rStyle w:val="Hyperlink"/>
          </w:rPr>
          <w:fldChar w:fldCharType="separate"/>
        </w:r>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ins>
      <w:r w:rsidR="003A2150">
        <w:rPr>
          <w:webHidden/>
        </w:rPr>
      </w:r>
      <w:r w:rsidR="003A2150">
        <w:rPr>
          <w:webHidden/>
        </w:rPr>
        <w:fldChar w:fldCharType="separate"/>
      </w:r>
      <w:ins w:id="24" w:author="Gavin Rawson" w:date="2024-07-17T10:16:00Z" w16du:dateUtc="2024-07-17T09:16:00Z">
        <w:r w:rsidR="00B048D0">
          <w:rPr>
            <w:webHidden/>
          </w:rPr>
          <w:t>2</w:t>
        </w:r>
      </w:ins>
      <w:ins w:id="25" w:author="Gavin Rawson" w:date="2024-07-17T08:55:00Z" w16du:dateUtc="2024-07-17T07:55:00Z">
        <w:r w:rsidR="003A2150">
          <w:rPr>
            <w:webHidden/>
          </w:rPr>
          <w:fldChar w:fldCharType="end"/>
        </w:r>
        <w:r w:rsidR="003A2150" w:rsidRPr="008A1F7D">
          <w:rPr>
            <w:rStyle w:val="Hyperlink"/>
          </w:rPr>
          <w:fldChar w:fldCharType="end"/>
        </w:r>
      </w:ins>
    </w:p>
    <w:p w14:paraId="2FCB5F83" w14:textId="5AFE5B3B" w:rsidR="003A2150" w:rsidRDefault="003A2150">
      <w:pPr>
        <w:pStyle w:val="TOC1"/>
        <w:rPr>
          <w:ins w:id="26" w:author="Gavin Rawson" w:date="2024-07-17T08:55:00Z" w16du:dateUtc="2024-07-17T07:55:00Z"/>
          <w:rFonts w:asciiTheme="minorHAnsi" w:eastAsiaTheme="minorEastAsia" w:hAnsiTheme="minorHAnsi" w:cstheme="minorBidi"/>
          <w:bCs w:val="0"/>
          <w:kern w:val="2"/>
          <w:sz w:val="24"/>
          <w:szCs w:val="24"/>
          <w14:ligatures w14:val="standardContextual"/>
        </w:rPr>
      </w:pPr>
      <w:ins w:id="2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Copyright</w:t>
        </w:r>
        <w:r>
          <w:rPr>
            <w:webHidden/>
          </w:rPr>
          <w:tab/>
        </w:r>
        <w:r>
          <w:rPr>
            <w:webHidden/>
          </w:rPr>
          <w:fldChar w:fldCharType="begin"/>
        </w:r>
        <w:r>
          <w:rPr>
            <w:webHidden/>
          </w:rPr>
          <w:instrText xml:space="preserve"> PAGEREF _Toc172098922 \h </w:instrText>
        </w:r>
      </w:ins>
      <w:r>
        <w:rPr>
          <w:webHidden/>
        </w:rPr>
      </w:r>
      <w:r>
        <w:rPr>
          <w:webHidden/>
        </w:rPr>
        <w:fldChar w:fldCharType="separate"/>
      </w:r>
      <w:ins w:id="28" w:author="Gavin Rawson" w:date="2024-07-17T10:16:00Z" w16du:dateUtc="2024-07-17T09:16:00Z">
        <w:r w:rsidR="00B048D0">
          <w:rPr>
            <w:webHidden/>
          </w:rPr>
          <w:t>2</w:t>
        </w:r>
      </w:ins>
      <w:ins w:id="29" w:author="Gavin Rawson" w:date="2024-07-17T08:55:00Z" w16du:dateUtc="2024-07-17T07:55:00Z">
        <w:r>
          <w:rPr>
            <w:webHidden/>
          </w:rPr>
          <w:fldChar w:fldCharType="end"/>
        </w:r>
        <w:r w:rsidRPr="008A1F7D">
          <w:rPr>
            <w:rStyle w:val="Hyperlink"/>
          </w:rPr>
          <w:fldChar w:fldCharType="end"/>
        </w:r>
      </w:ins>
    </w:p>
    <w:p w14:paraId="281BEA20" w14:textId="4B3CC26D" w:rsidR="003A2150" w:rsidRDefault="003A2150">
      <w:pPr>
        <w:pStyle w:val="TOC1"/>
        <w:rPr>
          <w:ins w:id="30" w:author="Gavin Rawson" w:date="2024-07-17T08:55:00Z" w16du:dateUtc="2024-07-17T07:55:00Z"/>
          <w:rFonts w:asciiTheme="minorHAnsi" w:eastAsiaTheme="minorEastAsia" w:hAnsiTheme="minorHAnsi" w:cstheme="minorBidi"/>
          <w:bCs w:val="0"/>
          <w:kern w:val="2"/>
          <w:sz w:val="24"/>
          <w:szCs w:val="24"/>
          <w14:ligatures w14:val="standardContextual"/>
        </w:rPr>
      </w:pPr>
      <w:ins w:id="3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Contact address</w:t>
        </w:r>
        <w:r>
          <w:rPr>
            <w:webHidden/>
          </w:rPr>
          <w:tab/>
        </w:r>
        <w:r>
          <w:rPr>
            <w:webHidden/>
          </w:rPr>
          <w:fldChar w:fldCharType="begin"/>
        </w:r>
        <w:r>
          <w:rPr>
            <w:webHidden/>
          </w:rPr>
          <w:instrText xml:space="preserve"> PAGEREF _Toc172098923 \h </w:instrText>
        </w:r>
      </w:ins>
      <w:r>
        <w:rPr>
          <w:webHidden/>
        </w:rPr>
      </w:r>
      <w:r>
        <w:rPr>
          <w:webHidden/>
        </w:rPr>
        <w:fldChar w:fldCharType="separate"/>
      </w:r>
      <w:ins w:id="32" w:author="Gavin Rawson" w:date="2024-07-17T10:16:00Z" w16du:dateUtc="2024-07-17T09:16:00Z">
        <w:r w:rsidR="00B048D0">
          <w:rPr>
            <w:webHidden/>
          </w:rPr>
          <w:t>3</w:t>
        </w:r>
      </w:ins>
      <w:ins w:id="33" w:author="Gavin Rawson" w:date="2024-07-17T08:55:00Z" w16du:dateUtc="2024-07-17T07:55:00Z">
        <w:r>
          <w:rPr>
            <w:webHidden/>
          </w:rPr>
          <w:fldChar w:fldCharType="end"/>
        </w:r>
        <w:r w:rsidRPr="008A1F7D">
          <w:rPr>
            <w:rStyle w:val="Hyperlink"/>
          </w:rPr>
          <w:fldChar w:fldCharType="end"/>
        </w:r>
      </w:ins>
    </w:p>
    <w:p w14:paraId="51F196AE" w14:textId="784660D6" w:rsidR="003A2150" w:rsidRDefault="003A2150">
      <w:pPr>
        <w:pStyle w:val="TOC1"/>
        <w:rPr>
          <w:ins w:id="34" w:author="Gavin Rawson" w:date="2024-07-17T08:55:00Z" w16du:dateUtc="2024-07-17T07:55:00Z"/>
          <w:rFonts w:asciiTheme="minorHAnsi" w:eastAsiaTheme="minorEastAsia" w:hAnsiTheme="minorHAnsi" w:cstheme="minorBidi"/>
          <w:bCs w:val="0"/>
          <w:kern w:val="2"/>
          <w:sz w:val="24"/>
          <w:szCs w:val="24"/>
          <w14:ligatures w14:val="standardContextual"/>
        </w:rPr>
      </w:pPr>
      <w:ins w:id="3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Notices</w:t>
        </w:r>
        <w:r>
          <w:rPr>
            <w:webHidden/>
          </w:rPr>
          <w:tab/>
        </w:r>
        <w:r>
          <w:rPr>
            <w:webHidden/>
          </w:rPr>
          <w:fldChar w:fldCharType="begin"/>
        </w:r>
        <w:r>
          <w:rPr>
            <w:webHidden/>
          </w:rPr>
          <w:instrText xml:space="preserve"> PAGEREF _Toc172098924 \h </w:instrText>
        </w:r>
      </w:ins>
      <w:r>
        <w:rPr>
          <w:webHidden/>
        </w:rPr>
      </w:r>
      <w:r>
        <w:rPr>
          <w:webHidden/>
        </w:rPr>
        <w:fldChar w:fldCharType="separate"/>
      </w:r>
      <w:ins w:id="36" w:author="Gavin Rawson" w:date="2024-07-17T10:16:00Z" w16du:dateUtc="2024-07-17T09:16:00Z">
        <w:r w:rsidR="00B048D0">
          <w:rPr>
            <w:webHidden/>
          </w:rPr>
          <w:t>3</w:t>
        </w:r>
      </w:ins>
      <w:ins w:id="37" w:author="Gavin Rawson" w:date="2024-07-17T08:55:00Z" w16du:dateUtc="2024-07-17T07:55:00Z">
        <w:r>
          <w:rPr>
            <w:webHidden/>
          </w:rPr>
          <w:fldChar w:fldCharType="end"/>
        </w:r>
        <w:r w:rsidRPr="008A1F7D">
          <w:rPr>
            <w:rStyle w:val="Hyperlink"/>
          </w:rPr>
          <w:fldChar w:fldCharType="end"/>
        </w:r>
      </w:ins>
    </w:p>
    <w:p w14:paraId="3C2E6EDF" w14:textId="2D26BA75" w:rsidR="003A2150" w:rsidRDefault="003A2150">
      <w:pPr>
        <w:pStyle w:val="TOC1"/>
        <w:rPr>
          <w:ins w:id="38" w:author="Gavin Rawson" w:date="2024-07-17T08:55:00Z" w16du:dateUtc="2024-07-17T07:55:00Z"/>
          <w:rFonts w:asciiTheme="minorHAnsi" w:eastAsiaTheme="minorEastAsia" w:hAnsiTheme="minorHAnsi" w:cstheme="minorBidi"/>
          <w:bCs w:val="0"/>
          <w:kern w:val="2"/>
          <w:sz w:val="24"/>
          <w:szCs w:val="24"/>
          <w14:ligatures w14:val="standardContextual"/>
        </w:rPr>
      </w:pPr>
      <w:ins w:id="3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Conventions</w:t>
        </w:r>
        <w:r>
          <w:rPr>
            <w:webHidden/>
          </w:rPr>
          <w:tab/>
        </w:r>
        <w:r>
          <w:rPr>
            <w:webHidden/>
          </w:rPr>
          <w:fldChar w:fldCharType="begin"/>
        </w:r>
        <w:r>
          <w:rPr>
            <w:webHidden/>
          </w:rPr>
          <w:instrText xml:space="preserve"> PAGEREF _Toc172098925 \h </w:instrText>
        </w:r>
      </w:ins>
      <w:r>
        <w:rPr>
          <w:webHidden/>
        </w:rPr>
      </w:r>
      <w:r>
        <w:rPr>
          <w:webHidden/>
        </w:rPr>
        <w:fldChar w:fldCharType="separate"/>
      </w:r>
      <w:ins w:id="40" w:author="Gavin Rawson" w:date="2024-07-17T10:16:00Z" w16du:dateUtc="2024-07-17T09:16:00Z">
        <w:r w:rsidR="00B048D0">
          <w:rPr>
            <w:webHidden/>
          </w:rPr>
          <w:t>3</w:t>
        </w:r>
      </w:ins>
      <w:ins w:id="41" w:author="Gavin Rawson" w:date="2024-07-17T08:55:00Z" w16du:dateUtc="2024-07-17T07:55:00Z">
        <w:r>
          <w:rPr>
            <w:webHidden/>
          </w:rPr>
          <w:fldChar w:fldCharType="end"/>
        </w:r>
        <w:r w:rsidRPr="008A1F7D">
          <w:rPr>
            <w:rStyle w:val="Hyperlink"/>
          </w:rPr>
          <w:fldChar w:fldCharType="end"/>
        </w:r>
      </w:ins>
    </w:p>
    <w:p w14:paraId="5C603CCC" w14:textId="480AC9E8" w:rsidR="003A2150" w:rsidRDefault="003A2150">
      <w:pPr>
        <w:pStyle w:val="TOC1"/>
        <w:rPr>
          <w:ins w:id="42" w:author="Gavin Rawson" w:date="2024-07-17T08:55:00Z" w16du:dateUtc="2024-07-17T07:55:00Z"/>
          <w:rFonts w:asciiTheme="minorHAnsi" w:eastAsiaTheme="minorEastAsia" w:hAnsiTheme="minorHAnsi" w:cstheme="minorBidi"/>
          <w:bCs w:val="0"/>
          <w:kern w:val="2"/>
          <w:sz w:val="24"/>
          <w:szCs w:val="24"/>
          <w14:ligatures w14:val="standardContextual"/>
        </w:rPr>
      </w:pPr>
      <w:ins w:id="4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Glossary of terms</w:t>
        </w:r>
        <w:r>
          <w:rPr>
            <w:webHidden/>
          </w:rPr>
          <w:tab/>
        </w:r>
        <w:r>
          <w:rPr>
            <w:webHidden/>
          </w:rPr>
          <w:fldChar w:fldCharType="begin"/>
        </w:r>
        <w:r>
          <w:rPr>
            <w:webHidden/>
          </w:rPr>
          <w:instrText xml:space="preserve"> PAGEREF _Toc172098926 \h </w:instrText>
        </w:r>
      </w:ins>
      <w:r>
        <w:rPr>
          <w:webHidden/>
        </w:rPr>
      </w:r>
      <w:r>
        <w:rPr>
          <w:webHidden/>
        </w:rPr>
        <w:fldChar w:fldCharType="separate"/>
      </w:r>
      <w:ins w:id="44" w:author="Gavin Rawson" w:date="2024-07-17T10:16:00Z" w16du:dateUtc="2024-07-17T09:16:00Z">
        <w:r w:rsidR="00B048D0">
          <w:rPr>
            <w:webHidden/>
          </w:rPr>
          <w:t>3</w:t>
        </w:r>
      </w:ins>
      <w:ins w:id="45" w:author="Gavin Rawson" w:date="2024-07-17T08:55:00Z" w16du:dateUtc="2024-07-17T07:55:00Z">
        <w:r>
          <w:rPr>
            <w:webHidden/>
          </w:rPr>
          <w:fldChar w:fldCharType="end"/>
        </w:r>
        <w:r w:rsidRPr="008A1F7D">
          <w:rPr>
            <w:rStyle w:val="Hyperlink"/>
          </w:rPr>
          <w:fldChar w:fldCharType="end"/>
        </w:r>
      </w:ins>
    </w:p>
    <w:p w14:paraId="73094B80" w14:textId="0DBF6AA2" w:rsidR="003A2150" w:rsidRDefault="003A2150">
      <w:pPr>
        <w:pStyle w:val="TOC1"/>
        <w:rPr>
          <w:ins w:id="46" w:author="Gavin Rawson" w:date="2024-07-17T08:55:00Z" w16du:dateUtc="2024-07-17T07:55:00Z"/>
          <w:rFonts w:asciiTheme="minorHAnsi" w:eastAsiaTheme="minorEastAsia" w:hAnsiTheme="minorHAnsi" w:cstheme="minorBidi"/>
          <w:bCs w:val="0"/>
          <w:kern w:val="2"/>
          <w:sz w:val="24"/>
          <w:szCs w:val="24"/>
          <w14:ligatures w14:val="standardContextual"/>
        </w:rPr>
      </w:pPr>
      <w:ins w:id="4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References</w:t>
        </w:r>
        <w:r>
          <w:rPr>
            <w:webHidden/>
          </w:rPr>
          <w:tab/>
        </w:r>
        <w:r>
          <w:rPr>
            <w:webHidden/>
          </w:rPr>
          <w:fldChar w:fldCharType="begin"/>
        </w:r>
        <w:r>
          <w:rPr>
            <w:webHidden/>
          </w:rPr>
          <w:instrText xml:space="preserve"> PAGEREF _Toc172098927 \h </w:instrText>
        </w:r>
      </w:ins>
      <w:r>
        <w:rPr>
          <w:webHidden/>
        </w:rPr>
      </w:r>
      <w:r>
        <w:rPr>
          <w:webHidden/>
        </w:rPr>
        <w:fldChar w:fldCharType="separate"/>
      </w:r>
      <w:ins w:id="48" w:author="Gavin Rawson" w:date="2024-07-17T10:16:00Z" w16du:dateUtc="2024-07-17T09:16:00Z">
        <w:r w:rsidR="00B048D0">
          <w:rPr>
            <w:webHidden/>
          </w:rPr>
          <w:t>4</w:t>
        </w:r>
      </w:ins>
      <w:ins w:id="49" w:author="Gavin Rawson" w:date="2024-07-17T08:55:00Z" w16du:dateUtc="2024-07-17T07:55:00Z">
        <w:r>
          <w:rPr>
            <w:webHidden/>
          </w:rPr>
          <w:fldChar w:fldCharType="end"/>
        </w:r>
        <w:r w:rsidRPr="008A1F7D">
          <w:rPr>
            <w:rStyle w:val="Hyperlink"/>
          </w:rPr>
          <w:fldChar w:fldCharType="end"/>
        </w:r>
      </w:ins>
    </w:p>
    <w:p w14:paraId="46A27532" w14:textId="253F2A90" w:rsidR="003A2150" w:rsidRDefault="003A2150">
      <w:pPr>
        <w:pStyle w:val="TOC1"/>
        <w:rPr>
          <w:ins w:id="50" w:author="Gavin Rawson" w:date="2024-07-17T08:55:00Z" w16du:dateUtc="2024-07-17T07:55:00Z"/>
          <w:rFonts w:asciiTheme="minorHAnsi" w:eastAsiaTheme="minorEastAsia" w:hAnsiTheme="minorHAnsi" w:cstheme="minorBidi"/>
          <w:bCs w:val="0"/>
          <w:kern w:val="2"/>
          <w:sz w:val="24"/>
          <w:szCs w:val="24"/>
          <w14:ligatures w14:val="standardContextual"/>
        </w:rPr>
      </w:pPr>
      <w:ins w:id="5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ins>
      <w:r>
        <w:rPr>
          <w:webHidden/>
        </w:rPr>
      </w:r>
      <w:r>
        <w:rPr>
          <w:webHidden/>
        </w:rPr>
        <w:fldChar w:fldCharType="separate"/>
      </w:r>
      <w:ins w:id="52" w:author="Gavin Rawson" w:date="2024-07-17T10:16:00Z" w16du:dateUtc="2024-07-17T09:16:00Z">
        <w:r w:rsidR="00B048D0">
          <w:rPr>
            <w:webHidden/>
          </w:rPr>
          <w:t>11</w:t>
        </w:r>
      </w:ins>
      <w:ins w:id="53" w:author="Gavin Rawson" w:date="2024-07-17T08:55:00Z" w16du:dateUtc="2024-07-17T07:55:00Z">
        <w:r>
          <w:rPr>
            <w:webHidden/>
          </w:rPr>
          <w:fldChar w:fldCharType="end"/>
        </w:r>
        <w:r w:rsidRPr="008A1F7D">
          <w:rPr>
            <w:rStyle w:val="Hyperlink"/>
          </w:rPr>
          <w:fldChar w:fldCharType="end"/>
        </w:r>
      </w:ins>
    </w:p>
    <w:p w14:paraId="6176D734" w14:textId="470D1629" w:rsidR="003A2150" w:rsidRDefault="003A2150">
      <w:pPr>
        <w:pStyle w:val="TOC2"/>
        <w:rPr>
          <w:ins w:id="54" w:author="Gavin Rawson" w:date="2024-07-17T08:55:00Z" w16du:dateUtc="2024-07-17T07:55:00Z"/>
          <w:rFonts w:asciiTheme="minorHAnsi" w:eastAsiaTheme="minorEastAsia" w:hAnsiTheme="minorHAnsi" w:cstheme="minorBidi"/>
          <w:kern w:val="2"/>
          <w:sz w:val="24"/>
          <w:szCs w:val="24"/>
          <w14:ligatures w14:val="standardContextual"/>
        </w:rPr>
      </w:pPr>
      <w:ins w:id="5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ins>
      <w:r>
        <w:rPr>
          <w:webHidden/>
        </w:rPr>
      </w:r>
      <w:r>
        <w:rPr>
          <w:webHidden/>
        </w:rPr>
        <w:fldChar w:fldCharType="separate"/>
      </w:r>
      <w:ins w:id="56" w:author="Gavin Rawson" w:date="2024-07-17T10:16:00Z" w16du:dateUtc="2024-07-17T09:16:00Z">
        <w:r w:rsidR="00B048D0">
          <w:rPr>
            <w:webHidden/>
          </w:rPr>
          <w:t>11</w:t>
        </w:r>
      </w:ins>
      <w:ins w:id="57" w:author="Gavin Rawson" w:date="2024-07-17T08:55:00Z" w16du:dateUtc="2024-07-17T07:55:00Z">
        <w:r>
          <w:rPr>
            <w:webHidden/>
          </w:rPr>
          <w:fldChar w:fldCharType="end"/>
        </w:r>
        <w:r w:rsidRPr="008A1F7D">
          <w:rPr>
            <w:rStyle w:val="Hyperlink"/>
          </w:rPr>
          <w:fldChar w:fldCharType="end"/>
        </w:r>
      </w:ins>
    </w:p>
    <w:p w14:paraId="272AD024" w14:textId="223B9EF6" w:rsidR="003A2150" w:rsidRDefault="003A2150">
      <w:pPr>
        <w:pStyle w:val="TOC2"/>
        <w:rPr>
          <w:ins w:id="58" w:author="Gavin Rawson" w:date="2024-07-17T08:55:00Z" w16du:dateUtc="2024-07-17T07:55:00Z"/>
          <w:rFonts w:asciiTheme="minorHAnsi" w:eastAsiaTheme="minorEastAsia" w:hAnsiTheme="minorHAnsi" w:cstheme="minorBidi"/>
          <w:kern w:val="2"/>
          <w:sz w:val="24"/>
          <w:szCs w:val="24"/>
          <w14:ligatures w14:val="standardContextual"/>
        </w:rPr>
      </w:pPr>
      <w:ins w:id="5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ins>
      <w:r>
        <w:rPr>
          <w:webHidden/>
        </w:rPr>
      </w:r>
      <w:r>
        <w:rPr>
          <w:webHidden/>
        </w:rPr>
        <w:fldChar w:fldCharType="separate"/>
      </w:r>
      <w:ins w:id="60" w:author="Gavin Rawson" w:date="2024-07-17T10:16:00Z" w16du:dateUtc="2024-07-17T09:16:00Z">
        <w:r w:rsidR="00B048D0">
          <w:rPr>
            <w:webHidden/>
          </w:rPr>
          <w:t>11</w:t>
        </w:r>
      </w:ins>
      <w:ins w:id="61" w:author="Gavin Rawson" w:date="2024-07-17T08:55:00Z" w16du:dateUtc="2024-07-17T07:55:00Z">
        <w:r>
          <w:rPr>
            <w:webHidden/>
          </w:rPr>
          <w:fldChar w:fldCharType="end"/>
        </w:r>
        <w:r w:rsidRPr="008A1F7D">
          <w:rPr>
            <w:rStyle w:val="Hyperlink"/>
          </w:rPr>
          <w:fldChar w:fldCharType="end"/>
        </w:r>
      </w:ins>
    </w:p>
    <w:p w14:paraId="307FBE49" w14:textId="20E36D09" w:rsidR="003A2150" w:rsidRDefault="003A2150">
      <w:pPr>
        <w:pStyle w:val="TOC2"/>
        <w:rPr>
          <w:ins w:id="62" w:author="Gavin Rawson" w:date="2024-07-17T08:55:00Z" w16du:dateUtc="2024-07-17T07:55:00Z"/>
          <w:rFonts w:asciiTheme="minorHAnsi" w:eastAsiaTheme="minorEastAsia" w:hAnsiTheme="minorHAnsi" w:cstheme="minorBidi"/>
          <w:kern w:val="2"/>
          <w:sz w:val="24"/>
          <w:szCs w:val="24"/>
          <w14:ligatures w14:val="standardContextual"/>
        </w:rPr>
      </w:pPr>
      <w:ins w:id="6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ins>
      <w:r>
        <w:rPr>
          <w:webHidden/>
        </w:rPr>
      </w:r>
      <w:r>
        <w:rPr>
          <w:webHidden/>
        </w:rPr>
        <w:fldChar w:fldCharType="separate"/>
      </w:r>
      <w:ins w:id="64" w:author="Gavin Rawson" w:date="2024-07-17T10:16:00Z" w16du:dateUtc="2024-07-17T09:16:00Z">
        <w:r w:rsidR="00B048D0">
          <w:rPr>
            <w:webHidden/>
          </w:rPr>
          <w:t>12</w:t>
        </w:r>
      </w:ins>
      <w:ins w:id="65" w:author="Gavin Rawson" w:date="2024-07-17T08:55:00Z" w16du:dateUtc="2024-07-17T07:55:00Z">
        <w:r>
          <w:rPr>
            <w:webHidden/>
          </w:rPr>
          <w:fldChar w:fldCharType="end"/>
        </w:r>
        <w:r w:rsidRPr="008A1F7D">
          <w:rPr>
            <w:rStyle w:val="Hyperlink"/>
          </w:rPr>
          <w:fldChar w:fldCharType="end"/>
        </w:r>
      </w:ins>
    </w:p>
    <w:p w14:paraId="2FB3BBC1" w14:textId="14E401BB" w:rsidR="003A2150" w:rsidRDefault="003A2150">
      <w:pPr>
        <w:pStyle w:val="TOC2"/>
        <w:rPr>
          <w:ins w:id="66" w:author="Gavin Rawson" w:date="2024-07-17T08:55:00Z" w16du:dateUtc="2024-07-17T07:55:00Z"/>
          <w:rFonts w:asciiTheme="minorHAnsi" w:eastAsiaTheme="minorEastAsia" w:hAnsiTheme="minorHAnsi" w:cstheme="minorBidi"/>
          <w:kern w:val="2"/>
          <w:sz w:val="24"/>
          <w:szCs w:val="24"/>
          <w14:ligatures w14:val="standardContextual"/>
        </w:rPr>
      </w:pPr>
      <w:ins w:id="6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ins>
      <w:r>
        <w:rPr>
          <w:webHidden/>
        </w:rPr>
      </w:r>
      <w:r>
        <w:rPr>
          <w:webHidden/>
        </w:rPr>
        <w:fldChar w:fldCharType="separate"/>
      </w:r>
      <w:ins w:id="68" w:author="Gavin Rawson" w:date="2024-07-17T10:16:00Z" w16du:dateUtc="2024-07-17T09:16:00Z">
        <w:r w:rsidR="00B048D0">
          <w:rPr>
            <w:webHidden/>
          </w:rPr>
          <w:t>12</w:t>
        </w:r>
      </w:ins>
      <w:ins w:id="69" w:author="Gavin Rawson" w:date="2024-07-17T08:55:00Z" w16du:dateUtc="2024-07-17T07:55:00Z">
        <w:r>
          <w:rPr>
            <w:webHidden/>
          </w:rPr>
          <w:fldChar w:fldCharType="end"/>
        </w:r>
        <w:r w:rsidRPr="008A1F7D">
          <w:rPr>
            <w:rStyle w:val="Hyperlink"/>
          </w:rPr>
          <w:fldChar w:fldCharType="end"/>
        </w:r>
      </w:ins>
    </w:p>
    <w:p w14:paraId="1D36AEA9" w14:textId="7FE30305" w:rsidR="003A2150" w:rsidRDefault="003A2150">
      <w:pPr>
        <w:pStyle w:val="TOC2"/>
        <w:rPr>
          <w:ins w:id="70" w:author="Gavin Rawson" w:date="2024-07-17T08:55:00Z" w16du:dateUtc="2024-07-17T07:55:00Z"/>
          <w:rFonts w:asciiTheme="minorHAnsi" w:eastAsiaTheme="minorEastAsia" w:hAnsiTheme="minorHAnsi" w:cstheme="minorBidi"/>
          <w:kern w:val="2"/>
          <w:sz w:val="24"/>
          <w:szCs w:val="24"/>
          <w14:ligatures w14:val="standardContextual"/>
        </w:rPr>
      </w:pPr>
      <w:ins w:id="7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ins>
      <w:r>
        <w:rPr>
          <w:webHidden/>
        </w:rPr>
      </w:r>
      <w:r>
        <w:rPr>
          <w:webHidden/>
        </w:rPr>
        <w:fldChar w:fldCharType="separate"/>
      </w:r>
      <w:ins w:id="72" w:author="Gavin Rawson" w:date="2024-07-17T10:16:00Z" w16du:dateUtc="2024-07-17T09:16:00Z">
        <w:r w:rsidR="00B048D0">
          <w:rPr>
            <w:webHidden/>
          </w:rPr>
          <w:t>13</w:t>
        </w:r>
      </w:ins>
      <w:ins w:id="73" w:author="Gavin Rawson" w:date="2024-07-17T08:55:00Z" w16du:dateUtc="2024-07-17T07:55:00Z">
        <w:r>
          <w:rPr>
            <w:webHidden/>
          </w:rPr>
          <w:fldChar w:fldCharType="end"/>
        </w:r>
        <w:r w:rsidRPr="008A1F7D">
          <w:rPr>
            <w:rStyle w:val="Hyperlink"/>
          </w:rPr>
          <w:fldChar w:fldCharType="end"/>
        </w:r>
      </w:ins>
    </w:p>
    <w:p w14:paraId="55D7512D" w14:textId="372F0184" w:rsidR="003A2150" w:rsidRDefault="003A2150">
      <w:pPr>
        <w:pStyle w:val="TOC2"/>
        <w:rPr>
          <w:ins w:id="74" w:author="Gavin Rawson" w:date="2024-07-17T08:55:00Z" w16du:dateUtc="2024-07-17T07:55:00Z"/>
          <w:rFonts w:asciiTheme="minorHAnsi" w:eastAsiaTheme="minorEastAsia" w:hAnsiTheme="minorHAnsi" w:cstheme="minorBidi"/>
          <w:kern w:val="2"/>
          <w:sz w:val="24"/>
          <w:szCs w:val="24"/>
          <w14:ligatures w14:val="standardContextual"/>
        </w:rPr>
      </w:pPr>
      <w:ins w:id="7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ins>
      <w:r>
        <w:rPr>
          <w:webHidden/>
        </w:rPr>
      </w:r>
      <w:r>
        <w:rPr>
          <w:webHidden/>
        </w:rPr>
        <w:fldChar w:fldCharType="separate"/>
      </w:r>
      <w:ins w:id="76" w:author="Gavin Rawson" w:date="2024-07-17T10:16:00Z" w16du:dateUtc="2024-07-17T09:16:00Z">
        <w:r w:rsidR="00B048D0">
          <w:rPr>
            <w:webHidden/>
          </w:rPr>
          <w:t>13</w:t>
        </w:r>
      </w:ins>
      <w:ins w:id="77" w:author="Gavin Rawson" w:date="2024-07-17T08:55:00Z" w16du:dateUtc="2024-07-17T07:55:00Z">
        <w:r>
          <w:rPr>
            <w:webHidden/>
          </w:rPr>
          <w:fldChar w:fldCharType="end"/>
        </w:r>
        <w:r w:rsidRPr="008A1F7D">
          <w:rPr>
            <w:rStyle w:val="Hyperlink"/>
          </w:rPr>
          <w:fldChar w:fldCharType="end"/>
        </w:r>
      </w:ins>
    </w:p>
    <w:p w14:paraId="405205A3" w14:textId="121AFFBE" w:rsidR="003A2150" w:rsidRDefault="003A2150">
      <w:pPr>
        <w:pStyle w:val="TOC2"/>
        <w:rPr>
          <w:ins w:id="78" w:author="Gavin Rawson" w:date="2024-07-17T08:55:00Z" w16du:dateUtc="2024-07-17T07:55:00Z"/>
          <w:rFonts w:asciiTheme="minorHAnsi" w:eastAsiaTheme="minorEastAsia" w:hAnsiTheme="minorHAnsi" w:cstheme="minorBidi"/>
          <w:kern w:val="2"/>
          <w:sz w:val="24"/>
          <w:szCs w:val="24"/>
          <w14:ligatures w14:val="standardContextual"/>
        </w:rPr>
      </w:pPr>
      <w:ins w:id="7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ins>
      <w:r>
        <w:rPr>
          <w:webHidden/>
        </w:rPr>
      </w:r>
      <w:r>
        <w:rPr>
          <w:webHidden/>
        </w:rPr>
        <w:fldChar w:fldCharType="separate"/>
      </w:r>
      <w:ins w:id="80" w:author="Gavin Rawson" w:date="2024-07-17T10:16:00Z" w16du:dateUtc="2024-07-17T09:16:00Z">
        <w:r w:rsidR="00B048D0">
          <w:rPr>
            <w:webHidden/>
          </w:rPr>
          <w:t>13</w:t>
        </w:r>
      </w:ins>
      <w:ins w:id="81" w:author="Gavin Rawson" w:date="2024-07-17T08:55:00Z" w16du:dateUtc="2024-07-17T07:55:00Z">
        <w:r>
          <w:rPr>
            <w:webHidden/>
          </w:rPr>
          <w:fldChar w:fldCharType="end"/>
        </w:r>
        <w:r w:rsidRPr="008A1F7D">
          <w:rPr>
            <w:rStyle w:val="Hyperlink"/>
          </w:rPr>
          <w:fldChar w:fldCharType="end"/>
        </w:r>
      </w:ins>
    </w:p>
    <w:p w14:paraId="25AF1356" w14:textId="7F063128" w:rsidR="003A2150" w:rsidRDefault="003A2150">
      <w:pPr>
        <w:pStyle w:val="TOC1"/>
        <w:rPr>
          <w:ins w:id="82" w:author="Gavin Rawson" w:date="2024-07-17T08:55:00Z" w16du:dateUtc="2024-07-17T07:55:00Z"/>
          <w:rFonts w:asciiTheme="minorHAnsi" w:eastAsiaTheme="minorEastAsia" w:hAnsiTheme="minorHAnsi" w:cstheme="minorBidi"/>
          <w:bCs w:val="0"/>
          <w:kern w:val="2"/>
          <w:sz w:val="24"/>
          <w:szCs w:val="24"/>
          <w14:ligatures w14:val="standardContextual"/>
        </w:rPr>
      </w:pPr>
      <w:ins w:id="8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ins>
      <w:r>
        <w:rPr>
          <w:webHidden/>
        </w:rPr>
      </w:r>
      <w:r>
        <w:rPr>
          <w:webHidden/>
        </w:rPr>
        <w:fldChar w:fldCharType="separate"/>
      </w:r>
      <w:ins w:id="84" w:author="Gavin Rawson" w:date="2024-07-17T10:16:00Z" w16du:dateUtc="2024-07-17T09:16:00Z">
        <w:r w:rsidR="00B048D0">
          <w:rPr>
            <w:webHidden/>
          </w:rPr>
          <w:t>14</w:t>
        </w:r>
      </w:ins>
      <w:ins w:id="85" w:author="Gavin Rawson" w:date="2024-07-17T08:55:00Z" w16du:dateUtc="2024-07-17T07:55:00Z">
        <w:r>
          <w:rPr>
            <w:webHidden/>
          </w:rPr>
          <w:fldChar w:fldCharType="end"/>
        </w:r>
        <w:r w:rsidRPr="008A1F7D">
          <w:rPr>
            <w:rStyle w:val="Hyperlink"/>
          </w:rPr>
          <w:fldChar w:fldCharType="end"/>
        </w:r>
      </w:ins>
    </w:p>
    <w:p w14:paraId="48858AE8" w14:textId="1E48AE6E" w:rsidR="003A2150" w:rsidRDefault="003A2150">
      <w:pPr>
        <w:pStyle w:val="TOC2"/>
        <w:rPr>
          <w:ins w:id="86" w:author="Gavin Rawson" w:date="2024-07-17T08:55:00Z" w16du:dateUtc="2024-07-17T07:55:00Z"/>
          <w:rFonts w:asciiTheme="minorHAnsi" w:eastAsiaTheme="minorEastAsia" w:hAnsiTheme="minorHAnsi" w:cstheme="minorBidi"/>
          <w:kern w:val="2"/>
          <w:sz w:val="24"/>
          <w:szCs w:val="24"/>
          <w14:ligatures w14:val="standardContextual"/>
        </w:rPr>
      </w:pPr>
      <w:ins w:id="8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ins>
      <w:r>
        <w:rPr>
          <w:webHidden/>
        </w:rPr>
      </w:r>
      <w:r>
        <w:rPr>
          <w:webHidden/>
        </w:rPr>
        <w:fldChar w:fldCharType="separate"/>
      </w:r>
      <w:ins w:id="88" w:author="Gavin Rawson" w:date="2024-07-17T10:16:00Z" w16du:dateUtc="2024-07-17T09:16:00Z">
        <w:r w:rsidR="00B048D0">
          <w:rPr>
            <w:webHidden/>
          </w:rPr>
          <w:t>14</w:t>
        </w:r>
      </w:ins>
      <w:ins w:id="89" w:author="Gavin Rawson" w:date="2024-07-17T08:55:00Z" w16du:dateUtc="2024-07-17T07:55:00Z">
        <w:r>
          <w:rPr>
            <w:webHidden/>
          </w:rPr>
          <w:fldChar w:fldCharType="end"/>
        </w:r>
        <w:r w:rsidRPr="008A1F7D">
          <w:rPr>
            <w:rStyle w:val="Hyperlink"/>
          </w:rPr>
          <w:fldChar w:fldCharType="end"/>
        </w:r>
      </w:ins>
    </w:p>
    <w:p w14:paraId="462EB6C1" w14:textId="0E09CAE7" w:rsidR="003A2150" w:rsidRDefault="003A2150">
      <w:pPr>
        <w:pStyle w:val="TOC3"/>
        <w:rPr>
          <w:ins w:id="90" w:author="Gavin Rawson" w:date="2024-07-17T08:55:00Z" w16du:dateUtc="2024-07-17T07:55:00Z"/>
          <w:rFonts w:asciiTheme="minorHAnsi" w:eastAsiaTheme="minorEastAsia" w:hAnsiTheme="minorHAnsi" w:cstheme="minorBidi"/>
          <w:noProof/>
          <w:kern w:val="2"/>
          <w:sz w:val="24"/>
          <w:szCs w:val="24"/>
          <w14:ligatures w14:val="standardContextual"/>
        </w:rPr>
      </w:pPr>
      <w:ins w:id="9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ins>
      <w:r>
        <w:rPr>
          <w:noProof/>
          <w:webHidden/>
        </w:rPr>
      </w:r>
      <w:r>
        <w:rPr>
          <w:noProof/>
          <w:webHidden/>
        </w:rPr>
        <w:fldChar w:fldCharType="separate"/>
      </w:r>
      <w:ins w:id="92" w:author="Gavin Rawson" w:date="2024-07-17T10:16:00Z" w16du:dateUtc="2024-07-17T09:16:00Z">
        <w:r w:rsidR="00B048D0">
          <w:rPr>
            <w:noProof/>
            <w:webHidden/>
          </w:rPr>
          <w:t>16</w:t>
        </w:r>
      </w:ins>
      <w:ins w:id="93" w:author="Gavin Rawson" w:date="2024-07-17T08:55:00Z" w16du:dateUtc="2024-07-17T07:55:00Z">
        <w:r>
          <w:rPr>
            <w:noProof/>
            <w:webHidden/>
          </w:rPr>
          <w:fldChar w:fldCharType="end"/>
        </w:r>
        <w:r w:rsidRPr="008A1F7D">
          <w:rPr>
            <w:rStyle w:val="Hyperlink"/>
            <w:noProof/>
          </w:rPr>
          <w:fldChar w:fldCharType="end"/>
        </w:r>
      </w:ins>
    </w:p>
    <w:p w14:paraId="0925E71A" w14:textId="774959AE" w:rsidR="003A2150" w:rsidRDefault="003A2150">
      <w:pPr>
        <w:pStyle w:val="TOC3"/>
        <w:rPr>
          <w:ins w:id="94" w:author="Gavin Rawson" w:date="2024-07-17T08:55:00Z" w16du:dateUtc="2024-07-17T07:55:00Z"/>
          <w:rFonts w:asciiTheme="minorHAnsi" w:eastAsiaTheme="minorEastAsia" w:hAnsiTheme="minorHAnsi" w:cstheme="minorBidi"/>
          <w:noProof/>
          <w:kern w:val="2"/>
          <w:sz w:val="24"/>
          <w:szCs w:val="24"/>
          <w14:ligatures w14:val="standardContextual"/>
        </w:rPr>
      </w:pPr>
      <w:ins w:id="9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ins>
      <w:r>
        <w:rPr>
          <w:noProof/>
          <w:webHidden/>
        </w:rPr>
      </w:r>
      <w:r>
        <w:rPr>
          <w:noProof/>
          <w:webHidden/>
        </w:rPr>
        <w:fldChar w:fldCharType="separate"/>
      </w:r>
      <w:ins w:id="96" w:author="Gavin Rawson" w:date="2024-07-17T10:16:00Z" w16du:dateUtc="2024-07-17T09:16:00Z">
        <w:r w:rsidR="00B048D0">
          <w:rPr>
            <w:noProof/>
            <w:webHidden/>
          </w:rPr>
          <w:t>16</w:t>
        </w:r>
      </w:ins>
      <w:ins w:id="97" w:author="Gavin Rawson" w:date="2024-07-17T08:55:00Z" w16du:dateUtc="2024-07-17T07:55:00Z">
        <w:r>
          <w:rPr>
            <w:noProof/>
            <w:webHidden/>
          </w:rPr>
          <w:fldChar w:fldCharType="end"/>
        </w:r>
        <w:r w:rsidRPr="008A1F7D">
          <w:rPr>
            <w:rStyle w:val="Hyperlink"/>
            <w:noProof/>
          </w:rPr>
          <w:fldChar w:fldCharType="end"/>
        </w:r>
      </w:ins>
    </w:p>
    <w:p w14:paraId="0E1F93E2" w14:textId="7913B75B" w:rsidR="003A2150" w:rsidRDefault="003A2150">
      <w:pPr>
        <w:pStyle w:val="TOC3"/>
        <w:rPr>
          <w:ins w:id="98" w:author="Gavin Rawson" w:date="2024-07-17T08:55:00Z" w16du:dateUtc="2024-07-17T07:55:00Z"/>
          <w:rFonts w:asciiTheme="minorHAnsi" w:eastAsiaTheme="minorEastAsia" w:hAnsiTheme="minorHAnsi" w:cstheme="minorBidi"/>
          <w:noProof/>
          <w:kern w:val="2"/>
          <w:sz w:val="24"/>
          <w:szCs w:val="24"/>
          <w14:ligatures w14:val="standardContextual"/>
        </w:rPr>
      </w:pPr>
      <w:ins w:id="9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ins>
      <w:r>
        <w:rPr>
          <w:noProof/>
          <w:webHidden/>
        </w:rPr>
      </w:r>
      <w:r>
        <w:rPr>
          <w:noProof/>
          <w:webHidden/>
        </w:rPr>
        <w:fldChar w:fldCharType="separate"/>
      </w:r>
      <w:ins w:id="100" w:author="Gavin Rawson" w:date="2024-07-17T10:16:00Z" w16du:dateUtc="2024-07-17T09:16:00Z">
        <w:r w:rsidR="00B048D0">
          <w:rPr>
            <w:noProof/>
            <w:webHidden/>
          </w:rPr>
          <w:t>20</w:t>
        </w:r>
      </w:ins>
      <w:ins w:id="101" w:author="Gavin Rawson" w:date="2024-07-17T08:55:00Z" w16du:dateUtc="2024-07-17T07:55:00Z">
        <w:r>
          <w:rPr>
            <w:noProof/>
            <w:webHidden/>
          </w:rPr>
          <w:fldChar w:fldCharType="end"/>
        </w:r>
        <w:r w:rsidRPr="008A1F7D">
          <w:rPr>
            <w:rStyle w:val="Hyperlink"/>
            <w:noProof/>
          </w:rPr>
          <w:fldChar w:fldCharType="end"/>
        </w:r>
      </w:ins>
    </w:p>
    <w:p w14:paraId="6C790ADB" w14:textId="0E696F3A" w:rsidR="003A2150" w:rsidRDefault="003A2150">
      <w:pPr>
        <w:pStyle w:val="TOC3"/>
        <w:rPr>
          <w:ins w:id="102" w:author="Gavin Rawson" w:date="2024-07-17T08:55:00Z" w16du:dateUtc="2024-07-17T07:55:00Z"/>
          <w:rFonts w:asciiTheme="minorHAnsi" w:eastAsiaTheme="minorEastAsia" w:hAnsiTheme="minorHAnsi" w:cstheme="minorBidi"/>
          <w:noProof/>
          <w:kern w:val="2"/>
          <w:sz w:val="24"/>
          <w:szCs w:val="24"/>
          <w14:ligatures w14:val="standardContextual"/>
        </w:rPr>
      </w:pPr>
      <w:ins w:id="10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ins>
      <w:r>
        <w:rPr>
          <w:noProof/>
          <w:webHidden/>
        </w:rPr>
      </w:r>
      <w:r>
        <w:rPr>
          <w:noProof/>
          <w:webHidden/>
        </w:rPr>
        <w:fldChar w:fldCharType="separate"/>
      </w:r>
      <w:ins w:id="104" w:author="Gavin Rawson" w:date="2024-07-17T10:16:00Z" w16du:dateUtc="2024-07-17T09:16:00Z">
        <w:r w:rsidR="00B048D0">
          <w:rPr>
            <w:noProof/>
            <w:webHidden/>
          </w:rPr>
          <w:t>25</w:t>
        </w:r>
      </w:ins>
      <w:ins w:id="105" w:author="Gavin Rawson" w:date="2024-07-17T08:55:00Z" w16du:dateUtc="2024-07-17T07:55:00Z">
        <w:r>
          <w:rPr>
            <w:noProof/>
            <w:webHidden/>
          </w:rPr>
          <w:fldChar w:fldCharType="end"/>
        </w:r>
        <w:r w:rsidRPr="008A1F7D">
          <w:rPr>
            <w:rStyle w:val="Hyperlink"/>
            <w:noProof/>
          </w:rPr>
          <w:fldChar w:fldCharType="end"/>
        </w:r>
      </w:ins>
    </w:p>
    <w:p w14:paraId="7AA277E1" w14:textId="18A25A37" w:rsidR="003A2150" w:rsidRDefault="003A2150">
      <w:pPr>
        <w:pStyle w:val="TOC3"/>
        <w:rPr>
          <w:ins w:id="106" w:author="Gavin Rawson" w:date="2024-07-17T08:55:00Z" w16du:dateUtc="2024-07-17T07:55:00Z"/>
          <w:rFonts w:asciiTheme="minorHAnsi" w:eastAsiaTheme="minorEastAsia" w:hAnsiTheme="minorHAnsi" w:cstheme="minorBidi"/>
          <w:noProof/>
          <w:kern w:val="2"/>
          <w:sz w:val="24"/>
          <w:szCs w:val="24"/>
          <w14:ligatures w14:val="standardContextual"/>
        </w:rPr>
      </w:pPr>
      <w:ins w:id="10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ins>
      <w:r>
        <w:rPr>
          <w:noProof/>
          <w:webHidden/>
        </w:rPr>
      </w:r>
      <w:r>
        <w:rPr>
          <w:noProof/>
          <w:webHidden/>
        </w:rPr>
        <w:fldChar w:fldCharType="separate"/>
      </w:r>
      <w:ins w:id="108" w:author="Gavin Rawson" w:date="2024-07-17T10:16:00Z" w16du:dateUtc="2024-07-17T09:16:00Z">
        <w:r w:rsidR="00B048D0">
          <w:rPr>
            <w:noProof/>
            <w:webHidden/>
          </w:rPr>
          <w:t>26</w:t>
        </w:r>
      </w:ins>
      <w:ins w:id="109" w:author="Gavin Rawson" w:date="2024-07-17T08:55:00Z" w16du:dateUtc="2024-07-17T07:55:00Z">
        <w:r>
          <w:rPr>
            <w:noProof/>
            <w:webHidden/>
          </w:rPr>
          <w:fldChar w:fldCharType="end"/>
        </w:r>
        <w:r w:rsidRPr="008A1F7D">
          <w:rPr>
            <w:rStyle w:val="Hyperlink"/>
            <w:noProof/>
          </w:rPr>
          <w:fldChar w:fldCharType="end"/>
        </w:r>
      </w:ins>
    </w:p>
    <w:p w14:paraId="45DDEA8C" w14:textId="66FD5617" w:rsidR="003A2150" w:rsidRDefault="003A2150">
      <w:pPr>
        <w:pStyle w:val="TOC2"/>
        <w:rPr>
          <w:ins w:id="110" w:author="Gavin Rawson" w:date="2024-07-17T08:55:00Z" w16du:dateUtc="2024-07-17T07:55:00Z"/>
          <w:rFonts w:asciiTheme="minorHAnsi" w:eastAsiaTheme="minorEastAsia" w:hAnsiTheme="minorHAnsi" w:cstheme="minorBidi"/>
          <w:kern w:val="2"/>
          <w:sz w:val="24"/>
          <w:szCs w:val="24"/>
          <w14:ligatures w14:val="standardContextual"/>
        </w:rPr>
      </w:pPr>
      <w:ins w:id="11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ins>
      <w:r>
        <w:rPr>
          <w:webHidden/>
        </w:rPr>
      </w:r>
      <w:r>
        <w:rPr>
          <w:webHidden/>
        </w:rPr>
        <w:fldChar w:fldCharType="separate"/>
      </w:r>
      <w:ins w:id="112" w:author="Gavin Rawson" w:date="2024-07-17T10:16:00Z" w16du:dateUtc="2024-07-17T09:16:00Z">
        <w:r w:rsidR="00B048D0">
          <w:rPr>
            <w:webHidden/>
          </w:rPr>
          <w:t>26</w:t>
        </w:r>
      </w:ins>
      <w:ins w:id="113" w:author="Gavin Rawson" w:date="2024-07-17T08:55:00Z" w16du:dateUtc="2024-07-17T07:55:00Z">
        <w:r>
          <w:rPr>
            <w:webHidden/>
          </w:rPr>
          <w:fldChar w:fldCharType="end"/>
        </w:r>
        <w:r w:rsidRPr="008A1F7D">
          <w:rPr>
            <w:rStyle w:val="Hyperlink"/>
          </w:rPr>
          <w:fldChar w:fldCharType="end"/>
        </w:r>
      </w:ins>
    </w:p>
    <w:p w14:paraId="6D7BE7C8" w14:textId="6B15ED2E" w:rsidR="003A2150" w:rsidRDefault="003A2150">
      <w:pPr>
        <w:pStyle w:val="TOC2"/>
        <w:rPr>
          <w:ins w:id="114" w:author="Gavin Rawson" w:date="2024-07-17T08:55:00Z" w16du:dateUtc="2024-07-17T07:55:00Z"/>
          <w:rFonts w:asciiTheme="minorHAnsi" w:eastAsiaTheme="minorEastAsia" w:hAnsiTheme="minorHAnsi" w:cstheme="minorBidi"/>
          <w:kern w:val="2"/>
          <w:sz w:val="24"/>
          <w:szCs w:val="24"/>
          <w14:ligatures w14:val="standardContextual"/>
        </w:rPr>
      </w:pPr>
      <w:ins w:id="11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ins>
      <w:r>
        <w:rPr>
          <w:webHidden/>
        </w:rPr>
      </w:r>
      <w:r>
        <w:rPr>
          <w:webHidden/>
        </w:rPr>
        <w:fldChar w:fldCharType="separate"/>
      </w:r>
      <w:ins w:id="116" w:author="Gavin Rawson" w:date="2024-07-17T10:16:00Z" w16du:dateUtc="2024-07-17T09:16:00Z">
        <w:r w:rsidR="00B048D0">
          <w:rPr>
            <w:webHidden/>
          </w:rPr>
          <w:t>26</w:t>
        </w:r>
      </w:ins>
      <w:ins w:id="117" w:author="Gavin Rawson" w:date="2024-07-17T08:55:00Z" w16du:dateUtc="2024-07-17T07:55:00Z">
        <w:r>
          <w:rPr>
            <w:webHidden/>
          </w:rPr>
          <w:fldChar w:fldCharType="end"/>
        </w:r>
        <w:r w:rsidRPr="008A1F7D">
          <w:rPr>
            <w:rStyle w:val="Hyperlink"/>
          </w:rPr>
          <w:fldChar w:fldCharType="end"/>
        </w:r>
      </w:ins>
    </w:p>
    <w:p w14:paraId="4577C537" w14:textId="776445F3" w:rsidR="003A2150" w:rsidRDefault="003A2150">
      <w:pPr>
        <w:pStyle w:val="TOC2"/>
        <w:rPr>
          <w:ins w:id="118" w:author="Gavin Rawson" w:date="2024-07-17T08:55:00Z" w16du:dateUtc="2024-07-17T07:55:00Z"/>
          <w:rFonts w:asciiTheme="minorHAnsi" w:eastAsiaTheme="minorEastAsia" w:hAnsiTheme="minorHAnsi" w:cstheme="minorBidi"/>
          <w:kern w:val="2"/>
          <w:sz w:val="24"/>
          <w:szCs w:val="24"/>
          <w14:ligatures w14:val="standardContextual"/>
        </w:rPr>
      </w:pPr>
      <w:ins w:id="11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ins>
      <w:r>
        <w:rPr>
          <w:webHidden/>
        </w:rPr>
      </w:r>
      <w:r>
        <w:rPr>
          <w:webHidden/>
        </w:rPr>
        <w:fldChar w:fldCharType="separate"/>
      </w:r>
      <w:ins w:id="120" w:author="Gavin Rawson" w:date="2024-07-17T10:16:00Z" w16du:dateUtc="2024-07-17T09:16:00Z">
        <w:r w:rsidR="00B048D0">
          <w:rPr>
            <w:webHidden/>
          </w:rPr>
          <w:t>27</w:t>
        </w:r>
      </w:ins>
      <w:ins w:id="121" w:author="Gavin Rawson" w:date="2024-07-17T08:55:00Z" w16du:dateUtc="2024-07-17T07:55:00Z">
        <w:r>
          <w:rPr>
            <w:webHidden/>
          </w:rPr>
          <w:fldChar w:fldCharType="end"/>
        </w:r>
        <w:r w:rsidRPr="008A1F7D">
          <w:rPr>
            <w:rStyle w:val="Hyperlink"/>
          </w:rPr>
          <w:fldChar w:fldCharType="end"/>
        </w:r>
      </w:ins>
    </w:p>
    <w:p w14:paraId="1ED595A4" w14:textId="0EA86FD2" w:rsidR="003A2150" w:rsidRDefault="003A2150">
      <w:pPr>
        <w:pStyle w:val="TOC3"/>
        <w:rPr>
          <w:ins w:id="122" w:author="Gavin Rawson" w:date="2024-07-17T08:55:00Z" w16du:dateUtc="2024-07-17T07:55:00Z"/>
          <w:rFonts w:asciiTheme="minorHAnsi" w:eastAsiaTheme="minorEastAsia" w:hAnsiTheme="minorHAnsi" w:cstheme="minorBidi"/>
          <w:noProof/>
          <w:kern w:val="2"/>
          <w:sz w:val="24"/>
          <w:szCs w:val="24"/>
          <w14:ligatures w14:val="standardContextual"/>
        </w:rPr>
      </w:pPr>
      <w:ins w:id="12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ins>
      <w:r>
        <w:rPr>
          <w:noProof/>
          <w:webHidden/>
        </w:rPr>
      </w:r>
      <w:r>
        <w:rPr>
          <w:noProof/>
          <w:webHidden/>
        </w:rPr>
        <w:fldChar w:fldCharType="separate"/>
      </w:r>
      <w:ins w:id="124" w:author="Gavin Rawson" w:date="2024-07-17T10:16:00Z" w16du:dateUtc="2024-07-17T09:16:00Z">
        <w:r w:rsidR="00B048D0">
          <w:rPr>
            <w:noProof/>
            <w:webHidden/>
          </w:rPr>
          <w:t>30</w:t>
        </w:r>
      </w:ins>
      <w:ins w:id="125" w:author="Gavin Rawson" w:date="2024-07-17T08:55:00Z" w16du:dateUtc="2024-07-17T07:55:00Z">
        <w:r>
          <w:rPr>
            <w:noProof/>
            <w:webHidden/>
          </w:rPr>
          <w:fldChar w:fldCharType="end"/>
        </w:r>
        <w:r w:rsidRPr="008A1F7D">
          <w:rPr>
            <w:rStyle w:val="Hyperlink"/>
            <w:noProof/>
          </w:rPr>
          <w:fldChar w:fldCharType="end"/>
        </w:r>
      </w:ins>
    </w:p>
    <w:p w14:paraId="02DA7313" w14:textId="35821A1C" w:rsidR="003A2150" w:rsidRDefault="003A2150">
      <w:pPr>
        <w:pStyle w:val="TOC3"/>
        <w:rPr>
          <w:ins w:id="126" w:author="Gavin Rawson" w:date="2024-07-17T08:55:00Z" w16du:dateUtc="2024-07-17T07:55:00Z"/>
          <w:rFonts w:asciiTheme="minorHAnsi" w:eastAsiaTheme="minorEastAsia" w:hAnsiTheme="minorHAnsi" w:cstheme="minorBidi"/>
          <w:noProof/>
          <w:kern w:val="2"/>
          <w:sz w:val="24"/>
          <w:szCs w:val="24"/>
          <w14:ligatures w14:val="standardContextual"/>
        </w:rPr>
      </w:pPr>
      <w:ins w:id="12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ins>
      <w:r>
        <w:rPr>
          <w:noProof/>
          <w:webHidden/>
        </w:rPr>
      </w:r>
      <w:r>
        <w:rPr>
          <w:noProof/>
          <w:webHidden/>
        </w:rPr>
        <w:fldChar w:fldCharType="separate"/>
      </w:r>
      <w:ins w:id="128" w:author="Gavin Rawson" w:date="2024-07-17T10:16:00Z" w16du:dateUtc="2024-07-17T09:16:00Z">
        <w:r w:rsidR="00B048D0">
          <w:rPr>
            <w:noProof/>
            <w:webHidden/>
          </w:rPr>
          <w:t>32</w:t>
        </w:r>
      </w:ins>
      <w:ins w:id="129" w:author="Gavin Rawson" w:date="2024-07-17T08:55:00Z" w16du:dateUtc="2024-07-17T07:55:00Z">
        <w:r>
          <w:rPr>
            <w:noProof/>
            <w:webHidden/>
          </w:rPr>
          <w:fldChar w:fldCharType="end"/>
        </w:r>
        <w:r w:rsidRPr="008A1F7D">
          <w:rPr>
            <w:rStyle w:val="Hyperlink"/>
            <w:noProof/>
          </w:rPr>
          <w:fldChar w:fldCharType="end"/>
        </w:r>
      </w:ins>
    </w:p>
    <w:p w14:paraId="117D3FC0" w14:textId="6C81E03A" w:rsidR="003A2150" w:rsidRDefault="003A2150">
      <w:pPr>
        <w:pStyle w:val="TOC3"/>
        <w:rPr>
          <w:ins w:id="130" w:author="Gavin Rawson" w:date="2024-07-17T08:55:00Z" w16du:dateUtc="2024-07-17T07:55:00Z"/>
          <w:rFonts w:asciiTheme="minorHAnsi" w:eastAsiaTheme="minorEastAsia" w:hAnsiTheme="minorHAnsi" w:cstheme="minorBidi"/>
          <w:noProof/>
          <w:kern w:val="2"/>
          <w:sz w:val="24"/>
          <w:szCs w:val="24"/>
          <w14:ligatures w14:val="standardContextual"/>
        </w:rPr>
      </w:pPr>
      <w:ins w:id="13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ins>
      <w:r>
        <w:rPr>
          <w:noProof/>
          <w:webHidden/>
        </w:rPr>
      </w:r>
      <w:r>
        <w:rPr>
          <w:noProof/>
          <w:webHidden/>
        </w:rPr>
        <w:fldChar w:fldCharType="separate"/>
      </w:r>
      <w:ins w:id="132" w:author="Gavin Rawson" w:date="2024-07-17T10:16:00Z" w16du:dateUtc="2024-07-17T09:16:00Z">
        <w:r w:rsidR="00B048D0">
          <w:rPr>
            <w:noProof/>
            <w:webHidden/>
          </w:rPr>
          <w:t>34</w:t>
        </w:r>
      </w:ins>
      <w:ins w:id="133" w:author="Gavin Rawson" w:date="2024-07-17T08:55:00Z" w16du:dateUtc="2024-07-17T07:55:00Z">
        <w:r>
          <w:rPr>
            <w:noProof/>
            <w:webHidden/>
          </w:rPr>
          <w:fldChar w:fldCharType="end"/>
        </w:r>
        <w:r w:rsidRPr="008A1F7D">
          <w:rPr>
            <w:rStyle w:val="Hyperlink"/>
            <w:noProof/>
          </w:rPr>
          <w:fldChar w:fldCharType="end"/>
        </w:r>
      </w:ins>
    </w:p>
    <w:p w14:paraId="0D0363CD" w14:textId="5D8F0813" w:rsidR="003A2150" w:rsidRDefault="003A2150">
      <w:pPr>
        <w:pStyle w:val="TOC3"/>
        <w:rPr>
          <w:ins w:id="134" w:author="Gavin Rawson" w:date="2024-07-17T08:55:00Z" w16du:dateUtc="2024-07-17T07:55:00Z"/>
          <w:rFonts w:asciiTheme="minorHAnsi" w:eastAsiaTheme="minorEastAsia" w:hAnsiTheme="minorHAnsi" w:cstheme="minorBidi"/>
          <w:noProof/>
          <w:kern w:val="2"/>
          <w:sz w:val="24"/>
          <w:szCs w:val="24"/>
          <w14:ligatures w14:val="standardContextual"/>
        </w:rPr>
      </w:pPr>
      <w:ins w:id="13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ins>
      <w:r>
        <w:rPr>
          <w:noProof/>
          <w:webHidden/>
        </w:rPr>
      </w:r>
      <w:r>
        <w:rPr>
          <w:noProof/>
          <w:webHidden/>
        </w:rPr>
        <w:fldChar w:fldCharType="separate"/>
      </w:r>
      <w:ins w:id="136" w:author="Gavin Rawson" w:date="2024-07-17T10:16:00Z" w16du:dateUtc="2024-07-17T09:16:00Z">
        <w:r w:rsidR="00B048D0">
          <w:rPr>
            <w:noProof/>
            <w:webHidden/>
          </w:rPr>
          <w:t>37</w:t>
        </w:r>
      </w:ins>
      <w:ins w:id="137" w:author="Gavin Rawson" w:date="2024-07-17T08:55:00Z" w16du:dateUtc="2024-07-17T07:55:00Z">
        <w:r>
          <w:rPr>
            <w:noProof/>
            <w:webHidden/>
          </w:rPr>
          <w:fldChar w:fldCharType="end"/>
        </w:r>
        <w:r w:rsidRPr="008A1F7D">
          <w:rPr>
            <w:rStyle w:val="Hyperlink"/>
            <w:noProof/>
          </w:rPr>
          <w:fldChar w:fldCharType="end"/>
        </w:r>
      </w:ins>
    </w:p>
    <w:p w14:paraId="561858AF" w14:textId="4ACBD934" w:rsidR="003A2150" w:rsidRDefault="003A2150">
      <w:pPr>
        <w:pStyle w:val="TOC3"/>
        <w:rPr>
          <w:ins w:id="138" w:author="Gavin Rawson" w:date="2024-07-17T08:55:00Z" w16du:dateUtc="2024-07-17T07:55:00Z"/>
          <w:rFonts w:asciiTheme="minorHAnsi" w:eastAsiaTheme="minorEastAsia" w:hAnsiTheme="minorHAnsi" w:cstheme="minorBidi"/>
          <w:noProof/>
          <w:kern w:val="2"/>
          <w:sz w:val="24"/>
          <w:szCs w:val="24"/>
          <w14:ligatures w14:val="standardContextual"/>
        </w:rPr>
      </w:pPr>
      <w:ins w:id="13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ins>
      <w:r>
        <w:rPr>
          <w:noProof/>
          <w:webHidden/>
        </w:rPr>
      </w:r>
      <w:r>
        <w:rPr>
          <w:noProof/>
          <w:webHidden/>
        </w:rPr>
        <w:fldChar w:fldCharType="separate"/>
      </w:r>
      <w:ins w:id="140" w:author="Gavin Rawson" w:date="2024-07-17T10:16:00Z" w16du:dateUtc="2024-07-17T09:16:00Z">
        <w:r w:rsidR="00B048D0">
          <w:rPr>
            <w:noProof/>
            <w:webHidden/>
          </w:rPr>
          <w:t>39</w:t>
        </w:r>
      </w:ins>
      <w:ins w:id="141" w:author="Gavin Rawson" w:date="2024-07-17T08:55:00Z" w16du:dateUtc="2024-07-17T07:55:00Z">
        <w:r>
          <w:rPr>
            <w:noProof/>
            <w:webHidden/>
          </w:rPr>
          <w:fldChar w:fldCharType="end"/>
        </w:r>
        <w:r w:rsidRPr="008A1F7D">
          <w:rPr>
            <w:rStyle w:val="Hyperlink"/>
            <w:noProof/>
          </w:rPr>
          <w:fldChar w:fldCharType="end"/>
        </w:r>
      </w:ins>
    </w:p>
    <w:p w14:paraId="7F0F07AA" w14:textId="22C426CA" w:rsidR="003A2150" w:rsidRDefault="003A2150">
      <w:pPr>
        <w:pStyle w:val="TOC3"/>
        <w:rPr>
          <w:ins w:id="142" w:author="Gavin Rawson" w:date="2024-07-17T08:55:00Z" w16du:dateUtc="2024-07-17T07:55:00Z"/>
          <w:rFonts w:asciiTheme="minorHAnsi" w:eastAsiaTheme="minorEastAsia" w:hAnsiTheme="minorHAnsi" w:cstheme="minorBidi"/>
          <w:noProof/>
          <w:kern w:val="2"/>
          <w:sz w:val="24"/>
          <w:szCs w:val="24"/>
          <w14:ligatures w14:val="standardContextual"/>
        </w:rPr>
      </w:pPr>
      <w:ins w:id="14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ins>
      <w:r>
        <w:rPr>
          <w:noProof/>
          <w:webHidden/>
        </w:rPr>
      </w:r>
      <w:r>
        <w:rPr>
          <w:noProof/>
          <w:webHidden/>
        </w:rPr>
        <w:fldChar w:fldCharType="separate"/>
      </w:r>
      <w:ins w:id="144" w:author="Gavin Rawson" w:date="2024-07-17T10:16:00Z" w16du:dateUtc="2024-07-17T09:16:00Z">
        <w:r w:rsidR="00B048D0">
          <w:rPr>
            <w:noProof/>
            <w:webHidden/>
          </w:rPr>
          <w:t>47</w:t>
        </w:r>
      </w:ins>
      <w:ins w:id="145" w:author="Gavin Rawson" w:date="2024-07-17T08:55:00Z" w16du:dateUtc="2024-07-17T07:55:00Z">
        <w:r>
          <w:rPr>
            <w:noProof/>
            <w:webHidden/>
          </w:rPr>
          <w:fldChar w:fldCharType="end"/>
        </w:r>
        <w:r w:rsidRPr="008A1F7D">
          <w:rPr>
            <w:rStyle w:val="Hyperlink"/>
            <w:noProof/>
          </w:rPr>
          <w:fldChar w:fldCharType="end"/>
        </w:r>
      </w:ins>
    </w:p>
    <w:p w14:paraId="7EA5F9A4" w14:textId="518CCD60" w:rsidR="003A2150" w:rsidRDefault="003A2150">
      <w:pPr>
        <w:pStyle w:val="TOC3"/>
        <w:rPr>
          <w:ins w:id="146" w:author="Gavin Rawson" w:date="2024-07-17T08:55:00Z" w16du:dateUtc="2024-07-17T07:55:00Z"/>
          <w:rFonts w:asciiTheme="minorHAnsi" w:eastAsiaTheme="minorEastAsia" w:hAnsiTheme="minorHAnsi" w:cstheme="minorBidi"/>
          <w:noProof/>
          <w:kern w:val="2"/>
          <w:sz w:val="24"/>
          <w:szCs w:val="24"/>
          <w14:ligatures w14:val="standardContextual"/>
        </w:rPr>
      </w:pPr>
      <w:ins w:id="14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ins>
      <w:r>
        <w:rPr>
          <w:noProof/>
          <w:webHidden/>
        </w:rPr>
      </w:r>
      <w:r>
        <w:rPr>
          <w:noProof/>
          <w:webHidden/>
        </w:rPr>
        <w:fldChar w:fldCharType="separate"/>
      </w:r>
      <w:ins w:id="148" w:author="Gavin Rawson" w:date="2024-07-17T10:16:00Z" w16du:dateUtc="2024-07-17T09:16:00Z">
        <w:r w:rsidR="00B048D0">
          <w:rPr>
            <w:noProof/>
            <w:webHidden/>
          </w:rPr>
          <w:t>50</w:t>
        </w:r>
      </w:ins>
      <w:ins w:id="149" w:author="Gavin Rawson" w:date="2024-07-17T08:55:00Z" w16du:dateUtc="2024-07-17T07:55:00Z">
        <w:r>
          <w:rPr>
            <w:noProof/>
            <w:webHidden/>
          </w:rPr>
          <w:fldChar w:fldCharType="end"/>
        </w:r>
        <w:r w:rsidRPr="008A1F7D">
          <w:rPr>
            <w:rStyle w:val="Hyperlink"/>
            <w:noProof/>
          </w:rPr>
          <w:fldChar w:fldCharType="end"/>
        </w:r>
      </w:ins>
    </w:p>
    <w:p w14:paraId="40671691" w14:textId="6FBDBDEA" w:rsidR="003A2150" w:rsidRDefault="003A2150">
      <w:pPr>
        <w:pStyle w:val="TOC2"/>
        <w:rPr>
          <w:ins w:id="150" w:author="Gavin Rawson" w:date="2024-07-17T08:55:00Z" w16du:dateUtc="2024-07-17T07:55:00Z"/>
          <w:rFonts w:asciiTheme="minorHAnsi" w:eastAsiaTheme="minorEastAsia" w:hAnsiTheme="minorHAnsi" w:cstheme="minorBidi"/>
          <w:kern w:val="2"/>
          <w:sz w:val="24"/>
          <w:szCs w:val="24"/>
          <w14:ligatures w14:val="standardContextual"/>
        </w:rPr>
      </w:pPr>
      <w:ins w:id="15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ins>
      <w:r>
        <w:rPr>
          <w:webHidden/>
        </w:rPr>
      </w:r>
      <w:r>
        <w:rPr>
          <w:webHidden/>
        </w:rPr>
        <w:fldChar w:fldCharType="separate"/>
      </w:r>
      <w:ins w:id="152" w:author="Gavin Rawson" w:date="2024-07-17T10:16:00Z" w16du:dateUtc="2024-07-17T09:16:00Z">
        <w:r w:rsidR="00B048D0">
          <w:rPr>
            <w:webHidden/>
          </w:rPr>
          <w:t>52</w:t>
        </w:r>
      </w:ins>
      <w:ins w:id="153" w:author="Gavin Rawson" w:date="2024-07-17T08:55:00Z" w16du:dateUtc="2024-07-17T07:55:00Z">
        <w:r>
          <w:rPr>
            <w:webHidden/>
          </w:rPr>
          <w:fldChar w:fldCharType="end"/>
        </w:r>
        <w:r w:rsidRPr="008A1F7D">
          <w:rPr>
            <w:rStyle w:val="Hyperlink"/>
          </w:rPr>
          <w:fldChar w:fldCharType="end"/>
        </w:r>
      </w:ins>
    </w:p>
    <w:p w14:paraId="4DD99A9B" w14:textId="6E04446F" w:rsidR="003A2150" w:rsidRDefault="003A2150">
      <w:pPr>
        <w:pStyle w:val="TOC3"/>
        <w:rPr>
          <w:ins w:id="154" w:author="Gavin Rawson" w:date="2024-07-17T08:55:00Z" w16du:dateUtc="2024-07-17T07:55:00Z"/>
          <w:rFonts w:asciiTheme="minorHAnsi" w:eastAsiaTheme="minorEastAsia" w:hAnsiTheme="minorHAnsi" w:cstheme="minorBidi"/>
          <w:noProof/>
          <w:kern w:val="2"/>
          <w:sz w:val="24"/>
          <w:szCs w:val="24"/>
          <w14:ligatures w14:val="standardContextual"/>
        </w:rPr>
      </w:pPr>
      <w:ins w:id="15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ins>
      <w:r>
        <w:rPr>
          <w:noProof/>
          <w:webHidden/>
        </w:rPr>
      </w:r>
      <w:r>
        <w:rPr>
          <w:noProof/>
          <w:webHidden/>
        </w:rPr>
        <w:fldChar w:fldCharType="separate"/>
      </w:r>
      <w:ins w:id="156" w:author="Gavin Rawson" w:date="2024-07-17T10:16:00Z" w16du:dateUtc="2024-07-17T09:16:00Z">
        <w:r w:rsidR="00B048D0">
          <w:rPr>
            <w:noProof/>
            <w:webHidden/>
          </w:rPr>
          <w:t>54</w:t>
        </w:r>
      </w:ins>
      <w:ins w:id="157" w:author="Gavin Rawson" w:date="2024-07-17T08:55:00Z" w16du:dateUtc="2024-07-17T07:55:00Z">
        <w:r>
          <w:rPr>
            <w:noProof/>
            <w:webHidden/>
          </w:rPr>
          <w:fldChar w:fldCharType="end"/>
        </w:r>
        <w:r w:rsidRPr="008A1F7D">
          <w:rPr>
            <w:rStyle w:val="Hyperlink"/>
            <w:noProof/>
          </w:rPr>
          <w:fldChar w:fldCharType="end"/>
        </w:r>
      </w:ins>
    </w:p>
    <w:p w14:paraId="300D15A9" w14:textId="1B119250" w:rsidR="003A2150" w:rsidRDefault="003A2150">
      <w:pPr>
        <w:pStyle w:val="TOC3"/>
        <w:rPr>
          <w:ins w:id="158" w:author="Gavin Rawson" w:date="2024-07-17T08:55:00Z" w16du:dateUtc="2024-07-17T07:55:00Z"/>
          <w:rFonts w:asciiTheme="minorHAnsi" w:eastAsiaTheme="minorEastAsia" w:hAnsiTheme="minorHAnsi" w:cstheme="minorBidi"/>
          <w:noProof/>
          <w:kern w:val="2"/>
          <w:sz w:val="24"/>
          <w:szCs w:val="24"/>
          <w14:ligatures w14:val="standardContextual"/>
        </w:rPr>
      </w:pPr>
      <w:ins w:id="15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ins>
      <w:r>
        <w:rPr>
          <w:noProof/>
          <w:webHidden/>
        </w:rPr>
      </w:r>
      <w:r>
        <w:rPr>
          <w:noProof/>
          <w:webHidden/>
        </w:rPr>
        <w:fldChar w:fldCharType="separate"/>
      </w:r>
      <w:ins w:id="160" w:author="Gavin Rawson" w:date="2024-07-17T10:16:00Z" w16du:dateUtc="2024-07-17T09:16:00Z">
        <w:r w:rsidR="00B048D0">
          <w:rPr>
            <w:noProof/>
            <w:webHidden/>
          </w:rPr>
          <w:t>54</w:t>
        </w:r>
      </w:ins>
      <w:ins w:id="161" w:author="Gavin Rawson" w:date="2024-07-17T08:55:00Z" w16du:dateUtc="2024-07-17T07:55:00Z">
        <w:r>
          <w:rPr>
            <w:noProof/>
            <w:webHidden/>
          </w:rPr>
          <w:fldChar w:fldCharType="end"/>
        </w:r>
        <w:r w:rsidRPr="008A1F7D">
          <w:rPr>
            <w:rStyle w:val="Hyperlink"/>
            <w:noProof/>
          </w:rPr>
          <w:fldChar w:fldCharType="end"/>
        </w:r>
      </w:ins>
    </w:p>
    <w:p w14:paraId="0104B6B6" w14:textId="4578AA2D" w:rsidR="003A2150" w:rsidRDefault="003A2150">
      <w:pPr>
        <w:pStyle w:val="TOC3"/>
        <w:rPr>
          <w:ins w:id="162" w:author="Gavin Rawson" w:date="2024-07-17T08:55:00Z" w16du:dateUtc="2024-07-17T07:55:00Z"/>
          <w:rFonts w:asciiTheme="minorHAnsi" w:eastAsiaTheme="minorEastAsia" w:hAnsiTheme="minorHAnsi" w:cstheme="minorBidi"/>
          <w:noProof/>
          <w:kern w:val="2"/>
          <w:sz w:val="24"/>
          <w:szCs w:val="24"/>
          <w14:ligatures w14:val="standardContextual"/>
        </w:rPr>
      </w:pPr>
      <w:ins w:id="16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ins>
      <w:r>
        <w:rPr>
          <w:noProof/>
          <w:webHidden/>
        </w:rPr>
      </w:r>
      <w:r>
        <w:rPr>
          <w:noProof/>
          <w:webHidden/>
        </w:rPr>
        <w:fldChar w:fldCharType="separate"/>
      </w:r>
      <w:ins w:id="164" w:author="Gavin Rawson" w:date="2024-07-17T10:16:00Z" w16du:dateUtc="2024-07-17T09:16:00Z">
        <w:r w:rsidR="00B048D0">
          <w:rPr>
            <w:noProof/>
            <w:webHidden/>
          </w:rPr>
          <w:t>54</w:t>
        </w:r>
      </w:ins>
      <w:ins w:id="165" w:author="Gavin Rawson" w:date="2024-07-17T08:55:00Z" w16du:dateUtc="2024-07-17T07:55:00Z">
        <w:r>
          <w:rPr>
            <w:noProof/>
            <w:webHidden/>
          </w:rPr>
          <w:fldChar w:fldCharType="end"/>
        </w:r>
        <w:r w:rsidRPr="008A1F7D">
          <w:rPr>
            <w:rStyle w:val="Hyperlink"/>
            <w:noProof/>
          </w:rPr>
          <w:fldChar w:fldCharType="end"/>
        </w:r>
      </w:ins>
    </w:p>
    <w:p w14:paraId="2CE20E14" w14:textId="4EFF2C42" w:rsidR="003A2150" w:rsidRDefault="003A2150">
      <w:pPr>
        <w:pStyle w:val="TOC3"/>
        <w:rPr>
          <w:ins w:id="166" w:author="Gavin Rawson" w:date="2024-07-17T08:55:00Z" w16du:dateUtc="2024-07-17T07:55:00Z"/>
          <w:rFonts w:asciiTheme="minorHAnsi" w:eastAsiaTheme="minorEastAsia" w:hAnsiTheme="minorHAnsi" w:cstheme="minorBidi"/>
          <w:noProof/>
          <w:kern w:val="2"/>
          <w:sz w:val="24"/>
          <w:szCs w:val="24"/>
          <w14:ligatures w14:val="standardContextual"/>
        </w:rPr>
      </w:pPr>
      <w:ins w:id="167"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ins>
      <w:r>
        <w:rPr>
          <w:noProof/>
          <w:webHidden/>
        </w:rPr>
      </w:r>
      <w:r>
        <w:rPr>
          <w:noProof/>
          <w:webHidden/>
        </w:rPr>
        <w:fldChar w:fldCharType="separate"/>
      </w:r>
      <w:ins w:id="168" w:author="Gavin Rawson" w:date="2024-07-17T10:16:00Z" w16du:dateUtc="2024-07-17T09:16:00Z">
        <w:r w:rsidR="00B048D0">
          <w:rPr>
            <w:noProof/>
            <w:webHidden/>
          </w:rPr>
          <w:t>54</w:t>
        </w:r>
      </w:ins>
      <w:ins w:id="169" w:author="Gavin Rawson" w:date="2024-07-17T08:55:00Z" w16du:dateUtc="2024-07-17T07:55:00Z">
        <w:r>
          <w:rPr>
            <w:noProof/>
            <w:webHidden/>
          </w:rPr>
          <w:fldChar w:fldCharType="end"/>
        </w:r>
        <w:r w:rsidRPr="008A1F7D">
          <w:rPr>
            <w:rStyle w:val="Hyperlink"/>
            <w:noProof/>
          </w:rPr>
          <w:fldChar w:fldCharType="end"/>
        </w:r>
      </w:ins>
    </w:p>
    <w:p w14:paraId="7742E450" w14:textId="11916A3F" w:rsidR="003A2150" w:rsidRDefault="003A2150">
      <w:pPr>
        <w:pStyle w:val="TOC3"/>
        <w:rPr>
          <w:ins w:id="170" w:author="Gavin Rawson" w:date="2024-07-17T08:55:00Z" w16du:dateUtc="2024-07-17T07:55:00Z"/>
          <w:rFonts w:asciiTheme="minorHAnsi" w:eastAsiaTheme="minorEastAsia" w:hAnsiTheme="minorHAnsi" w:cstheme="minorBidi"/>
          <w:noProof/>
          <w:kern w:val="2"/>
          <w:sz w:val="24"/>
          <w:szCs w:val="24"/>
          <w14:ligatures w14:val="standardContextual"/>
        </w:rPr>
      </w:pPr>
      <w:ins w:id="17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ins>
      <w:r>
        <w:rPr>
          <w:noProof/>
          <w:webHidden/>
        </w:rPr>
      </w:r>
      <w:r>
        <w:rPr>
          <w:noProof/>
          <w:webHidden/>
        </w:rPr>
        <w:fldChar w:fldCharType="separate"/>
      </w:r>
      <w:ins w:id="172" w:author="Gavin Rawson" w:date="2024-07-17T10:16:00Z" w16du:dateUtc="2024-07-17T09:16:00Z">
        <w:r w:rsidR="00B048D0">
          <w:rPr>
            <w:noProof/>
            <w:webHidden/>
          </w:rPr>
          <w:t>55</w:t>
        </w:r>
      </w:ins>
      <w:ins w:id="173" w:author="Gavin Rawson" w:date="2024-07-17T08:55:00Z" w16du:dateUtc="2024-07-17T07:55:00Z">
        <w:r>
          <w:rPr>
            <w:noProof/>
            <w:webHidden/>
          </w:rPr>
          <w:fldChar w:fldCharType="end"/>
        </w:r>
        <w:r w:rsidRPr="008A1F7D">
          <w:rPr>
            <w:rStyle w:val="Hyperlink"/>
            <w:noProof/>
          </w:rPr>
          <w:fldChar w:fldCharType="end"/>
        </w:r>
      </w:ins>
    </w:p>
    <w:p w14:paraId="5C3DCE9A" w14:textId="784AEB30" w:rsidR="003A2150" w:rsidRDefault="003A2150">
      <w:pPr>
        <w:pStyle w:val="TOC3"/>
        <w:rPr>
          <w:ins w:id="174" w:author="Gavin Rawson" w:date="2024-07-17T08:55:00Z" w16du:dateUtc="2024-07-17T07:55:00Z"/>
          <w:rFonts w:asciiTheme="minorHAnsi" w:eastAsiaTheme="minorEastAsia" w:hAnsiTheme="minorHAnsi" w:cstheme="minorBidi"/>
          <w:noProof/>
          <w:kern w:val="2"/>
          <w:sz w:val="24"/>
          <w:szCs w:val="24"/>
          <w14:ligatures w14:val="standardContextual"/>
        </w:rPr>
      </w:pPr>
      <w:ins w:id="17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ins>
      <w:r>
        <w:rPr>
          <w:noProof/>
          <w:webHidden/>
        </w:rPr>
      </w:r>
      <w:r>
        <w:rPr>
          <w:noProof/>
          <w:webHidden/>
        </w:rPr>
        <w:fldChar w:fldCharType="separate"/>
      </w:r>
      <w:ins w:id="176" w:author="Gavin Rawson" w:date="2024-07-17T10:16:00Z" w16du:dateUtc="2024-07-17T09:16:00Z">
        <w:r w:rsidR="00B048D0">
          <w:rPr>
            <w:noProof/>
            <w:webHidden/>
          </w:rPr>
          <w:t>55</w:t>
        </w:r>
      </w:ins>
      <w:ins w:id="177" w:author="Gavin Rawson" w:date="2024-07-17T08:55:00Z" w16du:dateUtc="2024-07-17T07:55:00Z">
        <w:r>
          <w:rPr>
            <w:noProof/>
            <w:webHidden/>
          </w:rPr>
          <w:fldChar w:fldCharType="end"/>
        </w:r>
        <w:r w:rsidRPr="008A1F7D">
          <w:rPr>
            <w:rStyle w:val="Hyperlink"/>
            <w:noProof/>
          </w:rPr>
          <w:fldChar w:fldCharType="end"/>
        </w:r>
      </w:ins>
    </w:p>
    <w:p w14:paraId="4A2BE401" w14:textId="04DF7A43" w:rsidR="003A2150" w:rsidRDefault="003A2150">
      <w:pPr>
        <w:pStyle w:val="TOC3"/>
        <w:rPr>
          <w:ins w:id="178" w:author="Gavin Rawson" w:date="2024-07-17T08:55:00Z" w16du:dateUtc="2024-07-17T07:55:00Z"/>
          <w:rFonts w:asciiTheme="minorHAnsi" w:eastAsiaTheme="minorEastAsia" w:hAnsiTheme="minorHAnsi" w:cstheme="minorBidi"/>
          <w:noProof/>
          <w:kern w:val="2"/>
          <w:sz w:val="24"/>
          <w:szCs w:val="24"/>
          <w14:ligatures w14:val="standardContextual"/>
        </w:rPr>
      </w:pPr>
      <w:ins w:id="17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ins>
      <w:r>
        <w:rPr>
          <w:noProof/>
          <w:webHidden/>
        </w:rPr>
      </w:r>
      <w:r>
        <w:rPr>
          <w:noProof/>
          <w:webHidden/>
        </w:rPr>
        <w:fldChar w:fldCharType="separate"/>
      </w:r>
      <w:ins w:id="180" w:author="Gavin Rawson" w:date="2024-07-17T10:16:00Z" w16du:dateUtc="2024-07-17T09:16:00Z">
        <w:r w:rsidR="00B048D0">
          <w:rPr>
            <w:noProof/>
            <w:webHidden/>
          </w:rPr>
          <w:t>57</w:t>
        </w:r>
      </w:ins>
      <w:ins w:id="181" w:author="Gavin Rawson" w:date="2024-07-17T08:55:00Z" w16du:dateUtc="2024-07-17T07:55:00Z">
        <w:r>
          <w:rPr>
            <w:noProof/>
            <w:webHidden/>
          </w:rPr>
          <w:fldChar w:fldCharType="end"/>
        </w:r>
        <w:r w:rsidRPr="008A1F7D">
          <w:rPr>
            <w:rStyle w:val="Hyperlink"/>
            <w:noProof/>
          </w:rPr>
          <w:fldChar w:fldCharType="end"/>
        </w:r>
      </w:ins>
    </w:p>
    <w:p w14:paraId="10D6D016" w14:textId="28D798AB" w:rsidR="003A2150" w:rsidRDefault="003A2150">
      <w:pPr>
        <w:pStyle w:val="TOC3"/>
        <w:rPr>
          <w:ins w:id="182" w:author="Gavin Rawson" w:date="2024-07-17T08:55:00Z" w16du:dateUtc="2024-07-17T07:55:00Z"/>
          <w:rFonts w:asciiTheme="minorHAnsi" w:eastAsiaTheme="minorEastAsia" w:hAnsiTheme="minorHAnsi" w:cstheme="minorBidi"/>
          <w:noProof/>
          <w:kern w:val="2"/>
          <w:sz w:val="24"/>
          <w:szCs w:val="24"/>
          <w14:ligatures w14:val="standardContextual"/>
        </w:rPr>
      </w:pPr>
      <w:ins w:id="18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ins>
      <w:r>
        <w:rPr>
          <w:noProof/>
          <w:webHidden/>
        </w:rPr>
      </w:r>
      <w:r>
        <w:rPr>
          <w:noProof/>
          <w:webHidden/>
        </w:rPr>
        <w:fldChar w:fldCharType="separate"/>
      </w:r>
      <w:ins w:id="184" w:author="Gavin Rawson" w:date="2024-07-17T10:16:00Z" w16du:dateUtc="2024-07-17T09:16:00Z">
        <w:r w:rsidR="00B048D0">
          <w:rPr>
            <w:noProof/>
            <w:webHidden/>
          </w:rPr>
          <w:t>57</w:t>
        </w:r>
      </w:ins>
      <w:ins w:id="185" w:author="Gavin Rawson" w:date="2024-07-17T08:55:00Z" w16du:dateUtc="2024-07-17T07:55:00Z">
        <w:r>
          <w:rPr>
            <w:noProof/>
            <w:webHidden/>
          </w:rPr>
          <w:fldChar w:fldCharType="end"/>
        </w:r>
        <w:r w:rsidRPr="008A1F7D">
          <w:rPr>
            <w:rStyle w:val="Hyperlink"/>
            <w:noProof/>
          </w:rPr>
          <w:fldChar w:fldCharType="end"/>
        </w:r>
      </w:ins>
    </w:p>
    <w:p w14:paraId="1BF987AE" w14:textId="50F0CF70" w:rsidR="003A2150" w:rsidRDefault="003A2150">
      <w:pPr>
        <w:pStyle w:val="TOC2"/>
        <w:rPr>
          <w:ins w:id="186" w:author="Gavin Rawson" w:date="2024-07-17T08:55:00Z" w16du:dateUtc="2024-07-17T07:55:00Z"/>
          <w:rFonts w:asciiTheme="minorHAnsi" w:eastAsiaTheme="minorEastAsia" w:hAnsiTheme="minorHAnsi" w:cstheme="minorBidi"/>
          <w:kern w:val="2"/>
          <w:sz w:val="24"/>
          <w:szCs w:val="24"/>
          <w14:ligatures w14:val="standardContextual"/>
        </w:rPr>
      </w:pPr>
      <w:ins w:id="18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ins>
      <w:r>
        <w:rPr>
          <w:webHidden/>
        </w:rPr>
      </w:r>
      <w:r>
        <w:rPr>
          <w:webHidden/>
        </w:rPr>
        <w:fldChar w:fldCharType="separate"/>
      </w:r>
      <w:ins w:id="188" w:author="Gavin Rawson" w:date="2024-07-17T10:16:00Z" w16du:dateUtc="2024-07-17T09:16:00Z">
        <w:r w:rsidR="00B048D0">
          <w:rPr>
            <w:webHidden/>
          </w:rPr>
          <w:t>57</w:t>
        </w:r>
      </w:ins>
      <w:ins w:id="189" w:author="Gavin Rawson" w:date="2024-07-17T08:55:00Z" w16du:dateUtc="2024-07-17T07:55:00Z">
        <w:r>
          <w:rPr>
            <w:webHidden/>
          </w:rPr>
          <w:fldChar w:fldCharType="end"/>
        </w:r>
        <w:r w:rsidRPr="008A1F7D">
          <w:rPr>
            <w:rStyle w:val="Hyperlink"/>
          </w:rPr>
          <w:fldChar w:fldCharType="end"/>
        </w:r>
      </w:ins>
    </w:p>
    <w:p w14:paraId="4ED6CDB7" w14:textId="226BE6FE" w:rsidR="003A2150" w:rsidRDefault="003A2150">
      <w:pPr>
        <w:pStyle w:val="TOC3"/>
        <w:rPr>
          <w:ins w:id="190" w:author="Gavin Rawson" w:date="2024-07-17T08:55:00Z" w16du:dateUtc="2024-07-17T07:55:00Z"/>
          <w:rFonts w:asciiTheme="minorHAnsi" w:eastAsiaTheme="minorEastAsia" w:hAnsiTheme="minorHAnsi" w:cstheme="minorBidi"/>
          <w:noProof/>
          <w:kern w:val="2"/>
          <w:sz w:val="24"/>
          <w:szCs w:val="24"/>
          <w14:ligatures w14:val="standardContextual"/>
        </w:rPr>
      </w:pPr>
      <w:ins w:id="19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ins>
      <w:r>
        <w:rPr>
          <w:noProof/>
          <w:webHidden/>
        </w:rPr>
      </w:r>
      <w:r>
        <w:rPr>
          <w:noProof/>
          <w:webHidden/>
        </w:rPr>
        <w:fldChar w:fldCharType="separate"/>
      </w:r>
      <w:ins w:id="192" w:author="Gavin Rawson" w:date="2024-07-17T10:16:00Z" w16du:dateUtc="2024-07-17T09:16:00Z">
        <w:r w:rsidR="00B048D0">
          <w:rPr>
            <w:noProof/>
            <w:webHidden/>
          </w:rPr>
          <w:t>57</w:t>
        </w:r>
      </w:ins>
      <w:ins w:id="193" w:author="Gavin Rawson" w:date="2024-07-17T08:55:00Z" w16du:dateUtc="2024-07-17T07:55:00Z">
        <w:r>
          <w:rPr>
            <w:noProof/>
            <w:webHidden/>
          </w:rPr>
          <w:fldChar w:fldCharType="end"/>
        </w:r>
        <w:r w:rsidRPr="008A1F7D">
          <w:rPr>
            <w:rStyle w:val="Hyperlink"/>
            <w:noProof/>
          </w:rPr>
          <w:fldChar w:fldCharType="end"/>
        </w:r>
      </w:ins>
    </w:p>
    <w:p w14:paraId="219EC577" w14:textId="516229C8" w:rsidR="003A2150" w:rsidRDefault="003A2150">
      <w:pPr>
        <w:pStyle w:val="TOC3"/>
        <w:rPr>
          <w:ins w:id="194" w:author="Gavin Rawson" w:date="2024-07-17T08:55:00Z" w16du:dateUtc="2024-07-17T07:55:00Z"/>
          <w:rFonts w:asciiTheme="minorHAnsi" w:eastAsiaTheme="minorEastAsia" w:hAnsiTheme="minorHAnsi" w:cstheme="minorBidi"/>
          <w:noProof/>
          <w:kern w:val="2"/>
          <w:sz w:val="24"/>
          <w:szCs w:val="24"/>
          <w14:ligatures w14:val="standardContextual"/>
        </w:rPr>
      </w:pPr>
      <w:ins w:id="19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ins>
      <w:r>
        <w:rPr>
          <w:noProof/>
          <w:webHidden/>
        </w:rPr>
      </w:r>
      <w:r>
        <w:rPr>
          <w:noProof/>
          <w:webHidden/>
        </w:rPr>
        <w:fldChar w:fldCharType="separate"/>
      </w:r>
      <w:ins w:id="196" w:author="Gavin Rawson" w:date="2024-07-17T10:16:00Z" w16du:dateUtc="2024-07-17T09:16:00Z">
        <w:r w:rsidR="00B048D0">
          <w:rPr>
            <w:noProof/>
            <w:webHidden/>
          </w:rPr>
          <w:t>58</w:t>
        </w:r>
      </w:ins>
      <w:ins w:id="197" w:author="Gavin Rawson" w:date="2024-07-17T08:55:00Z" w16du:dateUtc="2024-07-17T07:55:00Z">
        <w:r>
          <w:rPr>
            <w:noProof/>
            <w:webHidden/>
          </w:rPr>
          <w:fldChar w:fldCharType="end"/>
        </w:r>
        <w:r w:rsidRPr="008A1F7D">
          <w:rPr>
            <w:rStyle w:val="Hyperlink"/>
            <w:noProof/>
          </w:rPr>
          <w:fldChar w:fldCharType="end"/>
        </w:r>
      </w:ins>
    </w:p>
    <w:p w14:paraId="630A33DB" w14:textId="49625E1F" w:rsidR="003A2150" w:rsidRDefault="003A2150">
      <w:pPr>
        <w:pStyle w:val="TOC2"/>
        <w:rPr>
          <w:ins w:id="198" w:author="Gavin Rawson" w:date="2024-07-17T08:55:00Z" w16du:dateUtc="2024-07-17T07:55:00Z"/>
          <w:rFonts w:asciiTheme="minorHAnsi" w:eastAsiaTheme="minorEastAsia" w:hAnsiTheme="minorHAnsi" w:cstheme="minorBidi"/>
          <w:kern w:val="2"/>
          <w:sz w:val="24"/>
          <w:szCs w:val="24"/>
          <w14:ligatures w14:val="standardContextual"/>
        </w:rPr>
      </w:pPr>
      <w:ins w:id="19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ins>
      <w:r>
        <w:rPr>
          <w:webHidden/>
        </w:rPr>
      </w:r>
      <w:r>
        <w:rPr>
          <w:webHidden/>
        </w:rPr>
        <w:fldChar w:fldCharType="separate"/>
      </w:r>
      <w:ins w:id="200" w:author="Gavin Rawson" w:date="2024-07-17T10:16:00Z" w16du:dateUtc="2024-07-17T09:16:00Z">
        <w:r w:rsidR="00B048D0">
          <w:rPr>
            <w:webHidden/>
          </w:rPr>
          <w:t>59</w:t>
        </w:r>
      </w:ins>
      <w:ins w:id="201" w:author="Gavin Rawson" w:date="2024-07-17T08:55:00Z" w16du:dateUtc="2024-07-17T07:55:00Z">
        <w:r>
          <w:rPr>
            <w:webHidden/>
          </w:rPr>
          <w:fldChar w:fldCharType="end"/>
        </w:r>
        <w:r w:rsidRPr="008A1F7D">
          <w:rPr>
            <w:rStyle w:val="Hyperlink"/>
          </w:rPr>
          <w:fldChar w:fldCharType="end"/>
        </w:r>
      </w:ins>
    </w:p>
    <w:p w14:paraId="1974394B" w14:textId="674F7A7B" w:rsidR="003A2150" w:rsidRDefault="003A2150">
      <w:pPr>
        <w:pStyle w:val="TOC2"/>
        <w:rPr>
          <w:ins w:id="202" w:author="Gavin Rawson" w:date="2024-07-17T08:55:00Z" w16du:dateUtc="2024-07-17T07:55:00Z"/>
          <w:rFonts w:asciiTheme="minorHAnsi" w:eastAsiaTheme="minorEastAsia" w:hAnsiTheme="minorHAnsi" w:cstheme="minorBidi"/>
          <w:kern w:val="2"/>
          <w:sz w:val="24"/>
          <w:szCs w:val="24"/>
          <w14:ligatures w14:val="standardContextual"/>
        </w:rPr>
      </w:pPr>
      <w:ins w:id="20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ins>
      <w:r>
        <w:rPr>
          <w:webHidden/>
        </w:rPr>
      </w:r>
      <w:r>
        <w:rPr>
          <w:webHidden/>
        </w:rPr>
        <w:fldChar w:fldCharType="separate"/>
      </w:r>
      <w:ins w:id="204" w:author="Gavin Rawson" w:date="2024-07-17T10:16:00Z" w16du:dateUtc="2024-07-17T09:16:00Z">
        <w:r w:rsidR="00B048D0">
          <w:rPr>
            <w:webHidden/>
          </w:rPr>
          <w:t>59</w:t>
        </w:r>
      </w:ins>
      <w:ins w:id="205" w:author="Gavin Rawson" w:date="2024-07-17T08:55:00Z" w16du:dateUtc="2024-07-17T07:55:00Z">
        <w:r>
          <w:rPr>
            <w:webHidden/>
          </w:rPr>
          <w:fldChar w:fldCharType="end"/>
        </w:r>
        <w:r w:rsidRPr="008A1F7D">
          <w:rPr>
            <w:rStyle w:val="Hyperlink"/>
          </w:rPr>
          <w:fldChar w:fldCharType="end"/>
        </w:r>
      </w:ins>
    </w:p>
    <w:p w14:paraId="1AC6B8D5" w14:textId="6C0B4850" w:rsidR="003A2150" w:rsidRDefault="003A2150">
      <w:pPr>
        <w:pStyle w:val="TOC1"/>
        <w:rPr>
          <w:ins w:id="206" w:author="Gavin Rawson" w:date="2024-07-17T08:55:00Z" w16du:dateUtc="2024-07-17T07:55:00Z"/>
          <w:rFonts w:asciiTheme="minorHAnsi" w:eastAsiaTheme="minorEastAsia" w:hAnsiTheme="minorHAnsi" w:cstheme="minorBidi"/>
          <w:bCs w:val="0"/>
          <w:kern w:val="2"/>
          <w:sz w:val="24"/>
          <w:szCs w:val="24"/>
          <w14:ligatures w14:val="standardContextual"/>
        </w:rPr>
      </w:pPr>
      <w:ins w:id="20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ins>
      <w:r>
        <w:rPr>
          <w:webHidden/>
        </w:rPr>
      </w:r>
      <w:r>
        <w:rPr>
          <w:webHidden/>
        </w:rPr>
        <w:fldChar w:fldCharType="separate"/>
      </w:r>
      <w:ins w:id="208" w:author="Gavin Rawson" w:date="2024-07-17T10:16:00Z" w16du:dateUtc="2024-07-17T09:16:00Z">
        <w:r w:rsidR="00B048D0">
          <w:rPr>
            <w:webHidden/>
          </w:rPr>
          <w:t>61</w:t>
        </w:r>
      </w:ins>
      <w:ins w:id="209" w:author="Gavin Rawson" w:date="2024-07-17T08:55:00Z" w16du:dateUtc="2024-07-17T07:55:00Z">
        <w:r>
          <w:rPr>
            <w:webHidden/>
          </w:rPr>
          <w:fldChar w:fldCharType="end"/>
        </w:r>
        <w:r w:rsidRPr="008A1F7D">
          <w:rPr>
            <w:rStyle w:val="Hyperlink"/>
          </w:rPr>
          <w:fldChar w:fldCharType="end"/>
        </w:r>
      </w:ins>
    </w:p>
    <w:p w14:paraId="54AD7AE6" w14:textId="07D9892E" w:rsidR="003A2150" w:rsidRDefault="003A2150">
      <w:pPr>
        <w:pStyle w:val="TOC2"/>
        <w:rPr>
          <w:ins w:id="210" w:author="Gavin Rawson" w:date="2024-07-17T08:55:00Z" w16du:dateUtc="2024-07-17T07:55:00Z"/>
          <w:rFonts w:asciiTheme="minorHAnsi" w:eastAsiaTheme="minorEastAsia" w:hAnsiTheme="minorHAnsi" w:cstheme="minorBidi"/>
          <w:kern w:val="2"/>
          <w:sz w:val="24"/>
          <w:szCs w:val="24"/>
          <w14:ligatures w14:val="standardContextual"/>
        </w:rPr>
      </w:pPr>
      <w:ins w:id="21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ins>
      <w:r>
        <w:rPr>
          <w:webHidden/>
        </w:rPr>
      </w:r>
      <w:r>
        <w:rPr>
          <w:webHidden/>
        </w:rPr>
        <w:fldChar w:fldCharType="separate"/>
      </w:r>
      <w:ins w:id="212" w:author="Gavin Rawson" w:date="2024-07-17T10:16:00Z" w16du:dateUtc="2024-07-17T09:16:00Z">
        <w:r w:rsidR="00B048D0">
          <w:rPr>
            <w:webHidden/>
          </w:rPr>
          <w:t>61</w:t>
        </w:r>
      </w:ins>
      <w:ins w:id="213" w:author="Gavin Rawson" w:date="2024-07-17T08:55:00Z" w16du:dateUtc="2024-07-17T07:55:00Z">
        <w:r>
          <w:rPr>
            <w:webHidden/>
          </w:rPr>
          <w:fldChar w:fldCharType="end"/>
        </w:r>
        <w:r w:rsidRPr="008A1F7D">
          <w:rPr>
            <w:rStyle w:val="Hyperlink"/>
          </w:rPr>
          <w:fldChar w:fldCharType="end"/>
        </w:r>
      </w:ins>
    </w:p>
    <w:p w14:paraId="1E50BA40" w14:textId="55F2DDC1" w:rsidR="003A2150" w:rsidRDefault="003A2150">
      <w:pPr>
        <w:pStyle w:val="TOC2"/>
        <w:rPr>
          <w:ins w:id="214" w:author="Gavin Rawson" w:date="2024-07-17T08:55:00Z" w16du:dateUtc="2024-07-17T07:55:00Z"/>
          <w:rFonts w:asciiTheme="minorHAnsi" w:eastAsiaTheme="minorEastAsia" w:hAnsiTheme="minorHAnsi" w:cstheme="minorBidi"/>
          <w:kern w:val="2"/>
          <w:sz w:val="24"/>
          <w:szCs w:val="24"/>
          <w14:ligatures w14:val="standardContextual"/>
        </w:rPr>
      </w:pPr>
      <w:ins w:id="21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ins>
      <w:r>
        <w:rPr>
          <w:webHidden/>
        </w:rPr>
      </w:r>
      <w:r>
        <w:rPr>
          <w:webHidden/>
        </w:rPr>
        <w:fldChar w:fldCharType="separate"/>
      </w:r>
      <w:ins w:id="216" w:author="Gavin Rawson" w:date="2024-07-17T10:16:00Z" w16du:dateUtc="2024-07-17T09:16:00Z">
        <w:r w:rsidR="00B048D0">
          <w:rPr>
            <w:webHidden/>
          </w:rPr>
          <w:t>61</w:t>
        </w:r>
      </w:ins>
      <w:ins w:id="217" w:author="Gavin Rawson" w:date="2024-07-17T08:55:00Z" w16du:dateUtc="2024-07-17T07:55:00Z">
        <w:r>
          <w:rPr>
            <w:webHidden/>
          </w:rPr>
          <w:fldChar w:fldCharType="end"/>
        </w:r>
        <w:r w:rsidRPr="008A1F7D">
          <w:rPr>
            <w:rStyle w:val="Hyperlink"/>
          </w:rPr>
          <w:fldChar w:fldCharType="end"/>
        </w:r>
      </w:ins>
    </w:p>
    <w:p w14:paraId="1A05E3EC" w14:textId="58D3540B" w:rsidR="003A2150" w:rsidRDefault="003A2150">
      <w:pPr>
        <w:pStyle w:val="TOC1"/>
        <w:rPr>
          <w:ins w:id="218" w:author="Gavin Rawson" w:date="2024-07-17T08:55:00Z" w16du:dateUtc="2024-07-17T07:55:00Z"/>
          <w:rFonts w:asciiTheme="minorHAnsi" w:eastAsiaTheme="minorEastAsia" w:hAnsiTheme="minorHAnsi" w:cstheme="minorBidi"/>
          <w:bCs w:val="0"/>
          <w:kern w:val="2"/>
          <w:sz w:val="24"/>
          <w:szCs w:val="24"/>
          <w14:ligatures w14:val="standardContextual"/>
        </w:rPr>
      </w:pPr>
      <w:ins w:id="21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ins>
      <w:r>
        <w:rPr>
          <w:webHidden/>
        </w:rPr>
      </w:r>
      <w:r>
        <w:rPr>
          <w:webHidden/>
        </w:rPr>
        <w:fldChar w:fldCharType="separate"/>
      </w:r>
      <w:ins w:id="220" w:author="Gavin Rawson" w:date="2024-07-17T10:16:00Z" w16du:dateUtc="2024-07-17T09:16:00Z">
        <w:r w:rsidR="00B048D0">
          <w:rPr>
            <w:webHidden/>
          </w:rPr>
          <w:t>63</w:t>
        </w:r>
      </w:ins>
      <w:ins w:id="221" w:author="Gavin Rawson" w:date="2024-07-17T08:55:00Z" w16du:dateUtc="2024-07-17T07:55:00Z">
        <w:r>
          <w:rPr>
            <w:webHidden/>
          </w:rPr>
          <w:fldChar w:fldCharType="end"/>
        </w:r>
        <w:r w:rsidRPr="008A1F7D">
          <w:rPr>
            <w:rStyle w:val="Hyperlink"/>
          </w:rPr>
          <w:fldChar w:fldCharType="end"/>
        </w:r>
      </w:ins>
    </w:p>
    <w:p w14:paraId="6F0590D3" w14:textId="07C87D10" w:rsidR="003A2150" w:rsidRDefault="003A2150">
      <w:pPr>
        <w:pStyle w:val="TOC2"/>
        <w:rPr>
          <w:ins w:id="222" w:author="Gavin Rawson" w:date="2024-07-17T08:55:00Z" w16du:dateUtc="2024-07-17T07:55:00Z"/>
          <w:rFonts w:asciiTheme="minorHAnsi" w:eastAsiaTheme="minorEastAsia" w:hAnsiTheme="minorHAnsi" w:cstheme="minorBidi"/>
          <w:kern w:val="2"/>
          <w:sz w:val="24"/>
          <w:szCs w:val="24"/>
          <w14:ligatures w14:val="standardContextual"/>
        </w:rPr>
      </w:pPr>
      <w:ins w:id="22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ins>
      <w:r>
        <w:rPr>
          <w:webHidden/>
        </w:rPr>
      </w:r>
      <w:r>
        <w:rPr>
          <w:webHidden/>
        </w:rPr>
        <w:fldChar w:fldCharType="separate"/>
      </w:r>
      <w:ins w:id="224" w:author="Gavin Rawson" w:date="2024-07-17T10:16:00Z" w16du:dateUtc="2024-07-17T09:16:00Z">
        <w:r w:rsidR="00B048D0">
          <w:rPr>
            <w:webHidden/>
          </w:rPr>
          <w:t>63</w:t>
        </w:r>
      </w:ins>
      <w:ins w:id="225" w:author="Gavin Rawson" w:date="2024-07-17T08:55:00Z" w16du:dateUtc="2024-07-17T07:55:00Z">
        <w:r>
          <w:rPr>
            <w:webHidden/>
          </w:rPr>
          <w:fldChar w:fldCharType="end"/>
        </w:r>
        <w:r w:rsidRPr="008A1F7D">
          <w:rPr>
            <w:rStyle w:val="Hyperlink"/>
          </w:rPr>
          <w:fldChar w:fldCharType="end"/>
        </w:r>
      </w:ins>
    </w:p>
    <w:p w14:paraId="4391E26B" w14:textId="0EB59CD0" w:rsidR="003A2150" w:rsidRDefault="003A2150">
      <w:pPr>
        <w:pStyle w:val="TOC2"/>
        <w:rPr>
          <w:ins w:id="226" w:author="Gavin Rawson" w:date="2024-07-17T08:55:00Z" w16du:dateUtc="2024-07-17T07:55:00Z"/>
          <w:rFonts w:asciiTheme="minorHAnsi" w:eastAsiaTheme="minorEastAsia" w:hAnsiTheme="minorHAnsi" w:cstheme="minorBidi"/>
          <w:kern w:val="2"/>
          <w:sz w:val="24"/>
          <w:szCs w:val="24"/>
          <w14:ligatures w14:val="standardContextual"/>
        </w:rPr>
      </w:pPr>
      <w:ins w:id="22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ins>
      <w:r>
        <w:rPr>
          <w:webHidden/>
        </w:rPr>
      </w:r>
      <w:r>
        <w:rPr>
          <w:webHidden/>
        </w:rPr>
        <w:fldChar w:fldCharType="separate"/>
      </w:r>
      <w:ins w:id="228" w:author="Gavin Rawson" w:date="2024-07-17T10:16:00Z" w16du:dateUtc="2024-07-17T09:16:00Z">
        <w:r w:rsidR="00B048D0">
          <w:rPr>
            <w:webHidden/>
          </w:rPr>
          <w:t>64</w:t>
        </w:r>
      </w:ins>
      <w:ins w:id="229" w:author="Gavin Rawson" w:date="2024-07-17T08:55:00Z" w16du:dateUtc="2024-07-17T07:55:00Z">
        <w:r>
          <w:rPr>
            <w:webHidden/>
          </w:rPr>
          <w:fldChar w:fldCharType="end"/>
        </w:r>
        <w:r w:rsidRPr="008A1F7D">
          <w:rPr>
            <w:rStyle w:val="Hyperlink"/>
          </w:rPr>
          <w:fldChar w:fldCharType="end"/>
        </w:r>
      </w:ins>
    </w:p>
    <w:p w14:paraId="4EA7EEC6" w14:textId="00ADFDE3" w:rsidR="003A2150" w:rsidRDefault="003A2150">
      <w:pPr>
        <w:pStyle w:val="TOC1"/>
        <w:rPr>
          <w:ins w:id="230" w:author="Gavin Rawson" w:date="2024-07-17T08:55:00Z" w16du:dateUtc="2024-07-17T07:55:00Z"/>
          <w:rFonts w:asciiTheme="minorHAnsi" w:eastAsiaTheme="minorEastAsia" w:hAnsiTheme="minorHAnsi" w:cstheme="minorBidi"/>
          <w:bCs w:val="0"/>
          <w:kern w:val="2"/>
          <w:sz w:val="24"/>
          <w:szCs w:val="24"/>
          <w14:ligatures w14:val="standardContextual"/>
        </w:rPr>
      </w:pPr>
      <w:ins w:id="23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ins>
      <w:r>
        <w:rPr>
          <w:webHidden/>
        </w:rPr>
      </w:r>
      <w:r>
        <w:rPr>
          <w:webHidden/>
        </w:rPr>
        <w:fldChar w:fldCharType="separate"/>
      </w:r>
      <w:ins w:id="232" w:author="Gavin Rawson" w:date="2024-07-17T10:16:00Z" w16du:dateUtc="2024-07-17T09:16:00Z">
        <w:r w:rsidR="00B048D0">
          <w:rPr>
            <w:webHidden/>
          </w:rPr>
          <w:t>66</w:t>
        </w:r>
      </w:ins>
      <w:ins w:id="233" w:author="Gavin Rawson" w:date="2024-07-17T08:55:00Z" w16du:dateUtc="2024-07-17T07:55:00Z">
        <w:r>
          <w:rPr>
            <w:webHidden/>
          </w:rPr>
          <w:fldChar w:fldCharType="end"/>
        </w:r>
        <w:r w:rsidRPr="008A1F7D">
          <w:rPr>
            <w:rStyle w:val="Hyperlink"/>
          </w:rPr>
          <w:fldChar w:fldCharType="end"/>
        </w:r>
      </w:ins>
    </w:p>
    <w:p w14:paraId="1B7FFBD9" w14:textId="2B41DD82" w:rsidR="003A2150" w:rsidRDefault="003A2150">
      <w:pPr>
        <w:pStyle w:val="TOC1"/>
        <w:rPr>
          <w:ins w:id="234" w:author="Gavin Rawson" w:date="2024-07-17T08:55:00Z" w16du:dateUtc="2024-07-17T07:55:00Z"/>
          <w:rFonts w:asciiTheme="minorHAnsi" w:eastAsiaTheme="minorEastAsia" w:hAnsiTheme="minorHAnsi" w:cstheme="minorBidi"/>
          <w:bCs w:val="0"/>
          <w:kern w:val="2"/>
          <w:sz w:val="24"/>
          <w:szCs w:val="24"/>
          <w14:ligatures w14:val="standardContextual"/>
        </w:rPr>
      </w:pPr>
      <w:ins w:id="23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ins>
      <w:r>
        <w:rPr>
          <w:webHidden/>
        </w:rPr>
      </w:r>
      <w:r>
        <w:rPr>
          <w:webHidden/>
        </w:rPr>
        <w:fldChar w:fldCharType="separate"/>
      </w:r>
      <w:ins w:id="236" w:author="Gavin Rawson" w:date="2024-07-17T10:16:00Z" w16du:dateUtc="2024-07-17T09:16:00Z">
        <w:r w:rsidR="00B048D0">
          <w:rPr>
            <w:webHidden/>
          </w:rPr>
          <w:t>67</w:t>
        </w:r>
      </w:ins>
      <w:ins w:id="237" w:author="Gavin Rawson" w:date="2024-07-17T08:55:00Z" w16du:dateUtc="2024-07-17T07:55:00Z">
        <w:r>
          <w:rPr>
            <w:webHidden/>
          </w:rPr>
          <w:fldChar w:fldCharType="end"/>
        </w:r>
        <w:r w:rsidRPr="008A1F7D">
          <w:rPr>
            <w:rStyle w:val="Hyperlink"/>
          </w:rPr>
          <w:fldChar w:fldCharType="end"/>
        </w:r>
      </w:ins>
    </w:p>
    <w:p w14:paraId="17ED661D" w14:textId="39D4D03C" w:rsidR="003A2150" w:rsidRDefault="003A2150">
      <w:pPr>
        <w:pStyle w:val="TOC2"/>
        <w:rPr>
          <w:ins w:id="238" w:author="Gavin Rawson" w:date="2024-07-17T08:55:00Z" w16du:dateUtc="2024-07-17T07:55:00Z"/>
          <w:rFonts w:asciiTheme="minorHAnsi" w:eastAsiaTheme="minorEastAsia" w:hAnsiTheme="minorHAnsi" w:cstheme="minorBidi"/>
          <w:kern w:val="2"/>
          <w:sz w:val="24"/>
          <w:szCs w:val="24"/>
          <w14:ligatures w14:val="standardContextual"/>
        </w:rPr>
      </w:pPr>
      <w:ins w:id="23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ins>
      <w:r>
        <w:rPr>
          <w:webHidden/>
        </w:rPr>
      </w:r>
      <w:r>
        <w:rPr>
          <w:webHidden/>
        </w:rPr>
        <w:fldChar w:fldCharType="separate"/>
      </w:r>
      <w:ins w:id="240" w:author="Gavin Rawson" w:date="2024-07-17T10:16:00Z" w16du:dateUtc="2024-07-17T09:16:00Z">
        <w:r w:rsidR="00B048D0">
          <w:rPr>
            <w:webHidden/>
          </w:rPr>
          <w:t>67</w:t>
        </w:r>
      </w:ins>
      <w:ins w:id="241" w:author="Gavin Rawson" w:date="2024-07-17T08:55:00Z" w16du:dateUtc="2024-07-17T07:55:00Z">
        <w:r>
          <w:rPr>
            <w:webHidden/>
          </w:rPr>
          <w:fldChar w:fldCharType="end"/>
        </w:r>
        <w:r w:rsidRPr="008A1F7D">
          <w:rPr>
            <w:rStyle w:val="Hyperlink"/>
          </w:rPr>
          <w:fldChar w:fldCharType="end"/>
        </w:r>
      </w:ins>
    </w:p>
    <w:p w14:paraId="09731572" w14:textId="6608D563" w:rsidR="003A2150" w:rsidRDefault="003A2150">
      <w:pPr>
        <w:pStyle w:val="TOC2"/>
        <w:rPr>
          <w:ins w:id="242" w:author="Gavin Rawson" w:date="2024-07-17T08:55:00Z" w16du:dateUtc="2024-07-17T07:55:00Z"/>
          <w:rFonts w:asciiTheme="minorHAnsi" w:eastAsiaTheme="minorEastAsia" w:hAnsiTheme="minorHAnsi" w:cstheme="minorBidi"/>
          <w:kern w:val="2"/>
          <w:sz w:val="24"/>
          <w:szCs w:val="24"/>
          <w14:ligatures w14:val="standardContextual"/>
        </w:rPr>
      </w:pPr>
      <w:ins w:id="24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ins>
      <w:r>
        <w:rPr>
          <w:webHidden/>
        </w:rPr>
      </w:r>
      <w:r>
        <w:rPr>
          <w:webHidden/>
        </w:rPr>
        <w:fldChar w:fldCharType="separate"/>
      </w:r>
      <w:ins w:id="244" w:author="Gavin Rawson" w:date="2024-07-17T10:16:00Z" w16du:dateUtc="2024-07-17T09:16:00Z">
        <w:r w:rsidR="00B048D0">
          <w:rPr>
            <w:webHidden/>
          </w:rPr>
          <w:t>67</w:t>
        </w:r>
      </w:ins>
      <w:ins w:id="245" w:author="Gavin Rawson" w:date="2024-07-17T08:55:00Z" w16du:dateUtc="2024-07-17T07:55:00Z">
        <w:r>
          <w:rPr>
            <w:webHidden/>
          </w:rPr>
          <w:fldChar w:fldCharType="end"/>
        </w:r>
        <w:r w:rsidRPr="008A1F7D">
          <w:rPr>
            <w:rStyle w:val="Hyperlink"/>
          </w:rPr>
          <w:fldChar w:fldCharType="end"/>
        </w:r>
      </w:ins>
    </w:p>
    <w:p w14:paraId="1F0A5EA7" w14:textId="1E7E33D6" w:rsidR="003A2150" w:rsidRDefault="003A2150">
      <w:pPr>
        <w:pStyle w:val="TOC2"/>
        <w:rPr>
          <w:ins w:id="246" w:author="Gavin Rawson" w:date="2024-07-17T08:55:00Z" w16du:dateUtc="2024-07-17T07:55:00Z"/>
          <w:rFonts w:asciiTheme="minorHAnsi" w:eastAsiaTheme="minorEastAsia" w:hAnsiTheme="minorHAnsi" w:cstheme="minorBidi"/>
          <w:kern w:val="2"/>
          <w:sz w:val="24"/>
          <w:szCs w:val="24"/>
          <w14:ligatures w14:val="standardContextual"/>
        </w:rPr>
      </w:pPr>
      <w:ins w:id="24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ins>
      <w:r>
        <w:rPr>
          <w:webHidden/>
        </w:rPr>
      </w:r>
      <w:r>
        <w:rPr>
          <w:webHidden/>
        </w:rPr>
        <w:fldChar w:fldCharType="separate"/>
      </w:r>
      <w:ins w:id="248" w:author="Gavin Rawson" w:date="2024-07-17T10:16:00Z" w16du:dateUtc="2024-07-17T09:16:00Z">
        <w:r w:rsidR="00B048D0">
          <w:rPr>
            <w:webHidden/>
          </w:rPr>
          <w:t>67</w:t>
        </w:r>
      </w:ins>
      <w:ins w:id="249" w:author="Gavin Rawson" w:date="2024-07-17T08:55:00Z" w16du:dateUtc="2024-07-17T07:55:00Z">
        <w:r>
          <w:rPr>
            <w:webHidden/>
          </w:rPr>
          <w:fldChar w:fldCharType="end"/>
        </w:r>
        <w:r w:rsidRPr="008A1F7D">
          <w:rPr>
            <w:rStyle w:val="Hyperlink"/>
          </w:rPr>
          <w:fldChar w:fldCharType="end"/>
        </w:r>
      </w:ins>
    </w:p>
    <w:p w14:paraId="6BDDF4E6" w14:textId="4BFA337F" w:rsidR="003A2150" w:rsidRDefault="003A2150">
      <w:pPr>
        <w:pStyle w:val="TOC3"/>
        <w:rPr>
          <w:ins w:id="250" w:author="Gavin Rawson" w:date="2024-07-17T08:55:00Z" w16du:dateUtc="2024-07-17T07:55:00Z"/>
          <w:rFonts w:asciiTheme="minorHAnsi" w:eastAsiaTheme="minorEastAsia" w:hAnsiTheme="minorHAnsi" w:cstheme="minorBidi"/>
          <w:noProof/>
          <w:kern w:val="2"/>
          <w:sz w:val="24"/>
          <w:szCs w:val="24"/>
          <w14:ligatures w14:val="standardContextual"/>
        </w:rPr>
      </w:pPr>
      <w:ins w:id="25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ins>
      <w:r>
        <w:rPr>
          <w:noProof/>
          <w:webHidden/>
        </w:rPr>
      </w:r>
      <w:r>
        <w:rPr>
          <w:noProof/>
          <w:webHidden/>
        </w:rPr>
        <w:fldChar w:fldCharType="separate"/>
      </w:r>
      <w:ins w:id="252" w:author="Gavin Rawson" w:date="2024-07-17T10:16:00Z" w16du:dateUtc="2024-07-17T09:16:00Z">
        <w:r w:rsidR="00B048D0">
          <w:rPr>
            <w:noProof/>
            <w:webHidden/>
          </w:rPr>
          <w:t>68</w:t>
        </w:r>
      </w:ins>
      <w:ins w:id="253" w:author="Gavin Rawson" w:date="2024-07-17T08:55:00Z" w16du:dateUtc="2024-07-17T07:55:00Z">
        <w:r>
          <w:rPr>
            <w:noProof/>
            <w:webHidden/>
          </w:rPr>
          <w:fldChar w:fldCharType="end"/>
        </w:r>
        <w:r w:rsidRPr="008A1F7D">
          <w:rPr>
            <w:rStyle w:val="Hyperlink"/>
            <w:noProof/>
          </w:rPr>
          <w:fldChar w:fldCharType="end"/>
        </w:r>
      </w:ins>
    </w:p>
    <w:p w14:paraId="3D08F94A" w14:textId="1B2F688D" w:rsidR="003A2150" w:rsidRDefault="003A2150">
      <w:pPr>
        <w:pStyle w:val="TOC2"/>
        <w:rPr>
          <w:ins w:id="254" w:author="Gavin Rawson" w:date="2024-07-17T08:55:00Z" w16du:dateUtc="2024-07-17T07:55:00Z"/>
          <w:rFonts w:asciiTheme="minorHAnsi" w:eastAsiaTheme="minorEastAsia" w:hAnsiTheme="minorHAnsi" w:cstheme="minorBidi"/>
          <w:kern w:val="2"/>
          <w:sz w:val="24"/>
          <w:szCs w:val="24"/>
          <w14:ligatures w14:val="standardContextual"/>
        </w:rPr>
      </w:pPr>
      <w:ins w:id="25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ins>
      <w:r>
        <w:rPr>
          <w:webHidden/>
        </w:rPr>
      </w:r>
      <w:r>
        <w:rPr>
          <w:webHidden/>
        </w:rPr>
        <w:fldChar w:fldCharType="separate"/>
      </w:r>
      <w:ins w:id="256" w:author="Gavin Rawson" w:date="2024-07-17T10:16:00Z" w16du:dateUtc="2024-07-17T09:16:00Z">
        <w:r w:rsidR="00B048D0">
          <w:rPr>
            <w:webHidden/>
          </w:rPr>
          <w:t>68</w:t>
        </w:r>
      </w:ins>
      <w:ins w:id="257" w:author="Gavin Rawson" w:date="2024-07-17T08:55:00Z" w16du:dateUtc="2024-07-17T07:55:00Z">
        <w:r>
          <w:rPr>
            <w:webHidden/>
          </w:rPr>
          <w:fldChar w:fldCharType="end"/>
        </w:r>
        <w:r w:rsidRPr="008A1F7D">
          <w:rPr>
            <w:rStyle w:val="Hyperlink"/>
          </w:rPr>
          <w:fldChar w:fldCharType="end"/>
        </w:r>
      </w:ins>
    </w:p>
    <w:p w14:paraId="1C506EB7" w14:textId="6BBC52C4" w:rsidR="003A2150" w:rsidRDefault="003A2150">
      <w:pPr>
        <w:pStyle w:val="TOC3"/>
        <w:rPr>
          <w:ins w:id="258" w:author="Gavin Rawson" w:date="2024-07-17T08:55:00Z" w16du:dateUtc="2024-07-17T07:55:00Z"/>
          <w:rFonts w:asciiTheme="minorHAnsi" w:eastAsiaTheme="minorEastAsia" w:hAnsiTheme="minorHAnsi" w:cstheme="minorBidi"/>
          <w:noProof/>
          <w:kern w:val="2"/>
          <w:sz w:val="24"/>
          <w:szCs w:val="24"/>
          <w14:ligatures w14:val="standardContextual"/>
        </w:rPr>
      </w:pPr>
      <w:ins w:id="259"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ins>
      <w:r>
        <w:rPr>
          <w:noProof/>
          <w:webHidden/>
        </w:rPr>
      </w:r>
      <w:r>
        <w:rPr>
          <w:noProof/>
          <w:webHidden/>
        </w:rPr>
        <w:fldChar w:fldCharType="separate"/>
      </w:r>
      <w:ins w:id="260" w:author="Gavin Rawson" w:date="2024-07-17T10:16:00Z" w16du:dateUtc="2024-07-17T09:16:00Z">
        <w:r w:rsidR="00B048D0">
          <w:rPr>
            <w:noProof/>
            <w:webHidden/>
          </w:rPr>
          <w:t>68</w:t>
        </w:r>
      </w:ins>
      <w:ins w:id="261" w:author="Gavin Rawson" w:date="2024-07-17T08:55:00Z" w16du:dateUtc="2024-07-17T07:55:00Z">
        <w:r>
          <w:rPr>
            <w:noProof/>
            <w:webHidden/>
          </w:rPr>
          <w:fldChar w:fldCharType="end"/>
        </w:r>
        <w:r w:rsidRPr="008A1F7D">
          <w:rPr>
            <w:rStyle w:val="Hyperlink"/>
            <w:noProof/>
          </w:rPr>
          <w:fldChar w:fldCharType="end"/>
        </w:r>
      </w:ins>
    </w:p>
    <w:p w14:paraId="54B42C5C" w14:textId="0F521FEE" w:rsidR="003A2150" w:rsidRDefault="003A2150">
      <w:pPr>
        <w:pStyle w:val="TOC3"/>
        <w:rPr>
          <w:ins w:id="262" w:author="Gavin Rawson" w:date="2024-07-17T08:55:00Z" w16du:dateUtc="2024-07-17T07:55:00Z"/>
          <w:rFonts w:asciiTheme="minorHAnsi" w:eastAsiaTheme="minorEastAsia" w:hAnsiTheme="minorHAnsi" w:cstheme="minorBidi"/>
          <w:noProof/>
          <w:kern w:val="2"/>
          <w:sz w:val="24"/>
          <w:szCs w:val="24"/>
          <w14:ligatures w14:val="standardContextual"/>
        </w:rPr>
      </w:pPr>
      <w:ins w:id="26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ins>
      <w:r>
        <w:rPr>
          <w:noProof/>
          <w:webHidden/>
        </w:rPr>
      </w:r>
      <w:r>
        <w:rPr>
          <w:noProof/>
          <w:webHidden/>
        </w:rPr>
        <w:fldChar w:fldCharType="separate"/>
      </w:r>
      <w:ins w:id="264" w:author="Gavin Rawson" w:date="2024-07-17T10:16:00Z" w16du:dateUtc="2024-07-17T09:16:00Z">
        <w:r w:rsidR="00B048D0">
          <w:rPr>
            <w:noProof/>
            <w:webHidden/>
          </w:rPr>
          <w:t>68</w:t>
        </w:r>
      </w:ins>
      <w:ins w:id="265" w:author="Gavin Rawson" w:date="2024-07-17T08:55:00Z" w16du:dateUtc="2024-07-17T07:55:00Z">
        <w:r>
          <w:rPr>
            <w:noProof/>
            <w:webHidden/>
          </w:rPr>
          <w:fldChar w:fldCharType="end"/>
        </w:r>
        <w:r w:rsidRPr="008A1F7D">
          <w:rPr>
            <w:rStyle w:val="Hyperlink"/>
            <w:noProof/>
          </w:rPr>
          <w:fldChar w:fldCharType="end"/>
        </w:r>
      </w:ins>
    </w:p>
    <w:p w14:paraId="1F16A302" w14:textId="748EB61B" w:rsidR="003A2150" w:rsidRDefault="003A2150">
      <w:pPr>
        <w:pStyle w:val="TOC2"/>
        <w:rPr>
          <w:ins w:id="266" w:author="Gavin Rawson" w:date="2024-07-17T08:55:00Z" w16du:dateUtc="2024-07-17T07:55:00Z"/>
          <w:rFonts w:asciiTheme="minorHAnsi" w:eastAsiaTheme="minorEastAsia" w:hAnsiTheme="minorHAnsi" w:cstheme="minorBidi"/>
          <w:kern w:val="2"/>
          <w:sz w:val="24"/>
          <w:szCs w:val="24"/>
          <w14:ligatures w14:val="standardContextual"/>
        </w:rPr>
      </w:pPr>
      <w:ins w:id="26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ins>
      <w:r>
        <w:rPr>
          <w:webHidden/>
        </w:rPr>
      </w:r>
      <w:r>
        <w:rPr>
          <w:webHidden/>
        </w:rPr>
        <w:fldChar w:fldCharType="separate"/>
      </w:r>
      <w:ins w:id="268" w:author="Gavin Rawson" w:date="2024-07-17T10:16:00Z" w16du:dateUtc="2024-07-17T09:16:00Z">
        <w:r w:rsidR="00B048D0">
          <w:rPr>
            <w:webHidden/>
          </w:rPr>
          <w:t>70</w:t>
        </w:r>
      </w:ins>
      <w:ins w:id="269" w:author="Gavin Rawson" w:date="2024-07-17T08:55:00Z" w16du:dateUtc="2024-07-17T07:55:00Z">
        <w:r>
          <w:rPr>
            <w:webHidden/>
          </w:rPr>
          <w:fldChar w:fldCharType="end"/>
        </w:r>
        <w:r w:rsidRPr="008A1F7D">
          <w:rPr>
            <w:rStyle w:val="Hyperlink"/>
          </w:rPr>
          <w:fldChar w:fldCharType="end"/>
        </w:r>
      </w:ins>
    </w:p>
    <w:p w14:paraId="4278588C" w14:textId="1F104DD7" w:rsidR="003A2150" w:rsidRDefault="003A2150">
      <w:pPr>
        <w:pStyle w:val="TOC1"/>
        <w:rPr>
          <w:ins w:id="270" w:author="Gavin Rawson" w:date="2024-07-17T08:55:00Z" w16du:dateUtc="2024-07-17T07:55:00Z"/>
          <w:rFonts w:asciiTheme="minorHAnsi" w:eastAsiaTheme="minorEastAsia" w:hAnsiTheme="minorHAnsi" w:cstheme="minorBidi"/>
          <w:bCs w:val="0"/>
          <w:kern w:val="2"/>
          <w:sz w:val="24"/>
          <w:szCs w:val="24"/>
          <w14:ligatures w14:val="standardContextual"/>
        </w:rPr>
      </w:pPr>
      <w:ins w:id="27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ins>
      <w:r>
        <w:rPr>
          <w:webHidden/>
        </w:rPr>
      </w:r>
      <w:r>
        <w:rPr>
          <w:webHidden/>
        </w:rPr>
        <w:fldChar w:fldCharType="separate"/>
      </w:r>
      <w:ins w:id="272" w:author="Gavin Rawson" w:date="2024-07-17T10:16:00Z" w16du:dateUtc="2024-07-17T09:16:00Z">
        <w:r w:rsidR="00B048D0">
          <w:rPr>
            <w:webHidden/>
          </w:rPr>
          <w:t>71</w:t>
        </w:r>
      </w:ins>
      <w:ins w:id="273" w:author="Gavin Rawson" w:date="2024-07-17T08:55:00Z" w16du:dateUtc="2024-07-17T07:55:00Z">
        <w:r>
          <w:rPr>
            <w:webHidden/>
          </w:rPr>
          <w:fldChar w:fldCharType="end"/>
        </w:r>
        <w:r w:rsidRPr="008A1F7D">
          <w:rPr>
            <w:rStyle w:val="Hyperlink"/>
          </w:rPr>
          <w:fldChar w:fldCharType="end"/>
        </w:r>
      </w:ins>
    </w:p>
    <w:p w14:paraId="1DE9BE04" w14:textId="08ECEC69" w:rsidR="003A2150" w:rsidRDefault="003A2150">
      <w:pPr>
        <w:pStyle w:val="TOC2"/>
        <w:rPr>
          <w:ins w:id="274" w:author="Gavin Rawson" w:date="2024-07-17T08:55:00Z" w16du:dateUtc="2024-07-17T07:55:00Z"/>
          <w:rFonts w:asciiTheme="minorHAnsi" w:eastAsiaTheme="minorEastAsia" w:hAnsiTheme="minorHAnsi" w:cstheme="minorBidi"/>
          <w:kern w:val="2"/>
          <w:sz w:val="24"/>
          <w:szCs w:val="24"/>
          <w14:ligatures w14:val="standardContextual"/>
        </w:rPr>
      </w:pPr>
      <w:ins w:id="27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ins>
      <w:r>
        <w:rPr>
          <w:webHidden/>
        </w:rPr>
      </w:r>
      <w:r>
        <w:rPr>
          <w:webHidden/>
        </w:rPr>
        <w:fldChar w:fldCharType="separate"/>
      </w:r>
      <w:ins w:id="276" w:author="Gavin Rawson" w:date="2024-07-17T10:16:00Z" w16du:dateUtc="2024-07-17T09:16:00Z">
        <w:r w:rsidR="00B048D0">
          <w:rPr>
            <w:webHidden/>
          </w:rPr>
          <w:t>71</w:t>
        </w:r>
      </w:ins>
      <w:ins w:id="277" w:author="Gavin Rawson" w:date="2024-07-17T08:55:00Z" w16du:dateUtc="2024-07-17T07:55:00Z">
        <w:r>
          <w:rPr>
            <w:webHidden/>
          </w:rPr>
          <w:fldChar w:fldCharType="end"/>
        </w:r>
        <w:r w:rsidRPr="008A1F7D">
          <w:rPr>
            <w:rStyle w:val="Hyperlink"/>
          </w:rPr>
          <w:fldChar w:fldCharType="end"/>
        </w:r>
      </w:ins>
    </w:p>
    <w:p w14:paraId="2B2B5A0C" w14:textId="2ED511AF" w:rsidR="003A2150" w:rsidRDefault="003A2150">
      <w:pPr>
        <w:pStyle w:val="TOC2"/>
        <w:rPr>
          <w:ins w:id="278" w:author="Gavin Rawson" w:date="2024-07-17T08:55:00Z" w16du:dateUtc="2024-07-17T07:55:00Z"/>
          <w:rFonts w:asciiTheme="minorHAnsi" w:eastAsiaTheme="minorEastAsia" w:hAnsiTheme="minorHAnsi" w:cstheme="minorBidi"/>
          <w:kern w:val="2"/>
          <w:sz w:val="24"/>
          <w:szCs w:val="24"/>
          <w14:ligatures w14:val="standardContextual"/>
        </w:rPr>
      </w:pPr>
      <w:ins w:id="27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ins>
      <w:r>
        <w:rPr>
          <w:webHidden/>
        </w:rPr>
      </w:r>
      <w:r>
        <w:rPr>
          <w:webHidden/>
        </w:rPr>
        <w:fldChar w:fldCharType="separate"/>
      </w:r>
      <w:ins w:id="280" w:author="Gavin Rawson" w:date="2024-07-17T10:16:00Z" w16du:dateUtc="2024-07-17T09:16:00Z">
        <w:r w:rsidR="00B048D0">
          <w:rPr>
            <w:webHidden/>
          </w:rPr>
          <w:t>73</w:t>
        </w:r>
      </w:ins>
      <w:ins w:id="281" w:author="Gavin Rawson" w:date="2024-07-17T08:55:00Z" w16du:dateUtc="2024-07-17T07:55:00Z">
        <w:r>
          <w:rPr>
            <w:webHidden/>
          </w:rPr>
          <w:fldChar w:fldCharType="end"/>
        </w:r>
        <w:r w:rsidRPr="008A1F7D">
          <w:rPr>
            <w:rStyle w:val="Hyperlink"/>
          </w:rPr>
          <w:fldChar w:fldCharType="end"/>
        </w:r>
      </w:ins>
    </w:p>
    <w:p w14:paraId="392A59D9" w14:textId="0396BB1C" w:rsidR="003A2150" w:rsidRDefault="003A2150">
      <w:pPr>
        <w:pStyle w:val="TOC2"/>
        <w:rPr>
          <w:ins w:id="282" w:author="Gavin Rawson" w:date="2024-07-17T08:55:00Z" w16du:dateUtc="2024-07-17T07:55:00Z"/>
          <w:rFonts w:asciiTheme="minorHAnsi" w:eastAsiaTheme="minorEastAsia" w:hAnsiTheme="minorHAnsi" w:cstheme="minorBidi"/>
          <w:kern w:val="2"/>
          <w:sz w:val="24"/>
          <w:szCs w:val="24"/>
          <w14:ligatures w14:val="standardContextual"/>
        </w:rPr>
      </w:pPr>
      <w:ins w:id="28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ins>
      <w:r>
        <w:rPr>
          <w:webHidden/>
        </w:rPr>
      </w:r>
      <w:r>
        <w:rPr>
          <w:webHidden/>
        </w:rPr>
        <w:fldChar w:fldCharType="separate"/>
      </w:r>
      <w:ins w:id="284" w:author="Gavin Rawson" w:date="2024-07-17T10:16:00Z" w16du:dateUtc="2024-07-17T09:16:00Z">
        <w:r w:rsidR="00B048D0">
          <w:rPr>
            <w:webHidden/>
          </w:rPr>
          <w:t>73</w:t>
        </w:r>
      </w:ins>
      <w:ins w:id="285" w:author="Gavin Rawson" w:date="2024-07-17T08:55:00Z" w16du:dateUtc="2024-07-17T07:55:00Z">
        <w:r>
          <w:rPr>
            <w:webHidden/>
          </w:rPr>
          <w:fldChar w:fldCharType="end"/>
        </w:r>
        <w:r w:rsidRPr="008A1F7D">
          <w:rPr>
            <w:rStyle w:val="Hyperlink"/>
          </w:rPr>
          <w:fldChar w:fldCharType="end"/>
        </w:r>
      </w:ins>
    </w:p>
    <w:p w14:paraId="28C5AB5B" w14:textId="128900A4" w:rsidR="003A2150" w:rsidRDefault="003A2150">
      <w:pPr>
        <w:pStyle w:val="TOC1"/>
        <w:rPr>
          <w:ins w:id="286" w:author="Gavin Rawson" w:date="2024-07-17T08:55:00Z" w16du:dateUtc="2024-07-17T07:55:00Z"/>
          <w:rFonts w:asciiTheme="minorHAnsi" w:eastAsiaTheme="minorEastAsia" w:hAnsiTheme="minorHAnsi" w:cstheme="minorBidi"/>
          <w:bCs w:val="0"/>
          <w:kern w:val="2"/>
          <w:sz w:val="24"/>
          <w:szCs w:val="24"/>
          <w14:ligatures w14:val="standardContextual"/>
        </w:rPr>
      </w:pPr>
      <w:ins w:id="28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ins>
      <w:r>
        <w:rPr>
          <w:webHidden/>
        </w:rPr>
      </w:r>
      <w:r>
        <w:rPr>
          <w:webHidden/>
        </w:rPr>
        <w:fldChar w:fldCharType="separate"/>
      </w:r>
      <w:ins w:id="288" w:author="Gavin Rawson" w:date="2024-07-17T10:16:00Z" w16du:dateUtc="2024-07-17T09:16:00Z">
        <w:r w:rsidR="00B048D0">
          <w:rPr>
            <w:webHidden/>
          </w:rPr>
          <w:t>75</w:t>
        </w:r>
      </w:ins>
      <w:ins w:id="289" w:author="Gavin Rawson" w:date="2024-07-17T08:55:00Z" w16du:dateUtc="2024-07-17T07:55:00Z">
        <w:r>
          <w:rPr>
            <w:webHidden/>
          </w:rPr>
          <w:fldChar w:fldCharType="end"/>
        </w:r>
        <w:r w:rsidRPr="008A1F7D">
          <w:rPr>
            <w:rStyle w:val="Hyperlink"/>
          </w:rPr>
          <w:fldChar w:fldCharType="end"/>
        </w:r>
      </w:ins>
    </w:p>
    <w:p w14:paraId="424B8D83" w14:textId="3438C44D" w:rsidR="003A2150" w:rsidRDefault="003A2150">
      <w:pPr>
        <w:pStyle w:val="TOC1"/>
        <w:rPr>
          <w:ins w:id="290" w:author="Gavin Rawson" w:date="2024-07-17T08:55:00Z" w16du:dateUtc="2024-07-17T07:55:00Z"/>
          <w:rFonts w:asciiTheme="minorHAnsi" w:eastAsiaTheme="minorEastAsia" w:hAnsiTheme="minorHAnsi" w:cstheme="minorBidi"/>
          <w:bCs w:val="0"/>
          <w:kern w:val="2"/>
          <w:sz w:val="24"/>
          <w:szCs w:val="24"/>
          <w14:ligatures w14:val="standardContextual"/>
        </w:rPr>
      </w:pPr>
      <w:ins w:id="29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ins>
      <w:r>
        <w:rPr>
          <w:webHidden/>
        </w:rPr>
      </w:r>
      <w:r>
        <w:rPr>
          <w:webHidden/>
        </w:rPr>
        <w:fldChar w:fldCharType="separate"/>
      </w:r>
      <w:ins w:id="292" w:author="Gavin Rawson" w:date="2024-07-17T10:16:00Z" w16du:dateUtc="2024-07-17T09:16:00Z">
        <w:r w:rsidR="00B048D0">
          <w:rPr>
            <w:webHidden/>
          </w:rPr>
          <w:t>77</w:t>
        </w:r>
      </w:ins>
      <w:ins w:id="293" w:author="Gavin Rawson" w:date="2024-07-17T08:55:00Z" w16du:dateUtc="2024-07-17T07:55:00Z">
        <w:r>
          <w:rPr>
            <w:webHidden/>
          </w:rPr>
          <w:fldChar w:fldCharType="end"/>
        </w:r>
        <w:r w:rsidRPr="008A1F7D">
          <w:rPr>
            <w:rStyle w:val="Hyperlink"/>
          </w:rPr>
          <w:fldChar w:fldCharType="end"/>
        </w:r>
      </w:ins>
    </w:p>
    <w:p w14:paraId="6780B10E" w14:textId="340BDA40" w:rsidR="003A2150" w:rsidRDefault="003A2150">
      <w:pPr>
        <w:pStyle w:val="TOC2"/>
        <w:rPr>
          <w:ins w:id="294" w:author="Gavin Rawson" w:date="2024-07-17T08:55:00Z" w16du:dateUtc="2024-07-17T07:55:00Z"/>
          <w:rFonts w:asciiTheme="minorHAnsi" w:eastAsiaTheme="minorEastAsia" w:hAnsiTheme="minorHAnsi" w:cstheme="minorBidi"/>
          <w:kern w:val="2"/>
          <w:sz w:val="24"/>
          <w:szCs w:val="24"/>
          <w14:ligatures w14:val="standardContextual"/>
        </w:rPr>
      </w:pPr>
      <w:ins w:id="29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ins>
      <w:r>
        <w:rPr>
          <w:webHidden/>
        </w:rPr>
      </w:r>
      <w:r>
        <w:rPr>
          <w:webHidden/>
        </w:rPr>
        <w:fldChar w:fldCharType="separate"/>
      </w:r>
      <w:ins w:id="296" w:author="Gavin Rawson" w:date="2024-07-17T10:16:00Z" w16du:dateUtc="2024-07-17T09:16:00Z">
        <w:r w:rsidR="00B048D0">
          <w:rPr>
            <w:webHidden/>
          </w:rPr>
          <w:t>77</w:t>
        </w:r>
      </w:ins>
      <w:ins w:id="297" w:author="Gavin Rawson" w:date="2024-07-17T08:55:00Z" w16du:dateUtc="2024-07-17T07:55:00Z">
        <w:r>
          <w:rPr>
            <w:webHidden/>
          </w:rPr>
          <w:fldChar w:fldCharType="end"/>
        </w:r>
        <w:r w:rsidRPr="008A1F7D">
          <w:rPr>
            <w:rStyle w:val="Hyperlink"/>
          </w:rPr>
          <w:fldChar w:fldCharType="end"/>
        </w:r>
      </w:ins>
    </w:p>
    <w:p w14:paraId="4F155774" w14:textId="05DF58D7" w:rsidR="003A2150" w:rsidRDefault="003A2150">
      <w:pPr>
        <w:pStyle w:val="TOC1"/>
        <w:rPr>
          <w:ins w:id="298" w:author="Gavin Rawson" w:date="2024-07-17T08:55:00Z" w16du:dateUtc="2024-07-17T07:55:00Z"/>
          <w:rFonts w:asciiTheme="minorHAnsi" w:eastAsiaTheme="minorEastAsia" w:hAnsiTheme="minorHAnsi" w:cstheme="minorBidi"/>
          <w:bCs w:val="0"/>
          <w:kern w:val="2"/>
          <w:sz w:val="24"/>
          <w:szCs w:val="24"/>
          <w14:ligatures w14:val="standardContextual"/>
        </w:rPr>
      </w:pPr>
      <w:ins w:id="29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ins>
      <w:r>
        <w:rPr>
          <w:webHidden/>
        </w:rPr>
      </w:r>
      <w:r>
        <w:rPr>
          <w:webHidden/>
        </w:rPr>
        <w:fldChar w:fldCharType="separate"/>
      </w:r>
      <w:ins w:id="300" w:author="Gavin Rawson" w:date="2024-07-17T10:16:00Z" w16du:dateUtc="2024-07-17T09:16:00Z">
        <w:r w:rsidR="00B048D0">
          <w:rPr>
            <w:webHidden/>
          </w:rPr>
          <w:t>79</w:t>
        </w:r>
      </w:ins>
      <w:ins w:id="301" w:author="Gavin Rawson" w:date="2024-07-17T08:55:00Z" w16du:dateUtc="2024-07-17T07:55:00Z">
        <w:r>
          <w:rPr>
            <w:webHidden/>
          </w:rPr>
          <w:fldChar w:fldCharType="end"/>
        </w:r>
        <w:r w:rsidRPr="008A1F7D">
          <w:rPr>
            <w:rStyle w:val="Hyperlink"/>
          </w:rPr>
          <w:fldChar w:fldCharType="end"/>
        </w:r>
      </w:ins>
    </w:p>
    <w:p w14:paraId="00C8D02A" w14:textId="4E937253" w:rsidR="003A2150" w:rsidRDefault="003A2150">
      <w:pPr>
        <w:pStyle w:val="TOC2"/>
        <w:rPr>
          <w:ins w:id="302" w:author="Gavin Rawson" w:date="2024-07-17T08:55:00Z" w16du:dateUtc="2024-07-17T07:55:00Z"/>
          <w:rFonts w:asciiTheme="minorHAnsi" w:eastAsiaTheme="minorEastAsia" w:hAnsiTheme="minorHAnsi" w:cstheme="minorBidi"/>
          <w:kern w:val="2"/>
          <w:sz w:val="24"/>
          <w:szCs w:val="24"/>
          <w14:ligatures w14:val="standardContextual"/>
        </w:rPr>
      </w:pPr>
      <w:ins w:id="30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ins>
      <w:r>
        <w:rPr>
          <w:webHidden/>
        </w:rPr>
      </w:r>
      <w:r>
        <w:rPr>
          <w:webHidden/>
        </w:rPr>
        <w:fldChar w:fldCharType="separate"/>
      </w:r>
      <w:ins w:id="304" w:author="Gavin Rawson" w:date="2024-07-17T10:16:00Z" w16du:dateUtc="2024-07-17T09:16:00Z">
        <w:r w:rsidR="00B048D0">
          <w:rPr>
            <w:webHidden/>
          </w:rPr>
          <w:t>79</w:t>
        </w:r>
      </w:ins>
      <w:ins w:id="305" w:author="Gavin Rawson" w:date="2024-07-17T08:55:00Z" w16du:dateUtc="2024-07-17T07:55:00Z">
        <w:r>
          <w:rPr>
            <w:webHidden/>
          </w:rPr>
          <w:fldChar w:fldCharType="end"/>
        </w:r>
        <w:r w:rsidRPr="008A1F7D">
          <w:rPr>
            <w:rStyle w:val="Hyperlink"/>
          </w:rPr>
          <w:fldChar w:fldCharType="end"/>
        </w:r>
      </w:ins>
    </w:p>
    <w:p w14:paraId="32E698A0" w14:textId="50CD75EF" w:rsidR="003A2150" w:rsidRDefault="003A2150">
      <w:pPr>
        <w:pStyle w:val="TOC3"/>
        <w:rPr>
          <w:ins w:id="306" w:author="Gavin Rawson" w:date="2024-07-17T08:55:00Z" w16du:dateUtc="2024-07-17T07:55:00Z"/>
          <w:rFonts w:asciiTheme="minorHAnsi" w:eastAsiaTheme="minorEastAsia" w:hAnsiTheme="minorHAnsi" w:cstheme="minorBidi"/>
          <w:noProof/>
          <w:kern w:val="2"/>
          <w:sz w:val="24"/>
          <w:szCs w:val="24"/>
          <w14:ligatures w14:val="standardContextual"/>
        </w:rPr>
      </w:pPr>
      <w:ins w:id="30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ins>
      <w:r>
        <w:rPr>
          <w:noProof/>
          <w:webHidden/>
        </w:rPr>
      </w:r>
      <w:r>
        <w:rPr>
          <w:noProof/>
          <w:webHidden/>
        </w:rPr>
        <w:fldChar w:fldCharType="separate"/>
      </w:r>
      <w:ins w:id="308" w:author="Gavin Rawson" w:date="2024-07-17T10:16:00Z" w16du:dateUtc="2024-07-17T09:16:00Z">
        <w:r w:rsidR="00B048D0">
          <w:rPr>
            <w:noProof/>
            <w:webHidden/>
          </w:rPr>
          <w:t>79</w:t>
        </w:r>
      </w:ins>
      <w:ins w:id="309" w:author="Gavin Rawson" w:date="2024-07-17T08:55:00Z" w16du:dateUtc="2024-07-17T07:55:00Z">
        <w:r>
          <w:rPr>
            <w:noProof/>
            <w:webHidden/>
          </w:rPr>
          <w:fldChar w:fldCharType="end"/>
        </w:r>
        <w:r w:rsidRPr="008A1F7D">
          <w:rPr>
            <w:rStyle w:val="Hyperlink"/>
            <w:noProof/>
          </w:rPr>
          <w:fldChar w:fldCharType="end"/>
        </w:r>
      </w:ins>
    </w:p>
    <w:p w14:paraId="537A02E6" w14:textId="21E43D5F" w:rsidR="003A2150" w:rsidRDefault="003A2150">
      <w:pPr>
        <w:pStyle w:val="TOC3"/>
        <w:rPr>
          <w:ins w:id="310" w:author="Gavin Rawson" w:date="2024-07-17T08:55:00Z" w16du:dateUtc="2024-07-17T07:55:00Z"/>
          <w:rFonts w:asciiTheme="minorHAnsi" w:eastAsiaTheme="minorEastAsia" w:hAnsiTheme="minorHAnsi" w:cstheme="minorBidi"/>
          <w:noProof/>
          <w:kern w:val="2"/>
          <w:sz w:val="24"/>
          <w:szCs w:val="24"/>
          <w14:ligatures w14:val="standardContextual"/>
        </w:rPr>
      </w:pPr>
      <w:ins w:id="311"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ins>
      <w:r>
        <w:rPr>
          <w:noProof/>
          <w:webHidden/>
        </w:rPr>
      </w:r>
      <w:r>
        <w:rPr>
          <w:noProof/>
          <w:webHidden/>
        </w:rPr>
        <w:fldChar w:fldCharType="separate"/>
      </w:r>
      <w:ins w:id="312" w:author="Gavin Rawson" w:date="2024-07-17T10:16:00Z" w16du:dateUtc="2024-07-17T09:16:00Z">
        <w:r w:rsidR="00B048D0">
          <w:rPr>
            <w:noProof/>
            <w:webHidden/>
          </w:rPr>
          <w:t>79</w:t>
        </w:r>
      </w:ins>
      <w:ins w:id="313" w:author="Gavin Rawson" w:date="2024-07-17T08:55:00Z" w16du:dateUtc="2024-07-17T07:55:00Z">
        <w:r>
          <w:rPr>
            <w:noProof/>
            <w:webHidden/>
          </w:rPr>
          <w:fldChar w:fldCharType="end"/>
        </w:r>
        <w:r w:rsidRPr="008A1F7D">
          <w:rPr>
            <w:rStyle w:val="Hyperlink"/>
            <w:noProof/>
          </w:rPr>
          <w:fldChar w:fldCharType="end"/>
        </w:r>
      </w:ins>
    </w:p>
    <w:p w14:paraId="0ACE0F8E" w14:textId="14816A46" w:rsidR="003A2150" w:rsidRDefault="003A2150">
      <w:pPr>
        <w:pStyle w:val="TOC3"/>
        <w:rPr>
          <w:ins w:id="314" w:author="Gavin Rawson" w:date="2024-07-17T08:55:00Z" w16du:dateUtc="2024-07-17T07:55:00Z"/>
          <w:rFonts w:asciiTheme="minorHAnsi" w:eastAsiaTheme="minorEastAsia" w:hAnsiTheme="minorHAnsi" w:cstheme="minorBidi"/>
          <w:noProof/>
          <w:kern w:val="2"/>
          <w:sz w:val="24"/>
          <w:szCs w:val="24"/>
          <w14:ligatures w14:val="standardContextual"/>
        </w:rPr>
      </w:pPr>
      <w:ins w:id="315"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ins>
      <w:r>
        <w:rPr>
          <w:noProof/>
          <w:webHidden/>
        </w:rPr>
      </w:r>
      <w:r>
        <w:rPr>
          <w:noProof/>
          <w:webHidden/>
        </w:rPr>
        <w:fldChar w:fldCharType="separate"/>
      </w:r>
      <w:ins w:id="316" w:author="Gavin Rawson" w:date="2024-07-17T10:16:00Z" w16du:dateUtc="2024-07-17T09:16:00Z">
        <w:r w:rsidR="00B048D0">
          <w:rPr>
            <w:noProof/>
            <w:webHidden/>
          </w:rPr>
          <w:t>79</w:t>
        </w:r>
      </w:ins>
      <w:ins w:id="317" w:author="Gavin Rawson" w:date="2024-07-17T08:55:00Z" w16du:dateUtc="2024-07-17T07:55:00Z">
        <w:r>
          <w:rPr>
            <w:noProof/>
            <w:webHidden/>
          </w:rPr>
          <w:fldChar w:fldCharType="end"/>
        </w:r>
        <w:r w:rsidRPr="008A1F7D">
          <w:rPr>
            <w:rStyle w:val="Hyperlink"/>
            <w:noProof/>
          </w:rPr>
          <w:fldChar w:fldCharType="end"/>
        </w:r>
      </w:ins>
    </w:p>
    <w:p w14:paraId="1E377C3A" w14:textId="200FEF25" w:rsidR="003A2150" w:rsidRDefault="003A2150">
      <w:pPr>
        <w:pStyle w:val="TOC2"/>
        <w:rPr>
          <w:ins w:id="318" w:author="Gavin Rawson" w:date="2024-07-17T08:55:00Z" w16du:dateUtc="2024-07-17T07:55:00Z"/>
          <w:rFonts w:asciiTheme="minorHAnsi" w:eastAsiaTheme="minorEastAsia" w:hAnsiTheme="minorHAnsi" w:cstheme="minorBidi"/>
          <w:kern w:val="2"/>
          <w:sz w:val="24"/>
          <w:szCs w:val="24"/>
          <w14:ligatures w14:val="standardContextual"/>
        </w:rPr>
      </w:pPr>
      <w:ins w:id="319" w:author="Gavin Rawson" w:date="2024-07-17T08:55:00Z" w16du:dateUtc="2024-07-17T07:55:00Z">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ins>
      <w:r>
        <w:rPr>
          <w:webHidden/>
        </w:rPr>
      </w:r>
      <w:r>
        <w:rPr>
          <w:webHidden/>
        </w:rPr>
        <w:fldChar w:fldCharType="separate"/>
      </w:r>
      <w:ins w:id="320" w:author="Gavin Rawson" w:date="2024-07-17T10:16:00Z" w16du:dateUtc="2024-07-17T09:16:00Z">
        <w:r w:rsidR="00B048D0">
          <w:rPr>
            <w:webHidden/>
          </w:rPr>
          <w:t>79</w:t>
        </w:r>
      </w:ins>
      <w:ins w:id="321" w:author="Gavin Rawson" w:date="2024-07-17T08:55:00Z" w16du:dateUtc="2024-07-17T07:55:00Z">
        <w:r>
          <w:rPr>
            <w:webHidden/>
          </w:rPr>
          <w:fldChar w:fldCharType="end"/>
        </w:r>
        <w:r w:rsidRPr="008A1F7D">
          <w:rPr>
            <w:rStyle w:val="Hyperlink"/>
          </w:rPr>
          <w:fldChar w:fldCharType="end"/>
        </w:r>
      </w:ins>
    </w:p>
    <w:p w14:paraId="51A5750A" w14:textId="671CB47D" w:rsidR="003A2150" w:rsidRDefault="003A2150">
      <w:pPr>
        <w:pStyle w:val="TOC3"/>
        <w:rPr>
          <w:ins w:id="322" w:author="Gavin Rawson" w:date="2024-07-17T08:55:00Z" w16du:dateUtc="2024-07-17T07:55:00Z"/>
          <w:rFonts w:asciiTheme="minorHAnsi" w:eastAsiaTheme="minorEastAsia" w:hAnsiTheme="minorHAnsi" w:cstheme="minorBidi"/>
          <w:noProof/>
          <w:kern w:val="2"/>
          <w:sz w:val="24"/>
          <w:szCs w:val="24"/>
          <w14:ligatures w14:val="standardContextual"/>
        </w:rPr>
      </w:pPr>
      <w:ins w:id="323"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ins>
      <w:r>
        <w:rPr>
          <w:noProof/>
          <w:webHidden/>
        </w:rPr>
      </w:r>
      <w:r>
        <w:rPr>
          <w:noProof/>
          <w:webHidden/>
        </w:rPr>
        <w:fldChar w:fldCharType="separate"/>
      </w:r>
      <w:ins w:id="324" w:author="Gavin Rawson" w:date="2024-07-17T10:16:00Z" w16du:dateUtc="2024-07-17T09:16:00Z">
        <w:r w:rsidR="00B048D0">
          <w:rPr>
            <w:noProof/>
            <w:webHidden/>
          </w:rPr>
          <w:t>79</w:t>
        </w:r>
      </w:ins>
      <w:ins w:id="325" w:author="Gavin Rawson" w:date="2024-07-17T08:55:00Z" w16du:dateUtc="2024-07-17T07:55:00Z">
        <w:r>
          <w:rPr>
            <w:noProof/>
            <w:webHidden/>
          </w:rPr>
          <w:fldChar w:fldCharType="end"/>
        </w:r>
        <w:r w:rsidRPr="008A1F7D">
          <w:rPr>
            <w:rStyle w:val="Hyperlink"/>
            <w:noProof/>
          </w:rPr>
          <w:fldChar w:fldCharType="end"/>
        </w:r>
      </w:ins>
    </w:p>
    <w:p w14:paraId="5387F4C5" w14:textId="1C1FEFA0" w:rsidR="003A2150" w:rsidRDefault="003A2150">
      <w:pPr>
        <w:pStyle w:val="TOC3"/>
        <w:rPr>
          <w:ins w:id="326" w:author="Gavin Rawson" w:date="2024-07-17T08:55:00Z" w16du:dateUtc="2024-07-17T07:55:00Z"/>
          <w:rFonts w:asciiTheme="minorHAnsi" w:eastAsiaTheme="minorEastAsia" w:hAnsiTheme="minorHAnsi" w:cstheme="minorBidi"/>
          <w:noProof/>
          <w:kern w:val="2"/>
          <w:sz w:val="24"/>
          <w:szCs w:val="24"/>
          <w14:ligatures w14:val="standardContextual"/>
        </w:rPr>
      </w:pPr>
      <w:ins w:id="327"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ins>
      <w:r>
        <w:rPr>
          <w:noProof/>
          <w:webHidden/>
        </w:rPr>
      </w:r>
      <w:r>
        <w:rPr>
          <w:noProof/>
          <w:webHidden/>
        </w:rPr>
        <w:fldChar w:fldCharType="separate"/>
      </w:r>
      <w:ins w:id="328" w:author="Gavin Rawson" w:date="2024-07-17T10:16:00Z" w16du:dateUtc="2024-07-17T09:16:00Z">
        <w:r w:rsidR="00B048D0">
          <w:rPr>
            <w:noProof/>
            <w:webHidden/>
          </w:rPr>
          <w:t>79</w:t>
        </w:r>
      </w:ins>
      <w:ins w:id="329" w:author="Gavin Rawson" w:date="2024-07-17T08:55:00Z" w16du:dateUtc="2024-07-17T07:55:00Z">
        <w:r>
          <w:rPr>
            <w:noProof/>
            <w:webHidden/>
          </w:rPr>
          <w:fldChar w:fldCharType="end"/>
        </w:r>
        <w:r w:rsidRPr="008A1F7D">
          <w:rPr>
            <w:rStyle w:val="Hyperlink"/>
            <w:noProof/>
          </w:rPr>
          <w:fldChar w:fldCharType="end"/>
        </w:r>
      </w:ins>
    </w:p>
    <w:p w14:paraId="21C6183D" w14:textId="65B84270" w:rsidR="003A2150" w:rsidRDefault="003A2150">
      <w:pPr>
        <w:pStyle w:val="TOC1"/>
        <w:rPr>
          <w:ins w:id="330" w:author="Gavin Rawson" w:date="2024-07-17T08:55:00Z" w16du:dateUtc="2024-07-17T07:55:00Z"/>
          <w:rFonts w:asciiTheme="minorHAnsi" w:eastAsiaTheme="minorEastAsia" w:hAnsiTheme="minorHAnsi" w:cstheme="minorBidi"/>
          <w:bCs w:val="0"/>
          <w:kern w:val="2"/>
          <w:sz w:val="24"/>
          <w:szCs w:val="24"/>
          <w14:ligatures w14:val="standardContextual"/>
        </w:rPr>
      </w:pPr>
      <w:ins w:id="33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ins>
      <w:r>
        <w:rPr>
          <w:webHidden/>
        </w:rPr>
      </w:r>
      <w:r>
        <w:rPr>
          <w:webHidden/>
        </w:rPr>
        <w:fldChar w:fldCharType="separate"/>
      </w:r>
      <w:ins w:id="332" w:author="Gavin Rawson" w:date="2024-07-17T10:16:00Z" w16du:dateUtc="2024-07-17T09:16:00Z">
        <w:r w:rsidR="00B048D0">
          <w:rPr>
            <w:webHidden/>
          </w:rPr>
          <w:t>81</w:t>
        </w:r>
      </w:ins>
      <w:ins w:id="333" w:author="Gavin Rawson" w:date="2024-07-17T08:55:00Z" w16du:dateUtc="2024-07-17T07:55:00Z">
        <w:r>
          <w:rPr>
            <w:webHidden/>
          </w:rPr>
          <w:fldChar w:fldCharType="end"/>
        </w:r>
        <w:r w:rsidRPr="008A1F7D">
          <w:rPr>
            <w:rStyle w:val="Hyperlink"/>
          </w:rPr>
          <w:fldChar w:fldCharType="end"/>
        </w:r>
      </w:ins>
    </w:p>
    <w:p w14:paraId="479C9A80" w14:textId="03C345C4" w:rsidR="003A2150" w:rsidRDefault="003A2150">
      <w:pPr>
        <w:pStyle w:val="TOC2"/>
        <w:rPr>
          <w:ins w:id="334" w:author="Gavin Rawson" w:date="2024-07-17T08:55:00Z" w16du:dateUtc="2024-07-17T07:55:00Z"/>
          <w:rFonts w:asciiTheme="minorHAnsi" w:eastAsiaTheme="minorEastAsia" w:hAnsiTheme="minorHAnsi" w:cstheme="minorBidi"/>
          <w:kern w:val="2"/>
          <w:sz w:val="24"/>
          <w:szCs w:val="24"/>
          <w14:ligatures w14:val="standardContextual"/>
        </w:rPr>
      </w:pPr>
      <w:ins w:id="33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ins>
      <w:r>
        <w:rPr>
          <w:webHidden/>
        </w:rPr>
      </w:r>
      <w:r>
        <w:rPr>
          <w:webHidden/>
        </w:rPr>
        <w:fldChar w:fldCharType="separate"/>
      </w:r>
      <w:ins w:id="336" w:author="Gavin Rawson" w:date="2024-07-17T10:16:00Z" w16du:dateUtc="2024-07-17T09:16:00Z">
        <w:r w:rsidR="00B048D0">
          <w:rPr>
            <w:webHidden/>
          </w:rPr>
          <w:t>81</w:t>
        </w:r>
      </w:ins>
      <w:ins w:id="337" w:author="Gavin Rawson" w:date="2024-07-17T08:55:00Z" w16du:dateUtc="2024-07-17T07:55:00Z">
        <w:r>
          <w:rPr>
            <w:webHidden/>
          </w:rPr>
          <w:fldChar w:fldCharType="end"/>
        </w:r>
        <w:r w:rsidRPr="008A1F7D">
          <w:rPr>
            <w:rStyle w:val="Hyperlink"/>
          </w:rPr>
          <w:fldChar w:fldCharType="end"/>
        </w:r>
      </w:ins>
    </w:p>
    <w:p w14:paraId="5DDFFF22" w14:textId="4F6F3220" w:rsidR="003A2150" w:rsidRDefault="003A2150">
      <w:pPr>
        <w:pStyle w:val="TOC2"/>
        <w:rPr>
          <w:ins w:id="338" w:author="Gavin Rawson" w:date="2024-07-17T08:55:00Z" w16du:dateUtc="2024-07-17T07:55:00Z"/>
          <w:rFonts w:asciiTheme="minorHAnsi" w:eastAsiaTheme="minorEastAsia" w:hAnsiTheme="minorHAnsi" w:cstheme="minorBidi"/>
          <w:kern w:val="2"/>
          <w:sz w:val="24"/>
          <w:szCs w:val="24"/>
          <w14:ligatures w14:val="standardContextual"/>
        </w:rPr>
      </w:pPr>
      <w:ins w:id="33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ins>
      <w:r>
        <w:rPr>
          <w:webHidden/>
        </w:rPr>
      </w:r>
      <w:r>
        <w:rPr>
          <w:webHidden/>
        </w:rPr>
        <w:fldChar w:fldCharType="separate"/>
      </w:r>
      <w:ins w:id="340" w:author="Gavin Rawson" w:date="2024-07-17T10:16:00Z" w16du:dateUtc="2024-07-17T09:16:00Z">
        <w:r w:rsidR="00B048D0">
          <w:rPr>
            <w:webHidden/>
          </w:rPr>
          <w:t>81</w:t>
        </w:r>
      </w:ins>
      <w:ins w:id="341" w:author="Gavin Rawson" w:date="2024-07-17T08:55:00Z" w16du:dateUtc="2024-07-17T07:55:00Z">
        <w:r>
          <w:rPr>
            <w:webHidden/>
          </w:rPr>
          <w:fldChar w:fldCharType="end"/>
        </w:r>
        <w:r w:rsidRPr="008A1F7D">
          <w:rPr>
            <w:rStyle w:val="Hyperlink"/>
          </w:rPr>
          <w:fldChar w:fldCharType="end"/>
        </w:r>
      </w:ins>
    </w:p>
    <w:p w14:paraId="754BA4FF" w14:textId="55EFBADD" w:rsidR="003A2150" w:rsidRDefault="003A2150">
      <w:pPr>
        <w:pStyle w:val="TOC1"/>
        <w:rPr>
          <w:ins w:id="342" w:author="Gavin Rawson" w:date="2024-07-17T08:55:00Z" w16du:dateUtc="2024-07-17T07:55:00Z"/>
          <w:rFonts w:asciiTheme="minorHAnsi" w:eastAsiaTheme="minorEastAsia" w:hAnsiTheme="minorHAnsi" w:cstheme="minorBidi"/>
          <w:bCs w:val="0"/>
          <w:kern w:val="2"/>
          <w:sz w:val="24"/>
          <w:szCs w:val="24"/>
          <w14:ligatures w14:val="standardContextual"/>
        </w:rPr>
      </w:pPr>
      <w:ins w:id="34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ins>
      <w:r>
        <w:rPr>
          <w:webHidden/>
        </w:rPr>
      </w:r>
      <w:r>
        <w:rPr>
          <w:webHidden/>
        </w:rPr>
        <w:fldChar w:fldCharType="separate"/>
      </w:r>
      <w:ins w:id="344" w:author="Gavin Rawson" w:date="2024-07-17T10:16:00Z" w16du:dateUtc="2024-07-17T09:16:00Z">
        <w:r w:rsidR="00B048D0">
          <w:rPr>
            <w:webHidden/>
          </w:rPr>
          <w:t>83</w:t>
        </w:r>
      </w:ins>
      <w:ins w:id="345" w:author="Gavin Rawson" w:date="2024-07-17T08:55:00Z" w16du:dateUtc="2024-07-17T07:55:00Z">
        <w:r>
          <w:rPr>
            <w:webHidden/>
          </w:rPr>
          <w:fldChar w:fldCharType="end"/>
        </w:r>
        <w:r w:rsidRPr="008A1F7D">
          <w:rPr>
            <w:rStyle w:val="Hyperlink"/>
          </w:rPr>
          <w:fldChar w:fldCharType="end"/>
        </w:r>
      </w:ins>
    </w:p>
    <w:p w14:paraId="7205CF2F" w14:textId="0A563155" w:rsidR="003A2150" w:rsidRDefault="003A2150">
      <w:pPr>
        <w:pStyle w:val="TOC1"/>
        <w:rPr>
          <w:ins w:id="346" w:author="Gavin Rawson" w:date="2024-07-17T08:55:00Z" w16du:dateUtc="2024-07-17T07:55:00Z"/>
          <w:rFonts w:asciiTheme="minorHAnsi" w:eastAsiaTheme="minorEastAsia" w:hAnsiTheme="minorHAnsi" w:cstheme="minorBidi"/>
          <w:bCs w:val="0"/>
          <w:kern w:val="2"/>
          <w:sz w:val="24"/>
          <w:szCs w:val="24"/>
          <w14:ligatures w14:val="standardContextual"/>
        </w:rPr>
      </w:pPr>
      <w:ins w:id="34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ins>
      <w:r>
        <w:rPr>
          <w:webHidden/>
        </w:rPr>
      </w:r>
      <w:r>
        <w:rPr>
          <w:webHidden/>
        </w:rPr>
        <w:fldChar w:fldCharType="separate"/>
      </w:r>
      <w:ins w:id="348" w:author="Gavin Rawson" w:date="2024-07-17T10:16:00Z" w16du:dateUtc="2024-07-17T09:16:00Z">
        <w:r w:rsidR="00B048D0">
          <w:rPr>
            <w:webHidden/>
          </w:rPr>
          <w:t>85</w:t>
        </w:r>
      </w:ins>
      <w:ins w:id="349" w:author="Gavin Rawson" w:date="2024-07-17T08:55:00Z" w16du:dateUtc="2024-07-17T07:55:00Z">
        <w:r>
          <w:rPr>
            <w:webHidden/>
          </w:rPr>
          <w:fldChar w:fldCharType="end"/>
        </w:r>
        <w:r w:rsidRPr="008A1F7D">
          <w:rPr>
            <w:rStyle w:val="Hyperlink"/>
          </w:rPr>
          <w:fldChar w:fldCharType="end"/>
        </w:r>
      </w:ins>
    </w:p>
    <w:p w14:paraId="63EA2459" w14:textId="0B0AC421" w:rsidR="003A2150" w:rsidRDefault="003A2150">
      <w:pPr>
        <w:pStyle w:val="TOC1"/>
        <w:rPr>
          <w:ins w:id="350" w:author="Gavin Rawson" w:date="2024-07-17T08:55:00Z" w16du:dateUtc="2024-07-17T07:55:00Z"/>
          <w:rFonts w:asciiTheme="minorHAnsi" w:eastAsiaTheme="minorEastAsia" w:hAnsiTheme="minorHAnsi" w:cstheme="minorBidi"/>
          <w:bCs w:val="0"/>
          <w:kern w:val="2"/>
          <w:sz w:val="24"/>
          <w:szCs w:val="24"/>
          <w14:ligatures w14:val="standardContextual"/>
        </w:rPr>
      </w:pPr>
      <w:ins w:id="35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ins>
      <w:r>
        <w:rPr>
          <w:webHidden/>
        </w:rPr>
      </w:r>
      <w:r>
        <w:rPr>
          <w:webHidden/>
        </w:rPr>
        <w:fldChar w:fldCharType="separate"/>
      </w:r>
      <w:ins w:id="352" w:author="Gavin Rawson" w:date="2024-07-17T10:16:00Z" w16du:dateUtc="2024-07-17T09:16:00Z">
        <w:r w:rsidR="00B048D0">
          <w:rPr>
            <w:webHidden/>
          </w:rPr>
          <w:t>86</w:t>
        </w:r>
      </w:ins>
      <w:ins w:id="353" w:author="Gavin Rawson" w:date="2024-07-17T08:55:00Z" w16du:dateUtc="2024-07-17T07:55:00Z">
        <w:r>
          <w:rPr>
            <w:webHidden/>
          </w:rPr>
          <w:fldChar w:fldCharType="end"/>
        </w:r>
        <w:r w:rsidRPr="008A1F7D">
          <w:rPr>
            <w:rStyle w:val="Hyperlink"/>
          </w:rPr>
          <w:fldChar w:fldCharType="end"/>
        </w:r>
      </w:ins>
    </w:p>
    <w:p w14:paraId="2881684A" w14:textId="678F8E86" w:rsidR="003A2150" w:rsidRDefault="003A2150">
      <w:pPr>
        <w:pStyle w:val="TOC1"/>
        <w:rPr>
          <w:ins w:id="354" w:author="Gavin Rawson" w:date="2024-07-17T08:55:00Z" w16du:dateUtc="2024-07-17T07:55:00Z"/>
          <w:rFonts w:asciiTheme="minorHAnsi" w:eastAsiaTheme="minorEastAsia" w:hAnsiTheme="minorHAnsi" w:cstheme="minorBidi"/>
          <w:bCs w:val="0"/>
          <w:kern w:val="2"/>
          <w:sz w:val="24"/>
          <w:szCs w:val="24"/>
          <w14:ligatures w14:val="standardContextual"/>
        </w:rPr>
      </w:pPr>
      <w:ins w:id="35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ins>
      <w:r>
        <w:rPr>
          <w:webHidden/>
        </w:rPr>
      </w:r>
      <w:r>
        <w:rPr>
          <w:webHidden/>
        </w:rPr>
        <w:fldChar w:fldCharType="separate"/>
      </w:r>
      <w:ins w:id="356" w:author="Gavin Rawson" w:date="2024-07-17T10:16:00Z" w16du:dateUtc="2024-07-17T09:16:00Z">
        <w:r w:rsidR="00B048D0">
          <w:rPr>
            <w:webHidden/>
          </w:rPr>
          <w:t>87</w:t>
        </w:r>
      </w:ins>
      <w:ins w:id="357" w:author="Gavin Rawson" w:date="2024-07-17T08:55:00Z" w16du:dateUtc="2024-07-17T07:55:00Z">
        <w:r>
          <w:rPr>
            <w:webHidden/>
          </w:rPr>
          <w:fldChar w:fldCharType="end"/>
        </w:r>
        <w:r w:rsidRPr="008A1F7D">
          <w:rPr>
            <w:rStyle w:val="Hyperlink"/>
          </w:rPr>
          <w:fldChar w:fldCharType="end"/>
        </w:r>
      </w:ins>
    </w:p>
    <w:p w14:paraId="078A9F53" w14:textId="199855BB" w:rsidR="003A2150" w:rsidRDefault="003A2150">
      <w:pPr>
        <w:pStyle w:val="TOC2"/>
        <w:rPr>
          <w:ins w:id="358" w:author="Gavin Rawson" w:date="2024-07-17T08:55:00Z" w16du:dateUtc="2024-07-17T07:55:00Z"/>
          <w:rFonts w:asciiTheme="minorHAnsi" w:eastAsiaTheme="minorEastAsia" w:hAnsiTheme="minorHAnsi" w:cstheme="minorBidi"/>
          <w:kern w:val="2"/>
          <w:sz w:val="24"/>
          <w:szCs w:val="24"/>
          <w14:ligatures w14:val="standardContextual"/>
        </w:rPr>
      </w:pPr>
      <w:ins w:id="359"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ins>
      <w:r>
        <w:rPr>
          <w:webHidden/>
        </w:rPr>
      </w:r>
      <w:r>
        <w:rPr>
          <w:webHidden/>
        </w:rPr>
        <w:fldChar w:fldCharType="separate"/>
      </w:r>
      <w:ins w:id="360" w:author="Gavin Rawson" w:date="2024-07-17T10:16:00Z" w16du:dateUtc="2024-07-17T09:16:00Z">
        <w:r w:rsidR="00B048D0">
          <w:rPr>
            <w:webHidden/>
          </w:rPr>
          <w:t>87</w:t>
        </w:r>
      </w:ins>
      <w:ins w:id="361" w:author="Gavin Rawson" w:date="2024-07-17T08:55:00Z" w16du:dateUtc="2024-07-17T07:55:00Z">
        <w:r>
          <w:rPr>
            <w:webHidden/>
          </w:rPr>
          <w:fldChar w:fldCharType="end"/>
        </w:r>
        <w:r w:rsidRPr="008A1F7D">
          <w:rPr>
            <w:rStyle w:val="Hyperlink"/>
          </w:rPr>
          <w:fldChar w:fldCharType="end"/>
        </w:r>
      </w:ins>
    </w:p>
    <w:p w14:paraId="6C0EEEB8" w14:textId="7DDF09A4" w:rsidR="003A2150" w:rsidRDefault="003A2150">
      <w:pPr>
        <w:pStyle w:val="TOC2"/>
        <w:rPr>
          <w:ins w:id="362" w:author="Gavin Rawson" w:date="2024-07-17T08:55:00Z" w16du:dateUtc="2024-07-17T07:55:00Z"/>
          <w:rFonts w:asciiTheme="minorHAnsi" w:eastAsiaTheme="minorEastAsia" w:hAnsiTheme="minorHAnsi" w:cstheme="minorBidi"/>
          <w:kern w:val="2"/>
          <w:sz w:val="24"/>
          <w:szCs w:val="24"/>
          <w14:ligatures w14:val="standardContextual"/>
        </w:rPr>
      </w:pPr>
      <w:ins w:id="363"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ins>
      <w:r>
        <w:rPr>
          <w:webHidden/>
        </w:rPr>
      </w:r>
      <w:r>
        <w:rPr>
          <w:webHidden/>
        </w:rPr>
        <w:fldChar w:fldCharType="separate"/>
      </w:r>
      <w:ins w:id="364" w:author="Gavin Rawson" w:date="2024-07-17T10:16:00Z" w16du:dateUtc="2024-07-17T09:16:00Z">
        <w:r w:rsidR="00B048D0">
          <w:rPr>
            <w:webHidden/>
          </w:rPr>
          <w:t>88</w:t>
        </w:r>
      </w:ins>
      <w:ins w:id="365" w:author="Gavin Rawson" w:date="2024-07-17T08:55:00Z" w16du:dateUtc="2024-07-17T07:55:00Z">
        <w:r>
          <w:rPr>
            <w:webHidden/>
          </w:rPr>
          <w:fldChar w:fldCharType="end"/>
        </w:r>
        <w:r w:rsidRPr="008A1F7D">
          <w:rPr>
            <w:rStyle w:val="Hyperlink"/>
          </w:rPr>
          <w:fldChar w:fldCharType="end"/>
        </w:r>
      </w:ins>
    </w:p>
    <w:p w14:paraId="13E8F232" w14:textId="41467851" w:rsidR="003A2150" w:rsidRDefault="003A2150">
      <w:pPr>
        <w:pStyle w:val="TOC2"/>
        <w:rPr>
          <w:ins w:id="366" w:author="Gavin Rawson" w:date="2024-07-17T08:55:00Z" w16du:dateUtc="2024-07-17T07:55:00Z"/>
          <w:rFonts w:asciiTheme="minorHAnsi" w:eastAsiaTheme="minorEastAsia" w:hAnsiTheme="minorHAnsi" w:cstheme="minorBidi"/>
          <w:kern w:val="2"/>
          <w:sz w:val="24"/>
          <w:szCs w:val="24"/>
          <w14:ligatures w14:val="standardContextual"/>
        </w:rPr>
      </w:pPr>
      <w:ins w:id="367"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ins>
      <w:r>
        <w:rPr>
          <w:webHidden/>
        </w:rPr>
      </w:r>
      <w:r>
        <w:rPr>
          <w:webHidden/>
        </w:rPr>
        <w:fldChar w:fldCharType="separate"/>
      </w:r>
      <w:ins w:id="368" w:author="Gavin Rawson" w:date="2024-07-17T10:16:00Z" w16du:dateUtc="2024-07-17T09:16:00Z">
        <w:r w:rsidR="00B048D0">
          <w:rPr>
            <w:webHidden/>
          </w:rPr>
          <w:t>94</w:t>
        </w:r>
      </w:ins>
      <w:ins w:id="369" w:author="Gavin Rawson" w:date="2024-07-17T08:55:00Z" w16du:dateUtc="2024-07-17T07:55:00Z">
        <w:r>
          <w:rPr>
            <w:webHidden/>
          </w:rPr>
          <w:fldChar w:fldCharType="end"/>
        </w:r>
        <w:r w:rsidRPr="008A1F7D">
          <w:rPr>
            <w:rStyle w:val="Hyperlink"/>
          </w:rPr>
          <w:fldChar w:fldCharType="end"/>
        </w:r>
      </w:ins>
    </w:p>
    <w:p w14:paraId="6AA02AA0" w14:textId="76747115" w:rsidR="003A2150" w:rsidRDefault="003A2150">
      <w:pPr>
        <w:pStyle w:val="TOC2"/>
        <w:rPr>
          <w:ins w:id="370" w:author="Gavin Rawson" w:date="2024-07-17T08:55:00Z" w16du:dateUtc="2024-07-17T07:55:00Z"/>
          <w:rFonts w:asciiTheme="minorHAnsi" w:eastAsiaTheme="minorEastAsia" w:hAnsiTheme="minorHAnsi" w:cstheme="minorBidi"/>
          <w:kern w:val="2"/>
          <w:sz w:val="24"/>
          <w:szCs w:val="24"/>
          <w14:ligatures w14:val="standardContextual"/>
        </w:rPr>
      </w:pPr>
      <w:ins w:id="371"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ins>
      <w:r>
        <w:rPr>
          <w:webHidden/>
        </w:rPr>
      </w:r>
      <w:r>
        <w:rPr>
          <w:webHidden/>
        </w:rPr>
        <w:fldChar w:fldCharType="separate"/>
      </w:r>
      <w:ins w:id="372" w:author="Gavin Rawson" w:date="2024-07-17T10:16:00Z" w16du:dateUtc="2024-07-17T09:16:00Z">
        <w:r w:rsidR="00B048D0">
          <w:rPr>
            <w:webHidden/>
          </w:rPr>
          <w:t>94</w:t>
        </w:r>
      </w:ins>
      <w:ins w:id="373" w:author="Gavin Rawson" w:date="2024-07-17T08:55:00Z" w16du:dateUtc="2024-07-17T07:55:00Z">
        <w:r>
          <w:rPr>
            <w:webHidden/>
          </w:rPr>
          <w:fldChar w:fldCharType="end"/>
        </w:r>
        <w:r w:rsidRPr="008A1F7D">
          <w:rPr>
            <w:rStyle w:val="Hyperlink"/>
          </w:rPr>
          <w:fldChar w:fldCharType="end"/>
        </w:r>
      </w:ins>
    </w:p>
    <w:p w14:paraId="1D901A63" w14:textId="19CA1083" w:rsidR="003A2150" w:rsidRDefault="003A2150">
      <w:pPr>
        <w:pStyle w:val="TOC1"/>
        <w:rPr>
          <w:ins w:id="374" w:author="Gavin Rawson" w:date="2024-07-17T08:55:00Z" w16du:dateUtc="2024-07-17T07:55:00Z"/>
          <w:rFonts w:asciiTheme="minorHAnsi" w:eastAsiaTheme="minorEastAsia" w:hAnsiTheme="minorHAnsi" w:cstheme="minorBidi"/>
          <w:bCs w:val="0"/>
          <w:kern w:val="2"/>
          <w:sz w:val="24"/>
          <w:szCs w:val="24"/>
          <w14:ligatures w14:val="standardContextual"/>
        </w:rPr>
      </w:pPr>
      <w:ins w:id="375"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ins>
      <w:r>
        <w:rPr>
          <w:webHidden/>
        </w:rPr>
      </w:r>
      <w:r>
        <w:rPr>
          <w:webHidden/>
        </w:rPr>
        <w:fldChar w:fldCharType="separate"/>
      </w:r>
      <w:ins w:id="376" w:author="Gavin Rawson" w:date="2024-07-17T10:16:00Z" w16du:dateUtc="2024-07-17T09:16:00Z">
        <w:r w:rsidR="00B048D0">
          <w:rPr>
            <w:webHidden/>
          </w:rPr>
          <w:t>96</w:t>
        </w:r>
      </w:ins>
      <w:ins w:id="377" w:author="Gavin Rawson" w:date="2024-07-17T08:55:00Z" w16du:dateUtc="2024-07-17T07:55:00Z">
        <w:r>
          <w:rPr>
            <w:webHidden/>
          </w:rPr>
          <w:fldChar w:fldCharType="end"/>
        </w:r>
        <w:r w:rsidRPr="008A1F7D">
          <w:rPr>
            <w:rStyle w:val="Hyperlink"/>
          </w:rPr>
          <w:fldChar w:fldCharType="end"/>
        </w:r>
      </w:ins>
    </w:p>
    <w:p w14:paraId="61E46BB4" w14:textId="3C510EC6" w:rsidR="00354D14" w:rsidDel="003A2150" w:rsidRDefault="00354D14">
      <w:pPr>
        <w:pStyle w:val="TOC1"/>
        <w:rPr>
          <w:del w:id="378" w:author="Gavin Rawson" w:date="2024-07-17T08:55:00Z" w16du:dateUtc="2024-07-17T07:55:00Z"/>
          <w:rFonts w:asciiTheme="minorHAnsi" w:eastAsiaTheme="minorEastAsia" w:hAnsiTheme="minorHAnsi" w:cstheme="minorBidi"/>
          <w:bCs w:val="0"/>
          <w:kern w:val="2"/>
          <w:sz w:val="22"/>
          <w:szCs w:val="22"/>
          <w14:ligatures w14:val="standardContextual"/>
        </w:rPr>
      </w:pPr>
      <w:del w:id="379" w:author="Gavin Rawson" w:date="2024-07-17T08:55:00Z" w16du:dateUtc="2024-07-17T07:55:00Z">
        <w:r w:rsidRPr="003A2150" w:rsidDel="003A2150">
          <w:rPr>
            <w:rPrChange w:id="380" w:author="Gavin Rawson" w:date="2024-07-17T08:55:00Z" w16du:dateUtc="2024-07-17T07:55:00Z">
              <w:rPr>
                <w:rStyle w:val="Hyperlink"/>
              </w:rPr>
            </w:rPrChange>
          </w:rPr>
          <w:delText>Disclaimer and license agreement</w:delText>
        </w:r>
        <w:r w:rsidDel="003A2150">
          <w:rPr>
            <w:webHidden/>
          </w:rPr>
          <w:tab/>
        </w:r>
        <w:r w:rsidR="007920C5" w:rsidDel="003A2150">
          <w:rPr>
            <w:webHidden/>
          </w:rPr>
          <w:delText>2</w:delText>
        </w:r>
      </w:del>
    </w:p>
    <w:p w14:paraId="1304BBD3" w14:textId="05A768B9" w:rsidR="00354D14" w:rsidDel="003A2150" w:rsidRDefault="00354D14">
      <w:pPr>
        <w:pStyle w:val="TOC1"/>
        <w:rPr>
          <w:del w:id="381" w:author="Gavin Rawson" w:date="2024-07-17T08:55:00Z" w16du:dateUtc="2024-07-17T07:55:00Z"/>
          <w:rFonts w:asciiTheme="minorHAnsi" w:eastAsiaTheme="minorEastAsia" w:hAnsiTheme="minorHAnsi" w:cstheme="minorBidi"/>
          <w:bCs w:val="0"/>
          <w:kern w:val="2"/>
          <w:sz w:val="22"/>
          <w:szCs w:val="22"/>
          <w14:ligatures w14:val="standardContextual"/>
        </w:rPr>
      </w:pPr>
      <w:del w:id="382" w:author="Gavin Rawson" w:date="2024-07-17T08:55:00Z" w16du:dateUtc="2024-07-17T07:55:00Z">
        <w:r w:rsidRPr="003A2150" w:rsidDel="003A2150">
          <w:rPr>
            <w:rPrChange w:id="383" w:author="Gavin Rawson" w:date="2024-07-17T08:55:00Z" w16du:dateUtc="2024-07-17T07:55:00Z">
              <w:rPr>
                <w:rStyle w:val="Hyperlink"/>
              </w:rPr>
            </w:rPrChange>
          </w:rPr>
          <w:delText>Copyright</w:delText>
        </w:r>
        <w:r w:rsidDel="003A2150">
          <w:rPr>
            <w:webHidden/>
          </w:rPr>
          <w:tab/>
        </w:r>
        <w:r w:rsidR="007920C5" w:rsidDel="003A2150">
          <w:rPr>
            <w:webHidden/>
          </w:rPr>
          <w:delText>2</w:delText>
        </w:r>
      </w:del>
    </w:p>
    <w:p w14:paraId="37A6428D" w14:textId="18D198C1" w:rsidR="00354D14" w:rsidDel="003A2150" w:rsidRDefault="00354D14">
      <w:pPr>
        <w:pStyle w:val="TOC1"/>
        <w:rPr>
          <w:del w:id="384" w:author="Gavin Rawson" w:date="2024-07-17T08:55:00Z" w16du:dateUtc="2024-07-17T07:55:00Z"/>
          <w:rFonts w:asciiTheme="minorHAnsi" w:eastAsiaTheme="minorEastAsia" w:hAnsiTheme="minorHAnsi" w:cstheme="minorBidi"/>
          <w:bCs w:val="0"/>
          <w:kern w:val="2"/>
          <w:sz w:val="22"/>
          <w:szCs w:val="22"/>
          <w14:ligatures w14:val="standardContextual"/>
        </w:rPr>
      </w:pPr>
      <w:del w:id="385" w:author="Gavin Rawson" w:date="2024-07-17T08:55:00Z" w16du:dateUtc="2024-07-17T07:55:00Z">
        <w:r w:rsidRPr="003A2150" w:rsidDel="003A2150">
          <w:rPr>
            <w:rPrChange w:id="386" w:author="Gavin Rawson" w:date="2024-07-17T08:55:00Z" w16du:dateUtc="2024-07-17T07:55:00Z">
              <w:rPr>
                <w:rStyle w:val="Hyperlink"/>
              </w:rPr>
            </w:rPrChange>
          </w:rPr>
          <w:delText>Contact address</w:delText>
        </w:r>
        <w:r w:rsidDel="003A2150">
          <w:rPr>
            <w:webHidden/>
          </w:rPr>
          <w:tab/>
        </w:r>
        <w:r w:rsidR="007920C5" w:rsidDel="003A2150">
          <w:rPr>
            <w:webHidden/>
          </w:rPr>
          <w:delText>3</w:delText>
        </w:r>
      </w:del>
    </w:p>
    <w:p w14:paraId="0053FE35" w14:textId="5CD5D1C7" w:rsidR="00354D14" w:rsidDel="003A2150" w:rsidRDefault="00354D14">
      <w:pPr>
        <w:pStyle w:val="TOC1"/>
        <w:rPr>
          <w:del w:id="387" w:author="Gavin Rawson" w:date="2024-07-17T08:55:00Z" w16du:dateUtc="2024-07-17T07:55:00Z"/>
          <w:rFonts w:asciiTheme="minorHAnsi" w:eastAsiaTheme="minorEastAsia" w:hAnsiTheme="minorHAnsi" w:cstheme="minorBidi"/>
          <w:bCs w:val="0"/>
          <w:kern w:val="2"/>
          <w:sz w:val="22"/>
          <w:szCs w:val="22"/>
          <w14:ligatures w14:val="standardContextual"/>
        </w:rPr>
      </w:pPr>
      <w:del w:id="388" w:author="Gavin Rawson" w:date="2024-07-17T08:55:00Z" w16du:dateUtc="2024-07-17T07:55:00Z">
        <w:r w:rsidRPr="003A2150" w:rsidDel="003A2150">
          <w:rPr>
            <w:rPrChange w:id="389" w:author="Gavin Rawson" w:date="2024-07-17T08:55:00Z" w16du:dateUtc="2024-07-17T07:55:00Z">
              <w:rPr>
                <w:rStyle w:val="Hyperlink"/>
              </w:rPr>
            </w:rPrChange>
          </w:rPr>
          <w:delText>Notices</w:delText>
        </w:r>
        <w:r w:rsidDel="003A2150">
          <w:rPr>
            <w:webHidden/>
          </w:rPr>
          <w:tab/>
        </w:r>
        <w:r w:rsidR="007920C5" w:rsidDel="003A2150">
          <w:rPr>
            <w:webHidden/>
          </w:rPr>
          <w:delText>3</w:delText>
        </w:r>
      </w:del>
    </w:p>
    <w:p w14:paraId="314BE8B5" w14:textId="4B839BB7" w:rsidR="00354D14" w:rsidDel="003A2150" w:rsidRDefault="00354D14">
      <w:pPr>
        <w:pStyle w:val="TOC1"/>
        <w:rPr>
          <w:del w:id="390" w:author="Gavin Rawson" w:date="2024-07-17T08:55:00Z" w16du:dateUtc="2024-07-17T07:55:00Z"/>
          <w:rFonts w:asciiTheme="minorHAnsi" w:eastAsiaTheme="minorEastAsia" w:hAnsiTheme="minorHAnsi" w:cstheme="minorBidi"/>
          <w:bCs w:val="0"/>
          <w:kern w:val="2"/>
          <w:sz w:val="22"/>
          <w:szCs w:val="22"/>
          <w14:ligatures w14:val="standardContextual"/>
        </w:rPr>
      </w:pPr>
      <w:del w:id="391" w:author="Gavin Rawson" w:date="2024-07-17T08:55:00Z" w16du:dateUtc="2024-07-17T07:55:00Z">
        <w:r w:rsidRPr="003A2150" w:rsidDel="003A2150">
          <w:rPr>
            <w:rPrChange w:id="392" w:author="Gavin Rawson" w:date="2024-07-17T08:55:00Z" w16du:dateUtc="2024-07-17T07:55:00Z">
              <w:rPr>
                <w:rStyle w:val="Hyperlink"/>
              </w:rPr>
            </w:rPrChange>
          </w:rPr>
          <w:delText>Conventions</w:delText>
        </w:r>
        <w:r w:rsidDel="003A2150">
          <w:rPr>
            <w:webHidden/>
          </w:rPr>
          <w:tab/>
        </w:r>
        <w:r w:rsidR="007920C5" w:rsidDel="003A2150">
          <w:rPr>
            <w:webHidden/>
          </w:rPr>
          <w:delText>3</w:delText>
        </w:r>
      </w:del>
    </w:p>
    <w:p w14:paraId="482B3D19" w14:textId="339A962B" w:rsidR="00354D14" w:rsidDel="003A2150" w:rsidRDefault="00354D14">
      <w:pPr>
        <w:pStyle w:val="TOC1"/>
        <w:rPr>
          <w:del w:id="393" w:author="Gavin Rawson" w:date="2024-07-17T08:55:00Z" w16du:dateUtc="2024-07-17T07:55:00Z"/>
          <w:rFonts w:asciiTheme="minorHAnsi" w:eastAsiaTheme="minorEastAsia" w:hAnsiTheme="minorHAnsi" w:cstheme="minorBidi"/>
          <w:bCs w:val="0"/>
          <w:kern w:val="2"/>
          <w:sz w:val="22"/>
          <w:szCs w:val="22"/>
          <w14:ligatures w14:val="standardContextual"/>
        </w:rPr>
      </w:pPr>
      <w:del w:id="394" w:author="Gavin Rawson" w:date="2024-07-17T08:55:00Z" w16du:dateUtc="2024-07-17T07:55:00Z">
        <w:r w:rsidRPr="003A2150" w:rsidDel="003A2150">
          <w:rPr>
            <w:rPrChange w:id="395" w:author="Gavin Rawson" w:date="2024-07-17T08:55:00Z" w16du:dateUtc="2024-07-17T07:55:00Z">
              <w:rPr>
                <w:rStyle w:val="Hyperlink"/>
              </w:rPr>
            </w:rPrChange>
          </w:rPr>
          <w:delText>Glossary of terms</w:delText>
        </w:r>
        <w:r w:rsidDel="003A2150">
          <w:rPr>
            <w:webHidden/>
          </w:rPr>
          <w:tab/>
        </w:r>
        <w:r w:rsidR="007920C5" w:rsidDel="003A2150">
          <w:rPr>
            <w:webHidden/>
          </w:rPr>
          <w:delText>3</w:delText>
        </w:r>
      </w:del>
    </w:p>
    <w:p w14:paraId="3DD3CC09" w14:textId="56585F70" w:rsidR="00354D14" w:rsidDel="003A2150" w:rsidRDefault="00354D14">
      <w:pPr>
        <w:pStyle w:val="TOC1"/>
        <w:rPr>
          <w:del w:id="396" w:author="Gavin Rawson" w:date="2024-07-17T08:55:00Z" w16du:dateUtc="2024-07-17T07:55:00Z"/>
          <w:rFonts w:asciiTheme="minorHAnsi" w:eastAsiaTheme="minorEastAsia" w:hAnsiTheme="minorHAnsi" w:cstheme="minorBidi"/>
          <w:bCs w:val="0"/>
          <w:kern w:val="2"/>
          <w:sz w:val="22"/>
          <w:szCs w:val="22"/>
          <w14:ligatures w14:val="standardContextual"/>
        </w:rPr>
      </w:pPr>
      <w:del w:id="397" w:author="Gavin Rawson" w:date="2024-07-17T08:55:00Z" w16du:dateUtc="2024-07-17T07:55:00Z">
        <w:r w:rsidRPr="003A2150" w:rsidDel="003A2150">
          <w:rPr>
            <w:rPrChange w:id="398" w:author="Gavin Rawson" w:date="2024-07-17T08:55:00Z" w16du:dateUtc="2024-07-17T07:55:00Z">
              <w:rPr>
                <w:rStyle w:val="Hyperlink"/>
              </w:rPr>
            </w:rPrChange>
          </w:rPr>
          <w:delText>References</w:delText>
        </w:r>
        <w:r w:rsidDel="003A2150">
          <w:rPr>
            <w:webHidden/>
          </w:rPr>
          <w:tab/>
        </w:r>
        <w:r w:rsidR="007920C5" w:rsidDel="003A2150">
          <w:rPr>
            <w:webHidden/>
          </w:rPr>
          <w:delText>4</w:delText>
        </w:r>
      </w:del>
    </w:p>
    <w:p w14:paraId="01475AF4" w14:textId="5888F275" w:rsidR="00354D14" w:rsidDel="003A2150" w:rsidRDefault="00354D14">
      <w:pPr>
        <w:pStyle w:val="TOC1"/>
        <w:rPr>
          <w:del w:id="399" w:author="Gavin Rawson" w:date="2024-07-17T08:55:00Z" w16du:dateUtc="2024-07-17T07:55:00Z"/>
          <w:rFonts w:asciiTheme="minorHAnsi" w:eastAsiaTheme="minorEastAsia" w:hAnsiTheme="minorHAnsi" w:cstheme="minorBidi"/>
          <w:bCs w:val="0"/>
          <w:kern w:val="2"/>
          <w:sz w:val="22"/>
          <w:szCs w:val="22"/>
          <w14:ligatures w14:val="standardContextual"/>
        </w:rPr>
      </w:pPr>
      <w:del w:id="400" w:author="Gavin Rawson" w:date="2024-07-17T08:55:00Z" w16du:dateUtc="2024-07-17T07:55:00Z">
        <w:r w:rsidRPr="003A2150" w:rsidDel="003A2150">
          <w:rPr>
            <w:rPrChange w:id="401" w:author="Gavin Rawson" w:date="2024-07-17T08:55:00Z" w16du:dateUtc="2024-07-17T07:55:00Z">
              <w:rPr>
                <w:rStyle w:val="Hyperlink"/>
              </w:rPr>
            </w:rPrChange>
          </w:rPr>
          <w:delText>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02" w:author="Gavin Rawson" w:date="2024-07-17T08:55:00Z" w16du:dateUtc="2024-07-17T07:55:00Z">
              <w:rPr>
                <w:rStyle w:val="Hyperlink"/>
              </w:rPr>
            </w:rPrChange>
          </w:rPr>
          <w:delText>Introduction</w:delText>
        </w:r>
        <w:r w:rsidDel="003A2150">
          <w:rPr>
            <w:webHidden/>
          </w:rPr>
          <w:tab/>
        </w:r>
        <w:r w:rsidR="007920C5" w:rsidDel="003A2150">
          <w:rPr>
            <w:webHidden/>
          </w:rPr>
          <w:delText>11</w:delText>
        </w:r>
      </w:del>
    </w:p>
    <w:p w14:paraId="2978E269" w14:textId="2E66A4C8" w:rsidR="00354D14" w:rsidDel="003A2150" w:rsidRDefault="00354D14">
      <w:pPr>
        <w:pStyle w:val="TOC2"/>
        <w:rPr>
          <w:del w:id="403" w:author="Gavin Rawson" w:date="2024-07-17T08:55:00Z" w16du:dateUtc="2024-07-17T07:55:00Z"/>
          <w:rFonts w:asciiTheme="minorHAnsi" w:eastAsiaTheme="minorEastAsia" w:hAnsiTheme="minorHAnsi" w:cstheme="minorBidi"/>
          <w:kern w:val="2"/>
          <w:sz w:val="22"/>
          <w:szCs w:val="22"/>
          <w14:ligatures w14:val="standardContextual"/>
        </w:rPr>
      </w:pPr>
      <w:del w:id="404" w:author="Gavin Rawson" w:date="2024-07-17T08:55:00Z" w16du:dateUtc="2024-07-17T07:55:00Z">
        <w:r w:rsidRPr="003A2150" w:rsidDel="003A2150">
          <w:rPr>
            <w:rPrChange w:id="405" w:author="Gavin Rawson" w:date="2024-07-17T08:55:00Z" w16du:dateUtc="2024-07-17T07:55:00Z">
              <w:rPr>
                <w:rStyle w:val="Hyperlink"/>
              </w:rPr>
            </w:rPrChange>
          </w:rPr>
          <w:delText>1.1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06" w:author="Gavin Rawson" w:date="2024-07-17T08:55:00Z" w16du:dateUtc="2024-07-17T07:55:00Z">
              <w:rPr>
                <w:rStyle w:val="Hyperlink"/>
              </w:rPr>
            </w:rPrChange>
          </w:rPr>
          <w:delText>Purpose</w:delText>
        </w:r>
        <w:r w:rsidDel="003A2150">
          <w:rPr>
            <w:webHidden/>
          </w:rPr>
          <w:tab/>
        </w:r>
        <w:r w:rsidR="007920C5" w:rsidDel="003A2150">
          <w:rPr>
            <w:webHidden/>
          </w:rPr>
          <w:delText>11</w:delText>
        </w:r>
      </w:del>
    </w:p>
    <w:p w14:paraId="1D92B096" w14:textId="1AD7C497" w:rsidR="00354D14" w:rsidDel="003A2150" w:rsidRDefault="00354D14">
      <w:pPr>
        <w:pStyle w:val="TOC2"/>
        <w:rPr>
          <w:del w:id="407" w:author="Gavin Rawson" w:date="2024-07-17T08:55:00Z" w16du:dateUtc="2024-07-17T07:55:00Z"/>
          <w:rFonts w:asciiTheme="minorHAnsi" w:eastAsiaTheme="minorEastAsia" w:hAnsiTheme="minorHAnsi" w:cstheme="minorBidi"/>
          <w:kern w:val="2"/>
          <w:sz w:val="22"/>
          <w:szCs w:val="22"/>
          <w14:ligatures w14:val="standardContextual"/>
        </w:rPr>
      </w:pPr>
      <w:del w:id="408" w:author="Gavin Rawson" w:date="2024-07-17T08:55:00Z" w16du:dateUtc="2024-07-17T07:55:00Z">
        <w:r w:rsidRPr="003A2150" w:rsidDel="003A2150">
          <w:rPr>
            <w:rPrChange w:id="409" w:author="Gavin Rawson" w:date="2024-07-17T08:55:00Z" w16du:dateUtc="2024-07-17T07:55:00Z">
              <w:rPr>
                <w:rStyle w:val="Hyperlink"/>
              </w:rPr>
            </w:rPrChange>
          </w:rPr>
          <w:delText>1.2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0" w:author="Gavin Rawson" w:date="2024-07-17T08:55:00Z" w16du:dateUtc="2024-07-17T07:55:00Z">
              <w:rPr>
                <w:rStyle w:val="Hyperlink"/>
              </w:rPr>
            </w:rPrChange>
          </w:rPr>
          <w:delText>Use of the protocol</w:delText>
        </w:r>
        <w:r w:rsidDel="003A2150">
          <w:rPr>
            <w:webHidden/>
          </w:rPr>
          <w:tab/>
        </w:r>
        <w:r w:rsidR="007920C5" w:rsidDel="003A2150">
          <w:rPr>
            <w:webHidden/>
          </w:rPr>
          <w:delText>11</w:delText>
        </w:r>
      </w:del>
    </w:p>
    <w:p w14:paraId="1F8D32B0" w14:textId="002A308C" w:rsidR="00354D14" w:rsidDel="003A2150" w:rsidRDefault="00354D14">
      <w:pPr>
        <w:pStyle w:val="TOC2"/>
        <w:rPr>
          <w:del w:id="411" w:author="Gavin Rawson" w:date="2024-07-17T08:55:00Z" w16du:dateUtc="2024-07-17T07:55:00Z"/>
          <w:rFonts w:asciiTheme="minorHAnsi" w:eastAsiaTheme="minorEastAsia" w:hAnsiTheme="minorHAnsi" w:cstheme="minorBidi"/>
          <w:kern w:val="2"/>
          <w:sz w:val="22"/>
          <w:szCs w:val="22"/>
          <w14:ligatures w14:val="standardContextual"/>
        </w:rPr>
      </w:pPr>
      <w:del w:id="412" w:author="Gavin Rawson" w:date="2024-07-17T08:55:00Z" w16du:dateUtc="2024-07-17T07:55:00Z">
        <w:r w:rsidRPr="003A2150" w:rsidDel="003A2150">
          <w:rPr>
            <w:rPrChange w:id="413" w:author="Gavin Rawson" w:date="2024-07-17T08:55:00Z" w16du:dateUtc="2024-07-17T07:55:00Z">
              <w:rPr>
                <w:rStyle w:val="Hyperlink"/>
              </w:rPr>
            </w:rPrChange>
          </w:rPr>
          <w:delText>1.3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4" w:author="Gavin Rawson" w:date="2024-07-17T08:55:00Z" w16du:dateUtc="2024-07-17T07:55:00Z">
              <w:rPr>
                <w:rStyle w:val="Hyperlink"/>
              </w:rPr>
            </w:rPrChange>
          </w:rPr>
          <w:delText>Protocol history</w:delText>
        </w:r>
        <w:r w:rsidDel="003A2150">
          <w:rPr>
            <w:webHidden/>
          </w:rPr>
          <w:tab/>
        </w:r>
        <w:r w:rsidR="007920C5" w:rsidDel="003A2150">
          <w:rPr>
            <w:webHidden/>
          </w:rPr>
          <w:delText>12</w:delText>
        </w:r>
      </w:del>
    </w:p>
    <w:p w14:paraId="06DE5103" w14:textId="769B1CB8" w:rsidR="00354D14" w:rsidDel="003A2150" w:rsidRDefault="00354D14">
      <w:pPr>
        <w:pStyle w:val="TOC2"/>
        <w:rPr>
          <w:del w:id="415" w:author="Gavin Rawson" w:date="2024-07-17T08:55:00Z" w16du:dateUtc="2024-07-17T07:55:00Z"/>
          <w:rFonts w:asciiTheme="minorHAnsi" w:eastAsiaTheme="minorEastAsia" w:hAnsiTheme="minorHAnsi" w:cstheme="minorBidi"/>
          <w:kern w:val="2"/>
          <w:sz w:val="22"/>
          <w:szCs w:val="22"/>
          <w14:ligatures w14:val="standardContextual"/>
        </w:rPr>
      </w:pPr>
      <w:del w:id="416" w:author="Gavin Rawson" w:date="2024-07-17T08:55:00Z" w16du:dateUtc="2024-07-17T07:55:00Z">
        <w:r w:rsidRPr="003A2150" w:rsidDel="003A2150">
          <w:rPr>
            <w:rPrChange w:id="417" w:author="Gavin Rawson" w:date="2024-07-17T08:55:00Z" w16du:dateUtc="2024-07-17T07:55:00Z">
              <w:rPr>
                <w:rStyle w:val="Hyperlink"/>
              </w:rPr>
            </w:rPrChange>
          </w:rPr>
          <w:delText>1.4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8" w:author="Gavin Rawson" w:date="2024-07-17T08:55:00Z" w16du:dateUtc="2024-07-17T07:55:00Z">
              <w:rPr>
                <w:rStyle w:val="Hyperlink"/>
              </w:rPr>
            </w:rPrChange>
          </w:rPr>
          <w:delText>Protocol transport</w:delText>
        </w:r>
        <w:r w:rsidDel="003A2150">
          <w:rPr>
            <w:webHidden/>
          </w:rPr>
          <w:tab/>
        </w:r>
        <w:r w:rsidR="007920C5" w:rsidDel="003A2150">
          <w:rPr>
            <w:webHidden/>
          </w:rPr>
          <w:delText>12</w:delText>
        </w:r>
      </w:del>
    </w:p>
    <w:p w14:paraId="19D68B5D" w14:textId="220D6E6F" w:rsidR="00354D14" w:rsidDel="003A2150" w:rsidRDefault="00354D14">
      <w:pPr>
        <w:pStyle w:val="TOC2"/>
        <w:rPr>
          <w:del w:id="419" w:author="Gavin Rawson" w:date="2024-07-17T08:55:00Z" w16du:dateUtc="2024-07-17T07:55:00Z"/>
          <w:rFonts w:asciiTheme="minorHAnsi" w:eastAsiaTheme="minorEastAsia" w:hAnsiTheme="minorHAnsi" w:cstheme="minorBidi"/>
          <w:kern w:val="2"/>
          <w:sz w:val="22"/>
          <w:szCs w:val="22"/>
          <w14:ligatures w14:val="standardContextual"/>
        </w:rPr>
      </w:pPr>
      <w:del w:id="420" w:author="Gavin Rawson" w:date="2024-07-17T08:55:00Z" w16du:dateUtc="2024-07-17T07:55:00Z">
        <w:r w:rsidRPr="003A2150" w:rsidDel="003A2150">
          <w:rPr>
            <w:rPrChange w:id="421" w:author="Gavin Rawson" w:date="2024-07-17T08:55:00Z" w16du:dateUtc="2024-07-17T07:55:00Z">
              <w:rPr>
                <w:rStyle w:val="Hyperlink"/>
              </w:rPr>
            </w:rPrChange>
          </w:rPr>
          <w:delText>1.5</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2" w:author="Gavin Rawson" w:date="2024-07-17T08:55:00Z" w16du:dateUtc="2024-07-17T07:55:00Z">
              <w:rPr>
                <w:rStyle w:val="Hyperlink"/>
              </w:rPr>
            </w:rPrChange>
          </w:rPr>
          <w:delText>Supervisory application and field device relationship</w:delText>
        </w:r>
        <w:r w:rsidDel="003A2150">
          <w:rPr>
            <w:webHidden/>
          </w:rPr>
          <w:tab/>
        </w:r>
        <w:r w:rsidR="007920C5" w:rsidDel="003A2150">
          <w:rPr>
            <w:webHidden/>
          </w:rPr>
          <w:delText>13</w:delText>
        </w:r>
      </w:del>
    </w:p>
    <w:p w14:paraId="56AD3182" w14:textId="1A0361B4" w:rsidR="00354D14" w:rsidDel="003A2150" w:rsidRDefault="00354D14">
      <w:pPr>
        <w:pStyle w:val="TOC2"/>
        <w:rPr>
          <w:del w:id="423" w:author="Gavin Rawson" w:date="2024-07-17T08:55:00Z" w16du:dateUtc="2024-07-17T07:55:00Z"/>
          <w:rFonts w:asciiTheme="minorHAnsi" w:eastAsiaTheme="minorEastAsia" w:hAnsiTheme="minorHAnsi" w:cstheme="minorBidi"/>
          <w:kern w:val="2"/>
          <w:sz w:val="22"/>
          <w:szCs w:val="22"/>
          <w14:ligatures w14:val="standardContextual"/>
        </w:rPr>
      </w:pPr>
      <w:del w:id="424" w:author="Gavin Rawson" w:date="2024-07-17T08:55:00Z" w16du:dateUtc="2024-07-17T07:55:00Z">
        <w:r w:rsidRPr="003A2150" w:rsidDel="003A2150">
          <w:rPr>
            <w:rPrChange w:id="425" w:author="Gavin Rawson" w:date="2024-07-17T08:55:00Z" w16du:dateUtc="2024-07-17T07:55:00Z">
              <w:rPr>
                <w:rStyle w:val="Hyperlink"/>
              </w:rPr>
            </w:rPrChange>
          </w:rPr>
          <w:delText>1.6</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6" w:author="Gavin Rawson" w:date="2024-07-17T08:55:00Z" w16du:dateUtc="2024-07-17T07:55:00Z">
              <w:rPr>
                <w:rStyle w:val="Hyperlink"/>
              </w:rPr>
            </w:rPrChange>
          </w:rPr>
          <w:delText>Lucid between supervisory applications</w:delText>
        </w:r>
        <w:r w:rsidDel="003A2150">
          <w:rPr>
            <w:webHidden/>
          </w:rPr>
          <w:tab/>
        </w:r>
        <w:r w:rsidR="007920C5" w:rsidDel="003A2150">
          <w:rPr>
            <w:webHidden/>
          </w:rPr>
          <w:delText>13</w:delText>
        </w:r>
      </w:del>
    </w:p>
    <w:p w14:paraId="4D512BB2" w14:textId="64B6A7E8" w:rsidR="00354D14" w:rsidDel="003A2150" w:rsidRDefault="00354D14">
      <w:pPr>
        <w:pStyle w:val="TOC2"/>
        <w:rPr>
          <w:del w:id="427" w:author="Gavin Rawson" w:date="2024-07-17T08:55:00Z" w16du:dateUtc="2024-07-17T07:55:00Z"/>
          <w:rFonts w:asciiTheme="minorHAnsi" w:eastAsiaTheme="minorEastAsia" w:hAnsiTheme="minorHAnsi" w:cstheme="minorBidi"/>
          <w:kern w:val="2"/>
          <w:sz w:val="22"/>
          <w:szCs w:val="22"/>
          <w14:ligatures w14:val="standardContextual"/>
        </w:rPr>
      </w:pPr>
      <w:del w:id="428" w:author="Gavin Rawson" w:date="2024-07-17T08:55:00Z" w16du:dateUtc="2024-07-17T07:55:00Z">
        <w:r w:rsidRPr="003A2150" w:rsidDel="003A2150">
          <w:rPr>
            <w:rPrChange w:id="429" w:author="Gavin Rawson" w:date="2024-07-17T08:55:00Z" w16du:dateUtc="2024-07-17T07:55:00Z">
              <w:rPr>
                <w:rStyle w:val="Hyperlink"/>
              </w:rPr>
            </w:rPrChange>
          </w:rPr>
          <w:delText>1.7</w:delText>
        </w:r>
        <w:r w:rsidDel="003A2150">
          <w:rPr>
            <w:rFonts w:asciiTheme="minorHAnsi" w:eastAsiaTheme="minorEastAsia" w:hAnsiTheme="minorHAnsi" w:cstheme="minorBidi"/>
            <w:kern w:val="2"/>
            <w:sz w:val="22"/>
            <w:szCs w:val="22"/>
            <w14:ligatures w14:val="standardContextual"/>
          </w:rPr>
          <w:tab/>
        </w:r>
        <w:r w:rsidRPr="003A2150" w:rsidDel="003A2150">
          <w:rPr>
            <w:rPrChange w:id="430" w:author="Gavin Rawson" w:date="2024-07-17T08:55:00Z" w16du:dateUtc="2024-07-17T07:55:00Z">
              <w:rPr>
                <w:rStyle w:val="Hyperlink"/>
              </w:rPr>
            </w:rPrChange>
          </w:rPr>
          <w:delText>Data representation</w:delText>
        </w:r>
        <w:r w:rsidDel="003A2150">
          <w:rPr>
            <w:webHidden/>
          </w:rPr>
          <w:tab/>
        </w:r>
        <w:r w:rsidR="007920C5" w:rsidDel="003A2150">
          <w:rPr>
            <w:webHidden/>
          </w:rPr>
          <w:delText>13</w:delText>
        </w:r>
      </w:del>
    </w:p>
    <w:p w14:paraId="3E061731" w14:textId="69F3A00A" w:rsidR="00354D14" w:rsidDel="003A2150" w:rsidRDefault="00354D14">
      <w:pPr>
        <w:pStyle w:val="TOC1"/>
        <w:rPr>
          <w:del w:id="431" w:author="Gavin Rawson" w:date="2024-07-17T08:55:00Z" w16du:dateUtc="2024-07-17T07:55:00Z"/>
          <w:rFonts w:asciiTheme="minorHAnsi" w:eastAsiaTheme="minorEastAsia" w:hAnsiTheme="minorHAnsi" w:cstheme="minorBidi"/>
          <w:bCs w:val="0"/>
          <w:kern w:val="2"/>
          <w:sz w:val="22"/>
          <w:szCs w:val="22"/>
          <w14:ligatures w14:val="standardContextual"/>
        </w:rPr>
      </w:pPr>
      <w:del w:id="432" w:author="Gavin Rawson" w:date="2024-07-17T08:55:00Z" w16du:dateUtc="2024-07-17T07:55:00Z">
        <w:r w:rsidRPr="003A2150" w:rsidDel="003A2150">
          <w:rPr>
            <w:rPrChange w:id="433" w:author="Gavin Rawson" w:date="2024-07-17T08:55:00Z" w16du:dateUtc="2024-07-17T07:55:00Z">
              <w:rPr>
                <w:rStyle w:val="Hyperlink"/>
              </w:rPr>
            </w:rPrChange>
          </w:rPr>
          <w:delText>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34" w:author="Gavin Rawson" w:date="2024-07-17T08:55:00Z" w16du:dateUtc="2024-07-17T07:55:00Z">
              <w:rPr>
                <w:rStyle w:val="Hyperlink"/>
              </w:rPr>
            </w:rPrChange>
          </w:rPr>
          <w:delText>Data model</w:delText>
        </w:r>
        <w:r w:rsidDel="003A2150">
          <w:rPr>
            <w:webHidden/>
          </w:rPr>
          <w:tab/>
        </w:r>
        <w:r w:rsidR="007920C5" w:rsidDel="003A2150">
          <w:rPr>
            <w:webHidden/>
          </w:rPr>
          <w:delText>14</w:delText>
        </w:r>
      </w:del>
    </w:p>
    <w:p w14:paraId="0AB4903D" w14:textId="4EC9FF67" w:rsidR="00354D14" w:rsidDel="003A2150" w:rsidRDefault="00354D14">
      <w:pPr>
        <w:pStyle w:val="TOC2"/>
        <w:rPr>
          <w:del w:id="435" w:author="Gavin Rawson" w:date="2024-07-17T08:55:00Z" w16du:dateUtc="2024-07-17T07:55:00Z"/>
          <w:rFonts w:asciiTheme="minorHAnsi" w:eastAsiaTheme="minorEastAsia" w:hAnsiTheme="minorHAnsi" w:cstheme="minorBidi"/>
          <w:kern w:val="2"/>
          <w:sz w:val="22"/>
          <w:szCs w:val="22"/>
          <w14:ligatures w14:val="standardContextual"/>
        </w:rPr>
      </w:pPr>
      <w:del w:id="436" w:author="Gavin Rawson" w:date="2024-07-17T08:55:00Z" w16du:dateUtc="2024-07-17T07:55:00Z">
        <w:r w:rsidRPr="003A2150" w:rsidDel="003A2150">
          <w:rPr>
            <w:rPrChange w:id="437" w:author="Gavin Rawson" w:date="2024-07-17T08:55:00Z" w16du:dateUtc="2024-07-17T07:55:00Z">
              <w:rPr>
                <w:rStyle w:val="Hyperlink"/>
              </w:rPr>
            </w:rPrChange>
          </w:rPr>
          <w:delText>2.1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38" w:author="Gavin Rawson" w:date="2024-07-17T08:55:00Z" w16du:dateUtc="2024-07-17T07:55:00Z">
              <w:rPr>
                <w:rStyle w:val="Hyperlink"/>
              </w:rPr>
            </w:rPrChange>
          </w:rPr>
          <w:delText>Field device</w:delText>
        </w:r>
        <w:r w:rsidDel="003A2150">
          <w:rPr>
            <w:webHidden/>
          </w:rPr>
          <w:tab/>
        </w:r>
        <w:r w:rsidR="007920C5" w:rsidDel="003A2150">
          <w:rPr>
            <w:webHidden/>
          </w:rPr>
          <w:delText>14</w:delText>
        </w:r>
      </w:del>
    </w:p>
    <w:p w14:paraId="4C0E3B0B" w14:textId="18F33C6D" w:rsidR="00354D14" w:rsidDel="003A2150" w:rsidRDefault="00354D14">
      <w:pPr>
        <w:pStyle w:val="TOC3"/>
        <w:rPr>
          <w:del w:id="439" w:author="Gavin Rawson" w:date="2024-07-17T08:55:00Z" w16du:dateUtc="2024-07-17T07:55:00Z"/>
          <w:rFonts w:asciiTheme="minorHAnsi" w:eastAsiaTheme="minorEastAsia" w:hAnsiTheme="minorHAnsi" w:cstheme="minorBidi"/>
          <w:noProof/>
          <w:kern w:val="2"/>
          <w:sz w:val="22"/>
          <w:szCs w:val="22"/>
          <w14:ligatures w14:val="standardContextual"/>
        </w:rPr>
      </w:pPr>
      <w:del w:id="440" w:author="Gavin Rawson" w:date="2024-07-17T08:55:00Z" w16du:dateUtc="2024-07-17T07:55:00Z">
        <w:r w:rsidRPr="003A2150" w:rsidDel="003A2150">
          <w:rPr>
            <w:rPrChange w:id="441" w:author="Gavin Rawson" w:date="2024-07-17T08:55:00Z" w16du:dateUtc="2024-07-17T07:55:00Z">
              <w:rPr>
                <w:rStyle w:val="Hyperlink"/>
                <w:noProof/>
              </w:rPr>
            </w:rPrChange>
          </w:rPr>
          <w:delText>2.1.1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2" w:author="Gavin Rawson" w:date="2024-07-17T08:55:00Z" w16du:dateUtc="2024-07-17T07:55:00Z">
              <w:rPr>
                <w:rStyle w:val="Hyperlink"/>
                <w:noProof/>
              </w:rPr>
            </w:rPrChange>
          </w:rPr>
          <w:delText>Lucid schema</w:delText>
        </w:r>
        <w:r w:rsidDel="003A2150">
          <w:rPr>
            <w:noProof/>
            <w:webHidden/>
          </w:rPr>
          <w:tab/>
        </w:r>
        <w:r w:rsidR="007920C5" w:rsidDel="003A2150">
          <w:rPr>
            <w:noProof/>
            <w:webHidden/>
          </w:rPr>
          <w:delText>16</w:delText>
        </w:r>
      </w:del>
    </w:p>
    <w:p w14:paraId="58FBE864" w14:textId="484E42B0" w:rsidR="00354D14" w:rsidDel="003A2150" w:rsidRDefault="00354D14">
      <w:pPr>
        <w:pStyle w:val="TOC3"/>
        <w:rPr>
          <w:del w:id="443" w:author="Gavin Rawson" w:date="2024-07-17T08:55:00Z" w16du:dateUtc="2024-07-17T07:55:00Z"/>
          <w:rFonts w:asciiTheme="minorHAnsi" w:eastAsiaTheme="minorEastAsia" w:hAnsiTheme="minorHAnsi" w:cstheme="minorBidi"/>
          <w:noProof/>
          <w:kern w:val="2"/>
          <w:sz w:val="22"/>
          <w:szCs w:val="22"/>
          <w14:ligatures w14:val="standardContextual"/>
        </w:rPr>
      </w:pPr>
      <w:del w:id="444" w:author="Gavin Rawson" w:date="2024-07-17T08:55:00Z" w16du:dateUtc="2024-07-17T07:55:00Z">
        <w:r w:rsidRPr="003A2150" w:rsidDel="003A2150">
          <w:rPr>
            <w:rPrChange w:id="445" w:author="Gavin Rawson" w:date="2024-07-17T08:55:00Z" w16du:dateUtc="2024-07-17T07:55:00Z">
              <w:rPr>
                <w:rStyle w:val="Hyperlink"/>
                <w:noProof/>
              </w:rPr>
            </w:rPrChange>
          </w:rPr>
          <w:delText>2.1.2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46" w:author="Gavin Rawson" w:date="2024-07-17T08:55:00Z" w16du:dateUtc="2024-07-17T07:55:00Z">
              <w:rPr>
                <w:rStyle w:val="Hyperlink"/>
                <w:noProof/>
              </w:rPr>
            </w:rPrChange>
          </w:rPr>
          <w:delText>Device profile</w:delText>
        </w:r>
        <w:r w:rsidDel="003A2150">
          <w:rPr>
            <w:noProof/>
            <w:webHidden/>
          </w:rPr>
          <w:tab/>
        </w:r>
        <w:r w:rsidR="007920C5" w:rsidDel="003A2150">
          <w:rPr>
            <w:noProof/>
            <w:webHidden/>
          </w:rPr>
          <w:delText>16</w:delText>
        </w:r>
      </w:del>
    </w:p>
    <w:p w14:paraId="530F2489" w14:textId="3A46A1FE" w:rsidR="00354D14" w:rsidDel="003A2150" w:rsidRDefault="00354D14">
      <w:pPr>
        <w:pStyle w:val="TOC3"/>
        <w:rPr>
          <w:del w:id="447" w:author="Gavin Rawson" w:date="2024-07-17T08:55:00Z" w16du:dateUtc="2024-07-17T07:55:00Z"/>
          <w:rFonts w:asciiTheme="minorHAnsi" w:eastAsiaTheme="minorEastAsia" w:hAnsiTheme="minorHAnsi" w:cstheme="minorBidi"/>
          <w:noProof/>
          <w:kern w:val="2"/>
          <w:sz w:val="22"/>
          <w:szCs w:val="22"/>
          <w14:ligatures w14:val="standardContextual"/>
        </w:rPr>
      </w:pPr>
      <w:del w:id="448" w:author="Gavin Rawson" w:date="2024-07-17T08:55:00Z" w16du:dateUtc="2024-07-17T07:55:00Z">
        <w:r w:rsidRPr="003A2150" w:rsidDel="003A2150">
          <w:rPr>
            <w:rPrChange w:id="449" w:author="Gavin Rawson" w:date="2024-07-17T08:55:00Z" w16du:dateUtc="2024-07-17T07:55:00Z">
              <w:rPr>
                <w:rStyle w:val="Hyperlink"/>
                <w:noProof/>
              </w:rPr>
            </w:rPrChange>
          </w:rPr>
          <w:delText>2.1.3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0" w:author="Gavin Rawson" w:date="2024-07-17T08:55:00Z" w16du:dateUtc="2024-07-17T07:55:00Z">
              <w:rPr>
                <w:rStyle w:val="Hyperlink"/>
                <w:noProof/>
              </w:rPr>
            </w:rPrChange>
          </w:rPr>
          <w:delText>Configuration</w:delText>
        </w:r>
        <w:r w:rsidDel="003A2150">
          <w:rPr>
            <w:noProof/>
            <w:webHidden/>
          </w:rPr>
          <w:tab/>
        </w:r>
        <w:r w:rsidR="007920C5" w:rsidDel="003A2150">
          <w:rPr>
            <w:noProof/>
            <w:webHidden/>
          </w:rPr>
          <w:delText>20</w:delText>
        </w:r>
      </w:del>
    </w:p>
    <w:p w14:paraId="06F97E4E" w14:textId="64ACBA7D" w:rsidR="00354D14" w:rsidDel="003A2150" w:rsidRDefault="00354D14">
      <w:pPr>
        <w:pStyle w:val="TOC3"/>
        <w:rPr>
          <w:del w:id="451" w:author="Gavin Rawson" w:date="2024-07-17T08:55:00Z" w16du:dateUtc="2024-07-17T07:55:00Z"/>
          <w:rFonts w:asciiTheme="minorHAnsi" w:eastAsiaTheme="minorEastAsia" w:hAnsiTheme="minorHAnsi" w:cstheme="minorBidi"/>
          <w:noProof/>
          <w:kern w:val="2"/>
          <w:sz w:val="22"/>
          <w:szCs w:val="22"/>
          <w14:ligatures w14:val="standardContextual"/>
        </w:rPr>
      </w:pPr>
      <w:del w:id="452" w:author="Gavin Rawson" w:date="2024-07-17T08:55:00Z" w16du:dateUtc="2024-07-17T07:55:00Z">
        <w:r w:rsidRPr="003A2150" w:rsidDel="003A2150">
          <w:rPr>
            <w:rPrChange w:id="453" w:author="Gavin Rawson" w:date="2024-07-17T08:55:00Z" w16du:dateUtc="2024-07-17T07:55:00Z">
              <w:rPr>
                <w:rStyle w:val="Hyperlink"/>
                <w:noProof/>
              </w:rPr>
            </w:rPrChange>
          </w:rPr>
          <w:delText>2.1.4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4" w:author="Gavin Rawson" w:date="2024-07-17T08:55:00Z" w16du:dateUtc="2024-07-17T07:55:00Z">
              <w:rPr>
                <w:rStyle w:val="Hyperlink"/>
                <w:noProof/>
              </w:rPr>
            </w:rPrChange>
          </w:rPr>
          <w:delText>Connection scheduling</w:delText>
        </w:r>
        <w:r w:rsidDel="003A2150">
          <w:rPr>
            <w:noProof/>
            <w:webHidden/>
          </w:rPr>
          <w:tab/>
        </w:r>
        <w:r w:rsidR="007920C5" w:rsidDel="003A2150">
          <w:rPr>
            <w:noProof/>
            <w:webHidden/>
          </w:rPr>
          <w:delText>25</w:delText>
        </w:r>
      </w:del>
    </w:p>
    <w:p w14:paraId="2C6F2458" w14:textId="28386141" w:rsidR="00354D14" w:rsidDel="003A2150" w:rsidRDefault="00354D14">
      <w:pPr>
        <w:pStyle w:val="TOC3"/>
        <w:rPr>
          <w:del w:id="455" w:author="Gavin Rawson" w:date="2024-07-17T08:55:00Z" w16du:dateUtc="2024-07-17T07:55:00Z"/>
          <w:rFonts w:asciiTheme="minorHAnsi" w:eastAsiaTheme="minorEastAsia" w:hAnsiTheme="minorHAnsi" w:cstheme="minorBidi"/>
          <w:noProof/>
          <w:kern w:val="2"/>
          <w:sz w:val="22"/>
          <w:szCs w:val="22"/>
          <w14:ligatures w14:val="standardContextual"/>
        </w:rPr>
      </w:pPr>
      <w:del w:id="456" w:author="Gavin Rawson" w:date="2024-07-17T08:55:00Z" w16du:dateUtc="2024-07-17T07:55:00Z">
        <w:r w:rsidRPr="003A2150" w:rsidDel="003A2150">
          <w:rPr>
            <w:rPrChange w:id="457" w:author="Gavin Rawson" w:date="2024-07-17T08:55:00Z" w16du:dateUtc="2024-07-17T07:55:00Z">
              <w:rPr>
                <w:rStyle w:val="Hyperlink"/>
                <w:noProof/>
              </w:rPr>
            </w:rPrChange>
          </w:rPr>
          <w:delText>2.1.5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58" w:author="Gavin Rawson" w:date="2024-07-17T08:55:00Z" w16du:dateUtc="2024-07-17T07:55:00Z">
              <w:rPr>
                <w:rStyle w:val="Hyperlink"/>
                <w:noProof/>
              </w:rPr>
            </w:rPrChange>
          </w:rPr>
          <w:delText>Time formats</w:delText>
        </w:r>
        <w:r w:rsidDel="003A2150">
          <w:rPr>
            <w:noProof/>
            <w:webHidden/>
          </w:rPr>
          <w:tab/>
        </w:r>
        <w:r w:rsidR="007920C5" w:rsidDel="003A2150">
          <w:rPr>
            <w:noProof/>
            <w:webHidden/>
          </w:rPr>
          <w:delText>26</w:delText>
        </w:r>
      </w:del>
    </w:p>
    <w:p w14:paraId="3ED20BAD" w14:textId="11F858BD" w:rsidR="00354D14" w:rsidDel="003A2150" w:rsidRDefault="00354D14">
      <w:pPr>
        <w:pStyle w:val="TOC2"/>
        <w:rPr>
          <w:del w:id="459" w:author="Gavin Rawson" w:date="2024-07-17T08:55:00Z" w16du:dateUtc="2024-07-17T07:55:00Z"/>
          <w:rFonts w:asciiTheme="minorHAnsi" w:eastAsiaTheme="minorEastAsia" w:hAnsiTheme="minorHAnsi" w:cstheme="minorBidi"/>
          <w:kern w:val="2"/>
          <w:sz w:val="22"/>
          <w:szCs w:val="22"/>
          <w14:ligatures w14:val="standardContextual"/>
        </w:rPr>
      </w:pPr>
      <w:del w:id="460" w:author="Gavin Rawson" w:date="2024-07-17T08:55:00Z" w16du:dateUtc="2024-07-17T07:55:00Z">
        <w:r w:rsidRPr="003A2150" w:rsidDel="003A2150">
          <w:rPr>
            <w:rPrChange w:id="461" w:author="Gavin Rawson" w:date="2024-07-17T08:55:00Z" w16du:dateUtc="2024-07-17T07:55:00Z">
              <w:rPr>
                <w:rStyle w:val="Hyperlink"/>
              </w:rPr>
            </w:rPrChange>
          </w:rPr>
          <w:delText>2.2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2" w:author="Gavin Rawson" w:date="2024-07-17T08:55:00Z" w16du:dateUtc="2024-07-17T07:55:00Z">
              <w:rPr>
                <w:rStyle w:val="Hyperlink"/>
              </w:rPr>
            </w:rPrChange>
          </w:rPr>
          <w:delText>Events</w:delText>
        </w:r>
        <w:r w:rsidDel="003A2150">
          <w:rPr>
            <w:webHidden/>
          </w:rPr>
          <w:tab/>
        </w:r>
        <w:r w:rsidR="007920C5" w:rsidDel="003A2150">
          <w:rPr>
            <w:webHidden/>
          </w:rPr>
          <w:delText>26</w:delText>
        </w:r>
      </w:del>
    </w:p>
    <w:p w14:paraId="1B16BF2C" w14:textId="0D1D319D" w:rsidR="00354D14" w:rsidDel="003A2150" w:rsidRDefault="00354D14">
      <w:pPr>
        <w:pStyle w:val="TOC2"/>
        <w:rPr>
          <w:del w:id="463" w:author="Gavin Rawson" w:date="2024-07-17T08:55:00Z" w16du:dateUtc="2024-07-17T07:55:00Z"/>
          <w:rFonts w:asciiTheme="minorHAnsi" w:eastAsiaTheme="minorEastAsia" w:hAnsiTheme="minorHAnsi" w:cstheme="minorBidi"/>
          <w:kern w:val="2"/>
          <w:sz w:val="22"/>
          <w:szCs w:val="22"/>
          <w14:ligatures w14:val="standardContextual"/>
        </w:rPr>
      </w:pPr>
      <w:del w:id="464" w:author="Gavin Rawson" w:date="2024-07-17T08:55:00Z" w16du:dateUtc="2024-07-17T07:55:00Z">
        <w:r w:rsidRPr="003A2150" w:rsidDel="003A2150">
          <w:rPr>
            <w:rPrChange w:id="465" w:author="Gavin Rawson" w:date="2024-07-17T08:55:00Z" w16du:dateUtc="2024-07-17T07:55:00Z">
              <w:rPr>
                <w:rStyle w:val="Hyperlink"/>
              </w:rPr>
            </w:rPrChange>
          </w:rPr>
          <w:delText>2.3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6" w:author="Gavin Rawson" w:date="2024-07-17T08:55:00Z" w16du:dateUtc="2024-07-17T07:55:00Z">
              <w:rPr>
                <w:rStyle w:val="Hyperlink"/>
              </w:rPr>
            </w:rPrChange>
          </w:rPr>
          <w:delText>Actions</w:delText>
        </w:r>
        <w:r w:rsidDel="003A2150">
          <w:rPr>
            <w:webHidden/>
          </w:rPr>
          <w:tab/>
        </w:r>
        <w:r w:rsidR="007920C5" w:rsidDel="003A2150">
          <w:rPr>
            <w:webHidden/>
          </w:rPr>
          <w:delText>26</w:delText>
        </w:r>
      </w:del>
    </w:p>
    <w:p w14:paraId="52B0ADDC" w14:textId="082ED418" w:rsidR="00354D14" w:rsidDel="003A2150" w:rsidRDefault="00354D14">
      <w:pPr>
        <w:pStyle w:val="TOC2"/>
        <w:rPr>
          <w:del w:id="467" w:author="Gavin Rawson" w:date="2024-07-17T08:55:00Z" w16du:dateUtc="2024-07-17T07:55:00Z"/>
          <w:rFonts w:asciiTheme="minorHAnsi" w:eastAsiaTheme="minorEastAsia" w:hAnsiTheme="minorHAnsi" w:cstheme="minorBidi"/>
          <w:kern w:val="2"/>
          <w:sz w:val="22"/>
          <w:szCs w:val="22"/>
          <w14:ligatures w14:val="standardContextual"/>
        </w:rPr>
      </w:pPr>
      <w:del w:id="468" w:author="Gavin Rawson" w:date="2024-07-17T08:55:00Z" w16du:dateUtc="2024-07-17T07:55:00Z">
        <w:r w:rsidRPr="003A2150" w:rsidDel="003A2150">
          <w:rPr>
            <w:rPrChange w:id="469" w:author="Gavin Rawson" w:date="2024-07-17T08:55:00Z" w16du:dateUtc="2024-07-17T07:55:00Z">
              <w:rPr>
                <w:rStyle w:val="Hyperlink"/>
              </w:rPr>
            </w:rPrChange>
          </w:rPr>
          <w:delText>2.4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70" w:author="Gavin Rawson" w:date="2024-07-17T08:55:00Z" w16du:dateUtc="2024-07-17T07:55:00Z">
              <w:rPr>
                <w:rStyle w:val="Hyperlink"/>
              </w:rPr>
            </w:rPrChange>
          </w:rPr>
          <w:delText>Points</w:delText>
        </w:r>
        <w:r w:rsidDel="003A2150">
          <w:rPr>
            <w:webHidden/>
          </w:rPr>
          <w:tab/>
        </w:r>
        <w:r w:rsidR="007920C5" w:rsidDel="003A2150">
          <w:rPr>
            <w:webHidden/>
          </w:rPr>
          <w:delText>27</w:delText>
        </w:r>
      </w:del>
    </w:p>
    <w:p w14:paraId="5F0AB792" w14:textId="1C49B978" w:rsidR="00354D14" w:rsidDel="003A2150" w:rsidRDefault="00354D14">
      <w:pPr>
        <w:pStyle w:val="TOC3"/>
        <w:rPr>
          <w:del w:id="471" w:author="Gavin Rawson" w:date="2024-07-17T08:55:00Z" w16du:dateUtc="2024-07-17T07:55:00Z"/>
          <w:rFonts w:asciiTheme="minorHAnsi" w:eastAsiaTheme="minorEastAsia" w:hAnsiTheme="minorHAnsi" w:cstheme="minorBidi"/>
          <w:noProof/>
          <w:kern w:val="2"/>
          <w:sz w:val="22"/>
          <w:szCs w:val="22"/>
          <w14:ligatures w14:val="standardContextual"/>
        </w:rPr>
      </w:pPr>
      <w:del w:id="472" w:author="Gavin Rawson" w:date="2024-07-17T08:55:00Z" w16du:dateUtc="2024-07-17T07:55:00Z">
        <w:r w:rsidRPr="003A2150" w:rsidDel="003A2150">
          <w:rPr>
            <w:rPrChange w:id="473" w:author="Gavin Rawson" w:date="2024-07-17T08:55:00Z" w16du:dateUtc="2024-07-17T07:55:00Z">
              <w:rPr>
                <w:rStyle w:val="Hyperlink"/>
                <w:noProof/>
              </w:rPr>
            </w:rPrChange>
          </w:rPr>
          <w:delText>2.4.1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74" w:author="Gavin Rawson" w:date="2024-07-17T08:55:00Z" w16du:dateUtc="2024-07-17T07:55:00Z">
              <w:rPr>
                <w:rStyle w:val="Hyperlink"/>
                <w:noProof/>
              </w:rPr>
            </w:rPrChange>
          </w:rPr>
          <w:delText>Point quality flags</w:delText>
        </w:r>
        <w:r w:rsidDel="003A2150">
          <w:rPr>
            <w:noProof/>
            <w:webHidden/>
          </w:rPr>
          <w:tab/>
        </w:r>
      </w:del>
      <w:del w:id="475" w:author="Gavin Rawson" w:date="2024-07-16T13:18:00Z" w16du:dateUtc="2024-07-16T12:18:00Z">
        <w:r w:rsidR="00461D1E" w:rsidDel="007920C5">
          <w:rPr>
            <w:noProof/>
            <w:webHidden/>
          </w:rPr>
          <w:delText>30</w:delText>
        </w:r>
      </w:del>
    </w:p>
    <w:p w14:paraId="39315666" w14:textId="3C1E42A5" w:rsidR="00354D14" w:rsidDel="003A2150" w:rsidRDefault="00354D14">
      <w:pPr>
        <w:pStyle w:val="TOC3"/>
        <w:rPr>
          <w:del w:id="476" w:author="Gavin Rawson" w:date="2024-07-17T08:55:00Z" w16du:dateUtc="2024-07-17T07:55:00Z"/>
          <w:rFonts w:asciiTheme="minorHAnsi" w:eastAsiaTheme="minorEastAsia" w:hAnsiTheme="minorHAnsi" w:cstheme="minorBidi"/>
          <w:noProof/>
          <w:kern w:val="2"/>
          <w:sz w:val="22"/>
          <w:szCs w:val="22"/>
          <w14:ligatures w14:val="standardContextual"/>
        </w:rPr>
      </w:pPr>
      <w:del w:id="477" w:author="Gavin Rawson" w:date="2024-07-17T08:55:00Z" w16du:dateUtc="2024-07-17T07:55:00Z">
        <w:r w:rsidRPr="003A2150" w:rsidDel="003A2150">
          <w:rPr>
            <w:rPrChange w:id="478" w:author="Gavin Rawson" w:date="2024-07-17T08:55:00Z" w16du:dateUtc="2024-07-17T07:55:00Z">
              <w:rPr>
                <w:rStyle w:val="Hyperlink"/>
                <w:noProof/>
              </w:rPr>
            </w:rPrChange>
          </w:rPr>
          <w:delText>2.4.2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79" w:author="Gavin Rawson" w:date="2024-07-17T08:55:00Z" w16du:dateUtc="2024-07-17T07:55:00Z">
              <w:rPr>
                <w:rStyle w:val="Hyperlink"/>
                <w:noProof/>
              </w:rPr>
            </w:rPrChange>
          </w:rPr>
          <w:delText>Binary points</w:delText>
        </w:r>
        <w:r w:rsidDel="003A2150">
          <w:rPr>
            <w:noProof/>
            <w:webHidden/>
          </w:rPr>
          <w:tab/>
        </w:r>
        <w:r w:rsidR="007920C5" w:rsidDel="003A2150">
          <w:rPr>
            <w:noProof/>
            <w:webHidden/>
          </w:rPr>
          <w:delText>32</w:delText>
        </w:r>
      </w:del>
    </w:p>
    <w:p w14:paraId="34CC5249" w14:textId="005CC251" w:rsidR="00354D14" w:rsidDel="003A2150" w:rsidRDefault="00354D14">
      <w:pPr>
        <w:pStyle w:val="TOC3"/>
        <w:rPr>
          <w:del w:id="480" w:author="Gavin Rawson" w:date="2024-07-17T08:55:00Z" w16du:dateUtc="2024-07-17T07:55:00Z"/>
          <w:rFonts w:asciiTheme="minorHAnsi" w:eastAsiaTheme="minorEastAsia" w:hAnsiTheme="minorHAnsi" w:cstheme="minorBidi"/>
          <w:noProof/>
          <w:kern w:val="2"/>
          <w:sz w:val="22"/>
          <w:szCs w:val="22"/>
          <w14:ligatures w14:val="standardContextual"/>
        </w:rPr>
      </w:pPr>
      <w:del w:id="481" w:author="Gavin Rawson" w:date="2024-07-17T08:55:00Z" w16du:dateUtc="2024-07-17T07:55:00Z">
        <w:r w:rsidRPr="003A2150" w:rsidDel="003A2150">
          <w:rPr>
            <w:rPrChange w:id="482" w:author="Gavin Rawson" w:date="2024-07-17T08:55:00Z" w16du:dateUtc="2024-07-17T07:55:00Z">
              <w:rPr>
                <w:rStyle w:val="Hyperlink"/>
                <w:noProof/>
              </w:rPr>
            </w:rPrChange>
          </w:rPr>
          <w:delText>2.4.3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83" w:author="Gavin Rawson" w:date="2024-07-17T08:55:00Z" w16du:dateUtc="2024-07-17T07:55:00Z">
              <w:rPr>
                <w:rStyle w:val="Hyperlink"/>
                <w:noProof/>
              </w:rPr>
            </w:rPrChange>
          </w:rPr>
          <w:delText>Analogue points</w:delText>
        </w:r>
        <w:r w:rsidDel="003A2150">
          <w:rPr>
            <w:noProof/>
            <w:webHidden/>
          </w:rPr>
          <w:tab/>
        </w:r>
        <w:r w:rsidR="007920C5" w:rsidDel="003A2150">
          <w:rPr>
            <w:noProof/>
            <w:webHidden/>
          </w:rPr>
          <w:delText>34</w:delText>
        </w:r>
      </w:del>
    </w:p>
    <w:p w14:paraId="1D7D7C16" w14:textId="3B1412D8" w:rsidR="00354D14" w:rsidDel="003A2150" w:rsidRDefault="00354D14">
      <w:pPr>
        <w:pStyle w:val="TOC3"/>
        <w:rPr>
          <w:del w:id="484" w:author="Gavin Rawson" w:date="2024-07-17T08:55:00Z" w16du:dateUtc="2024-07-17T07:55:00Z"/>
          <w:rFonts w:asciiTheme="minorHAnsi" w:eastAsiaTheme="minorEastAsia" w:hAnsiTheme="minorHAnsi" w:cstheme="minorBidi"/>
          <w:noProof/>
          <w:kern w:val="2"/>
          <w:sz w:val="22"/>
          <w:szCs w:val="22"/>
          <w14:ligatures w14:val="standardContextual"/>
        </w:rPr>
      </w:pPr>
      <w:del w:id="485" w:author="Gavin Rawson" w:date="2024-07-17T08:55:00Z" w16du:dateUtc="2024-07-17T07:55:00Z">
        <w:r w:rsidRPr="003A2150" w:rsidDel="003A2150">
          <w:rPr>
            <w:rPrChange w:id="486" w:author="Gavin Rawson" w:date="2024-07-17T08:55:00Z" w16du:dateUtc="2024-07-17T07:55:00Z">
              <w:rPr>
                <w:rStyle w:val="Hyperlink"/>
                <w:noProof/>
              </w:rPr>
            </w:rPrChange>
          </w:rPr>
          <w:delText>2.4.4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487" w:author="Gavin Rawson" w:date="2024-07-17T08:55:00Z" w16du:dateUtc="2024-07-17T07:55:00Z">
              <w:rPr>
                <w:rStyle w:val="Hyperlink"/>
                <w:noProof/>
              </w:rPr>
            </w:rPrChange>
          </w:rPr>
          <w:delText>Counter points</w:delText>
        </w:r>
        <w:r w:rsidDel="003A2150">
          <w:rPr>
            <w:noProof/>
            <w:webHidden/>
          </w:rPr>
          <w:tab/>
        </w:r>
        <w:r w:rsidR="007920C5" w:rsidDel="003A2150">
          <w:rPr>
            <w:noProof/>
            <w:webHidden/>
          </w:rPr>
          <w:delText>37</w:delText>
        </w:r>
      </w:del>
    </w:p>
    <w:p w14:paraId="720E08FE" w14:textId="12F87FB0" w:rsidR="00354D14" w:rsidDel="003A2150" w:rsidRDefault="00354D14">
      <w:pPr>
        <w:pStyle w:val="TOC3"/>
        <w:rPr>
          <w:del w:id="488" w:author="Gavin Rawson" w:date="2024-07-17T08:55:00Z" w16du:dateUtc="2024-07-17T07:55:00Z"/>
          <w:rFonts w:asciiTheme="minorHAnsi" w:eastAsiaTheme="minorEastAsia" w:hAnsiTheme="minorHAnsi" w:cstheme="minorBidi"/>
          <w:noProof/>
          <w:kern w:val="2"/>
          <w:sz w:val="22"/>
          <w:szCs w:val="22"/>
          <w14:ligatures w14:val="standardContextual"/>
        </w:rPr>
      </w:pPr>
      <w:del w:id="489" w:author="Gavin Rawson" w:date="2024-07-17T08:55:00Z" w16du:dateUtc="2024-07-17T07:55:00Z">
        <w:r w:rsidRPr="003A2150" w:rsidDel="003A2150">
          <w:rPr>
            <w:rFonts w:eastAsia="DengXian"/>
            <w:rPrChange w:id="490" w:author="Gavin Rawson" w:date="2024-07-17T08:55:00Z" w16du:dateUtc="2024-07-17T07:55:00Z">
              <w:rPr>
                <w:rStyle w:val="Hyperlink"/>
                <w:rFonts w:eastAsia="DengXian"/>
                <w:noProof/>
                <w:lang w:eastAsia="en-US"/>
              </w:rPr>
            </w:rPrChange>
          </w:rPr>
          <w:delText>2.4.5</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1" w:author="Gavin Rawson" w:date="2024-07-17T08:55:00Z" w16du:dateUtc="2024-07-17T07:55:00Z">
              <w:rPr>
                <w:rStyle w:val="Hyperlink"/>
                <w:rFonts w:eastAsia="DengXian"/>
                <w:noProof/>
                <w:lang w:eastAsia="en-US"/>
              </w:rPr>
            </w:rPrChange>
          </w:rPr>
          <w:delText>Analogue limits</w:delText>
        </w:r>
        <w:r w:rsidDel="003A2150">
          <w:rPr>
            <w:noProof/>
            <w:webHidden/>
          </w:rPr>
          <w:tab/>
        </w:r>
        <w:r w:rsidR="007920C5" w:rsidDel="003A2150">
          <w:rPr>
            <w:noProof/>
            <w:webHidden/>
          </w:rPr>
          <w:delText>39</w:delText>
        </w:r>
      </w:del>
    </w:p>
    <w:p w14:paraId="1F7BF089" w14:textId="7DC6A44B" w:rsidR="00354D14" w:rsidDel="003A2150" w:rsidRDefault="00354D14">
      <w:pPr>
        <w:pStyle w:val="TOC3"/>
        <w:rPr>
          <w:del w:id="492" w:author="Gavin Rawson" w:date="2024-07-17T08:55:00Z" w16du:dateUtc="2024-07-17T07:55:00Z"/>
          <w:rFonts w:asciiTheme="minorHAnsi" w:eastAsiaTheme="minorEastAsia" w:hAnsiTheme="minorHAnsi" w:cstheme="minorBidi"/>
          <w:noProof/>
          <w:kern w:val="2"/>
          <w:sz w:val="22"/>
          <w:szCs w:val="22"/>
          <w14:ligatures w14:val="standardContextual"/>
        </w:rPr>
      </w:pPr>
      <w:del w:id="493" w:author="Gavin Rawson" w:date="2024-07-17T08:55:00Z" w16du:dateUtc="2024-07-17T07:55:00Z">
        <w:r w:rsidRPr="003A2150" w:rsidDel="003A2150">
          <w:rPr>
            <w:rFonts w:eastAsia="DengXian"/>
            <w:rPrChange w:id="494" w:author="Gavin Rawson" w:date="2024-07-17T08:55:00Z" w16du:dateUtc="2024-07-17T07:55:00Z">
              <w:rPr>
                <w:rStyle w:val="Hyperlink"/>
                <w:rFonts w:eastAsia="DengXian"/>
                <w:noProof/>
              </w:rPr>
            </w:rPrChange>
          </w:rPr>
          <w:delText>2.4.6</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5" w:author="Gavin Rawson" w:date="2024-07-17T08:55:00Z" w16du:dateUtc="2024-07-17T07:55:00Z">
              <w:rPr>
                <w:rStyle w:val="Hyperlink"/>
                <w:rFonts w:eastAsia="DengXian"/>
                <w:noProof/>
              </w:rPr>
            </w:rPrChange>
          </w:rPr>
          <w:delText>Counter limits</w:delText>
        </w:r>
        <w:r w:rsidDel="003A2150">
          <w:rPr>
            <w:noProof/>
            <w:webHidden/>
          </w:rPr>
          <w:tab/>
        </w:r>
        <w:r w:rsidR="007920C5" w:rsidDel="003A2150">
          <w:rPr>
            <w:noProof/>
            <w:webHidden/>
          </w:rPr>
          <w:delText>47</w:delText>
        </w:r>
      </w:del>
    </w:p>
    <w:p w14:paraId="70C77FC6" w14:textId="44F4BCC3" w:rsidR="00354D14" w:rsidDel="003A2150" w:rsidRDefault="00354D14">
      <w:pPr>
        <w:pStyle w:val="TOC3"/>
        <w:rPr>
          <w:del w:id="496" w:author="Gavin Rawson" w:date="2024-07-17T08:55:00Z" w16du:dateUtc="2024-07-17T07:55:00Z"/>
          <w:rFonts w:asciiTheme="minorHAnsi" w:eastAsiaTheme="minorEastAsia" w:hAnsiTheme="minorHAnsi" w:cstheme="minorBidi"/>
          <w:noProof/>
          <w:kern w:val="2"/>
          <w:sz w:val="22"/>
          <w:szCs w:val="22"/>
          <w14:ligatures w14:val="standardContextual"/>
        </w:rPr>
      </w:pPr>
      <w:del w:id="497" w:author="Gavin Rawson" w:date="2024-07-17T08:55:00Z" w16du:dateUtc="2024-07-17T07:55:00Z">
        <w:r w:rsidRPr="003A2150" w:rsidDel="003A2150">
          <w:rPr>
            <w:rFonts w:eastAsia="DengXian"/>
            <w:rPrChange w:id="498" w:author="Gavin Rawson" w:date="2024-07-17T08:55:00Z" w16du:dateUtc="2024-07-17T07:55:00Z">
              <w:rPr>
                <w:rStyle w:val="Hyperlink"/>
                <w:rFonts w:eastAsia="DengXian"/>
                <w:noProof/>
              </w:rPr>
            </w:rPrChange>
          </w:rPr>
          <w:delText>2.4.7</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rPrChange w:id="499" w:author="Gavin Rawson" w:date="2024-07-17T08:55:00Z" w16du:dateUtc="2024-07-17T07:55:00Z">
              <w:rPr>
                <w:rStyle w:val="Hyperlink"/>
                <w:rFonts w:eastAsia="DengXian"/>
                <w:noProof/>
              </w:rPr>
            </w:rPrChange>
          </w:rPr>
          <w:delText>No change</w:delText>
        </w:r>
        <w:r w:rsidDel="003A2150">
          <w:rPr>
            <w:noProof/>
            <w:webHidden/>
          </w:rPr>
          <w:tab/>
        </w:r>
        <w:r w:rsidR="007920C5" w:rsidDel="003A2150">
          <w:rPr>
            <w:noProof/>
            <w:webHidden/>
          </w:rPr>
          <w:delText>50</w:delText>
        </w:r>
      </w:del>
    </w:p>
    <w:p w14:paraId="307DBE20" w14:textId="3844CA87" w:rsidR="00354D14" w:rsidDel="003A2150" w:rsidRDefault="00354D14">
      <w:pPr>
        <w:pStyle w:val="TOC2"/>
        <w:rPr>
          <w:del w:id="500" w:author="Gavin Rawson" w:date="2024-07-17T08:55:00Z" w16du:dateUtc="2024-07-17T07:55:00Z"/>
          <w:rFonts w:asciiTheme="minorHAnsi" w:eastAsiaTheme="minorEastAsia" w:hAnsiTheme="minorHAnsi" w:cstheme="minorBidi"/>
          <w:kern w:val="2"/>
          <w:sz w:val="22"/>
          <w:szCs w:val="22"/>
          <w14:ligatures w14:val="standardContextual"/>
        </w:rPr>
      </w:pPr>
      <w:del w:id="501" w:author="Gavin Rawson" w:date="2024-07-17T08:55:00Z" w16du:dateUtc="2024-07-17T07:55:00Z">
        <w:r w:rsidRPr="003A2150" w:rsidDel="003A2150">
          <w:rPr>
            <w:rPrChange w:id="502" w:author="Gavin Rawson" w:date="2024-07-17T08:55:00Z" w16du:dateUtc="2024-07-17T07:55:00Z">
              <w:rPr>
                <w:rStyle w:val="Hyperlink"/>
              </w:rPr>
            </w:rPrChange>
          </w:rPr>
          <w:delText>2.5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3" w:author="Gavin Rawson" w:date="2024-07-17T08:55:00Z" w16du:dateUtc="2024-07-17T07:55:00Z">
              <w:rPr>
                <w:rStyle w:val="Hyperlink"/>
              </w:rPr>
            </w:rPrChange>
          </w:rPr>
          <w:delText>Extended points</w:delText>
        </w:r>
        <w:r w:rsidDel="003A2150">
          <w:rPr>
            <w:webHidden/>
          </w:rPr>
          <w:tab/>
        </w:r>
        <w:r w:rsidR="007920C5" w:rsidDel="003A2150">
          <w:rPr>
            <w:webHidden/>
          </w:rPr>
          <w:delText>52</w:delText>
        </w:r>
      </w:del>
    </w:p>
    <w:p w14:paraId="62F39A61" w14:textId="5A3C6A68" w:rsidR="00354D14" w:rsidDel="003A2150" w:rsidRDefault="00354D14">
      <w:pPr>
        <w:pStyle w:val="TOC3"/>
        <w:rPr>
          <w:del w:id="504" w:author="Gavin Rawson" w:date="2024-07-17T08:55:00Z" w16du:dateUtc="2024-07-17T07:55:00Z"/>
          <w:rFonts w:asciiTheme="minorHAnsi" w:eastAsiaTheme="minorEastAsia" w:hAnsiTheme="minorHAnsi" w:cstheme="minorBidi"/>
          <w:noProof/>
          <w:kern w:val="2"/>
          <w:sz w:val="22"/>
          <w:szCs w:val="22"/>
          <w14:ligatures w14:val="standardContextual"/>
        </w:rPr>
      </w:pPr>
      <w:del w:id="505" w:author="Gavin Rawson" w:date="2024-07-17T08:55:00Z" w16du:dateUtc="2024-07-17T07:55:00Z">
        <w:r w:rsidRPr="003A2150" w:rsidDel="003A2150">
          <w:rPr>
            <w:rPrChange w:id="506" w:author="Gavin Rawson" w:date="2024-07-17T08:55:00Z" w16du:dateUtc="2024-07-17T07:55:00Z">
              <w:rPr>
                <w:rStyle w:val="Hyperlink"/>
                <w:noProof/>
              </w:rPr>
            </w:rPrChange>
          </w:rPr>
          <w:delText>2.5.1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07" w:author="Gavin Rawson" w:date="2024-07-17T08:55:00Z" w16du:dateUtc="2024-07-17T07:55:00Z">
              <w:rPr>
                <w:rStyle w:val="Hyperlink"/>
                <w:noProof/>
              </w:rPr>
            </w:rPrChange>
          </w:rPr>
          <w:delText>Minimum</w:delText>
        </w:r>
        <w:r w:rsidDel="003A2150">
          <w:rPr>
            <w:noProof/>
            <w:webHidden/>
          </w:rPr>
          <w:tab/>
        </w:r>
        <w:r w:rsidR="007920C5" w:rsidDel="003A2150">
          <w:rPr>
            <w:noProof/>
            <w:webHidden/>
          </w:rPr>
          <w:delText>54</w:delText>
        </w:r>
      </w:del>
    </w:p>
    <w:p w14:paraId="36766364" w14:textId="637B4195" w:rsidR="00354D14" w:rsidDel="003A2150" w:rsidRDefault="00354D14">
      <w:pPr>
        <w:pStyle w:val="TOC3"/>
        <w:rPr>
          <w:del w:id="508" w:author="Gavin Rawson" w:date="2024-07-17T08:55:00Z" w16du:dateUtc="2024-07-17T07:55:00Z"/>
          <w:rFonts w:asciiTheme="minorHAnsi" w:eastAsiaTheme="minorEastAsia" w:hAnsiTheme="minorHAnsi" w:cstheme="minorBidi"/>
          <w:noProof/>
          <w:kern w:val="2"/>
          <w:sz w:val="22"/>
          <w:szCs w:val="22"/>
          <w14:ligatures w14:val="standardContextual"/>
        </w:rPr>
      </w:pPr>
      <w:del w:id="509" w:author="Gavin Rawson" w:date="2024-07-17T08:55:00Z" w16du:dateUtc="2024-07-17T07:55:00Z">
        <w:r w:rsidRPr="003A2150" w:rsidDel="003A2150">
          <w:rPr>
            <w:rPrChange w:id="510" w:author="Gavin Rawson" w:date="2024-07-17T08:55:00Z" w16du:dateUtc="2024-07-17T07:55:00Z">
              <w:rPr>
                <w:rStyle w:val="Hyperlink"/>
                <w:noProof/>
              </w:rPr>
            </w:rPrChange>
          </w:rPr>
          <w:delText>2.5.2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1" w:author="Gavin Rawson" w:date="2024-07-17T08:55:00Z" w16du:dateUtc="2024-07-17T07:55:00Z">
              <w:rPr>
                <w:rStyle w:val="Hyperlink"/>
                <w:noProof/>
              </w:rPr>
            </w:rPrChange>
          </w:rPr>
          <w:delText>Maximum</w:delText>
        </w:r>
        <w:r w:rsidDel="003A2150">
          <w:rPr>
            <w:noProof/>
            <w:webHidden/>
          </w:rPr>
          <w:tab/>
        </w:r>
        <w:r w:rsidR="007920C5" w:rsidDel="003A2150">
          <w:rPr>
            <w:noProof/>
            <w:webHidden/>
          </w:rPr>
          <w:delText>54</w:delText>
        </w:r>
      </w:del>
    </w:p>
    <w:p w14:paraId="76CFB93C" w14:textId="4B5D7BDC" w:rsidR="00354D14" w:rsidDel="003A2150" w:rsidRDefault="00354D14">
      <w:pPr>
        <w:pStyle w:val="TOC3"/>
        <w:rPr>
          <w:del w:id="512" w:author="Gavin Rawson" w:date="2024-07-17T08:55:00Z" w16du:dateUtc="2024-07-17T07:55:00Z"/>
          <w:rFonts w:asciiTheme="minorHAnsi" w:eastAsiaTheme="minorEastAsia" w:hAnsiTheme="minorHAnsi" w:cstheme="minorBidi"/>
          <w:noProof/>
          <w:kern w:val="2"/>
          <w:sz w:val="22"/>
          <w:szCs w:val="22"/>
          <w14:ligatures w14:val="standardContextual"/>
        </w:rPr>
      </w:pPr>
      <w:del w:id="513" w:author="Gavin Rawson" w:date="2024-07-17T08:55:00Z" w16du:dateUtc="2024-07-17T07:55:00Z">
        <w:r w:rsidRPr="003A2150" w:rsidDel="003A2150">
          <w:rPr>
            <w:rPrChange w:id="514" w:author="Gavin Rawson" w:date="2024-07-17T08:55:00Z" w16du:dateUtc="2024-07-17T07:55:00Z">
              <w:rPr>
                <w:rStyle w:val="Hyperlink"/>
                <w:noProof/>
              </w:rPr>
            </w:rPrChange>
          </w:rPr>
          <w:delText>2.5.3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5" w:author="Gavin Rawson" w:date="2024-07-17T08:55:00Z" w16du:dateUtc="2024-07-17T07:55:00Z">
              <w:rPr>
                <w:rStyle w:val="Hyperlink"/>
                <w:noProof/>
              </w:rPr>
            </w:rPrChange>
          </w:rPr>
          <w:delText>Mean</w:delText>
        </w:r>
        <w:r w:rsidDel="003A2150">
          <w:rPr>
            <w:noProof/>
            <w:webHidden/>
          </w:rPr>
          <w:tab/>
        </w:r>
        <w:r w:rsidR="007920C5" w:rsidDel="003A2150">
          <w:rPr>
            <w:noProof/>
            <w:webHidden/>
          </w:rPr>
          <w:delText>54</w:delText>
        </w:r>
      </w:del>
    </w:p>
    <w:p w14:paraId="1A021EB2" w14:textId="65CDA9AA" w:rsidR="00354D14" w:rsidDel="003A2150" w:rsidRDefault="00354D14">
      <w:pPr>
        <w:pStyle w:val="TOC3"/>
        <w:rPr>
          <w:del w:id="516" w:author="Gavin Rawson" w:date="2024-07-17T08:55:00Z" w16du:dateUtc="2024-07-17T07:55:00Z"/>
          <w:rFonts w:asciiTheme="minorHAnsi" w:eastAsiaTheme="minorEastAsia" w:hAnsiTheme="minorHAnsi" w:cstheme="minorBidi"/>
          <w:noProof/>
          <w:kern w:val="2"/>
          <w:sz w:val="22"/>
          <w:szCs w:val="22"/>
          <w14:ligatures w14:val="standardContextual"/>
        </w:rPr>
      </w:pPr>
      <w:del w:id="517" w:author="Gavin Rawson" w:date="2024-07-17T08:55:00Z" w16du:dateUtc="2024-07-17T07:55:00Z">
        <w:r w:rsidRPr="003A2150" w:rsidDel="003A2150">
          <w:rPr>
            <w:rPrChange w:id="518" w:author="Gavin Rawson" w:date="2024-07-17T08:55:00Z" w16du:dateUtc="2024-07-17T07:55:00Z">
              <w:rPr>
                <w:rStyle w:val="Hyperlink"/>
                <w:noProof/>
              </w:rPr>
            </w:rPrChange>
          </w:rPr>
          <w:delText>2.5.4</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19" w:author="Gavin Rawson" w:date="2024-07-17T08:55:00Z" w16du:dateUtc="2024-07-17T07:55:00Z">
              <w:rPr>
                <w:rStyle w:val="Hyperlink"/>
                <w:noProof/>
              </w:rPr>
            </w:rPrChange>
          </w:rPr>
          <w:delText>Standard deviation</w:delText>
        </w:r>
        <w:r w:rsidDel="003A2150">
          <w:rPr>
            <w:noProof/>
            <w:webHidden/>
          </w:rPr>
          <w:tab/>
        </w:r>
        <w:r w:rsidR="007920C5" w:rsidDel="003A2150">
          <w:rPr>
            <w:noProof/>
            <w:webHidden/>
          </w:rPr>
          <w:delText>54</w:delText>
        </w:r>
      </w:del>
    </w:p>
    <w:p w14:paraId="5E605BB8" w14:textId="40AD3ABE" w:rsidR="00354D14" w:rsidDel="003A2150" w:rsidRDefault="00354D14">
      <w:pPr>
        <w:pStyle w:val="TOC3"/>
        <w:rPr>
          <w:del w:id="520" w:author="Gavin Rawson" w:date="2024-07-17T08:55:00Z" w16du:dateUtc="2024-07-17T07:55:00Z"/>
          <w:rFonts w:asciiTheme="minorHAnsi" w:eastAsiaTheme="minorEastAsia" w:hAnsiTheme="minorHAnsi" w:cstheme="minorBidi"/>
          <w:noProof/>
          <w:kern w:val="2"/>
          <w:sz w:val="22"/>
          <w:szCs w:val="22"/>
          <w14:ligatures w14:val="standardContextual"/>
        </w:rPr>
      </w:pPr>
      <w:del w:id="521" w:author="Gavin Rawson" w:date="2024-07-17T08:55:00Z" w16du:dateUtc="2024-07-17T07:55:00Z">
        <w:r w:rsidRPr="003A2150" w:rsidDel="003A2150">
          <w:rPr>
            <w:rPrChange w:id="522" w:author="Gavin Rawson" w:date="2024-07-17T08:55:00Z" w16du:dateUtc="2024-07-17T07:55:00Z">
              <w:rPr>
                <w:rStyle w:val="Hyperlink"/>
                <w:noProof/>
              </w:rPr>
            </w:rPrChange>
          </w:rPr>
          <w:delText>2.5.5</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3" w:author="Gavin Rawson" w:date="2024-07-17T08:55:00Z" w16du:dateUtc="2024-07-17T07:55:00Z">
              <w:rPr>
                <w:rStyle w:val="Hyperlink"/>
                <w:noProof/>
              </w:rPr>
            </w:rPrChange>
          </w:rPr>
          <w:delText>Integral</w:delText>
        </w:r>
        <w:r w:rsidDel="003A2150">
          <w:rPr>
            <w:noProof/>
            <w:webHidden/>
          </w:rPr>
          <w:tab/>
        </w:r>
        <w:r w:rsidR="007920C5" w:rsidDel="003A2150">
          <w:rPr>
            <w:noProof/>
            <w:webHidden/>
          </w:rPr>
          <w:delText>55</w:delText>
        </w:r>
      </w:del>
    </w:p>
    <w:p w14:paraId="31AB7F81" w14:textId="6685C6AB" w:rsidR="00354D14" w:rsidDel="003A2150" w:rsidRDefault="00354D14">
      <w:pPr>
        <w:pStyle w:val="TOC3"/>
        <w:rPr>
          <w:del w:id="524" w:author="Gavin Rawson" w:date="2024-07-17T08:55:00Z" w16du:dateUtc="2024-07-17T07:55:00Z"/>
          <w:rFonts w:asciiTheme="minorHAnsi" w:eastAsiaTheme="minorEastAsia" w:hAnsiTheme="minorHAnsi" w:cstheme="minorBidi"/>
          <w:noProof/>
          <w:kern w:val="2"/>
          <w:sz w:val="22"/>
          <w:szCs w:val="22"/>
          <w14:ligatures w14:val="standardContextual"/>
        </w:rPr>
      </w:pPr>
      <w:del w:id="525" w:author="Gavin Rawson" w:date="2024-07-17T08:55:00Z" w16du:dateUtc="2024-07-17T07:55:00Z">
        <w:r w:rsidRPr="003A2150" w:rsidDel="003A2150">
          <w:rPr>
            <w:rPrChange w:id="526" w:author="Gavin Rawson" w:date="2024-07-17T08:55:00Z" w16du:dateUtc="2024-07-17T07:55:00Z">
              <w:rPr>
                <w:rStyle w:val="Hyperlink"/>
                <w:noProof/>
              </w:rPr>
            </w:rPrChange>
          </w:rPr>
          <w:delText>2.5.6</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27" w:author="Gavin Rawson" w:date="2024-07-17T08:55:00Z" w16du:dateUtc="2024-07-17T07:55:00Z">
              <w:rPr>
                <w:rStyle w:val="Hyperlink"/>
                <w:noProof/>
              </w:rPr>
            </w:rPrChange>
          </w:rPr>
          <w:delText>Rate of change</w:delText>
        </w:r>
        <w:r w:rsidDel="003A2150">
          <w:rPr>
            <w:noProof/>
            <w:webHidden/>
          </w:rPr>
          <w:tab/>
        </w:r>
        <w:r w:rsidR="007920C5" w:rsidDel="003A2150">
          <w:rPr>
            <w:noProof/>
            <w:webHidden/>
          </w:rPr>
          <w:delText>55</w:delText>
        </w:r>
      </w:del>
    </w:p>
    <w:p w14:paraId="1B4753A7" w14:textId="15C33311" w:rsidR="00354D14" w:rsidDel="003A2150" w:rsidRDefault="00354D14">
      <w:pPr>
        <w:pStyle w:val="TOC3"/>
        <w:rPr>
          <w:del w:id="528" w:author="Gavin Rawson" w:date="2024-07-17T08:55:00Z" w16du:dateUtc="2024-07-17T07:55:00Z"/>
          <w:rFonts w:asciiTheme="minorHAnsi" w:eastAsiaTheme="minorEastAsia" w:hAnsiTheme="minorHAnsi" w:cstheme="minorBidi"/>
          <w:noProof/>
          <w:kern w:val="2"/>
          <w:sz w:val="22"/>
          <w:szCs w:val="22"/>
          <w14:ligatures w14:val="standardContextual"/>
        </w:rPr>
      </w:pPr>
      <w:del w:id="529" w:author="Gavin Rawson" w:date="2024-07-17T08:55:00Z" w16du:dateUtc="2024-07-17T07:55:00Z">
        <w:r w:rsidRPr="003A2150" w:rsidDel="003A2150">
          <w:rPr>
            <w:rPrChange w:id="530" w:author="Gavin Rawson" w:date="2024-07-17T08:55:00Z" w16du:dateUtc="2024-07-17T07:55:00Z">
              <w:rPr>
                <w:rStyle w:val="Hyperlink"/>
                <w:noProof/>
              </w:rPr>
            </w:rPrChange>
          </w:rPr>
          <w:delText>2.5.7</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1" w:author="Gavin Rawson" w:date="2024-07-17T08:55:00Z" w16du:dateUtc="2024-07-17T07:55:00Z">
              <w:rPr>
                <w:rStyle w:val="Hyperlink"/>
                <w:noProof/>
              </w:rPr>
            </w:rPrChange>
          </w:rPr>
          <w:delText>State counter</w:delText>
        </w:r>
        <w:r w:rsidDel="003A2150">
          <w:rPr>
            <w:noProof/>
            <w:webHidden/>
          </w:rPr>
          <w:tab/>
        </w:r>
        <w:r w:rsidR="007920C5" w:rsidDel="003A2150">
          <w:rPr>
            <w:noProof/>
            <w:webHidden/>
          </w:rPr>
          <w:delText>57</w:delText>
        </w:r>
      </w:del>
    </w:p>
    <w:p w14:paraId="1A60F4B4" w14:textId="4B446A9E" w:rsidR="00354D14" w:rsidDel="003A2150" w:rsidRDefault="00354D14">
      <w:pPr>
        <w:pStyle w:val="TOC3"/>
        <w:rPr>
          <w:del w:id="532" w:author="Gavin Rawson" w:date="2024-07-17T08:55:00Z" w16du:dateUtc="2024-07-17T07:55:00Z"/>
          <w:rFonts w:asciiTheme="minorHAnsi" w:eastAsiaTheme="minorEastAsia" w:hAnsiTheme="minorHAnsi" w:cstheme="minorBidi"/>
          <w:noProof/>
          <w:kern w:val="2"/>
          <w:sz w:val="22"/>
          <w:szCs w:val="22"/>
          <w14:ligatures w14:val="standardContextual"/>
        </w:rPr>
      </w:pPr>
      <w:del w:id="533" w:author="Gavin Rawson" w:date="2024-07-17T08:55:00Z" w16du:dateUtc="2024-07-17T07:55:00Z">
        <w:r w:rsidRPr="003A2150" w:rsidDel="003A2150">
          <w:rPr>
            <w:rPrChange w:id="534" w:author="Gavin Rawson" w:date="2024-07-17T08:55:00Z" w16du:dateUtc="2024-07-17T07:55:00Z">
              <w:rPr>
                <w:rStyle w:val="Hyperlink"/>
                <w:noProof/>
              </w:rPr>
            </w:rPrChange>
          </w:rPr>
          <w:delText>2.5.8</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35" w:author="Gavin Rawson" w:date="2024-07-17T08:55:00Z" w16du:dateUtc="2024-07-17T07:55:00Z">
              <w:rPr>
                <w:rStyle w:val="Hyperlink"/>
                <w:noProof/>
              </w:rPr>
            </w:rPrChange>
          </w:rPr>
          <w:delText>State runtime</w:delText>
        </w:r>
        <w:r w:rsidDel="003A2150">
          <w:rPr>
            <w:noProof/>
            <w:webHidden/>
          </w:rPr>
          <w:tab/>
        </w:r>
        <w:r w:rsidR="007920C5" w:rsidDel="003A2150">
          <w:rPr>
            <w:noProof/>
            <w:webHidden/>
          </w:rPr>
          <w:delText>57</w:delText>
        </w:r>
      </w:del>
    </w:p>
    <w:p w14:paraId="1498585D" w14:textId="566478D9" w:rsidR="00354D14" w:rsidDel="003A2150" w:rsidRDefault="00354D14">
      <w:pPr>
        <w:pStyle w:val="TOC2"/>
        <w:rPr>
          <w:del w:id="536" w:author="Gavin Rawson" w:date="2024-07-17T08:55:00Z" w16du:dateUtc="2024-07-17T07:55:00Z"/>
          <w:rFonts w:asciiTheme="minorHAnsi" w:eastAsiaTheme="minorEastAsia" w:hAnsiTheme="minorHAnsi" w:cstheme="minorBidi"/>
          <w:kern w:val="2"/>
          <w:sz w:val="22"/>
          <w:szCs w:val="22"/>
          <w14:ligatures w14:val="standardContextual"/>
        </w:rPr>
      </w:pPr>
      <w:del w:id="537" w:author="Gavin Rawson" w:date="2024-07-17T08:55:00Z" w16du:dateUtc="2024-07-17T07:55:00Z">
        <w:r w:rsidRPr="003A2150" w:rsidDel="003A2150">
          <w:rPr>
            <w:rPrChange w:id="538" w:author="Gavin Rawson" w:date="2024-07-17T08:55:00Z" w16du:dateUtc="2024-07-17T07:55:00Z">
              <w:rPr>
                <w:rStyle w:val="Hyperlink"/>
              </w:rPr>
            </w:rPrChange>
          </w:rPr>
          <w:delText>2.6</w:delText>
        </w:r>
        <w:r w:rsidDel="003A2150">
          <w:rPr>
            <w:rFonts w:asciiTheme="minorHAnsi" w:eastAsiaTheme="minorEastAsia" w:hAnsiTheme="minorHAnsi" w:cstheme="minorBidi"/>
            <w:kern w:val="2"/>
            <w:sz w:val="22"/>
            <w:szCs w:val="22"/>
            <w14:ligatures w14:val="standardContextual"/>
          </w:rPr>
          <w:tab/>
        </w:r>
        <w:r w:rsidRPr="003A2150" w:rsidDel="003A2150">
          <w:rPr>
            <w:rPrChange w:id="539" w:author="Gavin Rawson" w:date="2024-07-17T08:55:00Z" w16du:dateUtc="2024-07-17T07:55:00Z">
              <w:rPr>
                <w:rStyle w:val="Hyperlink"/>
              </w:rPr>
            </w:rPrChange>
          </w:rPr>
          <w:delText>Limit and control profiles</w:delText>
        </w:r>
        <w:r w:rsidDel="003A2150">
          <w:rPr>
            <w:webHidden/>
          </w:rPr>
          <w:tab/>
        </w:r>
        <w:r w:rsidR="007920C5" w:rsidDel="003A2150">
          <w:rPr>
            <w:webHidden/>
          </w:rPr>
          <w:delText>57</w:delText>
        </w:r>
      </w:del>
    </w:p>
    <w:p w14:paraId="33829964" w14:textId="57FFC558" w:rsidR="00354D14" w:rsidDel="003A2150" w:rsidRDefault="00354D14">
      <w:pPr>
        <w:pStyle w:val="TOC3"/>
        <w:rPr>
          <w:del w:id="540" w:author="Gavin Rawson" w:date="2024-07-17T08:55:00Z" w16du:dateUtc="2024-07-17T07:55:00Z"/>
          <w:rFonts w:asciiTheme="minorHAnsi" w:eastAsiaTheme="minorEastAsia" w:hAnsiTheme="minorHAnsi" w:cstheme="minorBidi"/>
          <w:noProof/>
          <w:kern w:val="2"/>
          <w:sz w:val="22"/>
          <w:szCs w:val="22"/>
          <w14:ligatures w14:val="standardContextual"/>
        </w:rPr>
      </w:pPr>
      <w:del w:id="541" w:author="Gavin Rawson" w:date="2024-07-17T08:55:00Z" w16du:dateUtc="2024-07-17T07:55:00Z">
        <w:r w:rsidRPr="003A2150" w:rsidDel="003A2150">
          <w:rPr>
            <w:rPrChange w:id="542" w:author="Gavin Rawson" w:date="2024-07-17T08:55:00Z" w16du:dateUtc="2024-07-17T07:55:00Z">
              <w:rPr>
                <w:rStyle w:val="Hyperlink"/>
                <w:noProof/>
              </w:rPr>
            </w:rPrChange>
          </w:rPr>
          <w:delText>2.6.1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3" w:author="Gavin Rawson" w:date="2024-07-17T08:55:00Z" w16du:dateUtc="2024-07-17T07:55:00Z">
              <w:rPr>
                <w:rStyle w:val="Hyperlink"/>
                <w:noProof/>
              </w:rPr>
            </w:rPrChange>
          </w:rPr>
          <w:delText>Limit profiles</w:delText>
        </w:r>
        <w:r w:rsidDel="003A2150">
          <w:rPr>
            <w:noProof/>
            <w:webHidden/>
          </w:rPr>
          <w:tab/>
        </w:r>
        <w:r w:rsidR="007920C5" w:rsidDel="003A2150">
          <w:rPr>
            <w:noProof/>
            <w:webHidden/>
          </w:rPr>
          <w:delText>57</w:delText>
        </w:r>
      </w:del>
    </w:p>
    <w:p w14:paraId="34434E3F" w14:textId="01598095" w:rsidR="00354D14" w:rsidDel="003A2150" w:rsidRDefault="00354D14">
      <w:pPr>
        <w:pStyle w:val="TOC3"/>
        <w:rPr>
          <w:del w:id="544" w:author="Gavin Rawson" w:date="2024-07-17T08:55:00Z" w16du:dateUtc="2024-07-17T07:55:00Z"/>
          <w:rFonts w:asciiTheme="minorHAnsi" w:eastAsiaTheme="minorEastAsia" w:hAnsiTheme="minorHAnsi" w:cstheme="minorBidi"/>
          <w:noProof/>
          <w:kern w:val="2"/>
          <w:sz w:val="22"/>
          <w:szCs w:val="22"/>
          <w14:ligatures w14:val="standardContextual"/>
        </w:rPr>
      </w:pPr>
      <w:del w:id="545" w:author="Gavin Rawson" w:date="2024-07-17T08:55:00Z" w16du:dateUtc="2024-07-17T07:55:00Z">
        <w:r w:rsidRPr="003A2150" w:rsidDel="003A2150">
          <w:rPr>
            <w:rPrChange w:id="546" w:author="Gavin Rawson" w:date="2024-07-17T08:55:00Z" w16du:dateUtc="2024-07-17T07:55:00Z">
              <w:rPr>
                <w:rStyle w:val="Hyperlink"/>
                <w:noProof/>
              </w:rPr>
            </w:rPrChange>
          </w:rPr>
          <w:delText>2.6.2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547" w:author="Gavin Rawson" w:date="2024-07-17T08:55:00Z" w16du:dateUtc="2024-07-17T07:55:00Z">
              <w:rPr>
                <w:rStyle w:val="Hyperlink"/>
                <w:noProof/>
              </w:rPr>
            </w:rPrChange>
          </w:rPr>
          <w:delText>Control profiles</w:delText>
        </w:r>
        <w:r w:rsidDel="003A2150">
          <w:rPr>
            <w:noProof/>
            <w:webHidden/>
          </w:rPr>
          <w:tab/>
        </w:r>
        <w:r w:rsidR="007920C5" w:rsidDel="003A2150">
          <w:rPr>
            <w:noProof/>
            <w:webHidden/>
          </w:rPr>
          <w:delText>58</w:delText>
        </w:r>
      </w:del>
    </w:p>
    <w:p w14:paraId="151D9437" w14:textId="3467020D" w:rsidR="00354D14" w:rsidDel="003A2150" w:rsidRDefault="00354D14">
      <w:pPr>
        <w:pStyle w:val="TOC2"/>
        <w:rPr>
          <w:del w:id="548" w:author="Gavin Rawson" w:date="2024-07-17T08:55:00Z" w16du:dateUtc="2024-07-17T07:55:00Z"/>
          <w:rFonts w:asciiTheme="minorHAnsi" w:eastAsiaTheme="minorEastAsia" w:hAnsiTheme="minorHAnsi" w:cstheme="minorBidi"/>
          <w:kern w:val="2"/>
          <w:sz w:val="22"/>
          <w:szCs w:val="22"/>
          <w14:ligatures w14:val="standardContextual"/>
        </w:rPr>
      </w:pPr>
      <w:del w:id="549" w:author="Gavin Rawson" w:date="2024-07-17T08:55:00Z" w16du:dateUtc="2024-07-17T07:55:00Z">
        <w:r w:rsidRPr="003A2150" w:rsidDel="003A2150">
          <w:rPr>
            <w:rPrChange w:id="550" w:author="Gavin Rawson" w:date="2024-07-17T08:55:00Z" w16du:dateUtc="2024-07-17T07:55:00Z">
              <w:rPr>
                <w:rStyle w:val="Hyperlink"/>
              </w:rPr>
            </w:rPrChange>
          </w:rPr>
          <w:delText>2.7</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1" w:author="Gavin Rawson" w:date="2024-07-17T08:55:00Z" w16du:dateUtc="2024-07-17T07:55:00Z">
              <w:rPr>
                <w:rStyle w:val="Hyperlink"/>
              </w:rPr>
            </w:rPrChange>
          </w:rPr>
          <w:delText>Calculated points</w:delText>
        </w:r>
        <w:r w:rsidDel="003A2150">
          <w:rPr>
            <w:webHidden/>
          </w:rPr>
          <w:tab/>
        </w:r>
        <w:r w:rsidR="007920C5" w:rsidDel="003A2150">
          <w:rPr>
            <w:webHidden/>
          </w:rPr>
          <w:delText>59</w:delText>
        </w:r>
      </w:del>
    </w:p>
    <w:p w14:paraId="2ACBC6D7" w14:textId="21F99C2E" w:rsidR="00354D14" w:rsidDel="003A2150" w:rsidRDefault="00354D14">
      <w:pPr>
        <w:pStyle w:val="TOC2"/>
        <w:rPr>
          <w:del w:id="552" w:author="Gavin Rawson" w:date="2024-07-17T08:55:00Z" w16du:dateUtc="2024-07-17T07:55:00Z"/>
          <w:rFonts w:asciiTheme="minorHAnsi" w:eastAsiaTheme="minorEastAsia" w:hAnsiTheme="minorHAnsi" w:cstheme="minorBidi"/>
          <w:kern w:val="2"/>
          <w:sz w:val="22"/>
          <w:szCs w:val="22"/>
          <w14:ligatures w14:val="standardContextual"/>
        </w:rPr>
      </w:pPr>
      <w:del w:id="553" w:author="Gavin Rawson" w:date="2024-07-17T08:55:00Z" w16du:dateUtc="2024-07-17T07:55:00Z">
        <w:r w:rsidRPr="003A2150" w:rsidDel="003A2150">
          <w:rPr>
            <w:rPrChange w:id="554" w:author="Gavin Rawson" w:date="2024-07-17T08:55:00Z" w16du:dateUtc="2024-07-17T07:55:00Z">
              <w:rPr>
                <w:rStyle w:val="Hyperlink"/>
              </w:rPr>
            </w:rPrChange>
          </w:rPr>
          <w:delText>2.8</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5" w:author="Gavin Rawson" w:date="2024-07-17T08:55:00Z" w16du:dateUtc="2024-07-17T07:55:00Z">
              <w:rPr>
                <w:rStyle w:val="Hyperlink"/>
              </w:rPr>
            </w:rPrChange>
          </w:rPr>
          <w:delText>Incident logging</w:delText>
        </w:r>
        <w:r w:rsidDel="003A2150">
          <w:rPr>
            <w:webHidden/>
          </w:rPr>
          <w:tab/>
        </w:r>
        <w:r w:rsidR="007920C5" w:rsidDel="003A2150">
          <w:rPr>
            <w:webHidden/>
          </w:rPr>
          <w:delText>59</w:delText>
        </w:r>
      </w:del>
    </w:p>
    <w:p w14:paraId="6697FD2C" w14:textId="4B3EBBEF" w:rsidR="00354D14" w:rsidDel="003A2150" w:rsidRDefault="00354D14">
      <w:pPr>
        <w:pStyle w:val="TOC1"/>
        <w:rPr>
          <w:del w:id="556" w:author="Gavin Rawson" w:date="2024-07-17T08:55:00Z" w16du:dateUtc="2024-07-17T07:55:00Z"/>
          <w:rFonts w:asciiTheme="minorHAnsi" w:eastAsiaTheme="minorEastAsia" w:hAnsiTheme="minorHAnsi" w:cstheme="minorBidi"/>
          <w:bCs w:val="0"/>
          <w:kern w:val="2"/>
          <w:sz w:val="22"/>
          <w:szCs w:val="22"/>
          <w14:ligatures w14:val="standardContextual"/>
        </w:rPr>
      </w:pPr>
      <w:del w:id="557" w:author="Gavin Rawson" w:date="2024-07-17T08:55:00Z" w16du:dateUtc="2024-07-17T07:55:00Z">
        <w:r w:rsidRPr="003A2150" w:rsidDel="003A2150">
          <w:rPr>
            <w:rPrChange w:id="558" w:author="Gavin Rawson" w:date="2024-07-17T08:55:00Z" w16du:dateUtc="2024-07-17T07:55:00Z">
              <w:rPr>
                <w:rStyle w:val="Hyperlink"/>
              </w:rPr>
            </w:rPrChange>
          </w:rPr>
          <w:delText>3</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59" w:author="Gavin Rawson" w:date="2024-07-17T08:55:00Z" w16du:dateUtc="2024-07-17T07:55:00Z">
              <w:rPr>
                <w:rStyle w:val="Hyperlink"/>
              </w:rPr>
            </w:rPrChange>
          </w:rPr>
          <w:delText>Controls and overrides</w:delText>
        </w:r>
        <w:r w:rsidDel="003A2150">
          <w:rPr>
            <w:webHidden/>
          </w:rPr>
          <w:tab/>
        </w:r>
        <w:r w:rsidR="007920C5" w:rsidDel="003A2150">
          <w:rPr>
            <w:webHidden/>
          </w:rPr>
          <w:delText>61</w:delText>
        </w:r>
      </w:del>
    </w:p>
    <w:p w14:paraId="6FD85D5E" w14:textId="2F792210" w:rsidR="00354D14" w:rsidDel="003A2150" w:rsidRDefault="00354D14">
      <w:pPr>
        <w:pStyle w:val="TOC2"/>
        <w:rPr>
          <w:del w:id="560" w:author="Gavin Rawson" w:date="2024-07-17T08:55:00Z" w16du:dateUtc="2024-07-17T07:55:00Z"/>
          <w:rFonts w:asciiTheme="minorHAnsi" w:eastAsiaTheme="minorEastAsia" w:hAnsiTheme="minorHAnsi" w:cstheme="minorBidi"/>
          <w:kern w:val="2"/>
          <w:sz w:val="22"/>
          <w:szCs w:val="22"/>
          <w14:ligatures w14:val="standardContextual"/>
        </w:rPr>
      </w:pPr>
      <w:del w:id="561" w:author="Gavin Rawson" w:date="2024-07-17T08:55:00Z" w16du:dateUtc="2024-07-17T07:55:00Z">
        <w:r w:rsidRPr="003A2150" w:rsidDel="003A2150">
          <w:rPr>
            <w:rPrChange w:id="562" w:author="Gavin Rawson" w:date="2024-07-17T08:55:00Z" w16du:dateUtc="2024-07-17T07:55:00Z">
              <w:rPr>
                <w:rStyle w:val="Hyperlink"/>
              </w:rPr>
            </w:rPrChange>
          </w:rPr>
          <w:delText>3.1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3" w:author="Gavin Rawson" w:date="2024-07-17T08:55:00Z" w16du:dateUtc="2024-07-17T07:55:00Z">
              <w:rPr>
                <w:rStyle w:val="Hyperlink"/>
              </w:rPr>
            </w:rPrChange>
          </w:rPr>
          <w:delText>Controls</w:delText>
        </w:r>
        <w:r w:rsidDel="003A2150">
          <w:rPr>
            <w:webHidden/>
          </w:rPr>
          <w:tab/>
        </w:r>
        <w:r w:rsidR="007920C5" w:rsidDel="003A2150">
          <w:rPr>
            <w:webHidden/>
          </w:rPr>
          <w:delText>61</w:delText>
        </w:r>
      </w:del>
    </w:p>
    <w:p w14:paraId="5A82DDED" w14:textId="49A5D0ED" w:rsidR="00354D14" w:rsidDel="003A2150" w:rsidRDefault="00354D14">
      <w:pPr>
        <w:pStyle w:val="TOC2"/>
        <w:rPr>
          <w:del w:id="564" w:author="Gavin Rawson" w:date="2024-07-17T08:55:00Z" w16du:dateUtc="2024-07-17T07:55:00Z"/>
          <w:rFonts w:asciiTheme="minorHAnsi" w:eastAsiaTheme="minorEastAsia" w:hAnsiTheme="minorHAnsi" w:cstheme="minorBidi"/>
          <w:kern w:val="2"/>
          <w:sz w:val="22"/>
          <w:szCs w:val="22"/>
          <w14:ligatures w14:val="standardContextual"/>
        </w:rPr>
      </w:pPr>
      <w:del w:id="565" w:author="Gavin Rawson" w:date="2024-07-17T08:55:00Z" w16du:dateUtc="2024-07-17T07:55:00Z">
        <w:r w:rsidRPr="003A2150" w:rsidDel="003A2150">
          <w:rPr>
            <w:rPrChange w:id="566" w:author="Gavin Rawson" w:date="2024-07-17T08:55:00Z" w16du:dateUtc="2024-07-17T07:55:00Z">
              <w:rPr>
                <w:rStyle w:val="Hyperlink"/>
              </w:rPr>
            </w:rPrChange>
          </w:rPr>
          <w:delText>3.2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7" w:author="Gavin Rawson" w:date="2024-07-17T08:55:00Z" w16du:dateUtc="2024-07-17T07:55:00Z">
              <w:rPr>
                <w:rStyle w:val="Hyperlink"/>
              </w:rPr>
            </w:rPrChange>
          </w:rPr>
          <w:delText>Overriding a point</w:delText>
        </w:r>
        <w:r w:rsidDel="003A2150">
          <w:rPr>
            <w:webHidden/>
          </w:rPr>
          <w:tab/>
        </w:r>
        <w:r w:rsidR="007920C5" w:rsidDel="003A2150">
          <w:rPr>
            <w:webHidden/>
          </w:rPr>
          <w:delText>61</w:delText>
        </w:r>
      </w:del>
    </w:p>
    <w:p w14:paraId="6988B3D2" w14:textId="6F509A14" w:rsidR="00354D14" w:rsidDel="003A2150" w:rsidRDefault="00354D14">
      <w:pPr>
        <w:pStyle w:val="TOC1"/>
        <w:rPr>
          <w:del w:id="568" w:author="Gavin Rawson" w:date="2024-07-17T08:55:00Z" w16du:dateUtc="2024-07-17T07:55:00Z"/>
          <w:rFonts w:asciiTheme="minorHAnsi" w:eastAsiaTheme="minorEastAsia" w:hAnsiTheme="minorHAnsi" w:cstheme="minorBidi"/>
          <w:bCs w:val="0"/>
          <w:kern w:val="2"/>
          <w:sz w:val="22"/>
          <w:szCs w:val="22"/>
          <w14:ligatures w14:val="standardContextual"/>
        </w:rPr>
      </w:pPr>
      <w:del w:id="569" w:author="Gavin Rawson" w:date="2024-07-17T08:55:00Z" w16du:dateUtc="2024-07-17T07:55:00Z">
        <w:r w:rsidRPr="003A2150" w:rsidDel="003A2150">
          <w:rPr>
            <w:rPrChange w:id="570" w:author="Gavin Rawson" w:date="2024-07-17T08:55:00Z" w16du:dateUtc="2024-07-17T07:55:00Z">
              <w:rPr>
                <w:rStyle w:val="Hyperlink"/>
              </w:rPr>
            </w:rPrChange>
          </w:rPr>
          <w:delText>4</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71" w:author="Gavin Rawson" w:date="2024-07-17T08:55:00Z" w16du:dateUtc="2024-07-17T07:55:00Z">
              <w:rPr>
                <w:rStyle w:val="Hyperlink"/>
              </w:rPr>
            </w:rPrChange>
          </w:rPr>
          <w:delText>Data reporting</w:delText>
        </w:r>
        <w:r w:rsidDel="003A2150">
          <w:rPr>
            <w:webHidden/>
          </w:rPr>
          <w:tab/>
        </w:r>
        <w:r w:rsidR="007920C5" w:rsidDel="003A2150">
          <w:rPr>
            <w:webHidden/>
          </w:rPr>
          <w:delText>63</w:delText>
        </w:r>
      </w:del>
    </w:p>
    <w:p w14:paraId="3C67809E" w14:textId="4180FF43" w:rsidR="00354D14" w:rsidDel="003A2150" w:rsidRDefault="00354D14">
      <w:pPr>
        <w:pStyle w:val="TOC2"/>
        <w:rPr>
          <w:del w:id="572" w:author="Gavin Rawson" w:date="2024-07-17T08:55:00Z" w16du:dateUtc="2024-07-17T07:55:00Z"/>
          <w:rFonts w:asciiTheme="minorHAnsi" w:eastAsiaTheme="minorEastAsia" w:hAnsiTheme="minorHAnsi" w:cstheme="minorBidi"/>
          <w:kern w:val="2"/>
          <w:sz w:val="22"/>
          <w:szCs w:val="22"/>
          <w14:ligatures w14:val="standardContextual"/>
        </w:rPr>
      </w:pPr>
      <w:del w:id="573" w:author="Gavin Rawson" w:date="2024-07-17T08:55:00Z" w16du:dateUtc="2024-07-17T07:55:00Z">
        <w:r w:rsidRPr="003A2150" w:rsidDel="003A2150">
          <w:rPr>
            <w:rPrChange w:id="574" w:author="Gavin Rawson" w:date="2024-07-17T08:55:00Z" w16du:dateUtc="2024-07-17T07:55:00Z">
              <w:rPr>
                <w:rStyle w:val="Hyperlink"/>
              </w:rPr>
            </w:rPrChange>
          </w:rPr>
          <w:delText>4.1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5" w:author="Gavin Rawson" w:date="2024-07-17T08:55:00Z" w16du:dateUtc="2024-07-17T07:55:00Z">
              <w:rPr>
                <w:rStyle w:val="Hyperlink"/>
              </w:rPr>
            </w:rPrChange>
          </w:rPr>
          <w:delText>Data formats</w:delText>
        </w:r>
        <w:r w:rsidDel="003A2150">
          <w:rPr>
            <w:webHidden/>
          </w:rPr>
          <w:tab/>
        </w:r>
        <w:r w:rsidR="007920C5" w:rsidDel="003A2150">
          <w:rPr>
            <w:webHidden/>
          </w:rPr>
          <w:delText>63</w:delText>
        </w:r>
      </w:del>
    </w:p>
    <w:p w14:paraId="69BDF481" w14:textId="09636AB4" w:rsidR="00354D14" w:rsidDel="003A2150" w:rsidRDefault="00354D14">
      <w:pPr>
        <w:pStyle w:val="TOC2"/>
        <w:rPr>
          <w:del w:id="576" w:author="Gavin Rawson" w:date="2024-07-17T08:55:00Z" w16du:dateUtc="2024-07-17T07:55:00Z"/>
          <w:rFonts w:asciiTheme="minorHAnsi" w:eastAsiaTheme="minorEastAsia" w:hAnsiTheme="minorHAnsi" w:cstheme="minorBidi"/>
          <w:kern w:val="2"/>
          <w:sz w:val="22"/>
          <w:szCs w:val="22"/>
          <w14:ligatures w14:val="standardContextual"/>
        </w:rPr>
      </w:pPr>
      <w:del w:id="577" w:author="Gavin Rawson" w:date="2024-07-17T08:55:00Z" w16du:dateUtc="2024-07-17T07:55:00Z">
        <w:r w:rsidRPr="003A2150" w:rsidDel="003A2150">
          <w:rPr>
            <w:rPrChange w:id="578" w:author="Gavin Rawson" w:date="2024-07-17T08:55:00Z" w16du:dateUtc="2024-07-17T07:55:00Z">
              <w:rPr>
                <w:rStyle w:val="Hyperlink"/>
              </w:rPr>
            </w:rPrChange>
          </w:rPr>
          <w:delText>4.2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9" w:author="Gavin Rawson" w:date="2024-07-17T08:55:00Z" w16du:dateUtc="2024-07-17T07:55:00Z">
              <w:rPr>
                <w:rStyle w:val="Hyperlink"/>
              </w:rPr>
            </w:rPrChange>
          </w:rPr>
          <w:delText>Requesting data</w:delText>
        </w:r>
        <w:r w:rsidDel="003A2150">
          <w:rPr>
            <w:webHidden/>
          </w:rPr>
          <w:tab/>
        </w:r>
        <w:r w:rsidR="007920C5" w:rsidDel="003A2150">
          <w:rPr>
            <w:webHidden/>
          </w:rPr>
          <w:delText>64</w:delText>
        </w:r>
      </w:del>
    </w:p>
    <w:p w14:paraId="3759E12A" w14:textId="1FB55B22" w:rsidR="00354D14" w:rsidDel="003A2150" w:rsidRDefault="00354D14">
      <w:pPr>
        <w:pStyle w:val="TOC1"/>
        <w:rPr>
          <w:del w:id="580" w:author="Gavin Rawson" w:date="2024-07-17T08:55:00Z" w16du:dateUtc="2024-07-17T07:55:00Z"/>
          <w:rFonts w:asciiTheme="minorHAnsi" w:eastAsiaTheme="minorEastAsia" w:hAnsiTheme="minorHAnsi" w:cstheme="minorBidi"/>
          <w:bCs w:val="0"/>
          <w:kern w:val="2"/>
          <w:sz w:val="22"/>
          <w:szCs w:val="22"/>
          <w14:ligatures w14:val="standardContextual"/>
        </w:rPr>
      </w:pPr>
      <w:del w:id="581" w:author="Gavin Rawson" w:date="2024-07-17T08:55:00Z" w16du:dateUtc="2024-07-17T07:55:00Z">
        <w:r w:rsidRPr="003A2150" w:rsidDel="003A2150">
          <w:rPr>
            <w:rPrChange w:id="582" w:author="Gavin Rawson" w:date="2024-07-17T08:55:00Z" w16du:dateUtc="2024-07-17T07:55:00Z">
              <w:rPr>
                <w:rStyle w:val="Hyperlink"/>
              </w:rPr>
            </w:rPrChange>
          </w:rPr>
          <w:delText>5</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3" w:author="Gavin Rawson" w:date="2024-07-17T08:55:00Z" w16du:dateUtc="2024-07-17T07:55:00Z">
              <w:rPr>
                <w:rStyle w:val="Hyperlink"/>
              </w:rPr>
            </w:rPrChange>
          </w:rPr>
          <w:delText>Field device core blocks</w:delText>
        </w:r>
        <w:r w:rsidDel="003A2150">
          <w:rPr>
            <w:webHidden/>
          </w:rPr>
          <w:tab/>
        </w:r>
        <w:r w:rsidR="007920C5" w:rsidDel="003A2150">
          <w:rPr>
            <w:webHidden/>
          </w:rPr>
          <w:delText>66</w:delText>
        </w:r>
      </w:del>
    </w:p>
    <w:p w14:paraId="0E1FDC1B" w14:textId="301030ED" w:rsidR="00354D14" w:rsidDel="003A2150" w:rsidRDefault="00354D14">
      <w:pPr>
        <w:pStyle w:val="TOC1"/>
        <w:rPr>
          <w:del w:id="584" w:author="Gavin Rawson" w:date="2024-07-17T08:55:00Z" w16du:dateUtc="2024-07-17T07:55:00Z"/>
          <w:rFonts w:asciiTheme="minorHAnsi" w:eastAsiaTheme="minorEastAsia" w:hAnsiTheme="minorHAnsi" w:cstheme="minorBidi"/>
          <w:bCs w:val="0"/>
          <w:kern w:val="2"/>
          <w:sz w:val="22"/>
          <w:szCs w:val="22"/>
          <w14:ligatures w14:val="standardContextual"/>
        </w:rPr>
      </w:pPr>
      <w:del w:id="585" w:author="Gavin Rawson" w:date="2024-07-17T08:55:00Z" w16du:dateUtc="2024-07-17T07:55:00Z">
        <w:r w:rsidRPr="003A2150" w:rsidDel="003A2150">
          <w:rPr>
            <w:rPrChange w:id="586" w:author="Gavin Rawson" w:date="2024-07-17T08:55:00Z" w16du:dateUtc="2024-07-17T07:55:00Z">
              <w:rPr>
                <w:rStyle w:val="Hyperlink"/>
              </w:rPr>
            </w:rPrChange>
          </w:rPr>
          <w:delText>6</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7" w:author="Gavin Rawson" w:date="2024-07-17T08:55:00Z" w16du:dateUtc="2024-07-17T07:55:00Z">
              <w:rPr>
                <w:rStyle w:val="Hyperlink"/>
              </w:rPr>
            </w:rPrChange>
          </w:rPr>
          <w:delText>Use of MQTT</w:delText>
        </w:r>
        <w:r w:rsidDel="003A2150">
          <w:rPr>
            <w:webHidden/>
          </w:rPr>
          <w:tab/>
        </w:r>
        <w:r w:rsidR="007920C5" w:rsidDel="003A2150">
          <w:rPr>
            <w:webHidden/>
          </w:rPr>
          <w:delText>67</w:delText>
        </w:r>
      </w:del>
    </w:p>
    <w:p w14:paraId="774BB519" w14:textId="2EF87987" w:rsidR="00354D14" w:rsidDel="003A2150" w:rsidRDefault="00354D14">
      <w:pPr>
        <w:pStyle w:val="TOC2"/>
        <w:rPr>
          <w:del w:id="588" w:author="Gavin Rawson" w:date="2024-07-17T08:55:00Z" w16du:dateUtc="2024-07-17T07:55:00Z"/>
          <w:rFonts w:asciiTheme="minorHAnsi" w:eastAsiaTheme="minorEastAsia" w:hAnsiTheme="minorHAnsi" w:cstheme="minorBidi"/>
          <w:kern w:val="2"/>
          <w:sz w:val="22"/>
          <w:szCs w:val="22"/>
          <w14:ligatures w14:val="standardContextual"/>
        </w:rPr>
      </w:pPr>
      <w:del w:id="589" w:author="Gavin Rawson" w:date="2024-07-17T08:55:00Z" w16du:dateUtc="2024-07-17T07:55:00Z">
        <w:r w:rsidRPr="003A2150" w:rsidDel="003A2150">
          <w:rPr>
            <w:rPrChange w:id="590" w:author="Gavin Rawson" w:date="2024-07-17T08:55:00Z" w16du:dateUtc="2024-07-17T07:55:00Z">
              <w:rPr>
                <w:rStyle w:val="Hyperlink"/>
              </w:rPr>
            </w:rPrChange>
          </w:rPr>
          <w:delText>6.1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1" w:author="Gavin Rawson" w:date="2024-07-17T08:55:00Z" w16du:dateUtc="2024-07-17T07:55:00Z">
              <w:rPr>
                <w:rStyle w:val="Hyperlink"/>
              </w:rPr>
            </w:rPrChange>
          </w:rPr>
          <w:delText>Retained messages and connection state</w:delText>
        </w:r>
        <w:r w:rsidDel="003A2150">
          <w:rPr>
            <w:webHidden/>
          </w:rPr>
          <w:tab/>
        </w:r>
        <w:r w:rsidR="007920C5" w:rsidDel="003A2150">
          <w:rPr>
            <w:webHidden/>
          </w:rPr>
          <w:delText>67</w:delText>
        </w:r>
      </w:del>
    </w:p>
    <w:p w14:paraId="2E6F7040" w14:textId="0E3495E7" w:rsidR="00354D14" w:rsidDel="003A2150" w:rsidRDefault="00354D14">
      <w:pPr>
        <w:pStyle w:val="TOC2"/>
        <w:rPr>
          <w:del w:id="592" w:author="Gavin Rawson" w:date="2024-07-17T08:55:00Z" w16du:dateUtc="2024-07-17T07:55:00Z"/>
          <w:rFonts w:asciiTheme="minorHAnsi" w:eastAsiaTheme="minorEastAsia" w:hAnsiTheme="minorHAnsi" w:cstheme="minorBidi"/>
          <w:kern w:val="2"/>
          <w:sz w:val="22"/>
          <w:szCs w:val="22"/>
          <w14:ligatures w14:val="standardContextual"/>
        </w:rPr>
      </w:pPr>
      <w:del w:id="593" w:author="Gavin Rawson" w:date="2024-07-17T08:55:00Z" w16du:dateUtc="2024-07-17T07:55:00Z">
        <w:r w:rsidRPr="003A2150" w:rsidDel="003A2150">
          <w:rPr>
            <w:rPrChange w:id="594" w:author="Gavin Rawson" w:date="2024-07-17T08:55:00Z" w16du:dateUtc="2024-07-17T07:55:00Z">
              <w:rPr>
                <w:rStyle w:val="Hyperlink"/>
              </w:rPr>
            </w:rPrChange>
          </w:rPr>
          <w:delText>6.2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5" w:author="Gavin Rawson" w:date="2024-07-17T08:55:00Z" w16du:dateUtc="2024-07-17T07:55:00Z">
              <w:rPr>
                <w:rStyle w:val="Hyperlink"/>
              </w:rPr>
            </w:rPrChange>
          </w:rPr>
          <w:delText>Publish/subscribe transports</w:delText>
        </w:r>
        <w:r w:rsidDel="003A2150">
          <w:rPr>
            <w:webHidden/>
          </w:rPr>
          <w:tab/>
        </w:r>
        <w:r w:rsidR="007920C5" w:rsidDel="003A2150">
          <w:rPr>
            <w:webHidden/>
          </w:rPr>
          <w:delText>67</w:delText>
        </w:r>
      </w:del>
    </w:p>
    <w:p w14:paraId="04321DF2" w14:textId="302C4AE6" w:rsidR="00354D14" w:rsidDel="003A2150" w:rsidRDefault="00354D14">
      <w:pPr>
        <w:pStyle w:val="TOC2"/>
        <w:rPr>
          <w:del w:id="596" w:author="Gavin Rawson" w:date="2024-07-17T08:55:00Z" w16du:dateUtc="2024-07-17T07:55:00Z"/>
          <w:rFonts w:asciiTheme="minorHAnsi" w:eastAsiaTheme="minorEastAsia" w:hAnsiTheme="minorHAnsi" w:cstheme="minorBidi"/>
          <w:kern w:val="2"/>
          <w:sz w:val="22"/>
          <w:szCs w:val="22"/>
          <w14:ligatures w14:val="standardContextual"/>
        </w:rPr>
      </w:pPr>
      <w:del w:id="597" w:author="Gavin Rawson" w:date="2024-07-17T08:55:00Z" w16du:dateUtc="2024-07-17T07:55:00Z">
        <w:r w:rsidRPr="003A2150" w:rsidDel="003A2150">
          <w:rPr>
            <w:rPrChange w:id="598" w:author="Gavin Rawson" w:date="2024-07-17T08:55:00Z" w16du:dateUtc="2024-07-17T07:55:00Z">
              <w:rPr>
                <w:rStyle w:val="Hyperlink"/>
              </w:rPr>
            </w:rPrChange>
          </w:rPr>
          <w:delText>6.3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9" w:author="Gavin Rawson" w:date="2024-07-17T08:55:00Z" w16du:dateUtc="2024-07-17T07:55:00Z">
              <w:rPr>
                <w:rStyle w:val="Hyperlink"/>
              </w:rPr>
            </w:rPrChange>
          </w:rPr>
          <w:delText>Payload</w:delText>
        </w:r>
        <w:r w:rsidDel="003A2150">
          <w:rPr>
            <w:webHidden/>
          </w:rPr>
          <w:tab/>
        </w:r>
        <w:r w:rsidR="007920C5" w:rsidDel="003A2150">
          <w:rPr>
            <w:webHidden/>
          </w:rPr>
          <w:delText>67</w:delText>
        </w:r>
      </w:del>
    </w:p>
    <w:p w14:paraId="11B38676" w14:textId="23D494C1" w:rsidR="00354D14" w:rsidDel="003A2150" w:rsidRDefault="00354D14">
      <w:pPr>
        <w:pStyle w:val="TOC3"/>
        <w:rPr>
          <w:del w:id="600" w:author="Gavin Rawson" w:date="2024-07-17T08:55:00Z" w16du:dateUtc="2024-07-17T07:55:00Z"/>
          <w:rFonts w:asciiTheme="minorHAnsi" w:eastAsiaTheme="minorEastAsia" w:hAnsiTheme="minorHAnsi" w:cstheme="minorBidi"/>
          <w:noProof/>
          <w:kern w:val="2"/>
          <w:sz w:val="22"/>
          <w:szCs w:val="22"/>
          <w14:ligatures w14:val="standardContextual"/>
        </w:rPr>
      </w:pPr>
      <w:del w:id="601" w:author="Gavin Rawson" w:date="2024-07-17T08:55:00Z" w16du:dateUtc="2024-07-17T07:55:00Z">
        <w:r w:rsidRPr="003A2150" w:rsidDel="003A2150">
          <w:rPr>
            <w:rPrChange w:id="602" w:author="Gavin Rawson" w:date="2024-07-17T08:55:00Z" w16du:dateUtc="2024-07-17T07:55:00Z">
              <w:rPr>
                <w:rStyle w:val="Hyperlink"/>
                <w:noProof/>
              </w:rPr>
            </w:rPrChange>
          </w:rPr>
          <w:delText>6.3.1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03" w:author="Gavin Rawson" w:date="2024-07-17T08:55:00Z" w16du:dateUtc="2024-07-17T07:55:00Z">
              <w:rPr>
                <w:rStyle w:val="Hyperlink"/>
                <w:noProof/>
              </w:rPr>
            </w:rPrChange>
          </w:rPr>
          <w:delText>Payload compression</w:delText>
        </w:r>
        <w:r w:rsidDel="003A2150">
          <w:rPr>
            <w:noProof/>
            <w:webHidden/>
          </w:rPr>
          <w:tab/>
        </w:r>
        <w:r w:rsidR="007920C5" w:rsidDel="003A2150">
          <w:rPr>
            <w:noProof/>
            <w:webHidden/>
          </w:rPr>
          <w:delText>68</w:delText>
        </w:r>
      </w:del>
    </w:p>
    <w:p w14:paraId="2F3A2387" w14:textId="10E8EDE7" w:rsidR="00354D14" w:rsidDel="003A2150" w:rsidRDefault="00354D14">
      <w:pPr>
        <w:pStyle w:val="TOC2"/>
        <w:rPr>
          <w:del w:id="604" w:author="Gavin Rawson" w:date="2024-07-17T08:55:00Z" w16du:dateUtc="2024-07-17T07:55:00Z"/>
          <w:rFonts w:asciiTheme="minorHAnsi" w:eastAsiaTheme="minorEastAsia" w:hAnsiTheme="minorHAnsi" w:cstheme="minorBidi"/>
          <w:kern w:val="2"/>
          <w:sz w:val="22"/>
          <w:szCs w:val="22"/>
          <w14:ligatures w14:val="standardContextual"/>
        </w:rPr>
      </w:pPr>
      <w:del w:id="605" w:author="Gavin Rawson" w:date="2024-07-17T08:55:00Z" w16du:dateUtc="2024-07-17T07:55:00Z">
        <w:r w:rsidRPr="003A2150" w:rsidDel="003A2150">
          <w:rPr>
            <w:rPrChange w:id="606" w:author="Gavin Rawson" w:date="2024-07-17T08:55:00Z" w16du:dateUtc="2024-07-17T07:55:00Z">
              <w:rPr>
                <w:rStyle w:val="Hyperlink"/>
              </w:rPr>
            </w:rPrChange>
          </w:rPr>
          <w:delText>6.4</w:delText>
        </w:r>
        <w:r w:rsidDel="003A2150">
          <w:rPr>
            <w:rFonts w:asciiTheme="minorHAnsi" w:eastAsiaTheme="minorEastAsia" w:hAnsiTheme="minorHAnsi" w:cstheme="minorBidi"/>
            <w:kern w:val="2"/>
            <w:sz w:val="22"/>
            <w:szCs w:val="22"/>
            <w14:ligatures w14:val="standardContextual"/>
          </w:rPr>
          <w:tab/>
        </w:r>
        <w:r w:rsidRPr="003A2150" w:rsidDel="003A2150">
          <w:rPr>
            <w:rPrChange w:id="607" w:author="Gavin Rawson" w:date="2024-07-17T08:55:00Z" w16du:dateUtc="2024-07-17T07:55:00Z">
              <w:rPr>
                <w:rStyle w:val="Hyperlink"/>
              </w:rPr>
            </w:rPrChange>
          </w:rPr>
          <w:delText>Other topics</w:delText>
        </w:r>
        <w:r w:rsidDel="003A2150">
          <w:rPr>
            <w:webHidden/>
          </w:rPr>
          <w:tab/>
        </w:r>
        <w:r w:rsidR="007920C5" w:rsidDel="003A2150">
          <w:rPr>
            <w:webHidden/>
          </w:rPr>
          <w:delText>68</w:delText>
        </w:r>
      </w:del>
    </w:p>
    <w:p w14:paraId="6471B088" w14:textId="18E93A68" w:rsidR="00354D14" w:rsidDel="003A2150" w:rsidRDefault="00354D14">
      <w:pPr>
        <w:pStyle w:val="TOC3"/>
        <w:rPr>
          <w:del w:id="608" w:author="Gavin Rawson" w:date="2024-07-17T08:55:00Z" w16du:dateUtc="2024-07-17T07:55:00Z"/>
          <w:rFonts w:asciiTheme="minorHAnsi" w:eastAsiaTheme="minorEastAsia" w:hAnsiTheme="minorHAnsi" w:cstheme="minorBidi"/>
          <w:noProof/>
          <w:kern w:val="2"/>
          <w:sz w:val="22"/>
          <w:szCs w:val="22"/>
          <w14:ligatures w14:val="standardContextual"/>
        </w:rPr>
      </w:pPr>
      <w:del w:id="609" w:author="Gavin Rawson" w:date="2024-07-17T08:55:00Z" w16du:dateUtc="2024-07-17T07:55:00Z">
        <w:r w:rsidRPr="003A2150" w:rsidDel="003A2150">
          <w:rPr>
            <w:rPrChange w:id="610" w:author="Gavin Rawson" w:date="2024-07-17T08:55:00Z" w16du:dateUtc="2024-07-17T07:55:00Z">
              <w:rPr>
                <w:rStyle w:val="Hyperlink"/>
                <w:noProof/>
              </w:rPr>
            </w:rPrChange>
          </w:rPr>
          <w:delText>6.4.1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1" w:author="Gavin Rawson" w:date="2024-07-17T08:55:00Z" w16du:dateUtc="2024-07-17T07:55:00Z">
              <w:rPr>
                <w:rStyle w:val="Hyperlink"/>
                <w:noProof/>
              </w:rPr>
            </w:rPrChange>
          </w:rPr>
          <w:delText>Getdeviceinfo</w:delText>
        </w:r>
        <w:r w:rsidDel="003A2150">
          <w:rPr>
            <w:noProof/>
            <w:webHidden/>
          </w:rPr>
          <w:tab/>
        </w:r>
        <w:r w:rsidR="007920C5" w:rsidDel="003A2150">
          <w:rPr>
            <w:noProof/>
            <w:webHidden/>
          </w:rPr>
          <w:delText>68</w:delText>
        </w:r>
      </w:del>
    </w:p>
    <w:p w14:paraId="788E3DF9" w14:textId="4647A1AB" w:rsidR="00354D14" w:rsidDel="003A2150" w:rsidRDefault="00354D14">
      <w:pPr>
        <w:pStyle w:val="TOC3"/>
        <w:rPr>
          <w:del w:id="612" w:author="Gavin Rawson" w:date="2024-07-17T08:55:00Z" w16du:dateUtc="2024-07-17T07:55:00Z"/>
          <w:rFonts w:asciiTheme="minorHAnsi" w:eastAsiaTheme="minorEastAsia" w:hAnsiTheme="minorHAnsi" w:cstheme="minorBidi"/>
          <w:noProof/>
          <w:kern w:val="2"/>
          <w:sz w:val="22"/>
          <w:szCs w:val="22"/>
          <w14:ligatures w14:val="standardContextual"/>
        </w:rPr>
      </w:pPr>
      <w:del w:id="613" w:author="Gavin Rawson" w:date="2024-07-17T08:55:00Z" w16du:dateUtc="2024-07-17T07:55:00Z">
        <w:r w:rsidRPr="003A2150" w:rsidDel="003A2150">
          <w:rPr>
            <w:rPrChange w:id="614" w:author="Gavin Rawson" w:date="2024-07-17T08:55:00Z" w16du:dateUtc="2024-07-17T07:55:00Z">
              <w:rPr>
                <w:rStyle w:val="Hyperlink"/>
                <w:noProof/>
              </w:rPr>
            </w:rPrChange>
          </w:rPr>
          <w:delText>6.4.2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15" w:author="Gavin Rawson" w:date="2024-07-17T08:55:00Z" w16du:dateUtc="2024-07-17T07:55:00Z">
              <w:rPr>
                <w:rStyle w:val="Hyperlink"/>
                <w:noProof/>
              </w:rPr>
            </w:rPrChange>
          </w:rPr>
          <w:delText>Maintaining time</w:delText>
        </w:r>
        <w:r w:rsidDel="003A2150">
          <w:rPr>
            <w:noProof/>
            <w:webHidden/>
          </w:rPr>
          <w:tab/>
        </w:r>
        <w:r w:rsidR="007920C5" w:rsidDel="003A2150">
          <w:rPr>
            <w:noProof/>
            <w:webHidden/>
          </w:rPr>
          <w:delText>68</w:delText>
        </w:r>
      </w:del>
    </w:p>
    <w:p w14:paraId="03EC813B" w14:textId="705D0348" w:rsidR="00354D14" w:rsidDel="003A2150" w:rsidRDefault="00354D14">
      <w:pPr>
        <w:pStyle w:val="TOC2"/>
        <w:rPr>
          <w:del w:id="616" w:author="Gavin Rawson" w:date="2024-07-17T08:55:00Z" w16du:dateUtc="2024-07-17T07:55:00Z"/>
          <w:rFonts w:asciiTheme="minorHAnsi" w:eastAsiaTheme="minorEastAsia" w:hAnsiTheme="minorHAnsi" w:cstheme="minorBidi"/>
          <w:kern w:val="2"/>
          <w:sz w:val="22"/>
          <w:szCs w:val="22"/>
          <w14:ligatures w14:val="standardContextual"/>
        </w:rPr>
      </w:pPr>
      <w:del w:id="617" w:author="Gavin Rawson" w:date="2024-07-17T08:55:00Z" w16du:dateUtc="2024-07-17T07:55:00Z">
        <w:r w:rsidRPr="003A2150" w:rsidDel="003A2150">
          <w:rPr>
            <w:rPrChange w:id="618" w:author="Gavin Rawson" w:date="2024-07-17T08:55:00Z" w16du:dateUtc="2024-07-17T07:55:00Z">
              <w:rPr>
                <w:rStyle w:val="Hyperlink"/>
              </w:rPr>
            </w:rPrChange>
          </w:rPr>
          <w:delText>6.5</w:delText>
        </w:r>
        <w:r w:rsidDel="003A2150">
          <w:rPr>
            <w:rFonts w:asciiTheme="minorHAnsi" w:eastAsiaTheme="minorEastAsia" w:hAnsiTheme="minorHAnsi" w:cstheme="minorBidi"/>
            <w:kern w:val="2"/>
            <w:sz w:val="22"/>
            <w:szCs w:val="22"/>
            <w14:ligatures w14:val="standardContextual"/>
          </w:rPr>
          <w:tab/>
        </w:r>
        <w:r w:rsidRPr="003A2150" w:rsidDel="003A2150">
          <w:rPr>
            <w:rPrChange w:id="619" w:author="Gavin Rawson" w:date="2024-07-17T08:55:00Z" w16du:dateUtc="2024-07-17T07:55:00Z">
              <w:rPr>
                <w:rStyle w:val="Hyperlink"/>
              </w:rPr>
            </w:rPrChange>
          </w:rPr>
          <w:delText>Communications, QoS, retention</w:delText>
        </w:r>
        <w:r w:rsidDel="003A2150">
          <w:rPr>
            <w:webHidden/>
          </w:rPr>
          <w:tab/>
        </w:r>
        <w:r w:rsidR="007920C5" w:rsidDel="003A2150">
          <w:rPr>
            <w:webHidden/>
          </w:rPr>
          <w:delText>70</w:delText>
        </w:r>
      </w:del>
    </w:p>
    <w:p w14:paraId="23266D02" w14:textId="36B35731" w:rsidR="00354D14" w:rsidDel="003A2150" w:rsidRDefault="00354D14">
      <w:pPr>
        <w:pStyle w:val="TOC1"/>
        <w:rPr>
          <w:del w:id="620" w:author="Gavin Rawson" w:date="2024-07-17T08:55:00Z" w16du:dateUtc="2024-07-17T07:55:00Z"/>
          <w:rFonts w:asciiTheme="minorHAnsi" w:eastAsiaTheme="minorEastAsia" w:hAnsiTheme="minorHAnsi" w:cstheme="minorBidi"/>
          <w:bCs w:val="0"/>
          <w:kern w:val="2"/>
          <w:sz w:val="22"/>
          <w:szCs w:val="22"/>
          <w14:ligatures w14:val="standardContextual"/>
        </w:rPr>
      </w:pPr>
      <w:del w:id="621" w:author="Gavin Rawson" w:date="2024-07-17T08:55:00Z" w16du:dateUtc="2024-07-17T07:55:00Z">
        <w:r w:rsidRPr="003A2150" w:rsidDel="003A2150">
          <w:rPr>
            <w:rPrChange w:id="622" w:author="Gavin Rawson" w:date="2024-07-17T08:55:00Z" w16du:dateUtc="2024-07-17T07:55:00Z">
              <w:rPr>
                <w:rStyle w:val="Hyperlink"/>
              </w:rPr>
            </w:rPrChange>
          </w:rPr>
          <w:delText>7</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23" w:author="Gavin Rawson" w:date="2024-07-17T08:55:00Z" w16du:dateUtc="2024-07-17T07:55:00Z">
              <w:rPr>
                <w:rStyle w:val="Hyperlink"/>
              </w:rPr>
            </w:rPrChange>
          </w:rPr>
          <w:delText>Field device lifecycle</w:delText>
        </w:r>
        <w:r w:rsidDel="003A2150">
          <w:rPr>
            <w:webHidden/>
          </w:rPr>
          <w:tab/>
        </w:r>
        <w:r w:rsidR="007920C5" w:rsidDel="003A2150">
          <w:rPr>
            <w:webHidden/>
          </w:rPr>
          <w:delText>71</w:delText>
        </w:r>
      </w:del>
    </w:p>
    <w:p w14:paraId="14309E86" w14:textId="437CEEE6" w:rsidR="00354D14" w:rsidDel="003A2150" w:rsidRDefault="00354D14">
      <w:pPr>
        <w:pStyle w:val="TOC2"/>
        <w:rPr>
          <w:del w:id="624" w:author="Gavin Rawson" w:date="2024-07-17T08:55:00Z" w16du:dateUtc="2024-07-17T07:55:00Z"/>
          <w:rFonts w:asciiTheme="minorHAnsi" w:eastAsiaTheme="minorEastAsia" w:hAnsiTheme="minorHAnsi" w:cstheme="minorBidi"/>
          <w:kern w:val="2"/>
          <w:sz w:val="22"/>
          <w:szCs w:val="22"/>
          <w14:ligatures w14:val="standardContextual"/>
        </w:rPr>
      </w:pPr>
      <w:del w:id="625" w:author="Gavin Rawson" w:date="2024-07-17T08:55:00Z" w16du:dateUtc="2024-07-17T07:55:00Z">
        <w:r w:rsidRPr="003A2150" w:rsidDel="003A2150">
          <w:rPr>
            <w:rPrChange w:id="626" w:author="Gavin Rawson" w:date="2024-07-17T08:55:00Z" w16du:dateUtc="2024-07-17T07:55:00Z">
              <w:rPr>
                <w:rStyle w:val="Hyperlink"/>
              </w:rPr>
            </w:rPrChange>
          </w:rPr>
          <w:delText>7.1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27" w:author="Gavin Rawson" w:date="2024-07-17T08:55:00Z" w16du:dateUtc="2024-07-17T07:55:00Z">
              <w:rPr>
                <w:rStyle w:val="Hyperlink"/>
              </w:rPr>
            </w:rPrChange>
          </w:rPr>
          <w:delText>Status message</w:delText>
        </w:r>
        <w:r w:rsidDel="003A2150">
          <w:rPr>
            <w:webHidden/>
          </w:rPr>
          <w:tab/>
        </w:r>
        <w:r w:rsidR="007920C5" w:rsidDel="003A2150">
          <w:rPr>
            <w:webHidden/>
          </w:rPr>
          <w:delText>71</w:delText>
        </w:r>
      </w:del>
    </w:p>
    <w:p w14:paraId="283E4862" w14:textId="6E90091B" w:rsidR="00354D14" w:rsidDel="003A2150" w:rsidRDefault="00354D14">
      <w:pPr>
        <w:pStyle w:val="TOC2"/>
        <w:rPr>
          <w:del w:id="628" w:author="Gavin Rawson" w:date="2024-07-17T08:55:00Z" w16du:dateUtc="2024-07-17T07:55:00Z"/>
          <w:rFonts w:asciiTheme="minorHAnsi" w:eastAsiaTheme="minorEastAsia" w:hAnsiTheme="minorHAnsi" w:cstheme="minorBidi"/>
          <w:kern w:val="2"/>
          <w:sz w:val="22"/>
          <w:szCs w:val="22"/>
          <w14:ligatures w14:val="standardContextual"/>
        </w:rPr>
      </w:pPr>
      <w:del w:id="629" w:author="Gavin Rawson" w:date="2024-07-17T08:55:00Z" w16du:dateUtc="2024-07-17T07:55:00Z">
        <w:r w:rsidRPr="003A2150" w:rsidDel="003A2150">
          <w:rPr>
            <w:rPrChange w:id="630" w:author="Gavin Rawson" w:date="2024-07-17T08:55:00Z" w16du:dateUtc="2024-07-17T07:55:00Z">
              <w:rPr>
                <w:rStyle w:val="Hyperlink"/>
              </w:rPr>
            </w:rPrChange>
          </w:rPr>
          <w:delText>7.2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1" w:author="Gavin Rawson" w:date="2024-07-17T08:55:00Z" w16du:dateUtc="2024-07-17T07:55:00Z">
              <w:rPr>
                <w:rStyle w:val="Hyperlink"/>
              </w:rPr>
            </w:rPrChange>
          </w:rPr>
          <w:delText>Last Will and Testament</w:delText>
        </w:r>
        <w:r w:rsidDel="003A2150">
          <w:rPr>
            <w:webHidden/>
          </w:rPr>
          <w:tab/>
        </w:r>
        <w:r w:rsidR="007920C5" w:rsidDel="003A2150">
          <w:rPr>
            <w:webHidden/>
          </w:rPr>
          <w:delText>73</w:delText>
        </w:r>
      </w:del>
    </w:p>
    <w:p w14:paraId="786B98F0" w14:textId="0EB26129" w:rsidR="00354D14" w:rsidDel="003A2150" w:rsidRDefault="00354D14">
      <w:pPr>
        <w:pStyle w:val="TOC2"/>
        <w:rPr>
          <w:del w:id="632" w:author="Gavin Rawson" w:date="2024-07-17T08:55:00Z" w16du:dateUtc="2024-07-17T07:55:00Z"/>
          <w:rFonts w:asciiTheme="minorHAnsi" w:eastAsiaTheme="minorEastAsia" w:hAnsiTheme="minorHAnsi" w:cstheme="minorBidi"/>
          <w:kern w:val="2"/>
          <w:sz w:val="22"/>
          <w:szCs w:val="22"/>
          <w14:ligatures w14:val="standardContextual"/>
        </w:rPr>
      </w:pPr>
      <w:del w:id="633" w:author="Gavin Rawson" w:date="2024-07-17T08:55:00Z" w16du:dateUtc="2024-07-17T07:55:00Z">
        <w:r w:rsidRPr="003A2150" w:rsidDel="003A2150">
          <w:rPr>
            <w:rPrChange w:id="634" w:author="Gavin Rawson" w:date="2024-07-17T08:55:00Z" w16du:dateUtc="2024-07-17T07:55:00Z">
              <w:rPr>
                <w:rStyle w:val="Hyperlink"/>
              </w:rPr>
            </w:rPrChange>
          </w:rPr>
          <w:delText>7.3</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5" w:author="Gavin Rawson" w:date="2024-07-17T08:55:00Z" w16du:dateUtc="2024-07-17T07:55:00Z">
              <w:rPr>
                <w:rStyle w:val="Hyperlink"/>
              </w:rPr>
            </w:rPrChange>
          </w:rPr>
          <w:delText>Field device replacement</w:delText>
        </w:r>
        <w:r w:rsidDel="003A2150">
          <w:rPr>
            <w:webHidden/>
          </w:rPr>
          <w:tab/>
        </w:r>
        <w:r w:rsidR="007920C5" w:rsidDel="003A2150">
          <w:rPr>
            <w:webHidden/>
          </w:rPr>
          <w:delText>73</w:delText>
        </w:r>
      </w:del>
    </w:p>
    <w:p w14:paraId="52D71803" w14:textId="64E093BD" w:rsidR="00354D14" w:rsidDel="003A2150" w:rsidRDefault="00354D14">
      <w:pPr>
        <w:pStyle w:val="TOC1"/>
        <w:rPr>
          <w:del w:id="636" w:author="Gavin Rawson" w:date="2024-07-17T08:55:00Z" w16du:dateUtc="2024-07-17T07:55:00Z"/>
          <w:rFonts w:asciiTheme="minorHAnsi" w:eastAsiaTheme="minorEastAsia" w:hAnsiTheme="minorHAnsi" w:cstheme="minorBidi"/>
          <w:bCs w:val="0"/>
          <w:kern w:val="2"/>
          <w:sz w:val="22"/>
          <w:szCs w:val="22"/>
          <w14:ligatures w14:val="standardContextual"/>
        </w:rPr>
      </w:pPr>
      <w:del w:id="637" w:author="Gavin Rawson" w:date="2024-07-17T08:55:00Z" w16du:dateUtc="2024-07-17T07:55:00Z">
        <w:r w:rsidRPr="003A2150" w:rsidDel="003A2150">
          <w:rPr>
            <w:rPrChange w:id="638" w:author="Gavin Rawson" w:date="2024-07-17T08:55:00Z" w16du:dateUtc="2024-07-17T07:55:00Z">
              <w:rPr>
                <w:rStyle w:val="Hyperlink"/>
              </w:rPr>
            </w:rPrChange>
          </w:rPr>
          <w:delText>8</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39" w:author="Gavin Rawson" w:date="2024-07-17T08:55:00Z" w16du:dateUtc="2024-07-17T07:55:00Z">
              <w:rPr>
                <w:rStyle w:val="Hyperlink"/>
              </w:rPr>
            </w:rPrChange>
          </w:rPr>
          <w:delText>Security</w:delText>
        </w:r>
        <w:r w:rsidDel="003A2150">
          <w:rPr>
            <w:webHidden/>
          </w:rPr>
          <w:tab/>
        </w:r>
        <w:r w:rsidR="007920C5" w:rsidDel="003A2150">
          <w:rPr>
            <w:webHidden/>
          </w:rPr>
          <w:delText>75</w:delText>
        </w:r>
      </w:del>
    </w:p>
    <w:p w14:paraId="20C1096D" w14:textId="3CB734EC" w:rsidR="00354D14" w:rsidDel="003A2150" w:rsidRDefault="00354D14">
      <w:pPr>
        <w:pStyle w:val="TOC1"/>
        <w:rPr>
          <w:del w:id="640" w:author="Gavin Rawson" w:date="2024-07-17T08:55:00Z" w16du:dateUtc="2024-07-17T07:55:00Z"/>
          <w:rFonts w:asciiTheme="minorHAnsi" w:eastAsiaTheme="minorEastAsia" w:hAnsiTheme="minorHAnsi" w:cstheme="minorBidi"/>
          <w:bCs w:val="0"/>
          <w:kern w:val="2"/>
          <w:sz w:val="22"/>
          <w:szCs w:val="22"/>
          <w14:ligatures w14:val="standardContextual"/>
        </w:rPr>
      </w:pPr>
      <w:del w:id="641" w:author="Gavin Rawson" w:date="2024-07-17T08:55:00Z" w16du:dateUtc="2024-07-17T07:55:00Z">
        <w:r w:rsidRPr="003A2150" w:rsidDel="003A2150">
          <w:rPr>
            <w:rPrChange w:id="642" w:author="Gavin Rawson" w:date="2024-07-17T08:55:00Z" w16du:dateUtc="2024-07-17T07:55:00Z">
              <w:rPr>
                <w:rStyle w:val="Hyperlink"/>
              </w:rPr>
            </w:rPrChange>
          </w:rPr>
          <w:delText>9</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43" w:author="Gavin Rawson" w:date="2024-07-17T08:55:00Z" w16du:dateUtc="2024-07-17T07:55:00Z">
              <w:rPr>
                <w:rStyle w:val="Hyperlink"/>
              </w:rPr>
            </w:rPrChange>
          </w:rPr>
          <w:delText>Class names and ontology</w:delText>
        </w:r>
        <w:r w:rsidDel="003A2150">
          <w:rPr>
            <w:webHidden/>
          </w:rPr>
          <w:tab/>
        </w:r>
        <w:r w:rsidR="007920C5" w:rsidDel="003A2150">
          <w:rPr>
            <w:webHidden/>
          </w:rPr>
          <w:delText>77</w:delText>
        </w:r>
      </w:del>
    </w:p>
    <w:p w14:paraId="28936860" w14:textId="36367D23" w:rsidR="00354D14" w:rsidDel="003A2150" w:rsidRDefault="00354D14">
      <w:pPr>
        <w:pStyle w:val="TOC2"/>
        <w:rPr>
          <w:del w:id="644" w:author="Gavin Rawson" w:date="2024-07-17T08:55:00Z" w16du:dateUtc="2024-07-17T07:55:00Z"/>
          <w:rFonts w:asciiTheme="minorHAnsi" w:eastAsiaTheme="minorEastAsia" w:hAnsiTheme="minorHAnsi" w:cstheme="minorBidi"/>
          <w:kern w:val="2"/>
          <w:sz w:val="22"/>
          <w:szCs w:val="22"/>
          <w14:ligatures w14:val="standardContextual"/>
        </w:rPr>
      </w:pPr>
      <w:del w:id="645" w:author="Gavin Rawson" w:date="2024-07-17T08:55:00Z" w16du:dateUtc="2024-07-17T07:55:00Z">
        <w:r w:rsidRPr="003A2150" w:rsidDel="003A2150">
          <w:rPr>
            <w:rPrChange w:id="646" w:author="Gavin Rawson" w:date="2024-07-17T08:55:00Z" w16du:dateUtc="2024-07-17T07:55:00Z">
              <w:rPr>
                <w:rStyle w:val="Hyperlink"/>
              </w:rPr>
            </w:rPrChange>
          </w:rPr>
          <w:delText>9.1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7" w:author="Gavin Rawson" w:date="2024-07-17T08:55:00Z" w16du:dateUtc="2024-07-17T07:55:00Z">
              <w:rPr>
                <w:rStyle w:val="Hyperlink"/>
              </w:rPr>
            </w:rPrChange>
          </w:rPr>
          <w:delText>Fixed class names</w:delText>
        </w:r>
        <w:r w:rsidDel="003A2150">
          <w:rPr>
            <w:webHidden/>
          </w:rPr>
          <w:tab/>
        </w:r>
        <w:r w:rsidR="007920C5" w:rsidDel="003A2150">
          <w:rPr>
            <w:webHidden/>
          </w:rPr>
          <w:delText>77</w:delText>
        </w:r>
      </w:del>
    </w:p>
    <w:p w14:paraId="3A17F32E" w14:textId="1A8E076F" w:rsidR="00354D14" w:rsidDel="003A2150" w:rsidRDefault="00354D14">
      <w:pPr>
        <w:pStyle w:val="TOC1"/>
        <w:rPr>
          <w:del w:id="648" w:author="Gavin Rawson" w:date="2024-07-17T08:55:00Z" w16du:dateUtc="2024-07-17T07:55:00Z"/>
          <w:rFonts w:asciiTheme="minorHAnsi" w:eastAsiaTheme="minorEastAsia" w:hAnsiTheme="minorHAnsi" w:cstheme="minorBidi"/>
          <w:bCs w:val="0"/>
          <w:kern w:val="2"/>
          <w:sz w:val="22"/>
          <w:szCs w:val="22"/>
          <w14:ligatures w14:val="standardContextual"/>
        </w:rPr>
      </w:pPr>
      <w:del w:id="649" w:author="Gavin Rawson" w:date="2024-07-17T08:55:00Z" w16du:dateUtc="2024-07-17T07:55:00Z">
        <w:r w:rsidRPr="003A2150" w:rsidDel="003A2150">
          <w:rPr>
            <w:rPrChange w:id="650" w:author="Gavin Rawson" w:date="2024-07-17T08:55:00Z" w16du:dateUtc="2024-07-17T07:55:00Z">
              <w:rPr>
                <w:rStyle w:val="Hyperlink"/>
              </w:rPr>
            </w:rPrChange>
          </w:rPr>
          <w:delText>10</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51" w:author="Gavin Rawson" w:date="2024-07-17T08:55:00Z" w16du:dateUtc="2024-07-17T07:55:00Z">
              <w:rPr>
                <w:rStyle w:val="Hyperlink"/>
              </w:rPr>
            </w:rPrChange>
          </w:rPr>
          <w:delText>Field device profile extensions and layout</w:delText>
        </w:r>
        <w:r w:rsidDel="003A2150">
          <w:rPr>
            <w:webHidden/>
          </w:rPr>
          <w:tab/>
        </w:r>
        <w:r w:rsidR="007920C5" w:rsidDel="003A2150">
          <w:rPr>
            <w:webHidden/>
          </w:rPr>
          <w:delText>79</w:delText>
        </w:r>
      </w:del>
    </w:p>
    <w:p w14:paraId="43D9106A" w14:textId="5B13EF7E" w:rsidR="00354D14" w:rsidDel="003A2150" w:rsidRDefault="00354D14">
      <w:pPr>
        <w:pStyle w:val="TOC2"/>
        <w:rPr>
          <w:del w:id="652" w:author="Gavin Rawson" w:date="2024-07-17T08:55:00Z" w16du:dateUtc="2024-07-17T07:55:00Z"/>
          <w:rFonts w:asciiTheme="minorHAnsi" w:eastAsiaTheme="minorEastAsia" w:hAnsiTheme="minorHAnsi" w:cstheme="minorBidi"/>
          <w:kern w:val="2"/>
          <w:sz w:val="22"/>
          <w:szCs w:val="22"/>
          <w14:ligatures w14:val="standardContextual"/>
        </w:rPr>
      </w:pPr>
      <w:del w:id="653" w:author="Gavin Rawson" w:date="2024-07-17T08:55:00Z" w16du:dateUtc="2024-07-17T07:55:00Z">
        <w:r w:rsidRPr="003A2150" w:rsidDel="003A2150">
          <w:rPr>
            <w:rPrChange w:id="654" w:author="Gavin Rawson" w:date="2024-07-17T08:55:00Z" w16du:dateUtc="2024-07-17T07:55:00Z">
              <w:rPr>
                <w:rStyle w:val="Hyperlink"/>
              </w:rPr>
            </w:rPrChange>
          </w:rPr>
          <w:delText>10.1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5" w:author="Gavin Rawson" w:date="2024-07-17T08:55:00Z" w16du:dateUtc="2024-07-17T07:55:00Z">
              <w:rPr>
                <w:rStyle w:val="Hyperlink"/>
              </w:rPr>
            </w:rPrChange>
          </w:rPr>
          <w:delText>Vendor extensions</w:delText>
        </w:r>
        <w:r w:rsidDel="003A2150">
          <w:rPr>
            <w:webHidden/>
          </w:rPr>
          <w:tab/>
        </w:r>
        <w:r w:rsidR="007920C5" w:rsidDel="003A2150">
          <w:rPr>
            <w:webHidden/>
          </w:rPr>
          <w:delText>79</w:delText>
        </w:r>
      </w:del>
    </w:p>
    <w:p w14:paraId="79579124" w14:textId="50AC0229" w:rsidR="00354D14" w:rsidDel="003A2150" w:rsidRDefault="00354D14">
      <w:pPr>
        <w:pStyle w:val="TOC3"/>
        <w:rPr>
          <w:del w:id="656" w:author="Gavin Rawson" w:date="2024-07-17T08:55:00Z" w16du:dateUtc="2024-07-17T07:55:00Z"/>
          <w:rFonts w:asciiTheme="minorHAnsi" w:eastAsiaTheme="minorEastAsia" w:hAnsiTheme="minorHAnsi" w:cstheme="minorBidi"/>
          <w:noProof/>
          <w:kern w:val="2"/>
          <w:sz w:val="22"/>
          <w:szCs w:val="22"/>
          <w14:ligatures w14:val="standardContextual"/>
        </w:rPr>
      </w:pPr>
      <w:del w:id="657" w:author="Gavin Rawson" w:date="2024-07-17T08:55:00Z" w16du:dateUtc="2024-07-17T07:55:00Z">
        <w:r w:rsidRPr="003A2150" w:rsidDel="003A2150">
          <w:rPr>
            <w:rPrChange w:id="658" w:author="Gavin Rawson" w:date="2024-07-17T08:55:00Z" w16du:dateUtc="2024-07-17T07:55:00Z">
              <w:rPr>
                <w:rStyle w:val="Hyperlink"/>
                <w:noProof/>
              </w:rPr>
            </w:rPrChange>
          </w:rPr>
          <w:delText>10.1.1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59" w:author="Gavin Rawson" w:date="2024-07-17T08:55:00Z" w16du:dateUtc="2024-07-17T07:55:00Z">
              <w:rPr>
                <w:rStyle w:val="Hyperlink"/>
                <w:noProof/>
              </w:rPr>
            </w:rPrChange>
          </w:rPr>
          <w:delText>New properties</w:delText>
        </w:r>
        <w:r w:rsidDel="003A2150">
          <w:rPr>
            <w:noProof/>
            <w:webHidden/>
          </w:rPr>
          <w:tab/>
        </w:r>
        <w:r w:rsidR="007920C5" w:rsidDel="003A2150">
          <w:rPr>
            <w:noProof/>
            <w:webHidden/>
          </w:rPr>
          <w:delText>79</w:delText>
        </w:r>
      </w:del>
    </w:p>
    <w:p w14:paraId="2F67FBBA" w14:textId="53C80B98" w:rsidR="00354D14" w:rsidDel="003A2150" w:rsidRDefault="00354D14">
      <w:pPr>
        <w:pStyle w:val="TOC3"/>
        <w:rPr>
          <w:del w:id="660" w:author="Gavin Rawson" w:date="2024-07-17T08:55:00Z" w16du:dateUtc="2024-07-17T07:55:00Z"/>
          <w:rFonts w:asciiTheme="minorHAnsi" w:eastAsiaTheme="minorEastAsia" w:hAnsiTheme="minorHAnsi" w:cstheme="minorBidi"/>
          <w:noProof/>
          <w:kern w:val="2"/>
          <w:sz w:val="22"/>
          <w:szCs w:val="22"/>
          <w14:ligatures w14:val="standardContextual"/>
        </w:rPr>
      </w:pPr>
      <w:del w:id="661" w:author="Gavin Rawson" w:date="2024-07-17T08:55:00Z" w16du:dateUtc="2024-07-17T07:55:00Z">
        <w:r w:rsidRPr="003A2150" w:rsidDel="003A2150">
          <w:rPr>
            <w:rPrChange w:id="662" w:author="Gavin Rawson" w:date="2024-07-17T08:55:00Z" w16du:dateUtc="2024-07-17T07:55:00Z">
              <w:rPr>
                <w:rStyle w:val="Hyperlink"/>
                <w:noProof/>
              </w:rPr>
            </w:rPrChange>
          </w:rPr>
          <w:delText>10.1.2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63" w:author="Gavin Rawson" w:date="2024-07-17T08:55:00Z" w16du:dateUtc="2024-07-17T07:55:00Z">
              <w:rPr>
                <w:rStyle w:val="Hyperlink"/>
                <w:noProof/>
              </w:rPr>
            </w:rPrChange>
          </w:rPr>
          <w:delText>New objects</w:delText>
        </w:r>
        <w:r w:rsidDel="003A2150">
          <w:rPr>
            <w:noProof/>
            <w:webHidden/>
          </w:rPr>
          <w:tab/>
        </w:r>
        <w:r w:rsidR="007920C5" w:rsidDel="003A2150">
          <w:rPr>
            <w:noProof/>
            <w:webHidden/>
          </w:rPr>
          <w:delText>79</w:delText>
        </w:r>
      </w:del>
    </w:p>
    <w:p w14:paraId="4330ECE8" w14:textId="6C0E455F" w:rsidR="00354D14" w:rsidDel="003A2150" w:rsidRDefault="00354D14">
      <w:pPr>
        <w:pStyle w:val="TOC3"/>
        <w:rPr>
          <w:del w:id="664" w:author="Gavin Rawson" w:date="2024-07-17T08:55:00Z" w16du:dateUtc="2024-07-17T07:55:00Z"/>
          <w:rFonts w:asciiTheme="minorHAnsi" w:eastAsiaTheme="minorEastAsia" w:hAnsiTheme="minorHAnsi" w:cstheme="minorBidi"/>
          <w:noProof/>
          <w:kern w:val="2"/>
          <w:sz w:val="22"/>
          <w:szCs w:val="22"/>
          <w14:ligatures w14:val="standardContextual"/>
        </w:rPr>
      </w:pPr>
      <w:del w:id="665" w:author="Gavin Rawson" w:date="2024-07-17T08:55:00Z" w16du:dateUtc="2024-07-17T07:55:00Z">
        <w:r w:rsidRPr="003A2150" w:rsidDel="003A2150">
          <w:rPr>
            <w:rPrChange w:id="666" w:author="Gavin Rawson" w:date="2024-07-17T08:55:00Z" w16du:dateUtc="2024-07-17T07:55:00Z">
              <w:rPr>
                <w:rStyle w:val="Hyperlink"/>
                <w:noProof/>
              </w:rPr>
            </w:rPrChange>
          </w:rPr>
          <w:delText>10.1.3</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67" w:author="Gavin Rawson" w:date="2024-07-17T08:55:00Z" w16du:dateUtc="2024-07-17T07:55:00Z">
              <w:rPr>
                <w:rStyle w:val="Hyperlink"/>
                <w:noProof/>
              </w:rPr>
            </w:rPrChange>
          </w:rPr>
          <w:delText>Translation</w:delText>
        </w:r>
        <w:r w:rsidDel="003A2150">
          <w:rPr>
            <w:noProof/>
            <w:webHidden/>
          </w:rPr>
          <w:tab/>
        </w:r>
        <w:r w:rsidR="007920C5" w:rsidDel="003A2150">
          <w:rPr>
            <w:noProof/>
            <w:webHidden/>
          </w:rPr>
          <w:delText>79</w:delText>
        </w:r>
      </w:del>
    </w:p>
    <w:p w14:paraId="46FD4E0F" w14:textId="209E5CFE" w:rsidR="00354D14" w:rsidDel="003A2150" w:rsidRDefault="00354D14">
      <w:pPr>
        <w:pStyle w:val="TOC2"/>
        <w:rPr>
          <w:del w:id="668" w:author="Gavin Rawson" w:date="2024-07-17T08:55:00Z" w16du:dateUtc="2024-07-17T07:55:00Z"/>
          <w:rFonts w:asciiTheme="minorHAnsi" w:eastAsiaTheme="minorEastAsia" w:hAnsiTheme="minorHAnsi" w:cstheme="minorBidi"/>
          <w:kern w:val="2"/>
          <w:sz w:val="22"/>
          <w:szCs w:val="22"/>
          <w14:ligatures w14:val="standardContextual"/>
        </w:rPr>
      </w:pPr>
      <w:del w:id="669" w:author="Gavin Rawson" w:date="2024-07-17T08:55:00Z" w16du:dateUtc="2024-07-17T07:55:00Z">
        <w:r w:rsidRPr="003A2150" w:rsidDel="003A2150">
          <w:rPr>
            <w:rPrChange w:id="670" w:author="Gavin Rawson" w:date="2024-07-17T08:55:00Z" w16du:dateUtc="2024-07-17T07:55:00Z">
              <w:rPr>
                <w:rStyle w:val="Hyperlink"/>
              </w:rPr>
            </w:rPrChange>
          </w:rPr>
          <w:delText>10.2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71" w:author="Gavin Rawson" w:date="2024-07-17T08:55:00Z" w16du:dateUtc="2024-07-17T07:55:00Z">
              <w:rPr>
                <w:rStyle w:val="Hyperlink"/>
              </w:rPr>
            </w:rPrChange>
          </w:rPr>
          <w:delText>Suggesting SA UI layout</w:delText>
        </w:r>
        <w:r w:rsidDel="003A2150">
          <w:rPr>
            <w:webHidden/>
          </w:rPr>
          <w:tab/>
        </w:r>
        <w:r w:rsidR="007920C5" w:rsidDel="003A2150">
          <w:rPr>
            <w:webHidden/>
          </w:rPr>
          <w:delText>79</w:delText>
        </w:r>
      </w:del>
    </w:p>
    <w:p w14:paraId="7EA85DC0" w14:textId="2C1B9357" w:rsidR="00354D14" w:rsidDel="003A2150" w:rsidRDefault="00354D14">
      <w:pPr>
        <w:pStyle w:val="TOC3"/>
        <w:rPr>
          <w:del w:id="672" w:author="Gavin Rawson" w:date="2024-07-17T08:55:00Z" w16du:dateUtc="2024-07-17T07:55:00Z"/>
          <w:rFonts w:asciiTheme="minorHAnsi" w:eastAsiaTheme="minorEastAsia" w:hAnsiTheme="minorHAnsi" w:cstheme="minorBidi"/>
          <w:noProof/>
          <w:kern w:val="2"/>
          <w:sz w:val="22"/>
          <w:szCs w:val="22"/>
          <w14:ligatures w14:val="standardContextual"/>
        </w:rPr>
      </w:pPr>
      <w:del w:id="673" w:author="Gavin Rawson" w:date="2024-07-17T08:55:00Z" w16du:dateUtc="2024-07-17T07:55:00Z">
        <w:r w:rsidRPr="003A2150" w:rsidDel="003A2150">
          <w:rPr>
            <w:rPrChange w:id="674" w:author="Gavin Rawson" w:date="2024-07-17T08:55:00Z" w16du:dateUtc="2024-07-17T07:55:00Z">
              <w:rPr>
                <w:rStyle w:val="Hyperlink"/>
                <w:noProof/>
              </w:rPr>
            </w:rPrChange>
          </w:rPr>
          <w:delText>10.2.1</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75" w:author="Gavin Rawson" w:date="2024-07-17T08:55:00Z" w16du:dateUtc="2024-07-17T07:55:00Z">
              <w:rPr>
                <w:rStyle w:val="Hyperlink"/>
                <w:noProof/>
              </w:rPr>
            </w:rPrChange>
          </w:rPr>
          <w:delText>configFields</w:delText>
        </w:r>
        <w:r w:rsidDel="003A2150">
          <w:rPr>
            <w:noProof/>
            <w:webHidden/>
          </w:rPr>
          <w:tab/>
        </w:r>
        <w:r w:rsidR="007920C5" w:rsidDel="003A2150">
          <w:rPr>
            <w:noProof/>
            <w:webHidden/>
          </w:rPr>
          <w:delText>79</w:delText>
        </w:r>
      </w:del>
    </w:p>
    <w:p w14:paraId="1C2199D2" w14:textId="4AFE96E5" w:rsidR="00354D14" w:rsidDel="003A2150" w:rsidRDefault="00354D14">
      <w:pPr>
        <w:pStyle w:val="TOC3"/>
        <w:rPr>
          <w:del w:id="676" w:author="Gavin Rawson" w:date="2024-07-17T08:55:00Z" w16du:dateUtc="2024-07-17T07:55:00Z"/>
          <w:rFonts w:asciiTheme="minorHAnsi" w:eastAsiaTheme="minorEastAsia" w:hAnsiTheme="minorHAnsi" w:cstheme="minorBidi"/>
          <w:noProof/>
          <w:kern w:val="2"/>
          <w:sz w:val="22"/>
          <w:szCs w:val="22"/>
          <w14:ligatures w14:val="standardContextual"/>
        </w:rPr>
      </w:pPr>
      <w:del w:id="677" w:author="Gavin Rawson" w:date="2024-07-17T08:55:00Z" w16du:dateUtc="2024-07-17T07:55:00Z">
        <w:r w:rsidRPr="003A2150" w:rsidDel="003A2150">
          <w:rPr>
            <w:rPrChange w:id="678" w:author="Gavin Rawson" w:date="2024-07-17T08:55:00Z" w16du:dateUtc="2024-07-17T07:55:00Z">
              <w:rPr>
                <w:rStyle w:val="Hyperlink"/>
                <w:noProof/>
              </w:rPr>
            </w:rPrChange>
          </w:rPr>
          <w:delText>10.2.2</w:delText>
        </w:r>
        <w:r w:rsidDel="003A2150">
          <w:rPr>
            <w:rFonts w:asciiTheme="minorHAnsi" w:eastAsiaTheme="minorEastAsia" w:hAnsiTheme="minorHAnsi" w:cstheme="minorBidi"/>
            <w:noProof/>
            <w:kern w:val="2"/>
            <w:sz w:val="22"/>
            <w:szCs w:val="22"/>
            <w14:ligatures w14:val="standardContextual"/>
          </w:rPr>
          <w:tab/>
        </w:r>
        <w:r w:rsidRPr="003A2150" w:rsidDel="003A2150">
          <w:rPr>
            <w:rPrChange w:id="679" w:author="Gavin Rawson" w:date="2024-07-17T08:55:00Z" w16du:dateUtc="2024-07-17T07:55:00Z">
              <w:rPr>
                <w:rStyle w:val="Hyperlink"/>
                <w:noProof/>
              </w:rPr>
            </w:rPrChange>
          </w:rPr>
          <w:delText>Group</w:delText>
        </w:r>
        <w:r w:rsidDel="003A2150">
          <w:rPr>
            <w:noProof/>
            <w:webHidden/>
          </w:rPr>
          <w:tab/>
        </w:r>
        <w:r w:rsidR="007920C5" w:rsidDel="003A2150">
          <w:rPr>
            <w:noProof/>
            <w:webHidden/>
          </w:rPr>
          <w:delText>79</w:delText>
        </w:r>
      </w:del>
    </w:p>
    <w:p w14:paraId="5016C58F" w14:textId="13CD310D" w:rsidR="00354D14" w:rsidDel="003A2150" w:rsidRDefault="00354D14">
      <w:pPr>
        <w:pStyle w:val="TOC1"/>
        <w:rPr>
          <w:del w:id="680" w:author="Gavin Rawson" w:date="2024-07-17T08:55:00Z" w16du:dateUtc="2024-07-17T07:55:00Z"/>
          <w:rFonts w:asciiTheme="minorHAnsi" w:eastAsiaTheme="minorEastAsia" w:hAnsiTheme="minorHAnsi" w:cstheme="minorBidi"/>
          <w:bCs w:val="0"/>
          <w:kern w:val="2"/>
          <w:sz w:val="22"/>
          <w:szCs w:val="22"/>
          <w14:ligatures w14:val="standardContextual"/>
        </w:rPr>
      </w:pPr>
      <w:del w:id="681" w:author="Gavin Rawson" w:date="2024-07-17T08:55:00Z" w16du:dateUtc="2024-07-17T07:55:00Z">
        <w:r w:rsidRPr="003A2150" w:rsidDel="003A2150">
          <w:rPr>
            <w:rPrChange w:id="682" w:author="Gavin Rawson" w:date="2024-07-17T08:55:00Z" w16du:dateUtc="2024-07-17T07:55:00Z">
              <w:rPr>
                <w:rStyle w:val="Hyperlink"/>
              </w:rPr>
            </w:rPrChange>
          </w:rPr>
          <w:delText>11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83" w:author="Gavin Rawson" w:date="2024-07-17T08:55:00Z" w16du:dateUtc="2024-07-17T07:55:00Z">
              <w:rPr>
                <w:rStyle w:val="Hyperlink"/>
              </w:rPr>
            </w:rPrChange>
          </w:rPr>
          <w:delText>Example use cases</w:delText>
        </w:r>
        <w:r w:rsidDel="003A2150">
          <w:rPr>
            <w:webHidden/>
          </w:rPr>
          <w:tab/>
        </w:r>
        <w:r w:rsidR="007920C5" w:rsidDel="003A2150">
          <w:rPr>
            <w:webHidden/>
          </w:rPr>
          <w:delText>81</w:delText>
        </w:r>
      </w:del>
    </w:p>
    <w:p w14:paraId="14A5E89A" w14:textId="7DAA527D" w:rsidR="00354D14" w:rsidDel="003A2150" w:rsidRDefault="00354D14">
      <w:pPr>
        <w:pStyle w:val="TOC2"/>
        <w:rPr>
          <w:del w:id="684" w:author="Gavin Rawson" w:date="2024-07-17T08:55:00Z" w16du:dateUtc="2024-07-17T07:55:00Z"/>
          <w:rFonts w:asciiTheme="minorHAnsi" w:eastAsiaTheme="minorEastAsia" w:hAnsiTheme="minorHAnsi" w:cstheme="minorBidi"/>
          <w:kern w:val="2"/>
          <w:sz w:val="22"/>
          <w:szCs w:val="22"/>
          <w14:ligatures w14:val="standardContextual"/>
        </w:rPr>
      </w:pPr>
      <w:del w:id="685" w:author="Gavin Rawson" w:date="2024-07-17T08:55:00Z" w16du:dateUtc="2024-07-17T07:55:00Z">
        <w:r w:rsidRPr="003A2150" w:rsidDel="003A2150">
          <w:rPr>
            <w:rFonts w:eastAsia="DengXian Light"/>
            <w:rPrChange w:id="686" w:author="Gavin Rawson" w:date="2024-07-17T08:55:00Z" w16du:dateUtc="2024-07-17T07:55:00Z">
              <w:rPr>
                <w:rStyle w:val="Hyperlink"/>
                <w:rFonts w:eastAsia="DengXian Light"/>
                <w:lang w:eastAsia="en-US"/>
              </w:rPr>
            </w:rPrChange>
          </w:rPr>
          <w:delText>11.1</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687" w:author="Gavin Rawson" w:date="2024-07-17T08:55:00Z" w16du:dateUtc="2024-07-17T07:55:00Z">
              <w:rPr>
                <w:rStyle w:val="Hyperlink"/>
                <w:rFonts w:eastAsia="DengXian Light"/>
                <w:lang w:eastAsia="en-US"/>
              </w:rPr>
            </w:rPrChange>
          </w:rPr>
          <w:delText>Simplest case</w:delText>
        </w:r>
        <w:r w:rsidDel="003A2150">
          <w:rPr>
            <w:webHidden/>
          </w:rPr>
          <w:tab/>
        </w:r>
        <w:r w:rsidR="007920C5" w:rsidDel="003A2150">
          <w:rPr>
            <w:webHidden/>
          </w:rPr>
          <w:delText>81</w:delText>
        </w:r>
      </w:del>
    </w:p>
    <w:p w14:paraId="3BD913C4" w14:textId="541C2D3F" w:rsidR="00354D14" w:rsidDel="003A2150" w:rsidRDefault="00354D14">
      <w:pPr>
        <w:pStyle w:val="TOC2"/>
        <w:rPr>
          <w:del w:id="688" w:author="Gavin Rawson" w:date="2024-07-17T08:55:00Z" w16du:dateUtc="2024-07-17T07:55:00Z"/>
          <w:rFonts w:asciiTheme="minorHAnsi" w:eastAsiaTheme="minorEastAsia" w:hAnsiTheme="minorHAnsi" w:cstheme="minorBidi"/>
          <w:kern w:val="2"/>
          <w:sz w:val="22"/>
          <w:szCs w:val="22"/>
          <w14:ligatures w14:val="standardContextual"/>
        </w:rPr>
      </w:pPr>
      <w:del w:id="689" w:author="Gavin Rawson" w:date="2024-07-17T08:55:00Z" w16du:dateUtc="2024-07-17T07:55:00Z">
        <w:r w:rsidRPr="003A2150" w:rsidDel="003A2150">
          <w:rPr>
            <w:rFonts w:eastAsia="DengXian Light"/>
            <w:rPrChange w:id="690" w:author="Gavin Rawson" w:date="2024-07-17T08:55:00Z" w16du:dateUtc="2024-07-17T07:55:00Z">
              <w:rPr>
                <w:rStyle w:val="Hyperlink"/>
                <w:rFonts w:eastAsia="DengXian Light"/>
                <w:lang w:eastAsia="en-US"/>
              </w:rPr>
            </w:rPrChange>
          </w:rPr>
          <w:delText>11.2</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rPrChange w:id="691" w:author="Gavin Rawson" w:date="2024-07-17T08:55:00Z" w16du:dateUtc="2024-07-17T07:55:00Z">
              <w:rPr>
                <w:rStyle w:val="Hyperlink"/>
                <w:rFonts w:eastAsia="DengXian Light"/>
                <w:lang w:eastAsia="en-US"/>
              </w:rPr>
            </w:rPrChange>
          </w:rPr>
          <w:delText>A configurable field device</w:delText>
        </w:r>
        <w:r w:rsidDel="003A2150">
          <w:rPr>
            <w:webHidden/>
          </w:rPr>
          <w:tab/>
        </w:r>
        <w:r w:rsidR="007920C5" w:rsidDel="003A2150">
          <w:rPr>
            <w:webHidden/>
          </w:rPr>
          <w:delText>81</w:delText>
        </w:r>
      </w:del>
    </w:p>
    <w:p w14:paraId="11D82C69" w14:textId="1FCA1995" w:rsidR="00354D14" w:rsidDel="003A2150" w:rsidRDefault="00354D14">
      <w:pPr>
        <w:pStyle w:val="TOC1"/>
        <w:rPr>
          <w:del w:id="692" w:author="Gavin Rawson" w:date="2024-07-17T08:55:00Z" w16du:dateUtc="2024-07-17T07:55:00Z"/>
          <w:rFonts w:asciiTheme="minorHAnsi" w:eastAsiaTheme="minorEastAsia" w:hAnsiTheme="minorHAnsi" w:cstheme="minorBidi"/>
          <w:bCs w:val="0"/>
          <w:kern w:val="2"/>
          <w:sz w:val="22"/>
          <w:szCs w:val="22"/>
          <w14:ligatures w14:val="standardContextual"/>
        </w:rPr>
      </w:pPr>
      <w:del w:id="693" w:author="Gavin Rawson" w:date="2024-07-17T08:55:00Z" w16du:dateUtc="2024-07-17T07:55:00Z">
        <w:r w:rsidRPr="003A2150" w:rsidDel="003A2150">
          <w:rPr>
            <w:rPrChange w:id="694" w:author="Gavin Rawson" w:date="2024-07-17T08:55:00Z" w16du:dateUtc="2024-07-17T07:55:00Z">
              <w:rPr>
                <w:rStyle w:val="Hyperlink"/>
              </w:rPr>
            </w:rPrChange>
          </w:rPr>
          <w:delText>12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5" w:author="Gavin Rawson" w:date="2024-07-17T08:55:00Z" w16du:dateUtc="2024-07-17T07:55:00Z">
              <w:rPr>
                <w:rStyle w:val="Hyperlink"/>
              </w:rPr>
            </w:rPrChange>
          </w:rPr>
          <w:delText>Supervisory application profile document</w:delText>
        </w:r>
        <w:r w:rsidDel="003A2150">
          <w:rPr>
            <w:webHidden/>
          </w:rPr>
          <w:tab/>
        </w:r>
        <w:r w:rsidR="007920C5" w:rsidDel="003A2150">
          <w:rPr>
            <w:webHidden/>
          </w:rPr>
          <w:delText>83</w:delText>
        </w:r>
      </w:del>
    </w:p>
    <w:p w14:paraId="2D2C6255" w14:textId="413C91F7" w:rsidR="00354D14" w:rsidDel="003A2150" w:rsidRDefault="00354D14">
      <w:pPr>
        <w:pStyle w:val="TOC1"/>
        <w:rPr>
          <w:del w:id="696" w:author="Gavin Rawson" w:date="2024-07-17T08:55:00Z" w16du:dateUtc="2024-07-17T07:55:00Z"/>
          <w:rFonts w:asciiTheme="minorHAnsi" w:eastAsiaTheme="minorEastAsia" w:hAnsiTheme="minorHAnsi" w:cstheme="minorBidi"/>
          <w:bCs w:val="0"/>
          <w:kern w:val="2"/>
          <w:sz w:val="22"/>
          <w:szCs w:val="22"/>
          <w14:ligatures w14:val="standardContextual"/>
        </w:rPr>
      </w:pPr>
      <w:del w:id="697" w:author="Gavin Rawson" w:date="2024-07-17T08:55:00Z" w16du:dateUtc="2024-07-17T07:55:00Z">
        <w:r w:rsidRPr="003A2150" w:rsidDel="003A2150">
          <w:rPr>
            <w:rPrChange w:id="698" w:author="Gavin Rawson" w:date="2024-07-17T08:55:00Z" w16du:dateUtc="2024-07-17T07:55:00Z">
              <w:rPr>
                <w:rStyle w:val="Hyperlink"/>
              </w:rPr>
            </w:rPrChange>
          </w:rPr>
          <w:delText>A</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9" w:author="Gavin Rawson" w:date="2024-07-17T08:55:00Z" w16du:dateUtc="2024-07-17T07:55:00Z">
              <w:rPr>
                <w:rStyle w:val="Hyperlink"/>
              </w:rPr>
            </w:rPrChange>
          </w:rPr>
          <w:delText>Appendix: JSON files</w:delText>
        </w:r>
        <w:r w:rsidDel="003A2150">
          <w:rPr>
            <w:webHidden/>
          </w:rPr>
          <w:tab/>
        </w:r>
        <w:r w:rsidR="007920C5" w:rsidDel="003A2150">
          <w:rPr>
            <w:webHidden/>
          </w:rPr>
          <w:delText>85</w:delText>
        </w:r>
      </w:del>
    </w:p>
    <w:p w14:paraId="1AC51479" w14:textId="550FC09A" w:rsidR="00354D14" w:rsidDel="003A2150" w:rsidRDefault="00354D14">
      <w:pPr>
        <w:pStyle w:val="TOC1"/>
        <w:rPr>
          <w:del w:id="700" w:author="Gavin Rawson" w:date="2024-07-17T08:55:00Z" w16du:dateUtc="2024-07-17T07:55:00Z"/>
          <w:rFonts w:asciiTheme="minorHAnsi" w:eastAsiaTheme="minorEastAsia" w:hAnsiTheme="minorHAnsi" w:cstheme="minorBidi"/>
          <w:bCs w:val="0"/>
          <w:kern w:val="2"/>
          <w:sz w:val="22"/>
          <w:szCs w:val="22"/>
          <w14:ligatures w14:val="standardContextual"/>
        </w:rPr>
      </w:pPr>
      <w:del w:id="701" w:author="Gavin Rawson" w:date="2024-07-17T08:55:00Z" w16du:dateUtc="2024-07-17T07:55:00Z">
        <w:r w:rsidRPr="003A2150" w:rsidDel="003A2150">
          <w:rPr>
            <w:rPrChange w:id="702" w:author="Gavin Rawson" w:date="2024-07-17T08:55:00Z" w16du:dateUtc="2024-07-17T07:55:00Z">
              <w:rPr>
                <w:rStyle w:val="Hyperlink"/>
              </w:rPr>
            </w:rPrChange>
          </w:rPr>
          <w:delText>B</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3" w:author="Gavin Rawson" w:date="2024-07-17T08:55:00Z" w16du:dateUtc="2024-07-17T07:55:00Z">
              <w:rPr>
                <w:rStyle w:val="Hyperlink"/>
              </w:rPr>
            </w:rPrChange>
          </w:rPr>
          <w:delText>Appendix: Topic summary</w:delText>
        </w:r>
        <w:r w:rsidDel="003A2150">
          <w:rPr>
            <w:webHidden/>
          </w:rPr>
          <w:tab/>
        </w:r>
        <w:r w:rsidR="007920C5" w:rsidDel="003A2150">
          <w:rPr>
            <w:webHidden/>
          </w:rPr>
          <w:delText>86</w:delText>
        </w:r>
      </w:del>
    </w:p>
    <w:p w14:paraId="15AF2546" w14:textId="6A815BF0" w:rsidR="00354D14" w:rsidDel="003A2150" w:rsidRDefault="00354D14">
      <w:pPr>
        <w:pStyle w:val="TOC1"/>
        <w:rPr>
          <w:del w:id="704" w:author="Gavin Rawson" w:date="2024-07-17T08:55:00Z" w16du:dateUtc="2024-07-17T07:55:00Z"/>
          <w:rFonts w:asciiTheme="minorHAnsi" w:eastAsiaTheme="minorEastAsia" w:hAnsiTheme="minorHAnsi" w:cstheme="minorBidi"/>
          <w:bCs w:val="0"/>
          <w:kern w:val="2"/>
          <w:sz w:val="22"/>
          <w:szCs w:val="22"/>
          <w14:ligatures w14:val="standardContextual"/>
        </w:rPr>
      </w:pPr>
      <w:del w:id="705" w:author="Gavin Rawson" w:date="2024-07-17T08:55:00Z" w16du:dateUtc="2024-07-17T07:55:00Z">
        <w:r w:rsidRPr="003A2150" w:rsidDel="003A2150">
          <w:rPr>
            <w:rPrChange w:id="706" w:author="Gavin Rawson" w:date="2024-07-17T08:55:00Z" w16du:dateUtc="2024-07-17T07:55:00Z">
              <w:rPr>
                <w:rStyle w:val="Hyperlink"/>
              </w:rPr>
            </w:rPrChange>
          </w:rPr>
          <w:delText>C</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7" w:author="Gavin Rawson" w:date="2024-07-17T08:55:00Z" w16du:dateUtc="2024-07-17T07:55:00Z">
              <w:rPr>
                <w:rStyle w:val="Hyperlink"/>
              </w:rPr>
            </w:rPrChange>
          </w:rPr>
          <w:delText>Appendix: Calculated point code</w:delText>
        </w:r>
        <w:r w:rsidDel="003A2150">
          <w:rPr>
            <w:webHidden/>
          </w:rPr>
          <w:tab/>
        </w:r>
        <w:r w:rsidR="007920C5" w:rsidDel="003A2150">
          <w:rPr>
            <w:webHidden/>
          </w:rPr>
          <w:delText>87</w:delText>
        </w:r>
      </w:del>
    </w:p>
    <w:p w14:paraId="7B35B48F" w14:textId="5D2CF5B0" w:rsidR="00354D14" w:rsidDel="003A2150" w:rsidRDefault="00354D14">
      <w:pPr>
        <w:pStyle w:val="TOC2"/>
        <w:rPr>
          <w:del w:id="708" w:author="Gavin Rawson" w:date="2024-07-17T08:55:00Z" w16du:dateUtc="2024-07-17T07:55:00Z"/>
          <w:rFonts w:asciiTheme="minorHAnsi" w:eastAsiaTheme="minorEastAsia" w:hAnsiTheme="minorHAnsi" w:cstheme="minorBidi"/>
          <w:kern w:val="2"/>
          <w:sz w:val="22"/>
          <w:szCs w:val="22"/>
          <w14:ligatures w14:val="standardContextual"/>
        </w:rPr>
      </w:pPr>
      <w:del w:id="709" w:author="Gavin Rawson" w:date="2024-07-17T08:55:00Z" w16du:dateUtc="2024-07-17T07:55:00Z">
        <w:r w:rsidRPr="003A2150" w:rsidDel="003A2150">
          <w:rPr>
            <w:rPrChange w:id="710" w:author="Gavin Rawson" w:date="2024-07-17T08:55:00Z" w16du:dateUtc="2024-07-17T07:55:00Z">
              <w:rPr>
                <w:rStyle w:val="Hyperlink"/>
              </w:rPr>
            </w:rPrChange>
          </w:rPr>
          <w:delText>C.1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1" w:author="Gavin Rawson" w:date="2024-07-17T08:55:00Z" w16du:dateUtc="2024-07-17T07:55:00Z">
              <w:rPr>
                <w:rStyle w:val="Hyperlink"/>
              </w:rPr>
            </w:rPrChange>
          </w:rPr>
          <w:delText>Evaluation of a calculated point value</w:delText>
        </w:r>
        <w:r w:rsidDel="003A2150">
          <w:rPr>
            <w:webHidden/>
          </w:rPr>
          <w:tab/>
        </w:r>
        <w:r w:rsidR="007920C5" w:rsidDel="003A2150">
          <w:rPr>
            <w:webHidden/>
          </w:rPr>
          <w:delText>87</w:delText>
        </w:r>
      </w:del>
    </w:p>
    <w:p w14:paraId="565CD2C0" w14:textId="7BA6DC41" w:rsidR="00354D14" w:rsidDel="003A2150" w:rsidRDefault="00354D14">
      <w:pPr>
        <w:pStyle w:val="TOC2"/>
        <w:rPr>
          <w:del w:id="712" w:author="Gavin Rawson" w:date="2024-07-17T08:55:00Z" w16du:dateUtc="2024-07-17T07:55:00Z"/>
          <w:rFonts w:asciiTheme="minorHAnsi" w:eastAsiaTheme="minorEastAsia" w:hAnsiTheme="minorHAnsi" w:cstheme="minorBidi"/>
          <w:kern w:val="2"/>
          <w:sz w:val="22"/>
          <w:szCs w:val="22"/>
          <w14:ligatures w14:val="standardContextual"/>
        </w:rPr>
      </w:pPr>
      <w:del w:id="713" w:author="Gavin Rawson" w:date="2024-07-17T08:55:00Z" w16du:dateUtc="2024-07-17T07:55:00Z">
        <w:r w:rsidRPr="003A2150" w:rsidDel="003A2150">
          <w:rPr>
            <w:rPrChange w:id="714" w:author="Gavin Rawson" w:date="2024-07-17T08:55:00Z" w16du:dateUtc="2024-07-17T07:55:00Z">
              <w:rPr>
                <w:rStyle w:val="Hyperlink"/>
              </w:rPr>
            </w:rPrChange>
          </w:rPr>
          <w:delText>C.2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5" w:author="Gavin Rawson" w:date="2024-07-17T08:55:00Z" w16du:dateUtc="2024-07-17T07:55:00Z">
              <w:rPr>
                <w:rStyle w:val="Hyperlink"/>
              </w:rPr>
            </w:rPrChange>
          </w:rPr>
          <w:delText>Operation codes</w:delText>
        </w:r>
        <w:r w:rsidDel="003A2150">
          <w:rPr>
            <w:webHidden/>
          </w:rPr>
          <w:tab/>
        </w:r>
        <w:r w:rsidR="007920C5" w:rsidDel="003A2150">
          <w:rPr>
            <w:webHidden/>
          </w:rPr>
          <w:delText>88</w:delText>
        </w:r>
      </w:del>
    </w:p>
    <w:p w14:paraId="420DF2E1" w14:textId="0B5BC74A" w:rsidR="00354D14" w:rsidDel="003A2150" w:rsidRDefault="00354D14">
      <w:pPr>
        <w:pStyle w:val="TOC2"/>
        <w:rPr>
          <w:del w:id="716" w:author="Gavin Rawson" w:date="2024-07-17T08:55:00Z" w16du:dateUtc="2024-07-17T07:55:00Z"/>
          <w:rFonts w:asciiTheme="minorHAnsi" w:eastAsiaTheme="minorEastAsia" w:hAnsiTheme="minorHAnsi" w:cstheme="minorBidi"/>
          <w:kern w:val="2"/>
          <w:sz w:val="22"/>
          <w:szCs w:val="22"/>
          <w14:ligatures w14:val="standardContextual"/>
        </w:rPr>
      </w:pPr>
      <w:del w:id="717" w:author="Gavin Rawson" w:date="2024-07-17T08:55:00Z" w16du:dateUtc="2024-07-17T07:55:00Z">
        <w:r w:rsidRPr="003A2150" w:rsidDel="003A2150">
          <w:rPr>
            <w:rPrChange w:id="718" w:author="Gavin Rawson" w:date="2024-07-17T08:55:00Z" w16du:dateUtc="2024-07-17T07:55:00Z">
              <w:rPr>
                <w:rStyle w:val="Hyperlink"/>
              </w:rPr>
            </w:rPrChange>
          </w:rPr>
          <w:delText>C.3</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9" w:author="Gavin Rawson" w:date="2024-07-17T08:55:00Z" w16du:dateUtc="2024-07-17T07:55:00Z">
              <w:rPr>
                <w:rStyle w:val="Hyperlink"/>
              </w:rPr>
            </w:rPrChange>
          </w:rPr>
          <w:delText>Example</w:delText>
        </w:r>
        <w:r w:rsidDel="003A2150">
          <w:rPr>
            <w:webHidden/>
          </w:rPr>
          <w:tab/>
        </w:r>
        <w:r w:rsidR="007920C5" w:rsidDel="003A2150">
          <w:rPr>
            <w:webHidden/>
          </w:rPr>
          <w:delText>94</w:delText>
        </w:r>
      </w:del>
    </w:p>
    <w:p w14:paraId="2C2B877E" w14:textId="111BEA9F" w:rsidR="00354D14" w:rsidDel="003A2150" w:rsidRDefault="00354D14">
      <w:pPr>
        <w:pStyle w:val="TOC2"/>
        <w:rPr>
          <w:del w:id="720" w:author="Gavin Rawson" w:date="2024-07-17T08:55:00Z" w16du:dateUtc="2024-07-17T07:55:00Z"/>
          <w:rFonts w:asciiTheme="minorHAnsi" w:eastAsiaTheme="minorEastAsia" w:hAnsiTheme="minorHAnsi" w:cstheme="minorBidi"/>
          <w:kern w:val="2"/>
          <w:sz w:val="22"/>
          <w:szCs w:val="22"/>
          <w14:ligatures w14:val="standardContextual"/>
        </w:rPr>
      </w:pPr>
      <w:del w:id="721" w:author="Gavin Rawson" w:date="2024-07-17T08:55:00Z" w16du:dateUtc="2024-07-17T07:55:00Z">
        <w:r w:rsidRPr="003A2150" w:rsidDel="003A2150">
          <w:rPr>
            <w:rPrChange w:id="722" w:author="Gavin Rawson" w:date="2024-07-17T08:55:00Z" w16du:dateUtc="2024-07-17T07:55:00Z">
              <w:rPr>
                <w:rStyle w:val="Hyperlink"/>
              </w:rPr>
            </w:rPrChange>
          </w:rPr>
          <w:delText>C.4</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3" w:author="Gavin Rawson" w:date="2024-07-17T08:55:00Z" w16du:dateUtc="2024-07-17T07:55:00Z">
              <w:rPr>
                <w:rStyle w:val="Hyperlink"/>
              </w:rPr>
            </w:rPrChange>
          </w:rPr>
          <w:delText>Quality flags</w:delText>
        </w:r>
        <w:r w:rsidDel="003A2150">
          <w:rPr>
            <w:webHidden/>
          </w:rPr>
          <w:tab/>
        </w:r>
        <w:r w:rsidR="007920C5" w:rsidDel="003A2150">
          <w:rPr>
            <w:webHidden/>
          </w:rPr>
          <w:delText>94</w:delText>
        </w:r>
      </w:del>
    </w:p>
    <w:p w14:paraId="1CF9B9E1" w14:textId="535E95A0" w:rsidR="00354D14" w:rsidDel="003A2150" w:rsidRDefault="00354D14">
      <w:pPr>
        <w:pStyle w:val="TOC1"/>
        <w:rPr>
          <w:del w:id="724" w:author="Gavin Rawson" w:date="2024-07-17T08:55:00Z" w16du:dateUtc="2024-07-17T07:55:00Z"/>
          <w:rFonts w:asciiTheme="minorHAnsi" w:eastAsiaTheme="minorEastAsia" w:hAnsiTheme="minorHAnsi" w:cstheme="minorBidi"/>
          <w:bCs w:val="0"/>
          <w:kern w:val="2"/>
          <w:sz w:val="22"/>
          <w:szCs w:val="22"/>
          <w14:ligatures w14:val="standardContextual"/>
        </w:rPr>
      </w:pPr>
      <w:del w:id="725" w:author="Gavin Rawson" w:date="2024-07-17T08:55:00Z" w16du:dateUtc="2024-07-17T07:55:00Z">
        <w:r w:rsidRPr="003A2150" w:rsidDel="003A2150">
          <w:rPr>
            <w:rPrChange w:id="726" w:author="Gavin Rawson" w:date="2024-07-17T08:55:00Z" w16du:dateUtc="2024-07-17T07:55:00Z">
              <w:rPr>
                <w:rStyle w:val="Hyperlink"/>
              </w:rPr>
            </w:rPrChange>
          </w:rPr>
          <w:delText>D</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27" w:author="Gavin Rawson" w:date="2024-07-17T08:55:00Z" w16du:dateUtc="2024-07-17T07:55:00Z">
              <w:rPr>
                <w:rStyle w:val="Hyperlink"/>
              </w:rPr>
            </w:rPrChange>
          </w:rPr>
          <w:delText>Appendix: Revision history</w:delText>
        </w:r>
        <w:r w:rsidDel="003A2150">
          <w:rPr>
            <w:webHidden/>
          </w:rPr>
          <w:tab/>
        </w:r>
        <w:r w:rsidR="007920C5" w:rsidDel="003A215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20"/>
    <w:bookmarkEnd w:id="21"/>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4ADCCBD4"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r w:rsidR="007B3FAF">
        <w:fldChar w:fldCharType="begin"/>
      </w:r>
      <w:r w:rsidR="007B3FAF">
        <w:instrText>HYPERLINK \l "_Toc170288628"</w:instrText>
      </w:r>
      <w:r w:rsidR="007B3FAF">
        <w:fldChar w:fldCharType="separate"/>
      </w:r>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ins w:id="728" w:author="Gavin Rawson" w:date="2024-07-17T10:16:00Z" w16du:dateUtc="2024-07-17T09:16:00Z">
        <w:r w:rsidR="00B048D0">
          <w:rPr>
            <w:noProof/>
            <w:webHidden/>
          </w:rPr>
          <w:t>15</w:t>
        </w:r>
      </w:ins>
      <w:del w:id="729" w:author="Gavin Rawson" w:date="2024-07-17T09:26:00Z" w16du:dateUtc="2024-07-17T08:26:00Z">
        <w:r w:rsidR="00B95831" w:rsidDel="007B3FAF">
          <w:rPr>
            <w:noProof/>
            <w:webHidden/>
          </w:rPr>
          <w:delText>15</w:delText>
        </w:r>
      </w:del>
      <w:r w:rsidR="00354D14">
        <w:rPr>
          <w:noProof/>
          <w:webHidden/>
        </w:rPr>
        <w:fldChar w:fldCharType="end"/>
      </w:r>
      <w:r w:rsidR="007B3FAF">
        <w:rPr>
          <w:noProof/>
        </w:rPr>
        <w:fldChar w:fldCharType="end"/>
      </w:r>
    </w:p>
    <w:p w14:paraId="243303C7" w14:textId="55F5048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"_Toc170288629"</w:instrText>
      </w:r>
      <w:r>
        <w:fldChar w:fldCharType="separate"/>
      </w:r>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ins w:id="730" w:author="Gavin Rawson" w:date="2024-07-17T10:16:00Z" w16du:dateUtc="2024-07-17T09:16:00Z">
        <w:r w:rsidR="00B048D0">
          <w:rPr>
            <w:noProof/>
            <w:webHidden/>
          </w:rPr>
          <w:t>16</w:t>
        </w:r>
      </w:ins>
      <w:del w:id="731" w:author="Gavin Rawson" w:date="2024-07-17T09:26:00Z" w16du:dateUtc="2024-07-17T08:26:00Z">
        <w:r w:rsidR="00B95831" w:rsidDel="007B3FAF">
          <w:rPr>
            <w:noProof/>
            <w:webHidden/>
          </w:rPr>
          <w:delText>16</w:delText>
        </w:r>
      </w:del>
      <w:r w:rsidR="00354D14">
        <w:rPr>
          <w:noProof/>
          <w:webHidden/>
        </w:rPr>
        <w:fldChar w:fldCharType="end"/>
      </w:r>
      <w:r>
        <w:rPr>
          <w:noProof/>
        </w:rPr>
        <w:fldChar w:fldCharType="end"/>
      </w:r>
    </w:p>
    <w:p w14:paraId="5424BCD6" w14:textId="548C42C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"_Toc170288630"</w:instrText>
      </w:r>
      <w:r>
        <w:fldChar w:fldCharType="separate"/>
      </w:r>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ins w:id="732" w:author="Gavin Rawson" w:date="2024-07-17T10:16:00Z" w16du:dateUtc="2024-07-17T09:16:00Z">
        <w:r w:rsidR="00B048D0">
          <w:rPr>
            <w:noProof/>
            <w:webHidden/>
          </w:rPr>
          <w:t>20</w:t>
        </w:r>
      </w:ins>
      <w:del w:id="733" w:author="Gavin Rawson" w:date="2024-07-17T09:26:00Z" w16du:dateUtc="2024-07-17T08:26:00Z">
        <w:r w:rsidR="00B95831" w:rsidDel="007B3FAF">
          <w:rPr>
            <w:noProof/>
            <w:webHidden/>
          </w:rPr>
          <w:delText>20</w:delText>
        </w:r>
      </w:del>
      <w:r w:rsidR="00354D14">
        <w:rPr>
          <w:noProof/>
          <w:webHidden/>
        </w:rPr>
        <w:fldChar w:fldCharType="end"/>
      </w:r>
      <w:r>
        <w:rPr>
          <w:noProof/>
        </w:rPr>
        <w:fldChar w:fldCharType="end"/>
      </w:r>
    </w:p>
    <w:p w14:paraId="206D4BE4" w14:textId="5E948A5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734" w:author="Gavin Rawson" w:date="2024-07-17T10:16:00Z" w16du:dateUtc="2024-07-17T09:16:00Z">
        <w:r w:rsidR="00B048D0">
          <w:rPr>
            <w:noProof/>
            <w:webHidden/>
          </w:rPr>
          <w:t>34</w:t>
        </w:r>
      </w:ins>
      <w:del w:id="735"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1C051DC2" w14:textId="2DBF77D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736" w:author="Gavin Rawson" w:date="2024-07-17T10:16:00Z" w16du:dateUtc="2024-07-17T09:16:00Z">
        <w:r w:rsidR="00B048D0">
          <w:rPr>
            <w:noProof/>
            <w:webHidden/>
          </w:rPr>
          <w:t>36</w:t>
        </w:r>
      </w:ins>
      <w:del w:id="737" w:author="Gavin Rawson" w:date="2024-07-17T09:26:00Z" w16du:dateUtc="2024-07-17T08:26:00Z">
        <w:r w:rsidR="00B95831" w:rsidDel="007B3FAF">
          <w:rPr>
            <w:noProof/>
            <w:webHidden/>
          </w:rPr>
          <w:delText>36</w:delText>
        </w:r>
      </w:del>
      <w:r w:rsidR="00354D14">
        <w:rPr>
          <w:noProof/>
          <w:webHidden/>
        </w:rPr>
        <w:fldChar w:fldCharType="end"/>
      </w:r>
      <w:r>
        <w:rPr>
          <w:noProof/>
        </w:rPr>
        <w:fldChar w:fldCharType="end"/>
      </w:r>
    </w:p>
    <w:p w14:paraId="0B534A3C" w14:textId="27B9073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738" w:author="Gavin Rawson" w:date="2024-07-17T10:16:00Z" w16du:dateUtc="2024-07-17T09:16:00Z">
        <w:r w:rsidR="00B048D0">
          <w:rPr>
            <w:noProof/>
            <w:webHidden/>
          </w:rPr>
          <w:t>42</w:t>
        </w:r>
      </w:ins>
      <w:del w:id="739"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1553A077" w14:textId="30453D5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740" w:author="Gavin Rawson" w:date="2024-07-17T10:16:00Z" w16du:dateUtc="2024-07-17T09:16:00Z">
        <w:r w:rsidR="00B048D0">
          <w:rPr>
            <w:noProof/>
            <w:webHidden/>
          </w:rPr>
          <w:t>42</w:t>
        </w:r>
      </w:ins>
      <w:del w:id="741" w:author="Gavin Rawson" w:date="2024-07-17T09:26:00Z" w16du:dateUtc="2024-07-17T08:26:00Z">
        <w:r w:rsidR="00B95831" w:rsidDel="007B3FAF">
          <w:rPr>
            <w:noProof/>
            <w:webHidden/>
          </w:rPr>
          <w:delText>42</w:delText>
        </w:r>
      </w:del>
      <w:r w:rsidR="00354D14">
        <w:rPr>
          <w:noProof/>
          <w:webHidden/>
        </w:rPr>
        <w:fldChar w:fldCharType="end"/>
      </w:r>
      <w:r>
        <w:rPr>
          <w:noProof/>
        </w:rPr>
        <w:fldChar w:fldCharType="end"/>
      </w:r>
    </w:p>
    <w:p w14:paraId="443F9F57" w14:textId="6B3A35F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742" w:author="Gavin Rawson" w:date="2024-07-17T10:16:00Z" w16du:dateUtc="2024-07-17T09:16:00Z">
        <w:r w:rsidR="00B048D0">
          <w:rPr>
            <w:noProof/>
            <w:webHidden/>
          </w:rPr>
          <w:t>44</w:t>
        </w:r>
      </w:ins>
      <w:del w:id="743" w:author="Gavin Rawson" w:date="2024-07-17T09:26:00Z" w16du:dateUtc="2024-07-17T08:26:00Z">
        <w:r w:rsidR="00B95831" w:rsidDel="007B3FAF">
          <w:rPr>
            <w:noProof/>
            <w:webHidden/>
          </w:rPr>
          <w:delText>44</w:delText>
        </w:r>
      </w:del>
      <w:r w:rsidR="00354D14">
        <w:rPr>
          <w:noProof/>
          <w:webHidden/>
        </w:rPr>
        <w:fldChar w:fldCharType="end"/>
      </w:r>
      <w:r>
        <w:rPr>
          <w:noProof/>
        </w:rPr>
        <w:fldChar w:fldCharType="end"/>
      </w:r>
    </w:p>
    <w:p w14:paraId="57D0A997" w14:textId="3CAB71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744" w:author="Gavin Rawson" w:date="2024-07-17T10:16:00Z" w16du:dateUtc="2024-07-17T09:16:00Z">
        <w:r w:rsidR="00B048D0">
          <w:rPr>
            <w:noProof/>
            <w:webHidden/>
          </w:rPr>
          <w:t>45</w:t>
        </w:r>
      </w:ins>
      <w:del w:id="745" w:author="Gavin Rawson" w:date="2024-07-17T09:26:00Z" w16du:dateUtc="2024-07-17T08:26:00Z">
        <w:r w:rsidR="00B95831" w:rsidDel="007B3FAF">
          <w:rPr>
            <w:noProof/>
            <w:webHidden/>
          </w:rPr>
          <w:delText>45</w:delText>
        </w:r>
      </w:del>
      <w:r w:rsidR="00354D14">
        <w:rPr>
          <w:noProof/>
          <w:webHidden/>
        </w:rPr>
        <w:fldChar w:fldCharType="end"/>
      </w:r>
      <w:r>
        <w:rPr>
          <w:noProof/>
        </w:rPr>
        <w:fldChar w:fldCharType="end"/>
      </w:r>
    </w:p>
    <w:p w14:paraId="7B06EFA7" w14:textId="0347A69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746" w:author="Gavin Rawson" w:date="2024-07-17T10:16:00Z" w16du:dateUtc="2024-07-17T09:16:00Z">
        <w:r w:rsidR="00B048D0">
          <w:rPr>
            <w:noProof/>
            <w:webHidden/>
          </w:rPr>
          <w:t>48</w:t>
        </w:r>
      </w:ins>
      <w:del w:id="747"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5424C5CA" w14:textId="2479830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748" w:author="Gavin Rawson" w:date="2024-07-17T10:16:00Z" w16du:dateUtc="2024-07-17T09:16:00Z">
        <w:r w:rsidR="00B048D0">
          <w:rPr>
            <w:noProof/>
            <w:webHidden/>
          </w:rPr>
          <w:t>55</w:t>
        </w:r>
      </w:ins>
      <w:del w:id="749" w:author="Gavin Rawson" w:date="2024-07-17T09:26:00Z" w16du:dateUtc="2024-07-17T08:26:00Z">
        <w:r w:rsidR="00B95831" w:rsidDel="007B3FAF">
          <w:rPr>
            <w:noProof/>
            <w:webHidden/>
          </w:rPr>
          <w:delText>55</w:delText>
        </w:r>
      </w:del>
      <w:r w:rsidR="00354D14">
        <w:rPr>
          <w:noProof/>
          <w:webHidden/>
        </w:rPr>
        <w:fldChar w:fldCharType="end"/>
      </w:r>
      <w:r>
        <w:rPr>
          <w:noProof/>
        </w:rPr>
        <w:fldChar w:fldCharType="end"/>
      </w:r>
    </w:p>
    <w:p w14:paraId="21C4B46C" w14:textId="27DAD5EC"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750" w:author="Gavin Rawson" w:date="2024-07-17T10:16:00Z" w16du:dateUtc="2024-07-17T09:16:00Z">
        <w:r w:rsidR="00B048D0">
          <w:rPr>
            <w:noProof/>
            <w:webHidden/>
          </w:rPr>
          <w:t>71</w:t>
        </w:r>
      </w:ins>
      <w:del w:id="751" w:author="Gavin Rawson" w:date="2024-07-17T09:26:00Z" w16du:dateUtc="2024-07-17T08:26:00Z">
        <w:r w:rsidR="00B95831" w:rsidDel="007B3FAF">
          <w:rPr>
            <w:noProof/>
            <w:webHidden/>
          </w:rPr>
          <w:delText>71</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6698AB74"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r w:rsidR="007B3FAF">
        <w:fldChar w:fldCharType="begin"/>
      </w:r>
      <w:r w:rsidR="007B3FAF">
        <w:instrText>HYPERLINK \l "_Toc170288640"</w:instrText>
      </w:r>
      <w:r w:rsidR="007B3FAF">
        <w:fldChar w:fldCharType="separate"/>
      </w:r>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ins w:id="752" w:author="Gavin Rawson" w:date="2024-07-17T10:16:00Z" w16du:dateUtc="2024-07-17T09:16:00Z">
        <w:r w:rsidR="00B048D0">
          <w:rPr>
            <w:noProof/>
            <w:webHidden/>
          </w:rPr>
          <w:t>22</w:t>
        </w:r>
      </w:ins>
      <w:del w:id="753" w:author="Gavin Rawson" w:date="2024-07-17T09:26:00Z" w16du:dateUtc="2024-07-17T08:26:00Z">
        <w:r w:rsidR="00B95831" w:rsidDel="007B3FAF">
          <w:rPr>
            <w:noProof/>
            <w:webHidden/>
          </w:rPr>
          <w:delText>22</w:delText>
        </w:r>
      </w:del>
      <w:r w:rsidR="00354D14">
        <w:rPr>
          <w:noProof/>
          <w:webHidden/>
        </w:rPr>
        <w:fldChar w:fldCharType="end"/>
      </w:r>
      <w:r w:rsidR="007B3FAF">
        <w:rPr>
          <w:noProof/>
        </w:rPr>
        <w:fldChar w:fldCharType="end"/>
      </w:r>
    </w:p>
    <w:p w14:paraId="58BD7C53" w14:textId="503D251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"_Toc170288641"</w:instrText>
      </w:r>
      <w:r>
        <w:fldChar w:fldCharType="separate"/>
      </w:r>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ins w:id="754" w:author="Gavin Rawson" w:date="2024-07-17T10:16:00Z" w16du:dateUtc="2024-07-17T09:16:00Z">
        <w:r w:rsidR="00B048D0">
          <w:rPr>
            <w:noProof/>
            <w:webHidden/>
          </w:rPr>
          <w:t>23</w:t>
        </w:r>
      </w:ins>
      <w:del w:id="755"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78574F78" w14:textId="33AAD82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"_Toc170288642"</w:instrText>
      </w:r>
      <w:r>
        <w:fldChar w:fldCharType="separate"/>
      </w:r>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ins w:id="756" w:author="Gavin Rawson" w:date="2024-07-17T10:16:00Z" w16du:dateUtc="2024-07-17T09:16:00Z">
        <w:r w:rsidR="00B048D0">
          <w:rPr>
            <w:noProof/>
            <w:webHidden/>
          </w:rPr>
          <w:t>23</w:t>
        </w:r>
      </w:ins>
      <w:del w:id="757" w:author="Gavin Rawson" w:date="2024-07-17T09:26:00Z" w16du:dateUtc="2024-07-17T08:26:00Z">
        <w:r w:rsidR="00B95831" w:rsidDel="007B3FAF">
          <w:rPr>
            <w:noProof/>
            <w:webHidden/>
          </w:rPr>
          <w:delText>23</w:delText>
        </w:r>
      </w:del>
      <w:r w:rsidR="00354D14">
        <w:rPr>
          <w:noProof/>
          <w:webHidden/>
        </w:rPr>
        <w:fldChar w:fldCharType="end"/>
      </w:r>
      <w:r>
        <w:rPr>
          <w:noProof/>
        </w:rPr>
        <w:fldChar w:fldCharType="end"/>
      </w:r>
    </w:p>
    <w:p w14:paraId="4890AE32" w14:textId="3B65422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"_Toc170288643"</w:instrText>
      </w:r>
      <w:r>
        <w:fldChar w:fldCharType="separate"/>
      </w:r>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ins w:id="758" w:author="Gavin Rawson" w:date="2024-07-17T10:16:00Z" w16du:dateUtc="2024-07-17T09:16:00Z">
        <w:r w:rsidR="00B048D0">
          <w:rPr>
            <w:noProof/>
            <w:webHidden/>
          </w:rPr>
          <w:t>25</w:t>
        </w:r>
      </w:ins>
      <w:del w:id="759" w:author="Gavin Rawson" w:date="2024-07-17T09:26:00Z" w16du:dateUtc="2024-07-17T08:26:00Z">
        <w:r w:rsidR="00B95831" w:rsidDel="007B3FAF">
          <w:rPr>
            <w:noProof/>
            <w:webHidden/>
          </w:rPr>
          <w:delText>25</w:delText>
        </w:r>
      </w:del>
      <w:r w:rsidR="00354D14">
        <w:rPr>
          <w:noProof/>
          <w:webHidden/>
        </w:rPr>
        <w:fldChar w:fldCharType="end"/>
      </w:r>
      <w:r>
        <w:rPr>
          <w:noProof/>
        </w:rPr>
        <w:fldChar w:fldCharType="end"/>
      </w:r>
    </w:p>
    <w:p w14:paraId="71779AE3" w14:textId="58032B7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"_Toc170288644"</w:instrText>
      </w:r>
      <w:r>
        <w:fldChar w:fldCharType="separate"/>
      </w:r>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ins w:id="760" w:author="Gavin Rawson" w:date="2024-07-17T10:16:00Z" w16du:dateUtc="2024-07-17T09:16:00Z">
        <w:r w:rsidR="00B048D0">
          <w:rPr>
            <w:noProof/>
            <w:webHidden/>
          </w:rPr>
          <w:t>26</w:t>
        </w:r>
      </w:ins>
      <w:del w:id="761"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147DF7CB" w14:textId="1021CCE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"_Toc170288645"</w:instrText>
      </w:r>
      <w:r>
        <w:fldChar w:fldCharType="separate"/>
      </w:r>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ins w:id="762" w:author="Gavin Rawson" w:date="2024-07-17T10:16:00Z" w16du:dateUtc="2024-07-17T09:16:00Z">
        <w:r w:rsidR="00B048D0">
          <w:rPr>
            <w:noProof/>
            <w:webHidden/>
          </w:rPr>
          <w:t>26</w:t>
        </w:r>
      </w:ins>
      <w:del w:id="763" w:author="Gavin Rawson" w:date="2024-07-17T09:26:00Z" w16du:dateUtc="2024-07-17T08:26:00Z">
        <w:r w:rsidR="00B95831" w:rsidDel="007B3FAF">
          <w:rPr>
            <w:noProof/>
            <w:webHidden/>
          </w:rPr>
          <w:delText>26</w:delText>
        </w:r>
      </w:del>
      <w:r w:rsidR="00354D14">
        <w:rPr>
          <w:noProof/>
          <w:webHidden/>
        </w:rPr>
        <w:fldChar w:fldCharType="end"/>
      </w:r>
      <w:r>
        <w:rPr>
          <w:noProof/>
        </w:rPr>
        <w:fldChar w:fldCharType="end"/>
      </w:r>
    </w:p>
    <w:p w14:paraId="3F97EE01" w14:textId="2F892B3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"_Toc170288646"</w:instrText>
      </w:r>
      <w:r>
        <w:fldChar w:fldCharType="separate"/>
      </w:r>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ins w:id="764" w:author="Gavin Rawson" w:date="2024-07-17T10:16:00Z" w16du:dateUtc="2024-07-17T09:16:00Z">
        <w:r w:rsidR="00B048D0">
          <w:rPr>
            <w:noProof/>
            <w:webHidden/>
          </w:rPr>
          <w:t>27</w:t>
        </w:r>
      </w:ins>
      <w:del w:id="765" w:author="Gavin Rawson" w:date="2024-07-17T09:26:00Z" w16du:dateUtc="2024-07-17T08:26:00Z">
        <w:r w:rsidR="00B95831" w:rsidDel="007B3FAF">
          <w:rPr>
            <w:noProof/>
            <w:webHidden/>
          </w:rPr>
          <w:delText>27</w:delText>
        </w:r>
      </w:del>
      <w:r w:rsidR="00354D14">
        <w:rPr>
          <w:noProof/>
          <w:webHidden/>
        </w:rPr>
        <w:fldChar w:fldCharType="end"/>
      </w:r>
      <w:r>
        <w:rPr>
          <w:noProof/>
        </w:rPr>
        <w:fldChar w:fldCharType="end"/>
      </w:r>
    </w:p>
    <w:p w14:paraId="42926C3D" w14:textId="32B67D7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"_Toc170288647"</w:instrText>
      </w:r>
      <w:r>
        <w:fldChar w:fldCharType="separate"/>
      </w:r>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ins w:id="766" w:author="Gavin Rawson" w:date="2024-07-17T10:16:00Z" w16du:dateUtc="2024-07-17T09:16:00Z">
        <w:r w:rsidR="00B048D0">
          <w:rPr>
            <w:noProof/>
            <w:webHidden/>
          </w:rPr>
          <w:t>28</w:t>
        </w:r>
      </w:ins>
      <w:del w:id="767" w:author="Gavin Rawson" w:date="2024-07-17T09:26:00Z" w16du:dateUtc="2024-07-17T08:26:00Z">
        <w:r w:rsidR="00B95831" w:rsidDel="007B3FAF">
          <w:rPr>
            <w:noProof/>
            <w:webHidden/>
          </w:rPr>
          <w:delText>28</w:delText>
        </w:r>
      </w:del>
      <w:r w:rsidR="00354D14">
        <w:rPr>
          <w:noProof/>
          <w:webHidden/>
        </w:rPr>
        <w:fldChar w:fldCharType="end"/>
      </w:r>
      <w:r>
        <w:rPr>
          <w:noProof/>
        </w:rPr>
        <w:fldChar w:fldCharType="end"/>
      </w:r>
    </w:p>
    <w:p w14:paraId="064F2BC4" w14:textId="4CF7B34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"_Toc170288648"</w:instrText>
      </w:r>
      <w:r>
        <w:fldChar w:fldCharType="separate"/>
      </w:r>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ins w:id="768" w:author="Gavin Rawson" w:date="2024-07-17T10:16:00Z" w16du:dateUtc="2024-07-17T09:16:00Z">
        <w:r w:rsidR="00B048D0">
          <w:rPr>
            <w:noProof/>
            <w:webHidden/>
          </w:rPr>
          <w:t>30</w:t>
        </w:r>
      </w:ins>
      <w:del w:id="769" w:author="Gavin Rawson" w:date="2024-07-17T09:26:00Z" w16du:dateUtc="2024-07-17T08:26:00Z">
        <w:r w:rsidR="00B95831" w:rsidDel="007B3FAF">
          <w:rPr>
            <w:noProof/>
            <w:webHidden/>
          </w:rPr>
          <w:delText>30</w:delText>
        </w:r>
      </w:del>
      <w:r w:rsidR="00354D14">
        <w:rPr>
          <w:noProof/>
          <w:webHidden/>
        </w:rPr>
        <w:fldChar w:fldCharType="end"/>
      </w:r>
      <w:r>
        <w:rPr>
          <w:noProof/>
        </w:rPr>
        <w:fldChar w:fldCharType="end"/>
      </w:r>
    </w:p>
    <w:p w14:paraId="264EBC3F" w14:textId="70AC4D9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"_Toc170288649"</w:instrText>
      </w:r>
      <w:r>
        <w:fldChar w:fldCharType="separate"/>
      </w:r>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ins w:id="770" w:author="Gavin Rawson" w:date="2024-07-17T10:16:00Z" w16du:dateUtc="2024-07-17T09:16:00Z">
        <w:r w:rsidR="00B048D0">
          <w:rPr>
            <w:noProof/>
            <w:webHidden/>
          </w:rPr>
          <w:t>31</w:t>
        </w:r>
      </w:ins>
      <w:del w:id="771" w:author="Gavin Rawson" w:date="2024-07-17T09:26:00Z" w16du:dateUtc="2024-07-17T08:26:00Z">
        <w:r w:rsidR="00B95831" w:rsidDel="007B3FAF">
          <w:rPr>
            <w:noProof/>
            <w:webHidden/>
          </w:rPr>
          <w:delText>31</w:delText>
        </w:r>
      </w:del>
      <w:r w:rsidR="00354D14">
        <w:rPr>
          <w:noProof/>
          <w:webHidden/>
        </w:rPr>
        <w:fldChar w:fldCharType="end"/>
      </w:r>
      <w:r>
        <w:rPr>
          <w:noProof/>
        </w:rPr>
        <w:fldChar w:fldCharType="end"/>
      </w:r>
    </w:p>
    <w:p w14:paraId="35987FA6" w14:textId="41C81F9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"_Toc170288650"</w:instrText>
      </w:r>
      <w:r>
        <w:fldChar w:fldCharType="separate"/>
      </w:r>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ins w:id="772" w:author="Gavin Rawson" w:date="2024-07-17T10:16:00Z" w16du:dateUtc="2024-07-17T09:16:00Z">
        <w:r w:rsidR="00B048D0">
          <w:rPr>
            <w:noProof/>
            <w:webHidden/>
          </w:rPr>
          <w:t>32</w:t>
        </w:r>
      </w:ins>
      <w:del w:id="773" w:author="Gavin Rawson" w:date="2024-07-17T09:26:00Z" w16du:dateUtc="2024-07-17T08:26:00Z">
        <w:r w:rsidR="00B95831" w:rsidDel="007B3FAF">
          <w:rPr>
            <w:noProof/>
            <w:webHidden/>
          </w:rPr>
          <w:delText>32</w:delText>
        </w:r>
      </w:del>
      <w:r w:rsidR="00354D14">
        <w:rPr>
          <w:noProof/>
          <w:webHidden/>
        </w:rPr>
        <w:fldChar w:fldCharType="end"/>
      </w:r>
      <w:r>
        <w:rPr>
          <w:noProof/>
        </w:rPr>
        <w:fldChar w:fldCharType="end"/>
      </w:r>
    </w:p>
    <w:p w14:paraId="3665D713" w14:textId="4FE85D8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774" w:author="Gavin Rawson" w:date="2024-07-17T10:16:00Z" w16du:dateUtc="2024-07-17T09:16:00Z">
        <w:r w:rsidR="00B048D0">
          <w:rPr>
            <w:noProof/>
            <w:webHidden/>
          </w:rPr>
          <w:t>34</w:t>
        </w:r>
      </w:ins>
      <w:del w:id="775" w:author="Gavin Rawson" w:date="2024-07-17T09:26:00Z" w16du:dateUtc="2024-07-17T08:26:00Z">
        <w:r w:rsidR="00B95831" w:rsidDel="007B3FAF">
          <w:rPr>
            <w:noProof/>
            <w:webHidden/>
          </w:rPr>
          <w:delText>34</w:delText>
        </w:r>
      </w:del>
      <w:r w:rsidR="00354D14">
        <w:rPr>
          <w:noProof/>
          <w:webHidden/>
        </w:rPr>
        <w:fldChar w:fldCharType="end"/>
      </w:r>
      <w:r>
        <w:rPr>
          <w:noProof/>
        </w:rPr>
        <w:fldChar w:fldCharType="end"/>
      </w:r>
    </w:p>
    <w:p w14:paraId="7BF8D096" w14:textId="11B15A50"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776" w:author="Gavin Rawson" w:date="2024-07-17T10:16:00Z" w16du:dateUtc="2024-07-17T09:16:00Z">
        <w:r w:rsidR="00B048D0">
          <w:rPr>
            <w:noProof/>
            <w:webHidden/>
          </w:rPr>
          <w:t>37</w:t>
        </w:r>
      </w:ins>
      <w:del w:id="777"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1366FEC9" w14:textId="178372F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778" w:author="Gavin Rawson" w:date="2024-07-17T10:16:00Z" w16du:dateUtc="2024-07-17T09:16:00Z">
        <w:r w:rsidR="00B048D0">
          <w:rPr>
            <w:noProof/>
            <w:webHidden/>
          </w:rPr>
          <w:t>37</w:t>
        </w:r>
      </w:ins>
      <w:del w:id="779" w:author="Gavin Rawson" w:date="2024-07-17T09:26:00Z" w16du:dateUtc="2024-07-17T08:26:00Z">
        <w:r w:rsidR="00B95831" w:rsidDel="007B3FAF">
          <w:rPr>
            <w:noProof/>
            <w:webHidden/>
          </w:rPr>
          <w:delText>37</w:delText>
        </w:r>
      </w:del>
      <w:r w:rsidR="00354D14">
        <w:rPr>
          <w:noProof/>
          <w:webHidden/>
        </w:rPr>
        <w:fldChar w:fldCharType="end"/>
      </w:r>
      <w:r>
        <w:rPr>
          <w:noProof/>
        </w:rPr>
        <w:fldChar w:fldCharType="end"/>
      </w:r>
    </w:p>
    <w:p w14:paraId="714914E5" w14:textId="5D1F930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780" w:author="Gavin Rawson" w:date="2024-07-17T10:16:00Z" w16du:dateUtc="2024-07-17T09:16:00Z">
        <w:r w:rsidR="00B048D0">
          <w:rPr>
            <w:noProof/>
            <w:webHidden/>
          </w:rPr>
          <w:t>38</w:t>
        </w:r>
      </w:ins>
      <w:del w:id="781" w:author="Gavin Rawson" w:date="2024-07-17T09:26:00Z" w16du:dateUtc="2024-07-17T08:26:00Z">
        <w:r w:rsidR="00B95831" w:rsidDel="007B3FAF">
          <w:rPr>
            <w:noProof/>
            <w:webHidden/>
          </w:rPr>
          <w:delText>38</w:delText>
        </w:r>
      </w:del>
      <w:r w:rsidR="00354D14">
        <w:rPr>
          <w:noProof/>
          <w:webHidden/>
        </w:rPr>
        <w:fldChar w:fldCharType="end"/>
      </w:r>
      <w:r>
        <w:rPr>
          <w:noProof/>
        </w:rPr>
        <w:fldChar w:fldCharType="end"/>
      </w:r>
    </w:p>
    <w:p w14:paraId="1BB39805" w14:textId="2F4660C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782" w:author="Gavin Rawson" w:date="2024-07-17T10:16:00Z" w16du:dateUtc="2024-07-17T09:16:00Z">
        <w:r w:rsidR="00B048D0">
          <w:rPr>
            <w:noProof/>
            <w:webHidden/>
          </w:rPr>
          <w:t>39</w:t>
        </w:r>
      </w:ins>
      <w:del w:id="783" w:author="Gavin Rawson" w:date="2024-07-17T09:26:00Z" w16du:dateUtc="2024-07-17T08:26:00Z">
        <w:r w:rsidR="00B95831" w:rsidDel="007B3FAF">
          <w:rPr>
            <w:noProof/>
            <w:webHidden/>
          </w:rPr>
          <w:delText>39</w:delText>
        </w:r>
      </w:del>
      <w:r w:rsidR="00354D14">
        <w:rPr>
          <w:noProof/>
          <w:webHidden/>
        </w:rPr>
        <w:fldChar w:fldCharType="end"/>
      </w:r>
      <w:r>
        <w:rPr>
          <w:noProof/>
        </w:rPr>
        <w:fldChar w:fldCharType="end"/>
      </w:r>
    </w:p>
    <w:p w14:paraId="53DBB0FC" w14:textId="2929A5A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784" w:author="Gavin Rawson" w:date="2024-07-17T10:16:00Z" w16du:dateUtc="2024-07-17T09:16:00Z">
        <w:r w:rsidR="00B048D0">
          <w:rPr>
            <w:noProof/>
            <w:webHidden/>
          </w:rPr>
          <w:t>48</w:t>
        </w:r>
      </w:ins>
      <w:del w:id="785" w:author="Gavin Rawson" w:date="2024-07-17T09:26:00Z" w16du:dateUtc="2024-07-17T08:26:00Z">
        <w:r w:rsidR="00B95831" w:rsidDel="007B3FAF">
          <w:rPr>
            <w:noProof/>
            <w:webHidden/>
          </w:rPr>
          <w:delText>48</w:delText>
        </w:r>
      </w:del>
      <w:r w:rsidR="00354D14">
        <w:rPr>
          <w:noProof/>
          <w:webHidden/>
        </w:rPr>
        <w:fldChar w:fldCharType="end"/>
      </w:r>
      <w:r>
        <w:rPr>
          <w:noProof/>
        </w:rPr>
        <w:fldChar w:fldCharType="end"/>
      </w:r>
    </w:p>
    <w:p w14:paraId="2E21A417" w14:textId="4019B741"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786" w:author="Gavin Rawson" w:date="2024-07-17T10:16:00Z" w16du:dateUtc="2024-07-17T09:16:00Z">
        <w:r w:rsidR="00B048D0">
          <w:rPr>
            <w:noProof/>
            <w:webHidden/>
          </w:rPr>
          <w:t>51</w:t>
        </w:r>
      </w:ins>
      <w:del w:id="787" w:author="Gavin Rawson" w:date="2024-07-17T09:26:00Z" w16du:dateUtc="2024-07-17T08:26:00Z">
        <w:r w:rsidR="00B95831" w:rsidDel="007B3FAF">
          <w:rPr>
            <w:noProof/>
            <w:webHidden/>
          </w:rPr>
          <w:delText>51</w:delText>
        </w:r>
      </w:del>
      <w:r w:rsidR="00354D14">
        <w:rPr>
          <w:noProof/>
          <w:webHidden/>
        </w:rPr>
        <w:fldChar w:fldCharType="end"/>
      </w:r>
      <w:r>
        <w:rPr>
          <w:noProof/>
        </w:rPr>
        <w:fldChar w:fldCharType="end"/>
      </w:r>
    </w:p>
    <w:p w14:paraId="5BA0D973" w14:textId="282DC5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788" w:author="Gavin Rawson" w:date="2024-07-17T10:16:00Z" w16du:dateUtc="2024-07-17T09:16:00Z">
        <w:r w:rsidR="00B048D0">
          <w:rPr>
            <w:noProof/>
            <w:webHidden/>
          </w:rPr>
          <w:t>53</w:t>
        </w:r>
      </w:ins>
      <w:del w:id="789" w:author="Gavin Rawson" w:date="2024-07-17T09:26:00Z" w16du:dateUtc="2024-07-17T08:26:00Z">
        <w:r w:rsidR="00B95831" w:rsidDel="007B3FAF">
          <w:rPr>
            <w:noProof/>
            <w:webHidden/>
          </w:rPr>
          <w:delText>53</w:delText>
        </w:r>
      </w:del>
      <w:r w:rsidR="00354D14">
        <w:rPr>
          <w:noProof/>
          <w:webHidden/>
        </w:rPr>
        <w:fldChar w:fldCharType="end"/>
      </w:r>
      <w:r>
        <w:rPr>
          <w:noProof/>
        </w:rPr>
        <w:fldChar w:fldCharType="end"/>
      </w:r>
    </w:p>
    <w:p w14:paraId="44C2FB7A" w14:textId="4C1C0E9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790" w:author="Gavin Rawson" w:date="2024-07-17T10:16:00Z" w16du:dateUtc="2024-07-17T09:16:00Z">
        <w:r w:rsidR="00B048D0">
          <w:rPr>
            <w:noProof/>
            <w:webHidden/>
          </w:rPr>
          <w:t>58</w:t>
        </w:r>
      </w:ins>
      <w:del w:id="791"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073643FA" w14:textId="2BD90566"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792" w:author="Gavin Rawson" w:date="2024-07-17T10:16:00Z" w16du:dateUtc="2024-07-17T09:16:00Z">
        <w:r w:rsidR="00B048D0">
          <w:rPr>
            <w:noProof/>
            <w:webHidden/>
          </w:rPr>
          <w:t>58</w:t>
        </w:r>
      </w:ins>
      <w:del w:id="793" w:author="Gavin Rawson" w:date="2024-07-17T09:26:00Z" w16du:dateUtc="2024-07-17T08:26:00Z">
        <w:r w:rsidR="00B95831" w:rsidDel="007B3FAF">
          <w:rPr>
            <w:noProof/>
            <w:webHidden/>
          </w:rPr>
          <w:delText>58</w:delText>
        </w:r>
      </w:del>
      <w:r w:rsidR="00354D14">
        <w:rPr>
          <w:noProof/>
          <w:webHidden/>
        </w:rPr>
        <w:fldChar w:fldCharType="end"/>
      </w:r>
      <w:r>
        <w:rPr>
          <w:noProof/>
        </w:rPr>
        <w:fldChar w:fldCharType="end"/>
      </w:r>
    </w:p>
    <w:p w14:paraId="47DA7A54" w14:textId="7F1F912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794" w:author="Gavin Rawson" w:date="2024-07-17T10:16:00Z" w16du:dateUtc="2024-07-17T09:16:00Z">
        <w:r w:rsidR="00B048D0">
          <w:rPr>
            <w:noProof/>
            <w:webHidden/>
          </w:rPr>
          <w:t>59</w:t>
        </w:r>
      </w:ins>
      <w:del w:id="795"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2393BE50" w14:textId="2A4CA98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796" w:author="Gavin Rawson" w:date="2024-07-17T10:16:00Z" w16du:dateUtc="2024-07-17T09:16:00Z">
        <w:r w:rsidR="00B048D0">
          <w:rPr>
            <w:noProof/>
            <w:webHidden/>
          </w:rPr>
          <w:t>59</w:t>
        </w:r>
      </w:ins>
      <w:del w:id="797" w:author="Gavin Rawson" w:date="2024-07-17T09:26:00Z" w16du:dateUtc="2024-07-17T08:26:00Z">
        <w:r w:rsidR="00B95831" w:rsidDel="007B3FAF">
          <w:rPr>
            <w:noProof/>
            <w:webHidden/>
          </w:rPr>
          <w:delText>59</w:delText>
        </w:r>
      </w:del>
      <w:r w:rsidR="00354D14">
        <w:rPr>
          <w:noProof/>
          <w:webHidden/>
        </w:rPr>
        <w:fldChar w:fldCharType="end"/>
      </w:r>
      <w:r>
        <w:rPr>
          <w:noProof/>
        </w:rPr>
        <w:fldChar w:fldCharType="end"/>
      </w:r>
    </w:p>
    <w:p w14:paraId="75F8B5B6" w14:textId="26C9C23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798" w:author="Gavin Rawson" w:date="2024-07-17T10:16:00Z" w16du:dateUtc="2024-07-17T09:16:00Z">
        <w:r w:rsidR="00B048D0">
          <w:rPr>
            <w:noProof/>
            <w:webHidden/>
          </w:rPr>
          <w:t>65</w:t>
        </w:r>
      </w:ins>
      <w:del w:id="799" w:author="Gavin Rawson" w:date="2024-07-17T09:26:00Z" w16du:dateUtc="2024-07-17T08:26:00Z">
        <w:r w:rsidR="00B95831" w:rsidDel="007B3FAF">
          <w:rPr>
            <w:noProof/>
            <w:webHidden/>
          </w:rPr>
          <w:delText>65</w:delText>
        </w:r>
      </w:del>
      <w:r w:rsidR="00354D14">
        <w:rPr>
          <w:noProof/>
          <w:webHidden/>
        </w:rPr>
        <w:fldChar w:fldCharType="end"/>
      </w:r>
      <w:r>
        <w:rPr>
          <w:noProof/>
        </w:rPr>
        <w:fldChar w:fldCharType="end"/>
      </w:r>
    </w:p>
    <w:p w14:paraId="615FFF3A" w14:textId="3587A924"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800" w:author="Gavin Rawson" w:date="2024-07-17T10:16:00Z" w16du:dateUtc="2024-07-17T09:16:00Z">
        <w:r w:rsidR="00B048D0">
          <w:rPr>
            <w:noProof/>
            <w:webHidden/>
          </w:rPr>
          <w:t>77</w:t>
        </w:r>
      </w:ins>
      <w:del w:id="801" w:author="Gavin Rawson" w:date="2024-07-17T09:26:00Z" w16du:dateUtc="2024-07-17T08:26:00Z">
        <w:r w:rsidR="00B95831" w:rsidDel="007B3FAF">
          <w:rPr>
            <w:noProof/>
            <w:webHidden/>
          </w:rPr>
          <w:delText>77</w:delText>
        </w:r>
      </w:del>
      <w:r w:rsidR="00354D14">
        <w:rPr>
          <w:noProof/>
          <w:webHidden/>
        </w:rPr>
        <w:fldChar w:fldCharType="end"/>
      </w:r>
      <w:r>
        <w:rPr>
          <w:noProof/>
        </w:rPr>
        <w:fldChar w:fldCharType="end"/>
      </w:r>
    </w:p>
    <w:p w14:paraId="3ACF3481" w14:textId="6A64960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802" w:author="Gavin Rawson" w:date="2024-07-17T10:16:00Z" w16du:dateUtc="2024-07-17T09:16:00Z">
        <w:r w:rsidR="00B048D0">
          <w:rPr>
            <w:noProof/>
            <w:webHidden/>
          </w:rPr>
          <w:t>86</w:t>
        </w:r>
      </w:ins>
      <w:del w:id="803" w:author="Gavin Rawson" w:date="2024-07-17T09:26:00Z" w16du:dateUtc="2024-07-17T08:26:00Z">
        <w:r w:rsidR="00B95831" w:rsidDel="007B3FAF">
          <w:rPr>
            <w:noProof/>
            <w:webHidden/>
          </w:rPr>
          <w:delText>86</w:delText>
        </w:r>
      </w:del>
      <w:r w:rsidR="00354D14">
        <w:rPr>
          <w:noProof/>
          <w:webHidden/>
        </w:rPr>
        <w:fldChar w:fldCharType="end"/>
      </w:r>
      <w:r>
        <w:rPr>
          <w:noProof/>
        </w:rPr>
        <w:fldChar w:fldCharType="end"/>
      </w:r>
    </w:p>
    <w:p w14:paraId="3A1E09F0" w14:textId="3673C4B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804" w:author="Gavin Rawson" w:date="2024-07-17T10:16:00Z" w16du:dateUtc="2024-07-17T09:16:00Z">
        <w:r w:rsidR="00B048D0">
          <w:rPr>
            <w:noProof/>
            <w:webHidden/>
          </w:rPr>
          <w:t>88</w:t>
        </w:r>
      </w:ins>
      <w:del w:id="805" w:author="Gavin Rawson" w:date="2024-07-17T09:26:00Z" w16du:dateUtc="2024-07-17T08:26:00Z">
        <w:r w:rsidR="00B95831" w:rsidDel="007B3FAF">
          <w:rPr>
            <w:noProof/>
            <w:webHidden/>
          </w:rPr>
          <w:delText>88</w:delText>
        </w:r>
      </w:del>
      <w:r w:rsidR="00354D14">
        <w:rPr>
          <w:noProof/>
          <w:webHidden/>
        </w:rPr>
        <w:fldChar w:fldCharType="end"/>
      </w:r>
      <w:r>
        <w:rPr>
          <w:noProof/>
        </w:rPr>
        <w:fldChar w:fldCharType="end"/>
      </w:r>
    </w:p>
    <w:p w14:paraId="2D700432" w14:textId="6ED5DB7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806" w:author="Gavin Rawson" w:date="2024-07-17T10:16:00Z" w16du:dateUtc="2024-07-17T09:16:00Z">
        <w:r w:rsidR="00B048D0">
          <w:rPr>
            <w:noProof/>
            <w:webHidden/>
          </w:rPr>
          <w:t>94</w:t>
        </w:r>
      </w:ins>
      <w:del w:id="807" w:author="Gavin Rawson" w:date="2024-07-17T09:26:00Z" w16du:dateUtc="2024-07-17T08:26:00Z">
        <w:r w:rsidR="00B95831" w:rsidDel="007B3FAF">
          <w:rPr>
            <w:noProof/>
            <w:webHidden/>
          </w:rPr>
          <w:delText>94</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808" w:name="_Ref160012265"/>
      <w:bookmarkStart w:id="809" w:name="_Toc172098928"/>
      <w:r>
        <w:lastRenderedPageBreak/>
        <w:t>Introduction</w:t>
      </w:r>
      <w:bookmarkEnd w:id="808"/>
      <w:bookmarkEnd w:id="809"/>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810" w:name="_Toc172098929"/>
      <w:r>
        <w:t>Purpose</w:t>
      </w:r>
      <w:bookmarkEnd w:id="810"/>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811" w:name="_Toc172098930"/>
      <w:r>
        <w:t>Use of the protocol</w:t>
      </w:r>
      <w:bookmarkEnd w:id="811"/>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812" w:name="_Toc172098931"/>
      <w:r>
        <w:t>Protocol history</w:t>
      </w:r>
      <w:bookmarkEnd w:id="812"/>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813" w:name="_Toc172098932"/>
      <w:r>
        <w:t>Protocol transport</w:t>
      </w:r>
      <w:bookmarkEnd w:id="813"/>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6A1FD12D"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048D0">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814" w:author="Gavin Rawson" w:date="2024-07-17T10:16:00Z" w16du:dateUtc="2024-07-17T09:16:00Z">
        <w:r w:rsidR="00B048D0" w:rsidRPr="00B048D0">
          <w:rPr>
            <w:rStyle w:val="Crossreference"/>
            <w:rPrChange w:id="815" w:author="Gavin Rawson" w:date="2024-07-17T10:16:00Z" w16du:dateUtc="2024-07-17T09:16:00Z">
              <w:rPr/>
            </w:rPrChange>
          </w:rPr>
          <w:t>Use of MQTT</w:t>
        </w:r>
      </w:ins>
      <w:del w:id="816"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88003C0"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817" w:author="Gavin Rawson" w:date="2024-07-17T10:16:00Z" w16du:dateUtc="2024-07-17T09:16:00Z">
        <w:r w:rsidR="00B048D0" w:rsidRPr="00B048D0">
          <w:rPr>
            <w:rStyle w:val="Crossreference"/>
            <w:rFonts w:eastAsia="DengXian"/>
            <w:rPrChange w:id="818" w:author="Gavin Rawson" w:date="2024-07-17T10:16:00Z" w16du:dateUtc="2024-07-17T09:16:00Z">
              <w:rPr>
                <w:rFonts w:eastAsia="DengXian" w:cs="Arial"/>
                <w:lang w:eastAsia="en-US"/>
              </w:rPr>
            </w:rPrChange>
          </w:rPr>
          <w:t>[JSONSchema]</w:t>
        </w:r>
      </w:ins>
      <w:del w:id="819"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820" w:name="_Ref163149864"/>
      <w:bookmarkStart w:id="821" w:name="_Ref163149872"/>
      <w:bookmarkStart w:id="822" w:name="_Ref163149876"/>
      <w:bookmarkStart w:id="823"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820"/>
      <w:bookmarkEnd w:id="821"/>
      <w:bookmarkEnd w:id="822"/>
      <w:bookmarkEnd w:id="823"/>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824" w:name="_Toc172098934"/>
      <w:r w:rsidRPr="00A05273">
        <w:t xml:space="preserve">Lucid </w:t>
      </w:r>
      <w:r w:rsidR="00A018AA">
        <w:t>b</w:t>
      </w:r>
      <w:r w:rsidRPr="00A05273">
        <w:t xml:space="preserve">etween </w:t>
      </w:r>
      <w:r w:rsidR="006B0494" w:rsidRPr="00A05273">
        <w:t>supervisory applications</w:t>
      </w:r>
      <w:bookmarkEnd w:id="824"/>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825" w:name="_Toc172098935"/>
      <w:r>
        <w:t>Data representation</w:t>
      </w:r>
      <w:bookmarkEnd w:id="825"/>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826" w:name="_Toc172098936"/>
      <w:r>
        <w:lastRenderedPageBreak/>
        <w:t xml:space="preserve">Data </w:t>
      </w:r>
      <w:r w:rsidR="006B0494">
        <w:t>model</w:t>
      </w:r>
      <w:bookmarkEnd w:id="826"/>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827" w:name="_Toc172098937"/>
      <w:r>
        <w:t xml:space="preserve">Field </w:t>
      </w:r>
      <w:r w:rsidR="006B0494">
        <w:t>device</w:t>
      </w:r>
      <w:bookmarkEnd w:id="827"/>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37F9DDA3"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828" w:author="Gavin Rawson" w:date="2024-07-17T10:16:00Z" w16du:dateUtc="2024-07-17T09:16:00Z">
        <w:r w:rsidR="00B048D0" w:rsidRPr="00B048D0">
          <w:rPr>
            <w:rStyle w:val="Crossreference"/>
            <w:rPrChange w:id="829" w:author="Gavin Rawson" w:date="2024-07-17T10:16:00Z" w16du:dateUtc="2024-07-17T09:16:00Z">
              <w:rPr/>
            </w:rPrChange>
          </w:rPr>
          <w:t xml:space="preserve">Figure </w:t>
        </w:r>
        <w:r w:rsidR="00B048D0" w:rsidRPr="00B048D0">
          <w:rPr>
            <w:rStyle w:val="Crossreference"/>
            <w:rPrChange w:id="830" w:author="Gavin Rawson" w:date="2024-07-17T10:16:00Z" w16du:dateUtc="2024-07-17T09:16:00Z">
              <w:rPr>
                <w:noProof/>
              </w:rPr>
            </w:rPrChange>
          </w:rPr>
          <w:t>1</w:t>
        </w:r>
      </w:ins>
      <w:del w:id="831"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2A9ABE3"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048D0">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832" w:author="Gavin Rawson" w:date="2024-07-17T10:16:00Z" w16du:dateUtc="2024-07-17T09:16:00Z">
        <w:r w:rsidR="00B048D0" w:rsidRPr="00B048D0">
          <w:rPr>
            <w:rStyle w:val="Crossreference"/>
            <w:rPrChange w:id="833" w:author="Gavin Rawson" w:date="2024-07-17T10:16:00Z" w16du:dateUtc="2024-07-17T09:16:00Z">
              <w:rPr/>
            </w:rPrChange>
          </w:rPr>
          <w:t>Example use cases</w:t>
        </w:r>
      </w:ins>
      <w:del w:id="834"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5948E016" w:rsidR="00E279F0" w:rsidRDefault="00E279F0" w:rsidP="009F3044">
      <w:pPr>
        <w:pStyle w:val="Caption"/>
      </w:pPr>
      <w:bookmarkStart w:id="835" w:name="_Ref160528474"/>
      <w:bookmarkStart w:id="836" w:name="_Toc170288628"/>
      <w:r>
        <w:t xml:space="preserve">Figure </w:t>
      </w:r>
      <w:r>
        <w:fldChar w:fldCharType="begin"/>
      </w:r>
      <w:r>
        <w:instrText xml:space="preserve"> SEQ Figure \* ARABIC </w:instrText>
      </w:r>
      <w:r>
        <w:fldChar w:fldCharType="separate"/>
      </w:r>
      <w:r w:rsidR="00B048D0">
        <w:rPr>
          <w:noProof/>
        </w:rPr>
        <w:t>1</w:t>
      </w:r>
      <w:r>
        <w:rPr>
          <w:noProof/>
        </w:rPr>
        <w:fldChar w:fldCharType="end"/>
      </w:r>
      <w:bookmarkEnd w:id="835"/>
      <w:r>
        <w:tab/>
      </w:r>
      <w:r w:rsidRPr="00E279F0">
        <w:t xml:space="preserve">Field device and </w:t>
      </w:r>
      <w:r w:rsidR="00A018AA">
        <w:t>s</w:t>
      </w:r>
      <w:r w:rsidRPr="00E279F0">
        <w:t>upervisory application messages</w:t>
      </w:r>
      <w:bookmarkEnd w:id="836"/>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680F94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048D0">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837" w:author="Gavin Rawson" w:date="2024-07-17T10:16:00Z" w16du:dateUtc="2024-07-17T09:16:00Z">
        <w:r w:rsidR="00B048D0" w:rsidRPr="00B048D0">
          <w:rPr>
            <w:rStyle w:val="Crossreference"/>
            <w:rPrChange w:id="838" w:author="Gavin Rawson" w:date="2024-07-17T10:16:00Z" w16du:dateUtc="2024-07-17T09:16:00Z">
              <w:rPr/>
            </w:rPrChange>
          </w:rPr>
          <w:t>Use of MQTT</w:t>
        </w:r>
      </w:ins>
      <w:del w:id="839"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840" w:name="_Toc172098938"/>
      <w:r>
        <w:t>Lucid schema</w:t>
      </w:r>
      <w:bookmarkEnd w:id="840"/>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673AC87" w:rsidR="005950AA" w:rsidRDefault="00FC7015" w:rsidP="009F3044">
      <w:pPr>
        <w:pStyle w:val="Caption"/>
      </w:pPr>
      <w:bookmarkStart w:id="841" w:name="_Toc170288629"/>
      <w:r w:rsidRPr="00BA7567">
        <w:t>Figure</w:t>
      </w:r>
      <w:r w:rsidR="00D82389" w:rsidRPr="00BA7567">
        <w:t xml:space="preserve"> </w:t>
      </w:r>
      <w:r>
        <w:fldChar w:fldCharType="begin"/>
      </w:r>
      <w:r>
        <w:instrText xml:space="preserve"> SEQ Figure \* ARABIC </w:instrText>
      </w:r>
      <w:r>
        <w:fldChar w:fldCharType="separate"/>
      </w:r>
      <w:r w:rsidR="00B048D0">
        <w:rPr>
          <w:noProof/>
        </w:rPr>
        <w:t>2</w:t>
      </w:r>
      <w:r>
        <w:rPr>
          <w:noProof/>
        </w:rPr>
        <w:fldChar w:fldCharType="end"/>
      </w:r>
      <w:r w:rsidR="00D82389" w:rsidRPr="00BA7567">
        <w:tab/>
        <w:t>JSON schema</w:t>
      </w:r>
      <w:bookmarkEnd w:id="841"/>
    </w:p>
    <w:p w14:paraId="6D28A886" w14:textId="29299CF9" w:rsidR="009C3498" w:rsidRDefault="009C3498" w:rsidP="009C3498">
      <w:pPr>
        <w:pStyle w:val="Heading3"/>
      </w:pPr>
      <w:bookmarkStart w:id="842" w:name="_Toc172098939"/>
      <w:r>
        <w:t xml:space="preserve">Device </w:t>
      </w:r>
      <w:r w:rsidR="006B0494">
        <w:t>profile</w:t>
      </w:r>
      <w:bookmarkEnd w:id="842"/>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843"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843"/>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6BF859A9"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048D0">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844" w:author="Gavin Rawson" w:date="2024-07-17T10:16:00Z" w16du:dateUtc="2024-07-17T09:16:00Z">
        <w:r w:rsidR="00B048D0" w:rsidRPr="00B048D0">
          <w:rPr>
            <w:rStyle w:val="Crossreference"/>
            <w:rPrChange w:id="845" w:author="Gavin Rawson" w:date="2024-07-17T10:16:00Z" w16du:dateUtc="2024-07-17T09:16:00Z">
              <w:rPr/>
            </w:rPrChange>
          </w:rPr>
          <w:t>Configuration</w:t>
        </w:r>
      </w:ins>
      <w:del w:id="846"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25DCB722"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847" w:author="Gavin Rawson" w:date="2024-07-17T10:16:00Z" w16du:dateUtc="2024-07-17T09:16:00Z">
        <w:r w:rsidR="00B048D0" w:rsidRPr="00B048D0">
          <w:rPr>
            <w:rStyle w:val="Crossreference"/>
            <w:rPrChange w:id="848" w:author="Gavin Rawson" w:date="2024-07-17T10:16:00Z" w16du:dateUtc="2024-07-17T09:16:00Z">
              <w:rPr/>
            </w:rPrChange>
          </w:rPr>
          <w:t xml:space="preserve">Figure </w:t>
        </w:r>
        <w:r w:rsidR="00B048D0" w:rsidRPr="00B048D0">
          <w:rPr>
            <w:rStyle w:val="Crossreference"/>
            <w:rPrChange w:id="849" w:author="Gavin Rawson" w:date="2024-07-17T10:16:00Z" w16du:dateUtc="2024-07-17T09:16:00Z">
              <w:rPr>
                <w:noProof/>
              </w:rPr>
            </w:rPrChange>
          </w:rPr>
          <w:t>3</w:t>
        </w:r>
      </w:ins>
      <w:del w:id="850"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389C0715"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048D0">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048D0">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048D0"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0CDDD9A9" w:rsidR="00D616A6" w:rsidRDefault="00FC7015" w:rsidP="007335B8">
      <w:pPr>
        <w:pStyle w:val="Caption"/>
      </w:pPr>
      <w:bookmarkStart w:id="851" w:name="_Ref160529908"/>
      <w:bookmarkStart w:id="852" w:name="_Toc160543266"/>
      <w:bookmarkStart w:id="853" w:name="_Toc170288630"/>
      <w:r>
        <w:t xml:space="preserve">Figure </w:t>
      </w:r>
      <w:r>
        <w:fldChar w:fldCharType="begin"/>
      </w:r>
      <w:r>
        <w:instrText xml:space="preserve"> SEQ Figure \* ARABIC </w:instrText>
      </w:r>
      <w:r>
        <w:fldChar w:fldCharType="separate"/>
      </w:r>
      <w:r w:rsidR="00B048D0">
        <w:rPr>
          <w:noProof/>
        </w:rPr>
        <w:t>3</w:t>
      </w:r>
      <w:r>
        <w:rPr>
          <w:noProof/>
        </w:rPr>
        <w:fldChar w:fldCharType="end"/>
      </w:r>
      <w:bookmarkEnd w:id="851"/>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852"/>
      <w:bookmarkEnd w:id="853"/>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854" w:name="_Ref160530157"/>
      <w:bookmarkStart w:id="855" w:name="_Toc172098940"/>
      <w:r>
        <w:t>Configuration</w:t>
      </w:r>
      <w:bookmarkEnd w:id="854"/>
      <w:bookmarkEnd w:id="855"/>
    </w:p>
    <w:p w14:paraId="3B8A49D7" w14:textId="0F045F13"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048D0">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856" w:author="Gavin Rawson" w:date="2024-07-17T10:16:00Z" w16du:dateUtc="2024-07-17T09:16:00Z">
        <w:r w:rsidR="00B048D0" w:rsidRPr="00B048D0">
          <w:rPr>
            <w:rStyle w:val="Crossreference"/>
            <w:rPrChange w:id="857" w:author="Gavin Rawson" w:date="2024-07-17T10:16:00Z" w16du:dateUtc="2024-07-17T09:16:00Z">
              <w:rPr/>
            </w:rPrChange>
          </w:rPr>
          <w:t>Configuration errors</w:t>
        </w:r>
      </w:ins>
      <w:del w:id="858"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859" w:name="_Ref162954664"/>
      <w:r>
        <w:t xml:space="preserve">Configuration </w:t>
      </w:r>
      <w:r w:rsidR="006B0494">
        <w:t>errors</w:t>
      </w:r>
      <w:bookmarkEnd w:id="859"/>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C90BEB9"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860" w:author="Gavin Rawson" w:date="2024-07-17T10:16:00Z" w16du:dateUtc="2024-07-17T09:16:00Z">
        <w:r w:rsidR="00B048D0" w:rsidRPr="00B048D0">
          <w:rPr>
            <w:rStyle w:val="Crossreference"/>
            <w:rPrChange w:id="861" w:author="Gavin Rawson" w:date="2024-07-17T10:16:00Z" w16du:dateUtc="2024-07-17T09:16:00Z">
              <w:rPr/>
            </w:rPrChange>
          </w:rPr>
          <w:t xml:space="preserve">Table </w:t>
        </w:r>
        <w:r w:rsidR="00B048D0" w:rsidRPr="00B048D0">
          <w:rPr>
            <w:rStyle w:val="Crossreference"/>
            <w:rPrChange w:id="862" w:author="Gavin Rawson" w:date="2024-07-17T10:16:00Z" w16du:dateUtc="2024-07-17T09:16:00Z">
              <w:rPr>
                <w:noProof/>
              </w:rPr>
            </w:rPrChange>
          </w:rPr>
          <w:t>1</w:t>
        </w:r>
      </w:ins>
      <w:del w:id="863"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B127298" w:rsidR="00180D58" w:rsidRDefault="00FC7015" w:rsidP="00297394">
      <w:pPr>
        <w:pStyle w:val="Caption"/>
        <w:keepNext/>
      </w:pPr>
      <w:bookmarkStart w:id="864" w:name="_Ref160457063"/>
      <w:bookmarkStart w:id="865" w:name="_Toc160543307"/>
      <w:bookmarkStart w:id="866" w:name="_Toc170288640"/>
      <w:r>
        <w:t xml:space="preserve">Table </w:t>
      </w:r>
      <w:r>
        <w:fldChar w:fldCharType="begin"/>
      </w:r>
      <w:r>
        <w:instrText xml:space="preserve"> SEQ Table \* ARABIC </w:instrText>
      </w:r>
      <w:r>
        <w:fldChar w:fldCharType="separate"/>
      </w:r>
      <w:r w:rsidR="00B048D0">
        <w:rPr>
          <w:noProof/>
        </w:rPr>
        <w:t>1</w:t>
      </w:r>
      <w:r>
        <w:rPr>
          <w:noProof/>
        </w:rPr>
        <w:fldChar w:fldCharType="end"/>
      </w:r>
      <w:bookmarkEnd w:id="864"/>
      <w:r w:rsidR="00180D58">
        <w:tab/>
      </w:r>
      <w:r w:rsidR="00180D58" w:rsidRPr="00180D58">
        <w:t>Device elements</w:t>
      </w:r>
      <w:bookmarkEnd w:id="865"/>
      <w:bookmarkEnd w:id="86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681676">
            <w:pPr>
              <w:pStyle w:val="TableText"/>
            </w:pPr>
            <w:r>
              <w:t>Node Id</w:t>
            </w:r>
          </w:p>
        </w:tc>
        <w:tc>
          <w:tcPr>
            <w:tcW w:w="1339" w:type="dxa"/>
            <w:shd w:val="clear" w:color="auto" w:fill="auto"/>
          </w:tcPr>
          <w:p w14:paraId="46124F7B" w14:textId="0FCD2FF9" w:rsidR="00E4091F" w:rsidRPr="008A325B" w:rsidRDefault="00E4091F" w:rsidP="00681676">
            <w:pPr>
              <w:pStyle w:val="TableText"/>
            </w:pPr>
            <w:r>
              <w:t>String</w:t>
            </w:r>
          </w:p>
        </w:tc>
        <w:tc>
          <w:tcPr>
            <w:tcW w:w="1617" w:type="dxa"/>
          </w:tcPr>
          <w:p w14:paraId="6305A1D9" w14:textId="4DB62F82" w:rsidR="00E4091F" w:rsidRPr="00DA2284" w:rsidRDefault="00E4091F" w:rsidP="00681676">
            <w:pPr>
              <w:pStyle w:val="TableText"/>
            </w:pPr>
            <w:r w:rsidRPr="00DA2284">
              <w:t>nid</w:t>
            </w:r>
          </w:p>
        </w:tc>
        <w:tc>
          <w:tcPr>
            <w:tcW w:w="1355" w:type="dxa"/>
          </w:tcPr>
          <w:p w14:paraId="0D5C810A" w14:textId="61497613" w:rsidR="00E4091F" w:rsidRDefault="00E4091F" w:rsidP="00681676">
            <w:pPr>
              <w:pStyle w:val="TableText"/>
            </w:pPr>
            <w:r w:rsidRPr="005543B9">
              <w:t>Yes</w:t>
            </w:r>
          </w:p>
        </w:tc>
        <w:tc>
          <w:tcPr>
            <w:tcW w:w="3204" w:type="dxa"/>
          </w:tcPr>
          <w:p w14:paraId="7D23332A" w14:textId="5A43ADAA" w:rsidR="00E4091F" w:rsidRDefault="00E4091F" w:rsidP="00681676">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681676">
            <w:pPr>
              <w:pStyle w:val="TableText"/>
            </w:pPr>
            <w:r>
              <w:t>Name</w:t>
            </w:r>
          </w:p>
        </w:tc>
        <w:tc>
          <w:tcPr>
            <w:tcW w:w="1339" w:type="dxa"/>
            <w:shd w:val="clear" w:color="auto" w:fill="auto"/>
          </w:tcPr>
          <w:p w14:paraId="2CEC0AD4" w14:textId="4601881E" w:rsidR="00E4091F" w:rsidRPr="008A325B" w:rsidRDefault="00E4091F" w:rsidP="00681676">
            <w:pPr>
              <w:pStyle w:val="TableText"/>
            </w:pPr>
            <w:r>
              <w:t>String</w:t>
            </w:r>
          </w:p>
        </w:tc>
        <w:tc>
          <w:tcPr>
            <w:tcW w:w="1617" w:type="dxa"/>
          </w:tcPr>
          <w:p w14:paraId="3F790927" w14:textId="43CFC8AE" w:rsidR="00E4091F" w:rsidRPr="00DA2284" w:rsidRDefault="00E4091F" w:rsidP="00681676">
            <w:pPr>
              <w:pStyle w:val="TableText"/>
            </w:pPr>
            <w:r w:rsidRPr="00DA2284">
              <w:t>name</w:t>
            </w:r>
          </w:p>
        </w:tc>
        <w:tc>
          <w:tcPr>
            <w:tcW w:w="1355" w:type="dxa"/>
          </w:tcPr>
          <w:p w14:paraId="15CBCFC4" w14:textId="155296A0" w:rsidR="00E4091F" w:rsidRDefault="00E4091F" w:rsidP="00681676">
            <w:pPr>
              <w:pStyle w:val="TableText"/>
            </w:pPr>
            <w:r>
              <w:t>Yes</w:t>
            </w:r>
          </w:p>
        </w:tc>
        <w:tc>
          <w:tcPr>
            <w:tcW w:w="3204" w:type="dxa"/>
          </w:tcPr>
          <w:p w14:paraId="16C3BF1B" w14:textId="09D11D75" w:rsidR="00E4091F" w:rsidRDefault="00E4091F" w:rsidP="00681676">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681676">
            <w:pPr>
              <w:pStyle w:val="TableText"/>
            </w:pPr>
            <w:r>
              <w:t>Location</w:t>
            </w:r>
          </w:p>
        </w:tc>
        <w:tc>
          <w:tcPr>
            <w:tcW w:w="1339" w:type="dxa"/>
            <w:shd w:val="clear" w:color="auto" w:fill="auto"/>
          </w:tcPr>
          <w:p w14:paraId="18B33563" w14:textId="0035E11E" w:rsidR="00E4091F" w:rsidRDefault="00E4091F" w:rsidP="00681676">
            <w:pPr>
              <w:pStyle w:val="TableText"/>
            </w:pPr>
            <w:r>
              <w:t>String</w:t>
            </w:r>
          </w:p>
        </w:tc>
        <w:tc>
          <w:tcPr>
            <w:tcW w:w="1617" w:type="dxa"/>
          </w:tcPr>
          <w:p w14:paraId="20529501" w14:textId="2E09E410" w:rsidR="00E4091F" w:rsidRPr="00DA2284" w:rsidRDefault="00E4091F" w:rsidP="00681676">
            <w:pPr>
              <w:pStyle w:val="TableText"/>
            </w:pPr>
            <w:r w:rsidRPr="00DA2284">
              <w:t>loc</w:t>
            </w:r>
          </w:p>
        </w:tc>
        <w:tc>
          <w:tcPr>
            <w:tcW w:w="1355" w:type="dxa"/>
          </w:tcPr>
          <w:p w14:paraId="3E0DD4B8" w14:textId="4C7EFB13" w:rsidR="00E4091F" w:rsidRDefault="00E4091F" w:rsidP="00681676">
            <w:pPr>
              <w:pStyle w:val="TableText"/>
            </w:pPr>
            <w:r>
              <w:t>No</w:t>
            </w:r>
          </w:p>
        </w:tc>
        <w:tc>
          <w:tcPr>
            <w:tcW w:w="3204" w:type="dxa"/>
          </w:tcPr>
          <w:p w14:paraId="519FB7AA" w14:textId="7E1D3966" w:rsidR="00E4091F" w:rsidRDefault="00650646" w:rsidP="00681676">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681676">
            <w:pPr>
              <w:pStyle w:val="TableText"/>
            </w:pPr>
            <w:r>
              <w:t>Owner</w:t>
            </w:r>
          </w:p>
        </w:tc>
        <w:tc>
          <w:tcPr>
            <w:tcW w:w="1339" w:type="dxa"/>
            <w:shd w:val="clear" w:color="auto" w:fill="auto"/>
          </w:tcPr>
          <w:p w14:paraId="6F65CBA1" w14:textId="1DB0BE5D" w:rsidR="00E4091F" w:rsidRDefault="00E4091F" w:rsidP="00681676">
            <w:pPr>
              <w:pStyle w:val="TableText"/>
            </w:pPr>
            <w:r>
              <w:t>String</w:t>
            </w:r>
          </w:p>
        </w:tc>
        <w:tc>
          <w:tcPr>
            <w:tcW w:w="1617" w:type="dxa"/>
          </w:tcPr>
          <w:p w14:paraId="5CD44588" w14:textId="2083C0F1" w:rsidR="00E4091F" w:rsidRPr="00DA2284" w:rsidRDefault="00E4091F" w:rsidP="00681676">
            <w:pPr>
              <w:pStyle w:val="TableText"/>
            </w:pPr>
            <w:r w:rsidRPr="00DA2284">
              <w:t>ownr</w:t>
            </w:r>
          </w:p>
        </w:tc>
        <w:tc>
          <w:tcPr>
            <w:tcW w:w="1355" w:type="dxa"/>
          </w:tcPr>
          <w:p w14:paraId="135D59D4" w14:textId="798D9824" w:rsidR="00E4091F" w:rsidRDefault="00E4091F" w:rsidP="00681676">
            <w:pPr>
              <w:pStyle w:val="TableText"/>
            </w:pPr>
            <w:r>
              <w:t>No</w:t>
            </w:r>
          </w:p>
        </w:tc>
        <w:tc>
          <w:tcPr>
            <w:tcW w:w="3204" w:type="dxa"/>
          </w:tcPr>
          <w:p w14:paraId="3336C5FF" w14:textId="48129EEE" w:rsidR="00E4091F" w:rsidRDefault="00E4091F" w:rsidP="00681676">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681676">
            <w:pPr>
              <w:pStyle w:val="TableText"/>
            </w:pPr>
            <w:r>
              <w:t>Asset</w:t>
            </w:r>
          </w:p>
        </w:tc>
        <w:tc>
          <w:tcPr>
            <w:tcW w:w="1339" w:type="dxa"/>
            <w:shd w:val="clear" w:color="auto" w:fill="auto"/>
          </w:tcPr>
          <w:p w14:paraId="0D6A727A" w14:textId="65582BDE" w:rsidR="00E4091F" w:rsidRDefault="00E4091F" w:rsidP="00681676">
            <w:pPr>
              <w:pStyle w:val="TableText"/>
            </w:pPr>
            <w:r>
              <w:t>String</w:t>
            </w:r>
          </w:p>
        </w:tc>
        <w:tc>
          <w:tcPr>
            <w:tcW w:w="1617" w:type="dxa"/>
          </w:tcPr>
          <w:p w14:paraId="7C76FCAC" w14:textId="0297DC5D" w:rsidR="00E4091F" w:rsidRPr="00DA2284" w:rsidRDefault="00E4091F" w:rsidP="00681676">
            <w:pPr>
              <w:pStyle w:val="TableText"/>
            </w:pPr>
            <w:r w:rsidRPr="00DA2284">
              <w:t>asst</w:t>
            </w:r>
          </w:p>
        </w:tc>
        <w:tc>
          <w:tcPr>
            <w:tcW w:w="1355" w:type="dxa"/>
          </w:tcPr>
          <w:p w14:paraId="18FA9940" w14:textId="16ED80CD" w:rsidR="00E4091F" w:rsidRDefault="00E4091F" w:rsidP="00681676">
            <w:pPr>
              <w:pStyle w:val="TableText"/>
            </w:pPr>
            <w:r>
              <w:t>No</w:t>
            </w:r>
          </w:p>
        </w:tc>
        <w:tc>
          <w:tcPr>
            <w:tcW w:w="3204" w:type="dxa"/>
          </w:tcPr>
          <w:p w14:paraId="2D89C484" w14:textId="307307FA" w:rsidR="00E4091F" w:rsidRDefault="00E4091F" w:rsidP="00681676">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681676">
            <w:pPr>
              <w:pStyle w:val="TableText"/>
            </w:pPr>
            <w:r>
              <w:t>Serial</w:t>
            </w:r>
          </w:p>
        </w:tc>
        <w:tc>
          <w:tcPr>
            <w:tcW w:w="1339" w:type="dxa"/>
            <w:shd w:val="clear" w:color="auto" w:fill="auto"/>
          </w:tcPr>
          <w:p w14:paraId="0A0D3A30" w14:textId="48166049" w:rsidR="00E4091F" w:rsidRDefault="00E4091F" w:rsidP="00681676">
            <w:pPr>
              <w:pStyle w:val="TableText"/>
            </w:pPr>
            <w:r>
              <w:t>String</w:t>
            </w:r>
          </w:p>
        </w:tc>
        <w:tc>
          <w:tcPr>
            <w:tcW w:w="1617" w:type="dxa"/>
          </w:tcPr>
          <w:p w14:paraId="4E330608" w14:textId="1D78ABC9" w:rsidR="00E4091F" w:rsidRPr="00DA2284" w:rsidRDefault="00E4091F" w:rsidP="00681676">
            <w:pPr>
              <w:pStyle w:val="TableText"/>
            </w:pPr>
            <w:r w:rsidRPr="00DA2284">
              <w:t>serl</w:t>
            </w:r>
          </w:p>
        </w:tc>
        <w:tc>
          <w:tcPr>
            <w:tcW w:w="1355" w:type="dxa"/>
          </w:tcPr>
          <w:p w14:paraId="0B8C8ADD" w14:textId="3962FAA3" w:rsidR="00E4091F" w:rsidRDefault="00E4091F" w:rsidP="00681676">
            <w:pPr>
              <w:pStyle w:val="TableText"/>
            </w:pPr>
            <w:r>
              <w:t>No</w:t>
            </w:r>
          </w:p>
        </w:tc>
        <w:tc>
          <w:tcPr>
            <w:tcW w:w="3204" w:type="dxa"/>
          </w:tcPr>
          <w:p w14:paraId="7FA56B9B" w14:textId="25361708" w:rsidR="00E4091F" w:rsidRDefault="00E4091F" w:rsidP="00681676">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681676">
            <w:pPr>
              <w:pStyle w:val="TableText"/>
            </w:pPr>
            <w:r>
              <w:t>Latitude</w:t>
            </w:r>
          </w:p>
        </w:tc>
        <w:tc>
          <w:tcPr>
            <w:tcW w:w="1339" w:type="dxa"/>
            <w:shd w:val="clear" w:color="auto" w:fill="auto"/>
          </w:tcPr>
          <w:p w14:paraId="407DD68F" w14:textId="737450C7" w:rsidR="00E4091F" w:rsidRDefault="00E4091F" w:rsidP="00681676">
            <w:pPr>
              <w:pStyle w:val="TableText"/>
            </w:pPr>
            <w:r>
              <w:t>Number</w:t>
            </w:r>
          </w:p>
        </w:tc>
        <w:tc>
          <w:tcPr>
            <w:tcW w:w="1617" w:type="dxa"/>
          </w:tcPr>
          <w:p w14:paraId="602200FF" w14:textId="504BD981" w:rsidR="00E4091F" w:rsidRPr="00DA2284" w:rsidRDefault="00E4091F" w:rsidP="00681676">
            <w:pPr>
              <w:pStyle w:val="TableText"/>
            </w:pPr>
            <w:r w:rsidRPr="00DA2284">
              <w:t>latitude</w:t>
            </w:r>
          </w:p>
        </w:tc>
        <w:tc>
          <w:tcPr>
            <w:tcW w:w="1355" w:type="dxa"/>
          </w:tcPr>
          <w:p w14:paraId="5DE84E42" w14:textId="08E40368" w:rsidR="00E4091F" w:rsidRDefault="00E4091F" w:rsidP="00681676">
            <w:pPr>
              <w:pStyle w:val="TableText"/>
            </w:pPr>
            <w:r>
              <w:t>No</w:t>
            </w:r>
          </w:p>
        </w:tc>
        <w:tc>
          <w:tcPr>
            <w:tcW w:w="3204" w:type="dxa"/>
          </w:tcPr>
          <w:p w14:paraId="3F98B75F" w14:textId="2E636295" w:rsidR="00E4091F" w:rsidRDefault="00E4091F" w:rsidP="00681676">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681676">
            <w:pPr>
              <w:pStyle w:val="TableText"/>
            </w:pPr>
            <w:r>
              <w:t>Longitude</w:t>
            </w:r>
          </w:p>
        </w:tc>
        <w:tc>
          <w:tcPr>
            <w:tcW w:w="1339" w:type="dxa"/>
            <w:shd w:val="clear" w:color="auto" w:fill="auto"/>
          </w:tcPr>
          <w:p w14:paraId="6A225104" w14:textId="0071F427" w:rsidR="00E4091F" w:rsidRDefault="00E4091F" w:rsidP="00681676">
            <w:pPr>
              <w:pStyle w:val="TableText"/>
            </w:pPr>
            <w:r>
              <w:t>Number</w:t>
            </w:r>
          </w:p>
        </w:tc>
        <w:tc>
          <w:tcPr>
            <w:tcW w:w="1617" w:type="dxa"/>
          </w:tcPr>
          <w:p w14:paraId="418AF233" w14:textId="2EB0259B" w:rsidR="00E4091F" w:rsidRPr="00DA2284" w:rsidRDefault="00E4091F" w:rsidP="00681676">
            <w:pPr>
              <w:pStyle w:val="TableText"/>
            </w:pPr>
            <w:r w:rsidRPr="00DA2284">
              <w:t>longitude</w:t>
            </w:r>
          </w:p>
        </w:tc>
        <w:tc>
          <w:tcPr>
            <w:tcW w:w="1355" w:type="dxa"/>
          </w:tcPr>
          <w:p w14:paraId="0A7A7003" w14:textId="369F6FF2" w:rsidR="00E4091F" w:rsidRDefault="00E4091F" w:rsidP="00681676">
            <w:pPr>
              <w:pStyle w:val="TableText"/>
            </w:pPr>
            <w:r>
              <w:t>No</w:t>
            </w:r>
          </w:p>
        </w:tc>
        <w:tc>
          <w:tcPr>
            <w:tcW w:w="3204" w:type="dxa"/>
          </w:tcPr>
          <w:p w14:paraId="1627E2A2" w14:textId="1D966494" w:rsidR="00E4091F" w:rsidRDefault="00E4091F" w:rsidP="00681676">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681676">
            <w:pPr>
              <w:pStyle w:val="TableText"/>
            </w:pPr>
            <w:r>
              <w:t>On Scan</w:t>
            </w:r>
          </w:p>
        </w:tc>
        <w:tc>
          <w:tcPr>
            <w:tcW w:w="1339" w:type="dxa"/>
            <w:shd w:val="clear" w:color="auto" w:fill="auto"/>
          </w:tcPr>
          <w:p w14:paraId="73F89310" w14:textId="077FCA1E" w:rsidR="00E4091F" w:rsidRDefault="00E4091F" w:rsidP="00681676">
            <w:pPr>
              <w:pStyle w:val="TableText"/>
            </w:pPr>
            <w:r>
              <w:t>Boolean</w:t>
            </w:r>
          </w:p>
        </w:tc>
        <w:tc>
          <w:tcPr>
            <w:tcW w:w="1617" w:type="dxa"/>
          </w:tcPr>
          <w:p w14:paraId="222ECA05" w14:textId="4C79835D" w:rsidR="00E4091F" w:rsidRPr="00DA2284" w:rsidRDefault="00E4091F" w:rsidP="00681676">
            <w:pPr>
              <w:pStyle w:val="TableText"/>
            </w:pPr>
            <w:r w:rsidRPr="00DA2284">
              <w:t>scan</w:t>
            </w:r>
          </w:p>
        </w:tc>
        <w:tc>
          <w:tcPr>
            <w:tcW w:w="1355" w:type="dxa"/>
          </w:tcPr>
          <w:p w14:paraId="7808E95F" w14:textId="6CB175E7" w:rsidR="00E4091F" w:rsidRDefault="00E4091F" w:rsidP="00681676">
            <w:pPr>
              <w:pStyle w:val="TableText"/>
            </w:pPr>
            <w:r>
              <w:t>Yes</w:t>
            </w:r>
          </w:p>
        </w:tc>
        <w:tc>
          <w:tcPr>
            <w:tcW w:w="3204" w:type="dxa"/>
          </w:tcPr>
          <w:p w14:paraId="08EDCD43" w14:textId="6F050711" w:rsidR="00E4091F" w:rsidRDefault="00E4091F" w:rsidP="00681676">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546073C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867" w:author="Gavin Rawson" w:date="2024-07-17T10:16:00Z" w16du:dateUtc="2024-07-17T09:16:00Z">
        <w:r w:rsidR="00B048D0" w:rsidRPr="00B048D0">
          <w:rPr>
            <w:rStyle w:val="Crossreference"/>
            <w:rPrChange w:id="868" w:author="Gavin Rawson" w:date="2024-07-17T10:16:00Z" w16du:dateUtc="2024-07-17T09:16:00Z">
              <w:rPr/>
            </w:rPrChange>
          </w:rPr>
          <w:t xml:space="preserve">Table </w:t>
        </w:r>
        <w:r w:rsidR="00B048D0" w:rsidRPr="00B048D0">
          <w:rPr>
            <w:rStyle w:val="Crossreference"/>
            <w:rPrChange w:id="869" w:author="Gavin Rawson" w:date="2024-07-17T10:16:00Z" w16du:dateUtc="2024-07-17T09:16:00Z">
              <w:rPr>
                <w:noProof/>
              </w:rPr>
            </w:rPrChange>
          </w:rPr>
          <w:t>2</w:t>
        </w:r>
      </w:ins>
      <w:del w:id="870"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C1D23D7" w:rsidR="004313A4" w:rsidRDefault="004313A4" w:rsidP="009F3044">
      <w:pPr>
        <w:pStyle w:val="Caption"/>
      </w:pPr>
      <w:bookmarkStart w:id="871" w:name="_Ref160537695"/>
      <w:bookmarkStart w:id="872" w:name="_Toc160543308"/>
      <w:bookmarkStart w:id="873" w:name="_Toc170288641"/>
      <w:r>
        <w:t xml:space="preserve">Table </w:t>
      </w:r>
      <w:r>
        <w:fldChar w:fldCharType="begin"/>
      </w:r>
      <w:r>
        <w:instrText xml:space="preserve"> SEQ Table \* ARABIC </w:instrText>
      </w:r>
      <w:r>
        <w:fldChar w:fldCharType="separate"/>
      </w:r>
      <w:r w:rsidR="00B048D0">
        <w:rPr>
          <w:noProof/>
        </w:rPr>
        <w:t>2</w:t>
      </w:r>
      <w:r>
        <w:rPr>
          <w:noProof/>
        </w:rPr>
        <w:fldChar w:fldCharType="end"/>
      </w:r>
      <w:bookmarkEnd w:id="871"/>
      <w:r>
        <w:tab/>
      </w:r>
      <w:r w:rsidRPr="004313A4">
        <w:t>Channel elements</w:t>
      </w:r>
      <w:bookmarkEnd w:id="872"/>
      <w:bookmarkEnd w:id="873"/>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681676">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681676">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681676">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681676">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681676">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681676">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681676">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681676">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681676">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681676">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681676">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681676">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681676">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681676">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681676">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681676">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681676">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681676">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681676">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681676">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15AC2C7"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74" w:author="Gavin Rawson" w:date="2024-07-17T10:16:00Z" w16du:dateUtc="2024-07-17T09:16:00Z">
        <w:r w:rsidR="00B048D0" w:rsidRPr="00B048D0">
          <w:rPr>
            <w:rStyle w:val="Crossreference"/>
            <w:rPrChange w:id="875" w:author="Gavin Rawson" w:date="2024-07-17T10:16:00Z" w16du:dateUtc="2024-07-17T09:16:00Z">
              <w:rPr/>
            </w:rPrChange>
          </w:rPr>
          <w:t xml:space="preserve">Table </w:t>
        </w:r>
        <w:r w:rsidR="00B048D0" w:rsidRPr="00B048D0">
          <w:rPr>
            <w:rStyle w:val="Crossreference"/>
            <w:rPrChange w:id="876" w:author="Gavin Rawson" w:date="2024-07-17T10:16:00Z" w16du:dateUtc="2024-07-17T09:16:00Z">
              <w:rPr>
                <w:noProof/>
              </w:rPr>
            </w:rPrChange>
          </w:rPr>
          <w:t>3</w:t>
        </w:r>
      </w:ins>
      <w:del w:id="877"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2124AC7" w:rsidR="00B14B69" w:rsidRDefault="00B14B69" w:rsidP="00537F2E">
      <w:pPr>
        <w:pStyle w:val="Caption"/>
        <w:keepNext/>
      </w:pPr>
      <w:bookmarkStart w:id="878" w:name="_Ref160457959"/>
      <w:bookmarkStart w:id="879" w:name="_Toc160543309"/>
      <w:bookmarkStart w:id="880" w:name="_Toc170288642"/>
      <w:r>
        <w:t xml:space="preserve">Table </w:t>
      </w:r>
      <w:r>
        <w:fldChar w:fldCharType="begin"/>
      </w:r>
      <w:r>
        <w:instrText xml:space="preserve"> SEQ Table \* ARABIC </w:instrText>
      </w:r>
      <w:r>
        <w:fldChar w:fldCharType="separate"/>
      </w:r>
      <w:r w:rsidR="00B048D0">
        <w:rPr>
          <w:noProof/>
        </w:rPr>
        <w:t>3</w:t>
      </w:r>
      <w:r>
        <w:rPr>
          <w:noProof/>
        </w:rPr>
        <w:fldChar w:fldCharType="end"/>
      </w:r>
      <w:bookmarkEnd w:id="878"/>
      <w:r>
        <w:tab/>
      </w:r>
      <w:r w:rsidR="005A587D">
        <w:t>Connection</w:t>
      </w:r>
      <w:r w:rsidRPr="00B14B69">
        <w:t xml:space="preserve"> elements</w:t>
      </w:r>
      <w:bookmarkEnd w:id="879"/>
      <w:bookmarkEnd w:id="880"/>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681676">
            <w:pPr>
              <w:pStyle w:val="TableText"/>
            </w:pPr>
            <w:r w:rsidRPr="00DA2284">
              <w:t>Connection Number</w:t>
            </w:r>
          </w:p>
        </w:tc>
        <w:tc>
          <w:tcPr>
            <w:tcW w:w="1019" w:type="dxa"/>
          </w:tcPr>
          <w:p w14:paraId="2CE52BFD" w14:textId="72616A97" w:rsidR="00B14B69" w:rsidRPr="00DA2284" w:rsidRDefault="00B14B69" w:rsidP="00681676">
            <w:pPr>
              <w:pStyle w:val="TableText"/>
            </w:pPr>
            <w:r w:rsidRPr="00DA2284">
              <w:t>Integer</w:t>
            </w:r>
          </w:p>
        </w:tc>
        <w:tc>
          <w:tcPr>
            <w:tcW w:w="1101" w:type="dxa"/>
          </w:tcPr>
          <w:p w14:paraId="6ED55782" w14:textId="0CE1D373" w:rsidR="00B14B69" w:rsidRPr="00AA06A1" w:rsidRDefault="00B14B69" w:rsidP="00681676">
            <w:pPr>
              <w:pStyle w:val="TableText"/>
            </w:pPr>
            <w:r w:rsidRPr="00AA06A1">
              <w:t>num</w:t>
            </w:r>
          </w:p>
        </w:tc>
        <w:tc>
          <w:tcPr>
            <w:tcW w:w="1355" w:type="dxa"/>
          </w:tcPr>
          <w:p w14:paraId="098B04D3" w14:textId="2960AEF8" w:rsidR="00B14B69" w:rsidRPr="00DA2284" w:rsidRDefault="00B14B69" w:rsidP="00681676">
            <w:pPr>
              <w:pStyle w:val="TableText"/>
            </w:pPr>
            <w:r w:rsidRPr="00DA2284">
              <w:t>Yes</w:t>
            </w:r>
          </w:p>
        </w:tc>
        <w:tc>
          <w:tcPr>
            <w:tcW w:w="4019" w:type="dxa"/>
          </w:tcPr>
          <w:p w14:paraId="3544CA06" w14:textId="16FFE3C4" w:rsidR="00B14B69" w:rsidRPr="00DA2284" w:rsidRDefault="00B14B69" w:rsidP="00681676">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681676">
            <w:pPr>
              <w:pStyle w:val="TableText"/>
            </w:pPr>
            <w:r w:rsidRPr="00DA2284">
              <w:t>Connection Name</w:t>
            </w:r>
          </w:p>
        </w:tc>
        <w:tc>
          <w:tcPr>
            <w:tcW w:w="1019" w:type="dxa"/>
          </w:tcPr>
          <w:p w14:paraId="20022CCA" w14:textId="0C4817F2" w:rsidR="00B14B69" w:rsidRPr="00DA2284" w:rsidRDefault="00B14B69" w:rsidP="00681676">
            <w:pPr>
              <w:pStyle w:val="TableText"/>
            </w:pPr>
            <w:r w:rsidRPr="00DA2284">
              <w:t>String</w:t>
            </w:r>
          </w:p>
        </w:tc>
        <w:tc>
          <w:tcPr>
            <w:tcW w:w="1101" w:type="dxa"/>
          </w:tcPr>
          <w:p w14:paraId="0E7D15D5" w14:textId="457B2B24" w:rsidR="00B14B69" w:rsidRPr="00AA06A1" w:rsidRDefault="00B14B69" w:rsidP="00681676">
            <w:pPr>
              <w:pStyle w:val="TableText"/>
            </w:pPr>
            <w:r w:rsidRPr="00AA06A1">
              <w:t>name</w:t>
            </w:r>
          </w:p>
        </w:tc>
        <w:tc>
          <w:tcPr>
            <w:tcW w:w="1355" w:type="dxa"/>
          </w:tcPr>
          <w:p w14:paraId="6FBB34B0" w14:textId="36D1998B" w:rsidR="00B14B69" w:rsidRPr="00DA2284" w:rsidRDefault="00B14B69" w:rsidP="00681676">
            <w:pPr>
              <w:pStyle w:val="TableText"/>
            </w:pPr>
            <w:r w:rsidRPr="00DA2284">
              <w:t>Yes</w:t>
            </w:r>
          </w:p>
        </w:tc>
        <w:tc>
          <w:tcPr>
            <w:tcW w:w="4019" w:type="dxa"/>
          </w:tcPr>
          <w:p w14:paraId="7BE1397F" w14:textId="66F1FD6D" w:rsidR="00B14B69" w:rsidRPr="00DA2284" w:rsidRDefault="00B14B69" w:rsidP="00681676">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681676">
            <w:pPr>
              <w:pStyle w:val="TableText"/>
            </w:pPr>
            <w:r w:rsidRPr="00DA2284">
              <w:t>Channel Number</w:t>
            </w:r>
          </w:p>
        </w:tc>
        <w:tc>
          <w:tcPr>
            <w:tcW w:w="1019" w:type="dxa"/>
          </w:tcPr>
          <w:p w14:paraId="32707D46" w14:textId="5C8AB924" w:rsidR="00B14B69" w:rsidRPr="00DA2284" w:rsidRDefault="00B14B69" w:rsidP="00681676">
            <w:pPr>
              <w:pStyle w:val="TableText"/>
            </w:pPr>
            <w:r w:rsidRPr="00DA2284">
              <w:t>Integer</w:t>
            </w:r>
          </w:p>
        </w:tc>
        <w:tc>
          <w:tcPr>
            <w:tcW w:w="1101" w:type="dxa"/>
          </w:tcPr>
          <w:p w14:paraId="2082AFC9" w14:textId="4444E4D9" w:rsidR="00B14B69" w:rsidRPr="00AA06A1" w:rsidRDefault="00B14B69" w:rsidP="00681676">
            <w:pPr>
              <w:pStyle w:val="TableText"/>
            </w:pPr>
            <w:r w:rsidRPr="00AA06A1">
              <w:t>channel</w:t>
            </w:r>
          </w:p>
        </w:tc>
        <w:tc>
          <w:tcPr>
            <w:tcW w:w="1355" w:type="dxa"/>
          </w:tcPr>
          <w:p w14:paraId="509E8530" w14:textId="49A1BAEA" w:rsidR="00B14B69" w:rsidRPr="00DA2284" w:rsidRDefault="00B14B69" w:rsidP="00681676">
            <w:pPr>
              <w:pStyle w:val="TableText"/>
            </w:pPr>
            <w:r w:rsidRPr="00DA2284">
              <w:t>Yes</w:t>
            </w:r>
          </w:p>
        </w:tc>
        <w:tc>
          <w:tcPr>
            <w:tcW w:w="4019" w:type="dxa"/>
          </w:tcPr>
          <w:p w14:paraId="6C68741A" w14:textId="14762451" w:rsidR="00B14B69" w:rsidRPr="00DA2284" w:rsidRDefault="00B14B69" w:rsidP="00681676">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681676">
            <w:pPr>
              <w:pStyle w:val="TableText"/>
            </w:pPr>
            <w:r w:rsidRPr="00DA2284">
              <w:t>Network Protocol</w:t>
            </w:r>
          </w:p>
        </w:tc>
        <w:tc>
          <w:tcPr>
            <w:tcW w:w="1019" w:type="dxa"/>
          </w:tcPr>
          <w:p w14:paraId="779F218A" w14:textId="36013D36" w:rsidR="00B14B69" w:rsidRPr="00DA2284" w:rsidRDefault="00B14B69" w:rsidP="00681676">
            <w:pPr>
              <w:pStyle w:val="TableText"/>
            </w:pPr>
            <w:r w:rsidRPr="00DA2284">
              <w:t>Integer</w:t>
            </w:r>
          </w:p>
        </w:tc>
        <w:tc>
          <w:tcPr>
            <w:tcW w:w="1101" w:type="dxa"/>
          </w:tcPr>
          <w:p w14:paraId="2ED69CE0" w14:textId="5EA1ED48" w:rsidR="00B14B69" w:rsidRPr="00AA06A1" w:rsidRDefault="00B14B69" w:rsidP="00681676">
            <w:pPr>
              <w:pStyle w:val="TableText"/>
            </w:pPr>
            <w:r w:rsidRPr="00AA06A1">
              <w:t>prot</w:t>
            </w:r>
          </w:p>
        </w:tc>
        <w:tc>
          <w:tcPr>
            <w:tcW w:w="1355" w:type="dxa"/>
          </w:tcPr>
          <w:p w14:paraId="7A4D0D05" w14:textId="23E5F3FB" w:rsidR="00B14B69" w:rsidRPr="00DA2284" w:rsidRDefault="00B14B69" w:rsidP="00681676">
            <w:pPr>
              <w:pStyle w:val="TableText"/>
            </w:pPr>
            <w:r w:rsidRPr="00DA2284">
              <w:t>Yes</w:t>
            </w:r>
          </w:p>
        </w:tc>
        <w:tc>
          <w:tcPr>
            <w:tcW w:w="4019" w:type="dxa"/>
          </w:tcPr>
          <w:p w14:paraId="07291B35" w14:textId="77777777" w:rsidR="004313A4" w:rsidRPr="003E2427" w:rsidRDefault="00B14B69" w:rsidP="00681676">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681676">
            <w:pPr>
              <w:pStyle w:val="TableText"/>
            </w:pPr>
            <w:r w:rsidRPr="003E2427">
              <w:t>0 – IPv4 (TCP)</w:t>
            </w:r>
          </w:p>
          <w:p w14:paraId="78F97C3D" w14:textId="51CD3FC2" w:rsidR="00B14B69" w:rsidRPr="003E2427" w:rsidRDefault="004313A4" w:rsidP="00681676">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681676">
            <w:pPr>
              <w:pStyle w:val="TableText"/>
            </w:pPr>
            <w:r w:rsidRPr="00DA2284">
              <w:lastRenderedPageBreak/>
              <w:t>Network Information</w:t>
            </w:r>
          </w:p>
        </w:tc>
        <w:tc>
          <w:tcPr>
            <w:tcW w:w="1019" w:type="dxa"/>
          </w:tcPr>
          <w:p w14:paraId="7F18AD11" w14:textId="0B193E1A" w:rsidR="00B14B69" w:rsidRPr="00DA2284" w:rsidRDefault="00B14B69" w:rsidP="00681676">
            <w:pPr>
              <w:pStyle w:val="TableText"/>
            </w:pPr>
            <w:r w:rsidRPr="00DA2284">
              <w:t>String</w:t>
            </w:r>
          </w:p>
        </w:tc>
        <w:tc>
          <w:tcPr>
            <w:tcW w:w="1101" w:type="dxa"/>
          </w:tcPr>
          <w:p w14:paraId="70B455F1" w14:textId="0544B40B" w:rsidR="00B14B69" w:rsidRPr="00AA06A1" w:rsidRDefault="00B14B69" w:rsidP="00681676">
            <w:pPr>
              <w:pStyle w:val="TableText"/>
            </w:pPr>
            <w:r w:rsidRPr="00AA06A1">
              <w:t>net</w:t>
            </w:r>
          </w:p>
        </w:tc>
        <w:tc>
          <w:tcPr>
            <w:tcW w:w="1355" w:type="dxa"/>
          </w:tcPr>
          <w:p w14:paraId="5151E6A0" w14:textId="39F30A86" w:rsidR="00B14B69" w:rsidRPr="00DA2284" w:rsidRDefault="00B14B69" w:rsidP="00681676">
            <w:pPr>
              <w:pStyle w:val="TableText"/>
            </w:pPr>
            <w:r w:rsidRPr="00DA2284">
              <w:t>Yes</w:t>
            </w:r>
          </w:p>
        </w:tc>
        <w:tc>
          <w:tcPr>
            <w:tcW w:w="4019" w:type="dxa"/>
          </w:tcPr>
          <w:p w14:paraId="4E096D81" w14:textId="133212C9" w:rsidR="00B14B69" w:rsidRPr="00DA2284" w:rsidRDefault="00B14B69" w:rsidP="00681676">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681676">
            <w:pPr>
              <w:pStyle w:val="TableText"/>
            </w:pPr>
            <w:r w:rsidRPr="00DA2284">
              <w:t>Retries</w:t>
            </w:r>
          </w:p>
        </w:tc>
        <w:tc>
          <w:tcPr>
            <w:tcW w:w="1019" w:type="dxa"/>
          </w:tcPr>
          <w:p w14:paraId="4A396196" w14:textId="4B156D6D" w:rsidR="00B14B69" w:rsidRPr="00DA2284" w:rsidRDefault="00B14B69" w:rsidP="00681676">
            <w:pPr>
              <w:pStyle w:val="TableText"/>
            </w:pPr>
            <w:r w:rsidRPr="00DA2284">
              <w:t>Integer</w:t>
            </w:r>
          </w:p>
        </w:tc>
        <w:tc>
          <w:tcPr>
            <w:tcW w:w="1101" w:type="dxa"/>
          </w:tcPr>
          <w:p w14:paraId="16619322" w14:textId="1013CEE3" w:rsidR="00B14B69" w:rsidRPr="00AA06A1" w:rsidRDefault="00B14B69" w:rsidP="00681676">
            <w:pPr>
              <w:pStyle w:val="TableText"/>
            </w:pPr>
            <w:r w:rsidRPr="00AA06A1">
              <w:t>retries</w:t>
            </w:r>
          </w:p>
        </w:tc>
        <w:tc>
          <w:tcPr>
            <w:tcW w:w="1355" w:type="dxa"/>
          </w:tcPr>
          <w:p w14:paraId="38563873" w14:textId="62F482B3" w:rsidR="00B14B69" w:rsidRPr="00DA2284" w:rsidRDefault="00B14B69" w:rsidP="00681676">
            <w:pPr>
              <w:pStyle w:val="TableText"/>
            </w:pPr>
            <w:r w:rsidRPr="00DA2284">
              <w:t>No</w:t>
            </w:r>
          </w:p>
        </w:tc>
        <w:tc>
          <w:tcPr>
            <w:tcW w:w="4019" w:type="dxa"/>
          </w:tcPr>
          <w:p w14:paraId="5EC056FD" w14:textId="5946FB9F" w:rsidR="00B14B69" w:rsidRPr="00DA2284" w:rsidRDefault="00B14B69" w:rsidP="00681676">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681676">
            <w:pPr>
              <w:pStyle w:val="TableText"/>
            </w:pPr>
            <w:r w:rsidRPr="00DA2284">
              <w:t>Backoff</w:t>
            </w:r>
          </w:p>
        </w:tc>
        <w:tc>
          <w:tcPr>
            <w:tcW w:w="1019" w:type="dxa"/>
          </w:tcPr>
          <w:p w14:paraId="61E3EDFF" w14:textId="2EC44AE5" w:rsidR="00B14B69" w:rsidRPr="00DA2284" w:rsidRDefault="00B14B69" w:rsidP="00681676">
            <w:pPr>
              <w:pStyle w:val="TableText"/>
            </w:pPr>
            <w:r w:rsidRPr="00DA2284">
              <w:t>Integer</w:t>
            </w:r>
          </w:p>
        </w:tc>
        <w:tc>
          <w:tcPr>
            <w:tcW w:w="1101" w:type="dxa"/>
          </w:tcPr>
          <w:p w14:paraId="002E32FF" w14:textId="3B79F61A" w:rsidR="00B14B69" w:rsidRPr="00AA06A1" w:rsidRDefault="00B14B69" w:rsidP="00681676">
            <w:pPr>
              <w:pStyle w:val="TableText"/>
            </w:pPr>
            <w:r w:rsidRPr="00AA06A1">
              <w:t>backoff</w:t>
            </w:r>
          </w:p>
        </w:tc>
        <w:tc>
          <w:tcPr>
            <w:tcW w:w="1355" w:type="dxa"/>
          </w:tcPr>
          <w:p w14:paraId="07670E92" w14:textId="50E32527" w:rsidR="00B14B69" w:rsidRPr="00DA2284" w:rsidRDefault="00B14B69" w:rsidP="00681676">
            <w:pPr>
              <w:pStyle w:val="TableText"/>
            </w:pPr>
            <w:r w:rsidRPr="00DA2284">
              <w:t>No</w:t>
            </w:r>
          </w:p>
        </w:tc>
        <w:tc>
          <w:tcPr>
            <w:tcW w:w="4019" w:type="dxa"/>
          </w:tcPr>
          <w:p w14:paraId="17A6B7C8" w14:textId="35151D9D" w:rsidR="00B14B69" w:rsidRPr="00DA2284" w:rsidRDefault="00B14B69" w:rsidP="00681676">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881" w:name="_Toc172098941"/>
      <w:r w:rsidRPr="005A587D">
        <w:lastRenderedPageBreak/>
        <w:t xml:space="preserve">Connection </w:t>
      </w:r>
      <w:r w:rsidR="006B0494" w:rsidRPr="005A587D">
        <w:t>scheduling</w:t>
      </w:r>
      <w:bookmarkEnd w:id="881"/>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31855E42"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882" w:author="Gavin Rawson" w:date="2024-07-17T10:16:00Z" w16du:dateUtc="2024-07-17T09:16:00Z">
        <w:r w:rsidR="00B048D0" w:rsidRPr="00B048D0">
          <w:rPr>
            <w:rStyle w:val="Crossreference"/>
            <w:rPrChange w:id="883" w:author="Gavin Rawson" w:date="2024-07-17T10:16:00Z" w16du:dateUtc="2024-07-17T09:16:00Z">
              <w:rPr/>
            </w:rPrChange>
          </w:rPr>
          <w:t xml:space="preserve">Table </w:t>
        </w:r>
        <w:r w:rsidR="00B048D0" w:rsidRPr="00B048D0">
          <w:rPr>
            <w:rStyle w:val="Crossreference"/>
            <w:rPrChange w:id="884" w:author="Gavin Rawson" w:date="2024-07-17T10:16:00Z" w16du:dateUtc="2024-07-17T09:16:00Z">
              <w:rPr>
                <w:noProof/>
              </w:rPr>
            </w:rPrChange>
          </w:rPr>
          <w:t>4</w:t>
        </w:r>
      </w:ins>
      <w:del w:id="885"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6A5EEDC9" w:rsidR="005A587D" w:rsidRDefault="00732C0C" w:rsidP="009F3044">
      <w:pPr>
        <w:pStyle w:val="Caption"/>
      </w:pPr>
      <w:bookmarkStart w:id="886" w:name="_Ref160460276"/>
      <w:bookmarkStart w:id="887" w:name="_Toc160543310"/>
      <w:bookmarkStart w:id="888" w:name="_Toc170288643"/>
      <w:r>
        <w:t xml:space="preserve">Table </w:t>
      </w:r>
      <w:r>
        <w:fldChar w:fldCharType="begin"/>
      </w:r>
      <w:r>
        <w:instrText xml:space="preserve"> SEQ Table \* ARABIC </w:instrText>
      </w:r>
      <w:r>
        <w:fldChar w:fldCharType="separate"/>
      </w:r>
      <w:r w:rsidR="00B048D0">
        <w:rPr>
          <w:noProof/>
        </w:rPr>
        <w:t>4</w:t>
      </w:r>
      <w:r>
        <w:rPr>
          <w:noProof/>
        </w:rPr>
        <w:fldChar w:fldCharType="end"/>
      </w:r>
      <w:bookmarkEnd w:id="886"/>
      <w:r>
        <w:tab/>
      </w:r>
      <w:r w:rsidRPr="00732C0C">
        <w:t xml:space="preserve">Information used in defining </w:t>
      </w:r>
      <w:r w:rsidR="00F14026">
        <w:t>s</w:t>
      </w:r>
      <w:r w:rsidRPr="00732C0C">
        <w:t xml:space="preserve">cheduled </w:t>
      </w:r>
      <w:r w:rsidR="00F14026">
        <w:t>c</w:t>
      </w:r>
      <w:r w:rsidRPr="00732C0C">
        <w:t>onnections</w:t>
      </w:r>
      <w:bookmarkEnd w:id="887"/>
      <w:bookmarkEnd w:id="888"/>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681676">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681676">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681676">
            <w:pPr>
              <w:pStyle w:val="TableText"/>
              <w:rPr>
                <w:rFonts w:eastAsia="DengXian"/>
              </w:rPr>
            </w:pPr>
            <w:r w:rsidRPr="00AA06A1">
              <w:rPr>
                <w:rFonts w:eastAsia="DengXian"/>
              </w:rPr>
              <w:t>num</w:t>
            </w:r>
          </w:p>
        </w:tc>
        <w:tc>
          <w:tcPr>
            <w:tcW w:w="0" w:type="auto"/>
          </w:tcPr>
          <w:p w14:paraId="4BD5DC64" w14:textId="77777777" w:rsidR="005A587D" w:rsidRPr="00AA06A1" w:rsidRDefault="005A587D" w:rsidP="00681676">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681676">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681676">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681676">
            <w:pPr>
              <w:pStyle w:val="TableText"/>
              <w:rPr>
                <w:rFonts w:eastAsia="DengXian"/>
              </w:rPr>
            </w:pPr>
            <w:del w:id="889" w:author="Gavin Rawson" w:date="2024-07-15T07:35:00Z" w16du:dateUtc="2024-07-15T06:35:00Z">
              <w:r w:rsidRPr="00AA06A1" w:rsidDel="008D6CC0">
                <w:rPr>
                  <w:rFonts w:eastAsia="DengXian"/>
                </w:rPr>
                <w:delText>Number</w:delText>
              </w:r>
            </w:del>
            <w:ins w:id="890"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681676">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681676">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681676">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681676">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681676">
            <w:pPr>
              <w:pStyle w:val="TableText"/>
              <w:rPr>
                <w:rFonts w:eastAsia="DengXian"/>
              </w:rPr>
            </w:pPr>
            <w:del w:id="891" w:author="Gavin Rawson" w:date="2024-07-15T07:35:00Z" w16du:dateUtc="2024-07-15T06:35:00Z">
              <w:r w:rsidRPr="00AA06A1" w:rsidDel="008D6CC0">
                <w:rPr>
                  <w:rFonts w:eastAsia="DengXian"/>
                </w:rPr>
                <w:delText>Number</w:delText>
              </w:r>
            </w:del>
            <w:ins w:id="892"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681676">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681676">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681676">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681676">
            <w:pPr>
              <w:pStyle w:val="TableText"/>
              <w:rPr>
                <w:rFonts w:eastAsia="DengXian"/>
              </w:rPr>
            </w:pPr>
            <w:r>
              <w:rPr>
                <w:rFonts w:eastAsia="DengXian"/>
              </w:rPr>
              <w:t>Repeat Count</w:t>
            </w:r>
          </w:p>
        </w:tc>
        <w:tc>
          <w:tcPr>
            <w:tcW w:w="0" w:type="auto"/>
          </w:tcPr>
          <w:p w14:paraId="65D01A94" w14:textId="290E6F30" w:rsidR="005D25E3" w:rsidRPr="00AA06A1" w:rsidRDefault="005D25E3" w:rsidP="00681676">
            <w:pPr>
              <w:pStyle w:val="TableText"/>
              <w:rPr>
                <w:rFonts w:eastAsia="DengXian"/>
              </w:rPr>
            </w:pPr>
            <w:r>
              <w:rPr>
                <w:rFonts w:eastAsia="DengXian"/>
              </w:rPr>
              <w:t>Integer</w:t>
            </w:r>
          </w:p>
        </w:tc>
        <w:tc>
          <w:tcPr>
            <w:tcW w:w="0" w:type="auto"/>
          </w:tcPr>
          <w:p w14:paraId="7B9886B7" w14:textId="6E1675BE" w:rsidR="005D25E3" w:rsidRPr="00AA06A1" w:rsidRDefault="005D25E3" w:rsidP="00681676">
            <w:pPr>
              <w:pStyle w:val="TableText"/>
              <w:rPr>
                <w:rFonts w:eastAsia="DengXian"/>
              </w:rPr>
            </w:pPr>
            <w:r>
              <w:rPr>
                <w:rFonts w:eastAsia="DengXian"/>
              </w:rPr>
              <w:t>count</w:t>
            </w:r>
          </w:p>
        </w:tc>
        <w:tc>
          <w:tcPr>
            <w:tcW w:w="0" w:type="auto"/>
          </w:tcPr>
          <w:p w14:paraId="25750A5A" w14:textId="1C25BAA3" w:rsidR="005D25E3" w:rsidRPr="00AA06A1" w:rsidRDefault="005D25E3" w:rsidP="00681676">
            <w:pPr>
              <w:pStyle w:val="TableText"/>
              <w:rPr>
                <w:rFonts w:eastAsia="DengXian"/>
              </w:rPr>
            </w:pPr>
            <w:r>
              <w:rPr>
                <w:rFonts w:eastAsia="DengXian"/>
              </w:rPr>
              <w:t>No</w:t>
            </w:r>
          </w:p>
        </w:tc>
        <w:tc>
          <w:tcPr>
            <w:tcW w:w="3238" w:type="dxa"/>
          </w:tcPr>
          <w:p w14:paraId="161AD984" w14:textId="133439B2" w:rsidR="005D25E3" w:rsidRPr="00AA06A1" w:rsidRDefault="005D25E3" w:rsidP="00681676">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681676">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681676">
            <w:pPr>
              <w:pStyle w:val="TableText"/>
              <w:rPr>
                <w:rFonts w:eastAsia="DengXian"/>
              </w:rPr>
            </w:pPr>
            <w:del w:id="893" w:author="Gavin Rawson" w:date="2024-07-15T07:35:00Z" w16du:dateUtc="2024-07-15T06:35:00Z">
              <w:r w:rsidRPr="00AA06A1" w:rsidDel="008D6CC0">
                <w:rPr>
                  <w:rFonts w:eastAsia="DengXian"/>
                </w:rPr>
                <w:delText>Number</w:delText>
              </w:r>
            </w:del>
            <w:ins w:id="894"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681676">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681676">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681676">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6EA57D09"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048D0">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895" w:author="Gavin Rawson" w:date="2024-07-17T10:16:00Z" w16du:dateUtc="2024-07-17T09:16:00Z">
        <w:r w:rsidR="00B048D0" w:rsidRPr="00B048D0">
          <w:rPr>
            <w:rStyle w:val="Crossreference"/>
            <w:rPrChange w:id="896" w:author="Gavin Rawson" w:date="2024-07-17T10:16:00Z" w16du:dateUtc="2024-07-17T09:16:00Z">
              <w:rPr/>
            </w:rPrChange>
          </w:rPr>
          <w:t>Time formats</w:t>
        </w:r>
      </w:ins>
      <w:del w:id="897"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898" w:name="_Ref160538894"/>
      <w:bookmarkStart w:id="899" w:name="_Ref160538900"/>
      <w:bookmarkStart w:id="900" w:name="_Toc172098942"/>
      <w:r>
        <w:lastRenderedPageBreak/>
        <w:t>Time formats</w:t>
      </w:r>
      <w:bookmarkEnd w:id="898"/>
      <w:bookmarkEnd w:id="899"/>
      <w:bookmarkEnd w:id="900"/>
    </w:p>
    <w:p w14:paraId="435B32B8" w14:textId="5E34CF7C"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901" w:author="Gavin Rawson" w:date="2024-07-17T10:16:00Z" w16du:dateUtc="2024-07-17T09:16:00Z">
        <w:r w:rsidR="00B048D0" w:rsidRPr="00B048D0">
          <w:rPr>
            <w:rStyle w:val="Crossreference"/>
            <w:rPrChange w:id="902" w:author="Gavin Rawson" w:date="2024-07-17T10:16:00Z" w16du:dateUtc="2024-07-17T09:16:00Z">
              <w:rPr/>
            </w:rPrChange>
          </w:rPr>
          <w:t xml:space="preserve">Table </w:t>
        </w:r>
        <w:r w:rsidR="00B048D0" w:rsidRPr="00B048D0">
          <w:rPr>
            <w:rStyle w:val="Crossreference"/>
            <w:rPrChange w:id="903" w:author="Gavin Rawson" w:date="2024-07-17T10:16:00Z" w16du:dateUtc="2024-07-17T09:16:00Z">
              <w:rPr>
                <w:noProof/>
              </w:rPr>
            </w:rPrChange>
          </w:rPr>
          <w:t>5</w:t>
        </w:r>
      </w:ins>
      <w:del w:id="904"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BAAA3FF" w:rsidR="0007620E" w:rsidRPr="00AE3465" w:rsidRDefault="0007620E" w:rsidP="000B4273">
      <w:pPr>
        <w:pStyle w:val="Caption"/>
        <w:keepNext/>
      </w:pPr>
      <w:bookmarkStart w:id="905" w:name="_Ref160532049"/>
      <w:bookmarkStart w:id="906" w:name="_Toc170288644"/>
      <w:r>
        <w:t xml:space="preserve">Table </w:t>
      </w:r>
      <w:r>
        <w:fldChar w:fldCharType="begin"/>
      </w:r>
      <w:r>
        <w:instrText xml:space="preserve"> SEQ Table \* ARABIC </w:instrText>
      </w:r>
      <w:r>
        <w:fldChar w:fldCharType="separate"/>
      </w:r>
      <w:r w:rsidR="00B048D0">
        <w:rPr>
          <w:noProof/>
        </w:rPr>
        <w:t>5</w:t>
      </w:r>
      <w:r>
        <w:rPr>
          <w:noProof/>
        </w:rPr>
        <w:fldChar w:fldCharType="end"/>
      </w:r>
      <w:bookmarkEnd w:id="905"/>
      <w:r w:rsidRPr="00AE3465">
        <w:tab/>
        <w:t>Time formats</w:t>
      </w:r>
      <w:bookmarkEnd w:id="90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681676">
            <w:pPr>
              <w:pStyle w:val="TableText"/>
            </w:pPr>
            <w:r w:rsidRPr="00C16A60">
              <w:t>Absolute time</w:t>
            </w:r>
          </w:p>
        </w:tc>
        <w:tc>
          <w:tcPr>
            <w:tcW w:w="6734" w:type="dxa"/>
            <w:shd w:val="clear" w:color="auto" w:fill="auto"/>
          </w:tcPr>
          <w:p w14:paraId="304A229E" w14:textId="77777777" w:rsidR="0007620E" w:rsidRPr="00524662" w:rsidRDefault="0007620E" w:rsidP="00681676">
            <w:pPr>
              <w:pStyle w:val="TableText"/>
            </w:pPr>
            <w:r w:rsidRPr="00524662">
              <w:t xml:space="preserve">All times are specified in UTC. </w:t>
            </w:r>
          </w:p>
          <w:p w14:paraId="271ED088" w14:textId="4379400E" w:rsidR="0007620E" w:rsidRDefault="0007620E" w:rsidP="00681676">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681676">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681676">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681676">
            <w:pPr>
              <w:pStyle w:val="TableText"/>
            </w:pPr>
            <w:r>
              <w:t>Relative time</w:t>
            </w:r>
          </w:p>
        </w:tc>
        <w:tc>
          <w:tcPr>
            <w:tcW w:w="6734" w:type="dxa"/>
            <w:shd w:val="clear" w:color="auto" w:fill="auto"/>
          </w:tcPr>
          <w:p w14:paraId="45BCFE57" w14:textId="77777777" w:rsidR="0007620E" w:rsidRDefault="0007620E" w:rsidP="00681676">
            <w:pPr>
              <w:pStyle w:val="TableText"/>
            </w:pPr>
            <w:r>
              <w:t>All durations are specified in milliseconds as a number.</w:t>
            </w:r>
          </w:p>
          <w:p w14:paraId="7E7634C1" w14:textId="77777777" w:rsidR="0007620E" w:rsidRPr="008A325B" w:rsidRDefault="0007620E" w:rsidP="00681676">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681676">
            <w:pPr>
              <w:pStyle w:val="TableText"/>
            </w:pPr>
            <w:r>
              <w:t>Weeks</w:t>
            </w:r>
          </w:p>
        </w:tc>
        <w:tc>
          <w:tcPr>
            <w:tcW w:w="6734" w:type="dxa"/>
            <w:shd w:val="clear" w:color="auto" w:fill="auto"/>
          </w:tcPr>
          <w:p w14:paraId="11D94951" w14:textId="77777777" w:rsidR="0007620E" w:rsidRPr="00BB4BBA" w:rsidRDefault="0007620E" w:rsidP="00681676">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907" w:name="_Toc172098943"/>
      <w:r>
        <w:t>Events</w:t>
      </w:r>
      <w:bookmarkEnd w:id="907"/>
    </w:p>
    <w:p w14:paraId="1E9023B2" w14:textId="4260D116"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048D0">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908" w:author="Gavin Rawson" w:date="2024-07-17T10:16:00Z" w16du:dateUtc="2024-07-17T09:16:00Z">
        <w:r w:rsidR="00B048D0" w:rsidRPr="00B048D0">
          <w:rPr>
            <w:rStyle w:val="Crossreference"/>
            <w:rPrChange w:id="909" w:author="Gavin Rawson" w:date="2024-07-17T10:16:00Z" w16du:dateUtc="2024-07-17T09:16:00Z">
              <w:rPr/>
            </w:rPrChange>
          </w:rPr>
          <w:t>Points</w:t>
        </w:r>
      </w:ins>
      <w:del w:id="910"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911" w:name="_Toc172098944"/>
      <w:r>
        <w:t>Actions</w:t>
      </w:r>
      <w:bookmarkEnd w:id="911"/>
    </w:p>
    <w:p w14:paraId="4C058027" w14:textId="7CF15BD6"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912" w:author="Gavin Rawson" w:date="2024-07-17T10:16:00Z" w16du:dateUtc="2024-07-17T09:16:00Z">
        <w:r w:rsidR="00B048D0" w:rsidRPr="00B048D0">
          <w:rPr>
            <w:rStyle w:val="Crossreference"/>
            <w:rPrChange w:id="913" w:author="Gavin Rawson" w:date="2024-07-17T10:16:00Z" w16du:dateUtc="2024-07-17T09:16:00Z">
              <w:rPr/>
            </w:rPrChange>
          </w:rPr>
          <w:t xml:space="preserve">Table </w:t>
        </w:r>
        <w:r w:rsidR="00B048D0" w:rsidRPr="00B048D0">
          <w:rPr>
            <w:rStyle w:val="Crossreference"/>
            <w:rPrChange w:id="914" w:author="Gavin Rawson" w:date="2024-07-17T10:16:00Z" w16du:dateUtc="2024-07-17T09:16:00Z">
              <w:rPr>
                <w:noProof/>
              </w:rPr>
            </w:rPrChange>
          </w:rPr>
          <w:t>6</w:t>
        </w:r>
      </w:ins>
      <w:del w:id="915"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41BD96D9" w:rsidR="00910BE0" w:rsidRDefault="00910BE0" w:rsidP="009F3044">
      <w:pPr>
        <w:pStyle w:val="Caption"/>
      </w:pPr>
      <w:bookmarkStart w:id="916" w:name="_Ref160614062"/>
      <w:bookmarkStart w:id="917" w:name="_Toc170288645"/>
      <w:r>
        <w:t xml:space="preserve">Table </w:t>
      </w:r>
      <w:r>
        <w:fldChar w:fldCharType="begin"/>
      </w:r>
      <w:r>
        <w:instrText xml:space="preserve"> SEQ Table \* ARABIC </w:instrText>
      </w:r>
      <w:r>
        <w:fldChar w:fldCharType="separate"/>
      </w:r>
      <w:r w:rsidR="00B048D0">
        <w:rPr>
          <w:noProof/>
        </w:rPr>
        <w:t>6</w:t>
      </w:r>
      <w:r>
        <w:rPr>
          <w:noProof/>
        </w:rPr>
        <w:fldChar w:fldCharType="end"/>
      </w:r>
      <w:bookmarkEnd w:id="916"/>
      <w:r>
        <w:tab/>
        <w:t>Actions</w:t>
      </w:r>
      <w:bookmarkEnd w:id="91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681676">
            <w:pPr>
              <w:pStyle w:val="TableText"/>
            </w:pPr>
            <w:r w:rsidRPr="00910BE0">
              <w:t>0</w:t>
            </w:r>
          </w:p>
        </w:tc>
        <w:tc>
          <w:tcPr>
            <w:tcW w:w="7863" w:type="dxa"/>
            <w:shd w:val="clear" w:color="auto" w:fill="auto"/>
          </w:tcPr>
          <w:p w14:paraId="4422D1D1" w14:textId="339A099E" w:rsidR="00910BE0" w:rsidRPr="008A325B" w:rsidRDefault="00910BE0" w:rsidP="00681676">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681676">
            <w:pPr>
              <w:pStyle w:val="TableText"/>
            </w:pPr>
            <w:r w:rsidRPr="00910BE0">
              <w:t>1</w:t>
            </w:r>
          </w:p>
        </w:tc>
        <w:tc>
          <w:tcPr>
            <w:tcW w:w="7863" w:type="dxa"/>
            <w:shd w:val="clear" w:color="auto" w:fill="auto"/>
          </w:tcPr>
          <w:p w14:paraId="27D64D8F" w14:textId="4B7EDA72" w:rsidR="00910BE0" w:rsidRPr="008A325B" w:rsidRDefault="00910BE0" w:rsidP="00681676">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681676">
            <w:pPr>
              <w:pStyle w:val="TableText"/>
            </w:pPr>
            <w:r>
              <w:t>2</w:t>
            </w:r>
          </w:p>
        </w:tc>
        <w:tc>
          <w:tcPr>
            <w:tcW w:w="7863" w:type="dxa"/>
            <w:shd w:val="clear" w:color="auto" w:fill="auto"/>
          </w:tcPr>
          <w:p w14:paraId="7BFCE09C" w14:textId="7CE9CA87" w:rsidR="00910BE0" w:rsidRPr="00910BE0" w:rsidRDefault="00910BE0" w:rsidP="00681676">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3B9B75B8"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918" w:author="Gavin Rawson" w:date="2024-07-17T10:16:00Z" w16du:dateUtc="2024-07-17T09:16:00Z">
        <w:r w:rsidR="00B048D0" w:rsidRPr="00B048D0">
          <w:rPr>
            <w:rStyle w:val="Crossreference"/>
            <w:rPrChange w:id="919" w:author="Gavin Rawson" w:date="2024-07-17T10:16:00Z" w16du:dateUtc="2024-07-17T09:16:00Z">
              <w:rPr/>
            </w:rPrChange>
          </w:rPr>
          <w:t xml:space="preserve">Table </w:t>
        </w:r>
        <w:r w:rsidR="00B048D0" w:rsidRPr="00B048D0">
          <w:rPr>
            <w:rStyle w:val="Crossreference"/>
            <w:rPrChange w:id="920" w:author="Gavin Rawson" w:date="2024-07-17T10:16:00Z" w16du:dateUtc="2024-07-17T09:16:00Z">
              <w:rPr>
                <w:noProof/>
              </w:rPr>
            </w:rPrChange>
          </w:rPr>
          <w:t>8</w:t>
        </w:r>
      </w:ins>
      <w:del w:id="921"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922" w:name="_Ref160616879"/>
      <w:bookmarkStart w:id="923" w:name="_Toc172098945"/>
      <w:r>
        <w:t>Points</w:t>
      </w:r>
      <w:bookmarkEnd w:id="922"/>
      <w:bookmarkEnd w:id="923"/>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4B808E34"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924" w:author="Gavin Rawson" w:date="2024-07-17T10:16:00Z" w16du:dateUtc="2024-07-17T09:16:00Z">
        <w:r w:rsidR="00B048D0" w:rsidRPr="00B048D0">
          <w:rPr>
            <w:rStyle w:val="Crossreference"/>
            <w:rPrChange w:id="925" w:author="Gavin Rawson" w:date="2024-07-17T10:16:00Z" w16du:dateUtc="2024-07-17T09:16:00Z">
              <w:rPr/>
            </w:rPrChange>
          </w:rPr>
          <w:t xml:space="preserve">Table </w:t>
        </w:r>
        <w:r w:rsidR="00B048D0" w:rsidRPr="00B048D0">
          <w:rPr>
            <w:rStyle w:val="Crossreference"/>
            <w:rPrChange w:id="926" w:author="Gavin Rawson" w:date="2024-07-17T10:16:00Z" w16du:dateUtc="2024-07-17T09:16:00Z">
              <w:rPr>
                <w:noProof/>
              </w:rPr>
            </w:rPrChange>
          </w:rPr>
          <w:t>7</w:t>
        </w:r>
      </w:ins>
      <w:del w:id="927"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2263999B" w:rsidR="00212C02" w:rsidRPr="00212C02" w:rsidRDefault="00BB5A05" w:rsidP="009F3044">
      <w:pPr>
        <w:pStyle w:val="Caption"/>
      </w:pPr>
      <w:bookmarkStart w:id="928" w:name="_Ref161139195"/>
      <w:bookmarkStart w:id="929" w:name="_Toc170288646"/>
      <w:r>
        <w:t xml:space="preserve">Table </w:t>
      </w:r>
      <w:r>
        <w:fldChar w:fldCharType="begin"/>
      </w:r>
      <w:r>
        <w:instrText xml:space="preserve"> SEQ Table \* ARABIC </w:instrText>
      </w:r>
      <w:r>
        <w:fldChar w:fldCharType="separate"/>
      </w:r>
      <w:r w:rsidR="00B048D0">
        <w:rPr>
          <w:noProof/>
        </w:rPr>
        <w:t>7</w:t>
      </w:r>
      <w:r>
        <w:rPr>
          <w:noProof/>
        </w:rPr>
        <w:fldChar w:fldCharType="end"/>
      </w:r>
      <w:bookmarkEnd w:id="928"/>
      <w:r>
        <w:tab/>
      </w:r>
      <w:r w:rsidRPr="00BB5A05">
        <w:t xml:space="preserve">Configuration structure for a </w:t>
      </w:r>
      <w:r w:rsidR="00994C7D">
        <w:t>d</w:t>
      </w:r>
      <w:r w:rsidRPr="00BB5A05">
        <w:t xml:space="preserve">evice </w:t>
      </w:r>
      <w:r w:rsidR="00994C7D">
        <w:t>l</w:t>
      </w:r>
      <w:r w:rsidRPr="00BB5A05">
        <w:t>ink</w:t>
      </w:r>
      <w:bookmarkEnd w:id="92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681676">
            <w:pPr>
              <w:pStyle w:val="TableText"/>
            </w:pPr>
            <w:r>
              <w:t>Device Link Number</w:t>
            </w:r>
          </w:p>
        </w:tc>
        <w:tc>
          <w:tcPr>
            <w:tcW w:w="1566" w:type="dxa"/>
          </w:tcPr>
          <w:p w14:paraId="291F232C" w14:textId="308915DE" w:rsidR="00BB5A05" w:rsidRPr="008A325B" w:rsidRDefault="00BB5A05" w:rsidP="00681676">
            <w:pPr>
              <w:pStyle w:val="TableText"/>
            </w:pPr>
            <w:del w:id="930" w:author="Gavin Rawson" w:date="2024-07-15T07:52:00Z" w16du:dateUtc="2024-07-15T06:52:00Z">
              <w:r w:rsidDel="00BD03DC">
                <w:delText>Number</w:delText>
              </w:r>
            </w:del>
            <w:ins w:id="931" w:author="Gavin Rawson" w:date="2024-07-15T07:52:00Z" w16du:dateUtc="2024-07-15T06:52:00Z">
              <w:r w:rsidR="00BD03DC">
                <w:t>Integer</w:t>
              </w:r>
            </w:ins>
          </w:p>
        </w:tc>
        <w:tc>
          <w:tcPr>
            <w:tcW w:w="1700" w:type="dxa"/>
          </w:tcPr>
          <w:p w14:paraId="2D63A720" w14:textId="79B4F8E6" w:rsidR="00BB5A05" w:rsidRPr="008A325B" w:rsidRDefault="00BB5A05" w:rsidP="00681676">
            <w:pPr>
              <w:pStyle w:val="TableText"/>
            </w:pPr>
            <w:r w:rsidRPr="000B1489">
              <w:t>num</w:t>
            </w:r>
          </w:p>
        </w:tc>
        <w:tc>
          <w:tcPr>
            <w:tcW w:w="1417" w:type="dxa"/>
          </w:tcPr>
          <w:p w14:paraId="3DE5E5E6" w14:textId="2EBD923B" w:rsidR="00BB5A05" w:rsidRPr="008A325B" w:rsidRDefault="00BB5A05" w:rsidP="00681676">
            <w:pPr>
              <w:pStyle w:val="TableText"/>
            </w:pPr>
            <w:r>
              <w:t>Yes</w:t>
            </w:r>
          </w:p>
        </w:tc>
        <w:tc>
          <w:tcPr>
            <w:tcW w:w="2552" w:type="dxa"/>
            <w:shd w:val="clear" w:color="auto" w:fill="auto"/>
          </w:tcPr>
          <w:p w14:paraId="37ED784C" w14:textId="399FB2E2" w:rsidR="00BB5A05" w:rsidRPr="008A325B" w:rsidRDefault="00BB5A05" w:rsidP="00681676">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681676">
            <w:pPr>
              <w:pStyle w:val="TableText"/>
            </w:pPr>
            <w:r>
              <w:t>Name</w:t>
            </w:r>
          </w:p>
        </w:tc>
        <w:tc>
          <w:tcPr>
            <w:tcW w:w="1566" w:type="dxa"/>
          </w:tcPr>
          <w:p w14:paraId="349A175D" w14:textId="59ECF114" w:rsidR="00BB5A05" w:rsidRPr="008A325B" w:rsidRDefault="00BB5A05" w:rsidP="00681676">
            <w:pPr>
              <w:pStyle w:val="TableText"/>
            </w:pPr>
            <w:r>
              <w:t>String</w:t>
            </w:r>
          </w:p>
        </w:tc>
        <w:tc>
          <w:tcPr>
            <w:tcW w:w="1700" w:type="dxa"/>
          </w:tcPr>
          <w:p w14:paraId="59084B05" w14:textId="71E97D41" w:rsidR="00BB5A05" w:rsidRPr="008A325B" w:rsidRDefault="00BB5A05" w:rsidP="00681676">
            <w:pPr>
              <w:pStyle w:val="TableText"/>
            </w:pPr>
            <w:r w:rsidRPr="000B1489">
              <w:t>name</w:t>
            </w:r>
          </w:p>
        </w:tc>
        <w:tc>
          <w:tcPr>
            <w:tcW w:w="1417" w:type="dxa"/>
          </w:tcPr>
          <w:p w14:paraId="2FBBF02D" w14:textId="25772385" w:rsidR="00BB5A05" w:rsidRPr="008A325B" w:rsidRDefault="00BB5A05" w:rsidP="00681676">
            <w:pPr>
              <w:pStyle w:val="TableText"/>
            </w:pPr>
            <w:r>
              <w:t>Yes</w:t>
            </w:r>
          </w:p>
        </w:tc>
        <w:tc>
          <w:tcPr>
            <w:tcW w:w="2552" w:type="dxa"/>
            <w:shd w:val="clear" w:color="auto" w:fill="auto"/>
          </w:tcPr>
          <w:p w14:paraId="3287F9C5" w14:textId="53A94585" w:rsidR="00BB5A05" w:rsidRPr="008A325B" w:rsidRDefault="00BB5A05" w:rsidP="00681676">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681676">
            <w:pPr>
              <w:pStyle w:val="TableText"/>
            </w:pPr>
            <w:r>
              <w:t>Device Link Connection String</w:t>
            </w:r>
          </w:p>
        </w:tc>
        <w:tc>
          <w:tcPr>
            <w:tcW w:w="1566" w:type="dxa"/>
          </w:tcPr>
          <w:p w14:paraId="3F0C5D99" w14:textId="4F3FE6A7" w:rsidR="00BB5A05" w:rsidRPr="008A325B" w:rsidRDefault="00BB5A05" w:rsidP="00681676">
            <w:pPr>
              <w:pStyle w:val="TableText"/>
            </w:pPr>
            <w:r>
              <w:t>String</w:t>
            </w:r>
          </w:p>
        </w:tc>
        <w:tc>
          <w:tcPr>
            <w:tcW w:w="1700" w:type="dxa"/>
          </w:tcPr>
          <w:p w14:paraId="586F99B6" w14:textId="6180624B" w:rsidR="00BB5A05" w:rsidRPr="008A325B" w:rsidRDefault="00BB5A05" w:rsidP="00681676">
            <w:pPr>
              <w:pStyle w:val="TableText"/>
            </w:pPr>
            <w:r w:rsidRPr="000B1489">
              <w:t>conn</w:t>
            </w:r>
          </w:p>
        </w:tc>
        <w:tc>
          <w:tcPr>
            <w:tcW w:w="1417" w:type="dxa"/>
          </w:tcPr>
          <w:p w14:paraId="4C68C0DF" w14:textId="1547B7FB" w:rsidR="00BB5A05" w:rsidRPr="008A325B" w:rsidRDefault="00BB5A05" w:rsidP="00681676">
            <w:pPr>
              <w:pStyle w:val="TableText"/>
            </w:pPr>
            <w:r>
              <w:t>No</w:t>
            </w:r>
          </w:p>
        </w:tc>
        <w:tc>
          <w:tcPr>
            <w:tcW w:w="2552" w:type="dxa"/>
            <w:shd w:val="clear" w:color="auto" w:fill="auto"/>
          </w:tcPr>
          <w:p w14:paraId="69BBF81C" w14:textId="7B69DEC3" w:rsidR="00BB5A05" w:rsidRPr="008A325B" w:rsidRDefault="00BB5A05" w:rsidP="00681676">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30FDE7B8"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048D0">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932" w:author="Gavin Rawson" w:date="2024-07-17T10:16:00Z" w16du:dateUtc="2024-07-17T09:16:00Z">
        <w:r w:rsidR="00B048D0" w:rsidRPr="00B048D0">
          <w:rPr>
            <w:rStyle w:val="Crossreference"/>
            <w:rPrChange w:id="933" w:author="Gavin Rawson" w:date="2024-07-17T10:16:00Z" w16du:dateUtc="2024-07-17T09:16:00Z">
              <w:rPr/>
            </w:rPrChange>
          </w:rPr>
          <w:t>Calculated points</w:t>
        </w:r>
      </w:ins>
      <w:del w:id="934"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60C9B0DB"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935" w:author="Gavin Rawson" w:date="2024-07-17T10:16:00Z" w16du:dateUtc="2024-07-17T09:16:00Z">
        <w:r w:rsidR="00B048D0" w:rsidRPr="00B048D0">
          <w:rPr>
            <w:rStyle w:val="Crossreference"/>
            <w:rPrChange w:id="936" w:author="Gavin Rawson" w:date="2024-07-17T10:16:00Z" w16du:dateUtc="2024-07-17T09:16:00Z">
              <w:rPr/>
            </w:rPrChange>
          </w:rPr>
          <w:t xml:space="preserve">Table </w:t>
        </w:r>
        <w:r w:rsidR="00B048D0" w:rsidRPr="00B048D0">
          <w:rPr>
            <w:rStyle w:val="Crossreference"/>
            <w:rPrChange w:id="937" w:author="Gavin Rawson" w:date="2024-07-17T10:16:00Z" w16du:dateUtc="2024-07-17T09:16:00Z">
              <w:rPr>
                <w:noProof/>
              </w:rPr>
            </w:rPrChange>
          </w:rPr>
          <w:t>8</w:t>
        </w:r>
      </w:ins>
      <w:del w:id="938"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465DD98" w:rsidR="009F3044" w:rsidRDefault="009F3044" w:rsidP="00FC378E">
      <w:pPr>
        <w:pStyle w:val="Caption"/>
        <w:keepNext/>
      </w:pPr>
      <w:bookmarkStart w:id="939" w:name="_Ref161048279"/>
      <w:bookmarkStart w:id="940" w:name="_Toc170288647"/>
      <w:r>
        <w:t xml:space="preserve">Table </w:t>
      </w:r>
      <w:r>
        <w:fldChar w:fldCharType="begin"/>
      </w:r>
      <w:r>
        <w:instrText xml:space="preserve"> SEQ Table \* ARABIC </w:instrText>
      </w:r>
      <w:r>
        <w:fldChar w:fldCharType="separate"/>
      </w:r>
      <w:r w:rsidR="00B048D0">
        <w:rPr>
          <w:noProof/>
        </w:rPr>
        <w:t>8</w:t>
      </w:r>
      <w:r>
        <w:rPr>
          <w:noProof/>
        </w:rPr>
        <w:fldChar w:fldCharType="end"/>
      </w:r>
      <w:bookmarkEnd w:id="939"/>
      <w:r>
        <w:tab/>
      </w:r>
      <w:r w:rsidRPr="009F3044">
        <w:t xml:space="preserve">Configuration structure for a </w:t>
      </w:r>
      <w:r w:rsidR="0071041B">
        <w:t>p</w:t>
      </w:r>
      <w:r w:rsidR="004B4EE1">
        <w:t>oint</w:t>
      </w:r>
      <w:bookmarkEnd w:id="94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681676">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681676">
            <w:pPr>
              <w:pStyle w:val="TableText"/>
              <w:rPr>
                <w:rFonts w:eastAsia="DengXian"/>
              </w:rPr>
            </w:pPr>
            <w:del w:id="941" w:author="Gavin Rawson" w:date="2024-07-15T07:54:00Z" w16du:dateUtc="2024-07-15T06:54:00Z">
              <w:r w:rsidRPr="00B50947" w:rsidDel="000F69DF">
                <w:rPr>
                  <w:rFonts w:eastAsia="DengXian"/>
                </w:rPr>
                <w:delText>Number</w:delText>
              </w:r>
            </w:del>
            <w:ins w:id="942"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681676">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681676">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681676">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681676">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681676">
            <w:pPr>
              <w:pStyle w:val="TableText"/>
              <w:rPr>
                <w:rFonts w:eastAsia="DengXian"/>
              </w:rPr>
            </w:pPr>
            <w:del w:id="943" w:author="Gavin Rawson" w:date="2024-07-15T07:54:00Z" w16du:dateUtc="2024-07-15T06:54:00Z">
              <w:r w:rsidRPr="00B50947" w:rsidDel="000F69DF">
                <w:rPr>
                  <w:rFonts w:eastAsia="DengXian"/>
                </w:rPr>
                <w:delText>Number</w:delText>
              </w:r>
            </w:del>
            <w:ins w:id="944"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681676">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681676">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681676">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681676">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681676">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681676">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681676">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681676">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681676">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681676">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681676">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681676">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681676">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681676">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681676">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681676">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681676">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681676">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681676">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681676">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681676">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681676">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681676">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681676">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681676">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681676">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681676">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681676">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681676">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681676">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681676">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681676">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681676">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681676">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681676">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681676">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681676">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681676">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681676">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681676">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681676">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681676">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681676">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681676">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681676">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681676">
            <w:pPr>
              <w:pStyle w:val="TableText"/>
              <w:rPr>
                <w:lang w:bidi="he-IL"/>
              </w:rPr>
            </w:pPr>
            <w:r w:rsidRPr="00B50947">
              <w:rPr>
                <w:lang w:bidi="he-IL"/>
              </w:rPr>
              <w:t>When Connected</w:t>
            </w:r>
          </w:p>
        </w:tc>
        <w:tc>
          <w:tcPr>
            <w:tcW w:w="1080" w:type="dxa"/>
            <w:noWrap/>
            <w:hideMark/>
          </w:tcPr>
          <w:p w14:paraId="5B6CD958" w14:textId="26216CD7" w:rsidR="00D359EE" w:rsidRPr="00B50947" w:rsidRDefault="00D359EE" w:rsidP="00681676">
            <w:pPr>
              <w:pStyle w:val="TableText"/>
              <w:rPr>
                <w:lang w:bidi="he-IL"/>
              </w:rPr>
            </w:pPr>
            <w:del w:id="945" w:author="Gavin Rawson" w:date="2024-07-15T07:54:00Z" w16du:dateUtc="2024-07-15T06:54:00Z">
              <w:r w:rsidRPr="00B50947" w:rsidDel="000F69DF">
                <w:rPr>
                  <w:lang w:bidi="he-IL"/>
                </w:rPr>
                <w:delText>number</w:delText>
              </w:r>
            </w:del>
            <w:ins w:id="946"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681676">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681676">
            <w:pPr>
              <w:pStyle w:val="TableText"/>
              <w:rPr>
                <w:lang w:bidi="he-IL"/>
              </w:rPr>
            </w:pPr>
            <w:r w:rsidRPr="00B50947">
              <w:rPr>
                <w:lang w:bidi="he-IL"/>
              </w:rPr>
              <w:t>No</w:t>
            </w:r>
          </w:p>
        </w:tc>
        <w:tc>
          <w:tcPr>
            <w:tcW w:w="3767" w:type="dxa"/>
            <w:noWrap/>
            <w:hideMark/>
          </w:tcPr>
          <w:p w14:paraId="7FC64010" w14:textId="1CE84DFC" w:rsidR="00D359EE" w:rsidRPr="009F3044" w:rsidRDefault="00D359EE" w:rsidP="00681676">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681676">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681676">
            <w:pPr>
              <w:pStyle w:val="TableText"/>
              <w:rPr>
                <w:lang w:bidi="he-IL"/>
              </w:rPr>
            </w:pPr>
            <w:r w:rsidRPr="00B50947">
              <w:rPr>
                <w:lang w:bidi="he-IL"/>
              </w:rPr>
              <w:lastRenderedPageBreak/>
              <w:t>When Online</w:t>
            </w:r>
          </w:p>
        </w:tc>
        <w:tc>
          <w:tcPr>
            <w:tcW w:w="1080" w:type="dxa"/>
            <w:noWrap/>
          </w:tcPr>
          <w:p w14:paraId="66694AD7" w14:textId="33372436" w:rsidR="00D359EE" w:rsidRPr="00B50947" w:rsidRDefault="00F734C0" w:rsidP="00681676">
            <w:pPr>
              <w:pStyle w:val="TableText"/>
              <w:rPr>
                <w:lang w:bidi="he-IL"/>
              </w:rPr>
            </w:pPr>
            <w:ins w:id="947" w:author="Gavin Rawson" w:date="2024-07-16T13:15:00Z" w16du:dateUtc="2024-07-16T12:15:00Z">
              <w:r>
                <w:rPr>
                  <w:lang w:bidi="he-IL"/>
                </w:rPr>
                <w:t>Integer</w:t>
              </w:r>
            </w:ins>
            <w:del w:id="948"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681676">
            <w:pPr>
              <w:pStyle w:val="TableText"/>
              <w:rPr>
                <w:lang w:bidi="he-IL"/>
              </w:rPr>
            </w:pPr>
            <w:r w:rsidRPr="00B50947">
              <w:rPr>
                <w:lang w:bidi="he-IL"/>
              </w:rPr>
              <w:t>whenOnline</w:t>
            </w:r>
          </w:p>
        </w:tc>
        <w:tc>
          <w:tcPr>
            <w:tcW w:w="810" w:type="dxa"/>
            <w:noWrap/>
          </w:tcPr>
          <w:p w14:paraId="07B398F4" w14:textId="77777777" w:rsidR="00D359EE" w:rsidRPr="00B50947" w:rsidRDefault="00D359EE" w:rsidP="00681676">
            <w:pPr>
              <w:pStyle w:val="TableText"/>
              <w:rPr>
                <w:lang w:bidi="he-IL"/>
              </w:rPr>
            </w:pPr>
            <w:r w:rsidRPr="00B50947">
              <w:rPr>
                <w:lang w:bidi="he-IL"/>
              </w:rPr>
              <w:t>No</w:t>
            </w:r>
          </w:p>
        </w:tc>
        <w:tc>
          <w:tcPr>
            <w:tcW w:w="3767" w:type="dxa"/>
            <w:noWrap/>
          </w:tcPr>
          <w:p w14:paraId="0FFF6DBC" w14:textId="1CC097EC" w:rsidR="00D359EE" w:rsidRPr="00BA7567" w:rsidRDefault="00D359EE" w:rsidP="00681676">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681676">
            <w:pPr>
              <w:pStyle w:val="TableText"/>
              <w:rPr>
                <w:lang w:bidi="he-IL"/>
              </w:rPr>
            </w:pPr>
            <w:r w:rsidRPr="00B50947">
              <w:rPr>
                <w:lang w:bidi="he-IL"/>
              </w:rPr>
              <w:t>When Restarted</w:t>
            </w:r>
          </w:p>
        </w:tc>
        <w:tc>
          <w:tcPr>
            <w:tcW w:w="1080" w:type="dxa"/>
            <w:noWrap/>
            <w:hideMark/>
          </w:tcPr>
          <w:p w14:paraId="7A9FF140" w14:textId="18A8CC75" w:rsidR="00D359EE" w:rsidRPr="00B50947" w:rsidRDefault="00F734C0" w:rsidP="00681676">
            <w:pPr>
              <w:pStyle w:val="TableText"/>
              <w:rPr>
                <w:lang w:bidi="he-IL"/>
              </w:rPr>
            </w:pPr>
            <w:ins w:id="949" w:author="Gavin Rawson" w:date="2024-07-16T13:15:00Z" w16du:dateUtc="2024-07-16T12:15:00Z">
              <w:r>
                <w:rPr>
                  <w:lang w:bidi="he-IL"/>
                </w:rPr>
                <w:t>Integer</w:t>
              </w:r>
            </w:ins>
            <w:del w:id="950"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681676">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681676">
            <w:pPr>
              <w:pStyle w:val="TableText"/>
              <w:rPr>
                <w:lang w:bidi="he-IL"/>
              </w:rPr>
            </w:pPr>
            <w:r w:rsidRPr="00B50947">
              <w:rPr>
                <w:lang w:bidi="he-IL"/>
              </w:rPr>
              <w:t>No</w:t>
            </w:r>
          </w:p>
        </w:tc>
        <w:tc>
          <w:tcPr>
            <w:tcW w:w="3767" w:type="dxa"/>
            <w:noWrap/>
            <w:hideMark/>
          </w:tcPr>
          <w:p w14:paraId="64A74963" w14:textId="1ABB86B5" w:rsidR="00D359EE" w:rsidRPr="00BA7567" w:rsidRDefault="002677DB" w:rsidP="00681676">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681676">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681676">
            <w:pPr>
              <w:pStyle w:val="TableText"/>
              <w:rPr>
                <w:lang w:bidi="he-IL"/>
              </w:rPr>
            </w:pPr>
            <w:ins w:id="951" w:author="Gavin Rawson" w:date="2024-07-16T13:15:00Z" w16du:dateUtc="2024-07-16T12:15:00Z">
              <w:r>
                <w:rPr>
                  <w:lang w:bidi="he-IL"/>
                </w:rPr>
                <w:t>Integer</w:t>
              </w:r>
            </w:ins>
            <w:del w:id="952"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681676">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681676">
            <w:pPr>
              <w:pStyle w:val="TableText"/>
              <w:rPr>
                <w:lang w:bidi="he-IL"/>
              </w:rPr>
            </w:pPr>
            <w:r w:rsidRPr="00B50947">
              <w:rPr>
                <w:lang w:bidi="he-IL"/>
              </w:rPr>
              <w:t>No</w:t>
            </w:r>
          </w:p>
        </w:tc>
        <w:tc>
          <w:tcPr>
            <w:tcW w:w="3767" w:type="dxa"/>
            <w:noWrap/>
            <w:hideMark/>
          </w:tcPr>
          <w:p w14:paraId="37884FDC" w14:textId="5C922FD6" w:rsidR="00D359EE" w:rsidRPr="00BA7567" w:rsidRDefault="00D359EE" w:rsidP="00681676">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681676">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681676">
            <w:pPr>
              <w:pStyle w:val="TableText"/>
              <w:rPr>
                <w:lang w:bidi="he-IL"/>
              </w:rPr>
            </w:pPr>
            <w:ins w:id="953" w:author="Gavin Rawson" w:date="2024-07-16T13:15:00Z" w16du:dateUtc="2024-07-16T12:15:00Z">
              <w:r>
                <w:rPr>
                  <w:lang w:bidi="he-IL"/>
                </w:rPr>
                <w:t>Integer</w:t>
              </w:r>
            </w:ins>
            <w:del w:id="954"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681676">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681676">
            <w:pPr>
              <w:pStyle w:val="TableText"/>
              <w:rPr>
                <w:lang w:bidi="he-IL"/>
              </w:rPr>
            </w:pPr>
            <w:r w:rsidRPr="00B50947">
              <w:rPr>
                <w:lang w:bidi="he-IL"/>
              </w:rPr>
              <w:t>No</w:t>
            </w:r>
          </w:p>
        </w:tc>
        <w:tc>
          <w:tcPr>
            <w:tcW w:w="3767" w:type="dxa"/>
            <w:noWrap/>
            <w:hideMark/>
          </w:tcPr>
          <w:p w14:paraId="65069323" w14:textId="4D4E2BFB" w:rsidR="00D359EE" w:rsidRPr="00BA7567" w:rsidRDefault="00D359EE" w:rsidP="00681676">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681676">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681676">
            <w:pPr>
              <w:pStyle w:val="TableText"/>
              <w:rPr>
                <w:lang w:bidi="he-IL"/>
              </w:rPr>
            </w:pPr>
            <w:ins w:id="955" w:author="Gavin Rawson" w:date="2024-07-16T13:15:00Z" w16du:dateUtc="2024-07-16T12:15:00Z">
              <w:r>
                <w:rPr>
                  <w:lang w:bidi="he-IL"/>
                </w:rPr>
                <w:t>Integer</w:t>
              </w:r>
            </w:ins>
            <w:del w:id="956"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681676">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681676">
            <w:pPr>
              <w:pStyle w:val="TableText"/>
              <w:rPr>
                <w:lang w:bidi="he-IL"/>
              </w:rPr>
            </w:pPr>
            <w:r w:rsidRPr="00B50947">
              <w:rPr>
                <w:lang w:bidi="he-IL"/>
              </w:rPr>
              <w:t>No</w:t>
            </w:r>
          </w:p>
        </w:tc>
        <w:tc>
          <w:tcPr>
            <w:tcW w:w="3767" w:type="dxa"/>
            <w:noWrap/>
            <w:hideMark/>
          </w:tcPr>
          <w:p w14:paraId="22F081D5" w14:textId="78D522B5" w:rsidR="00D359EE" w:rsidRPr="00BA7567" w:rsidRDefault="00D359EE" w:rsidP="00681676">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681676">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681676">
            <w:pPr>
              <w:pStyle w:val="TableText"/>
              <w:rPr>
                <w:lang w:bidi="he-IL"/>
              </w:rPr>
            </w:pPr>
            <w:ins w:id="957" w:author="Gavin Rawson" w:date="2024-07-16T13:15:00Z" w16du:dateUtc="2024-07-16T12:15:00Z">
              <w:r>
                <w:rPr>
                  <w:lang w:bidi="he-IL"/>
                </w:rPr>
                <w:t>Integer</w:t>
              </w:r>
            </w:ins>
            <w:del w:id="958"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681676">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681676">
            <w:pPr>
              <w:pStyle w:val="TableText"/>
              <w:rPr>
                <w:lang w:bidi="he-IL"/>
              </w:rPr>
            </w:pPr>
            <w:r w:rsidRPr="00B50947">
              <w:rPr>
                <w:lang w:bidi="he-IL"/>
              </w:rPr>
              <w:t>No</w:t>
            </w:r>
          </w:p>
        </w:tc>
        <w:tc>
          <w:tcPr>
            <w:tcW w:w="3767" w:type="dxa"/>
            <w:noWrap/>
            <w:hideMark/>
          </w:tcPr>
          <w:p w14:paraId="7060800B" w14:textId="255430BD" w:rsidR="00D359EE" w:rsidRPr="00BA7567" w:rsidRDefault="00D359EE" w:rsidP="00681676">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681676">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681676">
            <w:pPr>
              <w:pStyle w:val="TableText"/>
              <w:rPr>
                <w:lang w:bidi="he-IL"/>
              </w:rPr>
            </w:pPr>
            <w:ins w:id="959" w:author="Gavin Rawson" w:date="2024-07-16T13:15:00Z" w16du:dateUtc="2024-07-16T12:15:00Z">
              <w:r>
                <w:rPr>
                  <w:lang w:bidi="he-IL"/>
                </w:rPr>
                <w:t>Integer</w:t>
              </w:r>
            </w:ins>
            <w:del w:id="960"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681676">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681676">
            <w:pPr>
              <w:pStyle w:val="TableText"/>
              <w:rPr>
                <w:lang w:bidi="he-IL"/>
              </w:rPr>
            </w:pPr>
            <w:r w:rsidRPr="00B50947">
              <w:rPr>
                <w:lang w:bidi="he-IL"/>
              </w:rPr>
              <w:t>No</w:t>
            </w:r>
          </w:p>
        </w:tc>
        <w:tc>
          <w:tcPr>
            <w:tcW w:w="3767" w:type="dxa"/>
            <w:noWrap/>
            <w:hideMark/>
          </w:tcPr>
          <w:p w14:paraId="367D3D7A" w14:textId="5F1B4206" w:rsidR="00D359EE" w:rsidRPr="00BA7567" w:rsidRDefault="00D359EE" w:rsidP="00681676">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681676">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681676">
            <w:pPr>
              <w:pStyle w:val="TableText"/>
              <w:rPr>
                <w:lang w:bidi="he-IL"/>
              </w:rPr>
            </w:pPr>
            <w:ins w:id="961" w:author="Gavin Rawson" w:date="2024-07-16T13:15:00Z" w16du:dateUtc="2024-07-16T12:15:00Z">
              <w:r>
                <w:rPr>
                  <w:lang w:bidi="he-IL"/>
                </w:rPr>
                <w:t>Integer</w:t>
              </w:r>
            </w:ins>
            <w:del w:id="962"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681676">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681676">
            <w:pPr>
              <w:pStyle w:val="TableText"/>
              <w:rPr>
                <w:lang w:bidi="he-IL"/>
              </w:rPr>
            </w:pPr>
            <w:r w:rsidRPr="00B50947">
              <w:rPr>
                <w:lang w:bidi="he-IL"/>
              </w:rPr>
              <w:t>No</w:t>
            </w:r>
          </w:p>
        </w:tc>
        <w:tc>
          <w:tcPr>
            <w:tcW w:w="3767" w:type="dxa"/>
            <w:noWrap/>
            <w:hideMark/>
          </w:tcPr>
          <w:p w14:paraId="0D4884FE" w14:textId="08280FE4" w:rsidR="00D359EE" w:rsidRPr="00BA7567" w:rsidRDefault="00D359EE" w:rsidP="00681676">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681676">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681676">
            <w:pPr>
              <w:pStyle w:val="TableText"/>
              <w:rPr>
                <w:lang w:bidi="he-IL"/>
              </w:rPr>
            </w:pPr>
            <w:ins w:id="963" w:author="Gavin Rawson" w:date="2024-07-16T13:15:00Z" w16du:dateUtc="2024-07-16T12:15:00Z">
              <w:r>
                <w:rPr>
                  <w:lang w:bidi="he-IL"/>
                </w:rPr>
                <w:t>Integer</w:t>
              </w:r>
            </w:ins>
            <w:del w:id="964"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681676">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681676">
            <w:pPr>
              <w:pStyle w:val="TableText"/>
              <w:rPr>
                <w:lang w:bidi="he-IL"/>
              </w:rPr>
            </w:pPr>
            <w:r w:rsidRPr="00B50947">
              <w:rPr>
                <w:lang w:bidi="he-IL"/>
              </w:rPr>
              <w:t>No</w:t>
            </w:r>
          </w:p>
        </w:tc>
        <w:tc>
          <w:tcPr>
            <w:tcW w:w="3767" w:type="dxa"/>
            <w:noWrap/>
            <w:hideMark/>
          </w:tcPr>
          <w:p w14:paraId="4209A733" w14:textId="0AAFAFDF" w:rsidR="00D359EE" w:rsidRPr="00BA7567" w:rsidRDefault="00D359EE" w:rsidP="00681676">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681676">
            <w:pPr>
              <w:pStyle w:val="TableText"/>
              <w:rPr>
                <w:lang w:bidi="he-IL"/>
              </w:rPr>
            </w:pPr>
            <w:r w:rsidRPr="00B50947">
              <w:rPr>
                <w:lang w:bidi="he-IL"/>
              </w:rPr>
              <w:t>When Changed</w:t>
            </w:r>
          </w:p>
        </w:tc>
        <w:tc>
          <w:tcPr>
            <w:tcW w:w="1080" w:type="dxa"/>
            <w:noWrap/>
            <w:hideMark/>
          </w:tcPr>
          <w:p w14:paraId="7B294616" w14:textId="56873F70" w:rsidR="00D359EE" w:rsidRPr="00B50947" w:rsidRDefault="00D359EE" w:rsidP="00681676">
            <w:pPr>
              <w:pStyle w:val="TableText"/>
              <w:rPr>
                <w:lang w:bidi="he-IL"/>
              </w:rPr>
            </w:pPr>
            <w:del w:id="965" w:author="Gavin Rawson" w:date="2024-07-15T08:20:00Z" w16du:dateUtc="2024-07-15T07:20:00Z">
              <w:r w:rsidRPr="00B50947" w:rsidDel="00E133CA">
                <w:rPr>
                  <w:lang w:bidi="he-IL"/>
                </w:rPr>
                <w:delText>number</w:delText>
              </w:r>
            </w:del>
            <w:ins w:id="966"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681676">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681676">
            <w:pPr>
              <w:pStyle w:val="TableText"/>
              <w:rPr>
                <w:lang w:bidi="he-IL"/>
              </w:rPr>
            </w:pPr>
            <w:r w:rsidRPr="00B50947">
              <w:rPr>
                <w:lang w:bidi="he-IL"/>
              </w:rPr>
              <w:t>No</w:t>
            </w:r>
          </w:p>
        </w:tc>
        <w:tc>
          <w:tcPr>
            <w:tcW w:w="3767" w:type="dxa"/>
            <w:noWrap/>
            <w:hideMark/>
          </w:tcPr>
          <w:p w14:paraId="4604BCED" w14:textId="37442BC9" w:rsidR="00D359EE" w:rsidRPr="00B50947" w:rsidRDefault="00D359EE" w:rsidP="00681676">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681676">
            <w:pPr>
              <w:pStyle w:val="TableText"/>
              <w:rPr>
                <w:lang w:bidi="he-IL"/>
              </w:rPr>
            </w:pPr>
            <w:r w:rsidRPr="00B50947">
              <w:rPr>
                <w:lang w:bidi="he-IL"/>
              </w:rPr>
              <w:t>Behaviour varies slightly with type:</w:t>
            </w:r>
          </w:p>
          <w:p w14:paraId="67F43843" w14:textId="77777777" w:rsidR="00D359EE" w:rsidRPr="00B50947" w:rsidRDefault="00D359EE" w:rsidP="00681676">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681676">
            <w:pPr>
              <w:pStyle w:val="TableText"/>
              <w:rPr>
                <w:lang w:bidi="he-IL"/>
              </w:rPr>
            </w:pPr>
            <w:r w:rsidRPr="00B50947">
              <w:rPr>
                <w:lang w:bidi="he-IL"/>
              </w:rPr>
              <w:t>Strings can include any change.</w:t>
            </w:r>
          </w:p>
          <w:p w14:paraId="0C9C5F27" w14:textId="4D507C96" w:rsidR="00D359EE" w:rsidRPr="00B50947" w:rsidRDefault="00D359EE" w:rsidP="00681676">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60F0ED77"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967" w:author="Gavin Rawson" w:date="2024-07-17T10:16:00Z" w16du:dateUtc="2024-07-17T09:16:00Z">
        <w:r w:rsidR="00B048D0" w:rsidRPr="00B048D0">
          <w:rPr>
            <w:rStyle w:val="Crossreference"/>
            <w:rPrChange w:id="968" w:author="Gavin Rawson" w:date="2024-07-17T10:16:00Z" w16du:dateUtc="2024-07-17T09:16:00Z">
              <w:rPr/>
            </w:rPrChange>
          </w:rPr>
          <w:t xml:space="preserve">Table </w:t>
        </w:r>
        <w:r w:rsidR="00B048D0" w:rsidRPr="00B048D0">
          <w:rPr>
            <w:rStyle w:val="Crossreference"/>
            <w:rPrChange w:id="969" w:author="Gavin Rawson" w:date="2024-07-17T10:16:00Z" w16du:dateUtc="2024-07-17T09:16:00Z">
              <w:rPr>
                <w:noProof/>
              </w:rPr>
            </w:rPrChange>
          </w:rPr>
          <w:t>9</w:t>
        </w:r>
      </w:ins>
      <w:del w:id="970"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23F67D89" w:rsidR="009F3044" w:rsidRDefault="009F3044" w:rsidP="00896295">
      <w:pPr>
        <w:pStyle w:val="Caption"/>
        <w:keepNext/>
      </w:pPr>
      <w:bookmarkStart w:id="971" w:name="_Ref161149864"/>
      <w:bookmarkStart w:id="972" w:name="_Toc170288648"/>
      <w:r>
        <w:t xml:space="preserve">Table </w:t>
      </w:r>
      <w:r>
        <w:fldChar w:fldCharType="begin"/>
      </w:r>
      <w:r>
        <w:instrText xml:space="preserve"> SEQ Table \* ARABIC </w:instrText>
      </w:r>
      <w:r>
        <w:fldChar w:fldCharType="separate"/>
      </w:r>
      <w:r w:rsidR="00B048D0">
        <w:rPr>
          <w:noProof/>
        </w:rPr>
        <w:t>9</w:t>
      </w:r>
      <w:r>
        <w:rPr>
          <w:noProof/>
        </w:rPr>
        <w:fldChar w:fldCharType="end"/>
      </w:r>
      <w:bookmarkEnd w:id="9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97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681676">
            <w:pPr>
              <w:pStyle w:val="TableText"/>
            </w:pPr>
            <w:r>
              <w:t>Analogue input</w:t>
            </w:r>
          </w:p>
        </w:tc>
        <w:tc>
          <w:tcPr>
            <w:tcW w:w="3260" w:type="dxa"/>
          </w:tcPr>
          <w:p w14:paraId="03144484" w14:textId="1F5AA0A8" w:rsidR="00803AF4" w:rsidRPr="008A325B" w:rsidRDefault="00803AF4" w:rsidP="00681676">
            <w:pPr>
              <w:pStyle w:val="TableText"/>
            </w:pPr>
            <w:r>
              <w:t>analogue</w:t>
            </w:r>
          </w:p>
        </w:tc>
        <w:tc>
          <w:tcPr>
            <w:tcW w:w="2684" w:type="dxa"/>
            <w:shd w:val="clear" w:color="auto" w:fill="auto"/>
          </w:tcPr>
          <w:p w14:paraId="555DAB56" w14:textId="004A2BCC" w:rsidR="00803AF4" w:rsidRPr="008A325B" w:rsidRDefault="00803AF4" w:rsidP="00681676">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681676">
            <w:pPr>
              <w:pStyle w:val="TableText"/>
            </w:pPr>
            <w:r>
              <w:t>Analogue output</w:t>
            </w:r>
          </w:p>
        </w:tc>
        <w:tc>
          <w:tcPr>
            <w:tcW w:w="3260" w:type="dxa"/>
          </w:tcPr>
          <w:p w14:paraId="666313F6" w14:textId="7428C1CA" w:rsidR="00803AF4" w:rsidRPr="008A325B" w:rsidRDefault="00803AF4" w:rsidP="00681676">
            <w:pPr>
              <w:pStyle w:val="TableText"/>
            </w:pPr>
            <w:r>
              <w:t>analogue</w:t>
            </w:r>
          </w:p>
        </w:tc>
        <w:tc>
          <w:tcPr>
            <w:tcW w:w="2684" w:type="dxa"/>
            <w:shd w:val="clear" w:color="auto" w:fill="auto"/>
          </w:tcPr>
          <w:p w14:paraId="07D5B06F" w14:textId="2B85550E" w:rsidR="00803AF4" w:rsidRPr="008A325B" w:rsidRDefault="00803AF4" w:rsidP="00681676">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681676">
            <w:pPr>
              <w:pStyle w:val="TableText"/>
            </w:pPr>
            <w:r>
              <w:t>Binary input</w:t>
            </w:r>
          </w:p>
        </w:tc>
        <w:tc>
          <w:tcPr>
            <w:tcW w:w="3260" w:type="dxa"/>
          </w:tcPr>
          <w:p w14:paraId="137844EB" w14:textId="2E4E5905" w:rsidR="00803AF4" w:rsidRPr="008A325B" w:rsidRDefault="00803AF4" w:rsidP="00681676">
            <w:pPr>
              <w:pStyle w:val="TableText"/>
            </w:pPr>
            <w:r>
              <w:t>binary</w:t>
            </w:r>
          </w:p>
        </w:tc>
        <w:tc>
          <w:tcPr>
            <w:tcW w:w="2684" w:type="dxa"/>
            <w:shd w:val="clear" w:color="auto" w:fill="auto"/>
          </w:tcPr>
          <w:p w14:paraId="16864113" w14:textId="0D4A9D1D" w:rsidR="00803AF4" w:rsidRPr="008A325B" w:rsidRDefault="00803AF4" w:rsidP="00681676">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681676">
            <w:pPr>
              <w:pStyle w:val="TableText"/>
            </w:pPr>
            <w:r>
              <w:t>Binary output</w:t>
            </w:r>
          </w:p>
        </w:tc>
        <w:tc>
          <w:tcPr>
            <w:tcW w:w="3260" w:type="dxa"/>
          </w:tcPr>
          <w:p w14:paraId="6BBB87EC" w14:textId="2059C7B4" w:rsidR="00803AF4" w:rsidRPr="008A325B" w:rsidRDefault="00803AF4" w:rsidP="00681676">
            <w:pPr>
              <w:pStyle w:val="TableText"/>
            </w:pPr>
            <w:r>
              <w:t>binary</w:t>
            </w:r>
          </w:p>
        </w:tc>
        <w:tc>
          <w:tcPr>
            <w:tcW w:w="2684" w:type="dxa"/>
            <w:shd w:val="clear" w:color="auto" w:fill="auto"/>
          </w:tcPr>
          <w:p w14:paraId="373453F8" w14:textId="06FA60A0" w:rsidR="00803AF4" w:rsidRPr="008A325B" w:rsidRDefault="00803AF4" w:rsidP="00681676">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681676">
            <w:pPr>
              <w:pStyle w:val="TableText"/>
            </w:pPr>
            <w:r>
              <w:t>Counter</w:t>
            </w:r>
          </w:p>
        </w:tc>
        <w:tc>
          <w:tcPr>
            <w:tcW w:w="3260" w:type="dxa"/>
          </w:tcPr>
          <w:p w14:paraId="68E36EAD" w14:textId="5B4CAD9E" w:rsidR="00803AF4" w:rsidRPr="008A325B" w:rsidRDefault="00803AF4" w:rsidP="00681676">
            <w:pPr>
              <w:pStyle w:val="TableText"/>
            </w:pPr>
            <w:r>
              <w:t>counter</w:t>
            </w:r>
          </w:p>
        </w:tc>
        <w:tc>
          <w:tcPr>
            <w:tcW w:w="2684" w:type="dxa"/>
            <w:shd w:val="clear" w:color="auto" w:fill="auto"/>
          </w:tcPr>
          <w:p w14:paraId="0FC42310" w14:textId="43E6F816" w:rsidR="00803AF4" w:rsidRPr="008A325B" w:rsidRDefault="00803AF4" w:rsidP="00681676">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681676">
            <w:pPr>
              <w:pStyle w:val="TableText"/>
            </w:pPr>
            <w:r>
              <w:t>String</w:t>
            </w:r>
          </w:p>
        </w:tc>
        <w:tc>
          <w:tcPr>
            <w:tcW w:w="3260" w:type="dxa"/>
          </w:tcPr>
          <w:p w14:paraId="1373238C" w14:textId="3496D36E" w:rsidR="00803AF4" w:rsidRPr="008A325B" w:rsidRDefault="00803AF4" w:rsidP="00681676">
            <w:pPr>
              <w:pStyle w:val="TableText"/>
            </w:pPr>
            <w:r>
              <w:t>string</w:t>
            </w:r>
          </w:p>
        </w:tc>
        <w:tc>
          <w:tcPr>
            <w:tcW w:w="2684" w:type="dxa"/>
            <w:shd w:val="clear" w:color="auto" w:fill="auto"/>
          </w:tcPr>
          <w:p w14:paraId="5B198489" w14:textId="5DE0F5F5" w:rsidR="00803AF4" w:rsidRPr="008A325B" w:rsidRDefault="00803AF4" w:rsidP="00681676">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681676">
            <w:pPr>
              <w:pStyle w:val="TableText"/>
            </w:pPr>
            <w:r>
              <w:t xml:space="preserve">Extended </w:t>
            </w:r>
            <w:r w:rsidR="005425A5">
              <w:t>point</w:t>
            </w:r>
          </w:p>
        </w:tc>
        <w:tc>
          <w:tcPr>
            <w:tcW w:w="3260" w:type="dxa"/>
          </w:tcPr>
          <w:p w14:paraId="5802F5F3" w14:textId="6F7141B9" w:rsidR="00803AF4" w:rsidRPr="008A325B" w:rsidRDefault="00803AF4" w:rsidP="00681676">
            <w:pPr>
              <w:pStyle w:val="TableText"/>
            </w:pPr>
            <w:r>
              <w:t>extPoint</w:t>
            </w:r>
          </w:p>
        </w:tc>
        <w:tc>
          <w:tcPr>
            <w:tcW w:w="2684" w:type="dxa"/>
            <w:shd w:val="clear" w:color="auto" w:fill="auto"/>
          </w:tcPr>
          <w:p w14:paraId="404E6947" w14:textId="1BC33FE2" w:rsidR="00803AF4" w:rsidRPr="008A325B" w:rsidRDefault="00803AF4" w:rsidP="00681676">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973" w:name="_Toc172098946"/>
      <w:r w:rsidRPr="00982CA0">
        <w:t xml:space="preserve">Point </w:t>
      </w:r>
      <w:r w:rsidR="006B0494" w:rsidRPr="00982CA0">
        <w:t>quality flags</w:t>
      </w:r>
      <w:bookmarkEnd w:id="973"/>
    </w:p>
    <w:p w14:paraId="1020421F" w14:textId="341096D4"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974" w:author="Gavin Rawson" w:date="2024-07-17T10:16:00Z" w16du:dateUtc="2024-07-17T09:16:00Z">
        <w:r w:rsidR="00B048D0" w:rsidRPr="00B048D0">
          <w:rPr>
            <w:rStyle w:val="Crossreference"/>
            <w:rPrChange w:id="975" w:author="Gavin Rawson" w:date="2024-07-17T10:16:00Z" w16du:dateUtc="2024-07-17T09:16:00Z">
              <w:rPr/>
            </w:rPrChange>
          </w:rPr>
          <w:t xml:space="preserve">Table </w:t>
        </w:r>
        <w:r w:rsidR="00B048D0" w:rsidRPr="00B048D0">
          <w:rPr>
            <w:rStyle w:val="Crossreference"/>
            <w:rPrChange w:id="976" w:author="Gavin Rawson" w:date="2024-07-17T10:16:00Z" w16du:dateUtc="2024-07-17T09:16:00Z">
              <w:rPr>
                <w:noProof/>
              </w:rPr>
            </w:rPrChange>
          </w:rPr>
          <w:t>10</w:t>
        </w:r>
      </w:ins>
      <w:del w:id="977"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0D6B2439" w:rsidR="00893D2D" w:rsidRDefault="00893D2D" w:rsidP="00896295">
      <w:pPr>
        <w:pStyle w:val="Caption"/>
        <w:keepNext/>
      </w:pPr>
      <w:bookmarkStart w:id="978" w:name="_Ref161150038"/>
      <w:bookmarkStart w:id="979" w:name="_Toc170288649"/>
      <w:r>
        <w:t xml:space="preserve">Table </w:t>
      </w:r>
      <w:r>
        <w:fldChar w:fldCharType="begin"/>
      </w:r>
      <w:r>
        <w:instrText xml:space="preserve"> SEQ Table \* ARABIC </w:instrText>
      </w:r>
      <w:r>
        <w:fldChar w:fldCharType="separate"/>
      </w:r>
      <w:r w:rsidR="00B048D0">
        <w:rPr>
          <w:noProof/>
        </w:rPr>
        <w:t>10</w:t>
      </w:r>
      <w:r>
        <w:rPr>
          <w:noProof/>
        </w:rPr>
        <w:fldChar w:fldCharType="end"/>
      </w:r>
      <w:bookmarkEnd w:id="978"/>
      <w:r>
        <w:tab/>
      </w:r>
      <w:r w:rsidRPr="00893D2D">
        <w:t xml:space="preserve">Point </w:t>
      </w:r>
      <w:r w:rsidR="000104B4">
        <w:t>q</w:t>
      </w:r>
      <w:r w:rsidRPr="00893D2D">
        <w:t xml:space="preserve">uality </w:t>
      </w:r>
      <w:r w:rsidR="000104B4">
        <w:t>f</w:t>
      </w:r>
      <w:r w:rsidRPr="00893D2D">
        <w:t>lags</w:t>
      </w:r>
      <w:bookmarkEnd w:id="979"/>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681676">
            <w:pPr>
              <w:pStyle w:val="TableText"/>
            </w:pPr>
            <w:r w:rsidRPr="00B97174">
              <w:t>Offline</w:t>
            </w:r>
          </w:p>
        </w:tc>
        <w:tc>
          <w:tcPr>
            <w:tcW w:w="0" w:type="auto"/>
          </w:tcPr>
          <w:p w14:paraId="568C4AB0" w14:textId="77777777" w:rsidR="00B97174" w:rsidRPr="00B50947" w:rsidRDefault="00B97174" w:rsidP="00681676">
            <w:pPr>
              <w:pStyle w:val="TableText"/>
            </w:pPr>
            <w:r w:rsidRPr="00B50947">
              <w:t>0</w:t>
            </w:r>
          </w:p>
        </w:tc>
        <w:tc>
          <w:tcPr>
            <w:tcW w:w="6524" w:type="dxa"/>
          </w:tcPr>
          <w:p w14:paraId="5F1A193A" w14:textId="5B890365" w:rsidR="00B97174" w:rsidRPr="00B97174" w:rsidRDefault="00B97174" w:rsidP="00681676">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681676">
            <w:pPr>
              <w:pStyle w:val="TableText"/>
            </w:pPr>
            <w:r w:rsidRPr="00B97174">
              <w:t>Restart</w:t>
            </w:r>
          </w:p>
        </w:tc>
        <w:tc>
          <w:tcPr>
            <w:tcW w:w="0" w:type="auto"/>
          </w:tcPr>
          <w:p w14:paraId="60459797" w14:textId="77777777" w:rsidR="00B97174" w:rsidRPr="00B50947" w:rsidRDefault="00B97174" w:rsidP="00681676">
            <w:pPr>
              <w:pStyle w:val="TableText"/>
            </w:pPr>
            <w:r w:rsidRPr="00B50947">
              <w:t>1</w:t>
            </w:r>
          </w:p>
        </w:tc>
        <w:tc>
          <w:tcPr>
            <w:tcW w:w="6524" w:type="dxa"/>
          </w:tcPr>
          <w:p w14:paraId="68D5729D" w14:textId="6061045A" w:rsidR="00B97174" w:rsidRPr="00B97174" w:rsidRDefault="00B97174" w:rsidP="00681676">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681676">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681676">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681676">
            <w:pPr>
              <w:pStyle w:val="TableText"/>
            </w:pPr>
            <w:r w:rsidRPr="00B97174">
              <w:t>Comms Lost</w:t>
            </w:r>
          </w:p>
        </w:tc>
        <w:tc>
          <w:tcPr>
            <w:tcW w:w="0" w:type="auto"/>
          </w:tcPr>
          <w:p w14:paraId="30F7E4AF" w14:textId="77777777" w:rsidR="00B97174" w:rsidRPr="00B50947" w:rsidRDefault="00B97174" w:rsidP="00681676">
            <w:pPr>
              <w:pStyle w:val="TableText"/>
            </w:pPr>
            <w:r w:rsidRPr="00B50947">
              <w:t>2</w:t>
            </w:r>
          </w:p>
        </w:tc>
        <w:tc>
          <w:tcPr>
            <w:tcW w:w="6524" w:type="dxa"/>
          </w:tcPr>
          <w:p w14:paraId="310CCFE3" w14:textId="44A49AFE" w:rsidR="00B97174" w:rsidRPr="00B97174" w:rsidRDefault="00B97174" w:rsidP="00681676">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681676">
            <w:pPr>
              <w:pStyle w:val="TableText"/>
            </w:pPr>
            <w:r w:rsidRPr="00B97174">
              <w:t>Remote Forced</w:t>
            </w:r>
          </w:p>
        </w:tc>
        <w:tc>
          <w:tcPr>
            <w:tcW w:w="0" w:type="auto"/>
          </w:tcPr>
          <w:p w14:paraId="08FC3101" w14:textId="77777777" w:rsidR="00B97174" w:rsidRPr="00B50947" w:rsidRDefault="00B97174" w:rsidP="00681676">
            <w:pPr>
              <w:pStyle w:val="TableText"/>
            </w:pPr>
            <w:r w:rsidRPr="00B50947">
              <w:t>3</w:t>
            </w:r>
          </w:p>
        </w:tc>
        <w:tc>
          <w:tcPr>
            <w:tcW w:w="6524" w:type="dxa"/>
          </w:tcPr>
          <w:p w14:paraId="4DF0B85F" w14:textId="30202ABC" w:rsidR="00B97174" w:rsidRPr="00B97174" w:rsidRDefault="00B97174" w:rsidP="00681676">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681676">
            <w:pPr>
              <w:pStyle w:val="TableText"/>
            </w:pPr>
            <w:r w:rsidRPr="00B97174">
              <w:t>Local Forced</w:t>
            </w:r>
          </w:p>
        </w:tc>
        <w:tc>
          <w:tcPr>
            <w:tcW w:w="0" w:type="auto"/>
          </w:tcPr>
          <w:p w14:paraId="792EC53E" w14:textId="77777777" w:rsidR="00B97174" w:rsidRPr="00B50947" w:rsidRDefault="00B97174" w:rsidP="00681676">
            <w:pPr>
              <w:pStyle w:val="TableText"/>
            </w:pPr>
            <w:r w:rsidRPr="00B50947">
              <w:t>4</w:t>
            </w:r>
          </w:p>
        </w:tc>
        <w:tc>
          <w:tcPr>
            <w:tcW w:w="6524" w:type="dxa"/>
          </w:tcPr>
          <w:p w14:paraId="1251E193" w14:textId="5A1BCEA6" w:rsidR="00B97174" w:rsidRPr="00B97174" w:rsidRDefault="00B97174" w:rsidP="00681676">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681676">
            <w:pPr>
              <w:pStyle w:val="TableText"/>
            </w:pPr>
            <w:r w:rsidRPr="00B97174">
              <w:t>Chatter</w:t>
            </w:r>
          </w:p>
        </w:tc>
        <w:tc>
          <w:tcPr>
            <w:tcW w:w="0" w:type="auto"/>
          </w:tcPr>
          <w:p w14:paraId="6744AFF0" w14:textId="77777777" w:rsidR="00B97174" w:rsidRPr="00B50947" w:rsidRDefault="00B97174" w:rsidP="00681676">
            <w:pPr>
              <w:pStyle w:val="TableText"/>
            </w:pPr>
            <w:r w:rsidRPr="00B50947">
              <w:t>5</w:t>
            </w:r>
          </w:p>
        </w:tc>
        <w:tc>
          <w:tcPr>
            <w:tcW w:w="6524" w:type="dxa"/>
          </w:tcPr>
          <w:p w14:paraId="511E7688" w14:textId="309A4AC7" w:rsidR="00B97174" w:rsidRPr="00B97174" w:rsidRDefault="008B29E1" w:rsidP="00681676">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681676">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681676">
            <w:pPr>
              <w:pStyle w:val="TableText"/>
            </w:pPr>
            <w:r w:rsidRPr="00B97174">
              <w:t>Range Error</w:t>
            </w:r>
          </w:p>
        </w:tc>
        <w:tc>
          <w:tcPr>
            <w:tcW w:w="0" w:type="auto"/>
          </w:tcPr>
          <w:p w14:paraId="25F2958E" w14:textId="77777777" w:rsidR="00B97174" w:rsidRPr="00B50947" w:rsidRDefault="00B97174" w:rsidP="00681676">
            <w:pPr>
              <w:pStyle w:val="TableText"/>
            </w:pPr>
            <w:r w:rsidRPr="00B50947">
              <w:t>6</w:t>
            </w:r>
          </w:p>
        </w:tc>
        <w:tc>
          <w:tcPr>
            <w:tcW w:w="6524" w:type="dxa"/>
          </w:tcPr>
          <w:p w14:paraId="66604160" w14:textId="742A870A" w:rsidR="00B97174" w:rsidRPr="00B97174" w:rsidRDefault="00B97174" w:rsidP="00681676">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681676">
            <w:pPr>
              <w:pStyle w:val="TableText"/>
            </w:pPr>
            <w:r w:rsidRPr="00B97174">
              <w:t>Discontinuity</w:t>
            </w:r>
          </w:p>
        </w:tc>
        <w:tc>
          <w:tcPr>
            <w:tcW w:w="0" w:type="auto"/>
          </w:tcPr>
          <w:p w14:paraId="379E4CE4" w14:textId="77777777" w:rsidR="00B97174" w:rsidRPr="00B50947" w:rsidRDefault="00B97174" w:rsidP="00681676">
            <w:pPr>
              <w:pStyle w:val="TableText"/>
            </w:pPr>
            <w:r w:rsidRPr="00B50947">
              <w:t>7</w:t>
            </w:r>
          </w:p>
        </w:tc>
        <w:tc>
          <w:tcPr>
            <w:tcW w:w="6524" w:type="dxa"/>
          </w:tcPr>
          <w:p w14:paraId="4EF89DAB" w14:textId="4913B242" w:rsidR="00B97174" w:rsidRPr="00B97174" w:rsidRDefault="00B97174" w:rsidP="00681676">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681676">
            <w:pPr>
              <w:pStyle w:val="TableText"/>
            </w:pPr>
            <w:r w:rsidRPr="00B97174">
              <w:t>Reference Error</w:t>
            </w:r>
          </w:p>
        </w:tc>
        <w:tc>
          <w:tcPr>
            <w:tcW w:w="0" w:type="auto"/>
          </w:tcPr>
          <w:p w14:paraId="0B926ED5" w14:textId="77777777" w:rsidR="00B97174" w:rsidRPr="00B50947" w:rsidRDefault="00B97174" w:rsidP="00681676">
            <w:pPr>
              <w:pStyle w:val="TableText"/>
            </w:pPr>
            <w:r w:rsidRPr="00B50947">
              <w:t>8</w:t>
            </w:r>
          </w:p>
        </w:tc>
        <w:tc>
          <w:tcPr>
            <w:tcW w:w="6524" w:type="dxa"/>
          </w:tcPr>
          <w:p w14:paraId="0BB2A08C" w14:textId="6754C85A" w:rsidR="00B97174" w:rsidRPr="00B97174" w:rsidRDefault="00B97174" w:rsidP="00681676">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681676">
            <w:pPr>
              <w:pStyle w:val="TableText"/>
            </w:pPr>
            <w:r w:rsidRPr="00B97174">
              <w:lastRenderedPageBreak/>
              <w:t>Unable to Read</w:t>
            </w:r>
          </w:p>
        </w:tc>
        <w:tc>
          <w:tcPr>
            <w:tcW w:w="0" w:type="auto"/>
          </w:tcPr>
          <w:p w14:paraId="0BF71B83" w14:textId="77777777" w:rsidR="00B97174" w:rsidRPr="00B50947" w:rsidRDefault="00B97174" w:rsidP="00681676">
            <w:pPr>
              <w:pStyle w:val="TableText"/>
            </w:pPr>
            <w:r w:rsidRPr="00B50947">
              <w:t>9</w:t>
            </w:r>
          </w:p>
        </w:tc>
        <w:tc>
          <w:tcPr>
            <w:tcW w:w="6524" w:type="dxa"/>
          </w:tcPr>
          <w:p w14:paraId="21E7300E" w14:textId="4F1CAF04" w:rsidR="00B97174" w:rsidRPr="00B97174" w:rsidRDefault="00B97174" w:rsidP="00681676">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5FD75CC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980" w:author="Gavin Rawson" w:date="2024-07-17T10:16:00Z" w16du:dateUtc="2024-07-17T09:16:00Z">
        <w:r w:rsidR="00B048D0" w:rsidRPr="00B048D0">
          <w:rPr>
            <w:rStyle w:val="Crossreference"/>
            <w:rPrChange w:id="981" w:author="Gavin Rawson" w:date="2024-07-17T10:16:00Z" w16du:dateUtc="2024-07-17T09:16:00Z">
              <w:rPr/>
            </w:rPrChange>
          </w:rPr>
          <w:t xml:space="preserve">Table </w:t>
        </w:r>
        <w:r w:rsidR="00B048D0" w:rsidRPr="00B048D0">
          <w:rPr>
            <w:rStyle w:val="Crossreference"/>
            <w:rPrChange w:id="982" w:author="Gavin Rawson" w:date="2024-07-17T10:16:00Z" w16du:dateUtc="2024-07-17T09:16:00Z">
              <w:rPr>
                <w:noProof/>
              </w:rPr>
            </w:rPrChange>
          </w:rPr>
          <w:t>8</w:t>
        </w:r>
      </w:ins>
      <w:del w:id="983"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984" w:name="_Toc172098947"/>
      <w:r w:rsidRPr="00A513E2">
        <w:t xml:space="preserve">Binary </w:t>
      </w:r>
      <w:r w:rsidR="006B0494" w:rsidRPr="00A513E2">
        <w:t>points</w:t>
      </w:r>
      <w:bookmarkEnd w:id="984"/>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427D755C"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985" w:author="Gavin Rawson" w:date="2024-07-17T10:16:00Z" w16du:dateUtc="2024-07-17T09:16:00Z">
        <w:r w:rsidR="00B048D0" w:rsidRPr="00B048D0">
          <w:rPr>
            <w:rStyle w:val="Crossreference"/>
            <w:rPrChange w:id="986" w:author="Gavin Rawson" w:date="2024-07-17T10:16:00Z" w16du:dateUtc="2024-07-17T09:16:00Z">
              <w:rPr/>
            </w:rPrChange>
          </w:rPr>
          <w:t>Table</w:t>
        </w:r>
        <w:r w:rsidR="00B048D0">
          <w:t xml:space="preserve"> </w:t>
        </w:r>
        <w:r w:rsidR="00B048D0">
          <w:rPr>
            <w:noProof/>
          </w:rPr>
          <w:t>11</w:t>
        </w:r>
      </w:ins>
      <w:del w:id="987"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081BFDE3" w:rsidR="00D014F9" w:rsidRDefault="00D014F9" w:rsidP="00D014F9">
      <w:pPr>
        <w:pStyle w:val="Caption"/>
      </w:pPr>
      <w:bookmarkStart w:id="988" w:name="_Ref161299982"/>
      <w:bookmarkStart w:id="989" w:name="_Toc170288650"/>
      <w:r>
        <w:t xml:space="preserve">Table </w:t>
      </w:r>
      <w:r>
        <w:fldChar w:fldCharType="begin"/>
      </w:r>
      <w:r>
        <w:instrText xml:space="preserve"> SEQ Table \* ARABIC </w:instrText>
      </w:r>
      <w:r>
        <w:fldChar w:fldCharType="separate"/>
      </w:r>
      <w:r w:rsidR="00B048D0">
        <w:rPr>
          <w:noProof/>
        </w:rPr>
        <w:t>11</w:t>
      </w:r>
      <w:r>
        <w:rPr>
          <w:noProof/>
        </w:rPr>
        <w:fldChar w:fldCharType="end"/>
      </w:r>
      <w:bookmarkEnd w:id="988"/>
      <w:r>
        <w:tab/>
        <w:t xml:space="preserve">Configuration structure for a binary </w:t>
      </w:r>
      <w:r w:rsidR="000104B4">
        <w:t>p</w:t>
      </w:r>
      <w:r>
        <w:t>oint</w:t>
      </w:r>
      <w:bookmarkEnd w:id="989"/>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681676">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681676">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681676">
            <w:pPr>
              <w:pStyle w:val="TableText"/>
              <w:rPr>
                <w:lang w:bidi="he-IL"/>
              </w:rPr>
            </w:pPr>
            <w:r w:rsidRPr="00B50947">
              <w:rPr>
                <w:lang w:bidi="he-IL"/>
              </w:rPr>
              <w:t>Yes</w:t>
            </w:r>
          </w:p>
        </w:tc>
        <w:tc>
          <w:tcPr>
            <w:tcW w:w="4113" w:type="dxa"/>
            <w:noWrap/>
            <w:hideMark/>
          </w:tcPr>
          <w:p w14:paraId="13C744FE" w14:textId="32EB66F5" w:rsidR="00D014F9" w:rsidRPr="00B50947" w:rsidRDefault="00D014F9" w:rsidP="00681676">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681676">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681676">
            <w:pPr>
              <w:pStyle w:val="TableText"/>
              <w:rPr>
                <w:lang w:bidi="he-IL"/>
              </w:rPr>
            </w:pPr>
            <w:r w:rsidRPr="00B50947">
              <w:rPr>
                <w:lang w:bidi="he-IL"/>
              </w:rPr>
              <w:t>string</w:t>
            </w:r>
          </w:p>
        </w:tc>
        <w:tc>
          <w:tcPr>
            <w:tcW w:w="1530" w:type="dxa"/>
            <w:noWrap/>
          </w:tcPr>
          <w:p w14:paraId="48BA3396" w14:textId="77777777" w:rsidR="00D014F9" w:rsidRPr="00B50947" w:rsidRDefault="00D014F9" w:rsidP="00681676">
            <w:pPr>
              <w:pStyle w:val="TableText"/>
              <w:rPr>
                <w:lang w:bidi="he-IL"/>
              </w:rPr>
            </w:pPr>
            <w:r w:rsidRPr="00B50947">
              <w:rPr>
                <w:lang w:bidi="he-IL"/>
              </w:rPr>
              <w:t>parentType</w:t>
            </w:r>
          </w:p>
        </w:tc>
        <w:tc>
          <w:tcPr>
            <w:tcW w:w="914" w:type="dxa"/>
            <w:noWrap/>
          </w:tcPr>
          <w:p w14:paraId="2A59D4D0" w14:textId="77777777" w:rsidR="00D014F9" w:rsidRPr="00B50947" w:rsidRDefault="00D014F9" w:rsidP="00681676">
            <w:pPr>
              <w:pStyle w:val="TableText"/>
              <w:rPr>
                <w:lang w:bidi="he-IL"/>
              </w:rPr>
            </w:pPr>
            <w:r w:rsidRPr="00B50947">
              <w:rPr>
                <w:lang w:bidi="he-IL"/>
              </w:rPr>
              <w:t>Yes</w:t>
            </w:r>
          </w:p>
        </w:tc>
        <w:tc>
          <w:tcPr>
            <w:tcW w:w="4113" w:type="dxa"/>
            <w:noWrap/>
          </w:tcPr>
          <w:p w14:paraId="534608CD" w14:textId="77777777" w:rsidR="00D014F9" w:rsidRPr="00B50947" w:rsidRDefault="00D014F9" w:rsidP="00681676">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681676">
            <w:pPr>
              <w:pStyle w:val="TableText"/>
              <w:rPr>
                <w:lang w:bidi="he-IL"/>
              </w:rPr>
            </w:pPr>
            <w:r w:rsidRPr="00B50947">
              <w:rPr>
                <w:lang w:bidi="he-IL"/>
              </w:rPr>
              <w:t>Bit Count</w:t>
            </w:r>
          </w:p>
        </w:tc>
        <w:tc>
          <w:tcPr>
            <w:tcW w:w="990" w:type="dxa"/>
            <w:noWrap/>
          </w:tcPr>
          <w:p w14:paraId="276660FE" w14:textId="77777777" w:rsidR="00D014F9" w:rsidRPr="00B50947" w:rsidRDefault="00D014F9" w:rsidP="00681676">
            <w:pPr>
              <w:pStyle w:val="TableText"/>
              <w:rPr>
                <w:lang w:bidi="he-IL"/>
              </w:rPr>
            </w:pPr>
            <w:r w:rsidRPr="00B50947">
              <w:rPr>
                <w:lang w:bidi="he-IL"/>
              </w:rPr>
              <w:t>integer</w:t>
            </w:r>
          </w:p>
        </w:tc>
        <w:tc>
          <w:tcPr>
            <w:tcW w:w="1530" w:type="dxa"/>
            <w:noWrap/>
          </w:tcPr>
          <w:p w14:paraId="1DA3B1D7" w14:textId="77777777" w:rsidR="00D014F9" w:rsidRPr="00B50947" w:rsidRDefault="00D014F9" w:rsidP="00681676">
            <w:pPr>
              <w:pStyle w:val="TableText"/>
              <w:rPr>
                <w:lang w:bidi="he-IL"/>
              </w:rPr>
            </w:pPr>
            <w:r w:rsidRPr="00B50947">
              <w:rPr>
                <w:lang w:bidi="he-IL"/>
              </w:rPr>
              <w:t>bits</w:t>
            </w:r>
          </w:p>
        </w:tc>
        <w:tc>
          <w:tcPr>
            <w:tcW w:w="914" w:type="dxa"/>
            <w:noWrap/>
          </w:tcPr>
          <w:p w14:paraId="2BEA419D" w14:textId="77777777" w:rsidR="00D014F9" w:rsidRPr="00B50947" w:rsidRDefault="00D014F9" w:rsidP="00681676">
            <w:pPr>
              <w:pStyle w:val="TableText"/>
              <w:rPr>
                <w:lang w:bidi="he-IL"/>
              </w:rPr>
            </w:pPr>
            <w:r w:rsidRPr="00B50947">
              <w:rPr>
                <w:lang w:bidi="he-IL"/>
              </w:rPr>
              <w:t>No</w:t>
            </w:r>
          </w:p>
        </w:tc>
        <w:tc>
          <w:tcPr>
            <w:tcW w:w="4113" w:type="dxa"/>
            <w:noWrap/>
          </w:tcPr>
          <w:p w14:paraId="54E3DE37" w14:textId="77777777" w:rsidR="00D014F9" w:rsidRPr="00B50947" w:rsidRDefault="00D014F9" w:rsidP="00681676">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681676">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681676">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681676">
            <w:pPr>
              <w:pStyle w:val="TableText"/>
              <w:rPr>
                <w:lang w:bidi="he-IL"/>
              </w:rPr>
            </w:pPr>
            <w:r w:rsidRPr="00B50947">
              <w:rPr>
                <w:lang w:bidi="he-IL"/>
              </w:rPr>
              <w:t>No</w:t>
            </w:r>
          </w:p>
        </w:tc>
        <w:tc>
          <w:tcPr>
            <w:tcW w:w="4113" w:type="dxa"/>
            <w:noWrap/>
            <w:hideMark/>
          </w:tcPr>
          <w:p w14:paraId="74AD462D"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681676">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681676">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681676">
            <w:pPr>
              <w:pStyle w:val="TableText"/>
              <w:rPr>
                <w:lang w:bidi="he-IL"/>
              </w:rPr>
            </w:pPr>
            <w:r w:rsidRPr="00B50947">
              <w:rPr>
                <w:lang w:bidi="he-IL"/>
              </w:rPr>
              <w:t>No</w:t>
            </w:r>
          </w:p>
        </w:tc>
        <w:tc>
          <w:tcPr>
            <w:tcW w:w="4113" w:type="dxa"/>
            <w:noWrap/>
            <w:hideMark/>
          </w:tcPr>
          <w:p w14:paraId="45F57A6D" w14:textId="0BD98752"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681676">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681676">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681676">
            <w:pPr>
              <w:pStyle w:val="TableText"/>
              <w:rPr>
                <w:lang w:bidi="he-IL"/>
              </w:rPr>
            </w:pPr>
            <w:r w:rsidRPr="00B50947">
              <w:rPr>
                <w:lang w:bidi="he-IL"/>
              </w:rPr>
              <w:t>No</w:t>
            </w:r>
          </w:p>
        </w:tc>
        <w:tc>
          <w:tcPr>
            <w:tcW w:w="4113" w:type="dxa"/>
            <w:noWrap/>
            <w:hideMark/>
          </w:tcPr>
          <w:p w14:paraId="6D186EDB"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681676">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681676">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681676">
            <w:pPr>
              <w:pStyle w:val="TableText"/>
              <w:rPr>
                <w:lang w:bidi="he-IL"/>
              </w:rPr>
            </w:pPr>
            <w:r w:rsidRPr="00B50947">
              <w:rPr>
                <w:lang w:bidi="he-IL"/>
              </w:rPr>
              <w:t>No</w:t>
            </w:r>
          </w:p>
        </w:tc>
        <w:tc>
          <w:tcPr>
            <w:tcW w:w="4113" w:type="dxa"/>
            <w:noWrap/>
            <w:hideMark/>
          </w:tcPr>
          <w:p w14:paraId="4B427364"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681676">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681676">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681676">
            <w:pPr>
              <w:pStyle w:val="TableText"/>
              <w:rPr>
                <w:lang w:bidi="he-IL"/>
              </w:rPr>
            </w:pPr>
            <w:r w:rsidRPr="00B50947">
              <w:rPr>
                <w:lang w:bidi="he-IL"/>
              </w:rPr>
              <w:t>No</w:t>
            </w:r>
          </w:p>
        </w:tc>
        <w:tc>
          <w:tcPr>
            <w:tcW w:w="4113" w:type="dxa"/>
            <w:noWrap/>
            <w:hideMark/>
          </w:tcPr>
          <w:p w14:paraId="3AD91B94" w14:textId="3328FEC0"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681676">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681676">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681676">
            <w:pPr>
              <w:pStyle w:val="TableText"/>
              <w:rPr>
                <w:lang w:bidi="he-IL"/>
              </w:rPr>
            </w:pPr>
            <w:r w:rsidRPr="00B50947">
              <w:rPr>
                <w:lang w:bidi="he-IL"/>
              </w:rPr>
              <w:t>No</w:t>
            </w:r>
          </w:p>
        </w:tc>
        <w:tc>
          <w:tcPr>
            <w:tcW w:w="4113" w:type="dxa"/>
            <w:noWrap/>
            <w:hideMark/>
          </w:tcPr>
          <w:p w14:paraId="30FBF716"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681676">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681676">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681676">
            <w:pPr>
              <w:pStyle w:val="TableText"/>
              <w:rPr>
                <w:lang w:bidi="he-IL"/>
              </w:rPr>
            </w:pPr>
            <w:r w:rsidRPr="00B50947">
              <w:rPr>
                <w:lang w:bidi="he-IL"/>
              </w:rPr>
              <w:t>No</w:t>
            </w:r>
          </w:p>
        </w:tc>
        <w:tc>
          <w:tcPr>
            <w:tcW w:w="4113" w:type="dxa"/>
            <w:noWrap/>
            <w:hideMark/>
          </w:tcPr>
          <w:p w14:paraId="04E9C6F5" w14:textId="77777777" w:rsidR="00D014F9" w:rsidRPr="00B50947" w:rsidRDefault="00D014F9" w:rsidP="00681676">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681676">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681676">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681676">
            <w:pPr>
              <w:pStyle w:val="TableText"/>
              <w:rPr>
                <w:lang w:bidi="he-IL"/>
              </w:rPr>
            </w:pPr>
            <w:r w:rsidRPr="00B50947">
              <w:rPr>
                <w:lang w:bidi="he-IL"/>
              </w:rPr>
              <w:t>No</w:t>
            </w:r>
          </w:p>
        </w:tc>
        <w:tc>
          <w:tcPr>
            <w:tcW w:w="4113" w:type="dxa"/>
            <w:noWrap/>
            <w:hideMark/>
          </w:tcPr>
          <w:p w14:paraId="539FE249" w14:textId="46C1DACD"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681676">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681676">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681676">
            <w:pPr>
              <w:pStyle w:val="TableText"/>
              <w:rPr>
                <w:lang w:bidi="he-IL"/>
              </w:rPr>
            </w:pPr>
            <w:r w:rsidRPr="00B50947">
              <w:rPr>
                <w:lang w:bidi="he-IL"/>
              </w:rPr>
              <w:t>No</w:t>
            </w:r>
          </w:p>
        </w:tc>
        <w:tc>
          <w:tcPr>
            <w:tcW w:w="4113" w:type="dxa"/>
            <w:noWrap/>
            <w:hideMark/>
          </w:tcPr>
          <w:p w14:paraId="7593CA5D"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681676">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681676">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681676">
            <w:pPr>
              <w:pStyle w:val="TableText"/>
              <w:rPr>
                <w:lang w:bidi="he-IL"/>
              </w:rPr>
            </w:pPr>
            <w:r w:rsidRPr="00B50947">
              <w:rPr>
                <w:lang w:bidi="he-IL"/>
              </w:rPr>
              <w:t>No</w:t>
            </w:r>
          </w:p>
        </w:tc>
        <w:tc>
          <w:tcPr>
            <w:tcW w:w="4113" w:type="dxa"/>
            <w:noWrap/>
            <w:hideMark/>
          </w:tcPr>
          <w:p w14:paraId="04BEBFE4"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681676">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681676">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681676">
            <w:pPr>
              <w:pStyle w:val="TableText"/>
              <w:rPr>
                <w:lang w:bidi="he-IL"/>
              </w:rPr>
            </w:pPr>
            <w:r w:rsidRPr="00B50947">
              <w:rPr>
                <w:lang w:bidi="he-IL"/>
              </w:rPr>
              <w:t>No</w:t>
            </w:r>
          </w:p>
        </w:tc>
        <w:tc>
          <w:tcPr>
            <w:tcW w:w="4113" w:type="dxa"/>
            <w:noWrap/>
            <w:hideMark/>
          </w:tcPr>
          <w:p w14:paraId="43B83FAD" w14:textId="15F3B627"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681676">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681676">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681676">
            <w:pPr>
              <w:pStyle w:val="TableText"/>
              <w:rPr>
                <w:lang w:bidi="he-IL"/>
              </w:rPr>
            </w:pPr>
            <w:r w:rsidRPr="00B50947">
              <w:rPr>
                <w:lang w:bidi="he-IL"/>
              </w:rPr>
              <w:t>No</w:t>
            </w:r>
          </w:p>
        </w:tc>
        <w:tc>
          <w:tcPr>
            <w:tcW w:w="4113" w:type="dxa"/>
            <w:noWrap/>
            <w:hideMark/>
          </w:tcPr>
          <w:p w14:paraId="5B4119C4"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681676">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681676">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681676">
            <w:pPr>
              <w:pStyle w:val="TableText"/>
              <w:rPr>
                <w:lang w:bidi="he-IL"/>
              </w:rPr>
            </w:pPr>
            <w:r w:rsidRPr="00B50947">
              <w:rPr>
                <w:lang w:bidi="he-IL"/>
              </w:rPr>
              <w:t>No</w:t>
            </w:r>
          </w:p>
        </w:tc>
        <w:tc>
          <w:tcPr>
            <w:tcW w:w="4113" w:type="dxa"/>
            <w:noWrap/>
            <w:hideMark/>
          </w:tcPr>
          <w:p w14:paraId="7BFCF29D"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681676">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681676">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681676">
            <w:pPr>
              <w:pStyle w:val="TableText"/>
              <w:rPr>
                <w:lang w:bidi="he-IL"/>
              </w:rPr>
            </w:pPr>
            <w:r w:rsidRPr="00B50947">
              <w:rPr>
                <w:lang w:bidi="he-IL"/>
              </w:rPr>
              <w:t>No</w:t>
            </w:r>
          </w:p>
        </w:tc>
        <w:tc>
          <w:tcPr>
            <w:tcW w:w="4113" w:type="dxa"/>
            <w:noWrap/>
            <w:hideMark/>
          </w:tcPr>
          <w:p w14:paraId="6162CB51" w14:textId="419FBB2D"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681676">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681676">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681676">
            <w:pPr>
              <w:pStyle w:val="TableText"/>
              <w:rPr>
                <w:lang w:bidi="he-IL"/>
              </w:rPr>
            </w:pPr>
            <w:r w:rsidRPr="00B50947">
              <w:rPr>
                <w:lang w:bidi="he-IL"/>
              </w:rPr>
              <w:t>No</w:t>
            </w:r>
          </w:p>
        </w:tc>
        <w:tc>
          <w:tcPr>
            <w:tcW w:w="4113" w:type="dxa"/>
            <w:noWrap/>
            <w:hideMark/>
          </w:tcPr>
          <w:p w14:paraId="0A21635D"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681676">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681676">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681676">
            <w:pPr>
              <w:pStyle w:val="TableText"/>
              <w:rPr>
                <w:lang w:bidi="he-IL"/>
              </w:rPr>
            </w:pPr>
            <w:r w:rsidRPr="00B50947">
              <w:rPr>
                <w:lang w:bidi="he-IL"/>
              </w:rPr>
              <w:t>No</w:t>
            </w:r>
          </w:p>
        </w:tc>
        <w:tc>
          <w:tcPr>
            <w:tcW w:w="4113" w:type="dxa"/>
            <w:noWrap/>
            <w:hideMark/>
          </w:tcPr>
          <w:p w14:paraId="3FBC8D52"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681676">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681676">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681676">
            <w:pPr>
              <w:pStyle w:val="TableText"/>
              <w:rPr>
                <w:lang w:bidi="he-IL"/>
              </w:rPr>
            </w:pPr>
            <w:r w:rsidRPr="00B50947">
              <w:rPr>
                <w:lang w:bidi="he-IL"/>
              </w:rPr>
              <w:t>No</w:t>
            </w:r>
          </w:p>
        </w:tc>
        <w:tc>
          <w:tcPr>
            <w:tcW w:w="4113" w:type="dxa"/>
            <w:noWrap/>
            <w:hideMark/>
          </w:tcPr>
          <w:p w14:paraId="35505E3C" w14:textId="27DC925A"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681676">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681676">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681676">
            <w:pPr>
              <w:pStyle w:val="TableText"/>
              <w:rPr>
                <w:lang w:bidi="he-IL"/>
              </w:rPr>
            </w:pPr>
            <w:r w:rsidRPr="00B50947">
              <w:rPr>
                <w:lang w:bidi="he-IL"/>
              </w:rPr>
              <w:t>No</w:t>
            </w:r>
          </w:p>
        </w:tc>
        <w:tc>
          <w:tcPr>
            <w:tcW w:w="4113" w:type="dxa"/>
            <w:noWrap/>
            <w:hideMark/>
          </w:tcPr>
          <w:p w14:paraId="71839B73"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681676">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681676">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681676">
            <w:pPr>
              <w:pStyle w:val="TableText"/>
              <w:rPr>
                <w:lang w:bidi="he-IL"/>
              </w:rPr>
            </w:pPr>
            <w:r w:rsidRPr="00B50947">
              <w:rPr>
                <w:lang w:bidi="he-IL"/>
              </w:rPr>
              <w:t>No</w:t>
            </w:r>
          </w:p>
        </w:tc>
        <w:tc>
          <w:tcPr>
            <w:tcW w:w="4113" w:type="dxa"/>
            <w:noWrap/>
            <w:hideMark/>
          </w:tcPr>
          <w:p w14:paraId="072D6E71"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681676">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681676">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681676">
            <w:pPr>
              <w:pStyle w:val="TableText"/>
              <w:rPr>
                <w:lang w:bidi="he-IL"/>
              </w:rPr>
            </w:pPr>
            <w:r w:rsidRPr="00B50947">
              <w:rPr>
                <w:lang w:bidi="he-IL"/>
              </w:rPr>
              <w:t>No</w:t>
            </w:r>
          </w:p>
        </w:tc>
        <w:tc>
          <w:tcPr>
            <w:tcW w:w="4113" w:type="dxa"/>
            <w:noWrap/>
            <w:hideMark/>
          </w:tcPr>
          <w:p w14:paraId="3F907E00" w14:textId="53E75AD7"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681676">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681676">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681676">
            <w:pPr>
              <w:pStyle w:val="TableText"/>
              <w:rPr>
                <w:lang w:bidi="he-IL"/>
              </w:rPr>
            </w:pPr>
            <w:r w:rsidRPr="00B50947">
              <w:rPr>
                <w:lang w:bidi="he-IL"/>
              </w:rPr>
              <w:t>No</w:t>
            </w:r>
          </w:p>
        </w:tc>
        <w:tc>
          <w:tcPr>
            <w:tcW w:w="4113" w:type="dxa"/>
            <w:noWrap/>
            <w:hideMark/>
          </w:tcPr>
          <w:p w14:paraId="1ED512C6"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681676">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681676">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681676">
            <w:pPr>
              <w:pStyle w:val="TableText"/>
              <w:rPr>
                <w:lang w:bidi="he-IL"/>
              </w:rPr>
            </w:pPr>
            <w:r w:rsidRPr="00B50947">
              <w:rPr>
                <w:lang w:bidi="he-IL"/>
              </w:rPr>
              <w:t>No</w:t>
            </w:r>
          </w:p>
        </w:tc>
        <w:tc>
          <w:tcPr>
            <w:tcW w:w="4113" w:type="dxa"/>
            <w:noWrap/>
            <w:hideMark/>
          </w:tcPr>
          <w:p w14:paraId="298F57CD" w14:textId="77777777" w:rsidR="00D014F9" w:rsidRPr="00B50947" w:rsidRDefault="00D014F9" w:rsidP="00681676">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681676">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681676">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681676">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681676">
            <w:pPr>
              <w:pStyle w:val="TableText"/>
              <w:rPr>
                <w:lang w:bidi="he-IL"/>
              </w:rPr>
            </w:pPr>
            <w:r w:rsidRPr="00B50947">
              <w:rPr>
                <w:lang w:bidi="he-IL"/>
              </w:rPr>
              <w:t>No</w:t>
            </w:r>
          </w:p>
        </w:tc>
        <w:tc>
          <w:tcPr>
            <w:tcW w:w="4113" w:type="dxa"/>
            <w:noWrap/>
            <w:hideMark/>
          </w:tcPr>
          <w:p w14:paraId="07A38944" w14:textId="6D94C345" w:rsidR="00D014F9" w:rsidRPr="00B50947" w:rsidRDefault="00D014F9" w:rsidP="00681676">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681676">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681676">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681676">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681676">
            <w:pPr>
              <w:pStyle w:val="TableText"/>
              <w:rPr>
                <w:lang w:bidi="he-IL"/>
              </w:rPr>
            </w:pPr>
            <w:r w:rsidRPr="00B50947">
              <w:rPr>
                <w:lang w:bidi="he-IL"/>
              </w:rPr>
              <w:t>No</w:t>
            </w:r>
          </w:p>
        </w:tc>
        <w:tc>
          <w:tcPr>
            <w:tcW w:w="4113" w:type="dxa"/>
            <w:noWrap/>
            <w:hideMark/>
          </w:tcPr>
          <w:p w14:paraId="5D8B7912" w14:textId="77777777" w:rsidR="00D014F9" w:rsidRPr="00B50947" w:rsidRDefault="00D014F9" w:rsidP="00681676">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681676">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681676">
            <w:pPr>
              <w:pStyle w:val="TableText"/>
              <w:rPr>
                <w:lang w:bidi="he-IL"/>
              </w:rPr>
            </w:pPr>
            <w:r w:rsidRPr="00B50947">
              <w:rPr>
                <w:lang w:bidi="he-IL"/>
              </w:rPr>
              <w:t>integer</w:t>
            </w:r>
          </w:p>
        </w:tc>
        <w:tc>
          <w:tcPr>
            <w:tcW w:w="1530" w:type="dxa"/>
            <w:noWrap/>
          </w:tcPr>
          <w:p w14:paraId="1AD8F58F" w14:textId="77777777" w:rsidR="00D014F9" w:rsidRPr="00B50947" w:rsidRDefault="00D014F9" w:rsidP="00681676">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681676">
            <w:pPr>
              <w:pStyle w:val="TableText"/>
              <w:rPr>
                <w:lang w:bidi="he-IL"/>
              </w:rPr>
            </w:pPr>
            <w:r w:rsidRPr="00B50947">
              <w:rPr>
                <w:lang w:bidi="he-IL"/>
              </w:rPr>
              <w:t>No</w:t>
            </w:r>
          </w:p>
        </w:tc>
        <w:tc>
          <w:tcPr>
            <w:tcW w:w="4113" w:type="dxa"/>
            <w:noWrap/>
          </w:tcPr>
          <w:p w14:paraId="15AAC9DD" w14:textId="7F140DBF" w:rsidR="00D014F9" w:rsidRPr="00B50947" w:rsidRDefault="00D014F9" w:rsidP="00681676">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681676">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681676">
            <w:pPr>
              <w:pStyle w:val="TableText"/>
              <w:rPr>
                <w:lang w:bidi="he-IL"/>
              </w:rPr>
            </w:pPr>
            <w:r w:rsidRPr="00B50947">
              <w:rPr>
                <w:lang w:bidi="he-IL"/>
              </w:rPr>
              <w:t>boolean</w:t>
            </w:r>
          </w:p>
        </w:tc>
        <w:tc>
          <w:tcPr>
            <w:tcW w:w="1530" w:type="dxa"/>
            <w:noWrap/>
          </w:tcPr>
          <w:p w14:paraId="51242DFB" w14:textId="77777777" w:rsidR="00D014F9" w:rsidRPr="00B50947" w:rsidRDefault="00D014F9" w:rsidP="00681676">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681676">
            <w:pPr>
              <w:pStyle w:val="TableText"/>
              <w:rPr>
                <w:lang w:bidi="he-IL"/>
              </w:rPr>
            </w:pPr>
            <w:r w:rsidRPr="00B50947">
              <w:rPr>
                <w:lang w:bidi="he-IL"/>
              </w:rPr>
              <w:t>No</w:t>
            </w:r>
          </w:p>
        </w:tc>
        <w:tc>
          <w:tcPr>
            <w:tcW w:w="4113" w:type="dxa"/>
            <w:noWrap/>
          </w:tcPr>
          <w:p w14:paraId="77CCFD6E" w14:textId="3F6056F1" w:rsidR="00D014F9" w:rsidRPr="00B50947" w:rsidRDefault="00D014F9" w:rsidP="00681676">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7AB22646"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990" w:author="Gavin Rawson" w:date="2024-07-17T10:16:00Z" w16du:dateUtc="2024-07-17T09:16:00Z">
        <w:r w:rsidR="00B048D0" w:rsidRPr="00B048D0">
          <w:rPr>
            <w:rStyle w:val="Crossreference"/>
            <w:rPrChange w:id="991" w:author="Gavin Rawson" w:date="2024-07-17T10:16:00Z" w16du:dateUtc="2024-07-17T09:16:00Z">
              <w:rPr/>
            </w:rPrChange>
          </w:rPr>
          <w:t xml:space="preserve">Figure </w:t>
        </w:r>
        <w:r w:rsidR="00B048D0" w:rsidRPr="00B048D0">
          <w:rPr>
            <w:rStyle w:val="Crossreference"/>
            <w:rPrChange w:id="992" w:author="Gavin Rawson" w:date="2024-07-17T10:16:00Z" w16du:dateUtc="2024-07-17T09:16:00Z">
              <w:rPr>
                <w:noProof/>
              </w:rPr>
            </w:rPrChange>
          </w:rPr>
          <w:t>4</w:t>
        </w:r>
      </w:ins>
      <w:del w:id="993"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199C99D3">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3AD7B578" w:rsidR="00A20075" w:rsidRDefault="00A20075" w:rsidP="00A20075">
      <w:pPr>
        <w:pStyle w:val="Caption"/>
      </w:pPr>
      <w:bookmarkStart w:id="994" w:name="_Ref161910224"/>
      <w:bookmarkStart w:id="995" w:name="_Toc170288631"/>
      <w:r>
        <w:t xml:space="preserve">Figure </w:t>
      </w:r>
      <w:r>
        <w:fldChar w:fldCharType="begin"/>
      </w:r>
      <w:r>
        <w:instrText xml:space="preserve"> SEQ Figure \* ARABIC </w:instrText>
      </w:r>
      <w:r>
        <w:fldChar w:fldCharType="separate"/>
      </w:r>
      <w:r w:rsidR="00B048D0">
        <w:rPr>
          <w:noProof/>
        </w:rPr>
        <w:t>4</w:t>
      </w:r>
      <w:r>
        <w:rPr>
          <w:noProof/>
        </w:rPr>
        <w:fldChar w:fldCharType="end"/>
      </w:r>
      <w:bookmarkEnd w:id="994"/>
      <w:r>
        <w:tab/>
      </w:r>
      <w:r w:rsidRPr="00BA7567">
        <w:t>Supported implementation of persistence for binary points</w:t>
      </w:r>
      <w:bookmarkEnd w:id="995"/>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996" w:name="_Toc172098948"/>
      <w:r>
        <w:t xml:space="preserve">Analogue </w:t>
      </w:r>
      <w:r w:rsidR="006B0494">
        <w:t>points</w:t>
      </w:r>
      <w:bookmarkEnd w:id="996"/>
    </w:p>
    <w:p w14:paraId="7B6E8A76" w14:textId="003FCBC3"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997" w:author="Gavin Rawson" w:date="2024-07-17T10:16:00Z" w16du:dateUtc="2024-07-17T09:16:00Z">
        <w:r w:rsidR="00B048D0" w:rsidRPr="00B048D0">
          <w:rPr>
            <w:rStyle w:val="Crossreference"/>
            <w:rPrChange w:id="998" w:author="Gavin Rawson" w:date="2024-07-17T10:16:00Z" w16du:dateUtc="2024-07-17T09:16:00Z">
              <w:rPr/>
            </w:rPrChange>
          </w:rPr>
          <w:t xml:space="preserve">Table </w:t>
        </w:r>
        <w:r w:rsidR="00B048D0" w:rsidRPr="00B048D0">
          <w:rPr>
            <w:rStyle w:val="Crossreference"/>
            <w:rPrChange w:id="999" w:author="Gavin Rawson" w:date="2024-07-17T10:16:00Z" w16du:dateUtc="2024-07-17T09:16:00Z">
              <w:rPr>
                <w:noProof/>
              </w:rPr>
            </w:rPrChange>
          </w:rPr>
          <w:t>12</w:t>
        </w:r>
      </w:ins>
      <w:del w:id="1000"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2A3443FC" w:rsidR="00A20075" w:rsidRDefault="00A20075" w:rsidP="00A20075">
      <w:pPr>
        <w:pStyle w:val="Caption"/>
      </w:pPr>
      <w:bookmarkStart w:id="1001" w:name="_Ref161301633"/>
      <w:bookmarkStart w:id="1002" w:name="_Toc170288651"/>
      <w:r>
        <w:t xml:space="preserve">Table </w:t>
      </w:r>
      <w:r>
        <w:fldChar w:fldCharType="begin"/>
      </w:r>
      <w:r>
        <w:instrText xml:space="preserve"> SEQ Table \* ARABIC </w:instrText>
      </w:r>
      <w:r>
        <w:fldChar w:fldCharType="separate"/>
      </w:r>
      <w:r w:rsidR="00B048D0">
        <w:rPr>
          <w:noProof/>
        </w:rPr>
        <w:t>12</w:t>
      </w:r>
      <w:r>
        <w:rPr>
          <w:noProof/>
        </w:rPr>
        <w:fldChar w:fldCharType="end"/>
      </w:r>
      <w:bookmarkEnd w:id="1001"/>
      <w:r>
        <w:tab/>
      </w:r>
      <w:r w:rsidRPr="00A20075">
        <w:t>Configuration structure for a</w:t>
      </w:r>
      <w:r>
        <w:t>n</w:t>
      </w:r>
      <w:r w:rsidRPr="00A20075">
        <w:t xml:space="preserve"> </w:t>
      </w:r>
      <w:r>
        <w:t>analogue</w:t>
      </w:r>
      <w:r w:rsidRPr="00A20075">
        <w:t xml:space="preserve"> </w:t>
      </w:r>
      <w:r w:rsidR="00B445A6">
        <w:t>p</w:t>
      </w:r>
      <w:r w:rsidRPr="00A20075">
        <w:t>oint</w:t>
      </w:r>
      <w:bookmarkEnd w:id="1002"/>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681676">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681676">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681676">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681676">
            <w:pPr>
              <w:pStyle w:val="TableText"/>
              <w:rPr>
                <w:lang w:bidi="he-IL"/>
              </w:rPr>
            </w:pPr>
            <w:r w:rsidRPr="00B50947">
              <w:rPr>
                <w:lang w:bidi="he-IL"/>
              </w:rPr>
              <w:t>Yes</w:t>
            </w:r>
          </w:p>
        </w:tc>
        <w:tc>
          <w:tcPr>
            <w:tcW w:w="4037" w:type="dxa"/>
            <w:noWrap/>
            <w:hideMark/>
          </w:tcPr>
          <w:p w14:paraId="2ADC2CA7" w14:textId="44308B2C" w:rsidR="00D271BA" w:rsidRPr="00B50947" w:rsidRDefault="00D271BA" w:rsidP="00681676">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681676">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681676">
            <w:pPr>
              <w:pStyle w:val="TableText"/>
              <w:rPr>
                <w:lang w:bidi="he-IL"/>
              </w:rPr>
            </w:pPr>
            <w:r w:rsidRPr="00B50947">
              <w:rPr>
                <w:lang w:bidi="he-IL"/>
              </w:rPr>
              <w:t>string</w:t>
            </w:r>
          </w:p>
        </w:tc>
        <w:tc>
          <w:tcPr>
            <w:tcW w:w="1446" w:type="dxa"/>
            <w:noWrap/>
          </w:tcPr>
          <w:p w14:paraId="6D6B5EF3" w14:textId="77777777" w:rsidR="00D271BA" w:rsidRPr="00B50947" w:rsidRDefault="00D271BA" w:rsidP="00681676">
            <w:pPr>
              <w:pStyle w:val="TableText"/>
              <w:rPr>
                <w:lang w:bidi="he-IL"/>
              </w:rPr>
            </w:pPr>
            <w:r w:rsidRPr="00B50947">
              <w:rPr>
                <w:lang w:bidi="he-IL"/>
              </w:rPr>
              <w:t>parentType</w:t>
            </w:r>
          </w:p>
        </w:tc>
        <w:tc>
          <w:tcPr>
            <w:tcW w:w="900" w:type="dxa"/>
            <w:noWrap/>
          </w:tcPr>
          <w:p w14:paraId="4B26713C" w14:textId="77777777" w:rsidR="00D271BA" w:rsidRPr="00B50947" w:rsidRDefault="00D271BA" w:rsidP="00681676">
            <w:pPr>
              <w:pStyle w:val="TableText"/>
              <w:rPr>
                <w:lang w:bidi="he-IL"/>
              </w:rPr>
            </w:pPr>
            <w:r w:rsidRPr="00B50947">
              <w:rPr>
                <w:lang w:bidi="he-IL"/>
              </w:rPr>
              <w:t>Yes</w:t>
            </w:r>
          </w:p>
        </w:tc>
        <w:tc>
          <w:tcPr>
            <w:tcW w:w="4037" w:type="dxa"/>
            <w:noWrap/>
          </w:tcPr>
          <w:p w14:paraId="1CD2E670" w14:textId="77777777" w:rsidR="00D271BA" w:rsidRPr="00B50947" w:rsidRDefault="00D271BA" w:rsidP="00681676">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681676">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681676">
            <w:pPr>
              <w:pStyle w:val="TableText"/>
              <w:rPr>
                <w:lang w:bidi="he-IL"/>
              </w:rPr>
            </w:pPr>
            <w:del w:id="1003" w:author="Gavin Rawson" w:date="2024-07-15T08:21:00Z" w16du:dateUtc="2024-07-15T07:21:00Z">
              <w:r w:rsidRPr="00B50947" w:rsidDel="00FC79DC">
                <w:rPr>
                  <w:lang w:bidi="he-IL"/>
                </w:rPr>
                <w:delText>number</w:delText>
              </w:r>
            </w:del>
            <w:ins w:id="1004"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681676">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681676">
            <w:pPr>
              <w:pStyle w:val="TableText"/>
              <w:rPr>
                <w:lang w:bidi="he-IL"/>
              </w:rPr>
            </w:pPr>
            <w:r w:rsidRPr="00B50947">
              <w:rPr>
                <w:lang w:bidi="he-IL"/>
              </w:rPr>
              <w:t>No</w:t>
            </w:r>
          </w:p>
        </w:tc>
        <w:tc>
          <w:tcPr>
            <w:tcW w:w="4037" w:type="dxa"/>
            <w:noWrap/>
            <w:hideMark/>
          </w:tcPr>
          <w:p w14:paraId="0CD0CFE0" w14:textId="1557FF5D" w:rsidR="00D271BA" w:rsidRPr="00B50947" w:rsidRDefault="00D271BA" w:rsidP="00681676">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681676">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681676">
            <w:pPr>
              <w:pStyle w:val="TableText"/>
              <w:rPr>
                <w:lang w:bidi="he-IL"/>
              </w:rPr>
            </w:pPr>
            <w:del w:id="1005" w:author="Gavin Rawson" w:date="2024-07-15T08:21:00Z" w16du:dateUtc="2024-07-15T07:21:00Z">
              <w:r w:rsidRPr="00B50947" w:rsidDel="00FC79DC">
                <w:rPr>
                  <w:lang w:bidi="he-IL"/>
                </w:rPr>
                <w:delText>number</w:delText>
              </w:r>
            </w:del>
            <w:ins w:id="1006"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681676">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681676">
            <w:pPr>
              <w:pStyle w:val="TableText"/>
              <w:rPr>
                <w:lang w:bidi="he-IL"/>
              </w:rPr>
            </w:pPr>
            <w:r w:rsidRPr="00B50947">
              <w:rPr>
                <w:lang w:bidi="he-IL"/>
              </w:rPr>
              <w:t>No</w:t>
            </w:r>
          </w:p>
        </w:tc>
        <w:tc>
          <w:tcPr>
            <w:tcW w:w="4037" w:type="dxa"/>
            <w:noWrap/>
            <w:hideMark/>
          </w:tcPr>
          <w:p w14:paraId="0FCC176C" w14:textId="77777777" w:rsidR="00D271BA" w:rsidRPr="00B50947" w:rsidRDefault="00D271BA" w:rsidP="00681676">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681676">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681676">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681676">
            <w:pPr>
              <w:pStyle w:val="TableText"/>
              <w:rPr>
                <w:lang w:bidi="he-IL"/>
              </w:rPr>
            </w:pPr>
            <w:r w:rsidRPr="00B50947">
              <w:rPr>
                <w:lang w:bidi="he-IL"/>
              </w:rPr>
              <w:t>No</w:t>
            </w:r>
          </w:p>
        </w:tc>
        <w:tc>
          <w:tcPr>
            <w:tcW w:w="4037" w:type="dxa"/>
            <w:noWrap/>
            <w:hideMark/>
          </w:tcPr>
          <w:p w14:paraId="3500CC81" w14:textId="517D3445" w:rsidR="00D271BA" w:rsidRPr="00B50947" w:rsidRDefault="00D271BA" w:rsidP="00681676">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681676">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681676">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681676">
            <w:pPr>
              <w:pStyle w:val="TableText"/>
              <w:rPr>
                <w:lang w:bidi="he-IL"/>
              </w:rPr>
            </w:pPr>
            <w:r w:rsidRPr="00B50947">
              <w:rPr>
                <w:lang w:bidi="he-IL"/>
              </w:rPr>
              <w:t>No</w:t>
            </w:r>
          </w:p>
        </w:tc>
        <w:tc>
          <w:tcPr>
            <w:tcW w:w="4037" w:type="dxa"/>
            <w:noWrap/>
            <w:hideMark/>
          </w:tcPr>
          <w:p w14:paraId="3C7E6C44" w14:textId="77777777" w:rsidR="00D271BA" w:rsidRPr="00B50947" w:rsidRDefault="00D271BA" w:rsidP="00681676">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681676">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681676">
            <w:pPr>
              <w:pStyle w:val="TableText"/>
              <w:rPr>
                <w:lang w:bidi="he-IL"/>
              </w:rPr>
            </w:pPr>
            <w:r w:rsidRPr="00B50947">
              <w:rPr>
                <w:lang w:bidi="he-IL"/>
              </w:rPr>
              <w:t>min</w:t>
            </w:r>
          </w:p>
        </w:tc>
        <w:tc>
          <w:tcPr>
            <w:tcW w:w="900" w:type="dxa"/>
            <w:noWrap/>
            <w:hideMark/>
          </w:tcPr>
          <w:p w14:paraId="0CBDB9C4" w14:textId="77777777" w:rsidR="00D271BA" w:rsidRPr="00B50947" w:rsidRDefault="00D271BA" w:rsidP="00681676">
            <w:pPr>
              <w:pStyle w:val="TableText"/>
              <w:rPr>
                <w:lang w:bidi="he-IL"/>
              </w:rPr>
            </w:pPr>
            <w:r w:rsidRPr="00B50947">
              <w:rPr>
                <w:lang w:bidi="he-IL"/>
              </w:rPr>
              <w:t>No</w:t>
            </w:r>
          </w:p>
        </w:tc>
        <w:tc>
          <w:tcPr>
            <w:tcW w:w="4037" w:type="dxa"/>
            <w:noWrap/>
            <w:hideMark/>
          </w:tcPr>
          <w:p w14:paraId="658C5876" w14:textId="77777777" w:rsidR="00D271BA" w:rsidRPr="00B50947" w:rsidRDefault="00D271BA" w:rsidP="00681676">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681676">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681676">
            <w:pPr>
              <w:pStyle w:val="TableText"/>
              <w:rPr>
                <w:lang w:bidi="he-IL"/>
              </w:rPr>
            </w:pPr>
            <w:r w:rsidRPr="00B50947">
              <w:rPr>
                <w:lang w:bidi="he-IL"/>
              </w:rPr>
              <w:t>max</w:t>
            </w:r>
          </w:p>
        </w:tc>
        <w:tc>
          <w:tcPr>
            <w:tcW w:w="900" w:type="dxa"/>
            <w:noWrap/>
            <w:hideMark/>
          </w:tcPr>
          <w:p w14:paraId="249CB283" w14:textId="77777777" w:rsidR="00D271BA" w:rsidRPr="00B50947" w:rsidRDefault="00D271BA" w:rsidP="00681676">
            <w:pPr>
              <w:pStyle w:val="TableText"/>
              <w:rPr>
                <w:lang w:bidi="he-IL"/>
              </w:rPr>
            </w:pPr>
            <w:r w:rsidRPr="00B50947">
              <w:rPr>
                <w:lang w:bidi="he-IL"/>
              </w:rPr>
              <w:t>No</w:t>
            </w:r>
          </w:p>
        </w:tc>
        <w:tc>
          <w:tcPr>
            <w:tcW w:w="4037" w:type="dxa"/>
            <w:noWrap/>
            <w:hideMark/>
          </w:tcPr>
          <w:p w14:paraId="2A7915FF" w14:textId="77777777" w:rsidR="00D271BA" w:rsidRPr="00B50947" w:rsidRDefault="00D271BA" w:rsidP="00681676">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681676">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681676">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681676">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681676">
            <w:pPr>
              <w:pStyle w:val="TableText"/>
              <w:rPr>
                <w:lang w:bidi="he-IL"/>
              </w:rPr>
            </w:pPr>
            <w:r w:rsidRPr="00B50947">
              <w:rPr>
                <w:lang w:bidi="he-IL"/>
              </w:rPr>
              <w:t>No</w:t>
            </w:r>
          </w:p>
        </w:tc>
        <w:tc>
          <w:tcPr>
            <w:tcW w:w="4037" w:type="dxa"/>
            <w:noWrap/>
            <w:hideMark/>
          </w:tcPr>
          <w:p w14:paraId="7C3BD67E" w14:textId="6BEC473C" w:rsidR="00D271BA" w:rsidRPr="00B50947" w:rsidRDefault="00D271BA" w:rsidP="00681676">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681676">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681676">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681676">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681676">
            <w:pPr>
              <w:pStyle w:val="TableText"/>
              <w:rPr>
                <w:lang w:bidi="he-IL"/>
              </w:rPr>
            </w:pPr>
            <w:r w:rsidRPr="00B50947">
              <w:rPr>
                <w:lang w:bidi="he-IL"/>
              </w:rPr>
              <w:t>No</w:t>
            </w:r>
          </w:p>
        </w:tc>
        <w:tc>
          <w:tcPr>
            <w:tcW w:w="4037" w:type="dxa"/>
            <w:noWrap/>
            <w:hideMark/>
          </w:tcPr>
          <w:p w14:paraId="7215B6F9" w14:textId="6275A854" w:rsidR="00D271BA" w:rsidRPr="00B50947" w:rsidRDefault="00D271BA" w:rsidP="00681676">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74D97742"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007" w:author="Gavin Rawson" w:date="2024-07-17T10:16:00Z" w16du:dateUtc="2024-07-17T09:16:00Z">
        <w:r w:rsidR="00B048D0" w:rsidRPr="00B048D0">
          <w:rPr>
            <w:rStyle w:val="Crossreference"/>
            <w:rPrChange w:id="1008" w:author="Gavin Rawson" w:date="2024-07-17T10:16:00Z" w16du:dateUtc="2024-07-17T09:16:00Z">
              <w:rPr/>
            </w:rPrChange>
          </w:rPr>
          <w:t xml:space="preserve">Figure </w:t>
        </w:r>
        <w:r w:rsidR="00B048D0" w:rsidRPr="00B048D0">
          <w:rPr>
            <w:rStyle w:val="Crossreference"/>
            <w:rPrChange w:id="1009" w:author="Gavin Rawson" w:date="2024-07-17T10:16:00Z" w16du:dateUtc="2024-07-17T09:16:00Z">
              <w:rPr>
                <w:noProof/>
              </w:rPr>
            </w:rPrChange>
          </w:rPr>
          <w:t>5</w:t>
        </w:r>
      </w:ins>
      <w:del w:id="1010"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2F3CCAD" w:rsidR="00C71A0E" w:rsidRDefault="00C71A0E" w:rsidP="00C71A0E">
      <w:pPr>
        <w:pStyle w:val="Caption"/>
      </w:pPr>
      <w:bookmarkStart w:id="1011" w:name="_Ref161302842"/>
      <w:bookmarkStart w:id="1012" w:name="_Toc170288632"/>
      <w:r>
        <w:t xml:space="preserve">Figure </w:t>
      </w:r>
      <w:r>
        <w:fldChar w:fldCharType="begin"/>
      </w:r>
      <w:r>
        <w:instrText xml:space="preserve"> SEQ Figure \* ARABIC </w:instrText>
      </w:r>
      <w:r>
        <w:fldChar w:fldCharType="separate"/>
      </w:r>
      <w:r w:rsidR="00B048D0">
        <w:rPr>
          <w:noProof/>
        </w:rPr>
        <w:t>5</w:t>
      </w:r>
      <w:r>
        <w:rPr>
          <w:noProof/>
        </w:rPr>
        <w:fldChar w:fldCharType="end"/>
      </w:r>
      <w:bookmarkEnd w:id="1011"/>
      <w:r>
        <w:tab/>
        <w:t>Analogue scaling</w:t>
      </w:r>
      <w:bookmarkEnd w:id="1012"/>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5EEC567D"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013" w:author="Gavin Rawson" w:date="2024-07-17T10:16:00Z" w16du:dateUtc="2024-07-17T09:16:00Z">
        <w:r w:rsidR="00B048D0" w:rsidRPr="00B048D0">
          <w:rPr>
            <w:rStyle w:val="Crossreference"/>
            <w:rPrChange w:id="1014" w:author="Gavin Rawson" w:date="2024-07-17T10:16:00Z" w16du:dateUtc="2024-07-17T09:16:00Z">
              <w:rPr/>
            </w:rPrChange>
          </w:rPr>
          <w:t xml:space="preserve">Table </w:t>
        </w:r>
        <w:r w:rsidR="00B048D0" w:rsidRPr="00B048D0">
          <w:rPr>
            <w:rStyle w:val="Crossreference"/>
            <w:rPrChange w:id="1015" w:author="Gavin Rawson" w:date="2024-07-17T10:16:00Z" w16du:dateUtc="2024-07-17T09:16:00Z">
              <w:rPr>
                <w:noProof/>
              </w:rPr>
            </w:rPrChange>
          </w:rPr>
          <w:t>13</w:t>
        </w:r>
      </w:ins>
      <w:del w:id="1016"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7A0B483" w:rsidR="00740693" w:rsidRDefault="007D285E" w:rsidP="007D285E">
      <w:pPr>
        <w:pStyle w:val="Caption"/>
      </w:pPr>
      <w:bookmarkStart w:id="1017" w:name="_Ref161304973"/>
      <w:bookmarkStart w:id="1018" w:name="_Toc170288652"/>
      <w:r>
        <w:t xml:space="preserve">Table </w:t>
      </w:r>
      <w:r>
        <w:fldChar w:fldCharType="begin"/>
      </w:r>
      <w:r>
        <w:instrText xml:space="preserve"> SEQ Table \* ARABIC </w:instrText>
      </w:r>
      <w:r>
        <w:fldChar w:fldCharType="separate"/>
      </w:r>
      <w:r w:rsidR="00B048D0">
        <w:rPr>
          <w:noProof/>
        </w:rPr>
        <w:t>13</w:t>
      </w:r>
      <w:r>
        <w:rPr>
          <w:noProof/>
        </w:rPr>
        <w:fldChar w:fldCharType="end"/>
      </w:r>
      <w:bookmarkEnd w:id="1017"/>
      <w:r>
        <w:tab/>
      </w:r>
      <w:r w:rsidRPr="007D285E">
        <w:t xml:space="preserve">Information used in defining significant change for analogue </w:t>
      </w:r>
      <w:r w:rsidR="00676F46">
        <w:t>p</w:t>
      </w:r>
      <w:r w:rsidRPr="007D285E">
        <w:t>oints</w:t>
      </w:r>
      <w:bookmarkEnd w:id="1018"/>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681676">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681676">
            <w:pPr>
              <w:pStyle w:val="TableText"/>
            </w:pPr>
            <w:r w:rsidRPr="00B50947">
              <w:t>Number</w:t>
            </w:r>
          </w:p>
        </w:tc>
        <w:tc>
          <w:tcPr>
            <w:tcW w:w="1427" w:type="dxa"/>
          </w:tcPr>
          <w:p w14:paraId="4A15C9DA" w14:textId="77777777" w:rsidR="007D285E" w:rsidRPr="00B50947" w:rsidRDefault="007D285E" w:rsidP="00681676">
            <w:pPr>
              <w:pStyle w:val="TableText"/>
            </w:pPr>
            <w:r w:rsidRPr="00B50947">
              <w:t>change</w:t>
            </w:r>
          </w:p>
        </w:tc>
        <w:tc>
          <w:tcPr>
            <w:tcW w:w="4084" w:type="dxa"/>
          </w:tcPr>
          <w:p w14:paraId="40ED7D4C" w14:textId="77777777" w:rsidR="007D285E" w:rsidRPr="00B50947" w:rsidRDefault="007D285E" w:rsidP="00681676">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570EE8FC"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048D0">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019" w:author="Gavin Rawson" w:date="2024-07-17T10:16:00Z" w16du:dateUtc="2024-07-17T09:16:00Z">
        <w:r w:rsidR="00B048D0" w:rsidRPr="00B048D0">
          <w:rPr>
            <w:rStyle w:val="Crossreference"/>
            <w:rPrChange w:id="1020" w:author="Gavin Rawson" w:date="2024-07-17T10:16:00Z" w16du:dateUtc="2024-07-17T09:16:00Z">
              <w:rPr/>
            </w:rPrChange>
          </w:rPr>
          <w:t>Points</w:t>
        </w:r>
      </w:ins>
      <w:del w:id="1021"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022" w:name="_Toc172098949"/>
      <w:r>
        <w:t xml:space="preserve">Counter </w:t>
      </w:r>
      <w:r w:rsidR="006B0494">
        <w:t>points</w:t>
      </w:r>
      <w:bookmarkEnd w:id="1022"/>
    </w:p>
    <w:p w14:paraId="7A85E138" w14:textId="42938C5D"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023" w:author="Gavin Rawson" w:date="2024-07-17T10:16:00Z" w16du:dateUtc="2024-07-17T09:16:00Z">
        <w:r w:rsidR="00B048D0" w:rsidRPr="00B048D0">
          <w:rPr>
            <w:rStyle w:val="Crossreference"/>
            <w:rPrChange w:id="1024" w:author="Gavin Rawson" w:date="2024-07-17T10:16:00Z" w16du:dateUtc="2024-07-17T09:16:00Z">
              <w:rPr/>
            </w:rPrChange>
          </w:rPr>
          <w:t xml:space="preserve">Table </w:t>
        </w:r>
        <w:r w:rsidR="00B048D0" w:rsidRPr="00B048D0">
          <w:rPr>
            <w:rStyle w:val="Crossreference"/>
            <w:rPrChange w:id="1025" w:author="Gavin Rawson" w:date="2024-07-17T10:16:00Z" w16du:dateUtc="2024-07-17T09:16:00Z">
              <w:rPr>
                <w:noProof/>
              </w:rPr>
            </w:rPrChange>
          </w:rPr>
          <w:t>14</w:t>
        </w:r>
      </w:ins>
      <w:del w:id="1026"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3CC4396" w:rsidR="007D46B2" w:rsidRDefault="007D46B2" w:rsidP="007D46B2">
      <w:pPr>
        <w:pStyle w:val="Caption"/>
      </w:pPr>
      <w:bookmarkStart w:id="1027" w:name="_Ref161829255"/>
      <w:bookmarkStart w:id="1028" w:name="_Toc170288653"/>
      <w:r>
        <w:t xml:space="preserve">Table </w:t>
      </w:r>
      <w:r>
        <w:fldChar w:fldCharType="begin"/>
      </w:r>
      <w:r>
        <w:instrText xml:space="preserve"> SEQ Table \* ARABIC </w:instrText>
      </w:r>
      <w:r>
        <w:fldChar w:fldCharType="separate"/>
      </w:r>
      <w:r w:rsidR="00B048D0">
        <w:rPr>
          <w:noProof/>
        </w:rPr>
        <w:t>14</w:t>
      </w:r>
      <w:r>
        <w:rPr>
          <w:noProof/>
        </w:rPr>
        <w:fldChar w:fldCharType="end"/>
      </w:r>
      <w:bookmarkEnd w:id="1027"/>
      <w:r>
        <w:tab/>
      </w:r>
      <w:r w:rsidRPr="007D46B2">
        <w:t xml:space="preserve">Information used in counter </w:t>
      </w:r>
      <w:r w:rsidR="00676F46">
        <w:t>p</w:t>
      </w:r>
      <w:r w:rsidRPr="007D46B2">
        <w:t>oints</w:t>
      </w:r>
      <w:bookmarkEnd w:id="1028"/>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681676">
            <w:pPr>
              <w:pStyle w:val="TableText"/>
            </w:pPr>
            <w:r w:rsidRPr="00BA4341">
              <w:t>Parent Point</w:t>
            </w:r>
          </w:p>
        </w:tc>
        <w:tc>
          <w:tcPr>
            <w:tcW w:w="1050" w:type="dxa"/>
            <w:noWrap/>
            <w:hideMark/>
          </w:tcPr>
          <w:p w14:paraId="6D0985CF"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681676">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681676">
            <w:pPr>
              <w:pStyle w:val="TableText"/>
              <w:rPr>
                <w:lang w:bidi="he-IL"/>
              </w:rPr>
            </w:pPr>
            <w:r w:rsidRPr="00B50947">
              <w:rPr>
                <w:lang w:bidi="he-IL"/>
              </w:rPr>
              <w:t>Yes</w:t>
            </w:r>
          </w:p>
        </w:tc>
        <w:tc>
          <w:tcPr>
            <w:tcW w:w="4127" w:type="dxa"/>
            <w:noWrap/>
            <w:hideMark/>
          </w:tcPr>
          <w:p w14:paraId="7DE2AE05" w14:textId="0408207C" w:rsidR="007D46B2" w:rsidRPr="00B50947" w:rsidRDefault="007D46B2" w:rsidP="00681676">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681676">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681676">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681676">
            <w:pPr>
              <w:pStyle w:val="TableText"/>
              <w:rPr>
                <w:lang w:bidi="he-IL"/>
              </w:rPr>
            </w:pPr>
            <w:r w:rsidRPr="00B50947">
              <w:rPr>
                <w:lang w:bidi="he-IL"/>
              </w:rPr>
              <w:t>No</w:t>
            </w:r>
          </w:p>
        </w:tc>
        <w:tc>
          <w:tcPr>
            <w:tcW w:w="4127" w:type="dxa"/>
            <w:noWrap/>
            <w:hideMark/>
          </w:tcPr>
          <w:p w14:paraId="2136F519" w14:textId="46D2EC32" w:rsidR="007D46B2" w:rsidRPr="00B50947" w:rsidRDefault="007D46B2" w:rsidP="00681676">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681676">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681676">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681676">
            <w:pPr>
              <w:pStyle w:val="TableText"/>
              <w:rPr>
                <w:lang w:bidi="he-IL"/>
              </w:rPr>
            </w:pPr>
            <w:r w:rsidRPr="00B50947">
              <w:rPr>
                <w:lang w:bidi="he-IL"/>
              </w:rPr>
              <w:t>No</w:t>
            </w:r>
          </w:p>
        </w:tc>
        <w:tc>
          <w:tcPr>
            <w:tcW w:w="4127" w:type="dxa"/>
            <w:noWrap/>
            <w:hideMark/>
          </w:tcPr>
          <w:p w14:paraId="5E347F13" w14:textId="77777777" w:rsidR="007D46B2" w:rsidRPr="00B50947" w:rsidRDefault="007D46B2" w:rsidP="00681676">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681676">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681676">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681676">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681676">
            <w:pPr>
              <w:pStyle w:val="TableText"/>
              <w:rPr>
                <w:lang w:bidi="he-IL"/>
              </w:rPr>
            </w:pPr>
            <w:r w:rsidRPr="00B50947">
              <w:rPr>
                <w:lang w:bidi="he-IL"/>
              </w:rPr>
              <w:t>No</w:t>
            </w:r>
          </w:p>
        </w:tc>
        <w:tc>
          <w:tcPr>
            <w:tcW w:w="4127" w:type="dxa"/>
            <w:noWrap/>
            <w:hideMark/>
          </w:tcPr>
          <w:p w14:paraId="42862EEF" w14:textId="24BC0804" w:rsidR="007D46B2" w:rsidRPr="00B50947" w:rsidRDefault="007D46B2" w:rsidP="00681676">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681676">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681676">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681676">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681676">
            <w:pPr>
              <w:pStyle w:val="TableText"/>
              <w:rPr>
                <w:lang w:bidi="he-IL"/>
              </w:rPr>
            </w:pPr>
            <w:r w:rsidRPr="00B50947">
              <w:rPr>
                <w:lang w:bidi="he-IL"/>
              </w:rPr>
              <w:t>No</w:t>
            </w:r>
          </w:p>
        </w:tc>
        <w:tc>
          <w:tcPr>
            <w:tcW w:w="4127" w:type="dxa"/>
            <w:noWrap/>
            <w:hideMark/>
          </w:tcPr>
          <w:p w14:paraId="49FE8451" w14:textId="77777777" w:rsidR="007D46B2" w:rsidRPr="00B50947" w:rsidRDefault="007D46B2" w:rsidP="00681676">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681676">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681676">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681676">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681676">
            <w:pPr>
              <w:pStyle w:val="TableText"/>
              <w:rPr>
                <w:lang w:bidi="he-IL"/>
              </w:rPr>
            </w:pPr>
            <w:r w:rsidRPr="00B50947">
              <w:rPr>
                <w:lang w:bidi="he-IL"/>
              </w:rPr>
              <w:t>No</w:t>
            </w:r>
          </w:p>
        </w:tc>
        <w:tc>
          <w:tcPr>
            <w:tcW w:w="4127" w:type="dxa"/>
            <w:noWrap/>
            <w:hideMark/>
          </w:tcPr>
          <w:p w14:paraId="24720F85" w14:textId="5C8C50BA" w:rsidR="007D46B2" w:rsidRPr="00B50947" w:rsidRDefault="007D46B2" w:rsidP="00681676">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681676">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681676">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681676">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681676">
            <w:pPr>
              <w:pStyle w:val="TableText"/>
              <w:rPr>
                <w:lang w:bidi="he-IL"/>
              </w:rPr>
            </w:pPr>
            <w:r w:rsidRPr="00B50947">
              <w:rPr>
                <w:lang w:bidi="he-IL"/>
              </w:rPr>
              <w:t>No</w:t>
            </w:r>
          </w:p>
        </w:tc>
        <w:tc>
          <w:tcPr>
            <w:tcW w:w="4127" w:type="dxa"/>
            <w:noWrap/>
            <w:hideMark/>
          </w:tcPr>
          <w:p w14:paraId="05A824E6" w14:textId="0E01D028" w:rsidR="007D46B2" w:rsidRPr="00B50947" w:rsidRDefault="007D46B2" w:rsidP="00681676">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077B32B"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1029" w:author="Gavin Rawson" w:date="2024-07-17T10:16:00Z" w16du:dateUtc="2024-07-17T09:16:00Z">
        <w:r w:rsidR="00B048D0" w:rsidRPr="00B048D0">
          <w:rPr>
            <w:rStyle w:val="Crossreference"/>
            <w:rPrChange w:id="1030" w:author="Gavin Rawson" w:date="2024-07-17T10:16:00Z" w16du:dateUtc="2024-07-17T09:16:00Z">
              <w:rPr/>
            </w:rPrChange>
          </w:rPr>
          <w:t xml:space="preserve">Table </w:t>
        </w:r>
        <w:r w:rsidR="00B048D0" w:rsidRPr="00B048D0">
          <w:rPr>
            <w:rStyle w:val="Crossreference"/>
            <w:rPrChange w:id="1031" w:author="Gavin Rawson" w:date="2024-07-17T10:16:00Z" w16du:dateUtc="2024-07-17T09:16:00Z">
              <w:rPr>
                <w:noProof/>
              </w:rPr>
            </w:rPrChange>
          </w:rPr>
          <w:t>15</w:t>
        </w:r>
      </w:ins>
      <w:del w:id="1032"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F31AFD9" w:rsidR="005F2CCD" w:rsidRPr="005F2CCD" w:rsidRDefault="005F2CCD" w:rsidP="00251DC9">
      <w:pPr>
        <w:pStyle w:val="Caption"/>
        <w:keepNext/>
      </w:pPr>
      <w:bookmarkStart w:id="1033" w:name="_Ref161305322"/>
      <w:bookmarkStart w:id="1034" w:name="_Toc170288654"/>
      <w:r w:rsidRPr="005F2CCD">
        <w:t xml:space="preserve">Table </w:t>
      </w:r>
      <w:r>
        <w:fldChar w:fldCharType="begin"/>
      </w:r>
      <w:r>
        <w:instrText xml:space="preserve"> SEQ Table \* ARABIC </w:instrText>
      </w:r>
      <w:r>
        <w:fldChar w:fldCharType="separate"/>
      </w:r>
      <w:r w:rsidR="00B048D0">
        <w:rPr>
          <w:noProof/>
        </w:rPr>
        <w:t>15</w:t>
      </w:r>
      <w:r>
        <w:rPr>
          <w:noProof/>
        </w:rPr>
        <w:fldChar w:fldCharType="end"/>
      </w:r>
      <w:bookmarkEnd w:id="1033"/>
      <w:r w:rsidRPr="005F2CCD">
        <w:tab/>
        <w:t xml:space="preserve">Information used in defining significant change for </w:t>
      </w:r>
      <w:r>
        <w:t>counter</w:t>
      </w:r>
      <w:r w:rsidRPr="005F2CCD">
        <w:t xml:space="preserve"> </w:t>
      </w:r>
      <w:r w:rsidR="00C4094A">
        <w:t>p</w:t>
      </w:r>
      <w:r w:rsidRPr="005F2CCD">
        <w:t>oints</w:t>
      </w:r>
      <w:bookmarkEnd w:id="1034"/>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D84D569"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048D0">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1035" w:author="Gavin Rawson" w:date="2024-07-17T10:16:00Z" w16du:dateUtc="2024-07-17T09:16:00Z">
        <w:r w:rsidR="00B048D0" w:rsidRPr="00B048D0">
          <w:rPr>
            <w:color w:val="0000FF"/>
            <w:u w:val="single"/>
            <w:rPrChange w:id="1036" w:author="Gavin Rawson" w:date="2024-07-17T10:16:00Z" w16du:dateUtc="2024-07-17T09:16:00Z">
              <w:rPr/>
            </w:rPrChange>
          </w:rPr>
          <w:t>Points</w:t>
        </w:r>
      </w:ins>
      <w:del w:id="1037"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1038" w:name="_Toc172098950"/>
      <w:r w:rsidRPr="005F2CCD">
        <w:rPr>
          <w:rFonts w:eastAsia="DengXian"/>
          <w:lang w:eastAsia="en-US"/>
        </w:rPr>
        <w:t xml:space="preserve">Analogue </w:t>
      </w:r>
      <w:r w:rsidR="006B0494" w:rsidRPr="005F2CCD">
        <w:rPr>
          <w:rFonts w:eastAsia="DengXian"/>
          <w:lang w:eastAsia="en-US"/>
        </w:rPr>
        <w:t>limits</w:t>
      </w:r>
      <w:bookmarkEnd w:id="1038"/>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4574B406"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039" w:author="Gavin Rawson" w:date="2024-07-17T10:16:00Z" w16du:dateUtc="2024-07-17T09:16:00Z">
        <w:r w:rsidR="00B048D0" w:rsidRPr="00B048D0">
          <w:rPr>
            <w:rStyle w:val="Crossreference"/>
            <w:rPrChange w:id="1040" w:author="Gavin Rawson" w:date="2024-07-17T10:16:00Z" w16du:dateUtc="2024-07-17T09:16:00Z">
              <w:rPr/>
            </w:rPrChange>
          </w:rPr>
          <w:t xml:space="preserve">Table </w:t>
        </w:r>
        <w:r w:rsidR="00B048D0" w:rsidRPr="00B048D0">
          <w:rPr>
            <w:rStyle w:val="Crossreference"/>
            <w:rPrChange w:id="1041" w:author="Gavin Rawson" w:date="2024-07-17T10:16:00Z" w16du:dateUtc="2024-07-17T09:16:00Z">
              <w:rPr>
                <w:noProof/>
              </w:rPr>
            </w:rPrChange>
          </w:rPr>
          <w:t>16</w:t>
        </w:r>
      </w:ins>
      <w:del w:id="1042"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0BC253B4" w:rsidR="005F2CCD" w:rsidRDefault="005F2CCD" w:rsidP="005F2CCD">
      <w:pPr>
        <w:pStyle w:val="Caption"/>
      </w:pPr>
      <w:bookmarkStart w:id="1043" w:name="_Ref161306485"/>
      <w:bookmarkStart w:id="1044" w:name="_Toc170288655"/>
      <w:r>
        <w:t xml:space="preserve">Table </w:t>
      </w:r>
      <w:r>
        <w:fldChar w:fldCharType="begin"/>
      </w:r>
      <w:r>
        <w:instrText xml:space="preserve"> SEQ Table \* ARABIC </w:instrText>
      </w:r>
      <w:r>
        <w:fldChar w:fldCharType="separate"/>
      </w:r>
      <w:r w:rsidR="00B048D0">
        <w:rPr>
          <w:noProof/>
        </w:rPr>
        <w:t>16</w:t>
      </w:r>
      <w:r>
        <w:rPr>
          <w:noProof/>
        </w:rPr>
        <w:fldChar w:fldCharType="end"/>
      </w:r>
      <w:bookmarkEnd w:id="1043"/>
      <w:r>
        <w:tab/>
      </w:r>
      <w:r w:rsidRPr="005F2CCD">
        <w:t>Information used in defining an analogue limit</w:t>
      </w:r>
      <w:bookmarkEnd w:id="1044"/>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681676">
            <w:pPr>
              <w:pStyle w:val="TableText"/>
            </w:pPr>
            <w:r w:rsidRPr="00B50947">
              <w:t>Parent</w:t>
            </w:r>
          </w:p>
        </w:tc>
        <w:tc>
          <w:tcPr>
            <w:tcW w:w="1032" w:type="dxa"/>
          </w:tcPr>
          <w:p w14:paraId="094BBA05" w14:textId="77777777" w:rsidR="005F2CCD" w:rsidRPr="00B50947" w:rsidRDefault="005F2CCD" w:rsidP="00681676">
            <w:pPr>
              <w:pStyle w:val="TableText"/>
            </w:pPr>
            <w:r w:rsidRPr="00B50947">
              <w:t>Integer</w:t>
            </w:r>
          </w:p>
        </w:tc>
        <w:tc>
          <w:tcPr>
            <w:tcW w:w="869" w:type="dxa"/>
          </w:tcPr>
          <w:p w14:paraId="392BF9FB" w14:textId="77777777" w:rsidR="005F2CCD" w:rsidRPr="00B50947" w:rsidRDefault="005F2CCD" w:rsidP="00681676">
            <w:pPr>
              <w:pStyle w:val="TableText"/>
            </w:pPr>
            <w:r w:rsidRPr="00B50947">
              <w:t>parent</w:t>
            </w:r>
          </w:p>
        </w:tc>
        <w:tc>
          <w:tcPr>
            <w:tcW w:w="1239" w:type="dxa"/>
          </w:tcPr>
          <w:p w14:paraId="6721D372" w14:textId="77777777" w:rsidR="005F2CCD" w:rsidRPr="00B50947" w:rsidRDefault="005F2CCD" w:rsidP="00681676">
            <w:pPr>
              <w:pStyle w:val="TableText"/>
            </w:pPr>
            <w:r w:rsidRPr="00B50947">
              <w:t>Yes</w:t>
            </w:r>
          </w:p>
        </w:tc>
        <w:tc>
          <w:tcPr>
            <w:tcW w:w="4269" w:type="dxa"/>
          </w:tcPr>
          <w:p w14:paraId="17B99E46" w14:textId="0EADD8BB" w:rsidR="005F2CCD" w:rsidRPr="00B50947" w:rsidRDefault="005F2CCD" w:rsidP="00681676">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681676">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681676">
            <w:pPr>
              <w:pStyle w:val="TableText"/>
            </w:pPr>
            <w:r w:rsidRPr="00B50947">
              <w:t>String</w:t>
            </w:r>
          </w:p>
        </w:tc>
        <w:tc>
          <w:tcPr>
            <w:tcW w:w="869" w:type="dxa"/>
          </w:tcPr>
          <w:p w14:paraId="70262552" w14:textId="77777777" w:rsidR="005F2CCD" w:rsidRPr="00B50947" w:rsidRDefault="005F2CCD" w:rsidP="00681676">
            <w:pPr>
              <w:pStyle w:val="TableText"/>
            </w:pPr>
            <w:r w:rsidRPr="00B50947">
              <w:t>parentType</w:t>
            </w:r>
          </w:p>
        </w:tc>
        <w:tc>
          <w:tcPr>
            <w:tcW w:w="1239" w:type="dxa"/>
          </w:tcPr>
          <w:p w14:paraId="0272A20B" w14:textId="77777777" w:rsidR="005F2CCD" w:rsidRPr="00B50947" w:rsidRDefault="005F2CCD" w:rsidP="00681676">
            <w:pPr>
              <w:pStyle w:val="TableText"/>
            </w:pPr>
            <w:r w:rsidRPr="00B50947">
              <w:t>Yes</w:t>
            </w:r>
          </w:p>
        </w:tc>
        <w:tc>
          <w:tcPr>
            <w:tcW w:w="4269" w:type="dxa"/>
          </w:tcPr>
          <w:p w14:paraId="02BF3F2A" w14:textId="3E603322" w:rsidR="005F2CCD" w:rsidRPr="00B50947" w:rsidRDefault="005F2CCD" w:rsidP="00681676">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681676">
            <w:pPr>
              <w:pStyle w:val="TableText"/>
            </w:pPr>
            <w:r w:rsidRPr="00B50947">
              <w:t>Point Limit Index</w:t>
            </w:r>
          </w:p>
        </w:tc>
        <w:tc>
          <w:tcPr>
            <w:tcW w:w="1032" w:type="dxa"/>
          </w:tcPr>
          <w:p w14:paraId="62CDEF09" w14:textId="20BB7EFA" w:rsidR="005F2CCD" w:rsidRPr="00B50947" w:rsidRDefault="005F2CCD" w:rsidP="00681676">
            <w:pPr>
              <w:pStyle w:val="TableText"/>
            </w:pPr>
            <w:del w:id="1045" w:author="Gavin Rawson" w:date="2024-07-15T08:22:00Z" w16du:dateUtc="2024-07-15T07:22:00Z">
              <w:r w:rsidRPr="00B50947" w:rsidDel="000D4A69">
                <w:delText>Number</w:delText>
              </w:r>
            </w:del>
            <w:ins w:id="1046" w:author="Gavin Rawson" w:date="2024-07-15T08:22:00Z" w16du:dateUtc="2024-07-15T07:22:00Z">
              <w:r w:rsidR="000D4A69">
                <w:t>Integer</w:t>
              </w:r>
            </w:ins>
          </w:p>
        </w:tc>
        <w:tc>
          <w:tcPr>
            <w:tcW w:w="869" w:type="dxa"/>
          </w:tcPr>
          <w:p w14:paraId="11580CA1" w14:textId="77777777" w:rsidR="005F2CCD" w:rsidRPr="00B50947" w:rsidRDefault="005F2CCD" w:rsidP="00681676">
            <w:pPr>
              <w:pStyle w:val="TableText"/>
            </w:pPr>
            <w:r w:rsidRPr="00B50947">
              <w:t>num</w:t>
            </w:r>
          </w:p>
        </w:tc>
        <w:tc>
          <w:tcPr>
            <w:tcW w:w="1239" w:type="dxa"/>
          </w:tcPr>
          <w:p w14:paraId="79E94697" w14:textId="77777777" w:rsidR="005F2CCD" w:rsidRPr="00B50947" w:rsidRDefault="005F2CCD" w:rsidP="00681676">
            <w:pPr>
              <w:pStyle w:val="TableText"/>
            </w:pPr>
            <w:r w:rsidRPr="00B50947">
              <w:t>Yes</w:t>
            </w:r>
          </w:p>
        </w:tc>
        <w:tc>
          <w:tcPr>
            <w:tcW w:w="4269" w:type="dxa"/>
          </w:tcPr>
          <w:p w14:paraId="0546015A" w14:textId="06444EF8" w:rsidR="005F2CCD" w:rsidRPr="00B50947" w:rsidRDefault="005F2CCD" w:rsidP="00681676">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681676">
            <w:pPr>
              <w:pStyle w:val="TableText"/>
            </w:pPr>
            <w:r w:rsidRPr="00B50947">
              <w:t>Name</w:t>
            </w:r>
          </w:p>
        </w:tc>
        <w:tc>
          <w:tcPr>
            <w:tcW w:w="1032" w:type="dxa"/>
          </w:tcPr>
          <w:p w14:paraId="6E1EE9C9" w14:textId="77777777" w:rsidR="005F2CCD" w:rsidRPr="00B50947" w:rsidRDefault="005F2CCD" w:rsidP="00681676">
            <w:pPr>
              <w:pStyle w:val="TableText"/>
            </w:pPr>
            <w:r w:rsidRPr="00B50947">
              <w:t>String</w:t>
            </w:r>
          </w:p>
        </w:tc>
        <w:tc>
          <w:tcPr>
            <w:tcW w:w="869" w:type="dxa"/>
          </w:tcPr>
          <w:p w14:paraId="32FBAE6B" w14:textId="77777777" w:rsidR="005F2CCD" w:rsidRPr="00B50947" w:rsidRDefault="005F2CCD" w:rsidP="00681676">
            <w:pPr>
              <w:pStyle w:val="TableText"/>
            </w:pPr>
            <w:r w:rsidRPr="00B50947">
              <w:t>name</w:t>
            </w:r>
          </w:p>
        </w:tc>
        <w:tc>
          <w:tcPr>
            <w:tcW w:w="1239" w:type="dxa"/>
          </w:tcPr>
          <w:p w14:paraId="7C5F1602" w14:textId="77777777" w:rsidR="005F2CCD" w:rsidRPr="00B50947" w:rsidRDefault="005F2CCD" w:rsidP="00681676">
            <w:pPr>
              <w:pStyle w:val="TableText"/>
            </w:pPr>
            <w:r w:rsidRPr="00B50947">
              <w:t>No</w:t>
            </w:r>
          </w:p>
        </w:tc>
        <w:tc>
          <w:tcPr>
            <w:tcW w:w="4269" w:type="dxa"/>
          </w:tcPr>
          <w:p w14:paraId="66DC5471" w14:textId="1435D81E" w:rsidR="005F2CCD" w:rsidRPr="00B50947" w:rsidRDefault="005F2CCD" w:rsidP="00681676">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681676">
            <w:pPr>
              <w:pStyle w:val="TableText"/>
            </w:pPr>
            <w:r w:rsidRPr="00B50947">
              <w:t>Action</w:t>
            </w:r>
          </w:p>
        </w:tc>
        <w:tc>
          <w:tcPr>
            <w:tcW w:w="1032" w:type="dxa"/>
          </w:tcPr>
          <w:p w14:paraId="5C973FC8" w14:textId="32A228C7" w:rsidR="005F2CCD" w:rsidRPr="00B50947" w:rsidRDefault="005F2CCD" w:rsidP="00681676">
            <w:pPr>
              <w:pStyle w:val="TableText"/>
            </w:pPr>
            <w:del w:id="1047" w:author="Gavin Rawson" w:date="2024-07-15T08:22:00Z" w16du:dateUtc="2024-07-15T07:22:00Z">
              <w:r w:rsidRPr="00B50947" w:rsidDel="000D4A69">
                <w:delText>Number</w:delText>
              </w:r>
            </w:del>
            <w:ins w:id="1048" w:author="Gavin Rawson" w:date="2024-07-15T08:22:00Z" w16du:dateUtc="2024-07-15T07:22:00Z">
              <w:r w:rsidR="000D4A69">
                <w:t>Integer</w:t>
              </w:r>
            </w:ins>
          </w:p>
        </w:tc>
        <w:tc>
          <w:tcPr>
            <w:tcW w:w="869" w:type="dxa"/>
          </w:tcPr>
          <w:p w14:paraId="3176B559" w14:textId="77777777" w:rsidR="005F2CCD" w:rsidRPr="00B50947" w:rsidRDefault="005F2CCD" w:rsidP="00681676">
            <w:pPr>
              <w:pStyle w:val="TableText"/>
            </w:pPr>
            <w:r w:rsidRPr="00B50947">
              <w:t>action</w:t>
            </w:r>
          </w:p>
        </w:tc>
        <w:tc>
          <w:tcPr>
            <w:tcW w:w="1239" w:type="dxa"/>
          </w:tcPr>
          <w:p w14:paraId="3217DB12" w14:textId="77777777" w:rsidR="005F2CCD" w:rsidRPr="00B50947" w:rsidRDefault="005F2CCD" w:rsidP="00681676">
            <w:pPr>
              <w:pStyle w:val="TableText"/>
            </w:pPr>
            <w:r w:rsidRPr="00B50947">
              <w:t>Yes</w:t>
            </w:r>
          </w:p>
        </w:tc>
        <w:tc>
          <w:tcPr>
            <w:tcW w:w="4269" w:type="dxa"/>
          </w:tcPr>
          <w:p w14:paraId="583BFCCE" w14:textId="77777777" w:rsidR="005F2CCD" w:rsidRPr="00B50947" w:rsidRDefault="005F2CCD" w:rsidP="00681676">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681676">
            <w:pPr>
              <w:pStyle w:val="TableText"/>
            </w:pPr>
            <w:r w:rsidRPr="00B50947">
              <w:t>Direction</w:t>
            </w:r>
          </w:p>
        </w:tc>
        <w:tc>
          <w:tcPr>
            <w:tcW w:w="1032" w:type="dxa"/>
          </w:tcPr>
          <w:p w14:paraId="6010B9C4" w14:textId="1A2E314F" w:rsidR="005F2CCD" w:rsidRPr="00B50947" w:rsidRDefault="005F2CCD" w:rsidP="00681676">
            <w:pPr>
              <w:pStyle w:val="TableText"/>
            </w:pPr>
            <w:del w:id="1049" w:author="Gavin Rawson" w:date="2024-07-15T08:22:00Z" w16du:dateUtc="2024-07-15T07:22:00Z">
              <w:r w:rsidRPr="00B50947" w:rsidDel="000D4A69">
                <w:delText>Number</w:delText>
              </w:r>
            </w:del>
            <w:ins w:id="1050" w:author="Gavin Rawson" w:date="2024-07-15T08:22:00Z" w16du:dateUtc="2024-07-15T07:22:00Z">
              <w:r w:rsidR="000D4A69">
                <w:t>Integer</w:t>
              </w:r>
            </w:ins>
          </w:p>
        </w:tc>
        <w:tc>
          <w:tcPr>
            <w:tcW w:w="869" w:type="dxa"/>
          </w:tcPr>
          <w:p w14:paraId="7CB37156" w14:textId="77777777" w:rsidR="005F2CCD" w:rsidRPr="00B50947" w:rsidRDefault="005F2CCD" w:rsidP="00681676">
            <w:pPr>
              <w:pStyle w:val="TableText"/>
            </w:pPr>
            <w:r w:rsidRPr="00B50947">
              <w:t>dirctn</w:t>
            </w:r>
          </w:p>
        </w:tc>
        <w:tc>
          <w:tcPr>
            <w:tcW w:w="1239" w:type="dxa"/>
          </w:tcPr>
          <w:p w14:paraId="0B0FE7FB" w14:textId="77777777" w:rsidR="005F2CCD" w:rsidRPr="00B50947" w:rsidRDefault="005F2CCD" w:rsidP="00681676">
            <w:pPr>
              <w:pStyle w:val="TableText"/>
            </w:pPr>
            <w:r w:rsidRPr="00B50947">
              <w:t>Yes</w:t>
            </w:r>
          </w:p>
        </w:tc>
        <w:tc>
          <w:tcPr>
            <w:tcW w:w="4269" w:type="dxa"/>
          </w:tcPr>
          <w:p w14:paraId="7C4345D9" w14:textId="77777777" w:rsidR="005F2CCD" w:rsidRPr="00B50947" w:rsidRDefault="005F2CCD" w:rsidP="00681676">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681676">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681676">
            <w:pPr>
              <w:pStyle w:val="TableText"/>
            </w:pPr>
            <w:r w:rsidRPr="00B50947">
              <w:t>Number</w:t>
            </w:r>
          </w:p>
        </w:tc>
        <w:tc>
          <w:tcPr>
            <w:tcW w:w="869" w:type="dxa"/>
          </w:tcPr>
          <w:p w14:paraId="23D840CA" w14:textId="77777777" w:rsidR="005F2CCD" w:rsidRPr="00B50947" w:rsidRDefault="005F2CCD" w:rsidP="00681676">
            <w:pPr>
              <w:pStyle w:val="TableText"/>
            </w:pPr>
            <w:r w:rsidRPr="00B50947">
              <w:t>value</w:t>
            </w:r>
          </w:p>
        </w:tc>
        <w:tc>
          <w:tcPr>
            <w:tcW w:w="1239" w:type="dxa"/>
          </w:tcPr>
          <w:p w14:paraId="3A3A37E3" w14:textId="77777777" w:rsidR="005F2CCD" w:rsidRPr="00B50947" w:rsidRDefault="005F2CCD" w:rsidP="00681676">
            <w:pPr>
              <w:pStyle w:val="TableText"/>
            </w:pPr>
            <w:r w:rsidRPr="00B50947">
              <w:t>Yes</w:t>
            </w:r>
          </w:p>
        </w:tc>
        <w:tc>
          <w:tcPr>
            <w:tcW w:w="4269" w:type="dxa"/>
          </w:tcPr>
          <w:p w14:paraId="667EC346" w14:textId="77777777" w:rsidR="005F2CCD" w:rsidRPr="00B50947" w:rsidRDefault="005F2CCD" w:rsidP="00681676">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681676">
            <w:pPr>
              <w:pStyle w:val="TableText"/>
            </w:pPr>
            <w:r w:rsidRPr="00B50947">
              <w:t>Hysteresis</w:t>
            </w:r>
          </w:p>
        </w:tc>
        <w:tc>
          <w:tcPr>
            <w:tcW w:w="1032" w:type="dxa"/>
          </w:tcPr>
          <w:p w14:paraId="6A124E82" w14:textId="77777777" w:rsidR="005F2CCD" w:rsidRPr="00B50947" w:rsidRDefault="005F2CCD" w:rsidP="00681676">
            <w:pPr>
              <w:pStyle w:val="TableText"/>
            </w:pPr>
            <w:r w:rsidRPr="00B50947">
              <w:t>Number</w:t>
            </w:r>
          </w:p>
        </w:tc>
        <w:tc>
          <w:tcPr>
            <w:tcW w:w="869" w:type="dxa"/>
          </w:tcPr>
          <w:p w14:paraId="5B5AC30B" w14:textId="77777777" w:rsidR="005F2CCD" w:rsidRPr="00B50947" w:rsidRDefault="005F2CCD" w:rsidP="00681676">
            <w:pPr>
              <w:pStyle w:val="TableText"/>
            </w:pPr>
            <w:r w:rsidRPr="00B50947">
              <w:t>hyst</w:t>
            </w:r>
          </w:p>
        </w:tc>
        <w:tc>
          <w:tcPr>
            <w:tcW w:w="1239" w:type="dxa"/>
          </w:tcPr>
          <w:p w14:paraId="43F95377" w14:textId="77777777" w:rsidR="005F2CCD" w:rsidRPr="00B50947" w:rsidRDefault="005F2CCD" w:rsidP="00681676">
            <w:pPr>
              <w:pStyle w:val="TableText"/>
            </w:pPr>
            <w:r w:rsidRPr="00B50947">
              <w:t>No</w:t>
            </w:r>
          </w:p>
        </w:tc>
        <w:tc>
          <w:tcPr>
            <w:tcW w:w="4269" w:type="dxa"/>
          </w:tcPr>
          <w:p w14:paraId="4F03C73C" w14:textId="77777777" w:rsidR="005F2CCD" w:rsidRPr="00B50947" w:rsidRDefault="005F2CCD" w:rsidP="00681676">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681676">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681676">
            <w:pPr>
              <w:pStyle w:val="TableText"/>
            </w:pPr>
            <w:del w:id="1051" w:author="Gavin Rawson" w:date="2024-07-15T08:23:00Z" w16du:dateUtc="2024-07-15T07:23:00Z">
              <w:r w:rsidRPr="00B50947" w:rsidDel="000D4A69">
                <w:delText>Number</w:delText>
              </w:r>
            </w:del>
            <w:ins w:id="1052" w:author="Gavin Rawson" w:date="2024-07-15T08:23:00Z" w16du:dateUtc="2024-07-15T07:23:00Z">
              <w:r w:rsidR="000D4A69">
                <w:t>Integer</w:t>
              </w:r>
            </w:ins>
          </w:p>
        </w:tc>
        <w:tc>
          <w:tcPr>
            <w:tcW w:w="869" w:type="dxa"/>
          </w:tcPr>
          <w:p w14:paraId="0870BE7C" w14:textId="77777777" w:rsidR="005F2CCD" w:rsidRPr="00B50947" w:rsidRDefault="005F2CCD" w:rsidP="00681676">
            <w:pPr>
              <w:pStyle w:val="TableText"/>
            </w:pPr>
            <w:r w:rsidRPr="00B50947">
              <w:t>enter</w:t>
            </w:r>
          </w:p>
        </w:tc>
        <w:tc>
          <w:tcPr>
            <w:tcW w:w="1239" w:type="dxa"/>
          </w:tcPr>
          <w:p w14:paraId="68485BEF" w14:textId="77777777" w:rsidR="005F2CCD" w:rsidRPr="00B50947" w:rsidRDefault="005F2CCD" w:rsidP="00681676">
            <w:pPr>
              <w:pStyle w:val="TableText"/>
            </w:pPr>
            <w:r w:rsidRPr="00B50947">
              <w:t>No</w:t>
            </w:r>
          </w:p>
        </w:tc>
        <w:tc>
          <w:tcPr>
            <w:tcW w:w="4269" w:type="dxa"/>
          </w:tcPr>
          <w:p w14:paraId="3AFBC534" w14:textId="46F5D3A3" w:rsidR="005F2CCD" w:rsidRPr="00B50947" w:rsidRDefault="005F2CCD" w:rsidP="00681676">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681676">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681676">
            <w:pPr>
              <w:pStyle w:val="TableText"/>
            </w:pPr>
            <w:del w:id="1053" w:author="Gavin Rawson" w:date="2024-07-15T08:23:00Z" w16du:dateUtc="2024-07-15T07:23:00Z">
              <w:r w:rsidRPr="00B50947" w:rsidDel="000D4A69">
                <w:delText>Number</w:delText>
              </w:r>
            </w:del>
            <w:ins w:id="1054" w:author="Gavin Rawson" w:date="2024-07-15T08:23:00Z" w16du:dateUtc="2024-07-15T07:23:00Z">
              <w:r w:rsidR="000D4A69">
                <w:t>Integer</w:t>
              </w:r>
            </w:ins>
          </w:p>
        </w:tc>
        <w:tc>
          <w:tcPr>
            <w:tcW w:w="869" w:type="dxa"/>
          </w:tcPr>
          <w:p w14:paraId="068BD751" w14:textId="77777777" w:rsidR="005F2CCD" w:rsidRPr="00B50947" w:rsidRDefault="005F2CCD" w:rsidP="00681676">
            <w:pPr>
              <w:pStyle w:val="TableText"/>
            </w:pPr>
            <w:r w:rsidRPr="00B50947">
              <w:t>leave</w:t>
            </w:r>
          </w:p>
        </w:tc>
        <w:tc>
          <w:tcPr>
            <w:tcW w:w="1239" w:type="dxa"/>
          </w:tcPr>
          <w:p w14:paraId="3DCFEEFB" w14:textId="77777777" w:rsidR="005F2CCD" w:rsidRPr="00B50947" w:rsidRDefault="005F2CCD" w:rsidP="00681676">
            <w:pPr>
              <w:pStyle w:val="TableText"/>
            </w:pPr>
            <w:r w:rsidRPr="00B50947">
              <w:t>No</w:t>
            </w:r>
          </w:p>
        </w:tc>
        <w:tc>
          <w:tcPr>
            <w:tcW w:w="4269" w:type="dxa"/>
          </w:tcPr>
          <w:p w14:paraId="6D0FE1A2" w14:textId="71FDEE5C" w:rsidR="005F2CCD" w:rsidRPr="00B50947" w:rsidRDefault="005F2CCD" w:rsidP="00681676">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681676">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681676">
            <w:pPr>
              <w:pStyle w:val="TableText"/>
            </w:pPr>
            <w:del w:id="1055" w:author="Gavin Rawson" w:date="2024-07-15T08:23:00Z" w16du:dateUtc="2024-07-15T07:23:00Z">
              <w:r w:rsidRPr="00B50947" w:rsidDel="000D4A69">
                <w:delText>Number</w:delText>
              </w:r>
            </w:del>
            <w:ins w:id="1056" w:author="Gavin Rawson" w:date="2024-07-15T08:23:00Z" w16du:dateUtc="2024-07-15T07:23:00Z">
              <w:r w:rsidR="000D4A69">
                <w:t>Integer</w:t>
              </w:r>
            </w:ins>
          </w:p>
        </w:tc>
        <w:tc>
          <w:tcPr>
            <w:tcW w:w="869" w:type="dxa"/>
          </w:tcPr>
          <w:p w14:paraId="337F2E4B" w14:textId="77777777" w:rsidR="005F2CCD" w:rsidRPr="00B50947" w:rsidRDefault="005F2CCD" w:rsidP="00681676">
            <w:pPr>
              <w:pStyle w:val="TableText"/>
            </w:pPr>
            <w:r w:rsidRPr="00B50947">
              <w:t>mon</w:t>
            </w:r>
          </w:p>
        </w:tc>
        <w:tc>
          <w:tcPr>
            <w:tcW w:w="1239" w:type="dxa"/>
          </w:tcPr>
          <w:p w14:paraId="311FB230" w14:textId="77777777" w:rsidR="005F2CCD" w:rsidRPr="00B50947" w:rsidRDefault="005F2CCD" w:rsidP="00681676">
            <w:pPr>
              <w:pStyle w:val="TableText"/>
            </w:pPr>
            <w:r w:rsidRPr="00B50947">
              <w:t>No</w:t>
            </w:r>
          </w:p>
        </w:tc>
        <w:tc>
          <w:tcPr>
            <w:tcW w:w="4269" w:type="dxa"/>
          </w:tcPr>
          <w:p w14:paraId="2803A518" w14:textId="77777777" w:rsidR="005F2CCD" w:rsidRPr="00B50947" w:rsidRDefault="005F2CCD" w:rsidP="00681676">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681676">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681676">
            <w:pPr>
              <w:pStyle w:val="TableText"/>
            </w:pPr>
            <w:del w:id="1057" w:author="Gavin Rawson" w:date="2024-07-15T08:23:00Z" w16du:dateUtc="2024-07-15T07:23:00Z">
              <w:r w:rsidRPr="00B50947" w:rsidDel="000D4A69">
                <w:delText>Number</w:delText>
              </w:r>
            </w:del>
            <w:ins w:id="1058" w:author="Gavin Rawson" w:date="2024-07-15T08:23:00Z" w16du:dateUtc="2024-07-15T07:23:00Z">
              <w:r w:rsidR="000D4A69">
                <w:t>Integer</w:t>
              </w:r>
            </w:ins>
          </w:p>
        </w:tc>
        <w:tc>
          <w:tcPr>
            <w:tcW w:w="869" w:type="dxa"/>
          </w:tcPr>
          <w:p w14:paraId="25F526F6" w14:textId="77777777" w:rsidR="005F2CCD" w:rsidRPr="00B50947" w:rsidRDefault="005F2CCD" w:rsidP="00681676">
            <w:pPr>
              <w:pStyle w:val="TableText"/>
            </w:pPr>
            <w:r w:rsidRPr="00B50947">
              <w:t>tue</w:t>
            </w:r>
          </w:p>
        </w:tc>
        <w:tc>
          <w:tcPr>
            <w:tcW w:w="1239" w:type="dxa"/>
          </w:tcPr>
          <w:p w14:paraId="48E47805" w14:textId="77777777" w:rsidR="005F2CCD" w:rsidRPr="00B50947" w:rsidRDefault="005F2CCD" w:rsidP="00681676">
            <w:pPr>
              <w:pStyle w:val="TableText"/>
            </w:pPr>
            <w:r w:rsidRPr="00B50947">
              <w:t>No</w:t>
            </w:r>
          </w:p>
        </w:tc>
        <w:tc>
          <w:tcPr>
            <w:tcW w:w="4269" w:type="dxa"/>
          </w:tcPr>
          <w:p w14:paraId="7FDD2AAF" w14:textId="77777777" w:rsidR="005F2CCD" w:rsidRPr="00B50947" w:rsidRDefault="005F2CCD" w:rsidP="00681676">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681676">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681676">
            <w:pPr>
              <w:pStyle w:val="TableText"/>
            </w:pPr>
            <w:ins w:id="1059" w:author="Gavin Rawson" w:date="2024-07-15T08:23:00Z" w16du:dateUtc="2024-07-15T07:23:00Z">
              <w:r>
                <w:t>Integer</w:t>
              </w:r>
            </w:ins>
            <w:del w:id="1060"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681676">
            <w:pPr>
              <w:pStyle w:val="TableText"/>
            </w:pPr>
            <w:r w:rsidRPr="00B50947">
              <w:t>wed</w:t>
            </w:r>
          </w:p>
        </w:tc>
        <w:tc>
          <w:tcPr>
            <w:tcW w:w="1239" w:type="dxa"/>
          </w:tcPr>
          <w:p w14:paraId="4BF04F70" w14:textId="77777777" w:rsidR="005F2CCD" w:rsidRPr="00B50947" w:rsidRDefault="005F2CCD" w:rsidP="00681676">
            <w:pPr>
              <w:pStyle w:val="TableText"/>
            </w:pPr>
            <w:r w:rsidRPr="00B50947">
              <w:t>No</w:t>
            </w:r>
          </w:p>
        </w:tc>
        <w:tc>
          <w:tcPr>
            <w:tcW w:w="4269" w:type="dxa"/>
          </w:tcPr>
          <w:p w14:paraId="5D246AA8" w14:textId="77777777" w:rsidR="005F2CCD" w:rsidRPr="00B50947" w:rsidRDefault="005F2CCD" w:rsidP="00681676">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681676">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681676">
            <w:pPr>
              <w:pStyle w:val="TableText"/>
            </w:pPr>
            <w:ins w:id="1061" w:author="Gavin Rawson" w:date="2024-07-15T08:23:00Z" w16du:dateUtc="2024-07-15T07:23:00Z">
              <w:r>
                <w:t>Integer</w:t>
              </w:r>
            </w:ins>
            <w:del w:id="1062"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681676">
            <w:pPr>
              <w:pStyle w:val="TableText"/>
            </w:pPr>
            <w:r w:rsidRPr="00B50947">
              <w:t>thu</w:t>
            </w:r>
          </w:p>
        </w:tc>
        <w:tc>
          <w:tcPr>
            <w:tcW w:w="1239" w:type="dxa"/>
          </w:tcPr>
          <w:p w14:paraId="7035FAAC" w14:textId="77777777" w:rsidR="005F2CCD" w:rsidRPr="00B50947" w:rsidRDefault="005F2CCD" w:rsidP="00681676">
            <w:pPr>
              <w:pStyle w:val="TableText"/>
            </w:pPr>
            <w:r w:rsidRPr="00B50947">
              <w:t>No</w:t>
            </w:r>
          </w:p>
        </w:tc>
        <w:tc>
          <w:tcPr>
            <w:tcW w:w="4269" w:type="dxa"/>
          </w:tcPr>
          <w:p w14:paraId="61DE9DDB" w14:textId="77777777" w:rsidR="005F2CCD" w:rsidRPr="00B50947" w:rsidRDefault="005F2CCD" w:rsidP="00681676">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681676">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681676">
            <w:pPr>
              <w:pStyle w:val="TableText"/>
            </w:pPr>
            <w:ins w:id="1063" w:author="Gavin Rawson" w:date="2024-07-15T08:23:00Z" w16du:dateUtc="2024-07-15T07:23:00Z">
              <w:r>
                <w:t>Integer</w:t>
              </w:r>
            </w:ins>
            <w:del w:id="1064"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681676">
            <w:pPr>
              <w:pStyle w:val="TableText"/>
            </w:pPr>
            <w:r w:rsidRPr="00B50947">
              <w:t>fri</w:t>
            </w:r>
          </w:p>
        </w:tc>
        <w:tc>
          <w:tcPr>
            <w:tcW w:w="1239" w:type="dxa"/>
          </w:tcPr>
          <w:p w14:paraId="6BC0987C" w14:textId="77777777" w:rsidR="005F2CCD" w:rsidRPr="00B50947" w:rsidRDefault="005F2CCD" w:rsidP="00681676">
            <w:pPr>
              <w:pStyle w:val="TableText"/>
            </w:pPr>
            <w:r w:rsidRPr="00B50947">
              <w:t>No</w:t>
            </w:r>
          </w:p>
        </w:tc>
        <w:tc>
          <w:tcPr>
            <w:tcW w:w="4269" w:type="dxa"/>
          </w:tcPr>
          <w:p w14:paraId="56A6BC17" w14:textId="77777777" w:rsidR="005F2CCD" w:rsidRPr="00B50947" w:rsidRDefault="005F2CCD" w:rsidP="00681676">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681676">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681676">
            <w:pPr>
              <w:pStyle w:val="TableText"/>
            </w:pPr>
            <w:ins w:id="1065" w:author="Gavin Rawson" w:date="2024-07-15T08:23:00Z" w16du:dateUtc="2024-07-15T07:23:00Z">
              <w:r>
                <w:t>Integer</w:t>
              </w:r>
            </w:ins>
            <w:del w:id="1066"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681676">
            <w:pPr>
              <w:pStyle w:val="TableText"/>
            </w:pPr>
            <w:r w:rsidRPr="00B50947">
              <w:t>sat</w:t>
            </w:r>
          </w:p>
        </w:tc>
        <w:tc>
          <w:tcPr>
            <w:tcW w:w="1239" w:type="dxa"/>
          </w:tcPr>
          <w:p w14:paraId="1FCACE6C" w14:textId="77777777" w:rsidR="005F2CCD" w:rsidRPr="00B50947" w:rsidRDefault="005F2CCD" w:rsidP="00681676">
            <w:pPr>
              <w:pStyle w:val="TableText"/>
            </w:pPr>
            <w:r w:rsidRPr="00B50947">
              <w:t>No</w:t>
            </w:r>
          </w:p>
        </w:tc>
        <w:tc>
          <w:tcPr>
            <w:tcW w:w="4269" w:type="dxa"/>
          </w:tcPr>
          <w:p w14:paraId="425DB5F0" w14:textId="77777777" w:rsidR="005F2CCD" w:rsidRPr="00B50947" w:rsidRDefault="005F2CCD" w:rsidP="00681676">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681676">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681676">
            <w:pPr>
              <w:pStyle w:val="TableText"/>
            </w:pPr>
            <w:ins w:id="1067" w:author="Gavin Rawson" w:date="2024-07-15T08:23:00Z" w16du:dateUtc="2024-07-15T07:23:00Z">
              <w:r>
                <w:t>Integer</w:t>
              </w:r>
            </w:ins>
            <w:del w:id="1068"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681676">
            <w:pPr>
              <w:pStyle w:val="TableText"/>
            </w:pPr>
            <w:r w:rsidRPr="00B50947">
              <w:t>sun</w:t>
            </w:r>
          </w:p>
        </w:tc>
        <w:tc>
          <w:tcPr>
            <w:tcW w:w="1239" w:type="dxa"/>
          </w:tcPr>
          <w:p w14:paraId="6CB1F1F5" w14:textId="77777777" w:rsidR="005F2CCD" w:rsidRPr="00B50947" w:rsidRDefault="005F2CCD" w:rsidP="00681676">
            <w:pPr>
              <w:pStyle w:val="TableText"/>
            </w:pPr>
            <w:r w:rsidRPr="00B50947">
              <w:t>No</w:t>
            </w:r>
          </w:p>
        </w:tc>
        <w:tc>
          <w:tcPr>
            <w:tcW w:w="4269" w:type="dxa"/>
          </w:tcPr>
          <w:p w14:paraId="019C2C4F" w14:textId="77777777" w:rsidR="005F2CCD" w:rsidRPr="00B50947" w:rsidRDefault="005F2CCD" w:rsidP="00681676">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0748F6F4"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1069" w:author="Gavin Rawson" w:date="2024-07-17T10:16:00Z" w16du:dateUtc="2024-07-17T09:16:00Z">
        <w:r w:rsidR="00B048D0" w:rsidRPr="00B048D0">
          <w:rPr>
            <w:rStyle w:val="Crossreference"/>
            <w:rPrChange w:id="1070" w:author="Gavin Rawson" w:date="2024-07-17T10:16:00Z" w16du:dateUtc="2024-07-17T09:16:00Z">
              <w:rPr/>
            </w:rPrChange>
          </w:rPr>
          <w:t xml:space="preserve">Figure </w:t>
        </w:r>
        <w:r w:rsidR="00B048D0" w:rsidRPr="00B048D0">
          <w:rPr>
            <w:rStyle w:val="Crossreference"/>
            <w:rPrChange w:id="1071" w:author="Gavin Rawson" w:date="2024-07-17T10:16:00Z" w16du:dateUtc="2024-07-17T09:16:00Z">
              <w:rPr>
                <w:noProof/>
              </w:rPr>
            </w:rPrChange>
          </w:rPr>
          <w:t>6</w:t>
        </w:r>
      </w:ins>
      <w:del w:id="1072"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BD8745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1073" w:author="Gavin Rawson" w:date="2024-07-17T10:16:00Z" w16du:dateUtc="2024-07-17T09:16:00Z">
        <w:r w:rsidR="00B048D0" w:rsidRPr="00B048D0">
          <w:rPr>
            <w:rStyle w:val="Crossreference"/>
            <w:rPrChange w:id="1074" w:author="Gavin Rawson" w:date="2024-07-17T10:16:00Z" w16du:dateUtc="2024-07-17T09:16:00Z">
              <w:rPr/>
            </w:rPrChange>
          </w:rPr>
          <w:t xml:space="preserve">Figure </w:t>
        </w:r>
        <w:r w:rsidR="00B048D0" w:rsidRPr="00B048D0">
          <w:rPr>
            <w:rStyle w:val="Crossreference"/>
            <w:rPrChange w:id="1075" w:author="Gavin Rawson" w:date="2024-07-17T10:16:00Z" w16du:dateUtc="2024-07-17T09:16:00Z">
              <w:rPr>
                <w:noProof/>
              </w:rPr>
            </w:rPrChange>
          </w:rPr>
          <w:t>6</w:t>
        </w:r>
      </w:ins>
      <w:del w:id="1076"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14F4029" w:rsidR="00D51AF5" w:rsidRDefault="00D51AF5" w:rsidP="00D51AF5">
      <w:pPr>
        <w:pStyle w:val="Caption"/>
      </w:pPr>
      <w:bookmarkStart w:id="1077" w:name="_Ref161306703"/>
      <w:bookmarkStart w:id="1078" w:name="_Toc170288633"/>
      <w:r>
        <w:t xml:space="preserve">Figure </w:t>
      </w:r>
      <w:r>
        <w:fldChar w:fldCharType="begin"/>
      </w:r>
      <w:r>
        <w:instrText xml:space="preserve"> SEQ Figure \* ARABIC </w:instrText>
      </w:r>
      <w:r>
        <w:fldChar w:fldCharType="separate"/>
      </w:r>
      <w:r w:rsidR="00B048D0">
        <w:rPr>
          <w:noProof/>
        </w:rPr>
        <w:t>6</w:t>
      </w:r>
      <w:r>
        <w:rPr>
          <w:noProof/>
        </w:rPr>
        <w:fldChar w:fldCharType="end"/>
      </w:r>
      <w:bookmarkEnd w:id="1077"/>
      <w:r>
        <w:tab/>
      </w:r>
      <w:r w:rsidRPr="00D51AF5">
        <w:t>State change mechanism</w:t>
      </w:r>
      <w:bookmarkEnd w:id="1078"/>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0EF061E" w:rsidR="00D51AF5" w:rsidRDefault="00D51AF5" w:rsidP="00D51AF5">
      <w:pPr>
        <w:pStyle w:val="Caption"/>
      </w:pPr>
      <w:bookmarkStart w:id="1079" w:name="_Toc170288634"/>
      <w:r>
        <w:t xml:space="preserve">Figure </w:t>
      </w:r>
      <w:r>
        <w:fldChar w:fldCharType="begin"/>
      </w:r>
      <w:r>
        <w:instrText xml:space="preserve"> SEQ Figure \* ARABIC </w:instrText>
      </w:r>
      <w:r>
        <w:fldChar w:fldCharType="separate"/>
      </w:r>
      <w:r w:rsidR="00B048D0">
        <w:rPr>
          <w:noProof/>
        </w:rPr>
        <w:t>7</w:t>
      </w:r>
      <w:r>
        <w:rPr>
          <w:noProof/>
        </w:rPr>
        <w:fldChar w:fldCharType="end"/>
      </w:r>
      <w:r>
        <w:tab/>
      </w:r>
      <w:r w:rsidRPr="00D51AF5">
        <w:t>Analogue normal state</w:t>
      </w:r>
      <w:bookmarkEnd w:id="1079"/>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ED2FA8C"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1080" w:author="Gavin Rawson" w:date="2024-07-17T10:16:00Z" w16du:dateUtc="2024-07-17T09:16:00Z">
        <w:r w:rsidR="00B048D0" w:rsidRPr="00B048D0">
          <w:rPr>
            <w:rStyle w:val="Crossreference"/>
            <w:rPrChange w:id="1081" w:author="Gavin Rawson" w:date="2024-07-17T10:16:00Z" w16du:dateUtc="2024-07-17T09:16:00Z">
              <w:rPr/>
            </w:rPrChange>
          </w:rPr>
          <w:t xml:space="preserve">Figure </w:t>
        </w:r>
        <w:r w:rsidR="00B048D0" w:rsidRPr="00B048D0">
          <w:rPr>
            <w:rStyle w:val="Crossreference"/>
            <w:rPrChange w:id="1082" w:author="Gavin Rawson" w:date="2024-07-17T10:16:00Z" w16du:dateUtc="2024-07-17T09:16:00Z">
              <w:rPr>
                <w:noProof/>
              </w:rPr>
            </w:rPrChange>
          </w:rPr>
          <w:t>8</w:t>
        </w:r>
      </w:ins>
      <w:del w:id="1083"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084" w:author="Gavin Rawson" w:date="2024-07-17T10:16:00Z" w16du:dateUtc="2024-07-17T09:16:00Z">
        <w:r w:rsidR="00B048D0" w:rsidRPr="00B048D0">
          <w:rPr>
            <w:rStyle w:val="Crossreference"/>
            <w:rPrChange w:id="1085" w:author="Gavin Rawson" w:date="2024-07-17T10:16:00Z" w16du:dateUtc="2024-07-17T09:16:00Z">
              <w:rPr/>
            </w:rPrChange>
          </w:rPr>
          <w:t xml:space="preserve">Figure </w:t>
        </w:r>
        <w:r w:rsidR="00B048D0" w:rsidRPr="00B048D0">
          <w:rPr>
            <w:rStyle w:val="Crossreference"/>
            <w:rPrChange w:id="1086" w:author="Gavin Rawson" w:date="2024-07-17T10:16:00Z" w16du:dateUtc="2024-07-17T09:16:00Z">
              <w:rPr>
                <w:noProof/>
              </w:rPr>
            </w:rPrChange>
          </w:rPr>
          <w:t>9</w:t>
        </w:r>
      </w:ins>
      <w:del w:id="1087"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A04FD2D"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088" w:author="Gavin Rawson" w:date="2024-07-17T10:16:00Z" w16du:dateUtc="2024-07-17T09:16:00Z">
        <w:r w:rsidR="00B048D0" w:rsidRPr="00B048D0">
          <w:rPr>
            <w:rStyle w:val="Crossreference"/>
            <w:rPrChange w:id="1089" w:author="Gavin Rawson" w:date="2024-07-17T10:16:00Z" w16du:dateUtc="2024-07-17T09:16:00Z">
              <w:rPr/>
            </w:rPrChange>
          </w:rPr>
          <w:t xml:space="preserve">Figure </w:t>
        </w:r>
        <w:r w:rsidR="00B048D0" w:rsidRPr="00B048D0">
          <w:rPr>
            <w:rStyle w:val="Crossreference"/>
            <w:rPrChange w:id="1090" w:author="Gavin Rawson" w:date="2024-07-17T10:16:00Z" w16du:dateUtc="2024-07-17T09:16:00Z">
              <w:rPr>
                <w:noProof/>
              </w:rPr>
            </w:rPrChange>
          </w:rPr>
          <w:t>8</w:t>
        </w:r>
      </w:ins>
      <w:del w:id="1091"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A614BF7" w:rsidR="00E43FE2" w:rsidRDefault="00E43FE2" w:rsidP="00E43FE2">
      <w:pPr>
        <w:pStyle w:val="Caption"/>
      </w:pPr>
      <w:bookmarkStart w:id="1092" w:name="_Ref161308030"/>
      <w:bookmarkStart w:id="1093" w:name="_Toc170288635"/>
      <w:r>
        <w:t xml:space="preserve">Figure </w:t>
      </w:r>
      <w:r>
        <w:fldChar w:fldCharType="begin"/>
      </w:r>
      <w:r>
        <w:instrText xml:space="preserve"> SEQ Figure \* ARABIC </w:instrText>
      </w:r>
      <w:r>
        <w:fldChar w:fldCharType="separate"/>
      </w:r>
      <w:r w:rsidR="00B048D0">
        <w:rPr>
          <w:noProof/>
        </w:rPr>
        <w:t>8</w:t>
      </w:r>
      <w:r>
        <w:rPr>
          <w:noProof/>
        </w:rPr>
        <w:fldChar w:fldCharType="end"/>
      </w:r>
      <w:bookmarkEnd w:id="1092"/>
      <w:r>
        <w:tab/>
      </w:r>
      <w:r w:rsidRPr="00E43FE2">
        <w:t>Ramping analogue value with 4 limits</w:t>
      </w:r>
      <w:bookmarkEnd w:id="1093"/>
    </w:p>
    <w:p w14:paraId="7DA37B18" w14:textId="0506B9E2"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094" w:author="Gavin Rawson" w:date="2024-07-17T10:16:00Z" w16du:dateUtc="2024-07-17T09:16:00Z">
        <w:r w:rsidR="00B048D0" w:rsidRPr="00B048D0">
          <w:rPr>
            <w:rStyle w:val="Crossreference"/>
            <w:rPrChange w:id="1095" w:author="Gavin Rawson" w:date="2024-07-17T10:16:00Z" w16du:dateUtc="2024-07-17T09:16:00Z">
              <w:rPr/>
            </w:rPrChange>
          </w:rPr>
          <w:t xml:space="preserve">Figure </w:t>
        </w:r>
        <w:r w:rsidR="00B048D0" w:rsidRPr="00B048D0">
          <w:rPr>
            <w:rStyle w:val="Crossreference"/>
            <w:rPrChange w:id="1096" w:author="Gavin Rawson" w:date="2024-07-17T10:16:00Z" w16du:dateUtc="2024-07-17T09:16:00Z">
              <w:rPr>
                <w:noProof/>
              </w:rPr>
            </w:rPrChange>
          </w:rPr>
          <w:t>9</w:t>
        </w:r>
      </w:ins>
      <w:del w:id="1097"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4DBD81C3" w:rsidR="00E43FE2" w:rsidRDefault="00E43FE2" w:rsidP="00E43FE2">
      <w:pPr>
        <w:pStyle w:val="Caption"/>
      </w:pPr>
      <w:bookmarkStart w:id="1098" w:name="_Ref161308250"/>
      <w:bookmarkStart w:id="1099" w:name="_Toc170288636"/>
      <w:r>
        <w:t xml:space="preserve">Figure </w:t>
      </w:r>
      <w:r>
        <w:fldChar w:fldCharType="begin"/>
      </w:r>
      <w:r>
        <w:instrText xml:space="preserve"> SEQ Figure \* ARABIC </w:instrText>
      </w:r>
      <w:r>
        <w:fldChar w:fldCharType="separate"/>
      </w:r>
      <w:r w:rsidR="00B048D0">
        <w:rPr>
          <w:noProof/>
        </w:rPr>
        <w:t>9</w:t>
      </w:r>
      <w:r>
        <w:rPr>
          <w:noProof/>
        </w:rPr>
        <w:fldChar w:fldCharType="end"/>
      </w:r>
      <w:bookmarkEnd w:id="1098"/>
      <w:r>
        <w:tab/>
      </w:r>
      <w:r w:rsidRPr="00E43FE2">
        <w:t xml:space="preserve">Step-change analogue value with </w:t>
      </w:r>
      <w:r w:rsidR="00D01088">
        <w:t>4</w:t>
      </w:r>
      <w:r w:rsidRPr="00E43FE2">
        <w:t xml:space="preserve"> limits</w:t>
      </w:r>
      <w:bookmarkEnd w:id="1099"/>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37035E3E" w:rsidR="00AB3C53" w:rsidRPr="00AB3C53" w:rsidRDefault="00AB3C53" w:rsidP="00AB3C53">
      <w:pPr>
        <w:pStyle w:val="BodyText"/>
        <w:rPr>
          <w:rFonts w:eastAsia="DengXian"/>
        </w:rPr>
      </w:pPr>
      <w:bookmarkStart w:id="1100"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048D0">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101" w:author="Gavin Rawson" w:date="2024-07-17T10:16:00Z" w16du:dateUtc="2024-07-17T09:16:00Z">
        <w:r w:rsidR="00B048D0" w:rsidRPr="00B048D0">
          <w:rPr>
            <w:rStyle w:val="Crossreference"/>
            <w:rPrChange w:id="1102" w:author="Gavin Rawson" w:date="2024-07-17T10:16:00Z" w16du:dateUtc="2024-07-17T09:16:00Z">
              <w:rPr/>
            </w:rPrChange>
          </w:rPr>
          <w:t>Limit and control profiles</w:t>
        </w:r>
      </w:ins>
      <w:del w:id="1103"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100"/>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104" w:name="_Toc172098951"/>
      <w:r w:rsidRPr="0023515A">
        <w:rPr>
          <w:rFonts w:eastAsia="DengXian"/>
        </w:rPr>
        <w:t xml:space="preserve">Counter </w:t>
      </w:r>
      <w:r w:rsidR="006B0494" w:rsidRPr="0023515A">
        <w:rPr>
          <w:rFonts w:eastAsia="DengXian"/>
        </w:rPr>
        <w:t>limits</w:t>
      </w:r>
      <w:bookmarkEnd w:id="1104"/>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0D113A6A"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105" w:author="Gavin Rawson" w:date="2024-07-17T10:16:00Z" w16du:dateUtc="2024-07-17T09:16:00Z">
        <w:r w:rsidR="00B048D0" w:rsidRPr="00B048D0">
          <w:rPr>
            <w:rStyle w:val="Crossreference"/>
            <w:rPrChange w:id="1106" w:author="Gavin Rawson" w:date="2024-07-17T10:16:00Z" w16du:dateUtc="2024-07-17T09:16:00Z">
              <w:rPr/>
            </w:rPrChange>
          </w:rPr>
          <w:t xml:space="preserve">Figure </w:t>
        </w:r>
        <w:r w:rsidR="00B048D0" w:rsidRPr="00B048D0">
          <w:rPr>
            <w:rStyle w:val="Crossreference"/>
            <w:rPrChange w:id="1107" w:author="Gavin Rawson" w:date="2024-07-17T10:16:00Z" w16du:dateUtc="2024-07-17T09:16:00Z">
              <w:rPr>
                <w:noProof/>
              </w:rPr>
            </w:rPrChange>
          </w:rPr>
          <w:t>10</w:t>
        </w:r>
      </w:ins>
      <w:del w:id="1108"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624AE76B" w:rsidR="00B1706D" w:rsidRDefault="00B1706D" w:rsidP="00B1706D">
      <w:pPr>
        <w:pStyle w:val="Caption"/>
      </w:pPr>
      <w:bookmarkStart w:id="1109" w:name="_Ref161765726"/>
      <w:bookmarkStart w:id="1110" w:name="_Toc170288637"/>
      <w:r>
        <w:t xml:space="preserve">Figure </w:t>
      </w:r>
      <w:r>
        <w:fldChar w:fldCharType="begin"/>
      </w:r>
      <w:r>
        <w:instrText xml:space="preserve"> SEQ Figure \* ARABIC </w:instrText>
      </w:r>
      <w:r>
        <w:fldChar w:fldCharType="separate"/>
      </w:r>
      <w:r w:rsidR="00B048D0">
        <w:rPr>
          <w:noProof/>
        </w:rPr>
        <w:t>10</w:t>
      </w:r>
      <w:r>
        <w:rPr>
          <w:noProof/>
        </w:rPr>
        <w:fldChar w:fldCharType="end"/>
      </w:r>
      <w:bookmarkEnd w:id="1109"/>
      <w:r>
        <w:tab/>
      </w:r>
      <w:r w:rsidRPr="00B1706D">
        <w:t>Counter normal state</w:t>
      </w:r>
      <w:bookmarkEnd w:id="1110"/>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49592BC1"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111" w:author="Gavin Rawson" w:date="2024-07-17T10:16:00Z" w16du:dateUtc="2024-07-17T09:16:00Z">
        <w:r w:rsidR="00B048D0" w:rsidRPr="00B048D0">
          <w:rPr>
            <w:rStyle w:val="Crossreference"/>
            <w:rPrChange w:id="1112" w:author="Gavin Rawson" w:date="2024-07-17T10:16:00Z" w16du:dateUtc="2024-07-17T09:16:00Z">
              <w:rPr/>
            </w:rPrChange>
          </w:rPr>
          <w:t xml:space="preserve">Table </w:t>
        </w:r>
        <w:r w:rsidR="00B048D0" w:rsidRPr="00B048D0">
          <w:rPr>
            <w:rStyle w:val="Crossreference"/>
            <w:rPrChange w:id="1113" w:author="Gavin Rawson" w:date="2024-07-17T10:16:00Z" w16du:dateUtc="2024-07-17T09:16:00Z">
              <w:rPr>
                <w:noProof/>
              </w:rPr>
            </w:rPrChange>
          </w:rPr>
          <w:t>17</w:t>
        </w:r>
      </w:ins>
      <w:del w:id="1114"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4ED78B26" w:rsidR="00B1706D" w:rsidRDefault="00B1706D" w:rsidP="00B1706D">
      <w:pPr>
        <w:pStyle w:val="Caption"/>
      </w:pPr>
      <w:bookmarkStart w:id="1115" w:name="_Ref161312936"/>
      <w:bookmarkStart w:id="1116" w:name="_Toc170288656"/>
      <w:r>
        <w:t xml:space="preserve">Table </w:t>
      </w:r>
      <w:r>
        <w:fldChar w:fldCharType="begin"/>
      </w:r>
      <w:r>
        <w:instrText xml:space="preserve"> SEQ Table \* ARABIC </w:instrText>
      </w:r>
      <w:r>
        <w:fldChar w:fldCharType="separate"/>
      </w:r>
      <w:r w:rsidR="00B048D0">
        <w:rPr>
          <w:noProof/>
        </w:rPr>
        <w:t>17</w:t>
      </w:r>
      <w:r>
        <w:rPr>
          <w:noProof/>
        </w:rPr>
        <w:fldChar w:fldCharType="end"/>
      </w:r>
      <w:bookmarkEnd w:id="1115"/>
      <w:r>
        <w:tab/>
      </w:r>
      <w:r w:rsidR="003557AA" w:rsidRPr="003557AA">
        <w:t>Information used in defining a counter limit</w:t>
      </w:r>
      <w:bookmarkEnd w:id="1116"/>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681676">
            <w:pPr>
              <w:pStyle w:val="TableText"/>
            </w:pPr>
            <w:r w:rsidRPr="00163DC5">
              <w:t>Parent Point</w:t>
            </w:r>
          </w:p>
        </w:tc>
        <w:tc>
          <w:tcPr>
            <w:tcW w:w="1032" w:type="dxa"/>
          </w:tcPr>
          <w:p w14:paraId="5EBA878D" w14:textId="77777777" w:rsidR="003557AA" w:rsidRPr="00163DC5" w:rsidRDefault="003557AA" w:rsidP="00681676">
            <w:pPr>
              <w:pStyle w:val="TableText"/>
            </w:pPr>
            <w:r w:rsidRPr="00163DC5">
              <w:t>Integer</w:t>
            </w:r>
          </w:p>
        </w:tc>
        <w:tc>
          <w:tcPr>
            <w:tcW w:w="932" w:type="dxa"/>
          </w:tcPr>
          <w:p w14:paraId="34EF02B1" w14:textId="77777777" w:rsidR="003557AA" w:rsidRPr="00163DC5" w:rsidRDefault="003557AA" w:rsidP="00681676">
            <w:pPr>
              <w:pStyle w:val="TableText"/>
            </w:pPr>
            <w:r w:rsidRPr="00163DC5">
              <w:t>parent</w:t>
            </w:r>
          </w:p>
        </w:tc>
        <w:tc>
          <w:tcPr>
            <w:tcW w:w="1239" w:type="dxa"/>
          </w:tcPr>
          <w:p w14:paraId="50470B4E" w14:textId="77777777" w:rsidR="003557AA" w:rsidRPr="00163DC5" w:rsidRDefault="003557AA" w:rsidP="00681676">
            <w:pPr>
              <w:pStyle w:val="TableText"/>
            </w:pPr>
            <w:r w:rsidRPr="00163DC5">
              <w:t>Yes</w:t>
            </w:r>
          </w:p>
        </w:tc>
        <w:tc>
          <w:tcPr>
            <w:tcW w:w="4204" w:type="dxa"/>
          </w:tcPr>
          <w:p w14:paraId="5089825B" w14:textId="6ED09085" w:rsidR="003557AA" w:rsidRPr="00163DC5" w:rsidRDefault="003557AA" w:rsidP="00681676">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681676">
            <w:pPr>
              <w:pStyle w:val="TableText"/>
            </w:pPr>
            <w:r w:rsidRPr="00163DC5">
              <w:t>Point Limit Index</w:t>
            </w:r>
          </w:p>
        </w:tc>
        <w:tc>
          <w:tcPr>
            <w:tcW w:w="1032" w:type="dxa"/>
          </w:tcPr>
          <w:p w14:paraId="5BFE8F07" w14:textId="0C1AB7C0" w:rsidR="003557AA" w:rsidRPr="00163DC5" w:rsidRDefault="003557AA" w:rsidP="00681676">
            <w:pPr>
              <w:pStyle w:val="TableText"/>
            </w:pPr>
            <w:del w:id="1117" w:author="Gavin Rawson" w:date="2024-07-15T08:24:00Z" w16du:dateUtc="2024-07-15T07:24:00Z">
              <w:r w:rsidRPr="00163DC5" w:rsidDel="00547BB0">
                <w:delText>Number</w:delText>
              </w:r>
            </w:del>
            <w:ins w:id="1118" w:author="Gavin Rawson" w:date="2024-07-15T08:24:00Z" w16du:dateUtc="2024-07-15T07:24:00Z">
              <w:r w:rsidR="00547BB0">
                <w:t>Integer</w:t>
              </w:r>
            </w:ins>
          </w:p>
        </w:tc>
        <w:tc>
          <w:tcPr>
            <w:tcW w:w="932" w:type="dxa"/>
          </w:tcPr>
          <w:p w14:paraId="4FC1D8DB" w14:textId="77777777" w:rsidR="003557AA" w:rsidRPr="00163DC5" w:rsidRDefault="003557AA" w:rsidP="00681676">
            <w:pPr>
              <w:pStyle w:val="TableText"/>
            </w:pPr>
            <w:r w:rsidRPr="00163DC5">
              <w:t>num</w:t>
            </w:r>
          </w:p>
        </w:tc>
        <w:tc>
          <w:tcPr>
            <w:tcW w:w="1239" w:type="dxa"/>
          </w:tcPr>
          <w:p w14:paraId="5AA9372D" w14:textId="77777777" w:rsidR="003557AA" w:rsidRPr="00163DC5" w:rsidRDefault="003557AA" w:rsidP="00681676">
            <w:pPr>
              <w:pStyle w:val="TableText"/>
            </w:pPr>
            <w:r w:rsidRPr="00163DC5">
              <w:t>Yes</w:t>
            </w:r>
          </w:p>
        </w:tc>
        <w:tc>
          <w:tcPr>
            <w:tcW w:w="4204" w:type="dxa"/>
          </w:tcPr>
          <w:p w14:paraId="28B6AF96" w14:textId="21007A34" w:rsidR="003557AA" w:rsidRPr="00163DC5" w:rsidRDefault="003557AA" w:rsidP="00681676">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681676">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681676">
            <w:pPr>
              <w:pStyle w:val="TableText"/>
            </w:pPr>
            <w:r w:rsidRPr="00163DC5">
              <w:t>String</w:t>
            </w:r>
          </w:p>
        </w:tc>
        <w:tc>
          <w:tcPr>
            <w:tcW w:w="932" w:type="dxa"/>
          </w:tcPr>
          <w:p w14:paraId="20B9A1BD" w14:textId="77777777" w:rsidR="003557AA" w:rsidRPr="00163DC5" w:rsidRDefault="003557AA" w:rsidP="00681676">
            <w:pPr>
              <w:pStyle w:val="TableText"/>
            </w:pPr>
            <w:r w:rsidRPr="00163DC5">
              <w:t>name</w:t>
            </w:r>
          </w:p>
        </w:tc>
        <w:tc>
          <w:tcPr>
            <w:tcW w:w="1239" w:type="dxa"/>
          </w:tcPr>
          <w:p w14:paraId="0C7E85FD" w14:textId="77777777" w:rsidR="003557AA" w:rsidRPr="00163DC5" w:rsidRDefault="003557AA" w:rsidP="00681676">
            <w:pPr>
              <w:pStyle w:val="TableText"/>
            </w:pPr>
            <w:r w:rsidRPr="00163DC5">
              <w:t>No</w:t>
            </w:r>
          </w:p>
        </w:tc>
        <w:tc>
          <w:tcPr>
            <w:tcW w:w="4204" w:type="dxa"/>
          </w:tcPr>
          <w:p w14:paraId="6CE6E278" w14:textId="33AF1B55" w:rsidR="003557AA" w:rsidRPr="00163DC5" w:rsidRDefault="003557AA" w:rsidP="00681676">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681676">
            <w:pPr>
              <w:pStyle w:val="TableText"/>
            </w:pPr>
            <w:r w:rsidRPr="00163DC5">
              <w:t>Action</w:t>
            </w:r>
          </w:p>
        </w:tc>
        <w:tc>
          <w:tcPr>
            <w:tcW w:w="1032" w:type="dxa"/>
          </w:tcPr>
          <w:p w14:paraId="74234B3D" w14:textId="43240B45" w:rsidR="003557AA" w:rsidRPr="00163DC5" w:rsidRDefault="003557AA" w:rsidP="00681676">
            <w:pPr>
              <w:pStyle w:val="TableText"/>
            </w:pPr>
            <w:del w:id="1119" w:author="Gavin Rawson" w:date="2024-07-15T08:24:00Z" w16du:dateUtc="2024-07-15T07:24:00Z">
              <w:r w:rsidRPr="00163DC5" w:rsidDel="00396303">
                <w:delText>Number</w:delText>
              </w:r>
            </w:del>
            <w:ins w:id="1120" w:author="Gavin Rawson" w:date="2024-07-15T08:24:00Z" w16du:dateUtc="2024-07-15T07:24:00Z">
              <w:r w:rsidR="00396303">
                <w:t>I</w:t>
              </w:r>
            </w:ins>
            <w:ins w:id="1121" w:author="Gavin Rawson" w:date="2024-07-15T08:25:00Z" w16du:dateUtc="2024-07-15T07:25:00Z">
              <w:r w:rsidR="00396303">
                <w:t>nteger</w:t>
              </w:r>
            </w:ins>
          </w:p>
        </w:tc>
        <w:tc>
          <w:tcPr>
            <w:tcW w:w="932" w:type="dxa"/>
          </w:tcPr>
          <w:p w14:paraId="090A489E" w14:textId="77777777" w:rsidR="003557AA" w:rsidRPr="00163DC5" w:rsidRDefault="003557AA" w:rsidP="00681676">
            <w:pPr>
              <w:pStyle w:val="TableText"/>
            </w:pPr>
            <w:r w:rsidRPr="00163DC5">
              <w:t>action</w:t>
            </w:r>
          </w:p>
        </w:tc>
        <w:tc>
          <w:tcPr>
            <w:tcW w:w="1239" w:type="dxa"/>
          </w:tcPr>
          <w:p w14:paraId="6A9086C6" w14:textId="77777777" w:rsidR="003557AA" w:rsidRPr="00163DC5" w:rsidRDefault="003557AA" w:rsidP="00681676">
            <w:pPr>
              <w:pStyle w:val="TableText"/>
            </w:pPr>
            <w:r w:rsidRPr="00163DC5">
              <w:t>Yes</w:t>
            </w:r>
          </w:p>
        </w:tc>
        <w:tc>
          <w:tcPr>
            <w:tcW w:w="4204" w:type="dxa"/>
          </w:tcPr>
          <w:p w14:paraId="458F4EAB" w14:textId="530BC980" w:rsidR="003557AA" w:rsidRPr="00163DC5" w:rsidRDefault="003557AA" w:rsidP="00681676">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681676">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681676">
            <w:pPr>
              <w:pStyle w:val="TableText"/>
            </w:pPr>
            <w:r w:rsidRPr="00163DC5">
              <w:t>Number</w:t>
            </w:r>
          </w:p>
        </w:tc>
        <w:tc>
          <w:tcPr>
            <w:tcW w:w="932" w:type="dxa"/>
          </w:tcPr>
          <w:p w14:paraId="26BFDB00" w14:textId="77777777" w:rsidR="003557AA" w:rsidRPr="00163DC5" w:rsidRDefault="003557AA" w:rsidP="00681676">
            <w:pPr>
              <w:pStyle w:val="TableText"/>
            </w:pPr>
            <w:r w:rsidRPr="00163DC5">
              <w:t>value</w:t>
            </w:r>
          </w:p>
        </w:tc>
        <w:tc>
          <w:tcPr>
            <w:tcW w:w="1239" w:type="dxa"/>
          </w:tcPr>
          <w:p w14:paraId="294161CC" w14:textId="77777777" w:rsidR="003557AA" w:rsidRPr="00163DC5" w:rsidRDefault="003557AA" w:rsidP="00681676">
            <w:pPr>
              <w:pStyle w:val="TableText"/>
            </w:pPr>
            <w:r w:rsidRPr="00163DC5">
              <w:t>Yes</w:t>
            </w:r>
          </w:p>
        </w:tc>
        <w:tc>
          <w:tcPr>
            <w:tcW w:w="4204" w:type="dxa"/>
          </w:tcPr>
          <w:p w14:paraId="4C519DEF" w14:textId="6F1CD918" w:rsidR="003557AA" w:rsidRPr="00163DC5" w:rsidRDefault="003557AA" w:rsidP="00681676">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681676">
            <w:pPr>
              <w:pStyle w:val="TableText"/>
            </w:pPr>
            <w:r w:rsidRPr="00163DC5">
              <w:lastRenderedPageBreak/>
              <w:t xml:space="preserve">Monday </w:t>
            </w:r>
            <w:r w:rsidR="0016119D">
              <w:t>P</w:t>
            </w:r>
            <w:r w:rsidR="0016119D" w:rsidRPr="00163DC5">
              <w:t>rofile</w:t>
            </w:r>
          </w:p>
        </w:tc>
        <w:tc>
          <w:tcPr>
            <w:tcW w:w="1032" w:type="dxa"/>
          </w:tcPr>
          <w:p w14:paraId="5F3A52B0" w14:textId="65785A7E" w:rsidR="003557AA" w:rsidRPr="00163DC5" w:rsidRDefault="00396303" w:rsidP="00681676">
            <w:pPr>
              <w:pStyle w:val="TableText"/>
            </w:pPr>
            <w:ins w:id="1122" w:author="Gavin Rawson" w:date="2024-07-15T08:25:00Z" w16du:dateUtc="2024-07-15T07:25:00Z">
              <w:r>
                <w:t>Integer</w:t>
              </w:r>
            </w:ins>
            <w:del w:id="1123"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681676">
            <w:pPr>
              <w:pStyle w:val="TableText"/>
            </w:pPr>
            <w:r w:rsidRPr="00163DC5">
              <w:t>mon</w:t>
            </w:r>
          </w:p>
        </w:tc>
        <w:tc>
          <w:tcPr>
            <w:tcW w:w="1239" w:type="dxa"/>
          </w:tcPr>
          <w:p w14:paraId="4F063A81" w14:textId="77777777" w:rsidR="003557AA" w:rsidRPr="00163DC5" w:rsidRDefault="003557AA" w:rsidP="00681676">
            <w:pPr>
              <w:pStyle w:val="TableText"/>
            </w:pPr>
            <w:r w:rsidRPr="00163DC5">
              <w:t>No</w:t>
            </w:r>
          </w:p>
        </w:tc>
        <w:tc>
          <w:tcPr>
            <w:tcW w:w="4204" w:type="dxa"/>
          </w:tcPr>
          <w:p w14:paraId="3CFF41AD" w14:textId="77777777" w:rsidR="003557AA" w:rsidRPr="00163DC5" w:rsidRDefault="003557AA" w:rsidP="00681676">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681676">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681676">
            <w:pPr>
              <w:pStyle w:val="TableText"/>
            </w:pPr>
            <w:ins w:id="1124" w:author="Gavin Rawson" w:date="2024-07-15T08:25:00Z" w16du:dateUtc="2024-07-15T07:25:00Z">
              <w:r>
                <w:t>Integer</w:t>
              </w:r>
            </w:ins>
            <w:del w:id="1125"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681676">
            <w:pPr>
              <w:pStyle w:val="TableText"/>
            </w:pPr>
            <w:r w:rsidRPr="00163DC5">
              <w:t>tue</w:t>
            </w:r>
          </w:p>
        </w:tc>
        <w:tc>
          <w:tcPr>
            <w:tcW w:w="1239" w:type="dxa"/>
          </w:tcPr>
          <w:p w14:paraId="24B8716E" w14:textId="77777777" w:rsidR="003557AA" w:rsidRPr="00163DC5" w:rsidRDefault="003557AA" w:rsidP="00681676">
            <w:pPr>
              <w:pStyle w:val="TableText"/>
            </w:pPr>
            <w:r w:rsidRPr="00163DC5">
              <w:t>No</w:t>
            </w:r>
          </w:p>
        </w:tc>
        <w:tc>
          <w:tcPr>
            <w:tcW w:w="4204" w:type="dxa"/>
          </w:tcPr>
          <w:p w14:paraId="52E45BD5" w14:textId="77777777" w:rsidR="003557AA" w:rsidRPr="00163DC5" w:rsidRDefault="003557AA" w:rsidP="00681676">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681676">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681676">
            <w:pPr>
              <w:pStyle w:val="TableText"/>
            </w:pPr>
            <w:ins w:id="1126" w:author="Gavin Rawson" w:date="2024-07-15T08:25:00Z" w16du:dateUtc="2024-07-15T07:25:00Z">
              <w:r>
                <w:t>Integer</w:t>
              </w:r>
            </w:ins>
            <w:del w:id="1127"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681676">
            <w:pPr>
              <w:pStyle w:val="TableText"/>
            </w:pPr>
            <w:r w:rsidRPr="00163DC5">
              <w:t>wed</w:t>
            </w:r>
          </w:p>
        </w:tc>
        <w:tc>
          <w:tcPr>
            <w:tcW w:w="1239" w:type="dxa"/>
          </w:tcPr>
          <w:p w14:paraId="3A89AA7E" w14:textId="77777777" w:rsidR="003557AA" w:rsidRPr="00163DC5" w:rsidRDefault="003557AA" w:rsidP="00681676">
            <w:pPr>
              <w:pStyle w:val="TableText"/>
            </w:pPr>
            <w:r w:rsidRPr="00163DC5">
              <w:t>No</w:t>
            </w:r>
          </w:p>
        </w:tc>
        <w:tc>
          <w:tcPr>
            <w:tcW w:w="4204" w:type="dxa"/>
          </w:tcPr>
          <w:p w14:paraId="4E5E6FE6" w14:textId="77777777" w:rsidR="003557AA" w:rsidRPr="00163DC5" w:rsidRDefault="003557AA" w:rsidP="00681676">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681676">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681676">
            <w:pPr>
              <w:pStyle w:val="TableText"/>
            </w:pPr>
            <w:ins w:id="1128" w:author="Gavin Rawson" w:date="2024-07-15T08:25:00Z" w16du:dateUtc="2024-07-15T07:25:00Z">
              <w:r>
                <w:t>Integer</w:t>
              </w:r>
            </w:ins>
            <w:del w:id="1129"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681676">
            <w:pPr>
              <w:pStyle w:val="TableText"/>
            </w:pPr>
            <w:r w:rsidRPr="00163DC5">
              <w:t>thu</w:t>
            </w:r>
          </w:p>
        </w:tc>
        <w:tc>
          <w:tcPr>
            <w:tcW w:w="1239" w:type="dxa"/>
          </w:tcPr>
          <w:p w14:paraId="4BB1B779" w14:textId="77777777" w:rsidR="003557AA" w:rsidRPr="00163DC5" w:rsidRDefault="003557AA" w:rsidP="00681676">
            <w:pPr>
              <w:pStyle w:val="TableText"/>
            </w:pPr>
            <w:r w:rsidRPr="00163DC5">
              <w:t>No</w:t>
            </w:r>
          </w:p>
        </w:tc>
        <w:tc>
          <w:tcPr>
            <w:tcW w:w="4204" w:type="dxa"/>
          </w:tcPr>
          <w:p w14:paraId="7BD8804F" w14:textId="77777777" w:rsidR="003557AA" w:rsidRPr="00163DC5" w:rsidRDefault="003557AA" w:rsidP="00681676">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681676">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681676">
            <w:pPr>
              <w:pStyle w:val="TableText"/>
            </w:pPr>
            <w:ins w:id="1130" w:author="Gavin Rawson" w:date="2024-07-15T08:25:00Z" w16du:dateUtc="2024-07-15T07:25:00Z">
              <w:r>
                <w:t>Integer</w:t>
              </w:r>
            </w:ins>
            <w:del w:id="1131"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681676">
            <w:pPr>
              <w:pStyle w:val="TableText"/>
            </w:pPr>
            <w:r w:rsidRPr="00163DC5">
              <w:t>fri</w:t>
            </w:r>
          </w:p>
        </w:tc>
        <w:tc>
          <w:tcPr>
            <w:tcW w:w="1239" w:type="dxa"/>
          </w:tcPr>
          <w:p w14:paraId="74AF4142" w14:textId="77777777" w:rsidR="003557AA" w:rsidRPr="00163DC5" w:rsidRDefault="003557AA" w:rsidP="00681676">
            <w:pPr>
              <w:pStyle w:val="TableText"/>
            </w:pPr>
            <w:r w:rsidRPr="00163DC5">
              <w:t>No</w:t>
            </w:r>
          </w:p>
        </w:tc>
        <w:tc>
          <w:tcPr>
            <w:tcW w:w="4204" w:type="dxa"/>
          </w:tcPr>
          <w:p w14:paraId="02676D1A" w14:textId="77777777" w:rsidR="003557AA" w:rsidRPr="00163DC5" w:rsidRDefault="003557AA" w:rsidP="00681676">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681676">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681676">
            <w:pPr>
              <w:pStyle w:val="TableText"/>
            </w:pPr>
            <w:ins w:id="1132" w:author="Gavin Rawson" w:date="2024-07-15T08:25:00Z" w16du:dateUtc="2024-07-15T07:25:00Z">
              <w:r>
                <w:t>Integer</w:t>
              </w:r>
            </w:ins>
            <w:del w:id="1133"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681676">
            <w:pPr>
              <w:pStyle w:val="TableText"/>
            </w:pPr>
            <w:r w:rsidRPr="00163DC5">
              <w:t>sat</w:t>
            </w:r>
          </w:p>
        </w:tc>
        <w:tc>
          <w:tcPr>
            <w:tcW w:w="1239" w:type="dxa"/>
          </w:tcPr>
          <w:p w14:paraId="0F541D78" w14:textId="77777777" w:rsidR="003557AA" w:rsidRPr="00163DC5" w:rsidRDefault="003557AA" w:rsidP="00681676">
            <w:pPr>
              <w:pStyle w:val="TableText"/>
            </w:pPr>
            <w:r w:rsidRPr="00163DC5">
              <w:t>No</w:t>
            </w:r>
          </w:p>
        </w:tc>
        <w:tc>
          <w:tcPr>
            <w:tcW w:w="4204" w:type="dxa"/>
          </w:tcPr>
          <w:p w14:paraId="28FB4D80" w14:textId="77777777" w:rsidR="003557AA" w:rsidRPr="00163DC5" w:rsidRDefault="003557AA" w:rsidP="00681676">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681676">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681676">
            <w:pPr>
              <w:pStyle w:val="TableText"/>
            </w:pPr>
            <w:ins w:id="1134" w:author="Gavin Rawson" w:date="2024-07-15T08:25:00Z" w16du:dateUtc="2024-07-15T07:25:00Z">
              <w:r>
                <w:t>Integer</w:t>
              </w:r>
            </w:ins>
            <w:del w:id="1135"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681676">
            <w:pPr>
              <w:pStyle w:val="TableText"/>
            </w:pPr>
            <w:r w:rsidRPr="00163DC5">
              <w:t>sun</w:t>
            </w:r>
          </w:p>
        </w:tc>
        <w:tc>
          <w:tcPr>
            <w:tcW w:w="1239" w:type="dxa"/>
          </w:tcPr>
          <w:p w14:paraId="5B96D4E9" w14:textId="77777777" w:rsidR="003557AA" w:rsidRPr="00163DC5" w:rsidRDefault="003557AA" w:rsidP="00681676">
            <w:pPr>
              <w:pStyle w:val="TableText"/>
            </w:pPr>
            <w:r w:rsidRPr="00163DC5">
              <w:t>No</w:t>
            </w:r>
          </w:p>
        </w:tc>
        <w:tc>
          <w:tcPr>
            <w:tcW w:w="4204" w:type="dxa"/>
          </w:tcPr>
          <w:p w14:paraId="4472CE2E" w14:textId="77777777" w:rsidR="003557AA" w:rsidRPr="00163DC5" w:rsidRDefault="003557AA" w:rsidP="00681676">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151B88F5"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36" w:author="Gavin Rawson" w:date="2024-07-17T10:16:00Z" w16du:dateUtc="2024-07-17T09:16:00Z">
        <w:r w:rsidR="00B048D0" w:rsidRPr="00B048D0">
          <w:rPr>
            <w:rStyle w:val="Crossreference"/>
            <w:rPrChange w:id="1137" w:author="Gavin Rawson" w:date="2024-07-17T10:16:00Z" w16du:dateUtc="2024-07-17T09:16:00Z">
              <w:rPr/>
            </w:rPrChange>
          </w:rPr>
          <w:t>Limit and control profiles</w:t>
        </w:r>
      </w:ins>
      <w:del w:id="1138"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139" w:name="_Toc172098952"/>
      <w:r w:rsidRPr="00384B6A">
        <w:rPr>
          <w:rFonts w:eastAsia="DengXian"/>
        </w:rPr>
        <w:t xml:space="preserve">No </w:t>
      </w:r>
      <w:r w:rsidR="006B0494" w:rsidRPr="00384B6A">
        <w:rPr>
          <w:rFonts w:eastAsia="DengXian"/>
        </w:rPr>
        <w:t>change</w:t>
      </w:r>
      <w:bookmarkEnd w:id="113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BCA46A6"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140" w:author="Gavin Rawson" w:date="2024-07-17T10:16:00Z" w16du:dateUtc="2024-07-17T09:16:00Z">
        <w:r w:rsidR="00B048D0" w:rsidRPr="00B048D0">
          <w:rPr>
            <w:rStyle w:val="Crossreference"/>
            <w:rPrChange w:id="1141" w:author="Gavin Rawson" w:date="2024-07-17T10:16:00Z" w16du:dateUtc="2024-07-17T09:16:00Z">
              <w:rPr/>
            </w:rPrChange>
          </w:rPr>
          <w:t xml:space="preserve">Table </w:t>
        </w:r>
        <w:r w:rsidR="00B048D0" w:rsidRPr="00B048D0">
          <w:rPr>
            <w:rStyle w:val="Crossreference"/>
            <w:rPrChange w:id="1142" w:author="Gavin Rawson" w:date="2024-07-17T10:16:00Z" w16du:dateUtc="2024-07-17T09:16:00Z">
              <w:rPr>
                <w:noProof/>
              </w:rPr>
            </w:rPrChange>
          </w:rPr>
          <w:t>18</w:t>
        </w:r>
      </w:ins>
      <w:del w:id="1143"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267305D9" w:rsidR="003557AA" w:rsidRDefault="00384B6A" w:rsidP="000A491B">
      <w:pPr>
        <w:pStyle w:val="Caption"/>
        <w:keepNext/>
      </w:pPr>
      <w:bookmarkStart w:id="1144" w:name="_Ref161314992"/>
      <w:bookmarkStart w:id="1145" w:name="_Toc170288657"/>
      <w:r>
        <w:lastRenderedPageBreak/>
        <w:t xml:space="preserve">Table </w:t>
      </w:r>
      <w:r>
        <w:fldChar w:fldCharType="begin"/>
      </w:r>
      <w:r>
        <w:instrText xml:space="preserve"> SEQ Table \* ARABIC </w:instrText>
      </w:r>
      <w:r>
        <w:fldChar w:fldCharType="separate"/>
      </w:r>
      <w:r w:rsidR="00B048D0">
        <w:rPr>
          <w:noProof/>
        </w:rPr>
        <w:t>18</w:t>
      </w:r>
      <w:r>
        <w:rPr>
          <w:noProof/>
        </w:rPr>
        <w:fldChar w:fldCharType="end"/>
      </w:r>
      <w:bookmarkEnd w:id="1144"/>
      <w:r>
        <w:tab/>
      </w:r>
      <w:r w:rsidRPr="00384B6A">
        <w:t xml:space="preserve">Information used in defining no change for analogue and counter </w:t>
      </w:r>
      <w:r w:rsidR="009A0F57">
        <w:t>p</w:t>
      </w:r>
      <w:r w:rsidRPr="00384B6A">
        <w:t>oints</w:t>
      </w:r>
      <w:bookmarkEnd w:id="1145"/>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681676">
            <w:pPr>
              <w:pStyle w:val="TableText"/>
            </w:pPr>
            <w:r w:rsidRPr="00163DC5">
              <w:t>Parent Point</w:t>
            </w:r>
          </w:p>
        </w:tc>
        <w:tc>
          <w:tcPr>
            <w:tcW w:w="1150" w:type="dxa"/>
          </w:tcPr>
          <w:p w14:paraId="75035F9F" w14:textId="77777777" w:rsidR="000A491B" w:rsidRPr="00163DC5" w:rsidRDefault="000A491B" w:rsidP="00681676">
            <w:pPr>
              <w:pStyle w:val="TableText"/>
            </w:pPr>
            <w:r w:rsidRPr="00163DC5">
              <w:t>Integer</w:t>
            </w:r>
          </w:p>
        </w:tc>
        <w:tc>
          <w:tcPr>
            <w:tcW w:w="1440" w:type="dxa"/>
          </w:tcPr>
          <w:p w14:paraId="1D784E80" w14:textId="77777777" w:rsidR="000A491B" w:rsidRPr="00163DC5" w:rsidRDefault="000A491B" w:rsidP="00681676">
            <w:pPr>
              <w:pStyle w:val="TableText"/>
            </w:pPr>
            <w:r w:rsidRPr="00163DC5">
              <w:t>parent</w:t>
            </w:r>
          </w:p>
        </w:tc>
        <w:tc>
          <w:tcPr>
            <w:tcW w:w="905" w:type="dxa"/>
          </w:tcPr>
          <w:p w14:paraId="2B68422B" w14:textId="77777777" w:rsidR="000A491B" w:rsidRPr="00163DC5" w:rsidRDefault="000A491B" w:rsidP="00681676">
            <w:pPr>
              <w:pStyle w:val="TableText"/>
            </w:pPr>
            <w:r w:rsidRPr="00163DC5">
              <w:t>Yes</w:t>
            </w:r>
          </w:p>
        </w:tc>
        <w:tc>
          <w:tcPr>
            <w:tcW w:w="4032" w:type="dxa"/>
          </w:tcPr>
          <w:p w14:paraId="59BF31E7" w14:textId="4C3BF057" w:rsidR="000A491B" w:rsidRPr="00163DC5" w:rsidRDefault="000A491B" w:rsidP="00681676">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681676">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681676">
            <w:pPr>
              <w:pStyle w:val="TableText"/>
            </w:pPr>
            <w:r w:rsidRPr="00163DC5">
              <w:t>String</w:t>
            </w:r>
          </w:p>
        </w:tc>
        <w:tc>
          <w:tcPr>
            <w:tcW w:w="1440" w:type="dxa"/>
          </w:tcPr>
          <w:p w14:paraId="1232EABB" w14:textId="77777777" w:rsidR="000A491B" w:rsidRPr="00163DC5" w:rsidRDefault="000A491B" w:rsidP="00681676">
            <w:pPr>
              <w:pStyle w:val="TableText"/>
            </w:pPr>
            <w:r w:rsidRPr="00163DC5">
              <w:t>parentType</w:t>
            </w:r>
          </w:p>
        </w:tc>
        <w:tc>
          <w:tcPr>
            <w:tcW w:w="905" w:type="dxa"/>
          </w:tcPr>
          <w:p w14:paraId="4663B4D1" w14:textId="77777777" w:rsidR="000A491B" w:rsidRPr="00163DC5" w:rsidRDefault="000A491B" w:rsidP="00681676">
            <w:pPr>
              <w:pStyle w:val="TableText"/>
            </w:pPr>
            <w:r w:rsidRPr="00163DC5">
              <w:t>Yes</w:t>
            </w:r>
          </w:p>
        </w:tc>
        <w:tc>
          <w:tcPr>
            <w:tcW w:w="4032" w:type="dxa"/>
          </w:tcPr>
          <w:p w14:paraId="7A1C8832" w14:textId="32801B03" w:rsidR="000A491B" w:rsidRPr="00163DC5" w:rsidRDefault="000A491B" w:rsidP="00681676">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681676">
            <w:pPr>
              <w:pStyle w:val="TableText"/>
            </w:pPr>
            <w:r w:rsidRPr="00163DC5">
              <w:t>Point Limit Index</w:t>
            </w:r>
          </w:p>
        </w:tc>
        <w:tc>
          <w:tcPr>
            <w:tcW w:w="1150" w:type="dxa"/>
          </w:tcPr>
          <w:p w14:paraId="6A8065D1" w14:textId="5273B94B" w:rsidR="000A491B" w:rsidRPr="00163DC5" w:rsidRDefault="00396303" w:rsidP="00681676">
            <w:pPr>
              <w:pStyle w:val="TableText"/>
            </w:pPr>
            <w:ins w:id="1146" w:author="Gavin Rawson" w:date="2024-07-15T08:25:00Z" w16du:dateUtc="2024-07-15T07:25:00Z">
              <w:r>
                <w:t>Integer</w:t>
              </w:r>
            </w:ins>
            <w:del w:id="1147"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681676">
            <w:pPr>
              <w:pStyle w:val="TableText"/>
            </w:pPr>
            <w:r w:rsidRPr="00163DC5">
              <w:t>num</w:t>
            </w:r>
          </w:p>
        </w:tc>
        <w:tc>
          <w:tcPr>
            <w:tcW w:w="905" w:type="dxa"/>
          </w:tcPr>
          <w:p w14:paraId="518CE81C" w14:textId="77777777" w:rsidR="000A491B" w:rsidRPr="00163DC5" w:rsidRDefault="000A491B" w:rsidP="00681676">
            <w:pPr>
              <w:pStyle w:val="TableText"/>
            </w:pPr>
            <w:r w:rsidRPr="00163DC5">
              <w:t>Yes</w:t>
            </w:r>
          </w:p>
        </w:tc>
        <w:tc>
          <w:tcPr>
            <w:tcW w:w="4032" w:type="dxa"/>
          </w:tcPr>
          <w:p w14:paraId="25B15A28" w14:textId="0E0FC747" w:rsidR="000A491B" w:rsidRPr="00163DC5" w:rsidRDefault="000A491B" w:rsidP="00681676">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681676">
            <w:pPr>
              <w:pStyle w:val="TableText"/>
            </w:pPr>
            <w:r w:rsidRPr="00163DC5">
              <w:t>Name</w:t>
            </w:r>
          </w:p>
        </w:tc>
        <w:tc>
          <w:tcPr>
            <w:tcW w:w="1150" w:type="dxa"/>
          </w:tcPr>
          <w:p w14:paraId="0D30E84A" w14:textId="77777777" w:rsidR="000A491B" w:rsidRPr="00163DC5" w:rsidRDefault="000A491B" w:rsidP="00681676">
            <w:pPr>
              <w:pStyle w:val="TableText"/>
            </w:pPr>
            <w:r w:rsidRPr="00163DC5">
              <w:t>String</w:t>
            </w:r>
          </w:p>
        </w:tc>
        <w:tc>
          <w:tcPr>
            <w:tcW w:w="1440" w:type="dxa"/>
          </w:tcPr>
          <w:p w14:paraId="284C1668" w14:textId="77777777" w:rsidR="000A491B" w:rsidRPr="00163DC5" w:rsidRDefault="000A491B" w:rsidP="00681676">
            <w:pPr>
              <w:pStyle w:val="TableText"/>
            </w:pPr>
            <w:r w:rsidRPr="00163DC5">
              <w:t>name</w:t>
            </w:r>
          </w:p>
        </w:tc>
        <w:tc>
          <w:tcPr>
            <w:tcW w:w="905" w:type="dxa"/>
          </w:tcPr>
          <w:p w14:paraId="0A045E1D" w14:textId="77777777" w:rsidR="000A491B" w:rsidRPr="00163DC5" w:rsidRDefault="000A491B" w:rsidP="00681676">
            <w:pPr>
              <w:pStyle w:val="TableText"/>
            </w:pPr>
            <w:r w:rsidRPr="00163DC5">
              <w:t>No</w:t>
            </w:r>
          </w:p>
        </w:tc>
        <w:tc>
          <w:tcPr>
            <w:tcW w:w="4032" w:type="dxa"/>
          </w:tcPr>
          <w:p w14:paraId="649B3934" w14:textId="1476489C" w:rsidR="000A491B" w:rsidRPr="00163DC5" w:rsidRDefault="000A491B" w:rsidP="00681676">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681676">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681676">
            <w:pPr>
              <w:pStyle w:val="TableText"/>
            </w:pPr>
            <w:r w:rsidRPr="00163DC5">
              <w:t>Number</w:t>
            </w:r>
          </w:p>
        </w:tc>
        <w:tc>
          <w:tcPr>
            <w:tcW w:w="1440" w:type="dxa"/>
          </w:tcPr>
          <w:p w14:paraId="3A581B92" w14:textId="77777777" w:rsidR="000A491B" w:rsidRPr="00163DC5" w:rsidRDefault="000A491B" w:rsidP="00681676">
            <w:pPr>
              <w:pStyle w:val="TableText"/>
            </w:pPr>
            <w:r w:rsidRPr="00163DC5">
              <w:t>deadband</w:t>
            </w:r>
          </w:p>
        </w:tc>
        <w:tc>
          <w:tcPr>
            <w:tcW w:w="905" w:type="dxa"/>
          </w:tcPr>
          <w:p w14:paraId="61268CCC" w14:textId="77777777" w:rsidR="000A491B" w:rsidRPr="00163DC5" w:rsidRDefault="000A491B" w:rsidP="00681676">
            <w:pPr>
              <w:pStyle w:val="TableText"/>
            </w:pPr>
            <w:r w:rsidRPr="00163DC5">
              <w:t>No</w:t>
            </w:r>
          </w:p>
        </w:tc>
        <w:tc>
          <w:tcPr>
            <w:tcW w:w="4032" w:type="dxa"/>
          </w:tcPr>
          <w:p w14:paraId="1EF4695E" w14:textId="0DF05176" w:rsidR="000A491B" w:rsidRPr="00163DC5" w:rsidRDefault="000A491B" w:rsidP="00681676">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681676">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681676">
            <w:pPr>
              <w:pStyle w:val="TableText"/>
            </w:pPr>
            <w:ins w:id="1148" w:author="Gavin Rawson" w:date="2024-07-15T08:25:00Z" w16du:dateUtc="2024-07-15T07:25:00Z">
              <w:r>
                <w:t>Integer</w:t>
              </w:r>
            </w:ins>
            <w:del w:id="1149"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681676">
            <w:pPr>
              <w:pStyle w:val="TableText"/>
            </w:pPr>
            <w:r w:rsidRPr="00163DC5">
              <w:t>period</w:t>
            </w:r>
          </w:p>
        </w:tc>
        <w:tc>
          <w:tcPr>
            <w:tcW w:w="905" w:type="dxa"/>
          </w:tcPr>
          <w:p w14:paraId="26AB953E" w14:textId="77777777" w:rsidR="000A491B" w:rsidRPr="00163DC5" w:rsidRDefault="000A491B" w:rsidP="00681676">
            <w:pPr>
              <w:pStyle w:val="TableText"/>
            </w:pPr>
            <w:r w:rsidRPr="00163DC5">
              <w:t>Yes</w:t>
            </w:r>
          </w:p>
        </w:tc>
        <w:tc>
          <w:tcPr>
            <w:tcW w:w="4032" w:type="dxa"/>
          </w:tcPr>
          <w:p w14:paraId="1F8943DE" w14:textId="5514AEA3" w:rsidR="000A491B" w:rsidRPr="00163DC5" w:rsidRDefault="000A491B" w:rsidP="00681676">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681676">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681676">
            <w:pPr>
              <w:pStyle w:val="TableText"/>
            </w:pPr>
            <w:ins w:id="1150" w:author="Gavin Rawson" w:date="2024-07-15T08:26:00Z" w16du:dateUtc="2024-07-15T07:26:00Z">
              <w:r>
                <w:t>Integer</w:t>
              </w:r>
            </w:ins>
            <w:del w:id="1151"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681676">
            <w:pPr>
              <w:pStyle w:val="TableText"/>
            </w:pPr>
            <w:r w:rsidRPr="00163DC5">
              <w:t>action</w:t>
            </w:r>
          </w:p>
        </w:tc>
        <w:tc>
          <w:tcPr>
            <w:tcW w:w="905" w:type="dxa"/>
          </w:tcPr>
          <w:p w14:paraId="66E0A7DD" w14:textId="77777777" w:rsidR="000A491B" w:rsidRPr="00163DC5" w:rsidRDefault="000A491B" w:rsidP="00681676">
            <w:pPr>
              <w:pStyle w:val="TableText"/>
            </w:pPr>
            <w:r w:rsidRPr="00163DC5">
              <w:t>Yes</w:t>
            </w:r>
          </w:p>
        </w:tc>
        <w:tc>
          <w:tcPr>
            <w:tcW w:w="4032" w:type="dxa"/>
          </w:tcPr>
          <w:p w14:paraId="5394AB71" w14:textId="3F292994" w:rsidR="000A491B" w:rsidRPr="00163DC5" w:rsidRDefault="000A491B" w:rsidP="00681676">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BC3BD42"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52" w:author="Gavin Rawson" w:date="2024-07-17T10:16:00Z" w16du:dateUtc="2024-07-17T09:16:00Z">
        <w:r w:rsidR="00B048D0" w:rsidRPr="00B048D0">
          <w:rPr>
            <w:rStyle w:val="Crossreference"/>
            <w:rPrChange w:id="1153" w:author="Gavin Rawson" w:date="2024-07-17T10:16:00Z" w16du:dateUtc="2024-07-17T09:16:00Z">
              <w:rPr/>
            </w:rPrChange>
          </w:rPr>
          <w:t>Limit and control profiles</w:t>
        </w:r>
      </w:ins>
      <w:del w:id="1154"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55" w:name="_Toc172098953"/>
      <w:r w:rsidRPr="000A491B">
        <w:lastRenderedPageBreak/>
        <w:t xml:space="preserve">Extended </w:t>
      </w:r>
      <w:r w:rsidR="006B0494" w:rsidRPr="000A491B">
        <w:t>points</w:t>
      </w:r>
      <w:bookmarkEnd w:id="1155"/>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0C089DA"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156" w:author="Gavin Rawson" w:date="2024-07-17T10:16:00Z" w16du:dateUtc="2024-07-17T09:16:00Z">
        <w:r w:rsidR="00B048D0" w:rsidRPr="00B048D0">
          <w:rPr>
            <w:rStyle w:val="Crossreference"/>
            <w:rPrChange w:id="1157" w:author="Gavin Rawson" w:date="2024-07-17T10:16:00Z" w16du:dateUtc="2024-07-17T09:16:00Z">
              <w:rPr/>
            </w:rPrChange>
          </w:rPr>
          <w:t xml:space="preserve">Table </w:t>
        </w:r>
        <w:r w:rsidR="00B048D0" w:rsidRPr="00B048D0">
          <w:rPr>
            <w:rStyle w:val="Crossreference"/>
            <w:rPrChange w:id="1158" w:author="Gavin Rawson" w:date="2024-07-17T10:16:00Z" w16du:dateUtc="2024-07-17T09:16:00Z">
              <w:rPr>
                <w:noProof/>
              </w:rPr>
            </w:rPrChange>
          </w:rPr>
          <w:t>19</w:t>
        </w:r>
      </w:ins>
      <w:del w:id="1159"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3EE1B49D" w:rsidR="00122B46" w:rsidRDefault="00122B46" w:rsidP="00122B46">
      <w:pPr>
        <w:pStyle w:val="Caption"/>
      </w:pPr>
      <w:bookmarkStart w:id="1160" w:name="_Ref161315144"/>
      <w:bookmarkStart w:id="1161" w:name="_Toc170288658"/>
      <w:r>
        <w:t xml:space="preserve">Table </w:t>
      </w:r>
      <w:r>
        <w:fldChar w:fldCharType="begin"/>
      </w:r>
      <w:r>
        <w:instrText xml:space="preserve"> SEQ Table \* ARABIC </w:instrText>
      </w:r>
      <w:r>
        <w:fldChar w:fldCharType="separate"/>
      </w:r>
      <w:r w:rsidR="00B048D0">
        <w:rPr>
          <w:noProof/>
        </w:rPr>
        <w:t>19</w:t>
      </w:r>
      <w:r>
        <w:rPr>
          <w:noProof/>
        </w:rPr>
        <w:fldChar w:fldCharType="end"/>
      </w:r>
      <w:bookmarkEnd w:id="1160"/>
      <w:r>
        <w:tab/>
      </w:r>
      <w:r w:rsidRPr="00122B46">
        <w:t>Information used in defining exten</w:t>
      </w:r>
      <w:r>
        <w:t>ded</w:t>
      </w:r>
      <w:r w:rsidRPr="00122B46">
        <w:t xml:space="preserve"> </w:t>
      </w:r>
      <w:r w:rsidR="009A0F57">
        <w:t>p</w:t>
      </w:r>
      <w:r w:rsidRPr="00122B46">
        <w:t>oints</w:t>
      </w:r>
      <w:bookmarkEnd w:id="1161"/>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681676">
            <w:pPr>
              <w:pStyle w:val="TableText"/>
            </w:pPr>
            <w:r w:rsidRPr="00163DC5">
              <w:t>Parent Point</w:t>
            </w:r>
          </w:p>
        </w:tc>
        <w:tc>
          <w:tcPr>
            <w:tcW w:w="1150" w:type="dxa"/>
          </w:tcPr>
          <w:p w14:paraId="467DFA88" w14:textId="77777777" w:rsidR="00122B46" w:rsidRPr="00163DC5" w:rsidRDefault="00122B46" w:rsidP="00681676">
            <w:pPr>
              <w:pStyle w:val="TableText"/>
            </w:pPr>
            <w:r w:rsidRPr="00163DC5">
              <w:t>Integer</w:t>
            </w:r>
          </w:p>
        </w:tc>
        <w:tc>
          <w:tcPr>
            <w:tcW w:w="1530" w:type="dxa"/>
          </w:tcPr>
          <w:p w14:paraId="6A010321" w14:textId="77777777" w:rsidR="00122B46" w:rsidRPr="00163DC5" w:rsidRDefault="00122B46" w:rsidP="00681676">
            <w:pPr>
              <w:pStyle w:val="TableText"/>
            </w:pPr>
            <w:r w:rsidRPr="00163DC5">
              <w:t>parent</w:t>
            </w:r>
          </w:p>
        </w:tc>
        <w:tc>
          <w:tcPr>
            <w:tcW w:w="810" w:type="dxa"/>
          </w:tcPr>
          <w:p w14:paraId="43E1ED05" w14:textId="77777777" w:rsidR="00122B46" w:rsidRPr="00163DC5" w:rsidRDefault="00122B46" w:rsidP="00681676">
            <w:pPr>
              <w:pStyle w:val="TableText"/>
            </w:pPr>
            <w:r w:rsidRPr="00163DC5">
              <w:t>Yes</w:t>
            </w:r>
          </w:p>
        </w:tc>
        <w:tc>
          <w:tcPr>
            <w:tcW w:w="4037" w:type="dxa"/>
          </w:tcPr>
          <w:p w14:paraId="4D4E9F19" w14:textId="2442AEA2" w:rsidR="00122B46" w:rsidRPr="00163DC5" w:rsidRDefault="00122B46" w:rsidP="00681676">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681676">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681676">
            <w:pPr>
              <w:pStyle w:val="TableText"/>
            </w:pPr>
            <w:r w:rsidRPr="00163DC5">
              <w:t>String</w:t>
            </w:r>
          </w:p>
        </w:tc>
        <w:tc>
          <w:tcPr>
            <w:tcW w:w="1530" w:type="dxa"/>
          </w:tcPr>
          <w:p w14:paraId="0E7A2E8D" w14:textId="77777777" w:rsidR="00122B46" w:rsidRPr="00163DC5" w:rsidRDefault="00122B46" w:rsidP="00681676">
            <w:pPr>
              <w:pStyle w:val="TableText"/>
            </w:pPr>
            <w:r w:rsidRPr="00163DC5">
              <w:t>parentType</w:t>
            </w:r>
          </w:p>
        </w:tc>
        <w:tc>
          <w:tcPr>
            <w:tcW w:w="810" w:type="dxa"/>
          </w:tcPr>
          <w:p w14:paraId="005883F6" w14:textId="77777777" w:rsidR="00122B46" w:rsidRPr="00163DC5" w:rsidRDefault="00122B46" w:rsidP="00681676">
            <w:pPr>
              <w:pStyle w:val="TableText"/>
            </w:pPr>
            <w:r w:rsidRPr="00163DC5">
              <w:t>Yes</w:t>
            </w:r>
          </w:p>
        </w:tc>
        <w:tc>
          <w:tcPr>
            <w:tcW w:w="4037" w:type="dxa"/>
          </w:tcPr>
          <w:p w14:paraId="5ECB1256" w14:textId="2D3254BE" w:rsidR="00122B46" w:rsidRPr="00163DC5" w:rsidRDefault="00122B46" w:rsidP="00681676">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681676">
            <w:pPr>
              <w:pStyle w:val="TableText"/>
            </w:pPr>
            <w:r w:rsidRPr="00163DC5">
              <w:t>Extension Point Index</w:t>
            </w:r>
          </w:p>
        </w:tc>
        <w:tc>
          <w:tcPr>
            <w:tcW w:w="1150" w:type="dxa"/>
          </w:tcPr>
          <w:p w14:paraId="2DE7BFCC" w14:textId="49D50CFD" w:rsidR="00122B46" w:rsidRPr="00163DC5" w:rsidRDefault="007949E9" w:rsidP="00681676">
            <w:pPr>
              <w:pStyle w:val="TableText"/>
            </w:pPr>
            <w:ins w:id="1162" w:author="Gavin Rawson" w:date="2024-07-15T08:26:00Z" w16du:dateUtc="2024-07-15T07:26:00Z">
              <w:r>
                <w:t>Integer</w:t>
              </w:r>
            </w:ins>
            <w:del w:id="1163"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681676">
            <w:pPr>
              <w:pStyle w:val="TableText"/>
            </w:pPr>
            <w:r w:rsidRPr="00163DC5">
              <w:t>num</w:t>
            </w:r>
          </w:p>
        </w:tc>
        <w:tc>
          <w:tcPr>
            <w:tcW w:w="810" w:type="dxa"/>
          </w:tcPr>
          <w:p w14:paraId="0C199CC2" w14:textId="77777777" w:rsidR="00122B46" w:rsidRPr="00163DC5" w:rsidRDefault="00122B46" w:rsidP="00681676">
            <w:pPr>
              <w:pStyle w:val="TableText"/>
            </w:pPr>
            <w:r w:rsidRPr="00163DC5">
              <w:t>Yes</w:t>
            </w:r>
          </w:p>
        </w:tc>
        <w:tc>
          <w:tcPr>
            <w:tcW w:w="4037" w:type="dxa"/>
          </w:tcPr>
          <w:p w14:paraId="4D9F86DB" w14:textId="76060FDB" w:rsidR="00122B46" w:rsidRPr="00163DC5" w:rsidRDefault="00122B46" w:rsidP="00681676">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681676">
            <w:pPr>
              <w:pStyle w:val="TableText"/>
            </w:pPr>
            <w:r w:rsidRPr="00163DC5">
              <w:t>Name</w:t>
            </w:r>
          </w:p>
        </w:tc>
        <w:tc>
          <w:tcPr>
            <w:tcW w:w="1150" w:type="dxa"/>
          </w:tcPr>
          <w:p w14:paraId="5F987DF0" w14:textId="77777777" w:rsidR="00122B46" w:rsidRPr="00163DC5" w:rsidRDefault="00122B46" w:rsidP="00681676">
            <w:pPr>
              <w:pStyle w:val="TableText"/>
            </w:pPr>
            <w:r w:rsidRPr="00163DC5">
              <w:t>String</w:t>
            </w:r>
          </w:p>
        </w:tc>
        <w:tc>
          <w:tcPr>
            <w:tcW w:w="1530" w:type="dxa"/>
          </w:tcPr>
          <w:p w14:paraId="78243AEC" w14:textId="77777777" w:rsidR="00122B46" w:rsidRPr="00163DC5" w:rsidRDefault="00122B46" w:rsidP="00681676">
            <w:pPr>
              <w:pStyle w:val="TableText"/>
            </w:pPr>
            <w:r w:rsidRPr="00163DC5">
              <w:t>name</w:t>
            </w:r>
          </w:p>
        </w:tc>
        <w:tc>
          <w:tcPr>
            <w:tcW w:w="810" w:type="dxa"/>
          </w:tcPr>
          <w:p w14:paraId="20F56EAA" w14:textId="77777777" w:rsidR="00122B46" w:rsidRPr="00163DC5" w:rsidRDefault="00122B46" w:rsidP="00681676">
            <w:pPr>
              <w:pStyle w:val="TableText"/>
            </w:pPr>
            <w:r w:rsidRPr="00163DC5">
              <w:t>No</w:t>
            </w:r>
          </w:p>
        </w:tc>
        <w:tc>
          <w:tcPr>
            <w:tcW w:w="4037" w:type="dxa"/>
          </w:tcPr>
          <w:p w14:paraId="02A33E36" w14:textId="619B4C8D" w:rsidR="00122B46" w:rsidRPr="00163DC5" w:rsidRDefault="00122B46" w:rsidP="00681676">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681676">
            <w:pPr>
              <w:pStyle w:val="TableText"/>
            </w:pPr>
            <w:r w:rsidRPr="00163DC5">
              <w:t>Class Name</w:t>
            </w:r>
          </w:p>
        </w:tc>
        <w:tc>
          <w:tcPr>
            <w:tcW w:w="1150" w:type="dxa"/>
          </w:tcPr>
          <w:p w14:paraId="54A8ABC5" w14:textId="77777777" w:rsidR="00122B46" w:rsidRPr="00163DC5" w:rsidRDefault="00122B46" w:rsidP="00681676">
            <w:pPr>
              <w:pStyle w:val="TableText"/>
            </w:pPr>
            <w:r w:rsidRPr="00163DC5">
              <w:t>String</w:t>
            </w:r>
          </w:p>
        </w:tc>
        <w:tc>
          <w:tcPr>
            <w:tcW w:w="1530" w:type="dxa"/>
          </w:tcPr>
          <w:p w14:paraId="65D28BD1" w14:textId="77777777" w:rsidR="00122B46" w:rsidRPr="00163DC5" w:rsidRDefault="00122B46" w:rsidP="00681676">
            <w:pPr>
              <w:pStyle w:val="TableText"/>
            </w:pPr>
            <w:r w:rsidRPr="00163DC5">
              <w:t>className</w:t>
            </w:r>
          </w:p>
        </w:tc>
        <w:tc>
          <w:tcPr>
            <w:tcW w:w="810" w:type="dxa"/>
          </w:tcPr>
          <w:p w14:paraId="594AB64D" w14:textId="77777777" w:rsidR="00122B46" w:rsidRPr="00163DC5" w:rsidRDefault="00122B46" w:rsidP="00681676">
            <w:pPr>
              <w:pStyle w:val="TableText"/>
            </w:pPr>
            <w:r w:rsidRPr="00163DC5">
              <w:t>No</w:t>
            </w:r>
          </w:p>
        </w:tc>
        <w:tc>
          <w:tcPr>
            <w:tcW w:w="4037" w:type="dxa"/>
          </w:tcPr>
          <w:p w14:paraId="22409EF6" w14:textId="77777777" w:rsidR="00122B46" w:rsidRPr="00163DC5" w:rsidRDefault="00122B46" w:rsidP="00681676">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681676">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681676">
            <w:pPr>
              <w:pStyle w:val="TableText"/>
            </w:pPr>
            <w:r w:rsidRPr="00163DC5">
              <w:t>String</w:t>
            </w:r>
          </w:p>
        </w:tc>
        <w:tc>
          <w:tcPr>
            <w:tcW w:w="1530" w:type="dxa"/>
          </w:tcPr>
          <w:p w14:paraId="3FA03C0D" w14:textId="77777777" w:rsidR="00122B46" w:rsidRPr="00163DC5" w:rsidRDefault="00122B46" w:rsidP="00681676">
            <w:pPr>
              <w:pStyle w:val="TableText"/>
            </w:pPr>
            <w:r w:rsidRPr="00163DC5">
              <w:t>type</w:t>
            </w:r>
          </w:p>
        </w:tc>
        <w:tc>
          <w:tcPr>
            <w:tcW w:w="810" w:type="dxa"/>
          </w:tcPr>
          <w:p w14:paraId="012C8D2D" w14:textId="77777777" w:rsidR="00122B46" w:rsidRPr="00163DC5" w:rsidRDefault="00122B46" w:rsidP="00681676">
            <w:pPr>
              <w:pStyle w:val="TableText"/>
            </w:pPr>
            <w:r w:rsidRPr="00163DC5">
              <w:t>Yes</w:t>
            </w:r>
          </w:p>
        </w:tc>
        <w:tc>
          <w:tcPr>
            <w:tcW w:w="4037" w:type="dxa"/>
          </w:tcPr>
          <w:p w14:paraId="2530B1A5" w14:textId="77777777" w:rsidR="00122B46" w:rsidRPr="00163DC5" w:rsidRDefault="00122B46" w:rsidP="00681676">
            <w:pPr>
              <w:pStyle w:val="TableText"/>
            </w:pPr>
            <w:r w:rsidRPr="00163DC5">
              <w:t>One of:</w:t>
            </w:r>
          </w:p>
          <w:p w14:paraId="581BC68E" w14:textId="77777777" w:rsidR="00122B46" w:rsidRPr="00163DC5" w:rsidRDefault="00122B46" w:rsidP="00681676">
            <w:pPr>
              <w:pStyle w:val="TableText"/>
            </w:pPr>
            <w:r w:rsidRPr="00163DC5">
              <w:t xml:space="preserve">              "RoC" (Rate of Change),</w:t>
            </w:r>
          </w:p>
          <w:p w14:paraId="3C9D2318" w14:textId="77777777" w:rsidR="00122B46" w:rsidRPr="00163DC5" w:rsidRDefault="00122B46" w:rsidP="00681676">
            <w:pPr>
              <w:pStyle w:val="TableText"/>
            </w:pPr>
            <w:r w:rsidRPr="00163DC5">
              <w:t xml:space="preserve">              "Min",</w:t>
            </w:r>
          </w:p>
          <w:p w14:paraId="73582848" w14:textId="77777777" w:rsidR="00122B46" w:rsidRPr="00163DC5" w:rsidRDefault="00122B46" w:rsidP="00681676">
            <w:pPr>
              <w:pStyle w:val="TableText"/>
            </w:pPr>
            <w:r w:rsidRPr="00163DC5">
              <w:t xml:space="preserve">              "Max",</w:t>
            </w:r>
          </w:p>
          <w:p w14:paraId="180E46D3" w14:textId="77777777" w:rsidR="00122B46" w:rsidRPr="00163DC5" w:rsidRDefault="00122B46" w:rsidP="00681676">
            <w:pPr>
              <w:pStyle w:val="TableText"/>
            </w:pPr>
            <w:r w:rsidRPr="00163DC5">
              <w:t xml:space="preserve">              "Mean",</w:t>
            </w:r>
          </w:p>
          <w:p w14:paraId="76BFB915" w14:textId="77777777" w:rsidR="00122B46" w:rsidRPr="00163DC5" w:rsidRDefault="00122B46" w:rsidP="00681676">
            <w:pPr>
              <w:pStyle w:val="TableText"/>
            </w:pPr>
            <w:r w:rsidRPr="00163DC5">
              <w:t xml:space="preserve">              "StdDev",</w:t>
            </w:r>
          </w:p>
          <w:p w14:paraId="342C4FD1" w14:textId="77777777" w:rsidR="00122B46" w:rsidRPr="00163DC5" w:rsidRDefault="00122B46" w:rsidP="00681676">
            <w:pPr>
              <w:pStyle w:val="TableText"/>
            </w:pPr>
            <w:r w:rsidRPr="00163DC5">
              <w:t xml:space="preserve">              "Integral",</w:t>
            </w:r>
          </w:p>
          <w:p w14:paraId="22FEE210" w14:textId="77777777" w:rsidR="00122B46" w:rsidRPr="00163DC5" w:rsidRDefault="00122B46" w:rsidP="00681676">
            <w:pPr>
              <w:pStyle w:val="TableText"/>
            </w:pPr>
            <w:r w:rsidRPr="00163DC5">
              <w:t xml:space="preserve">              "Run Time",</w:t>
            </w:r>
          </w:p>
          <w:p w14:paraId="27335130" w14:textId="77777777" w:rsidR="00122B46" w:rsidRPr="00163DC5" w:rsidRDefault="00122B46" w:rsidP="00681676">
            <w:pPr>
              <w:pStyle w:val="TableText"/>
            </w:pPr>
            <w:r w:rsidRPr="00163DC5">
              <w:t xml:space="preserve">              "Count"</w:t>
            </w:r>
          </w:p>
          <w:p w14:paraId="76BE5BF3" w14:textId="08A791C8" w:rsidR="00122B46" w:rsidRPr="00163DC5" w:rsidRDefault="00122B46" w:rsidP="00681676">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681676">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681676">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681676">
            <w:pPr>
              <w:pStyle w:val="TableText"/>
              <w:rPr>
                <w:lang w:bidi="he-IL"/>
              </w:rPr>
            </w:pPr>
            <w:r w:rsidRPr="00163DC5">
              <w:rPr>
                <w:lang w:bidi="he-IL"/>
              </w:rPr>
              <w:t>No</w:t>
            </w:r>
          </w:p>
        </w:tc>
        <w:tc>
          <w:tcPr>
            <w:tcW w:w="4037" w:type="dxa"/>
            <w:noWrap/>
            <w:hideMark/>
          </w:tcPr>
          <w:p w14:paraId="4BF876E3" w14:textId="2342FC2E" w:rsidR="00122B46" w:rsidRPr="00163DC5" w:rsidRDefault="00122B46" w:rsidP="00681676">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681676">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681676">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681676">
            <w:pPr>
              <w:pStyle w:val="TableText"/>
              <w:rPr>
                <w:lang w:bidi="he-IL"/>
              </w:rPr>
            </w:pPr>
            <w:r w:rsidRPr="00163DC5">
              <w:rPr>
                <w:lang w:bidi="he-IL"/>
              </w:rPr>
              <w:t>No</w:t>
            </w:r>
          </w:p>
        </w:tc>
        <w:tc>
          <w:tcPr>
            <w:tcW w:w="4037" w:type="dxa"/>
            <w:noWrap/>
            <w:hideMark/>
          </w:tcPr>
          <w:p w14:paraId="1BE1AE02" w14:textId="77777777" w:rsidR="00122B46" w:rsidRPr="00163DC5" w:rsidRDefault="00122B46" w:rsidP="00681676">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681676">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681676">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681676">
            <w:pPr>
              <w:pStyle w:val="TableText"/>
              <w:rPr>
                <w:lang w:bidi="he-IL"/>
              </w:rPr>
            </w:pPr>
            <w:r w:rsidRPr="00163DC5">
              <w:rPr>
                <w:lang w:bidi="he-IL"/>
              </w:rPr>
              <w:t>No</w:t>
            </w:r>
          </w:p>
        </w:tc>
        <w:tc>
          <w:tcPr>
            <w:tcW w:w="4037" w:type="dxa"/>
            <w:noWrap/>
            <w:hideMark/>
          </w:tcPr>
          <w:p w14:paraId="0D6B4FD6" w14:textId="77777777" w:rsidR="00122B46" w:rsidRPr="00163DC5" w:rsidRDefault="00122B46" w:rsidP="00681676">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681676">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681676">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681676">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681676">
            <w:pPr>
              <w:pStyle w:val="TableText"/>
              <w:rPr>
                <w:lang w:bidi="he-IL"/>
              </w:rPr>
            </w:pPr>
            <w:r w:rsidRPr="00163DC5">
              <w:rPr>
                <w:lang w:bidi="he-IL"/>
              </w:rPr>
              <w:t>No</w:t>
            </w:r>
          </w:p>
        </w:tc>
        <w:tc>
          <w:tcPr>
            <w:tcW w:w="4037" w:type="dxa"/>
            <w:noWrap/>
            <w:hideMark/>
          </w:tcPr>
          <w:p w14:paraId="26ACFE48" w14:textId="77777777" w:rsidR="00122B46" w:rsidRPr="00163DC5" w:rsidRDefault="00122B46" w:rsidP="00681676">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681676">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681676">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681676">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681676">
            <w:pPr>
              <w:pStyle w:val="TableText"/>
              <w:rPr>
                <w:lang w:bidi="he-IL"/>
              </w:rPr>
            </w:pPr>
            <w:r w:rsidRPr="00163DC5">
              <w:rPr>
                <w:lang w:bidi="he-IL"/>
              </w:rPr>
              <w:t>No</w:t>
            </w:r>
          </w:p>
        </w:tc>
        <w:tc>
          <w:tcPr>
            <w:tcW w:w="4037" w:type="dxa"/>
            <w:noWrap/>
            <w:hideMark/>
          </w:tcPr>
          <w:p w14:paraId="4C6D0F36" w14:textId="039C657C" w:rsidR="00122B46" w:rsidRPr="00163DC5" w:rsidRDefault="00122B46" w:rsidP="00681676">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681676">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681676">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681676">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681676">
            <w:pPr>
              <w:pStyle w:val="TableText"/>
              <w:rPr>
                <w:lang w:bidi="he-IL"/>
              </w:rPr>
            </w:pPr>
            <w:r w:rsidRPr="00163DC5">
              <w:rPr>
                <w:lang w:bidi="he-IL"/>
              </w:rPr>
              <w:t>No</w:t>
            </w:r>
          </w:p>
        </w:tc>
        <w:tc>
          <w:tcPr>
            <w:tcW w:w="4037" w:type="dxa"/>
            <w:noWrap/>
            <w:hideMark/>
          </w:tcPr>
          <w:p w14:paraId="66390432" w14:textId="21EDEA64" w:rsidR="00122B46" w:rsidRPr="00163DC5" w:rsidRDefault="00122B46" w:rsidP="00681676">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64" w:name="_Toc172098954"/>
      <w:r>
        <w:t>Minimum</w:t>
      </w:r>
      <w:bookmarkEnd w:id="116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5" w:name="_Toc172098955"/>
      <w:r>
        <w:t>Maximum</w:t>
      </w:r>
      <w:bookmarkEnd w:id="116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66" w:name="_Toc172098956"/>
      <w:r>
        <w:t>Mean</w:t>
      </w:r>
      <w:bookmarkEnd w:id="116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67" w:name="_Toc172098957"/>
      <w:r>
        <w:t xml:space="preserve">Standard </w:t>
      </w:r>
      <w:r w:rsidR="006B0494">
        <w:t>deviation</w:t>
      </w:r>
      <w:bookmarkEnd w:id="116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68" w:name="_Toc172098958"/>
      <w:r>
        <w:lastRenderedPageBreak/>
        <w:t>Integral</w:t>
      </w:r>
      <w:bookmarkEnd w:id="116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198DADD1"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169" w:author="Gavin Rawson" w:date="2024-07-17T10:16:00Z" w16du:dateUtc="2024-07-17T09:16:00Z">
        <w:r w:rsidR="00B048D0" w:rsidRPr="00B048D0">
          <w:rPr>
            <w:rStyle w:val="Crossreference"/>
            <w:rPrChange w:id="1170" w:author="Gavin Rawson" w:date="2024-07-17T10:16:00Z" w16du:dateUtc="2024-07-17T09:16:00Z">
              <w:rPr/>
            </w:rPrChange>
          </w:rPr>
          <w:t xml:space="preserve">Figure </w:t>
        </w:r>
        <w:r w:rsidR="00B048D0" w:rsidRPr="00B048D0">
          <w:rPr>
            <w:rStyle w:val="Crossreference"/>
            <w:rPrChange w:id="1171" w:author="Gavin Rawson" w:date="2024-07-17T10:16:00Z" w16du:dateUtc="2024-07-17T09:16:00Z">
              <w:rPr>
                <w:noProof/>
              </w:rPr>
            </w:rPrChange>
          </w:rPr>
          <w:t>11</w:t>
        </w:r>
      </w:ins>
      <w:del w:id="1172"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70DF6C1E" w:rsidR="008D5866" w:rsidRDefault="008D5866" w:rsidP="008D5866">
      <w:pPr>
        <w:pStyle w:val="Caption"/>
      </w:pPr>
      <w:bookmarkStart w:id="1173" w:name="_Ref161316465"/>
      <w:bookmarkStart w:id="1174" w:name="_Toc170288638"/>
      <w:r>
        <w:t xml:space="preserve">Figure </w:t>
      </w:r>
      <w:r>
        <w:fldChar w:fldCharType="begin"/>
      </w:r>
      <w:r>
        <w:instrText xml:space="preserve"> SEQ Figure \* ARABIC </w:instrText>
      </w:r>
      <w:r>
        <w:fldChar w:fldCharType="separate"/>
      </w:r>
      <w:r w:rsidR="00B048D0">
        <w:rPr>
          <w:noProof/>
        </w:rPr>
        <w:t>11</w:t>
      </w:r>
      <w:r>
        <w:rPr>
          <w:noProof/>
        </w:rPr>
        <w:fldChar w:fldCharType="end"/>
      </w:r>
      <w:bookmarkEnd w:id="1173"/>
      <w:r>
        <w:tab/>
      </w:r>
      <w:r w:rsidRPr="008D5866">
        <w:t xml:space="preserve">Example of calculation of integral extended </w:t>
      </w:r>
      <w:r w:rsidR="00801C39">
        <w:t>p</w:t>
      </w:r>
      <w:r w:rsidRPr="008D5866">
        <w:t>oint value</w:t>
      </w:r>
      <w:bookmarkEnd w:id="117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175" w:name="_Toc172098959"/>
      <w:r>
        <w:t>Rate of change</w:t>
      </w:r>
      <w:bookmarkEnd w:id="117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7DF2F12"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048D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176" w:author="Gavin Rawson" w:date="2024-07-17T10:16:00Z" w16du:dateUtc="2024-07-17T09:16:00Z">
        <w:r w:rsidR="00B048D0" w:rsidRPr="00B048D0">
          <w:rPr>
            <w:rStyle w:val="Crossreference"/>
            <w:rPrChange w:id="1177" w:author="Gavin Rawson" w:date="2024-07-17T10:16:00Z" w16du:dateUtc="2024-07-17T09:16:00Z">
              <w:rPr/>
            </w:rPrChange>
          </w:rPr>
          <w:t>Limit and control profiles</w:t>
        </w:r>
      </w:ins>
      <w:del w:id="1178"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179" w:name="_Toc172098960"/>
      <w:r>
        <w:lastRenderedPageBreak/>
        <w:t xml:space="preserve">State </w:t>
      </w:r>
      <w:r w:rsidR="006B0494">
        <w:t>counter</w:t>
      </w:r>
      <w:bookmarkEnd w:id="117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180" w:name="_Toc172098961"/>
      <w:r>
        <w:t xml:space="preserve">State </w:t>
      </w:r>
      <w:r w:rsidR="006B0494">
        <w:t>runtime</w:t>
      </w:r>
      <w:bookmarkEnd w:id="118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181" w:name="_Ref161319455"/>
      <w:bookmarkStart w:id="1182" w:name="_Toc172098962"/>
      <w:r w:rsidRPr="00E622A5">
        <w:t>Limit and control profiles</w:t>
      </w:r>
      <w:bookmarkEnd w:id="1181"/>
      <w:bookmarkEnd w:id="118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183" w:name="_Toc172098963"/>
      <w:r>
        <w:t xml:space="preserve">Limit </w:t>
      </w:r>
      <w:r w:rsidR="006B0494">
        <w:t>profiles</w:t>
      </w:r>
      <w:bookmarkEnd w:id="118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C47649F"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184" w:author="Gavin Rawson" w:date="2024-07-17T10:16:00Z" w16du:dateUtc="2024-07-17T09:16:00Z">
        <w:r w:rsidR="00B048D0" w:rsidRPr="00B048D0">
          <w:rPr>
            <w:rStyle w:val="Crossreference"/>
            <w:rPrChange w:id="1185" w:author="Gavin Rawson" w:date="2024-07-17T10:16:00Z" w16du:dateUtc="2024-07-17T09:16:00Z">
              <w:rPr/>
            </w:rPrChange>
          </w:rPr>
          <w:t xml:space="preserve">Table </w:t>
        </w:r>
        <w:r w:rsidR="00B048D0" w:rsidRPr="00B048D0">
          <w:rPr>
            <w:rStyle w:val="Crossreference"/>
            <w:rPrChange w:id="1186" w:author="Gavin Rawson" w:date="2024-07-17T10:16:00Z" w16du:dateUtc="2024-07-17T09:16:00Z">
              <w:rPr>
                <w:noProof/>
              </w:rPr>
            </w:rPrChange>
          </w:rPr>
          <w:t>20</w:t>
        </w:r>
      </w:ins>
      <w:del w:id="1187"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4909FE65" w:rsidR="00E622A5" w:rsidRDefault="003D567B" w:rsidP="00163DC5">
      <w:pPr>
        <w:pStyle w:val="Caption"/>
        <w:keepNext/>
      </w:pPr>
      <w:bookmarkStart w:id="1188" w:name="_Ref161319951"/>
      <w:bookmarkStart w:id="1189" w:name="_Toc170288659"/>
      <w:r>
        <w:t xml:space="preserve">Table </w:t>
      </w:r>
      <w:r>
        <w:fldChar w:fldCharType="begin"/>
      </w:r>
      <w:r>
        <w:instrText xml:space="preserve"> SEQ Table \* ARABIC </w:instrText>
      </w:r>
      <w:r>
        <w:fldChar w:fldCharType="separate"/>
      </w:r>
      <w:r w:rsidR="00B048D0">
        <w:rPr>
          <w:noProof/>
        </w:rPr>
        <w:t>20</w:t>
      </w:r>
      <w:r>
        <w:rPr>
          <w:noProof/>
        </w:rPr>
        <w:fldChar w:fldCharType="end"/>
      </w:r>
      <w:bookmarkEnd w:id="1188"/>
      <w:r>
        <w:tab/>
      </w:r>
      <w:r w:rsidRPr="003D567B">
        <w:t xml:space="preserve">Information used in defining limit profiles for analogue and counter </w:t>
      </w:r>
      <w:r w:rsidR="00115B0F">
        <w:t>p</w:t>
      </w:r>
      <w:r w:rsidRPr="003D567B">
        <w:t>oints</w:t>
      </w:r>
      <w:bookmarkEnd w:id="118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F04530" w:rsidRDefault="003D567B" w:rsidP="00681676">
            <w:pPr>
              <w:pStyle w:val="TableText"/>
              <w:rPr>
                <w:b w:val="0"/>
                <w:rPrChange w:id="1190" w:author="Gavin Rawson" w:date="2024-07-17T10:15:00Z" w16du:dateUtc="2024-07-17T09:15:00Z">
                  <w:rPr/>
                </w:rPrChange>
              </w:rPr>
            </w:pPr>
            <w:r w:rsidRPr="00F04530">
              <w:rPr>
                <w:b w:val="0"/>
                <w:rPrChange w:id="1191" w:author="Gavin Rawson" w:date="2024-07-17T10:15:00Z" w16du:dateUtc="2024-07-17T09:15:00Z">
                  <w:rPr>
                    <w:bCs/>
                  </w:rPr>
                </w:rPrChange>
              </w:rPr>
              <w:t>Limit Profile Index</w:t>
            </w:r>
          </w:p>
        </w:tc>
        <w:tc>
          <w:tcPr>
            <w:tcW w:w="1265" w:type="dxa"/>
            <w:shd w:val="clear" w:color="auto" w:fill="auto"/>
          </w:tcPr>
          <w:p w14:paraId="4BA0F85B" w14:textId="794EDE53" w:rsidR="003D567B" w:rsidRPr="00F04530" w:rsidRDefault="003C1168" w:rsidP="00681676">
            <w:pPr>
              <w:pStyle w:val="TableText"/>
              <w:rPr>
                <w:b w:val="0"/>
                <w:rPrChange w:id="1192" w:author="Gavin Rawson" w:date="2024-07-17T10:15:00Z" w16du:dateUtc="2024-07-17T09:15:00Z">
                  <w:rPr/>
                </w:rPrChange>
              </w:rPr>
            </w:pPr>
            <w:ins w:id="1193" w:author="Gavin Rawson" w:date="2024-07-15T08:26:00Z" w16du:dateUtc="2024-07-15T07:26:00Z">
              <w:r w:rsidRPr="00F04530">
                <w:rPr>
                  <w:b w:val="0"/>
                  <w:rPrChange w:id="1194" w:author="Gavin Rawson" w:date="2024-07-17T10:15:00Z" w16du:dateUtc="2024-07-17T09:15:00Z">
                    <w:rPr>
                      <w:bCs/>
                    </w:rPr>
                  </w:rPrChange>
                </w:rPr>
                <w:t>Integer</w:t>
              </w:r>
            </w:ins>
            <w:del w:id="1195" w:author="Gavin Rawson" w:date="2024-07-15T08:26:00Z" w16du:dateUtc="2024-07-15T07:26:00Z">
              <w:r w:rsidR="003D567B" w:rsidRPr="00F04530" w:rsidDel="003C1168">
                <w:rPr>
                  <w:b w:val="0"/>
                  <w:rPrChange w:id="1196" w:author="Gavin Rawson" w:date="2024-07-17T10:15:00Z" w16du:dateUtc="2024-07-17T09:15:00Z">
                    <w:rPr>
                      <w:bCs/>
                    </w:rPr>
                  </w:rPrChange>
                </w:rPr>
                <w:delText>Number</w:delText>
              </w:r>
            </w:del>
          </w:p>
        </w:tc>
        <w:tc>
          <w:tcPr>
            <w:tcW w:w="993" w:type="dxa"/>
            <w:shd w:val="clear" w:color="auto" w:fill="auto"/>
          </w:tcPr>
          <w:p w14:paraId="7964956B" w14:textId="77777777" w:rsidR="003D567B" w:rsidRPr="00F04530" w:rsidRDefault="003D567B" w:rsidP="00681676">
            <w:pPr>
              <w:pStyle w:val="TableText"/>
              <w:rPr>
                <w:b w:val="0"/>
                <w:rPrChange w:id="1197" w:author="Gavin Rawson" w:date="2024-07-17T10:15:00Z" w16du:dateUtc="2024-07-17T09:15:00Z">
                  <w:rPr/>
                </w:rPrChange>
              </w:rPr>
            </w:pPr>
            <w:r w:rsidRPr="00F04530">
              <w:rPr>
                <w:b w:val="0"/>
                <w:rPrChange w:id="1198" w:author="Gavin Rawson" w:date="2024-07-17T10:15:00Z" w16du:dateUtc="2024-07-17T09:15:00Z">
                  <w:rPr>
                    <w:bCs/>
                  </w:rPr>
                </w:rPrChange>
              </w:rPr>
              <w:t>num</w:t>
            </w:r>
          </w:p>
        </w:tc>
        <w:tc>
          <w:tcPr>
            <w:tcW w:w="1417" w:type="dxa"/>
            <w:shd w:val="clear" w:color="auto" w:fill="auto"/>
          </w:tcPr>
          <w:p w14:paraId="22C52C53" w14:textId="77777777" w:rsidR="003D567B" w:rsidRPr="00F04530" w:rsidRDefault="003D567B" w:rsidP="00681676">
            <w:pPr>
              <w:pStyle w:val="TableText"/>
              <w:rPr>
                <w:b w:val="0"/>
                <w:rPrChange w:id="1199" w:author="Gavin Rawson" w:date="2024-07-17T10:15:00Z" w16du:dateUtc="2024-07-17T09:15:00Z">
                  <w:rPr/>
                </w:rPrChange>
              </w:rPr>
            </w:pPr>
            <w:r w:rsidRPr="00F04530">
              <w:rPr>
                <w:b w:val="0"/>
                <w:rPrChange w:id="1200" w:author="Gavin Rawson" w:date="2024-07-17T10:15:00Z" w16du:dateUtc="2024-07-17T09:15:00Z">
                  <w:rPr>
                    <w:b/>
                  </w:rPr>
                </w:rPrChange>
              </w:rPr>
              <w:t>Yes</w:t>
            </w:r>
          </w:p>
        </w:tc>
        <w:tc>
          <w:tcPr>
            <w:tcW w:w="3832" w:type="dxa"/>
            <w:shd w:val="clear" w:color="auto" w:fill="auto"/>
          </w:tcPr>
          <w:p w14:paraId="014228C6" w14:textId="77777777" w:rsidR="003D567B" w:rsidRPr="00F04530" w:rsidRDefault="003D567B" w:rsidP="00681676">
            <w:pPr>
              <w:pStyle w:val="TableText"/>
              <w:rPr>
                <w:b w:val="0"/>
                <w:rPrChange w:id="1201" w:author="Gavin Rawson" w:date="2024-07-17T10:15:00Z" w16du:dateUtc="2024-07-17T09:15:00Z">
                  <w:rPr/>
                </w:rPrChange>
              </w:rPr>
            </w:pPr>
            <w:r w:rsidRPr="00F04530">
              <w:rPr>
                <w:b w:val="0"/>
                <w:rPrChange w:id="1202" w:author="Gavin Rawson" w:date="2024-07-17T10:15:00Z" w16du:dateUtc="2024-07-17T09:15:00Z">
                  <w:rPr>
                    <w:bCs/>
                  </w:rPr>
                </w:rPrChange>
              </w:rPr>
              <w:t>An index for this limit.</w:t>
            </w:r>
          </w:p>
        </w:tc>
      </w:tr>
      <w:tr w:rsidR="00270690" w:rsidRPr="00681676"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F04530" w:rsidRDefault="003D567B" w:rsidP="00681676">
            <w:pPr>
              <w:pStyle w:val="TableText"/>
              <w:rPr>
                <w:b w:val="0"/>
                <w:rPrChange w:id="1203" w:author="Gavin Rawson" w:date="2024-07-17T10:15:00Z" w16du:dateUtc="2024-07-17T09:15:00Z">
                  <w:rPr/>
                </w:rPrChange>
              </w:rPr>
            </w:pPr>
            <w:r w:rsidRPr="00F04530">
              <w:rPr>
                <w:b w:val="0"/>
                <w:rPrChange w:id="1204" w:author="Gavin Rawson" w:date="2024-07-17T10:15:00Z" w16du:dateUtc="2024-07-17T09:15:00Z">
                  <w:rPr>
                    <w:bCs/>
                  </w:rPr>
                </w:rPrChange>
              </w:rPr>
              <w:t>Values</w:t>
            </w:r>
          </w:p>
        </w:tc>
        <w:tc>
          <w:tcPr>
            <w:tcW w:w="1265" w:type="dxa"/>
            <w:shd w:val="clear" w:color="auto" w:fill="auto"/>
          </w:tcPr>
          <w:p w14:paraId="353EE5F2" w14:textId="77777777" w:rsidR="003D567B" w:rsidRPr="00F04530" w:rsidRDefault="003D567B" w:rsidP="00681676">
            <w:pPr>
              <w:pStyle w:val="TableText"/>
              <w:rPr>
                <w:b w:val="0"/>
                <w:rPrChange w:id="1205" w:author="Gavin Rawson" w:date="2024-07-17T10:15:00Z" w16du:dateUtc="2024-07-17T09:15:00Z">
                  <w:rPr/>
                </w:rPrChange>
              </w:rPr>
            </w:pPr>
            <w:r w:rsidRPr="00F04530">
              <w:rPr>
                <w:b w:val="0"/>
                <w:rPrChange w:id="1206" w:author="Gavin Rawson" w:date="2024-07-17T10:15:00Z" w16du:dateUtc="2024-07-17T09:15:00Z">
                  <w:rPr>
                    <w:bCs/>
                  </w:rPr>
                </w:rPrChange>
              </w:rPr>
              <w:t>Array of Numbers</w:t>
            </w:r>
          </w:p>
        </w:tc>
        <w:tc>
          <w:tcPr>
            <w:tcW w:w="993" w:type="dxa"/>
            <w:shd w:val="clear" w:color="auto" w:fill="auto"/>
          </w:tcPr>
          <w:p w14:paraId="49085772" w14:textId="77777777" w:rsidR="003D567B" w:rsidRPr="00F04530" w:rsidRDefault="003D567B" w:rsidP="00681676">
            <w:pPr>
              <w:pStyle w:val="TableText"/>
              <w:rPr>
                <w:b w:val="0"/>
                <w:rPrChange w:id="1207" w:author="Gavin Rawson" w:date="2024-07-17T10:15:00Z" w16du:dateUtc="2024-07-17T09:15:00Z">
                  <w:rPr/>
                </w:rPrChange>
              </w:rPr>
            </w:pPr>
            <w:r w:rsidRPr="00F04530">
              <w:rPr>
                <w:b w:val="0"/>
                <w:rPrChange w:id="1208" w:author="Gavin Rawson" w:date="2024-07-17T10:15:00Z" w16du:dateUtc="2024-07-17T09:15:00Z">
                  <w:rPr>
                    <w:bCs/>
                  </w:rPr>
                </w:rPrChange>
              </w:rPr>
              <w:t>values</w:t>
            </w:r>
          </w:p>
        </w:tc>
        <w:tc>
          <w:tcPr>
            <w:tcW w:w="1417" w:type="dxa"/>
            <w:shd w:val="clear" w:color="auto" w:fill="auto"/>
          </w:tcPr>
          <w:p w14:paraId="600F84C8" w14:textId="77777777" w:rsidR="003D567B" w:rsidRPr="00F04530" w:rsidRDefault="003D567B" w:rsidP="00681676">
            <w:pPr>
              <w:pStyle w:val="TableText"/>
              <w:rPr>
                <w:b w:val="0"/>
                <w:rPrChange w:id="1209" w:author="Gavin Rawson" w:date="2024-07-17T10:15:00Z" w16du:dateUtc="2024-07-17T09:15:00Z">
                  <w:rPr/>
                </w:rPrChange>
              </w:rPr>
            </w:pPr>
            <w:r w:rsidRPr="00F04530">
              <w:rPr>
                <w:b w:val="0"/>
                <w:rPrChange w:id="1210" w:author="Gavin Rawson" w:date="2024-07-17T10:15:00Z" w16du:dateUtc="2024-07-17T09:15:00Z">
                  <w:rPr>
                    <w:bCs/>
                  </w:rPr>
                </w:rPrChange>
              </w:rPr>
              <w:t>Yes</w:t>
            </w:r>
          </w:p>
        </w:tc>
        <w:tc>
          <w:tcPr>
            <w:tcW w:w="3832" w:type="dxa"/>
            <w:shd w:val="clear" w:color="auto" w:fill="auto"/>
          </w:tcPr>
          <w:p w14:paraId="4E65DABA" w14:textId="77777777" w:rsidR="003D567B" w:rsidRPr="00F04530" w:rsidRDefault="003D567B" w:rsidP="00681676">
            <w:pPr>
              <w:pStyle w:val="TableText"/>
              <w:rPr>
                <w:b w:val="0"/>
                <w:rPrChange w:id="1211" w:author="Gavin Rawson" w:date="2024-07-17T10:15:00Z" w16du:dateUtc="2024-07-17T09:15:00Z">
                  <w:rPr/>
                </w:rPrChange>
              </w:rPr>
            </w:pPr>
            <w:r w:rsidRPr="00F04530">
              <w:rPr>
                <w:b w:val="0"/>
                <w:rPrChange w:id="1212" w:author="Gavin Rawson" w:date="2024-07-17T10:15:00Z" w16du:dateUtc="2024-07-17T09:15:00Z">
                  <w:rPr>
                    <w:bCs/>
                  </w:rPr>
                </w:rPrChange>
              </w:rPr>
              <w:t>Values array - first value applies at first time.</w:t>
            </w:r>
          </w:p>
        </w:tc>
      </w:tr>
      <w:tr w:rsidR="00270690" w:rsidRPr="00681676"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F04530" w:rsidRDefault="003D567B" w:rsidP="00681676">
            <w:pPr>
              <w:pStyle w:val="TableText"/>
              <w:rPr>
                <w:b w:val="0"/>
                <w:rPrChange w:id="1213" w:author="Gavin Rawson" w:date="2024-07-17T10:15:00Z" w16du:dateUtc="2024-07-17T09:15:00Z">
                  <w:rPr/>
                </w:rPrChange>
              </w:rPr>
            </w:pPr>
            <w:r w:rsidRPr="00F04530">
              <w:rPr>
                <w:b w:val="0"/>
                <w:rPrChange w:id="1214" w:author="Gavin Rawson" w:date="2024-07-17T10:15:00Z" w16du:dateUtc="2024-07-17T09:15:00Z">
                  <w:rPr>
                    <w:bCs/>
                  </w:rPr>
                </w:rPrChange>
              </w:rPr>
              <w:t>Times</w:t>
            </w:r>
          </w:p>
        </w:tc>
        <w:tc>
          <w:tcPr>
            <w:tcW w:w="1265" w:type="dxa"/>
            <w:shd w:val="clear" w:color="auto" w:fill="auto"/>
          </w:tcPr>
          <w:p w14:paraId="6A66EAD3" w14:textId="77777777" w:rsidR="003D567B" w:rsidRPr="00F04530" w:rsidRDefault="003D567B" w:rsidP="00681676">
            <w:pPr>
              <w:pStyle w:val="TableText"/>
              <w:rPr>
                <w:b w:val="0"/>
                <w:rPrChange w:id="1215" w:author="Gavin Rawson" w:date="2024-07-17T10:15:00Z" w16du:dateUtc="2024-07-17T09:15:00Z">
                  <w:rPr/>
                </w:rPrChange>
              </w:rPr>
            </w:pPr>
            <w:r w:rsidRPr="00F04530">
              <w:rPr>
                <w:b w:val="0"/>
                <w:rPrChange w:id="1216" w:author="Gavin Rawson" w:date="2024-07-17T10:15:00Z" w16du:dateUtc="2024-07-17T09:15:00Z">
                  <w:rPr>
                    <w:bCs/>
                  </w:rPr>
                </w:rPrChange>
              </w:rPr>
              <w:t>Array of Integer</w:t>
            </w:r>
          </w:p>
        </w:tc>
        <w:tc>
          <w:tcPr>
            <w:tcW w:w="993" w:type="dxa"/>
            <w:shd w:val="clear" w:color="auto" w:fill="auto"/>
          </w:tcPr>
          <w:p w14:paraId="094B9B04" w14:textId="77777777" w:rsidR="003D567B" w:rsidRPr="00F04530" w:rsidRDefault="003D567B" w:rsidP="00681676">
            <w:pPr>
              <w:pStyle w:val="TableText"/>
              <w:rPr>
                <w:b w:val="0"/>
                <w:rPrChange w:id="1217" w:author="Gavin Rawson" w:date="2024-07-17T10:15:00Z" w16du:dateUtc="2024-07-17T09:15:00Z">
                  <w:rPr/>
                </w:rPrChange>
              </w:rPr>
            </w:pPr>
            <w:r w:rsidRPr="00F04530">
              <w:rPr>
                <w:b w:val="0"/>
                <w:rPrChange w:id="1218" w:author="Gavin Rawson" w:date="2024-07-17T10:15:00Z" w16du:dateUtc="2024-07-17T09:15:00Z">
                  <w:rPr>
                    <w:bCs/>
                  </w:rPr>
                </w:rPrChange>
              </w:rPr>
              <w:t>times</w:t>
            </w:r>
          </w:p>
        </w:tc>
        <w:tc>
          <w:tcPr>
            <w:tcW w:w="1417" w:type="dxa"/>
            <w:shd w:val="clear" w:color="auto" w:fill="auto"/>
          </w:tcPr>
          <w:p w14:paraId="34868D52" w14:textId="77777777" w:rsidR="003D567B" w:rsidRPr="00F04530" w:rsidRDefault="003D567B" w:rsidP="00681676">
            <w:pPr>
              <w:pStyle w:val="TableText"/>
              <w:rPr>
                <w:b w:val="0"/>
                <w:rPrChange w:id="1219" w:author="Gavin Rawson" w:date="2024-07-17T10:15:00Z" w16du:dateUtc="2024-07-17T09:15:00Z">
                  <w:rPr/>
                </w:rPrChange>
              </w:rPr>
            </w:pPr>
            <w:r w:rsidRPr="00F04530">
              <w:rPr>
                <w:b w:val="0"/>
                <w:rPrChange w:id="1220" w:author="Gavin Rawson" w:date="2024-07-17T10:15:00Z" w16du:dateUtc="2024-07-17T09:15:00Z">
                  <w:rPr>
                    <w:bCs/>
                  </w:rPr>
                </w:rPrChange>
              </w:rPr>
              <w:t>Yes</w:t>
            </w:r>
          </w:p>
        </w:tc>
        <w:tc>
          <w:tcPr>
            <w:tcW w:w="3832" w:type="dxa"/>
            <w:shd w:val="clear" w:color="auto" w:fill="auto"/>
          </w:tcPr>
          <w:p w14:paraId="28E8445A" w14:textId="77777777" w:rsidR="003D567B" w:rsidRPr="00F04530" w:rsidRDefault="003D567B" w:rsidP="00681676">
            <w:pPr>
              <w:pStyle w:val="TableText"/>
              <w:rPr>
                <w:b w:val="0"/>
                <w:rPrChange w:id="1221" w:author="Gavin Rawson" w:date="2024-07-17T10:15:00Z" w16du:dateUtc="2024-07-17T09:15:00Z">
                  <w:rPr/>
                </w:rPrChange>
              </w:rPr>
            </w:pPr>
            <w:r w:rsidRPr="00F04530">
              <w:rPr>
                <w:b w:val="0"/>
                <w:rPrChange w:id="1222" w:author="Gavin Rawson" w:date="2024-07-17T10:15:00Z" w16du:dateUtc="2024-07-17T09:15:00Z">
                  <w:rPr>
                    <w:bCs/>
                  </w:rPr>
                </w:rPrChange>
              </w:rPr>
              <w:t>Times array - in milliseconds from start of day.</w:t>
            </w:r>
          </w:p>
        </w:tc>
      </w:tr>
      <w:tr w:rsidR="00270690" w:rsidRPr="00681676"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F04530" w:rsidRDefault="003D567B" w:rsidP="00681676">
            <w:pPr>
              <w:pStyle w:val="TableText"/>
              <w:rPr>
                <w:b w:val="0"/>
                <w:rPrChange w:id="1223" w:author="Gavin Rawson" w:date="2024-07-17T10:15:00Z" w16du:dateUtc="2024-07-17T09:15:00Z">
                  <w:rPr/>
                </w:rPrChange>
              </w:rPr>
            </w:pPr>
            <w:r w:rsidRPr="00F04530">
              <w:rPr>
                <w:b w:val="0"/>
                <w:rPrChange w:id="1224" w:author="Gavin Rawson" w:date="2024-07-17T10:15:00Z" w16du:dateUtc="2024-07-17T09:15:00Z">
                  <w:rPr>
                    <w:bCs/>
                  </w:rPr>
                </w:rPrChange>
              </w:rPr>
              <w:t>Type</w:t>
            </w:r>
          </w:p>
        </w:tc>
        <w:tc>
          <w:tcPr>
            <w:tcW w:w="1265" w:type="dxa"/>
            <w:shd w:val="clear" w:color="auto" w:fill="auto"/>
          </w:tcPr>
          <w:p w14:paraId="6332511F" w14:textId="77777777" w:rsidR="003D567B" w:rsidRPr="00F04530" w:rsidRDefault="003D567B" w:rsidP="00681676">
            <w:pPr>
              <w:pStyle w:val="TableText"/>
              <w:rPr>
                <w:b w:val="0"/>
                <w:rPrChange w:id="1225" w:author="Gavin Rawson" w:date="2024-07-17T10:15:00Z" w16du:dateUtc="2024-07-17T09:15:00Z">
                  <w:rPr/>
                </w:rPrChange>
              </w:rPr>
            </w:pPr>
            <w:r w:rsidRPr="00F04530">
              <w:rPr>
                <w:b w:val="0"/>
                <w:rPrChange w:id="1226" w:author="Gavin Rawson" w:date="2024-07-17T10:15:00Z" w16du:dateUtc="2024-07-17T09:15:00Z">
                  <w:rPr>
                    <w:bCs/>
                  </w:rPr>
                </w:rPrChange>
              </w:rPr>
              <w:t>Integer</w:t>
            </w:r>
          </w:p>
        </w:tc>
        <w:tc>
          <w:tcPr>
            <w:tcW w:w="993" w:type="dxa"/>
            <w:shd w:val="clear" w:color="auto" w:fill="auto"/>
          </w:tcPr>
          <w:p w14:paraId="1C5F0175" w14:textId="77777777" w:rsidR="003D567B" w:rsidRPr="00F04530" w:rsidRDefault="003D567B" w:rsidP="00681676">
            <w:pPr>
              <w:pStyle w:val="TableText"/>
              <w:rPr>
                <w:b w:val="0"/>
                <w:rPrChange w:id="1227" w:author="Gavin Rawson" w:date="2024-07-17T10:15:00Z" w16du:dateUtc="2024-07-17T09:15:00Z">
                  <w:rPr/>
                </w:rPrChange>
              </w:rPr>
            </w:pPr>
            <w:r w:rsidRPr="00F04530">
              <w:rPr>
                <w:b w:val="0"/>
                <w:rPrChange w:id="1228" w:author="Gavin Rawson" w:date="2024-07-17T10:15:00Z" w16du:dateUtc="2024-07-17T09:15:00Z">
                  <w:rPr>
                    <w:bCs/>
                  </w:rPr>
                </w:rPrChange>
              </w:rPr>
              <w:t>type</w:t>
            </w:r>
          </w:p>
        </w:tc>
        <w:tc>
          <w:tcPr>
            <w:tcW w:w="1417" w:type="dxa"/>
            <w:shd w:val="clear" w:color="auto" w:fill="auto"/>
          </w:tcPr>
          <w:p w14:paraId="03C7AE43" w14:textId="77777777" w:rsidR="003D567B" w:rsidRPr="00F04530" w:rsidRDefault="003D567B" w:rsidP="00681676">
            <w:pPr>
              <w:pStyle w:val="TableText"/>
              <w:rPr>
                <w:b w:val="0"/>
                <w:rPrChange w:id="1229" w:author="Gavin Rawson" w:date="2024-07-17T10:15:00Z" w16du:dateUtc="2024-07-17T09:15:00Z">
                  <w:rPr/>
                </w:rPrChange>
              </w:rPr>
            </w:pPr>
            <w:r w:rsidRPr="00F04530">
              <w:rPr>
                <w:b w:val="0"/>
                <w:rPrChange w:id="1230" w:author="Gavin Rawson" w:date="2024-07-17T10:15:00Z" w16du:dateUtc="2024-07-17T09:15:00Z">
                  <w:rPr>
                    <w:bCs/>
                  </w:rPr>
                </w:rPrChange>
              </w:rPr>
              <w:t>No</w:t>
            </w:r>
          </w:p>
        </w:tc>
        <w:tc>
          <w:tcPr>
            <w:tcW w:w="3832" w:type="dxa"/>
            <w:shd w:val="clear" w:color="auto" w:fill="auto"/>
          </w:tcPr>
          <w:p w14:paraId="1E750221" w14:textId="77777777" w:rsidR="003D567B" w:rsidRPr="00F04530" w:rsidRDefault="003D567B" w:rsidP="00681676">
            <w:pPr>
              <w:pStyle w:val="TableText"/>
              <w:rPr>
                <w:b w:val="0"/>
                <w:rPrChange w:id="1231" w:author="Gavin Rawson" w:date="2024-07-17T10:15:00Z" w16du:dateUtc="2024-07-17T09:15:00Z">
                  <w:rPr/>
                </w:rPrChange>
              </w:rPr>
            </w:pPr>
            <w:r w:rsidRPr="00F04530">
              <w:rPr>
                <w:b w:val="0"/>
                <w:rPrChange w:id="1232" w:author="Gavin Rawson" w:date="2024-07-17T10:15:00Z" w16du:dateUtc="2024-07-17T09:15:00Z">
                  <w:rPr>
                    <w:bCs/>
                  </w:rPr>
                </w:rPrChange>
              </w:rPr>
              <w:t>Whether the profile is stepped (0) or linear (1). Stepped is 'step first'. Stepped is the default.</w:t>
            </w:r>
          </w:p>
        </w:tc>
      </w:tr>
      <w:tr w:rsidR="00270690" w:rsidRPr="00681676"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F04530" w:rsidRDefault="003D567B" w:rsidP="00681676">
            <w:pPr>
              <w:pStyle w:val="TableText"/>
              <w:rPr>
                <w:b w:val="0"/>
                <w:rPrChange w:id="1233" w:author="Gavin Rawson" w:date="2024-07-17T10:15:00Z" w16du:dateUtc="2024-07-17T09:15:00Z">
                  <w:rPr/>
                </w:rPrChange>
              </w:rPr>
            </w:pPr>
            <w:r w:rsidRPr="00F04530">
              <w:rPr>
                <w:b w:val="0"/>
                <w:rPrChange w:id="1234" w:author="Gavin Rawson" w:date="2024-07-17T10:15:00Z" w16du:dateUtc="2024-07-17T09:15:00Z">
                  <w:rPr>
                    <w:bCs/>
                  </w:rPr>
                </w:rPrChange>
              </w:rPr>
              <w:t xml:space="preserve">Interpolate </w:t>
            </w:r>
          </w:p>
        </w:tc>
        <w:tc>
          <w:tcPr>
            <w:tcW w:w="1265" w:type="dxa"/>
            <w:shd w:val="clear" w:color="auto" w:fill="auto"/>
          </w:tcPr>
          <w:p w14:paraId="04241D6A" w14:textId="77777777" w:rsidR="003D567B" w:rsidRPr="00F04530" w:rsidRDefault="003D567B" w:rsidP="00681676">
            <w:pPr>
              <w:pStyle w:val="TableText"/>
              <w:rPr>
                <w:b w:val="0"/>
                <w:rPrChange w:id="1235" w:author="Gavin Rawson" w:date="2024-07-17T10:15:00Z" w16du:dateUtc="2024-07-17T09:15:00Z">
                  <w:rPr/>
                </w:rPrChange>
              </w:rPr>
            </w:pPr>
            <w:r w:rsidRPr="00F04530">
              <w:rPr>
                <w:b w:val="0"/>
                <w:rPrChange w:id="1236" w:author="Gavin Rawson" w:date="2024-07-17T10:15:00Z" w16du:dateUtc="2024-07-17T09:15:00Z">
                  <w:rPr>
                    <w:bCs/>
                  </w:rPr>
                </w:rPrChange>
              </w:rPr>
              <w:t>Integer</w:t>
            </w:r>
          </w:p>
        </w:tc>
        <w:tc>
          <w:tcPr>
            <w:tcW w:w="993" w:type="dxa"/>
            <w:shd w:val="clear" w:color="auto" w:fill="auto"/>
          </w:tcPr>
          <w:p w14:paraId="788922CD" w14:textId="77777777" w:rsidR="003D567B" w:rsidRPr="00F04530" w:rsidRDefault="003D567B" w:rsidP="00681676">
            <w:pPr>
              <w:pStyle w:val="TableText"/>
              <w:rPr>
                <w:b w:val="0"/>
                <w:rPrChange w:id="1237" w:author="Gavin Rawson" w:date="2024-07-17T10:15:00Z" w16du:dateUtc="2024-07-17T09:15:00Z">
                  <w:rPr/>
                </w:rPrChange>
              </w:rPr>
            </w:pPr>
            <w:r w:rsidRPr="00F04530">
              <w:rPr>
                <w:b w:val="0"/>
                <w:rPrChange w:id="1238" w:author="Gavin Rawson" w:date="2024-07-17T10:15:00Z" w16du:dateUtc="2024-07-17T09:15:00Z">
                  <w:rPr>
                    <w:bCs/>
                  </w:rPr>
                </w:rPrChange>
              </w:rPr>
              <w:t>inter</w:t>
            </w:r>
          </w:p>
        </w:tc>
        <w:tc>
          <w:tcPr>
            <w:tcW w:w="1417" w:type="dxa"/>
            <w:shd w:val="clear" w:color="auto" w:fill="auto"/>
          </w:tcPr>
          <w:p w14:paraId="400914A0" w14:textId="77777777" w:rsidR="003D567B" w:rsidRPr="00F04530" w:rsidRDefault="003D567B" w:rsidP="00681676">
            <w:pPr>
              <w:pStyle w:val="TableText"/>
              <w:rPr>
                <w:b w:val="0"/>
                <w:rPrChange w:id="1239" w:author="Gavin Rawson" w:date="2024-07-17T10:15:00Z" w16du:dateUtc="2024-07-17T09:15:00Z">
                  <w:rPr/>
                </w:rPrChange>
              </w:rPr>
            </w:pPr>
            <w:r w:rsidRPr="00F04530">
              <w:rPr>
                <w:b w:val="0"/>
                <w:rPrChange w:id="1240" w:author="Gavin Rawson" w:date="2024-07-17T10:15:00Z" w16du:dateUtc="2024-07-17T09:15:00Z">
                  <w:rPr>
                    <w:bCs/>
                  </w:rPr>
                </w:rPrChange>
              </w:rPr>
              <w:t>No</w:t>
            </w:r>
          </w:p>
        </w:tc>
        <w:tc>
          <w:tcPr>
            <w:tcW w:w="3832" w:type="dxa"/>
            <w:shd w:val="clear" w:color="auto" w:fill="auto"/>
          </w:tcPr>
          <w:p w14:paraId="3769053C" w14:textId="26B279D5" w:rsidR="003D567B" w:rsidRPr="00F04530" w:rsidRDefault="003D567B" w:rsidP="00681676">
            <w:pPr>
              <w:pStyle w:val="TableText"/>
              <w:rPr>
                <w:b w:val="0"/>
                <w:rPrChange w:id="1241" w:author="Gavin Rawson" w:date="2024-07-17T10:15:00Z" w16du:dateUtc="2024-07-17T09:15:00Z">
                  <w:rPr/>
                </w:rPrChange>
              </w:rPr>
            </w:pPr>
            <w:r w:rsidRPr="00F04530">
              <w:rPr>
                <w:b w:val="0"/>
                <w:rPrChange w:id="1242" w:author="Gavin Rawson" w:date="2024-07-17T10:15:00Z" w16du:dateUtc="2024-07-17T09:15:00Z">
                  <w:rPr>
                    <w:bCs/>
                  </w:rPr>
                </w:rPrChange>
              </w:rPr>
              <w:t xml:space="preserve">The interpolation time (in milliseconds) is the time period used to compute a new value for the profile, interpolating between two profile </w:t>
            </w:r>
            <w:r w:rsidR="009A4FE4" w:rsidRPr="00F04530">
              <w:rPr>
                <w:b w:val="0"/>
                <w:rPrChange w:id="1243" w:author="Gavin Rawson" w:date="2024-07-17T10:15:00Z" w16du:dateUtc="2024-07-17T09:15:00Z">
                  <w:rPr>
                    <w:bCs/>
                  </w:rPr>
                </w:rPrChange>
              </w:rPr>
              <w:t>point</w:t>
            </w:r>
            <w:r w:rsidRPr="00F04530">
              <w:rPr>
                <w:b w:val="0"/>
                <w:rPrChange w:id="1244" w:author="Gavin Rawson" w:date="2024-07-17T10:15:00Z" w16du:dateUtc="2024-07-17T09:15:00Z">
                  <w:rPr>
                    <w:bCs/>
                  </w:rPr>
                </w:rPrChange>
              </w:rPr>
              <w:t>s.</w:t>
            </w:r>
            <w:r w:rsidR="005A4693" w:rsidRPr="00F04530">
              <w:rPr>
                <w:b w:val="0"/>
                <w:rPrChange w:id="1245" w:author="Gavin Rawson" w:date="2024-07-17T10:15:00Z" w16du:dateUtc="2024-07-17T09:15:00Z">
                  <w:rPr>
                    <w:bCs/>
                  </w:rPr>
                </w:rPrChange>
              </w:rPr>
              <w:t xml:space="preserve"> </w:t>
            </w:r>
            <w:r w:rsidRPr="00F04530">
              <w:rPr>
                <w:b w:val="0"/>
                <w:rPrChange w:id="1246" w:author="Gavin Rawson" w:date="2024-07-17T10:15:00Z" w16du:dateUtc="2024-07-17T09:15:00Z">
                  <w:rPr>
                    <w:bCs/>
                  </w:rPr>
                </w:rPrChange>
              </w:rPr>
              <w:t>If set to 0 then no interpolation is performed. Applies to control values.</w:t>
            </w:r>
          </w:p>
        </w:tc>
      </w:tr>
    </w:tbl>
    <w:p w14:paraId="78A58E5A" w14:textId="77777777" w:rsidR="003D567B" w:rsidRDefault="003D567B" w:rsidP="003D567B">
      <w:pPr>
        <w:pStyle w:val="BodyText"/>
        <w:rPr>
          <w:ins w:id="1247" w:author="Gavin Rawson" w:date="2024-07-17T10:12:00Z" w16du:dateUtc="2024-07-17T09:12:00Z"/>
        </w:rPr>
      </w:pPr>
    </w:p>
    <w:p w14:paraId="6448DC3F" w14:textId="77777777" w:rsidR="00382767" w:rsidRDefault="00382767" w:rsidP="003D567B">
      <w:pPr>
        <w:pStyle w:val="BodyText"/>
      </w:pPr>
    </w:p>
    <w:p w14:paraId="3A8CEB89" w14:textId="28C3E02A" w:rsidR="003D567B" w:rsidRDefault="003D567B" w:rsidP="001725CA">
      <w:pPr>
        <w:pStyle w:val="Heading3"/>
      </w:pPr>
      <w:bookmarkStart w:id="1248" w:name="_Toc172098964"/>
      <w:r>
        <w:t xml:space="preserve">Control </w:t>
      </w:r>
      <w:r w:rsidR="006B0494">
        <w:t>profiles</w:t>
      </w:r>
      <w:bookmarkEnd w:id="1248"/>
    </w:p>
    <w:p w14:paraId="0A4B768C" w14:textId="747EE8E9"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249" w:author="Gavin Rawson" w:date="2024-07-17T10:16:00Z" w16du:dateUtc="2024-07-17T09:16:00Z">
        <w:r w:rsidR="00B048D0" w:rsidRPr="00B048D0">
          <w:rPr>
            <w:rStyle w:val="Crossreference"/>
            <w:rPrChange w:id="1250" w:author="Gavin Rawson" w:date="2024-07-17T10:16:00Z" w16du:dateUtc="2024-07-17T09:16:00Z">
              <w:rPr/>
            </w:rPrChange>
          </w:rPr>
          <w:t xml:space="preserve">Table </w:t>
        </w:r>
        <w:r w:rsidR="00B048D0" w:rsidRPr="00B048D0">
          <w:rPr>
            <w:rStyle w:val="Crossreference"/>
            <w:rPrChange w:id="1251" w:author="Gavin Rawson" w:date="2024-07-17T10:16:00Z" w16du:dateUtc="2024-07-17T09:16:00Z">
              <w:rPr>
                <w:noProof/>
              </w:rPr>
            </w:rPrChange>
          </w:rPr>
          <w:t>21</w:t>
        </w:r>
      </w:ins>
      <w:del w:id="1252"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57A9CA9E" w:rsidR="003D567B" w:rsidRDefault="003D567B" w:rsidP="003D567B">
      <w:pPr>
        <w:pStyle w:val="Caption"/>
      </w:pPr>
      <w:bookmarkStart w:id="1253" w:name="_Ref161319984"/>
      <w:bookmarkStart w:id="1254" w:name="_Toc170288660"/>
      <w:r>
        <w:t xml:space="preserve">Table </w:t>
      </w:r>
      <w:r>
        <w:fldChar w:fldCharType="begin"/>
      </w:r>
      <w:r>
        <w:instrText xml:space="preserve"> SEQ Table \* ARABIC </w:instrText>
      </w:r>
      <w:r>
        <w:fldChar w:fldCharType="separate"/>
      </w:r>
      <w:r w:rsidR="00B048D0">
        <w:rPr>
          <w:noProof/>
        </w:rPr>
        <w:t>21</w:t>
      </w:r>
      <w:r>
        <w:rPr>
          <w:noProof/>
        </w:rPr>
        <w:fldChar w:fldCharType="end"/>
      </w:r>
      <w:bookmarkEnd w:id="1253"/>
      <w:r>
        <w:tab/>
      </w:r>
      <w:r w:rsidRPr="003D567B">
        <w:t xml:space="preserve"> Information used in defining a control profile</w:t>
      </w:r>
      <w:bookmarkEnd w:id="1254"/>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681676">
            <w:pPr>
              <w:pStyle w:val="TableText"/>
            </w:pPr>
            <w:r w:rsidRPr="00163DC5">
              <w:t>Parent Point</w:t>
            </w:r>
          </w:p>
        </w:tc>
        <w:tc>
          <w:tcPr>
            <w:tcW w:w="1032" w:type="dxa"/>
          </w:tcPr>
          <w:p w14:paraId="32965023" w14:textId="77777777" w:rsidR="00270690" w:rsidRPr="00163DC5" w:rsidRDefault="00270690" w:rsidP="00681676">
            <w:pPr>
              <w:pStyle w:val="TableText"/>
            </w:pPr>
            <w:r w:rsidRPr="00163DC5">
              <w:t>Integer</w:t>
            </w:r>
          </w:p>
        </w:tc>
        <w:tc>
          <w:tcPr>
            <w:tcW w:w="932" w:type="dxa"/>
          </w:tcPr>
          <w:p w14:paraId="4B8D2974" w14:textId="77777777" w:rsidR="00270690" w:rsidRPr="00163DC5" w:rsidRDefault="00270690" w:rsidP="00681676">
            <w:pPr>
              <w:pStyle w:val="TableText"/>
            </w:pPr>
            <w:r w:rsidRPr="00163DC5">
              <w:t>parent</w:t>
            </w:r>
          </w:p>
        </w:tc>
        <w:tc>
          <w:tcPr>
            <w:tcW w:w="1239" w:type="dxa"/>
          </w:tcPr>
          <w:p w14:paraId="017C1FB6" w14:textId="77777777" w:rsidR="00270690" w:rsidRPr="00163DC5" w:rsidRDefault="00270690" w:rsidP="00681676">
            <w:pPr>
              <w:pStyle w:val="TableText"/>
            </w:pPr>
            <w:r w:rsidRPr="00163DC5">
              <w:t>Yes</w:t>
            </w:r>
          </w:p>
        </w:tc>
        <w:tc>
          <w:tcPr>
            <w:tcW w:w="4204" w:type="dxa"/>
          </w:tcPr>
          <w:p w14:paraId="11D9310F" w14:textId="27F8A9E3" w:rsidR="00270690" w:rsidRPr="00163DC5" w:rsidRDefault="00270690" w:rsidP="00681676">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681676">
            <w:pPr>
              <w:pStyle w:val="TableText"/>
            </w:pPr>
            <w:r w:rsidRPr="00163DC5">
              <w:t>Parent Type</w:t>
            </w:r>
          </w:p>
        </w:tc>
        <w:tc>
          <w:tcPr>
            <w:tcW w:w="1032" w:type="dxa"/>
          </w:tcPr>
          <w:p w14:paraId="7DDB2786" w14:textId="77777777" w:rsidR="00270690" w:rsidRPr="00163DC5" w:rsidRDefault="00270690" w:rsidP="00681676">
            <w:pPr>
              <w:pStyle w:val="TableText"/>
            </w:pPr>
            <w:r w:rsidRPr="00163DC5">
              <w:t>String</w:t>
            </w:r>
          </w:p>
        </w:tc>
        <w:tc>
          <w:tcPr>
            <w:tcW w:w="932" w:type="dxa"/>
          </w:tcPr>
          <w:p w14:paraId="5B884E1E" w14:textId="77777777" w:rsidR="00270690" w:rsidRPr="00163DC5" w:rsidRDefault="00270690" w:rsidP="00681676">
            <w:pPr>
              <w:pStyle w:val="TableText"/>
            </w:pPr>
            <w:r w:rsidRPr="00163DC5">
              <w:t>parentType</w:t>
            </w:r>
          </w:p>
        </w:tc>
        <w:tc>
          <w:tcPr>
            <w:tcW w:w="1239" w:type="dxa"/>
          </w:tcPr>
          <w:p w14:paraId="1729BA47" w14:textId="77777777" w:rsidR="00270690" w:rsidRPr="00163DC5" w:rsidRDefault="00270690" w:rsidP="00681676">
            <w:pPr>
              <w:pStyle w:val="TableText"/>
            </w:pPr>
            <w:r w:rsidRPr="00163DC5">
              <w:t>Yes</w:t>
            </w:r>
          </w:p>
        </w:tc>
        <w:tc>
          <w:tcPr>
            <w:tcW w:w="4204" w:type="dxa"/>
          </w:tcPr>
          <w:p w14:paraId="36DC066B" w14:textId="77777777" w:rsidR="00270690" w:rsidRPr="00163DC5" w:rsidRDefault="00270690" w:rsidP="00681676">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681676">
            <w:pPr>
              <w:pStyle w:val="TableText"/>
            </w:pPr>
            <w:r w:rsidRPr="00163DC5">
              <w:t>Control Profile Index</w:t>
            </w:r>
          </w:p>
        </w:tc>
        <w:tc>
          <w:tcPr>
            <w:tcW w:w="1032" w:type="dxa"/>
          </w:tcPr>
          <w:p w14:paraId="398B90D3" w14:textId="60157E31" w:rsidR="00270690" w:rsidRPr="00163DC5" w:rsidRDefault="003C1168" w:rsidP="00681676">
            <w:pPr>
              <w:pStyle w:val="TableText"/>
            </w:pPr>
            <w:ins w:id="1255" w:author="Gavin Rawson" w:date="2024-07-15T08:27:00Z" w16du:dateUtc="2024-07-15T07:27:00Z">
              <w:r>
                <w:t>Integer</w:t>
              </w:r>
            </w:ins>
            <w:del w:id="1256"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681676">
            <w:pPr>
              <w:pStyle w:val="TableText"/>
            </w:pPr>
            <w:r w:rsidRPr="00163DC5">
              <w:t>num</w:t>
            </w:r>
          </w:p>
        </w:tc>
        <w:tc>
          <w:tcPr>
            <w:tcW w:w="1239" w:type="dxa"/>
          </w:tcPr>
          <w:p w14:paraId="3B8B407D" w14:textId="77777777" w:rsidR="00270690" w:rsidRPr="00163DC5" w:rsidRDefault="00270690" w:rsidP="00681676">
            <w:pPr>
              <w:pStyle w:val="TableText"/>
            </w:pPr>
            <w:r w:rsidRPr="00163DC5">
              <w:t>Yes</w:t>
            </w:r>
          </w:p>
        </w:tc>
        <w:tc>
          <w:tcPr>
            <w:tcW w:w="4204" w:type="dxa"/>
          </w:tcPr>
          <w:p w14:paraId="6835DC11" w14:textId="15DA5FC9" w:rsidR="00270690" w:rsidRPr="00163DC5" w:rsidRDefault="00270690" w:rsidP="00681676">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681676">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681676">
            <w:pPr>
              <w:pStyle w:val="TableText"/>
            </w:pPr>
            <w:r w:rsidRPr="00163DC5">
              <w:t>String</w:t>
            </w:r>
          </w:p>
        </w:tc>
        <w:tc>
          <w:tcPr>
            <w:tcW w:w="932" w:type="dxa"/>
          </w:tcPr>
          <w:p w14:paraId="0040B69B" w14:textId="77777777" w:rsidR="00270690" w:rsidRPr="00163DC5" w:rsidRDefault="00270690" w:rsidP="00681676">
            <w:pPr>
              <w:pStyle w:val="TableText"/>
            </w:pPr>
            <w:r w:rsidRPr="00163DC5">
              <w:t>name</w:t>
            </w:r>
          </w:p>
        </w:tc>
        <w:tc>
          <w:tcPr>
            <w:tcW w:w="1239" w:type="dxa"/>
          </w:tcPr>
          <w:p w14:paraId="4DAA099C" w14:textId="77777777" w:rsidR="00270690" w:rsidRPr="00163DC5" w:rsidRDefault="00270690" w:rsidP="00681676">
            <w:pPr>
              <w:pStyle w:val="TableText"/>
            </w:pPr>
            <w:r w:rsidRPr="00163DC5">
              <w:t>No</w:t>
            </w:r>
          </w:p>
        </w:tc>
        <w:tc>
          <w:tcPr>
            <w:tcW w:w="4204" w:type="dxa"/>
          </w:tcPr>
          <w:p w14:paraId="0F3F9372" w14:textId="74B0DE59" w:rsidR="00270690" w:rsidRPr="00163DC5" w:rsidRDefault="00270690" w:rsidP="00681676">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681676">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681676">
            <w:pPr>
              <w:pStyle w:val="TableText"/>
            </w:pPr>
            <w:ins w:id="1257" w:author="Gavin Rawson" w:date="2024-07-15T08:27:00Z" w16du:dateUtc="2024-07-15T07:27:00Z">
              <w:r>
                <w:t>Integer</w:t>
              </w:r>
            </w:ins>
            <w:del w:id="1258"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681676">
            <w:pPr>
              <w:pStyle w:val="TableText"/>
            </w:pPr>
            <w:r w:rsidRPr="00163DC5">
              <w:t>mon</w:t>
            </w:r>
          </w:p>
        </w:tc>
        <w:tc>
          <w:tcPr>
            <w:tcW w:w="1239" w:type="dxa"/>
          </w:tcPr>
          <w:p w14:paraId="3DBC00FC" w14:textId="77777777" w:rsidR="00270690" w:rsidRPr="00163DC5" w:rsidRDefault="00270690" w:rsidP="00681676">
            <w:pPr>
              <w:pStyle w:val="TableText"/>
            </w:pPr>
            <w:r w:rsidRPr="00163DC5">
              <w:t>No</w:t>
            </w:r>
          </w:p>
        </w:tc>
        <w:tc>
          <w:tcPr>
            <w:tcW w:w="4204" w:type="dxa"/>
          </w:tcPr>
          <w:p w14:paraId="707E9717" w14:textId="77777777" w:rsidR="00270690" w:rsidRPr="00163DC5" w:rsidRDefault="00270690" w:rsidP="00681676">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681676">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681676">
            <w:pPr>
              <w:pStyle w:val="TableText"/>
            </w:pPr>
            <w:ins w:id="1259" w:author="Gavin Rawson" w:date="2024-07-15T08:27:00Z" w16du:dateUtc="2024-07-15T07:27:00Z">
              <w:r>
                <w:t>Integer</w:t>
              </w:r>
            </w:ins>
            <w:del w:id="1260"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681676">
            <w:pPr>
              <w:pStyle w:val="TableText"/>
            </w:pPr>
            <w:r w:rsidRPr="00163DC5">
              <w:t>tue</w:t>
            </w:r>
          </w:p>
        </w:tc>
        <w:tc>
          <w:tcPr>
            <w:tcW w:w="1239" w:type="dxa"/>
          </w:tcPr>
          <w:p w14:paraId="5F7D09EB" w14:textId="77777777" w:rsidR="00270690" w:rsidRPr="00163DC5" w:rsidRDefault="00270690" w:rsidP="00681676">
            <w:pPr>
              <w:pStyle w:val="TableText"/>
            </w:pPr>
            <w:r w:rsidRPr="00163DC5">
              <w:t>No</w:t>
            </w:r>
          </w:p>
        </w:tc>
        <w:tc>
          <w:tcPr>
            <w:tcW w:w="4204" w:type="dxa"/>
          </w:tcPr>
          <w:p w14:paraId="5AF278AD" w14:textId="77777777" w:rsidR="00270690" w:rsidRPr="00163DC5" w:rsidRDefault="00270690" w:rsidP="00681676">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681676">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681676">
            <w:pPr>
              <w:pStyle w:val="TableText"/>
            </w:pPr>
            <w:ins w:id="1261" w:author="Gavin Rawson" w:date="2024-07-15T08:27:00Z" w16du:dateUtc="2024-07-15T07:27:00Z">
              <w:r>
                <w:t>Integer</w:t>
              </w:r>
            </w:ins>
            <w:del w:id="1262"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681676">
            <w:pPr>
              <w:pStyle w:val="TableText"/>
            </w:pPr>
            <w:r w:rsidRPr="00163DC5">
              <w:t>wed</w:t>
            </w:r>
          </w:p>
        </w:tc>
        <w:tc>
          <w:tcPr>
            <w:tcW w:w="1239" w:type="dxa"/>
          </w:tcPr>
          <w:p w14:paraId="6D79A608" w14:textId="77777777" w:rsidR="00270690" w:rsidRPr="00163DC5" w:rsidRDefault="00270690" w:rsidP="00681676">
            <w:pPr>
              <w:pStyle w:val="TableText"/>
            </w:pPr>
            <w:r w:rsidRPr="00163DC5">
              <w:t>No</w:t>
            </w:r>
          </w:p>
        </w:tc>
        <w:tc>
          <w:tcPr>
            <w:tcW w:w="4204" w:type="dxa"/>
          </w:tcPr>
          <w:p w14:paraId="6EE37A70" w14:textId="77777777" w:rsidR="00270690" w:rsidRPr="00163DC5" w:rsidRDefault="00270690" w:rsidP="00681676">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681676">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681676">
            <w:pPr>
              <w:pStyle w:val="TableText"/>
            </w:pPr>
            <w:ins w:id="1263" w:author="Gavin Rawson" w:date="2024-07-15T08:27:00Z" w16du:dateUtc="2024-07-15T07:27:00Z">
              <w:r>
                <w:t>Integer</w:t>
              </w:r>
            </w:ins>
            <w:del w:id="1264"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681676">
            <w:pPr>
              <w:pStyle w:val="TableText"/>
            </w:pPr>
            <w:r w:rsidRPr="00163DC5">
              <w:t>thu</w:t>
            </w:r>
          </w:p>
        </w:tc>
        <w:tc>
          <w:tcPr>
            <w:tcW w:w="1239" w:type="dxa"/>
          </w:tcPr>
          <w:p w14:paraId="5AD3C831" w14:textId="77777777" w:rsidR="00270690" w:rsidRPr="00163DC5" w:rsidRDefault="00270690" w:rsidP="00681676">
            <w:pPr>
              <w:pStyle w:val="TableText"/>
            </w:pPr>
            <w:r w:rsidRPr="00163DC5">
              <w:t>No</w:t>
            </w:r>
          </w:p>
        </w:tc>
        <w:tc>
          <w:tcPr>
            <w:tcW w:w="4204" w:type="dxa"/>
          </w:tcPr>
          <w:p w14:paraId="09B3F36B" w14:textId="77777777" w:rsidR="00270690" w:rsidRPr="00163DC5" w:rsidRDefault="00270690" w:rsidP="00681676">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681676">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681676">
            <w:pPr>
              <w:pStyle w:val="TableText"/>
            </w:pPr>
            <w:ins w:id="1265" w:author="Gavin Rawson" w:date="2024-07-15T08:27:00Z" w16du:dateUtc="2024-07-15T07:27:00Z">
              <w:r>
                <w:t>Integer</w:t>
              </w:r>
            </w:ins>
            <w:del w:id="1266"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681676">
            <w:pPr>
              <w:pStyle w:val="TableText"/>
            </w:pPr>
            <w:r w:rsidRPr="00163DC5">
              <w:t>fri</w:t>
            </w:r>
          </w:p>
        </w:tc>
        <w:tc>
          <w:tcPr>
            <w:tcW w:w="1239" w:type="dxa"/>
          </w:tcPr>
          <w:p w14:paraId="4792C9A6" w14:textId="77777777" w:rsidR="00270690" w:rsidRPr="00163DC5" w:rsidRDefault="00270690" w:rsidP="00681676">
            <w:pPr>
              <w:pStyle w:val="TableText"/>
            </w:pPr>
            <w:r w:rsidRPr="00163DC5">
              <w:t>No</w:t>
            </w:r>
          </w:p>
        </w:tc>
        <w:tc>
          <w:tcPr>
            <w:tcW w:w="4204" w:type="dxa"/>
          </w:tcPr>
          <w:p w14:paraId="654EBE64" w14:textId="77777777" w:rsidR="00270690" w:rsidRPr="00163DC5" w:rsidRDefault="00270690" w:rsidP="00681676">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681676">
            <w:pPr>
              <w:pStyle w:val="TableText"/>
            </w:pPr>
            <w:r w:rsidRPr="00163DC5">
              <w:lastRenderedPageBreak/>
              <w:t xml:space="preserve">Saturday </w:t>
            </w:r>
            <w:r w:rsidR="00833682">
              <w:t>P</w:t>
            </w:r>
            <w:r w:rsidR="00833682" w:rsidRPr="00163DC5">
              <w:t>rofile</w:t>
            </w:r>
          </w:p>
        </w:tc>
        <w:tc>
          <w:tcPr>
            <w:tcW w:w="1032" w:type="dxa"/>
          </w:tcPr>
          <w:p w14:paraId="7C8FBD4B" w14:textId="2A19027E" w:rsidR="00270690" w:rsidRPr="00163DC5" w:rsidRDefault="003C1168" w:rsidP="00681676">
            <w:pPr>
              <w:pStyle w:val="TableText"/>
            </w:pPr>
            <w:ins w:id="1267" w:author="Gavin Rawson" w:date="2024-07-15T08:27:00Z" w16du:dateUtc="2024-07-15T07:27:00Z">
              <w:r>
                <w:t>Integer</w:t>
              </w:r>
            </w:ins>
            <w:del w:id="1268"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681676">
            <w:pPr>
              <w:pStyle w:val="TableText"/>
            </w:pPr>
            <w:r w:rsidRPr="00163DC5">
              <w:t>sat</w:t>
            </w:r>
          </w:p>
        </w:tc>
        <w:tc>
          <w:tcPr>
            <w:tcW w:w="1239" w:type="dxa"/>
          </w:tcPr>
          <w:p w14:paraId="77C97944" w14:textId="77777777" w:rsidR="00270690" w:rsidRPr="00163DC5" w:rsidRDefault="00270690" w:rsidP="00681676">
            <w:pPr>
              <w:pStyle w:val="TableText"/>
            </w:pPr>
            <w:r w:rsidRPr="00163DC5">
              <w:t>No</w:t>
            </w:r>
          </w:p>
        </w:tc>
        <w:tc>
          <w:tcPr>
            <w:tcW w:w="4204" w:type="dxa"/>
          </w:tcPr>
          <w:p w14:paraId="073E2130" w14:textId="77777777" w:rsidR="00270690" w:rsidRPr="00163DC5" w:rsidRDefault="00270690" w:rsidP="00681676">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681676">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681676">
            <w:pPr>
              <w:pStyle w:val="TableText"/>
            </w:pPr>
            <w:ins w:id="1269" w:author="Gavin Rawson" w:date="2024-07-15T08:27:00Z" w16du:dateUtc="2024-07-15T07:27:00Z">
              <w:r>
                <w:t>Integer</w:t>
              </w:r>
            </w:ins>
            <w:del w:id="1270"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681676">
            <w:pPr>
              <w:pStyle w:val="TableText"/>
            </w:pPr>
            <w:r w:rsidRPr="00163DC5">
              <w:t>sun</w:t>
            </w:r>
          </w:p>
        </w:tc>
        <w:tc>
          <w:tcPr>
            <w:tcW w:w="1239" w:type="dxa"/>
          </w:tcPr>
          <w:p w14:paraId="6CCDC976" w14:textId="77777777" w:rsidR="00270690" w:rsidRPr="00163DC5" w:rsidRDefault="00270690" w:rsidP="00681676">
            <w:pPr>
              <w:pStyle w:val="TableText"/>
            </w:pPr>
            <w:r w:rsidRPr="00163DC5">
              <w:t>No</w:t>
            </w:r>
          </w:p>
        </w:tc>
        <w:tc>
          <w:tcPr>
            <w:tcW w:w="4204" w:type="dxa"/>
          </w:tcPr>
          <w:p w14:paraId="2DB69294" w14:textId="77777777" w:rsidR="00270690" w:rsidRPr="00163DC5" w:rsidRDefault="00270690" w:rsidP="00681676">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271" w:name="_Ref162955578"/>
      <w:bookmarkStart w:id="1272" w:name="_Toc172098965"/>
      <w:r w:rsidRPr="00270690">
        <w:t xml:space="preserve">Calculated </w:t>
      </w:r>
      <w:r w:rsidR="006B0494" w:rsidRPr="00270690">
        <w:t>points</w:t>
      </w:r>
      <w:bookmarkEnd w:id="1271"/>
      <w:bookmarkEnd w:id="1272"/>
    </w:p>
    <w:p w14:paraId="1745A76B" w14:textId="65456F30"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273" w:author="Gavin Rawson" w:date="2024-07-17T10:16:00Z" w16du:dateUtc="2024-07-17T09:16:00Z">
        <w:r w:rsidR="00B048D0" w:rsidRPr="00B048D0">
          <w:rPr>
            <w:rStyle w:val="Crossreference"/>
            <w:rPrChange w:id="1274" w:author="Gavin Rawson" w:date="2024-07-17T10:16:00Z" w16du:dateUtc="2024-07-17T09:16:00Z">
              <w:rPr/>
            </w:rPrChange>
          </w:rPr>
          <w:t xml:space="preserve">Table </w:t>
        </w:r>
        <w:r w:rsidR="00B048D0" w:rsidRPr="00B048D0">
          <w:rPr>
            <w:rStyle w:val="Crossreference"/>
            <w:rPrChange w:id="1275" w:author="Gavin Rawson" w:date="2024-07-17T10:16:00Z" w16du:dateUtc="2024-07-17T09:16:00Z">
              <w:rPr>
                <w:noProof/>
              </w:rPr>
            </w:rPrChange>
          </w:rPr>
          <w:t>22</w:t>
        </w:r>
      </w:ins>
      <w:del w:id="1276"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6F2D7805" w:rsidR="00270690" w:rsidRDefault="00270690" w:rsidP="00270690">
      <w:pPr>
        <w:pStyle w:val="Caption"/>
      </w:pPr>
      <w:bookmarkStart w:id="1277" w:name="_Ref161320438"/>
      <w:bookmarkStart w:id="1278" w:name="_Toc170288661"/>
      <w:r>
        <w:t xml:space="preserve">Table </w:t>
      </w:r>
      <w:r>
        <w:fldChar w:fldCharType="begin"/>
      </w:r>
      <w:r>
        <w:instrText xml:space="preserve"> SEQ Table \* ARABIC </w:instrText>
      </w:r>
      <w:r>
        <w:fldChar w:fldCharType="separate"/>
      </w:r>
      <w:r w:rsidR="00B048D0">
        <w:rPr>
          <w:noProof/>
        </w:rPr>
        <w:t>22</w:t>
      </w:r>
      <w:r>
        <w:rPr>
          <w:noProof/>
        </w:rPr>
        <w:fldChar w:fldCharType="end"/>
      </w:r>
      <w:bookmarkEnd w:id="1277"/>
      <w:r>
        <w:tab/>
      </w:r>
      <w:r w:rsidRPr="00270690">
        <w:t xml:space="preserve">Information used in defining a </w:t>
      </w:r>
      <w:r w:rsidR="00DA1A5D">
        <w:t>p</w:t>
      </w:r>
      <w:r w:rsidR="00C03691" w:rsidRPr="00270690">
        <w:t>oint</w:t>
      </w:r>
      <w:r w:rsidRPr="00270690">
        <w:t xml:space="preserve"> calculation</w:t>
      </w:r>
      <w:bookmarkEnd w:id="1278"/>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681676">
            <w:pPr>
              <w:pStyle w:val="TableText"/>
            </w:pPr>
            <w:r w:rsidRPr="00163DC5">
              <w:t>Calc Code Data</w:t>
            </w:r>
          </w:p>
        </w:tc>
        <w:tc>
          <w:tcPr>
            <w:tcW w:w="1038" w:type="dxa"/>
          </w:tcPr>
          <w:p w14:paraId="04A37F46" w14:textId="33A2F21A" w:rsidR="00270690" w:rsidRPr="00163DC5" w:rsidRDefault="00270690" w:rsidP="00681676">
            <w:pPr>
              <w:pStyle w:val="TableText"/>
            </w:pPr>
            <w:r w:rsidRPr="00163DC5">
              <w:t xml:space="preserve">Array of </w:t>
            </w:r>
            <w:del w:id="1279" w:author="Gavin Rawson" w:date="2024-07-15T12:42:00Z" w16du:dateUtc="2024-07-15T11:42:00Z">
              <w:r w:rsidRPr="00163DC5" w:rsidDel="00923E6B">
                <w:delText>Numbers</w:delText>
              </w:r>
            </w:del>
            <w:ins w:id="1280" w:author="Gavin Rawson" w:date="2024-07-15T12:42:00Z" w16du:dateUtc="2024-07-15T11:42:00Z">
              <w:r w:rsidR="00923E6B">
                <w:t>Integers</w:t>
              </w:r>
            </w:ins>
          </w:p>
        </w:tc>
        <w:tc>
          <w:tcPr>
            <w:tcW w:w="1506" w:type="dxa"/>
          </w:tcPr>
          <w:p w14:paraId="0F565BB4" w14:textId="77777777" w:rsidR="00270690" w:rsidRPr="00163DC5" w:rsidRDefault="00270690" w:rsidP="00681676">
            <w:pPr>
              <w:pStyle w:val="TableText"/>
            </w:pPr>
            <w:r w:rsidRPr="00163DC5">
              <w:t>calcCode</w:t>
            </w:r>
          </w:p>
        </w:tc>
        <w:tc>
          <w:tcPr>
            <w:tcW w:w="1239" w:type="dxa"/>
          </w:tcPr>
          <w:p w14:paraId="7F08AF80" w14:textId="77777777" w:rsidR="00270690" w:rsidRPr="00163DC5" w:rsidRDefault="00270690" w:rsidP="00681676">
            <w:pPr>
              <w:pStyle w:val="TableText"/>
            </w:pPr>
            <w:r w:rsidRPr="00163DC5">
              <w:t>No</w:t>
            </w:r>
          </w:p>
        </w:tc>
        <w:tc>
          <w:tcPr>
            <w:tcW w:w="3677" w:type="dxa"/>
          </w:tcPr>
          <w:p w14:paraId="0B41BAAA" w14:textId="081A88C7" w:rsidR="00270690" w:rsidRPr="00163DC5" w:rsidRDefault="00270690" w:rsidP="00681676">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681676">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681676">
            <w:pPr>
              <w:pStyle w:val="TableText"/>
            </w:pPr>
            <w:r w:rsidRPr="00163DC5">
              <w:t>Boolean</w:t>
            </w:r>
          </w:p>
        </w:tc>
        <w:tc>
          <w:tcPr>
            <w:tcW w:w="1506" w:type="dxa"/>
          </w:tcPr>
          <w:p w14:paraId="4AB01A2B" w14:textId="77777777" w:rsidR="00270690" w:rsidRPr="00163DC5" w:rsidRDefault="00270690" w:rsidP="00681676">
            <w:pPr>
              <w:pStyle w:val="TableText"/>
            </w:pPr>
            <w:r w:rsidRPr="00163DC5">
              <w:t>calcOnChange</w:t>
            </w:r>
          </w:p>
        </w:tc>
        <w:tc>
          <w:tcPr>
            <w:tcW w:w="1239" w:type="dxa"/>
          </w:tcPr>
          <w:p w14:paraId="60E8BECF" w14:textId="77777777" w:rsidR="00270690" w:rsidRPr="00163DC5" w:rsidRDefault="00270690" w:rsidP="00681676">
            <w:pPr>
              <w:pStyle w:val="TableText"/>
            </w:pPr>
            <w:r w:rsidRPr="00163DC5">
              <w:t>No</w:t>
            </w:r>
          </w:p>
        </w:tc>
        <w:tc>
          <w:tcPr>
            <w:tcW w:w="3677" w:type="dxa"/>
          </w:tcPr>
          <w:p w14:paraId="5BECE736" w14:textId="77777777" w:rsidR="00270690" w:rsidRPr="00163DC5" w:rsidRDefault="00270690" w:rsidP="00681676">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C6839D8"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048D0">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281" w:name="_Toc172098966"/>
      <w:r>
        <w:t xml:space="preserve">Incident </w:t>
      </w:r>
      <w:r w:rsidR="006B0494">
        <w:t>logging</w:t>
      </w:r>
      <w:bookmarkEnd w:id="1281"/>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191E44FC"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282" w:author="Gavin Rawson" w:date="2024-07-17T10:16:00Z" w16du:dateUtc="2024-07-17T09:16:00Z">
        <w:r w:rsidR="00B048D0" w:rsidRPr="00B048D0">
          <w:rPr>
            <w:rStyle w:val="Crossreference"/>
            <w:rPrChange w:id="1283" w:author="Gavin Rawson" w:date="2024-07-17T10:16:00Z" w16du:dateUtc="2024-07-17T09:16:00Z">
              <w:rPr/>
            </w:rPrChange>
          </w:rPr>
          <w:t xml:space="preserve">Table </w:t>
        </w:r>
        <w:r w:rsidR="00B048D0" w:rsidRPr="00B048D0">
          <w:rPr>
            <w:rStyle w:val="Crossreference"/>
            <w:rPrChange w:id="1284" w:author="Gavin Rawson" w:date="2024-07-17T10:16:00Z" w16du:dateUtc="2024-07-17T09:16:00Z">
              <w:rPr>
                <w:noProof/>
              </w:rPr>
            </w:rPrChange>
          </w:rPr>
          <w:t>23</w:t>
        </w:r>
      </w:ins>
      <w:del w:id="1285"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15FC00FC" w:rsidR="003B6C56" w:rsidRDefault="003B6C56" w:rsidP="003B6C56">
      <w:pPr>
        <w:pStyle w:val="Caption"/>
      </w:pPr>
      <w:bookmarkStart w:id="1286" w:name="_Ref161320994"/>
      <w:bookmarkStart w:id="1287" w:name="_Toc170288662"/>
      <w:r>
        <w:t xml:space="preserve">Table </w:t>
      </w:r>
      <w:r>
        <w:fldChar w:fldCharType="begin"/>
      </w:r>
      <w:r>
        <w:instrText xml:space="preserve"> SEQ Table \* ARABIC </w:instrText>
      </w:r>
      <w:r>
        <w:fldChar w:fldCharType="separate"/>
      </w:r>
      <w:r w:rsidR="00B048D0">
        <w:rPr>
          <w:noProof/>
        </w:rPr>
        <w:t>23</w:t>
      </w:r>
      <w:r>
        <w:rPr>
          <w:noProof/>
        </w:rPr>
        <w:fldChar w:fldCharType="end"/>
      </w:r>
      <w:bookmarkEnd w:id="1286"/>
      <w:r>
        <w:tab/>
      </w:r>
      <w:r w:rsidRPr="003B6C56">
        <w:t>Information used in defining an incident log</w:t>
      </w:r>
      <w:bookmarkEnd w:id="1287"/>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lastRenderedPageBreak/>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681676">
            <w:pPr>
              <w:pStyle w:val="TableText"/>
            </w:pPr>
            <w:r w:rsidRPr="00163DC5">
              <w:t>Parent Point</w:t>
            </w:r>
          </w:p>
        </w:tc>
        <w:tc>
          <w:tcPr>
            <w:tcW w:w="1062" w:type="dxa"/>
          </w:tcPr>
          <w:p w14:paraId="284356C9" w14:textId="77777777" w:rsidR="003B6C56" w:rsidRPr="00163DC5" w:rsidRDefault="003B6C56" w:rsidP="00681676">
            <w:pPr>
              <w:pStyle w:val="TableText"/>
            </w:pPr>
            <w:r w:rsidRPr="00163DC5">
              <w:t>Integer</w:t>
            </w:r>
          </w:p>
        </w:tc>
        <w:tc>
          <w:tcPr>
            <w:tcW w:w="1635" w:type="dxa"/>
          </w:tcPr>
          <w:p w14:paraId="3A6526F9" w14:textId="77777777" w:rsidR="003B6C56" w:rsidRPr="00163DC5" w:rsidRDefault="003B6C56" w:rsidP="00681676">
            <w:pPr>
              <w:pStyle w:val="TableText"/>
            </w:pPr>
            <w:r w:rsidRPr="00163DC5">
              <w:t>parent</w:t>
            </w:r>
          </w:p>
        </w:tc>
        <w:tc>
          <w:tcPr>
            <w:tcW w:w="879" w:type="dxa"/>
          </w:tcPr>
          <w:p w14:paraId="55950303" w14:textId="77777777" w:rsidR="003B6C56" w:rsidRPr="00163DC5" w:rsidRDefault="003B6C56" w:rsidP="00681676">
            <w:pPr>
              <w:pStyle w:val="TableText"/>
            </w:pPr>
            <w:r w:rsidRPr="00163DC5">
              <w:t>Yes</w:t>
            </w:r>
          </w:p>
        </w:tc>
        <w:tc>
          <w:tcPr>
            <w:tcW w:w="3947" w:type="dxa"/>
          </w:tcPr>
          <w:p w14:paraId="50A15AC9" w14:textId="657A3666" w:rsidR="003B6C56" w:rsidRPr="00163DC5" w:rsidRDefault="003B6C56" w:rsidP="00681676">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681676">
            <w:pPr>
              <w:pStyle w:val="TableText"/>
            </w:pPr>
            <w:r w:rsidRPr="00163DC5">
              <w:t>Parent Type</w:t>
            </w:r>
          </w:p>
        </w:tc>
        <w:tc>
          <w:tcPr>
            <w:tcW w:w="1062" w:type="dxa"/>
          </w:tcPr>
          <w:p w14:paraId="7231E682" w14:textId="77777777" w:rsidR="003B6C56" w:rsidRPr="00163DC5" w:rsidRDefault="003B6C56" w:rsidP="00681676">
            <w:pPr>
              <w:pStyle w:val="TableText"/>
            </w:pPr>
            <w:r w:rsidRPr="00163DC5">
              <w:t>String</w:t>
            </w:r>
          </w:p>
        </w:tc>
        <w:tc>
          <w:tcPr>
            <w:tcW w:w="1635" w:type="dxa"/>
          </w:tcPr>
          <w:p w14:paraId="7F650322" w14:textId="77777777" w:rsidR="003B6C56" w:rsidRPr="00163DC5" w:rsidRDefault="003B6C56" w:rsidP="00681676">
            <w:pPr>
              <w:pStyle w:val="TableText"/>
            </w:pPr>
            <w:r w:rsidRPr="00163DC5">
              <w:t>parentType</w:t>
            </w:r>
          </w:p>
        </w:tc>
        <w:tc>
          <w:tcPr>
            <w:tcW w:w="879" w:type="dxa"/>
          </w:tcPr>
          <w:p w14:paraId="61361D92" w14:textId="77777777" w:rsidR="003B6C56" w:rsidRPr="00163DC5" w:rsidRDefault="003B6C56" w:rsidP="00681676">
            <w:pPr>
              <w:pStyle w:val="TableText"/>
            </w:pPr>
            <w:r w:rsidRPr="00163DC5">
              <w:t>Yes</w:t>
            </w:r>
          </w:p>
        </w:tc>
        <w:tc>
          <w:tcPr>
            <w:tcW w:w="3947" w:type="dxa"/>
          </w:tcPr>
          <w:p w14:paraId="74194B5E" w14:textId="1C85C16C" w:rsidR="003B6C56" w:rsidRPr="00163DC5" w:rsidRDefault="003B6C56" w:rsidP="00681676">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681676">
            <w:pPr>
              <w:pStyle w:val="TableText"/>
            </w:pPr>
            <w:r w:rsidRPr="00163DC5">
              <w:t>Store Number</w:t>
            </w:r>
          </w:p>
        </w:tc>
        <w:tc>
          <w:tcPr>
            <w:tcW w:w="1062" w:type="dxa"/>
          </w:tcPr>
          <w:p w14:paraId="1FFB6B04" w14:textId="77777777" w:rsidR="003B6C56" w:rsidRPr="00163DC5" w:rsidRDefault="003B6C56" w:rsidP="00681676">
            <w:pPr>
              <w:pStyle w:val="TableText"/>
            </w:pPr>
            <w:r w:rsidRPr="00163DC5">
              <w:t>Integer</w:t>
            </w:r>
          </w:p>
        </w:tc>
        <w:tc>
          <w:tcPr>
            <w:tcW w:w="1635" w:type="dxa"/>
          </w:tcPr>
          <w:p w14:paraId="0B453513" w14:textId="77777777" w:rsidR="003B6C56" w:rsidRPr="00163DC5" w:rsidRDefault="003B6C56" w:rsidP="00681676">
            <w:pPr>
              <w:pStyle w:val="TableText"/>
            </w:pPr>
            <w:r w:rsidRPr="00163DC5">
              <w:t>num</w:t>
            </w:r>
          </w:p>
        </w:tc>
        <w:tc>
          <w:tcPr>
            <w:tcW w:w="879" w:type="dxa"/>
          </w:tcPr>
          <w:p w14:paraId="7911CB5A" w14:textId="77777777" w:rsidR="003B6C56" w:rsidRPr="00163DC5" w:rsidRDefault="003B6C56" w:rsidP="00681676">
            <w:pPr>
              <w:pStyle w:val="TableText"/>
            </w:pPr>
            <w:r w:rsidRPr="00163DC5">
              <w:t>Yes</w:t>
            </w:r>
          </w:p>
        </w:tc>
        <w:tc>
          <w:tcPr>
            <w:tcW w:w="3947" w:type="dxa"/>
          </w:tcPr>
          <w:p w14:paraId="3AB33767" w14:textId="4DAE4DA2" w:rsidR="003B6C56" w:rsidRPr="00163DC5" w:rsidRDefault="003B6C56" w:rsidP="00681676">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681676">
            <w:pPr>
              <w:pStyle w:val="TableText"/>
            </w:pPr>
            <w:r w:rsidRPr="00163DC5">
              <w:t>Trigger Point</w:t>
            </w:r>
          </w:p>
        </w:tc>
        <w:tc>
          <w:tcPr>
            <w:tcW w:w="1062" w:type="dxa"/>
          </w:tcPr>
          <w:p w14:paraId="516EB4D1" w14:textId="77777777" w:rsidR="003B6C56" w:rsidRPr="00163DC5" w:rsidRDefault="003B6C56" w:rsidP="00681676">
            <w:pPr>
              <w:pStyle w:val="TableText"/>
            </w:pPr>
            <w:r w:rsidRPr="00163DC5">
              <w:t>String</w:t>
            </w:r>
          </w:p>
        </w:tc>
        <w:tc>
          <w:tcPr>
            <w:tcW w:w="1635" w:type="dxa"/>
          </w:tcPr>
          <w:p w14:paraId="1F1B9589" w14:textId="77777777" w:rsidR="003B6C56" w:rsidRPr="00163DC5" w:rsidRDefault="003B6C56" w:rsidP="00681676">
            <w:pPr>
              <w:pStyle w:val="TableText"/>
            </w:pPr>
            <w:r w:rsidRPr="00163DC5">
              <w:t>triggerPoint</w:t>
            </w:r>
          </w:p>
        </w:tc>
        <w:tc>
          <w:tcPr>
            <w:tcW w:w="879" w:type="dxa"/>
          </w:tcPr>
          <w:p w14:paraId="004479EC" w14:textId="77777777" w:rsidR="003B6C56" w:rsidRPr="00163DC5" w:rsidRDefault="003B6C56" w:rsidP="00681676">
            <w:pPr>
              <w:pStyle w:val="TableText"/>
            </w:pPr>
            <w:r w:rsidRPr="00163DC5">
              <w:t>No</w:t>
            </w:r>
          </w:p>
        </w:tc>
        <w:tc>
          <w:tcPr>
            <w:tcW w:w="3947" w:type="dxa"/>
          </w:tcPr>
          <w:p w14:paraId="5E05FB58" w14:textId="525A01F5" w:rsidR="003B6C56" w:rsidRPr="00163DC5" w:rsidRDefault="003B6C56" w:rsidP="00681676">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681676">
            <w:pPr>
              <w:pStyle w:val="TableText"/>
            </w:pPr>
            <w:r w:rsidRPr="00163DC5">
              <w:t>TriggerType</w:t>
            </w:r>
          </w:p>
        </w:tc>
        <w:tc>
          <w:tcPr>
            <w:tcW w:w="1062" w:type="dxa"/>
          </w:tcPr>
          <w:p w14:paraId="2B96046D" w14:textId="77777777" w:rsidR="003B6C56" w:rsidRPr="00163DC5" w:rsidRDefault="003B6C56" w:rsidP="00681676">
            <w:pPr>
              <w:pStyle w:val="TableText"/>
            </w:pPr>
            <w:r w:rsidRPr="00163DC5">
              <w:t>String</w:t>
            </w:r>
          </w:p>
        </w:tc>
        <w:tc>
          <w:tcPr>
            <w:tcW w:w="1635" w:type="dxa"/>
          </w:tcPr>
          <w:p w14:paraId="3534894A" w14:textId="77777777" w:rsidR="003B6C56" w:rsidRPr="00163DC5" w:rsidRDefault="003B6C56" w:rsidP="00681676">
            <w:pPr>
              <w:pStyle w:val="TableText"/>
            </w:pPr>
            <w:r w:rsidRPr="00163DC5">
              <w:t>triggerType</w:t>
            </w:r>
          </w:p>
        </w:tc>
        <w:tc>
          <w:tcPr>
            <w:tcW w:w="879" w:type="dxa"/>
          </w:tcPr>
          <w:p w14:paraId="3B839E7F" w14:textId="77777777" w:rsidR="003B6C56" w:rsidRPr="00163DC5" w:rsidRDefault="003B6C56" w:rsidP="00681676">
            <w:pPr>
              <w:pStyle w:val="TableText"/>
            </w:pPr>
            <w:r w:rsidRPr="00163DC5">
              <w:t>No</w:t>
            </w:r>
          </w:p>
        </w:tc>
        <w:tc>
          <w:tcPr>
            <w:tcW w:w="3947" w:type="dxa"/>
          </w:tcPr>
          <w:p w14:paraId="436433F8" w14:textId="6209F6E8" w:rsidR="003B6C56" w:rsidRPr="00163DC5" w:rsidRDefault="003B6C56" w:rsidP="00681676">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681676">
            <w:pPr>
              <w:pStyle w:val="TableText"/>
            </w:pPr>
            <w:r w:rsidRPr="00163DC5">
              <w:t>Trigger Mask</w:t>
            </w:r>
          </w:p>
        </w:tc>
        <w:tc>
          <w:tcPr>
            <w:tcW w:w="1062" w:type="dxa"/>
          </w:tcPr>
          <w:p w14:paraId="19D44D7F" w14:textId="77777777" w:rsidR="003B6C56" w:rsidRPr="00163DC5" w:rsidRDefault="003B6C56" w:rsidP="00681676">
            <w:pPr>
              <w:pStyle w:val="TableText"/>
            </w:pPr>
            <w:r w:rsidRPr="00163DC5">
              <w:t>Integer</w:t>
            </w:r>
          </w:p>
        </w:tc>
        <w:tc>
          <w:tcPr>
            <w:tcW w:w="1635" w:type="dxa"/>
          </w:tcPr>
          <w:p w14:paraId="00ADC806" w14:textId="77777777" w:rsidR="003B6C56" w:rsidRPr="00163DC5" w:rsidRDefault="003B6C56" w:rsidP="00681676">
            <w:pPr>
              <w:pStyle w:val="TableText"/>
            </w:pPr>
            <w:r w:rsidRPr="00163DC5">
              <w:t>triggerMask</w:t>
            </w:r>
          </w:p>
        </w:tc>
        <w:tc>
          <w:tcPr>
            <w:tcW w:w="879" w:type="dxa"/>
          </w:tcPr>
          <w:p w14:paraId="25DF3B37" w14:textId="77777777" w:rsidR="003B6C56" w:rsidRPr="00163DC5" w:rsidRDefault="003B6C56" w:rsidP="00681676">
            <w:pPr>
              <w:pStyle w:val="TableText"/>
            </w:pPr>
            <w:r w:rsidRPr="00163DC5">
              <w:t>No</w:t>
            </w:r>
          </w:p>
        </w:tc>
        <w:tc>
          <w:tcPr>
            <w:tcW w:w="3947" w:type="dxa"/>
          </w:tcPr>
          <w:p w14:paraId="7FEF66D3" w14:textId="3352197E" w:rsidR="003B6C56" w:rsidRPr="00163DC5" w:rsidRDefault="003B6C56" w:rsidP="00681676">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681676">
            <w:pPr>
              <w:pStyle w:val="TableText"/>
            </w:pPr>
            <w:r w:rsidRPr="00163DC5">
              <w:t>Trigger Start</w:t>
            </w:r>
          </w:p>
        </w:tc>
        <w:tc>
          <w:tcPr>
            <w:tcW w:w="1062" w:type="dxa"/>
          </w:tcPr>
          <w:p w14:paraId="0D37F526" w14:textId="77777777" w:rsidR="003B6C56" w:rsidRPr="00163DC5" w:rsidRDefault="003B6C56" w:rsidP="00681676">
            <w:pPr>
              <w:pStyle w:val="TableText"/>
            </w:pPr>
            <w:r w:rsidRPr="00163DC5">
              <w:t>Integer</w:t>
            </w:r>
          </w:p>
        </w:tc>
        <w:tc>
          <w:tcPr>
            <w:tcW w:w="1635" w:type="dxa"/>
          </w:tcPr>
          <w:p w14:paraId="36C4598B" w14:textId="77777777" w:rsidR="003B6C56" w:rsidRPr="00163DC5" w:rsidRDefault="003B6C56" w:rsidP="00681676">
            <w:pPr>
              <w:pStyle w:val="TableText"/>
            </w:pPr>
            <w:r w:rsidRPr="00163DC5">
              <w:t>triggerStart</w:t>
            </w:r>
          </w:p>
        </w:tc>
        <w:tc>
          <w:tcPr>
            <w:tcW w:w="879" w:type="dxa"/>
          </w:tcPr>
          <w:p w14:paraId="25ABFFD1" w14:textId="77777777" w:rsidR="003B6C56" w:rsidRPr="00163DC5" w:rsidRDefault="003B6C56" w:rsidP="00681676">
            <w:pPr>
              <w:pStyle w:val="TableText"/>
            </w:pPr>
            <w:r w:rsidRPr="00163DC5">
              <w:t>No</w:t>
            </w:r>
          </w:p>
        </w:tc>
        <w:tc>
          <w:tcPr>
            <w:tcW w:w="3947" w:type="dxa"/>
          </w:tcPr>
          <w:p w14:paraId="5281B1FE" w14:textId="77777777" w:rsidR="003B6C56" w:rsidRPr="00163DC5" w:rsidRDefault="003B6C56" w:rsidP="00681676">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681676">
            <w:pPr>
              <w:pStyle w:val="TableText"/>
            </w:pPr>
            <w:r w:rsidRPr="00163DC5">
              <w:t>Trigger Length</w:t>
            </w:r>
          </w:p>
        </w:tc>
        <w:tc>
          <w:tcPr>
            <w:tcW w:w="1062" w:type="dxa"/>
          </w:tcPr>
          <w:p w14:paraId="05531792" w14:textId="77777777" w:rsidR="003B6C56" w:rsidRPr="00163DC5" w:rsidRDefault="003B6C56" w:rsidP="00681676">
            <w:pPr>
              <w:pStyle w:val="TableText"/>
            </w:pPr>
            <w:r w:rsidRPr="00163DC5">
              <w:t>Integer</w:t>
            </w:r>
          </w:p>
        </w:tc>
        <w:tc>
          <w:tcPr>
            <w:tcW w:w="1635" w:type="dxa"/>
          </w:tcPr>
          <w:p w14:paraId="5FBBEB04" w14:textId="77777777" w:rsidR="003B6C56" w:rsidRPr="00163DC5" w:rsidRDefault="003B6C56" w:rsidP="00681676">
            <w:pPr>
              <w:pStyle w:val="TableText"/>
            </w:pPr>
            <w:r w:rsidRPr="00163DC5">
              <w:t>triggerLength</w:t>
            </w:r>
          </w:p>
        </w:tc>
        <w:tc>
          <w:tcPr>
            <w:tcW w:w="879" w:type="dxa"/>
          </w:tcPr>
          <w:p w14:paraId="4733F462" w14:textId="77777777" w:rsidR="003B6C56" w:rsidRPr="00163DC5" w:rsidRDefault="003B6C56" w:rsidP="00681676">
            <w:pPr>
              <w:pStyle w:val="TableText"/>
            </w:pPr>
            <w:r w:rsidRPr="00163DC5">
              <w:t>No</w:t>
            </w:r>
          </w:p>
        </w:tc>
        <w:tc>
          <w:tcPr>
            <w:tcW w:w="3947" w:type="dxa"/>
          </w:tcPr>
          <w:p w14:paraId="2F333E13" w14:textId="6FA8D03C" w:rsidR="003B6C56" w:rsidRPr="00163DC5" w:rsidRDefault="003B6C56" w:rsidP="00681676">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681676">
            <w:pPr>
              <w:pStyle w:val="TableText"/>
            </w:pPr>
            <w:r w:rsidRPr="00163DC5">
              <w:t>Action</w:t>
            </w:r>
          </w:p>
        </w:tc>
        <w:tc>
          <w:tcPr>
            <w:tcW w:w="1062" w:type="dxa"/>
          </w:tcPr>
          <w:p w14:paraId="59FDF3D2" w14:textId="340EAAB4" w:rsidR="003B6C56" w:rsidRPr="00163DC5" w:rsidRDefault="00B35DA9" w:rsidP="00681676">
            <w:pPr>
              <w:pStyle w:val="TableText"/>
            </w:pPr>
            <w:ins w:id="1288" w:author="Gavin Rawson" w:date="2024-07-15T08:27:00Z" w16du:dateUtc="2024-07-15T07:27:00Z">
              <w:r>
                <w:t>Integer</w:t>
              </w:r>
            </w:ins>
            <w:del w:id="1289"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681676">
            <w:pPr>
              <w:pStyle w:val="TableText"/>
            </w:pPr>
            <w:r w:rsidRPr="00163DC5">
              <w:t>action</w:t>
            </w:r>
          </w:p>
        </w:tc>
        <w:tc>
          <w:tcPr>
            <w:tcW w:w="879" w:type="dxa"/>
          </w:tcPr>
          <w:p w14:paraId="019DC798" w14:textId="77777777" w:rsidR="003B6C56" w:rsidRPr="00163DC5" w:rsidRDefault="003B6C56" w:rsidP="00681676">
            <w:pPr>
              <w:pStyle w:val="TableText"/>
            </w:pPr>
            <w:r w:rsidRPr="00163DC5">
              <w:t>No</w:t>
            </w:r>
          </w:p>
        </w:tc>
        <w:tc>
          <w:tcPr>
            <w:tcW w:w="3947" w:type="dxa"/>
          </w:tcPr>
          <w:p w14:paraId="1CFEBE81" w14:textId="77777777" w:rsidR="003B6C56" w:rsidRPr="00163DC5" w:rsidRDefault="003B6C56" w:rsidP="00681676">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681676">
            <w:pPr>
              <w:pStyle w:val="TableText"/>
            </w:pPr>
            <w:r w:rsidRPr="00163DC5">
              <w:t>Log Rate</w:t>
            </w:r>
          </w:p>
        </w:tc>
        <w:tc>
          <w:tcPr>
            <w:tcW w:w="1062" w:type="dxa"/>
          </w:tcPr>
          <w:p w14:paraId="006B50E0" w14:textId="77777777" w:rsidR="003B6C56" w:rsidRPr="00163DC5" w:rsidRDefault="003B6C56" w:rsidP="00681676">
            <w:pPr>
              <w:pStyle w:val="TableText"/>
            </w:pPr>
            <w:r w:rsidRPr="00163DC5">
              <w:t>Integer</w:t>
            </w:r>
          </w:p>
        </w:tc>
        <w:tc>
          <w:tcPr>
            <w:tcW w:w="1635" w:type="dxa"/>
          </w:tcPr>
          <w:p w14:paraId="300A5D9E" w14:textId="77777777" w:rsidR="003B6C56" w:rsidRPr="00163DC5" w:rsidRDefault="003B6C56" w:rsidP="00681676">
            <w:pPr>
              <w:pStyle w:val="TableText"/>
            </w:pPr>
            <w:r w:rsidRPr="00163DC5">
              <w:t>logRate</w:t>
            </w:r>
          </w:p>
        </w:tc>
        <w:tc>
          <w:tcPr>
            <w:tcW w:w="879" w:type="dxa"/>
          </w:tcPr>
          <w:p w14:paraId="18B651BD" w14:textId="77777777" w:rsidR="003B6C56" w:rsidRPr="00163DC5" w:rsidRDefault="003B6C56" w:rsidP="00681676">
            <w:pPr>
              <w:pStyle w:val="TableText"/>
            </w:pPr>
            <w:r w:rsidRPr="00163DC5">
              <w:t>Yes</w:t>
            </w:r>
          </w:p>
        </w:tc>
        <w:tc>
          <w:tcPr>
            <w:tcW w:w="3947" w:type="dxa"/>
          </w:tcPr>
          <w:p w14:paraId="256A8EC0" w14:textId="3A49895B" w:rsidR="003B6C56" w:rsidRPr="00163DC5" w:rsidRDefault="003B6C56" w:rsidP="00681676">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681676">
            <w:pPr>
              <w:pStyle w:val="TableText"/>
            </w:pPr>
            <w:r w:rsidRPr="00163DC5">
              <w:t>Log Offset</w:t>
            </w:r>
          </w:p>
        </w:tc>
        <w:tc>
          <w:tcPr>
            <w:tcW w:w="1062" w:type="dxa"/>
          </w:tcPr>
          <w:p w14:paraId="44674601" w14:textId="77777777" w:rsidR="003B6C56" w:rsidRPr="00163DC5" w:rsidRDefault="003B6C56" w:rsidP="00681676">
            <w:pPr>
              <w:pStyle w:val="TableText"/>
            </w:pPr>
            <w:r w:rsidRPr="00163DC5">
              <w:t>Integer</w:t>
            </w:r>
          </w:p>
        </w:tc>
        <w:tc>
          <w:tcPr>
            <w:tcW w:w="1635" w:type="dxa"/>
          </w:tcPr>
          <w:p w14:paraId="48F566BF" w14:textId="77777777" w:rsidR="003B6C56" w:rsidRPr="00163DC5" w:rsidRDefault="003B6C56" w:rsidP="00681676">
            <w:pPr>
              <w:pStyle w:val="TableText"/>
            </w:pPr>
            <w:r w:rsidRPr="00163DC5">
              <w:t>logOffset</w:t>
            </w:r>
          </w:p>
        </w:tc>
        <w:tc>
          <w:tcPr>
            <w:tcW w:w="879" w:type="dxa"/>
          </w:tcPr>
          <w:p w14:paraId="09738F66" w14:textId="77777777" w:rsidR="003B6C56" w:rsidRPr="00163DC5" w:rsidRDefault="003B6C56" w:rsidP="00681676">
            <w:pPr>
              <w:pStyle w:val="TableText"/>
            </w:pPr>
            <w:r w:rsidRPr="00163DC5">
              <w:t>No</w:t>
            </w:r>
          </w:p>
        </w:tc>
        <w:tc>
          <w:tcPr>
            <w:tcW w:w="3947" w:type="dxa"/>
          </w:tcPr>
          <w:p w14:paraId="3150DFA6" w14:textId="7BB7546A" w:rsidR="003B6C56" w:rsidRPr="00163DC5" w:rsidRDefault="003B6C56" w:rsidP="00681676">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290" w:name="_Toc172098967"/>
      <w:r>
        <w:lastRenderedPageBreak/>
        <w:t>Controls and overrides</w:t>
      </w:r>
      <w:bookmarkEnd w:id="129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291" w:name="_Toc172098968"/>
      <w:r>
        <w:t>Controls</w:t>
      </w:r>
      <w:bookmarkEnd w:id="129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25413506"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ins w:id="1292" w:author="Gavin Rawson" w:date="2024-07-17T07:25:00Z" w16du:dateUtc="2024-07-17T06:25:00Z">
        <w:r w:rsidR="00067CEA">
          <w:rPr>
            <w:rFonts w:eastAsia="MS Mincho"/>
            <w:color w:val="C45911" w:themeColor="accent2" w:themeShade="BF"/>
          </w:rPr>
          <w:t>ao</w:t>
        </w:r>
      </w:ins>
      <w:del w:id="1293" w:author="Gavin Rawson" w:date="2024-07-17T07:25:00Z" w16du:dateUtc="2024-07-17T06:25:00Z">
        <w:r w:rsidRPr="00BA7567" w:rsidDel="00067CEA">
          <w:rPr>
            <w:rFonts w:eastAsia="MS Mincho"/>
            <w:color w:val="C45911" w:themeColor="accent2" w:themeShade="BF"/>
          </w:rPr>
          <w:delText>n</w:delText>
        </w:r>
      </w:del>
      <w:r w:rsidRPr="00BA7567">
        <w:rPr>
          <w:rFonts w:eastAsia="MS Mincho"/>
          <w:color w:val="C45911" w:themeColor="accent2" w:themeShade="BF"/>
        </w:rPr>
        <w:t>"</w:t>
      </w:r>
      <w:r w:rsidRPr="00BA7567">
        <w:rPr>
          <w:rFonts w:eastAsia="MS Mincho"/>
        </w:rPr>
        <w:t>:</w:t>
      </w:r>
      <w:del w:id="1294" w:author="Gavin Rawson" w:date="2024-07-17T07:25:00Z" w16du:dateUtc="2024-07-17T06:25:00Z">
        <w:r w:rsidRPr="00BA7567" w:rsidDel="00D53324">
          <w:rPr>
            <w:rFonts w:eastAsia="MS Mincho"/>
          </w:rPr>
          <w:delText>"ao:</w:delText>
        </w:r>
      </w:del>
      <w:r w:rsidRPr="00BA7567">
        <w:rPr>
          <w:rFonts w:eastAsia="MS Mincho"/>
        </w:rPr>
        <w:t>1</w:t>
      </w:r>
      <w:del w:id="1295" w:author="Gavin Rawson" w:date="2024-07-17T07:25:00Z" w16du:dateUtc="2024-07-17T06:25:00Z">
        <w:r w:rsidRPr="00BA7567" w:rsidDel="00D53324">
          <w:rPr>
            <w:rFonts w:eastAsia="MS Mincho"/>
          </w:rPr>
          <w:delText>"</w:delText>
        </w:r>
      </w:del>
      <w:r w:rsidRPr="00BA7567">
        <w:rPr>
          <w:rFonts w:eastAsia="MS Mincho"/>
        </w:rPr>
        <w:t>,</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52368FA4"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ins w:id="1296" w:author="Gavin Rawson" w:date="2024-07-17T08:01:00Z" w16du:dateUtc="2024-07-17T07:01:00Z">
        <w:r w:rsidR="005509D7">
          <w:rPr>
            <w:rFonts w:eastAsia="MS Mincho"/>
            <w:color w:val="C45911" w:themeColor="accent2" w:themeShade="BF"/>
          </w:rPr>
          <w:t>c</w:t>
        </w:r>
      </w:ins>
      <w:del w:id="1297" w:author="Gavin Rawson" w:date="2024-07-17T08:01:00Z" w16du:dateUtc="2024-07-17T07:01:00Z">
        <w:r w:rsidRPr="00BA7567" w:rsidDel="005509D7">
          <w:rPr>
            <w:rFonts w:eastAsia="MS Mincho"/>
            <w:color w:val="C45911" w:themeColor="accent2" w:themeShade="BF"/>
          </w:rPr>
          <w:delText>o</w:delText>
        </w:r>
      </w:del>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298" w:name="_Toc172098969"/>
      <w:r w:rsidRPr="005077D9">
        <w:t xml:space="preserve">Overriding a </w:t>
      </w:r>
      <w:r w:rsidR="006B0494" w:rsidRPr="005077D9">
        <w:t>point</w:t>
      </w:r>
      <w:bookmarkEnd w:id="1298"/>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EAA85DD"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299" w:author="Gavin Rawson" w:date="2024-07-17T07:26:00Z" w16du:dateUtc="2024-07-17T06:26:00Z">
        <w:r w:rsidR="00F767C0" w:rsidDel="00AF73F0">
          <w:rPr>
            <w:rFonts w:eastAsia="MS Mincho"/>
            <w:color w:val="C45911" w:themeColor="accent2" w:themeShade="BF"/>
          </w:rPr>
          <w:delText>"</w:delText>
        </w:r>
        <w:r w:rsidRPr="00BA7567" w:rsidDel="00AF73F0">
          <w:rPr>
            <w:rFonts w:eastAsia="MS Mincho"/>
            <w:color w:val="C45911" w:themeColor="accent2" w:themeShade="BF"/>
          </w:rPr>
          <w:delText>n</w:delText>
        </w:r>
        <w:r w:rsidR="00F767C0" w:rsidDel="00AF73F0">
          <w:rPr>
            <w:rFonts w:eastAsia="MS Mincho"/>
            <w:color w:val="C45911" w:themeColor="accent2" w:themeShade="BF"/>
          </w:rPr>
          <w:delText>"</w:delText>
        </w:r>
        <w:r w:rsidRPr="00BA7567" w:rsidDel="00AF73F0">
          <w:rPr>
            <w:rFonts w:eastAsia="MS Mincho"/>
          </w:rPr>
          <w:delText>:</w:delText>
        </w:r>
      </w:del>
      <w:r w:rsidR="00F767C0">
        <w:rPr>
          <w:rFonts w:eastAsia="MS Mincho"/>
        </w:rPr>
        <w:t>"</w:t>
      </w:r>
      <w:r w:rsidRPr="00BA7567">
        <w:rPr>
          <w:rFonts w:eastAsia="MS Mincho"/>
        </w:rPr>
        <w:t>ai</w:t>
      </w:r>
      <w:ins w:id="1300" w:author="Gavin Rawson" w:date="2024-07-17T08:01:00Z" w16du:dateUtc="2024-07-17T07:01:00Z">
        <w:r w:rsidR="00EF500B" w:rsidRPr="00EF500B">
          <w:rPr>
            <w:rFonts w:eastAsia="MS Mincho"/>
          </w:rPr>
          <w:t>"</w:t>
        </w:r>
      </w:ins>
      <w:r w:rsidRPr="00BA7567">
        <w:rPr>
          <w:rFonts w:eastAsia="MS Mincho"/>
        </w:rPr>
        <w:t>:1</w:t>
      </w:r>
      <w:del w:id="1301" w:author="Gavin Rawson" w:date="2024-07-17T07:26:00Z" w16du:dateUtc="2024-07-17T06:26:00Z">
        <w:r w:rsidR="00F767C0" w:rsidDel="00D53324">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5867FB6F"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302" w:author="Gavin Rawson" w:date="2024-07-17T07:27:00Z" w16du:dateUtc="2024-07-17T06:27:00Z">
        <w:r w:rsidR="00F767C0" w:rsidDel="00913062">
          <w:rPr>
            <w:rFonts w:eastAsia="MS Mincho"/>
            <w:color w:val="C45911" w:themeColor="accent2" w:themeShade="BF"/>
          </w:rPr>
          <w:delText>"</w:delText>
        </w:r>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del>
      <w:r w:rsidR="00F767C0">
        <w:rPr>
          <w:rFonts w:eastAsia="MS Mincho"/>
        </w:rPr>
        <w:t>"</w:t>
      </w:r>
      <w:r w:rsidRPr="00BA7567">
        <w:rPr>
          <w:rFonts w:eastAsia="MS Mincho"/>
        </w:rPr>
        <w:t>ai</w:t>
      </w:r>
      <w:ins w:id="1303" w:author="Gavin Rawson" w:date="2024-07-17T07:27:00Z" w16du:dateUtc="2024-07-17T06:27:00Z">
        <w:r w:rsidR="00913062">
          <w:rPr>
            <w:rFonts w:eastAsia="MS Mincho"/>
          </w:rPr>
          <w:t>”</w:t>
        </w:r>
      </w:ins>
      <w:r w:rsidRPr="00BA7567">
        <w:rPr>
          <w:rFonts w:eastAsia="MS Mincho"/>
        </w:rPr>
        <w:t>:1</w:t>
      </w:r>
      <w:del w:id="1304" w:author="Gavin Rawson" w:date="2024-07-17T07:27:00Z" w16du:dateUtc="2024-07-17T06:27:00Z">
        <w:r w:rsidR="00F767C0" w:rsidDel="00913062">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5A0D4B7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del w:id="1305" w:author="Gavin Rawson" w:date="2024-07-17T07:27:00Z" w16du:dateUtc="2024-07-17T06:27:00Z">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r w:rsidR="00F767C0" w:rsidDel="00913062">
          <w:rPr>
            <w:rFonts w:eastAsia="MS Mincho"/>
          </w:rPr>
          <w:delText>"</w:delText>
        </w:r>
      </w:del>
      <w:r w:rsidRPr="00BA7567">
        <w:rPr>
          <w:rFonts w:eastAsia="MS Mincho"/>
        </w:rPr>
        <w:t>ai</w:t>
      </w:r>
      <w:ins w:id="1306" w:author="Gavin Rawson" w:date="2024-07-17T07:27:00Z" w16du:dateUtc="2024-07-17T06:27:00Z">
        <w:r w:rsidR="00913062">
          <w:rPr>
            <w:rFonts w:eastAsia="MS Mincho"/>
          </w:rPr>
          <w:t>”</w:t>
        </w:r>
      </w:ins>
      <w:r w:rsidRPr="00BA7567">
        <w:rPr>
          <w:rFonts w:eastAsia="MS Mincho"/>
        </w:rPr>
        <w:t>:1</w:t>
      </w:r>
      <w:del w:id="1307" w:author="Gavin Rawson" w:date="2024-07-17T07:27:00Z" w16du:dateUtc="2024-07-17T06:27:00Z">
        <w:r w:rsidR="00F767C0" w:rsidDel="00913062">
          <w:rPr>
            <w:rFonts w:eastAsia="MS Mincho"/>
          </w:rPr>
          <w:delText>"</w:delText>
        </w:r>
      </w:del>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308" w:name="_Toc172098970"/>
      <w:r>
        <w:lastRenderedPageBreak/>
        <w:t>Data reporting</w:t>
      </w:r>
      <w:bookmarkEnd w:id="1308"/>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309" w:name="_Toc163727621"/>
      <w:bookmarkStart w:id="1310" w:name="_Toc172098971"/>
      <w:bookmarkEnd w:id="1309"/>
      <w:r>
        <w:t xml:space="preserve">Data </w:t>
      </w:r>
      <w:r w:rsidR="006B0494">
        <w:t>formats</w:t>
      </w:r>
      <w:bookmarkEnd w:id="1310"/>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7D3E273E" w:rsidR="0073503C" w:rsidRDefault="00996A34" w:rsidP="00E84BC7">
      <w:pPr>
        <w:pStyle w:val="BodyText"/>
        <w:rPr>
          <w:ins w:id="1311" w:author="Gavin Rawson" w:date="2024-07-16T15:08:00Z" w16du:dateUtc="2024-07-16T14:08:00Z"/>
        </w:rPr>
      </w:pPr>
      <w:r w:rsidRPr="00996A34">
        <w:t>Points can be referred to by their name or by a</w:t>
      </w:r>
      <w:ins w:id="1312" w:author="Gavin Rawson" w:date="2024-07-16T15:06:00Z" w16du:dateUtc="2024-07-16T14:06:00Z">
        <w:r w:rsidR="00C85A99">
          <w:t xml:space="preserve"> specific point</w:t>
        </w:r>
      </w:ins>
      <w:r w:rsidRPr="00996A34">
        <w:t xml:space="preserve"> </w:t>
      </w:r>
      <w:r>
        <w:t xml:space="preserve">type </w:t>
      </w:r>
      <w:del w:id="1313" w:author="Gavin Rawson" w:date="2024-07-16T15:06:00Z" w16du:dateUtc="2024-07-16T14:06:00Z">
        <w:r w:rsidDel="00C85A99">
          <w:delText xml:space="preserve">description </w:delText>
        </w:r>
      </w:del>
      <w:r>
        <w:t xml:space="preserve">and </w:t>
      </w:r>
      <w:r w:rsidRPr="00996A34">
        <w:t xml:space="preserve">numeric </w:t>
      </w:r>
      <w:del w:id="1314" w:author="Gavin Rawson" w:date="2024-07-17T07:15:00Z" w16du:dateUtc="2024-07-17T06:15:00Z">
        <w:r w:rsidRPr="00996A34" w:rsidDel="00032717">
          <w:delText>reference</w:delText>
        </w:r>
      </w:del>
      <w:ins w:id="1315" w:author="Gavin Rawson" w:date="2024-07-17T07:15:00Z" w16du:dateUtc="2024-07-17T06:15:00Z">
        <w:r w:rsidR="00032717">
          <w:t>index</w:t>
        </w:r>
      </w:ins>
      <w:del w:id="1316" w:author="Gavin Rawson" w:date="2024-07-16T15:06:00Z" w16du:dateUtc="2024-07-16T14:06:00Z">
        <w:r w:rsidDel="00580C6B">
          <w:delText xml:space="preserve"> separated by a colon</w:delText>
        </w:r>
      </w:del>
      <w:r>
        <w:t xml:space="preserve"> ":"</w:t>
      </w:r>
      <w:r w:rsidRPr="00996A34">
        <w:t xml:space="preserve">. </w:t>
      </w:r>
    </w:p>
    <w:p w14:paraId="051D2AAD" w14:textId="1B16DD0A" w:rsidR="0073503C" w:rsidRDefault="0073503C" w:rsidP="00E84BC7">
      <w:pPr>
        <w:pStyle w:val="BodyText"/>
        <w:rPr>
          <w:ins w:id="1317" w:author="Gavin Rawson" w:date="2024-07-16T15:08:00Z" w16du:dateUtc="2024-07-16T14:08:00Z"/>
        </w:rPr>
      </w:pPr>
      <w:ins w:id="1318" w:author="Gavin Rawson" w:date="2024-07-16T15:08:00Z" w16du:dateUtc="2024-07-16T14:08:00Z">
        <w:r>
          <w:t xml:space="preserve">Valid point types </w:t>
        </w:r>
      </w:ins>
      <w:ins w:id="1319" w:author="Gavin Rawson" w:date="2024-07-17T10:06:00Z" w16du:dateUtc="2024-07-17T09:06:00Z">
        <w:r w:rsidR="004F5D45">
          <w:t xml:space="preserve">are </w:t>
        </w:r>
      </w:ins>
      <w:ins w:id="1320" w:author="Gavin Rawson" w:date="2024-07-17T10:07:00Z" w16du:dateUtc="2024-07-17T09:07:00Z">
        <w:r w:rsidR="000815B6">
          <w:t xml:space="preserve">defined </w:t>
        </w:r>
      </w:ins>
      <w:ins w:id="1321" w:author="Gavin Rawson" w:date="2024-07-17T10:06:00Z" w16du:dateUtc="2024-07-17T09:06:00Z">
        <w:r w:rsidR="004F5D45">
          <w:t>in</w:t>
        </w:r>
      </w:ins>
      <w:ins w:id="1322" w:author="Gavin Rawson" w:date="2024-07-17T10:07:00Z" w16du:dateUtc="2024-07-17T09:07:00Z">
        <w:r w:rsidR="004F5D45">
          <w:t xml:space="preserve"> table </w:t>
        </w:r>
        <w:r w:rsidR="000815B6">
          <w:t>9.</w:t>
        </w:r>
      </w:ins>
    </w:p>
    <w:p w14:paraId="039DB068" w14:textId="0E58F0DE" w:rsidR="00996A34" w:rsidRDefault="00996A34" w:rsidP="00E84BC7">
      <w:pPr>
        <w:pStyle w:val="BodyText"/>
        <w:rPr>
          <w:ins w:id="1323" w:author="Gavin Rawson" w:date="2024-07-17T07:15:00Z" w16du:dateUtc="2024-07-17T06:15:00Z"/>
        </w:rPr>
      </w:pPr>
      <w:r w:rsidRPr="00996A34">
        <w:t>The numeric format will reduce message size and may be preferred by field devices.</w:t>
      </w:r>
    </w:p>
    <w:p w14:paraId="47365B25" w14:textId="40D30E8B" w:rsidR="001740D4" w:rsidRDefault="001740D4" w:rsidP="00E84BC7">
      <w:pPr>
        <w:pStyle w:val="BodyText"/>
      </w:pPr>
      <w:ins w:id="1324" w:author="Gavin Rawson" w:date="2024-07-17T07:15:00Z" w16du:dateUtc="2024-07-17T06:15:00Z">
        <w:r>
          <w:t>Note that it is v</w:t>
        </w:r>
        <w:r w:rsidRPr="001740D4">
          <w:t>alid to include both</w:t>
        </w:r>
        <w:r>
          <w:t xml:space="preserve"> name and </w:t>
        </w:r>
        <w:r w:rsidR="00032717">
          <w:t>type / index</w:t>
        </w:r>
        <w:r w:rsidRPr="001740D4">
          <w:t xml:space="preserve">, but if so then only the </w:t>
        </w:r>
      </w:ins>
      <w:ins w:id="1325" w:author="Gavin Rawson" w:date="2024-07-17T07:16:00Z" w16du:dateUtc="2024-07-17T06:16:00Z">
        <w:r w:rsidR="00032717">
          <w:t>type / index</w:t>
        </w:r>
      </w:ins>
      <w:ins w:id="1326" w:author="Gavin Rawson" w:date="2024-07-17T07:15:00Z" w16du:dateUtc="2024-07-17T06:15:00Z">
        <w:r w:rsidRPr="001740D4">
          <w:t xml:space="preserve"> element is used, the 'name' is ignored</w:t>
        </w:r>
      </w:ins>
      <w:ins w:id="1327" w:author="Gavin Rawson" w:date="2024-07-17T07:16:00Z" w16du:dateUtc="2024-07-17T06:16:00Z">
        <w:r w:rsidR="00032717">
          <w:t>.</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71C85558" w:rsidR="00B200D3" w:rsidRPr="00163DC5" w:rsidRDefault="00050CF0" w:rsidP="004E57D4">
      <w:pPr>
        <w:pStyle w:val="Code"/>
      </w:pPr>
      <w:r w:rsidRPr="00163DC5">
        <w:tab/>
      </w:r>
      <w:r w:rsidRPr="00163DC5">
        <w:tab/>
      </w:r>
      <w:bookmarkStart w:id="1328" w:name="_Hlk163722805"/>
      <w:del w:id="1329" w:author="Gavin Rawson" w:date="2024-07-16T15:07:00Z" w16du:dateUtc="2024-07-16T14:07:00Z">
        <w:r w:rsidR="00B200D3" w:rsidRPr="004C3608" w:rsidDel="00CF17BA">
          <w:rPr>
            <w:color w:val="C45911" w:themeColor="accent2" w:themeShade="BF"/>
          </w:rPr>
          <w:delText>"</w:delText>
        </w:r>
        <w:bookmarkEnd w:id="1328"/>
        <w:r w:rsidR="00B200D3" w:rsidRPr="004C3608" w:rsidDel="00CF17BA">
          <w:rPr>
            <w:color w:val="C45911" w:themeColor="accent2" w:themeShade="BF"/>
          </w:rPr>
          <w:delText>n"</w:delText>
        </w:r>
        <w:r w:rsidR="00B200D3" w:rsidRPr="00163DC5" w:rsidDel="00CF17BA">
          <w:delText>:</w:delText>
        </w:r>
      </w:del>
      <w:r w:rsidR="00B200D3" w:rsidRPr="00163DC5">
        <w:t>"ai</w:t>
      </w:r>
      <w:ins w:id="1330" w:author="Gavin Rawson" w:date="2024-07-16T15:07:00Z" w16du:dateUtc="2024-07-16T14:07:00Z">
        <w:r w:rsidR="00C10BCA">
          <w:t>”</w:t>
        </w:r>
      </w:ins>
      <w:r w:rsidR="00B200D3" w:rsidRPr="00163DC5">
        <w:t>:1</w:t>
      </w:r>
      <w:del w:id="1331" w:author="Gavin Rawson" w:date="2024-07-16T15:07:00Z" w16du:dateUtc="2024-07-16T14:07:00Z">
        <w:r w:rsidR="00B200D3" w:rsidRPr="00163DC5" w:rsidDel="00C10BCA">
          <w:delText>"</w:delText>
        </w:r>
      </w:del>
      <w:r w:rsidR="00B200D3" w:rsidRPr="00163DC5">
        <w:t>,</w:t>
      </w:r>
    </w:p>
    <w:p w14:paraId="23C6373A" w14:textId="7C3A61BB" w:rsidR="00131875" w:rsidRDefault="00B200D3" w:rsidP="004E57D4">
      <w:pPr>
        <w:pStyle w:val="Code"/>
      </w:pPr>
      <w:r w:rsidRPr="00163DC5">
        <w:tab/>
      </w:r>
      <w:r w:rsidRPr="00163DC5">
        <w:tab/>
      </w:r>
      <w:r w:rsidR="00131875">
        <w:tab/>
      </w:r>
      <w:r w:rsidR="00131875">
        <w:tab/>
      </w:r>
      <w:r w:rsidR="00131875">
        <w:tab/>
      </w:r>
      <w:r w:rsidRPr="00163DC5">
        <w:t xml:space="preserve">// </w:t>
      </w:r>
      <w:del w:id="1332" w:author="Gavin Rawson" w:date="2024-07-16T15:08:00Z" w16du:dateUtc="2024-07-16T14:08:00Z">
        <w:r w:rsidR="00131875" w:rsidDel="00C10BCA">
          <w:delText>W</w:delText>
        </w:r>
        <w:r w:rsidRPr="00163DC5" w:rsidDel="00C10BCA">
          <w:delText>here the</w:delText>
        </w:r>
      </w:del>
      <w:ins w:id="1333" w:author="Gavin Rawson" w:date="2024-07-16T15:08:00Z" w16du:dateUtc="2024-07-16T14:08:00Z">
        <w:r w:rsidR="00C10BCA">
          <w:t>By point</w:t>
        </w:r>
      </w:ins>
      <w:r w:rsidRPr="00163DC5">
        <w:t xml:space="preserve"> type</w:t>
      </w:r>
      <w:del w:id="1334" w:author="Gavin Rawson" w:date="2024-07-16T15:08:00Z" w16du:dateUtc="2024-07-16T14:08:00Z">
        <w:r w:rsidRPr="00163DC5" w:rsidDel="00C10BCA">
          <w:delText xml:space="preserve"> description </w:delText>
        </w:r>
      </w:del>
      <w:r w:rsidRPr="00163DC5">
        <w:t>and point number are</w:t>
      </w:r>
    </w:p>
    <w:p w14:paraId="487CBDD8" w14:textId="1E149FDA" w:rsidR="00B200D3" w:rsidRPr="00163DC5" w:rsidRDefault="00131875" w:rsidP="004E57D4">
      <w:pPr>
        <w:pStyle w:val="Code"/>
      </w:pPr>
      <w:r>
        <w:tab/>
      </w:r>
      <w:r>
        <w:tab/>
      </w:r>
      <w:r>
        <w:tab/>
      </w:r>
      <w:r>
        <w:tab/>
      </w:r>
      <w:r>
        <w:tab/>
        <w:t>//</w:t>
      </w:r>
      <w:r w:rsidR="00B200D3" w:rsidRPr="00163DC5">
        <w:t xml:space="preserve"> </w:t>
      </w:r>
      <w:del w:id="1335" w:author="Gavin Rawson" w:date="2024-07-16T15:08:00Z" w16du:dateUtc="2024-07-16T14:08:00Z">
        <w:r w:rsidR="00B200D3" w:rsidRPr="00163DC5" w:rsidDel="00C10BCA">
          <w:delText>separated by a colon,</w:delText>
        </w:r>
        <w:r w:rsidR="00D97005" w:rsidDel="00C10BCA">
          <w:delText xml:space="preserve"> </w:delText>
        </w:r>
      </w:del>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336" w:name="_Toc172098972"/>
      <w:r w:rsidRPr="00620AA0">
        <w:t>Requesting data</w:t>
      </w:r>
      <w:bookmarkEnd w:id="1336"/>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6925D37B" w:rsidR="00620AA0" w:rsidRPr="00163DC5" w:rsidRDefault="00620AA0" w:rsidP="004E57D4">
      <w:pPr>
        <w:pStyle w:val="Code"/>
      </w:pPr>
      <w:r w:rsidRPr="00163DC5">
        <w:tab/>
        <w:t>{</w:t>
      </w:r>
      <w:r w:rsidRPr="00E734B1">
        <w:rPr>
          <w:color w:val="C45911" w:themeColor="accent2" w:themeShade="BF"/>
        </w:rPr>
        <w:t>"data"</w:t>
      </w:r>
      <w:r w:rsidRPr="00163DC5">
        <w:t>:"</w:t>
      </w:r>
      <w:ins w:id="1337" w:author="Gavin Rawson" w:date="2024-07-17T07:55:00Z" w16du:dateUtc="2024-07-17T06:55:00Z">
        <w:r w:rsidR="006A219A">
          <w:t>c</w:t>
        </w:r>
      </w:ins>
      <w:del w:id="1338" w:author="Gavin Rawson" w:date="2024-07-17T07:55:00Z" w16du:dateUtc="2024-07-17T06:55:00Z">
        <w:r w:rsidRPr="00163DC5" w:rsidDel="006A219A">
          <w:delText>C</w:delText>
        </w:r>
      </w:del>
      <w:r w:rsidRPr="00163DC5">
        <w:t>urrent"}</w:t>
      </w:r>
    </w:p>
    <w:p w14:paraId="2A20139A" w14:textId="2B6A8FBD"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del w:id="1339" w:author="Gavin Rawson" w:date="2024-07-17T07:17:00Z" w16du:dateUtc="2024-07-17T06:17:00Z">
        <w:r w:rsidR="00620AA0" w:rsidDel="00D55668">
          <w:delText>identifications</w:delText>
        </w:r>
      </w:del>
      <w:ins w:id="1340" w:author="Gavin Rawson" w:date="2024-07-17T07:17:00Z" w16du:dateUtc="2024-07-17T06:17:00Z">
        <w:r w:rsidR="00D55668">
          <w:t>type / index</w:t>
        </w:r>
      </w:ins>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1CBED09A"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341" w:author="Gavin Rawson" w:date="2024-07-17T07:55:00Z" w16du:dateUtc="2024-07-17T06:55:00Z">
        <w:r w:rsidR="006A219A">
          <w:rPr>
            <w:rFonts w:eastAsia="MS Mincho"/>
          </w:rPr>
          <w:t>c</w:t>
        </w:r>
      </w:ins>
      <w:del w:id="1342" w:author="Gavin Rawson" w:date="2024-07-17T07:55:00Z" w16du:dateUtc="2024-07-17T06:55:00Z">
        <w:r w:rsidRPr="00BA7567" w:rsidDel="006A219A">
          <w:rPr>
            <w:rFonts w:eastAsia="MS Mincho"/>
          </w:rPr>
          <w:delText>C</w:delText>
        </w:r>
      </w:del>
      <w:r w:rsidRPr="00BA7567">
        <w:rPr>
          <w:rFonts w:eastAsia="MS Mincho"/>
        </w:rPr>
        <w:t xml:space="preserve">urrent", </w:t>
      </w:r>
    </w:p>
    <w:p w14:paraId="0C8EDF89" w14:textId="4470EA2D" w:rsidR="00FF1B61" w:rsidRPr="00BA7567" w:rsidRDefault="00FF1B61" w:rsidP="00FF1B61">
      <w:pPr>
        <w:pStyle w:val="Code"/>
        <w:rPr>
          <w:rFonts w:eastAsia="MS Mincho"/>
        </w:rPr>
      </w:pPr>
      <w:r w:rsidRPr="00BA7567">
        <w:rPr>
          <w:rFonts w:eastAsia="MS Mincho"/>
        </w:rPr>
        <w:t xml:space="preserve">    </w:t>
      </w:r>
      <w:ins w:id="1343" w:author="Gavin Rawson" w:date="2024-07-17T07:53:00Z" w16du:dateUtc="2024-07-17T06:53:00Z">
        <w:r w:rsidR="00123855" w:rsidRPr="00BA7567">
          <w:rPr>
            <w:rFonts w:eastAsia="MS Mincho"/>
          </w:rPr>
          <w:t>"</w:t>
        </w:r>
      </w:ins>
      <w:ins w:id="1344" w:author="Gavin Rawson" w:date="2024-07-17T07:54:00Z" w16du:dateUtc="2024-07-17T06:54:00Z">
        <w:r w:rsidR="00123855">
          <w:rPr>
            <w:rFonts w:eastAsia="MS Mincho"/>
          </w:rPr>
          <w:t>p</w:t>
        </w:r>
        <w:r w:rsidR="00123855" w:rsidRPr="00BA7567">
          <w:rPr>
            <w:rFonts w:eastAsia="MS Mincho"/>
          </w:rPr>
          <w:t>"</w:t>
        </w:r>
        <w:r w:rsidR="00123855">
          <w:rPr>
            <w:rFonts w:eastAsia="MS Mincho"/>
          </w:rPr>
          <w:t>:</w:t>
        </w:r>
      </w:ins>
      <w:del w:id="1345" w:author="Gavin Rawson" w:date="2024-07-16T15:09:00Z" w16du:dateUtc="2024-07-16T14:09:00Z">
        <w:r w:rsidR="00620AA0" w:rsidRPr="00BA7567" w:rsidDel="00BB2C9B">
          <w:rPr>
            <w:color w:val="C45911" w:themeColor="accent2" w:themeShade="BF"/>
          </w:rPr>
          <w:delText>"n"</w:delText>
        </w:r>
        <w:r w:rsidR="00620AA0" w:rsidRPr="00BA7567" w:rsidDel="00BB2C9B">
          <w:rPr>
            <w:rFonts w:eastAsia="MS Mincho"/>
          </w:rPr>
          <w:delText>:[</w:delText>
        </w:r>
      </w:del>
      <w:ins w:id="1346" w:author="Gavin Rawson" w:date="2024-07-16T15:10:00Z" w16du:dateUtc="2024-07-16T14:10:00Z">
        <w:r w:rsidR="00421330">
          <w:rPr>
            <w:rFonts w:eastAsia="MS Mincho"/>
          </w:rPr>
          <w:t>[</w:t>
        </w:r>
      </w:ins>
      <w:ins w:id="1347" w:author="Gavin Rawson" w:date="2024-07-17T07:54:00Z" w16du:dateUtc="2024-07-17T06:54:00Z">
        <w:r w:rsidR="00684730">
          <w:rPr>
            <w:rFonts w:eastAsia="MS Mincho"/>
          </w:rPr>
          <w:t>{</w:t>
        </w:r>
      </w:ins>
      <w:r w:rsidR="00620AA0" w:rsidRPr="00BA7567">
        <w:rPr>
          <w:rFonts w:eastAsia="MS Mincho"/>
        </w:rPr>
        <w:t>"ai</w:t>
      </w:r>
      <w:ins w:id="1348" w:author="Gavin Rawson" w:date="2024-07-17T07:53:00Z" w16du:dateUtc="2024-07-17T06:53:00Z">
        <w:r w:rsidR="00123855" w:rsidRPr="00BA7567">
          <w:rPr>
            <w:rFonts w:eastAsia="MS Mincho"/>
          </w:rPr>
          <w:t>"</w:t>
        </w:r>
      </w:ins>
      <w:r w:rsidR="00620AA0" w:rsidRPr="00BA7567">
        <w:rPr>
          <w:rFonts w:eastAsia="MS Mincho"/>
        </w:rPr>
        <w:t>:1</w:t>
      </w:r>
      <w:ins w:id="1349" w:author="Gavin Rawson" w:date="2024-07-17T07:54:00Z" w16du:dateUtc="2024-07-17T06:54:00Z">
        <w:r w:rsidR="00684730">
          <w:rPr>
            <w:rFonts w:eastAsia="MS Mincho"/>
          </w:rPr>
          <w:t>}</w:t>
        </w:r>
      </w:ins>
      <w:del w:id="1350" w:author="Gavin Rawson" w:date="2024-07-16T15:09:00Z" w16du:dateUtc="2024-07-16T14:09:00Z">
        <w:r w:rsidRPr="00BA7567" w:rsidDel="00BB2C9B">
          <w:rPr>
            <w:rFonts w:eastAsia="MS Mincho"/>
          </w:rPr>
          <w:delText>"</w:delText>
        </w:r>
      </w:del>
      <w:ins w:id="1351" w:author="Gavin Rawson" w:date="2024-07-16T15:10:00Z" w16du:dateUtc="2024-07-16T14:10:00Z">
        <w:r w:rsidR="00400A55">
          <w:rPr>
            <w:rFonts w:eastAsia="MS Mincho"/>
          </w:rPr>
          <w:t>,</w:t>
        </w:r>
      </w:ins>
      <w:ins w:id="1352" w:author="Gavin Rawson" w:date="2024-07-17T07:54:00Z" w16du:dateUtc="2024-07-17T06:54:00Z">
        <w:r w:rsidR="00684730">
          <w:rPr>
            <w:rFonts w:eastAsia="MS Mincho"/>
          </w:rPr>
          <w:t>{</w:t>
        </w:r>
      </w:ins>
      <w:ins w:id="1353" w:author="Gavin Rawson" w:date="2024-07-17T07:53:00Z" w16du:dateUtc="2024-07-17T06:53:00Z">
        <w:r w:rsidR="00123855" w:rsidRPr="00BA7567">
          <w:rPr>
            <w:rFonts w:eastAsia="MS Mincho"/>
          </w:rPr>
          <w:t>"</w:t>
        </w:r>
      </w:ins>
      <w:ins w:id="1354" w:author="Gavin Rawson" w:date="2024-07-16T15:10:00Z" w16du:dateUtc="2024-07-16T14:10:00Z">
        <w:r w:rsidR="00400A55">
          <w:rPr>
            <w:rFonts w:eastAsia="MS Mincho"/>
          </w:rPr>
          <w:t>a</w:t>
        </w:r>
      </w:ins>
      <w:ins w:id="1355" w:author="Gavin Rawson" w:date="2024-07-16T15:11:00Z" w16du:dateUtc="2024-07-16T14:11:00Z">
        <w:r w:rsidR="00400A55">
          <w:rPr>
            <w:rFonts w:eastAsia="MS Mincho"/>
          </w:rPr>
          <w:t>i</w:t>
        </w:r>
      </w:ins>
      <w:ins w:id="1356" w:author="Gavin Rawson" w:date="2024-07-17T07:53:00Z" w16du:dateUtc="2024-07-17T06:53:00Z">
        <w:r w:rsidR="00123855" w:rsidRPr="00BA7567">
          <w:rPr>
            <w:rFonts w:eastAsia="MS Mincho"/>
          </w:rPr>
          <w:t>"</w:t>
        </w:r>
      </w:ins>
      <w:ins w:id="1357" w:author="Gavin Rawson" w:date="2024-07-16T15:11:00Z" w16du:dateUtc="2024-07-16T14:11:00Z">
        <w:r w:rsidR="00400A55">
          <w:rPr>
            <w:rFonts w:eastAsia="MS Mincho"/>
          </w:rPr>
          <w:t>:2</w:t>
        </w:r>
      </w:ins>
      <w:ins w:id="1358" w:author="Gavin Rawson" w:date="2024-07-17T07:54:00Z" w16du:dateUtc="2024-07-17T06:54:00Z">
        <w:r w:rsidR="00684730">
          <w:rPr>
            <w:rFonts w:eastAsia="MS Mincho"/>
          </w:rPr>
          <w:t>}</w:t>
        </w:r>
      </w:ins>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04A437E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359" w:author="Gavin Rawson" w:date="2024-07-17T07:55:00Z" w16du:dateUtc="2024-07-17T06:55:00Z">
        <w:r w:rsidR="00B916B2">
          <w:rPr>
            <w:rFonts w:eastAsia="MS Mincho"/>
          </w:rPr>
          <w:t>c</w:t>
        </w:r>
      </w:ins>
      <w:del w:id="1360" w:author="Gavin Rawson" w:date="2024-07-17T07:55:00Z" w16du:dateUtc="2024-07-17T06:55:00Z">
        <w:r w:rsidRPr="00BA7567" w:rsidDel="00B916B2">
          <w:rPr>
            <w:rFonts w:eastAsia="MS Mincho"/>
          </w:rPr>
          <w:delText>C</w:delText>
        </w:r>
      </w:del>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00CE356E" w:rsidR="000D6ED9" w:rsidRPr="00BA7567" w:rsidRDefault="000D6ED9" w:rsidP="000D6ED9">
      <w:pPr>
        <w:pStyle w:val="Code"/>
      </w:pPr>
      <w:r w:rsidRPr="00BA7567">
        <w:t xml:space="preserve">    </w:t>
      </w:r>
      <w:r w:rsidRPr="00BA7567">
        <w:rPr>
          <w:color w:val="C45911" w:themeColor="accent2" w:themeShade="BF"/>
        </w:rPr>
        <w:t>"data"</w:t>
      </w:r>
      <w:r w:rsidRPr="00BA7567">
        <w:t>:"</w:t>
      </w:r>
      <w:ins w:id="1361" w:author="Gavin Rawson" w:date="2024-07-17T07:56:00Z" w16du:dateUtc="2024-07-17T06:56:00Z">
        <w:r w:rsidR="006A219A">
          <w:t>h</w:t>
        </w:r>
      </w:ins>
      <w:del w:id="1362" w:author="Gavin Rawson" w:date="2024-07-17T07:56:00Z" w16du:dateUtc="2024-07-17T06:56:00Z">
        <w:r w:rsidRPr="00BA7567" w:rsidDel="006A219A">
          <w:delText>H</w:delText>
        </w:r>
      </w:del>
      <w:r w:rsidRPr="00BA7567">
        <w:t xml:space="preserve">istory", </w:t>
      </w:r>
    </w:p>
    <w:p w14:paraId="7F024E1C" w14:textId="18F73172" w:rsidR="000D6ED9" w:rsidRPr="00BA7567" w:rsidRDefault="000D6ED9" w:rsidP="000D6ED9">
      <w:pPr>
        <w:pStyle w:val="Code"/>
      </w:pPr>
      <w:r w:rsidRPr="00BA7567">
        <w:t xml:space="preserve">    </w:t>
      </w:r>
      <w:ins w:id="1363" w:author="Gavin Rawson" w:date="2024-07-17T07:54:00Z" w16du:dateUtc="2024-07-17T06:54:00Z">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ins>
      <w:del w:id="1364" w:author="Gavin Rawson" w:date="2024-07-16T15:11:00Z" w16du:dateUtc="2024-07-16T14:11:00Z">
        <w:r w:rsidR="00620AA0" w:rsidRPr="00BA7567" w:rsidDel="007142D7">
          <w:rPr>
            <w:color w:val="C45911" w:themeColor="accent2" w:themeShade="BF"/>
          </w:rPr>
          <w:delText>"n"</w:delText>
        </w:r>
        <w:r w:rsidR="00620AA0" w:rsidRPr="00BA7567" w:rsidDel="007142D7">
          <w:delText>:</w:delText>
        </w:r>
      </w:del>
      <w:r w:rsidR="00620AA0" w:rsidRPr="00BA7567">
        <w:t>[</w:t>
      </w:r>
      <w:ins w:id="1365" w:author="Gavin Rawson" w:date="2024-07-17T07:54:00Z" w16du:dateUtc="2024-07-17T06:54:00Z">
        <w:r w:rsidR="00B916B2">
          <w:t>{</w:t>
        </w:r>
      </w:ins>
      <w:r w:rsidR="00620AA0" w:rsidRPr="00BA7567">
        <w:t>"a</w:t>
      </w:r>
      <w:ins w:id="1366" w:author="Gavin Rawson" w:date="2024-07-16T15:11:00Z" w16du:dateUtc="2024-07-16T14:11:00Z">
        <w:r w:rsidR="007142D7">
          <w:t>”</w:t>
        </w:r>
      </w:ins>
      <w:ins w:id="1367" w:author="Gavin Rawson" w:date="2024-07-17T07:54:00Z" w16du:dateUtc="2024-07-17T06:54:00Z">
        <w:r w:rsidR="00B916B2">
          <w:t>:</w:t>
        </w:r>
      </w:ins>
      <w:del w:id="1368" w:author="Gavin Rawson" w:date="2024-07-16T15:11:00Z" w16du:dateUtc="2024-07-16T14:11:00Z">
        <w:r w:rsidR="00620AA0" w:rsidRPr="00BA7567" w:rsidDel="007142D7">
          <w:delText>i:</w:delText>
        </w:r>
      </w:del>
      <w:r w:rsidR="00620AA0" w:rsidRPr="00BA7567">
        <w:t>1</w:t>
      </w:r>
      <w:ins w:id="1369" w:author="Gavin Rawson" w:date="2024-07-17T07:55:00Z" w16du:dateUtc="2024-07-17T06:55:00Z">
        <w:r w:rsidR="00B916B2">
          <w:t>}</w:t>
        </w:r>
      </w:ins>
      <w:del w:id="1370" w:author="Gavin Rawson" w:date="2024-07-16T15:11:00Z" w16du:dateUtc="2024-07-16T14:11:00Z">
        <w:r w:rsidRPr="00BA7567" w:rsidDel="007142D7">
          <w:delText>"</w:delText>
        </w:r>
      </w:del>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4426178F" w:rsidR="005C2661" w:rsidRPr="00BA7567" w:rsidRDefault="005C2661" w:rsidP="005C2661">
      <w:pPr>
        <w:pStyle w:val="Code"/>
      </w:pPr>
      <w:r w:rsidRPr="00BA7567">
        <w:t xml:space="preserve">    </w:t>
      </w:r>
      <w:r w:rsidRPr="00BA7567">
        <w:rPr>
          <w:color w:val="C45911" w:themeColor="accent2" w:themeShade="BF"/>
        </w:rPr>
        <w:t>"data"</w:t>
      </w:r>
      <w:r w:rsidRPr="00BA7567">
        <w:t>:"</w:t>
      </w:r>
      <w:ins w:id="1371" w:author="Gavin Rawson" w:date="2024-07-17T07:55:00Z" w16du:dateUtc="2024-07-17T06:55:00Z">
        <w:r w:rsidR="006A219A">
          <w:t>h</w:t>
        </w:r>
      </w:ins>
      <w:del w:id="1372" w:author="Gavin Rawson" w:date="2024-07-17T07:55:00Z" w16du:dateUtc="2024-07-17T06:55:00Z">
        <w:r w:rsidRPr="00BA7567" w:rsidDel="006A219A">
          <w:delText>H</w:delText>
        </w:r>
      </w:del>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803C444" w:rsidR="00FA1683" w:rsidRDefault="00C50BE3" w:rsidP="00D46C42">
      <w:pPr>
        <w:pStyle w:val="Caption"/>
      </w:pPr>
      <w:bookmarkStart w:id="1373" w:name="_Toc170288663"/>
      <w:r w:rsidRPr="00BA7567">
        <w:t xml:space="preserve">Table </w:t>
      </w:r>
      <w:r>
        <w:fldChar w:fldCharType="begin"/>
      </w:r>
      <w:r>
        <w:instrText xml:space="preserve"> SEQ Table \* ARABIC </w:instrText>
      </w:r>
      <w:r>
        <w:fldChar w:fldCharType="separate"/>
      </w:r>
      <w:r w:rsidR="00B048D0">
        <w:rPr>
          <w:noProof/>
        </w:rPr>
        <w:t>24</w:t>
      </w:r>
      <w:r>
        <w:rPr>
          <w:noProof/>
        </w:rPr>
        <w:fldChar w:fldCharType="end"/>
      </w:r>
      <w:r w:rsidR="00D46C42" w:rsidRPr="00BA7567">
        <w:tab/>
        <w:t>Elements of the data request message</w:t>
      </w:r>
      <w:bookmarkEnd w:id="1373"/>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681676">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681676">
            <w:pPr>
              <w:pStyle w:val="TableText"/>
            </w:pPr>
            <w:r>
              <w:t>String</w:t>
            </w:r>
          </w:p>
        </w:tc>
        <w:tc>
          <w:tcPr>
            <w:tcW w:w="1635" w:type="dxa"/>
          </w:tcPr>
          <w:p w14:paraId="193494BC" w14:textId="474CF825" w:rsidR="006C6012" w:rsidRPr="007B3C04" w:rsidRDefault="00392275" w:rsidP="00681676">
            <w:pPr>
              <w:pStyle w:val="TableText"/>
            </w:pPr>
            <w:r>
              <w:t>data</w:t>
            </w:r>
          </w:p>
        </w:tc>
        <w:tc>
          <w:tcPr>
            <w:tcW w:w="1703" w:type="dxa"/>
          </w:tcPr>
          <w:p w14:paraId="113AA559" w14:textId="6B0D4B4C" w:rsidR="006C6012" w:rsidRPr="007B3C04" w:rsidRDefault="00856175" w:rsidP="00681676">
            <w:pPr>
              <w:pStyle w:val="TableText"/>
            </w:pPr>
            <w:r>
              <w:t>Yes</w:t>
            </w:r>
          </w:p>
        </w:tc>
        <w:tc>
          <w:tcPr>
            <w:tcW w:w="3123" w:type="dxa"/>
          </w:tcPr>
          <w:p w14:paraId="11E611E4" w14:textId="7302E2E1" w:rsidR="006C6012" w:rsidRPr="007B3C04" w:rsidRDefault="00856175" w:rsidP="00681676">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681676">
            <w:pPr>
              <w:pStyle w:val="TableText"/>
            </w:pPr>
            <w:r>
              <w:t>Point ID List</w:t>
            </w:r>
          </w:p>
        </w:tc>
        <w:tc>
          <w:tcPr>
            <w:tcW w:w="1062" w:type="dxa"/>
          </w:tcPr>
          <w:p w14:paraId="400A5818" w14:textId="29C563F1" w:rsidR="006C6012" w:rsidRPr="007B3C04" w:rsidRDefault="002E1A73" w:rsidP="00681676">
            <w:pPr>
              <w:pStyle w:val="TableText"/>
            </w:pPr>
            <w:r>
              <w:t>String Array</w:t>
            </w:r>
          </w:p>
        </w:tc>
        <w:tc>
          <w:tcPr>
            <w:tcW w:w="1635" w:type="dxa"/>
          </w:tcPr>
          <w:p w14:paraId="67E27858" w14:textId="5463360F" w:rsidR="006C6012" w:rsidRPr="007B3C04" w:rsidRDefault="002E1A73" w:rsidP="00681676">
            <w:pPr>
              <w:pStyle w:val="TableText"/>
            </w:pPr>
            <w:r>
              <w:t>n</w:t>
            </w:r>
          </w:p>
        </w:tc>
        <w:tc>
          <w:tcPr>
            <w:tcW w:w="1703" w:type="dxa"/>
          </w:tcPr>
          <w:p w14:paraId="762FA9D2" w14:textId="389D37A4" w:rsidR="006C6012" w:rsidRPr="007B3C04" w:rsidRDefault="00117965" w:rsidP="00681676">
            <w:pPr>
              <w:pStyle w:val="TableText"/>
            </w:pPr>
            <w:r>
              <w:t>No</w:t>
            </w:r>
          </w:p>
        </w:tc>
        <w:tc>
          <w:tcPr>
            <w:tcW w:w="3123" w:type="dxa"/>
          </w:tcPr>
          <w:p w14:paraId="1D92E609" w14:textId="16ACD476" w:rsidR="006C6012" w:rsidRPr="007B3C04" w:rsidRDefault="00117965" w:rsidP="00681676">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681676">
            <w:pPr>
              <w:pStyle w:val="TableText"/>
            </w:pPr>
            <w:r>
              <w:t>Point Name List</w:t>
            </w:r>
          </w:p>
        </w:tc>
        <w:tc>
          <w:tcPr>
            <w:tcW w:w="1062" w:type="dxa"/>
          </w:tcPr>
          <w:p w14:paraId="04322012" w14:textId="1075421C" w:rsidR="006C6012" w:rsidRPr="007B3C04" w:rsidRDefault="00117965" w:rsidP="00681676">
            <w:pPr>
              <w:pStyle w:val="TableText"/>
            </w:pPr>
            <w:r>
              <w:t>String Array</w:t>
            </w:r>
          </w:p>
        </w:tc>
        <w:tc>
          <w:tcPr>
            <w:tcW w:w="1635" w:type="dxa"/>
          </w:tcPr>
          <w:p w14:paraId="12050CD6" w14:textId="7B971072" w:rsidR="006C6012" w:rsidRPr="007B3C04" w:rsidRDefault="00B86E80" w:rsidP="00681676">
            <w:pPr>
              <w:pStyle w:val="TableText"/>
            </w:pPr>
            <w:r>
              <w:t>name</w:t>
            </w:r>
          </w:p>
        </w:tc>
        <w:tc>
          <w:tcPr>
            <w:tcW w:w="1703" w:type="dxa"/>
          </w:tcPr>
          <w:p w14:paraId="66CA2D5B" w14:textId="64DAA242" w:rsidR="006C6012" w:rsidRPr="007B3C04" w:rsidRDefault="00F8389A" w:rsidP="00681676">
            <w:pPr>
              <w:pStyle w:val="TableText"/>
            </w:pPr>
            <w:r>
              <w:t>No</w:t>
            </w:r>
          </w:p>
        </w:tc>
        <w:tc>
          <w:tcPr>
            <w:tcW w:w="3123" w:type="dxa"/>
          </w:tcPr>
          <w:p w14:paraId="753ADE10" w14:textId="2AA6C556" w:rsidR="006C6012" w:rsidRPr="007B3C04" w:rsidRDefault="00F8389A" w:rsidP="00681676">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681676">
            <w:pPr>
              <w:pStyle w:val="TableText"/>
            </w:pPr>
            <w:r>
              <w:t>Start Time</w:t>
            </w:r>
          </w:p>
        </w:tc>
        <w:tc>
          <w:tcPr>
            <w:tcW w:w="1062" w:type="dxa"/>
          </w:tcPr>
          <w:p w14:paraId="13821F24" w14:textId="7C86EDF4" w:rsidR="006C6012" w:rsidRPr="007B3C04" w:rsidRDefault="00C32286" w:rsidP="00681676">
            <w:pPr>
              <w:pStyle w:val="TableText"/>
            </w:pPr>
            <w:r>
              <w:t>Integer</w:t>
            </w:r>
          </w:p>
        </w:tc>
        <w:tc>
          <w:tcPr>
            <w:tcW w:w="1635" w:type="dxa"/>
          </w:tcPr>
          <w:p w14:paraId="01F17675" w14:textId="73204811" w:rsidR="006C6012" w:rsidRPr="007B3C04" w:rsidRDefault="0040359E" w:rsidP="00681676">
            <w:pPr>
              <w:pStyle w:val="TableText"/>
            </w:pPr>
            <w:r>
              <w:t>start</w:t>
            </w:r>
          </w:p>
        </w:tc>
        <w:tc>
          <w:tcPr>
            <w:tcW w:w="1703" w:type="dxa"/>
          </w:tcPr>
          <w:p w14:paraId="275A19D5" w14:textId="6E7C866B" w:rsidR="006C6012" w:rsidRPr="007B3C04" w:rsidRDefault="00C32286" w:rsidP="00681676">
            <w:pPr>
              <w:pStyle w:val="TableText"/>
            </w:pPr>
            <w:r>
              <w:t>No</w:t>
            </w:r>
          </w:p>
        </w:tc>
        <w:tc>
          <w:tcPr>
            <w:tcW w:w="3123" w:type="dxa"/>
          </w:tcPr>
          <w:p w14:paraId="469DC41E" w14:textId="1008D568" w:rsidR="006C6012" w:rsidRPr="007B3C04" w:rsidRDefault="00C32286" w:rsidP="00681676">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681676">
            <w:pPr>
              <w:pStyle w:val="TableText"/>
            </w:pPr>
            <w:r>
              <w:t>End Time</w:t>
            </w:r>
          </w:p>
        </w:tc>
        <w:tc>
          <w:tcPr>
            <w:tcW w:w="1062" w:type="dxa"/>
          </w:tcPr>
          <w:p w14:paraId="7766CF4F" w14:textId="60062AAC" w:rsidR="006C6012" w:rsidRPr="007B3C04" w:rsidRDefault="0040359E" w:rsidP="00681676">
            <w:pPr>
              <w:pStyle w:val="TableText"/>
            </w:pPr>
            <w:r>
              <w:t>Integer</w:t>
            </w:r>
          </w:p>
        </w:tc>
        <w:tc>
          <w:tcPr>
            <w:tcW w:w="1635" w:type="dxa"/>
          </w:tcPr>
          <w:p w14:paraId="3E2BFED0" w14:textId="2AFF45CE" w:rsidR="006C6012" w:rsidRPr="007B3C04" w:rsidRDefault="0040359E" w:rsidP="00681676">
            <w:pPr>
              <w:pStyle w:val="TableText"/>
            </w:pPr>
            <w:r>
              <w:t>end</w:t>
            </w:r>
          </w:p>
        </w:tc>
        <w:tc>
          <w:tcPr>
            <w:tcW w:w="1703" w:type="dxa"/>
          </w:tcPr>
          <w:p w14:paraId="38DB47CE" w14:textId="13CB4686" w:rsidR="006C6012" w:rsidRPr="007B3C04" w:rsidRDefault="0098382D" w:rsidP="00681676">
            <w:pPr>
              <w:pStyle w:val="TableText"/>
            </w:pPr>
            <w:r>
              <w:t>No</w:t>
            </w:r>
          </w:p>
        </w:tc>
        <w:tc>
          <w:tcPr>
            <w:tcW w:w="3123" w:type="dxa"/>
          </w:tcPr>
          <w:p w14:paraId="4F5E864C" w14:textId="0738DCA7" w:rsidR="006C6012" w:rsidRPr="007B3C04" w:rsidRDefault="0098382D" w:rsidP="00681676">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374" w:name="_Toc172098973"/>
      <w:r>
        <w:lastRenderedPageBreak/>
        <w:t xml:space="preserve">Field </w:t>
      </w:r>
      <w:r w:rsidR="006B0494">
        <w:t>devic</w:t>
      </w:r>
      <w:r>
        <w:t>e core blocks</w:t>
      </w:r>
      <w:bookmarkEnd w:id="1374"/>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6D1AB45"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048D0">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375" w:author="Gavin Rawson" w:date="2024-07-17T10:16:00Z" w16du:dateUtc="2024-07-17T09:16:00Z">
        <w:r w:rsidR="00B048D0" w:rsidRPr="00B048D0">
          <w:rPr>
            <w:rStyle w:val="Crossreference"/>
            <w:rPrChange w:id="1376" w:author="Gavin Rawson" w:date="2024-07-17T10:16:00Z" w16du:dateUtc="2024-07-17T09:16:00Z">
              <w:rPr/>
            </w:rPrChange>
          </w:rPr>
          <w:t>Payload compression</w:t>
        </w:r>
      </w:ins>
      <w:del w:id="1377"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378" w:name="_Ref160026567"/>
      <w:bookmarkStart w:id="1379" w:name="_Toc172098974"/>
      <w:r>
        <w:lastRenderedPageBreak/>
        <w:t>Use of MQTT</w:t>
      </w:r>
      <w:bookmarkEnd w:id="1378"/>
      <w:bookmarkEnd w:id="1379"/>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380" w:name="_Toc172098975"/>
      <w:r w:rsidRPr="00B176E4">
        <w:t>Retained messages and connection state</w:t>
      </w:r>
      <w:bookmarkEnd w:id="1380"/>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381" w:name="_Toc156487355"/>
      <w:bookmarkStart w:id="1382" w:name="_Toc172098976"/>
      <w:r>
        <w:t>Publish/</w:t>
      </w:r>
      <w:r w:rsidR="0012344C">
        <w:t>subscribe</w:t>
      </w:r>
      <w:r>
        <w:t xml:space="preserve"> transports</w:t>
      </w:r>
      <w:bookmarkEnd w:id="1381"/>
      <w:bookmarkEnd w:id="1382"/>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383" w:name="_Toc172098977"/>
      <w:r>
        <w:t>Payload</w:t>
      </w:r>
      <w:bookmarkEnd w:id="1383"/>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384" w:name="_Ref162949991"/>
      <w:bookmarkStart w:id="1385" w:name="_Toc172098978"/>
      <w:r>
        <w:lastRenderedPageBreak/>
        <w:t>Payload compression</w:t>
      </w:r>
      <w:bookmarkEnd w:id="1384"/>
      <w:bookmarkEnd w:id="1385"/>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386" w:name="_Toc172098979"/>
      <w:r>
        <w:t xml:space="preserve">Other </w:t>
      </w:r>
      <w:r w:rsidR="0012344C">
        <w:t>topics</w:t>
      </w:r>
      <w:bookmarkEnd w:id="1386"/>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387" w:name="_Toc156487360"/>
      <w:bookmarkStart w:id="1388" w:name="_Toc172098980"/>
      <w:r>
        <w:t>Getdeviceinfo</w:t>
      </w:r>
      <w:bookmarkEnd w:id="1387"/>
      <w:bookmarkEnd w:id="1388"/>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389" w:name="_Toc156487361"/>
      <w:bookmarkStart w:id="1390" w:name="_Toc172098981"/>
      <w:r>
        <w:t xml:space="preserve">Maintaining </w:t>
      </w:r>
      <w:bookmarkEnd w:id="1389"/>
      <w:r w:rsidR="0012344C">
        <w:t>time</w:t>
      </w:r>
      <w:bookmarkEnd w:id="1390"/>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391" w:name="_Toc156487362"/>
      <w:bookmarkStart w:id="1392" w:name="_Toc172098982"/>
      <w:r>
        <w:lastRenderedPageBreak/>
        <w:t xml:space="preserve">Communications, QoS, </w:t>
      </w:r>
      <w:bookmarkEnd w:id="1391"/>
      <w:r w:rsidR="0012344C">
        <w:t>retention</w:t>
      </w:r>
      <w:bookmarkEnd w:id="1392"/>
    </w:p>
    <w:p w14:paraId="48A88406" w14:textId="6F078409"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048D0">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393" w:name="_Toc172098983"/>
      <w:r>
        <w:lastRenderedPageBreak/>
        <w:t>Fi</w:t>
      </w:r>
      <w:r w:rsidR="00C9038A">
        <w:t>el</w:t>
      </w:r>
      <w:r>
        <w:t xml:space="preserve">d </w:t>
      </w:r>
      <w:r w:rsidR="0012344C">
        <w:t>device</w:t>
      </w:r>
      <w:r>
        <w:t xml:space="preserve"> lifecycle</w:t>
      </w:r>
      <w:bookmarkEnd w:id="1393"/>
    </w:p>
    <w:p w14:paraId="63CC4D64" w14:textId="19EA75C0"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394" w:author="Gavin Rawson" w:date="2024-07-17T10:16:00Z" w16du:dateUtc="2024-07-17T09:16:00Z">
        <w:r w:rsidR="00B048D0" w:rsidRPr="00B048D0">
          <w:rPr>
            <w:rStyle w:val="Crossreference"/>
            <w:rPrChange w:id="1395" w:author="Gavin Rawson" w:date="2024-07-17T10:16:00Z" w16du:dateUtc="2024-07-17T09:16:00Z">
              <w:rPr/>
            </w:rPrChange>
          </w:rPr>
          <w:t xml:space="preserve">Figure </w:t>
        </w:r>
        <w:r w:rsidR="00B048D0" w:rsidRPr="00B048D0">
          <w:rPr>
            <w:rStyle w:val="Crossreference"/>
            <w:rPrChange w:id="1396" w:author="Gavin Rawson" w:date="2024-07-17T10:16:00Z" w16du:dateUtc="2024-07-17T09:16:00Z">
              <w:rPr>
                <w:noProof/>
              </w:rPr>
            </w:rPrChange>
          </w:rPr>
          <w:t>12</w:t>
        </w:r>
      </w:ins>
      <w:del w:id="1397"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94CA71E" w:rsidR="00272391" w:rsidRDefault="00272391" w:rsidP="00272391">
      <w:pPr>
        <w:pStyle w:val="Caption"/>
      </w:pPr>
      <w:bookmarkStart w:id="1398" w:name="_Ref161393121"/>
      <w:bookmarkStart w:id="1399" w:name="_Toc170288639"/>
      <w:r>
        <w:t xml:space="preserve">Figure </w:t>
      </w:r>
      <w:r>
        <w:fldChar w:fldCharType="begin"/>
      </w:r>
      <w:r>
        <w:instrText xml:space="preserve"> SEQ Figure \* ARABIC </w:instrText>
      </w:r>
      <w:r>
        <w:fldChar w:fldCharType="separate"/>
      </w:r>
      <w:r w:rsidR="00B048D0">
        <w:rPr>
          <w:noProof/>
        </w:rPr>
        <w:t>12</w:t>
      </w:r>
      <w:r>
        <w:rPr>
          <w:noProof/>
        </w:rPr>
        <w:fldChar w:fldCharType="end"/>
      </w:r>
      <w:bookmarkEnd w:id="1398"/>
      <w:r>
        <w:tab/>
        <w:t>Connection state model</w:t>
      </w:r>
      <w:bookmarkEnd w:id="1399"/>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400" w:name="_Toc172098984"/>
      <w:r>
        <w:t>Status message</w:t>
      </w:r>
      <w:bookmarkEnd w:id="1400"/>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401" w:name="_Last_Will_and"/>
      <w:bookmarkStart w:id="1402" w:name="_Toc156487366"/>
      <w:bookmarkStart w:id="1403" w:name="_Toc172098985"/>
      <w:bookmarkEnd w:id="1401"/>
      <w:r>
        <w:t xml:space="preserve">Last </w:t>
      </w:r>
      <w:r w:rsidR="00DB0F88">
        <w:t>Will</w:t>
      </w:r>
      <w:r w:rsidR="0012344C">
        <w:t xml:space="preserve"> and </w:t>
      </w:r>
      <w:bookmarkEnd w:id="1402"/>
      <w:r w:rsidR="00DB0F88">
        <w:t>Testament</w:t>
      </w:r>
      <w:bookmarkEnd w:id="1403"/>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404" w:name="_Toc156487367"/>
      <w:bookmarkStart w:id="1405" w:name="_Toc172098986"/>
      <w:r>
        <w:t xml:space="preserve">Field </w:t>
      </w:r>
      <w:r w:rsidR="0012344C">
        <w:t>device replacement</w:t>
      </w:r>
      <w:bookmarkEnd w:id="1404"/>
      <w:bookmarkEnd w:id="1405"/>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406" w:name="_Toc172098987"/>
      <w:r>
        <w:lastRenderedPageBreak/>
        <w:t>Security</w:t>
      </w:r>
      <w:bookmarkEnd w:id="1406"/>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407" w:name="_Toc162423095"/>
      <w:bookmarkStart w:id="1408" w:name="_Toc162423686"/>
      <w:bookmarkStart w:id="1409" w:name="_Toc172098988"/>
      <w:r>
        <w:lastRenderedPageBreak/>
        <w:t>Class names and ontology</w:t>
      </w:r>
      <w:bookmarkEnd w:id="1407"/>
      <w:bookmarkEnd w:id="1408"/>
      <w:bookmarkEnd w:id="1409"/>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410" w:name="_Toc162423096"/>
      <w:bookmarkStart w:id="1411" w:name="_Toc162423687"/>
      <w:bookmarkStart w:id="1412" w:name="_Toc172098989"/>
      <w:r>
        <w:t>Fixed class names</w:t>
      </w:r>
      <w:bookmarkEnd w:id="1410"/>
      <w:bookmarkEnd w:id="1411"/>
      <w:bookmarkEnd w:id="1412"/>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16AD4787" w:rsidR="00DB49C5" w:rsidRDefault="00DB49C5" w:rsidP="00DB49C5">
      <w:pPr>
        <w:pStyle w:val="Caption"/>
      </w:pPr>
      <w:bookmarkStart w:id="1413" w:name="_Toc162423151"/>
      <w:bookmarkStart w:id="1414" w:name="_Toc162423742"/>
      <w:bookmarkStart w:id="1415" w:name="_Toc170288664"/>
      <w:r>
        <w:t xml:space="preserve">Table </w:t>
      </w:r>
      <w:r>
        <w:fldChar w:fldCharType="begin"/>
      </w:r>
      <w:r>
        <w:instrText xml:space="preserve"> SEQ Table \* ARABIC </w:instrText>
      </w:r>
      <w:r>
        <w:fldChar w:fldCharType="separate"/>
      </w:r>
      <w:r w:rsidR="00B048D0">
        <w:rPr>
          <w:noProof/>
        </w:rPr>
        <w:t>25</w:t>
      </w:r>
      <w:r>
        <w:rPr>
          <w:noProof/>
        </w:rPr>
        <w:fldChar w:fldCharType="end"/>
      </w:r>
      <w:r>
        <w:tab/>
        <w:t>Fixed class names</w:t>
      </w:r>
      <w:bookmarkEnd w:id="1413"/>
      <w:bookmarkEnd w:id="1414"/>
      <w:bookmarkEnd w:id="1415"/>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681676">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681676">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681676">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681676">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681676">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681676">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681676">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681676">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681676">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681676">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681676">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681676">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681676">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681676">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681676">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681676">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681676">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681676">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681676">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681676">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681676">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681676">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681676">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681676">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681676">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681676">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681676">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681676">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681676">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681676">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681676">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681676">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681676">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681676">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681676">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681676">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681676">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681676">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681676">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681676">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681676">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681676">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681676">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681676">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681676">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681676">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681676">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681676">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681676">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681676">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681676">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681676">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681676">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681676">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681676">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681676">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681676">
            <w:pPr>
              <w:pStyle w:val="TableText"/>
            </w:pPr>
            <w:bookmarkStart w:id="1416"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681676">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681676">
            <w:pPr>
              <w:pStyle w:val="TableText"/>
            </w:pPr>
            <w:r w:rsidRPr="004B3F83">
              <w:t>deg.C</w:t>
            </w:r>
          </w:p>
        </w:tc>
        <w:bookmarkEnd w:id="1416"/>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681676">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681676">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681676">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681676">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681676">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681676">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681676">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681676">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681676">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681676">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681676">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681676">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681676">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681676">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681676">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681676">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681676">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681676">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681676">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681676">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681676">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681676">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681676">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681676">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681676">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681676">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681676">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681676">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681676">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681676">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681676">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681676">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681676">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681676">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681676">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681676">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681676">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681676">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681676">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681676">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681676">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681676">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681676">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681676">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681676">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681676">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681676">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681676">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681676">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681676">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681676">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681676">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681676">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681676">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681676">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681676">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681676">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681676">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681676">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681676">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681676">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681676">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417" w:name="_Toc172098990"/>
      <w:bookmarkStart w:id="1418" w:name="_Toc162423097"/>
      <w:bookmarkStart w:id="1419" w:name="_Toc162423688"/>
      <w:r w:rsidRPr="00670623">
        <w:lastRenderedPageBreak/>
        <w:t>F</w:t>
      </w:r>
      <w:r w:rsidR="00686D0D" w:rsidRPr="00670623">
        <w:t>ield device profile extensions and layout</w:t>
      </w:r>
      <w:bookmarkEnd w:id="1417"/>
    </w:p>
    <w:p w14:paraId="3B7A4F4E" w14:textId="6560B810" w:rsidR="00DB49C5" w:rsidRDefault="00DB49C5" w:rsidP="005600C9">
      <w:pPr>
        <w:pStyle w:val="Heading2"/>
      </w:pPr>
      <w:bookmarkStart w:id="1420" w:name="_Toc172098991"/>
      <w:r>
        <w:t>Vendor extensions</w:t>
      </w:r>
      <w:bookmarkEnd w:id="1418"/>
      <w:bookmarkEnd w:id="1419"/>
      <w:bookmarkEnd w:id="1420"/>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421" w:name="_Toc162423098"/>
      <w:bookmarkStart w:id="1422" w:name="_Toc162423689"/>
      <w:bookmarkStart w:id="1423" w:name="_Toc172098992"/>
      <w:r>
        <w:t>New properties</w:t>
      </w:r>
      <w:bookmarkEnd w:id="1421"/>
      <w:bookmarkEnd w:id="1422"/>
      <w:bookmarkEnd w:id="1423"/>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424" w:name="_Toc162423099"/>
      <w:bookmarkStart w:id="1425" w:name="_Toc162423690"/>
      <w:bookmarkStart w:id="1426" w:name="_Toc172098993"/>
      <w:r>
        <w:t>New objects</w:t>
      </w:r>
      <w:bookmarkEnd w:id="1424"/>
      <w:bookmarkEnd w:id="1425"/>
      <w:bookmarkEnd w:id="1426"/>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427" w:name="_Toc162423100"/>
      <w:bookmarkStart w:id="1428" w:name="_Toc162423691"/>
      <w:bookmarkStart w:id="1429" w:name="_Toc172098994"/>
      <w:r>
        <w:t>Translation</w:t>
      </w:r>
      <w:bookmarkEnd w:id="1427"/>
      <w:bookmarkEnd w:id="1428"/>
      <w:bookmarkEnd w:id="1429"/>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430" w:name="_Toc162423101"/>
      <w:bookmarkStart w:id="1431" w:name="_Toc162423692"/>
      <w:bookmarkStart w:id="1432" w:name="_Toc172098995"/>
      <w:r>
        <w:t>Suggesting SA UI layout</w:t>
      </w:r>
      <w:bookmarkEnd w:id="1430"/>
      <w:bookmarkEnd w:id="1431"/>
      <w:bookmarkEnd w:id="1432"/>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433" w:name="_Toc162423102"/>
      <w:bookmarkStart w:id="1434" w:name="_Toc162423693"/>
      <w:bookmarkStart w:id="1435" w:name="_Toc172098996"/>
      <w:r>
        <w:t>configFields</w:t>
      </w:r>
      <w:bookmarkEnd w:id="1433"/>
      <w:bookmarkEnd w:id="1434"/>
      <w:bookmarkEnd w:id="1435"/>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436" w:name="_Toc162423103"/>
      <w:bookmarkStart w:id="1437" w:name="_Toc162423694"/>
      <w:bookmarkStart w:id="1438" w:name="_Toc172098997"/>
      <w:r>
        <w:t>Group</w:t>
      </w:r>
      <w:bookmarkEnd w:id="1436"/>
      <w:bookmarkEnd w:id="1437"/>
      <w:bookmarkEnd w:id="1438"/>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439" w:name="_Ref160025839"/>
      <w:bookmarkStart w:id="1440" w:name="_Toc162423104"/>
      <w:bookmarkStart w:id="1441" w:name="_Toc162423695"/>
      <w:bookmarkStart w:id="1442" w:name="_Toc172098998"/>
      <w:r>
        <w:lastRenderedPageBreak/>
        <w:t>Example use cases</w:t>
      </w:r>
      <w:bookmarkEnd w:id="1439"/>
      <w:bookmarkEnd w:id="1440"/>
      <w:bookmarkEnd w:id="1441"/>
      <w:bookmarkEnd w:id="1442"/>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443" w:name="_Toc156487379"/>
    </w:p>
    <w:p w14:paraId="4EC08F38" w14:textId="77777777" w:rsidR="00DB49C5" w:rsidRPr="00D86809" w:rsidRDefault="00DB49C5" w:rsidP="00DB49C5">
      <w:pPr>
        <w:pStyle w:val="Heading2"/>
        <w:ind w:left="578" w:hanging="578"/>
        <w:rPr>
          <w:rFonts w:eastAsia="DengXian Light"/>
          <w:lang w:eastAsia="en-US"/>
        </w:rPr>
      </w:pPr>
      <w:bookmarkStart w:id="1444" w:name="_Toc162423105"/>
      <w:bookmarkStart w:id="1445" w:name="_Toc162423696"/>
      <w:bookmarkStart w:id="1446" w:name="_Toc172098999"/>
      <w:r w:rsidRPr="00D86809">
        <w:rPr>
          <w:rFonts w:eastAsia="DengXian Light"/>
          <w:lang w:eastAsia="en-US"/>
        </w:rPr>
        <w:t>Simplest case</w:t>
      </w:r>
      <w:bookmarkEnd w:id="1443"/>
      <w:bookmarkEnd w:id="1444"/>
      <w:bookmarkEnd w:id="1445"/>
      <w:bookmarkEnd w:id="1446"/>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447" w:name="_Toc156487380"/>
      <w:bookmarkStart w:id="1448" w:name="_Toc162423106"/>
      <w:bookmarkStart w:id="1449" w:name="_Toc162423697"/>
      <w:bookmarkStart w:id="1450" w:name="_Toc172099000"/>
      <w:r w:rsidRPr="00D86809">
        <w:rPr>
          <w:rFonts w:eastAsia="DengXian Light"/>
          <w:lang w:eastAsia="en-US"/>
        </w:rPr>
        <w:t>A configurable field device</w:t>
      </w:r>
      <w:bookmarkEnd w:id="1447"/>
      <w:bookmarkEnd w:id="1448"/>
      <w:bookmarkEnd w:id="1449"/>
      <w:bookmarkEnd w:id="1450"/>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451" w:name="_Toc162423107"/>
      <w:bookmarkStart w:id="1452" w:name="_Toc162423698"/>
      <w:bookmarkStart w:id="1453" w:name="_Toc172099001"/>
      <w:r w:rsidRPr="007A017D">
        <w:lastRenderedPageBreak/>
        <w:t xml:space="preserve">Supervisory application </w:t>
      </w:r>
      <w:r>
        <w:t>p</w:t>
      </w:r>
      <w:r w:rsidRPr="007A017D">
        <w:t>rofile document</w:t>
      </w:r>
      <w:bookmarkEnd w:id="1451"/>
      <w:bookmarkEnd w:id="1452"/>
      <w:bookmarkEnd w:id="1453"/>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454" w:name="_Toc162423108"/>
      <w:bookmarkStart w:id="1455" w:name="_Toc162423699"/>
      <w:bookmarkStart w:id="1456" w:name="_Toc172099002"/>
      <w:r>
        <w:lastRenderedPageBreak/>
        <w:t xml:space="preserve">Appendix: </w:t>
      </w:r>
      <w:r w:rsidR="00DB49C5">
        <w:t>JSON files</w:t>
      </w:r>
      <w:bookmarkEnd w:id="1454"/>
      <w:bookmarkEnd w:id="1455"/>
      <w:bookmarkEnd w:id="1456"/>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1457" w:name="_Ref161392844"/>
      <w:bookmarkStart w:id="1458" w:name="_Ref161827497"/>
      <w:bookmarkStart w:id="1459" w:name="_Toc162423109"/>
      <w:bookmarkStart w:id="1460" w:name="_Toc162423700"/>
      <w:bookmarkStart w:id="1461" w:name="_Toc172099003"/>
      <w:r>
        <w:lastRenderedPageBreak/>
        <w:t xml:space="preserve">Appendix: </w:t>
      </w:r>
      <w:r w:rsidR="00DB49C5" w:rsidRPr="00466D9D">
        <w:t>Topic summary</w:t>
      </w:r>
      <w:bookmarkEnd w:id="1457"/>
      <w:bookmarkEnd w:id="1458"/>
      <w:bookmarkEnd w:id="1459"/>
      <w:bookmarkEnd w:id="1460"/>
      <w:bookmarkEnd w:id="1461"/>
    </w:p>
    <w:p w14:paraId="2DB155DE" w14:textId="77777777" w:rsidR="00DB49C5" w:rsidRDefault="00DB49C5" w:rsidP="00DB49C5">
      <w:pPr>
        <w:pStyle w:val="BodyText"/>
      </w:pPr>
      <w:r>
        <w:t>This section lists the topics used by the protocol.</w:t>
      </w:r>
    </w:p>
    <w:p w14:paraId="0737ED35" w14:textId="7F29196B" w:rsidR="00DB49C5" w:rsidRDefault="00DB49C5" w:rsidP="00DB49C5">
      <w:pPr>
        <w:pStyle w:val="Caption"/>
      </w:pPr>
      <w:bookmarkStart w:id="1462" w:name="_Toc162423152"/>
      <w:bookmarkStart w:id="1463" w:name="_Toc162423743"/>
      <w:bookmarkStart w:id="1464" w:name="_Toc170288665"/>
      <w:r>
        <w:t xml:space="preserve">Table </w:t>
      </w:r>
      <w:r>
        <w:fldChar w:fldCharType="begin"/>
      </w:r>
      <w:r>
        <w:instrText xml:space="preserve"> SEQ Table \* ARABIC </w:instrText>
      </w:r>
      <w:r>
        <w:fldChar w:fldCharType="separate"/>
      </w:r>
      <w:r w:rsidR="00B048D0">
        <w:rPr>
          <w:noProof/>
        </w:rPr>
        <w:t>26</w:t>
      </w:r>
      <w:r>
        <w:rPr>
          <w:noProof/>
        </w:rPr>
        <w:fldChar w:fldCharType="end"/>
      </w:r>
      <w:r>
        <w:tab/>
        <w:t>Topics used by the protocol</w:t>
      </w:r>
      <w:bookmarkEnd w:id="1462"/>
      <w:bookmarkEnd w:id="1463"/>
      <w:bookmarkEnd w:id="1464"/>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681676">
            <w:pPr>
              <w:pStyle w:val="TableText"/>
            </w:pPr>
            <w:r w:rsidRPr="003651D7">
              <w:t>[UUID]/UP/lwt</w:t>
            </w:r>
          </w:p>
        </w:tc>
        <w:tc>
          <w:tcPr>
            <w:tcW w:w="1860" w:type="dxa"/>
          </w:tcPr>
          <w:p w14:paraId="71EEE46B" w14:textId="77777777" w:rsidR="00DB49C5" w:rsidRPr="003651D7" w:rsidRDefault="00DB49C5" w:rsidP="00681676">
            <w:pPr>
              <w:pStyle w:val="TableText"/>
            </w:pPr>
            <w:r w:rsidRPr="003651D7">
              <w:t>Last Will and Testament</w:t>
            </w:r>
          </w:p>
        </w:tc>
        <w:tc>
          <w:tcPr>
            <w:tcW w:w="850" w:type="dxa"/>
          </w:tcPr>
          <w:p w14:paraId="74BDE35D" w14:textId="77777777" w:rsidR="00DB49C5" w:rsidRPr="003651D7" w:rsidRDefault="00DB49C5" w:rsidP="00681676">
            <w:pPr>
              <w:pStyle w:val="TableText"/>
            </w:pPr>
            <w:r w:rsidRPr="003651D7">
              <w:t>2</w:t>
            </w:r>
          </w:p>
        </w:tc>
        <w:tc>
          <w:tcPr>
            <w:tcW w:w="851" w:type="dxa"/>
          </w:tcPr>
          <w:p w14:paraId="33C868C9" w14:textId="77777777" w:rsidR="00DB49C5" w:rsidRPr="003651D7" w:rsidRDefault="00DB49C5" w:rsidP="00681676">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681676">
            <w:pPr>
              <w:pStyle w:val="TableText"/>
            </w:pPr>
            <w:r w:rsidRPr="003651D7">
              <w:t>[UUID]/UP/status</w:t>
            </w:r>
          </w:p>
        </w:tc>
        <w:tc>
          <w:tcPr>
            <w:tcW w:w="1860" w:type="dxa"/>
          </w:tcPr>
          <w:p w14:paraId="6581D54C" w14:textId="77777777" w:rsidR="00DB49C5" w:rsidRPr="003651D7" w:rsidRDefault="00DB49C5" w:rsidP="00681676">
            <w:pPr>
              <w:pStyle w:val="TableText"/>
            </w:pPr>
            <w:r w:rsidRPr="003651D7">
              <w:t>Status Message</w:t>
            </w:r>
          </w:p>
        </w:tc>
        <w:tc>
          <w:tcPr>
            <w:tcW w:w="850" w:type="dxa"/>
          </w:tcPr>
          <w:p w14:paraId="40E0AF4F" w14:textId="77777777" w:rsidR="00DB49C5" w:rsidRPr="003651D7" w:rsidRDefault="00DB49C5" w:rsidP="00681676">
            <w:pPr>
              <w:pStyle w:val="TableText"/>
            </w:pPr>
            <w:r w:rsidRPr="003651D7">
              <w:t>2</w:t>
            </w:r>
          </w:p>
        </w:tc>
        <w:tc>
          <w:tcPr>
            <w:tcW w:w="851" w:type="dxa"/>
          </w:tcPr>
          <w:p w14:paraId="06B2365B" w14:textId="77777777" w:rsidR="00DB49C5" w:rsidRPr="003651D7" w:rsidRDefault="00DB49C5" w:rsidP="00681676">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681676">
            <w:pPr>
              <w:pStyle w:val="TableText"/>
            </w:pPr>
            <w:r w:rsidRPr="003651D7">
              <w:t>[UUID]/UP/profile</w:t>
            </w:r>
          </w:p>
        </w:tc>
        <w:tc>
          <w:tcPr>
            <w:tcW w:w="1860" w:type="dxa"/>
          </w:tcPr>
          <w:p w14:paraId="1AB339B0" w14:textId="77777777" w:rsidR="00DB49C5" w:rsidRPr="003651D7" w:rsidRDefault="00DB49C5" w:rsidP="00681676">
            <w:pPr>
              <w:pStyle w:val="TableText"/>
            </w:pPr>
            <w:r w:rsidRPr="003651D7">
              <w:t>FD Profile</w:t>
            </w:r>
          </w:p>
        </w:tc>
        <w:tc>
          <w:tcPr>
            <w:tcW w:w="850" w:type="dxa"/>
          </w:tcPr>
          <w:p w14:paraId="68B8C75D" w14:textId="77777777" w:rsidR="00DB49C5" w:rsidRPr="003651D7" w:rsidRDefault="00DB49C5" w:rsidP="00681676">
            <w:pPr>
              <w:pStyle w:val="TableText"/>
            </w:pPr>
            <w:r w:rsidRPr="003651D7">
              <w:t>1</w:t>
            </w:r>
          </w:p>
        </w:tc>
        <w:tc>
          <w:tcPr>
            <w:tcW w:w="851" w:type="dxa"/>
          </w:tcPr>
          <w:p w14:paraId="13C51DFE" w14:textId="77777777" w:rsidR="00DB49C5" w:rsidRPr="003651D7" w:rsidRDefault="00DB49C5" w:rsidP="00681676">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681676">
            <w:pPr>
              <w:pStyle w:val="TableText"/>
            </w:pPr>
            <w:r w:rsidRPr="003651D7">
              <w:t>[UUID]/DOWN/core/block/&lt;name&gt;/&lt;version-text&gt;</w:t>
            </w:r>
          </w:p>
          <w:p w14:paraId="4D46CC12" w14:textId="77777777" w:rsidR="00DB49C5" w:rsidRPr="003651D7" w:rsidRDefault="00DB49C5" w:rsidP="00681676">
            <w:pPr>
              <w:pStyle w:val="TableText"/>
            </w:pPr>
          </w:p>
        </w:tc>
        <w:tc>
          <w:tcPr>
            <w:tcW w:w="1860" w:type="dxa"/>
          </w:tcPr>
          <w:p w14:paraId="300FAE73" w14:textId="77777777" w:rsidR="00DB49C5" w:rsidRPr="003651D7" w:rsidRDefault="00DB49C5" w:rsidP="00681676">
            <w:pPr>
              <w:pStyle w:val="TableText"/>
            </w:pPr>
            <w:r w:rsidRPr="003651D7">
              <w:t>Data Block</w:t>
            </w:r>
          </w:p>
        </w:tc>
        <w:tc>
          <w:tcPr>
            <w:tcW w:w="850" w:type="dxa"/>
          </w:tcPr>
          <w:p w14:paraId="64A4386F" w14:textId="77777777" w:rsidR="00DB49C5" w:rsidRPr="003651D7" w:rsidRDefault="00DB49C5" w:rsidP="00681676">
            <w:pPr>
              <w:pStyle w:val="TableText"/>
            </w:pPr>
            <w:r w:rsidRPr="003651D7">
              <w:t>0</w:t>
            </w:r>
          </w:p>
        </w:tc>
        <w:tc>
          <w:tcPr>
            <w:tcW w:w="851" w:type="dxa"/>
          </w:tcPr>
          <w:p w14:paraId="0B15DF2E" w14:textId="77777777" w:rsidR="00DB49C5" w:rsidRPr="003651D7" w:rsidRDefault="00DB49C5" w:rsidP="00681676">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681676">
            <w:pPr>
              <w:pStyle w:val="TableText"/>
            </w:pPr>
            <w:r w:rsidRPr="003651D7">
              <w:t>[UUID]/DOWN/core/request</w:t>
            </w:r>
          </w:p>
        </w:tc>
        <w:tc>
          <w:tcPr>
            <w:tcW w:w="1860" w:type="dxa"/>
          </w:tcPr>
          <w:p w14:paraId="56CB3E3A" w14:textId="77777777" w:rsidR="00DB49C5" w:rsidRPr="003651D7" w:rsidRDefault="00DB49C5" w:rsidP="00681676">
            <w:pPr>
              <w:pStyle w:val="TableText"/>
            </w:pPr>
            <w:r w:rsidRPr="003651D7">
              <w:t>Request Data Block</w:t>
            </w:r>
          </w:p>
        </w:tc>
        <w:tc>
          <w:tcPr>
            <w:tcW w:w="850" w:type="dxa"/>
          </w:tcPr>
          <w:p w14:paraId="4E1F163B" w14:textId="77777777" w:rsidR="00DB49C5" w:rsidRPr="003651D7" w:rsidRDefault="00DB49C5" w:rsidP="00681676">
            <w:pPr>
              <w:pStyle w:val="TableText"/>
            </w:pPr>
            <w:r w:rsidRPr="003651D7">
              <w:t>0</w:t>
            </w:r>
          </w:p>
        </w:tc>
        <w:tc>
          <w:tcPr>
            <w:tcW w:w="851" w:type="dxa"/>
          </w:tcPr>
          <w:p w14:paraId="19A4A323" w14:textId="77777777" w:rsidR="00DB49C5" w:rsidRPr="003651D7" w:rsidRDefault="00DB49C5" w:rsidP="00681676">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681676">
            <w:pPr>
              <w:pStyle w:val="TableText"/>
            </w:pPr>
            <w:r w:rsidRPr="003651D7">
              <w:t>[UUID]/UP/core/block/&lt;name&gt;</w:t>
            </w:r>
          </w:p>
        </w:tc>
        <w:tc>
          <w:tcPr>
            <w:tcW w:w="1860" w:type="dxa"/>
          </w:tcPr>
          <w:p w14:paraId="27BA971F" w14:textId="77777777" w:rsidR="00DB49C5" w:rsidRPr="003651D7" w:rsidRDefault="00DB49C5" w:rsidP="00681676">
            <w:pPr>
              <w:pStyle w:val="TableText"/>
            </w:pPr>
            <w:r w:rsidRPr="003651D7">
              <w:t>Data Block</w:t>
            </w:r>
          </w:p>
        </w:tc>
        <w:tc>
          <w:tcPr>
            <w:tcW w:w="850" w:type="dxa"/>
          </w:tcPr>
          <w:p w14:paraId="3C444712" w14:textId="77777777" w:rsidR="00DB49C5" w:rsidRPr="003651D7" w:rsidRDefault="00DB49C5" w:rsidP="00681676">
            <w:pPr>
              <w:pStyle w:val="TableText"/>
            </w:pPr>
            <w:r w:rsidRPr="003651D7">
              <w:t>0</w:t>
            </w:r>
          </w:p>
        </w:tc>
        <w:tc>
          <w:tcPr>
            <w:tcW w:w="851" w:type="dxa"/>
          </w:tcPr>
          <w:p w14:paraId="226749F8" w14:textId="77777777" w:rsidR="00DB49C5" w:rsidRPr="003651D7" w:rsidRDefault="00DB49C5" w:rsidP="00681676">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681676">
            <w:pPr>
              <w:pStyle w:val="TableText"/>
            </w:pPr>
            <w:r w:rsidRPr="003651D7">
              <w:t>[UUID]/DOWN/configuration</w:t>
            </w:r>
          </w:p>
        </w:tc>
        <w:tc>
          <w:tcPr>
            <w:tcW w:w="1860" w:type="dxa"/>
          </w:tcPr>
          <w:p w14:paraId="010CA45A" w14:textId="77777777" w:rsidR="00DB49C5" w:rsidRPr="003651D7" w:rsidRDefault="00DB49C5" w:rsidP="00681676">
            <w:pPr>
              <w:pStyle w:val="TableText"/>
            </w:pPr>
            <w:r w:rsidRPr="003651D7">
              <w:t>Configuration</w:t>
            </w:r>
          </w:p>
        </w:tc>
        <w:tc>
          <w:tcPr>
            <w:tcW w:w="850" w:type="dxa"/>
          </w:tcPr>
          <w:p w14:paraId="5D09D494" w14:textId="77777777" w:rsidR="00DB49C5" w:rsidRPr="003651D7" w:rsidRDefault="00DB49C5" w:rsidP="00681676">
            <w:pPr>
              <w:pStyle w:val="TableText"/>
            </w:pPr>
            <w:r w:rsidRPr="003651D7">
              <w:t>1</w:t>
            </w:r>
          </w:p>
        </w:tc>
        <w:tc>
          <w:tcPr>
            <w:tcW w:w="851" w:type="dxa"/>
          </w:tcPr>
          <w:p w14:paraId="5D2D2155" w14:textId="77777777" w:rsidR="00DB49C5" w:rsidRPr="003651D7" w:rsidRDefault="00DB49C5" w:rsidP="00681676">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681676">
            <w:pPr>
              <w:pStyle w:val="TableText"/>
            </w:pPr>
            <w:r w:rsidRPr="003651D7">
              <w:t>[UUID]/UP/configuration</w:t>
            </w:r>
          </w:p>
        </w:tc>
        <w:tc>
          <w:tcPr>
            <w:tcW w:w="1860" w:type="dxa"/>
          </w:tcPr>
          <w:p w14:paraId="5268B1B3" w14:textId="77777777" w:rsidR="00DB49C5" w:rsidRPr="003651D7" w:rsidRDefault="00DB49C5" w:rsidP="00681676">
            <w:pPr>
              <w:pStyle w:val="TableText"/>
            </w:pPr>
            <w:r w:rsidRPr="003651D7">
              <w:t>Configuration</w:t>
            </w:r>
          </w:p>
        </w:tc>
        <w:tc>
          <w:tcPr>
            <w:tcW w:w="850" w:type="dxa"/>
          </w:tcPr>
          <w:p w14:paraId="15760D47" w14:textId="77777777" w:rsidR="00DB49C5" w:rsidRPr="003651D7" w:rsidRDefault="00DB49C5" w:rsidP="00681676">
            <w:pPr>
              <w:pStyle w:val="TableText"/>
            </w:pPr>
            <w:r w:rsidRPr="003651D7">
              <w:t>1</w:t>
            </w:r>
          </w:p>
        </w:tc>
        <w:tc>
          <w:tcPr>
            <w:tcW w:w="851" w:type="dxa"/>
          </w:tcPr>
          <w:p w14:paraId="6CE809D3" w14:textId="77777777" w:rsidR="00DB49C5" w:rsidRPr="003651D7" w:rsidRDefault="00DB49C5" w:rsidP="00681676">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681676">
            <w:pPr>
              <w:pStyle w:val="TableText"/>
            </w:pPr>
            <w:r w:rsidRPr="003651D7">
              <w:t>[UUID]/DOWN/getdeviceinfo</w:t>
            </w:r>
          </w:p>
        </w:tc>
        <w:tc>
          <w:tcPr>
            <w:tcW w:w="1860" w:type="dxa"/>
          </w:tcPr>
          <w:p w14:paraId="4CA78382" w14:textId="77777777" w:rsidR="00DB49C5" w:rsidRPr="003651D7" w:rsidRDefault="00DB49C5" w:rsidP="00681676">
            <w:pPr>
              <w:pStyle w:val="TableText"/>
            </w:pPr>
            <w:r w:rsidRPr="003651D7">
              <w:t>Configuration</w:t>
            </w:r>
          </w:p>
        </w:tc>
        <w:tc>
          <w:tcPr>
            <w:tcW w:w="850" w:type="dxa"/>
          </w:tcPr>
          <w:p w14:paraId="516D004C" w14:textId="77777777" w:rsidR="00DB49C5" w:rsidRPr="003651D7" w:rsidRDefault="00DB49C5" w:rsidP="00681676">
            <w:pPr>
              <w:pStyle w:val="TableText"/>
            </w:pPr>
            <w:r w:rsidRPr="003651D7">
              <w:t>0</w:t>
            </w:r>
          </w:p>
        </w:tc>
        <w:tc>
          <w:tcPr>
            <w:tcW w:w="851" w:type="dxa"/>
          </w:tcPr>
          <w:p w14:paraId="5DB136EE" w14:textId="77777777" w:rsidR="00DB49C5" w:rsidRPr="003651D7" w:rsidRDefault="00DB49C5" w:rsidP="00681676">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681676">
            <w:pPr>
              <w:pStyle w:val="TableText"/>
            </w:pPr>
            <w:r w:rsidRPr="003651D7">
              <w:t>[UUID]/UP/data</w:t>
            </w:r>
          </w:p>
        </w:tc>
        <w:tc>
          <w:tcPr>
            <w:tcW w:w="1860" w:type="dxa"/>
          </w:tcPr>
          <w:p w14:paraId="0D7F055C" w14:textId="77777777" w:rsidR="00DB49C5" w:rsidRPr="003651D7" w:rsidRDefault="00DB49C5" w:rsidP="00681676">
            <w:pPr>
              <w:pStyle w:val="TableText"/>
            </w:pPr>
            <w:r w:rsidRPr="003651D7">
              <w:t>Data</w:t>
            </w:r>
          </w:p>
        </w:tc>
        <w:tc>
          <w:tcPr>
            <w:tcW w:w="850" w:type="dxa"/>
          </w:tcPr>
          <w:p w14:paraId="5CFD4D39" w14:textId="77777777" w:rsidR="00DB49C5" w:rsidRPr="003651D7" w:rsidRDefault="00DB49C5" w:rsidP="00681676">
            <w:pPr>
              <w:pStyle w:val="TableText"/>
            </w:pPr>
            <w:r w:rsidRPr="003651D7">
              <w:t>1</w:t>
            </w:r>
          </w:p>
        </w:tc>
        <w:tc>
          <w:tcPr>
            <w:tcW w:w="851" w:type="dxa"/>
          </w:tcPr>
          <w:p w14:paraId="7C886363" w14:textId="77777777" w:rsidR="00DB49C5" w:rsidRPr="003651D7" w:rsidRDefault="00DB49C5" w:rsidP="00681676">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681676">
            <w:pPr>
              <w:pStyle w:val="TableText"/>
            </w:pPr>
            <w:r w:rsidRPr="003651D7">
              <w:t>[UUID]/DOWN/getdata</w:t>
            </w:r>
          </w:p>
        </w:tc>
        <w:tc>
          <w:tcPr>
            <w:tcW w:w="1860" w:type="dxa"/>
          </w:tcPr>
          <w:p w14:paraId="7990DF26" w14:textId="77777777" w:rsidR="00DB49C5" w:rsidRPr="003651D7" w:rsidRDefault="00DB49C5" w:rsidP="00681676">
            <w:pPr>
              <w:pStyle w:val="TableText"/>
            </w:pPr>
            <w:r w:rsidRPr="003651D7">
              <w:t>Data</w:t>
            </w:r>
          </w:p>
        </w:tc>
        <w:tc>
          <w:tcPr>
            <w:tcW w:w="850" w:type="dxa"/>
          </w:tcPr>
          <w:p w14:paraId="45CDA0ED" w14:textId="77777777" w:rsidR="00DB49C5" w:rsidRPr="003651D7" w:rsidRDefault="00DB49C5" w:rsidP="00681676">
            <w:pPr>
              <w:pStyle w:val="TableText"/>
            </w:pPr>
            <w:r w:rsidRPr="003651D7">
              <w:t>0</w:t>
            </w:r>
          </w:p>
        </w:tc>
        <w:tc>
          <w:tcPr>
            <w:tcW w:w="851" w:type="dxa"/>
          </w:tcPr>
          <w:p w14:paraId="7CA38221" w14:textId="77777777" w:rsidR="00DB49C5" w:rsidRPr="003651D7" w:rsidRDefault="00DB49C5" w:rsidP="00681676">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681676">
            <w:pPr>
              <w:pStyle w:val="TableText"/>
            </w:pPr>
            <w:r w:rsidRPr="003651D7">
              <w:t>[UUID]/DOWN/setclock</w:t>
            </w:r>
          </w:p>
        </w:tc>
        <w:tc>
          <w:tcPr>
            <w:tcW w:w="1860" w:type="dxa"/>
          </w:tcPr>
          <w:p w14:paraId="45497C62" w14:textId="77777777" w:rsidR="00DB49C5" w:rsidRPr="003651D7" w:rsidRDefault="00DB49C5" w:rsidP="00681676">
            <w:pPr>
              <w:pStyle w:val="TableText"/>
            </w:pPr>
            <w:r w:rsidRPr="003651D7">
              <w:t>Clock</w:t>
            </w:r>
          </w:p>
        </w:tc>
        <w:tc>
          <w:tcPr>
            <w:tcW w:w="850" w:type="dxa"/>
          </w:tcPr>
          <w:p w14:paraId="2F35A015" w14:textId="77777777" w:rsidR="00DB49C5" w:rsidRPr="003651D7" w:rsidRDefault="00DB49C5" w:rsidP="00681676">
            <w:pPr>
              <w:pStyle w:val="TableText"/>
            </w:pPr>
            <w:r w:rsidRPr="003651D7">
              <w:t>0</w:t>
            </w:r>
          </w:p>
        </w:tc>
        <w:tc>
          <w:tcPr>
            <w:tcW w:w="851" w:type="dxa"/>
          </w:tcPr>
          <w:p w14:paraId="374B0F5C" w14:textId="77777777" w:rsidR="00DB49C5" w:rsidRPr="003651D7" w:rsidRDefault="00DB49C5" w:rsidP="00681676">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681676">
            <w:pPr>
              <w:pStyle w:val="TableText"/>
            </w:pPr>
            <w:r w:rsidRPr="003651D7">
              <w:t>[UUID]/UP/getclock</w:t>
            </w:r>
          </w:p>
        </w:tc>
        <w:tc>
          <w:tcPr>
            <w:tcW w:w="1860" w:type="dxa"/>
          </w:tcPr>
          <w:p w14:paraId="660B3D59" w14:textId="77777777" w:rsidR="00DB49C5" w:rsidRPr="003651D7" w:rsidRDefault="00DB49C5" w:rsidP="00681676">
            <w:pPr>
              <w:pStyle w:val="TableText"/>
            </w:pPr>
            <w:r w:rsidRPr="003651D7">
              <w:t>Clock</w:t>
            </w:r>
          </w:p>
        </w:tc>
        <w:tc>
          <w:tcPr>
            <w:tcW w:w="850" w:type="dxa"/>
          </w:tcPr>
          <w:p w14:paraId="583D6768" w14:textId="77777777" w:rsidR="00DB49C5" w:rsidRPr="003651D7" w:rsidRDefault="00DB49C5" w:rsidP="00681676">
            <w:pPr>
              <w:pStyle w:val="TableText"/>
            </w:pPr>
            <w:r w:rsidRPr="003651D7">
              <w:t>0</w:t>
            </w:r>
          </w:p>
        </w:tc>
        <w:tc>
          <w:tcPr>
            <w:tcW w:w="851" w:type="dxa"/>
          </w:tcPr>
          <w:p w14:paraId="46B4E616" w14:textId="77777777" w:rsidR="00DB49C5" w:rsidRPr="003651D7" w:rsidRDefault="00DB49C5" w:rsidP="00681676">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681676">
            <w:pPr>
              <w:pStyle w:val="TableText"/>
            </w:pPr>
            <w:r w:rsidRPr="003651D7">
              <w:t>[UUID]/DOWN/control</w:t>
            </w:r>
          </w:p>
        </w:tc>
        <w:tc>
          <w:tcPr>
            <w:tcW w:w="1860" w:type="dxa"/>
          </w:tcPr>
          <w:p w14:paraId="202AA7BB" w14:textId="77777777" w:rsidR="00DB49C5" w:rsidRPr="003651D7" w:rsidRDefault="00DB49C5" w:rsidP="00681676">
            <w:pPr>
              <w:pStyle w:val="TableText"/>
            </w:pPr>
            <w:r w:rsidRPr="003651D7">
              <w:t>Control</w:t>
            </w:r>
          </w:p>
        </w:tc>
        <w:tc>
          <w:tcPr>
            <w:tcW w:w="850" w:type="dxa"/>
          </w:tcPr>
          <w:p w14:paraId="1F717B0A" w14:textId="77777777" w:rsidR="00DB49C5" w:rsidRPr="003651D7" w:rsidRDefault="00DB49C5" w:rsidP="00681676">
            <w:pPr>
              <w:pStyle w:val="TableText"/>
            </w:pPr>
            <w:r w:rsidRPr="003651D7">
              <w:t>2</w:t>
            </w:r>
          </w:p>
        </w:tc>
        <w:tc>
          <w:tcPr>
            <w:tcW w:w="851" w:type="dxa"/>
          </w:tcPr>
          <w:p w14:paraId="5F89FAC2" w14:textId="77777777" w:rsidR="00DB49C5" w:rsidRPr="003651D7" w:rsidRDefault="00DB49C5" w:rsidP="00681676">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681676">
            <w:pPr>
              <w:pStyle w:val="TableText"/>
            </w:pPr>
            <w:r w:rsidRPr="003651D7">
              <w:t>[UUID]/DOWN/override</w:t>
            </w:r>
          </w:p>
        </w:tc>
        <w:tc>
          <w:tcPr>
            <w:tcW w:w="1860" w:type="dxa"/>
          </w:tcPr>
          <w:p w14:paraId="56AB98DB" w14:textId="77777777" w:rsidR="00DB49C5" w:rsidRPr="003651D7" w:rsidRDefault="00DB49C5" w:rsidP="00681676">
            <w:pPr>
              <w:pStyle w:val="TableText"/>
            </w:pPr>
            <w:r w:rsidRPr="003651D7">
              <w:t>Override</w:t>
            </w:r>
          </w:p>
        </w:tc>
        <w:tc>
          <w:tcPr>
            <w:tcW w:w="850" w:type="dxa"/>
          </w:tcPr>
          <w:p w14:paraId="1013F3F6" w14:textId="77777777" w:rsidR="00DB49C5" w:rsidRPr="003651D7" w:rsidRDefault="00DB49C5" w:rsidP="00681676">
            <w:pPr>
              <w:pStyle w:val="TableText"/>
            </w:pPr>
            <w:r w:rsidRPr="003651D7">
              <w:t>2</w:t>
            </w:r>
          </w:p>
        </w:tc>
        <w:tc>
          <w:tcPr>
            <w:tcW w:w="851" w:type="dxa"/>
          </w:tcPr>
          <w:p w14:paraId="6882D525" w14:textId="77777777" w:rsidR="00DB49C5" w:rsidRPr="003651D7" w:rsidRDefault="00DB49C5" w:rsidP="00681676">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465" w:name="_Ref161043520"/>
      <w:bookmarkStart w:id="1466" w:name="_Toc162423110"/>
      <w:bookmarkStart w:id="1467" w:name="_Toc162423701"/>
      <w:bookmarkStart w:id="1468" w:name="_Toc172099004"/>
      <w:r>
        <w:lastRenderedPageBreak/>
        <w:t xml:space="preserve">Appendix: </w:t>
      </w:r>
      <w:r w:rsidR="00DB49C5" w:rsidRPr="00360437">
        <w:t>Calculated point code</w:t>
      </w:r>
      <w:bookmarkEnd w:id="1465"/>
      <w:bookmarkEnd w:id="1466"/>
      <w:bookmarkEnd w:id="1467"/>
      <w:bookmarkEnd w:id="1468"/>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36A272BC"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469" w:author="Gavin Rawson" w:date="2024-07-17T10:16:00Z" w16du:dateUtc="2024-07-17T09:16:00Z">
        <w:r w:rsidR="00B048D0" w:rsidRPr="00B048D0">
          <w:rPr>
            <w:rStyle w:val="Crossreference"/>
            <w:rPrChange w:id="1470" w:author="Gavin Rawson" w:date="2024-07-17T10:16:00Z" w16du:dateUtc="2024-07-17T09:16:00Z">
              <w:rPr/>
            </w:rPrChange>
          </w:rPr>
          <w:t xml:space="preserve">Table </w:t>
        </w:r>
        <w:r w:rsidR="00B048D0" w:rsidRPr="00B048D0">
          <w:rPr>
            <w:rStyle w:val="Crossreference"/>
            <w:rPrChange w:id="1471" w:author="Gavin Rawson" w:date="2024-07-17T10:16:00Z" w16du:dateUtc="2024-07-17T09:16:00Z">
              <w:rPr>
                <w:noProof/>
              </w:rPr>
            </w:rPrChange>
          </w:rPr>
          <w:t>28</w:t>
        </w:r>
      </w:ins>
      <w:del w:id="1472"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55398B3E" w:rsidR="00DB49C5" w:rsidRDefault="00DB49C5" w:rsidP="00DB49C5">
      <w:pPr>
        <w:pStyle w:val="BodyText"/>
      </w:pPr>
      <w:bookmarkStart w:id="1473"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474" w:author="Gavin Rawson" w:date="2024-07-17T10:16:00Z" w16du:dateUtc="2024-07-17T09:16:00Z">
        <w:r w:rsidR="00B048D0" w:rsidRPr="00B048D0">
          <w:rPr>
            <w:rStyle w:val="Crossreference"/>
            <w:rPrChange w:id="1475" w:author="Gavin Rawson" w:date="2024-07-17T10:16:00Z" w16du:dateUtc="2024-07-17T09:16:00Z">
              <w:rPr/>
            </w:rPrChange>
          </w:rPr>
          <w:t xml:space="preserve">Table </w:t>
        </w:r>
        <w:r w:rsidR="00B048D0" w:rsidRPr="00B048D0">
          <w:rPr>
            <w:rStyle w:val="Crossreference"/>
            <w:rPrChange w:id="1476" w:author="Gavin Rawson" w:date="2024-07-17T10:16:00Z" w16du:dateUtc="2024-07-17T09:16:00Z">
              <w:rPr>
                <w:noProof/>
              </w:rPr>
            </w:rPrChange>
          </w:rPr>
          <w:t>27</w:t>
        </w:r>
      </w:ins>
      <w:del w:id="1477"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473"/>
      <w:r w:rsidRPr="004D5666">
        <w:t>.</w:t>
      </w:r>
    </w:p>
    <w:p w14:paraId="19F69BBA" w14:textId="77777777" w:rsidR="00DB49C5" w:rsidRPr="0002479E" w:rsidRDefault="00DB49C5" w:rsidP="00DB49C5">
      <w:pPr>
        <w:pStyle w:val="AppendixH2"/>
        <w:rPr>
          <w:vanish/>
        </w:rPr>
      </w:pPr>
      <w:bookmarkStart w:id="1478" w:name="_Toc162423111"/>
      <w:bookmarkStart w:id="1479" w:name="_Toc162423702"/>
      <w:bookmarkStart w:id="1480" w:name="_Toc172099005"/>
      <w:bookmarkStart w:id="1481" w:name="_Toc156487387"/>
      <w:r>
        <w:t>Evaluation of a calculated point value</w:t>
      </w:r>
      <w:bookmarkEnd w:id="1478"/>
      <w:bookmarkEnd w:id="1479"/>
      <w:bookmarkEnd w:id="1480"/>
    </w:p>
    <w:bookmarkEnd w:id="1481"/>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48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482"/>
    </w:p>
    <w:p w14:paraId="5CD45450" w14:textId="7C4AC52A"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483" w:author="Gavin Rawson" w:date="2024-07-17T10:16:00Z" w16du:dateUtc="2024-07-17T09:16:00Z">
        <w:r w:rsidR="00B048D0" w:rsidRPr="00B048D0">
          <w:rPr>
            <w:rStyle w:val="Crossreference"/>
            <w:rPrChange w:id="1484" w:author="Gavin Rawson" w:date="2024-07-17T10:16:00Z" w16du:dateUtc="2024-07-17T09:16:00Z">
              <w:rPr/>
            </w:rPrChange>
          </w:rPr>
          <w:t xml:space="preserve">Table </w:t>
        </w:r>
        <w:r w:rsidR="00B048D0" w:rsidRPr="00B048D0">
          <w:rPr>
            <w:rStyle w:val="Crossreference"/>
            <w:rPrChange w:id="1485" w:author="Gavin Rawson" w:date="2024-07-17T10:16:00Z" w16du:dateUtc="2024-07-17T09:16:00Z">
              <w:rPr>
                <w:noProof/>
              </w:rPr>
            </w:rPrChange>
          </w:rPr>
          <w:t>27</w:t>
        </w:r>
      </w:ins>
      <w:del w:id="1486"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487" w:name="_Toc156487388"/>
      <w:bookmarkStart w:id="1488" w:name="_Toc162423112"/>
      <w:bookmarkStart w:id="1489" w:name="_Toc162423703"/>
      <w:bookmarkStart w:id="1490" w:name="_Toc172099006"/>
      <w:r>
        <w:lastRenderedPageBreak/>
        <w:t>Operation codes</w:t>
      </w:r>
      <w:bookmarkEnd w:id="1487"/>
      <w:bookmarkEnd w:id="1488"/>
      <w:bookmarkEnd w:id="1489"/>
      <w:bookmarkEnd w:id="1490"/>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46EA838C" w:rsidR="00DB49C5" w:rsidRPr="004D5666" w:rsidRDefault="00DB49C5" w:rsidP="00DB49C5">
      <w:pPr>
        <w:pStyle w:val="Caption"/>
      </w:pPr>
      <w:bookmarkStart w:id="1491" w:name="_Ref161653695"/>
      <w:bookmarkStart w:id="1492" w:name="_Toc162423153"/>
      <w:bookmarkStart w:id="1493" w:name="_Toc162423744"/>
      <w:bookmarkStart w:id="1494" w:name="_Toc170288666"/>
      <w:r>
        <w:t xml:space="preserve">Table </w:t>
      </w:r>
      <w:r>
        <w:fldChar w:fldCharType="begin"/>
      </w:r>
      <w:r>
        <w:instrText xml:space="preserve"> SEQ Table \* ARABIC </w:instrText>
      </w:r>
      <w:r>
        <w:fldChar w:fldCharType="separate"/>
      </w:r>
      <w:r w:rsidR="00B048D0">
        <w:rPr>
          <w:noProof/>
        </w:rPr>
        <w:t>27</w:t>
      </w:r>
      <w:r>
        <w:rPr>
          <w:noProof/>
        </w:rPr>
        <w:fldChar w:fldCharType="end"/>
      </w:r>
      <w:bookmarkEnd w:id="1491"/>
      <w:r>
        <w:tab/>
        <w:t>Operation codes</w:t>
      </w:r>
      <w:bookmarkEnd w:id="1492"/>
      <w:bookmarkEnd w:id="1493"/>
      <w:bookmarkEnd w:id="1494"/>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495" w:name="_Toc156487389"/>
      <w:bookmarkStart w:id="1496" w:name="_Toc162423113"/>
      <w:bookmarkStart w:id="1497" w:name="_Toc162423704"/>
      <w:bookmarkStart w:id="1498" w:name="_Toc172099007"/>
      <w:r>
        <w:t>Example</w:t>
      </w:r>
      <w:bookmarkEnd w:id="1495"/>
      <w:bookmarkEnd w:id="1496"/>
      <w:bookmarkEnd w:id="1497"/>
      <w:bookmarkEnd w:id="1498"/>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5704125C" w:rsidR="00DB49C5" w:rsidRPr="00A05FD1" w:rsidRDefault="00DB49C5" w:rsidP="00DB49C5">
      <w:pPr>
        <w:pStyle w:val="Caption"/>
      </w:pPr>
      <w:bookmarkStart w:id="1499" w:name="_Ref161653674"/>
      <w:bookmarkStart w:id="1500" w:name="_Toc162423154"/>
      <w:bookmarkStart w:id="1501" w:name="_Toc162423745"/>
      <w:bookmarkStart w:id="1502" w:name="_Toc170288667"/>
      <w:r>
        <w:t xml:space="preserve">Table </w:t>
      </w:r>
      <w:r>
        <w:fldChar w:fldCharType="begin"/>
      </w:r>
      <w:r>
        <w:instrText xml:space="preserve"> SEQ Table \* ARABIC </w:instrText>
      </w:r>
      <w:r>
        <w:fldChar w:fldCharType="separate"/>
      </w:r>
      <w:r w:rsidR="00B048D0">
        <w:rPr>
          <w:noProof/>
        </w:rPr>
        <w:t>28</w:t>
      </w:r>
      <w:r>
        <w:rPr>
          <w:noProof/>
        </w:rPr>
        <w:fldChar w:fldCharType="end"/>
      </w:r>
      <w:bookmarkEnd w:id="1499"/>
      <w:r>
        <w:tab/>
        <w:t>Example of a calculation</w:t>
      </w:r>
      <w:bookmarkEnd w:id="1500"/>
      <w:bookmarkEnd w:id="1501"/>
      <w:bookmarkEnd w:id="1502"/>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681676">
            <w:pPr>
              <w:pStyle w:val="TableText"/>
            </w:pPr>
            <w:r w:rsidRPr="006A60EA">
              <w:t>1</w:t>
            </w:r>
          </w:p>
        </w:tc>
        <w:tc>
          <w:tcPr>
            <w:tcW w:w="994" w:type="dxa"/>
          </w:tcPr>
          <w:p w14:paraId="45EB5A10" w14:textId="77777777" w:rsidR="00DB49C5" w:rsidRPr="006A60EA" w:rsidRDefault="00DB49C5" w:rsidP="00681676">
            <w:pPr>
              <w:pStyle w:val="TableText"/>
            </w:pPr>
            <w:r w:rsidRPr="006A60EA">
              <w:t>33</w:t>
            </w:r>
          </w:p>
        </w:tc>
        <w:tc>
          <w:tcPr>
            <w:tcW w:w="1173" w:type="dxa"/>
          </w:tcPr>
          <w:p w14:paraId="70EAE1EA" w14:textId="77777777" w:rsidR="00DB49C5" w:rsidRPr="006A60EA" w:rsidRDefault="00DB49C5" w:rsidP="00681676">
            <w:pPr>
              <w:pStyle w:val="TableText"/>
            </w:pPr>
            <w:r w:rsidRPr="006A60EA">
              <w:t>/</w:t>
            </w:r>
          </w:p>
        </w:tc>
        <w:tc>
          <w:tcPr>
            <w:tcW w:w="2067" w:type="dxa"/>
          </w:tcPr>
          <w:p w14:paraId="7DE9C07F" w14:textId="77777777" w:rsidR="00DB49C5" w:rsidRPr="006A60EA" w:rsidRDefault="00DB49C5" w:rsidP="00681676">
            <w:pPr>
              <w:pStyle w:val="TableText"/>
            </w:pPr>
            <w:r w:rsidRPr="006A60EA">
              <w:t>Divide</w:t>
            </w:r>
          </w:p>
        </w:tc>
        <w:tc>
          <w:tcPr>
            <w:tcW w:w="1623" w:type="dxa"/>
          </w:tcPr>
          <w:p w14:paraId="0B8AB6F6" w14:textId="77777777" w:rsidR="00DB49C5" w:rsidRPr="006A60EA" w:rsidRDefault="00DB49C5" w:rsidP="00681676">
            <w:pPr>
              <w:pStyle w:val="TableText"/>
            </w:pPr>
          </w:p>
        </w:tc>
        <w:tc>
          <w:tcPr>
            <w:tcW w:w="1986" w:type="dxa"/>
          </w:tcPr>
          <w:p w14:paraId="6399A15B" w14:textId="77777777" w:rsidR="00DB49C5" w:rsidRPr="006A60EA" w:rsidRDefault="00DB49C5" w:rsidP="00681676">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681676">
            <w:pPr>
              <w:pStyle w:val="TableText"/>
            </w:pPr>
            <w:r w:rsidRPr="006A60EA">
              <w:t>2</w:t>
            </w:r>
          </w:p>
        </w:tc>
        <w:tc>
          <w:tcPr>
            <w:tcW w:w="994" w:type="dxa"/>
          </w:tcPr>
          <w:p w14:paraId="43260152" w14:textId="77777777" w:rsidR="00DB49C5" w:rsidRPr="006A60EA" w:rsidRDefault="00DB49C5" w:rsidP="00681676">
            <w:pPr>
              <w:pStyle w:val="TableText"/>
            </w:pPr>
            <w:r w:rsidRPr="006A60EA">
              <w:t>30</w:t>
            </w:r>
          </w:p>
        </w:tc>
        <w:tc>
          <w:tcPr>
            <w:tcW w:w="1173" w:type="dxa"/>
          </w:tcPr>
          <w:p w14:paraId="240D86A0" w14:textId="77777777" w:rsidR="00DB49C5" w:rsidRPr="006A60EA" w:rsidRDefault="00DB49C5" w:rsidP="00681676">
            <w:pPr>
              <w:pStyle w:val="TableText"/>
            </w:pPr>
            <w:r w:rsidRPr="006A60EA">
              <w:t>+</w:t>
            </w:r>
          </w:p>
        </w:tc>
        <w:tc>
          <w:tcPr>
            <w:tcW w:w="2067" w:type="dxa"/>
          </w:tcPr>
          <w:p w14:paraId="35F267D1" w14:textId="77777777" w:rsidR="00DB49C5" w:rsidRPr="006A60EA" w:rsidRDefault="00DB49C5" w:rsidP="00681676">
            <w:pPr>
              <w:pStyle w:val="TableText"/>
            </w:pPr>
            <w:r w:rsidRPr="006A60EA">
              <w:t>Add</w:t>
            </w:r>
          </w:p>
        </w:tc>
        <w:tc>
          <w:tcPr>
            <w:tcW w:w="1623" w:type="dxa"/>
          </w:tcPr>
          <w:p w14:paraId="2F857F8A" w14:textId="77777777" w:rsidR="00DB49C5" w:rsidRPr="006A60EA" w:rsidRDefault="00DB49C5" w:rsidP="00681676">
            <w:pPr>
              <w:pStyle w:val="TableText"/>
            </w:pPr>
          </w:p>
        </w:tc>
        <w:tc>
          <w:tcPr>
            <w:tcW w:w="1986" w:type="dxa"/>
          </w:tcPr>
          <w:p w14:paraId="2F7A96F8" w14:textId="77777777" w:rsidR="00DB49C5" w:rsidRPr="006A60EA" w:rsidRDefault="00DB49C5" w:rsidP="00681676">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681676">
            <w:pPr>
              <w:pStyle w:val="TableText"/>
            </w:pPr>
            <w:r w:rsidRPr="006A60EA">
              <w:t>3</w:t>
            </w:r>
          </w:p>
        </w:tc>
        <w:tc>
          <w:tcPr>
            <w:tcW w:w="994" w:type="dxa"/>
          </w:tcPr>
          <w:p w14:paraId="3FC87453" w14:textId="77777777" w:rsidR="00DB49C5" w:rsidRPr="006A60EA" w:rsidRDefault="00DB49C5" w:rsidP="00681676">
            <w:pPr>
              <w:pStyle w:val="TableText"/>
            </w:pPr>
            <w:r w:rsidRPr="006A60EA">
              <w:t>10</w:t>
            </w:r>
          </w:p>
        </w:tc>
        <w:tc>
          <w:tcPr>
            <w:tcW w:w="1173" w:type="dxa"/>
          </w:tcPr>
          <w:p w14:paraId="08237377" w14:textId="77777777" w:rsidR="00DB49C5" w:rsidRPr="006A60EA" w:rsidRDefault="00DB49C5" w:rsidP="00681676">
            <w:pPr>
              <w:pStyle w:val="TableText"/>
            </w:pPr>
            <w:r w:rsidRPr="006A60EA">
              <w:t>AI1</w:t>
            </w:r>
          </w:p>
        </w:tc>
        <w:tc>
          <w:tcPr>
            <w:tcW w:w="2067" w:type="dxa"/>
          </w:tcPr>
          <w:p w14:paraId="53115181" w14:textId="77777777" w:rsidR="00DB49C5" w:rsidRPr="006A60EA" w:rsidRDefault="00DB49C5" w:rsidP="00681676">
            <w:pPr>
              <w:pStyle w:val="TableText"/>
            </w:pPr>
            <w:r w:rsidRPr="006A60EA">
              <w:t>Source Point Value (SPV)</w:t>
            </w:r>
          </w:p>
        </w:tc>
        <w:tc>
          <w:tcPr>
            <w:tcW w:w="1623" w:type="dxa"/>
          </w:tcPr>
          <w:p w14:paraId="5A70A152" w14:textId="77777777" w:rsidR="00DB49C5" w:rsidRPr="006A60EA" w:rsidRDefault="00DB49C5" w:rsidP="00681676">
            <w:pPr>
              <w:pStyle w:val="TableText"/>
            </w:pPr>
            <w:r w:rsidRPr="006A60EA">
              <w:t>0 (Analogue In)</w:t>
            </w:r>
          </w:p>
        </w:tc>
        <w:tc>
          <w:tcPr>
            <w:tcW w:w="1986" w:type="dxa"/>
          </w:tcPr>
          <w:p w14:paraId="2DE9B05D" w14:textId="77777777" w:rsidR="00DB49C5" w:rsidRPr="006A60EA" w:rsidRDefault="00DB49C5" w:rsidP="00681676">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681676">
            <w:pPr>
              <w:pStyle w:val="TableText"/>
            </w:pPr>
            <w:r w:rsidRPr="006A60EA">
              <w:t>4</w:t>
            </w:r>
          </w:p>
        </w:tc>
        <w:tc>
          <w:tcPr>
            <w:tcW w:w="994" w:type="dxa"/>
          </w:tcPr>
          <w:p w14:paraId="6687F166" w14:textId="77777777" w:rsidR="00DB49C5" w:rsidRPr="006A60EA" w:rsidRDefault="00DB49C5" w:rsidP="00681676">
            <w:pPr>
              <w:pStyle w:val="TableText"/>
            </w:pPr>
            <w:r w:rsidRPr="006A60EA">
              <w:t>10</w:t>
            </w:r>
          </w:p>
        </w:tc>
        <w:tc>
          <w:tcPr>
            <w:tcW w:w="1173" w:type="dxa"/>
          </w:tcPr>
          <w:p w14:paraId="0844C481" w14:textId="77777777" w:rsidR="00DB49C5" w:rsidRPr="006A60EA" w:rsidRDefault="00DB49C5" w:rsidP="00681676">
            <w:pPr>
              <w:pStyle w:val="TableText"/>
            </w:pPr>
            <w:r w:rsidRPr="006A60EA">
              <w:t>AI2</w:t>
            </w:r>
          </w:p>
        </w:tc>
        <w:tc>
          <w:tcPr>
            <w:tcW w:w="2067" w:type="dxa"/>
          </w:tcPr>
          <w:p w14:paraId="5133324C" w14:textId="77777777" w:rsidR="00DB49C5" w:rsidRPr="006A60EA" w:rsidRDefault="00DB49C5" w:rsidP="00681676">
            <w:pPr>
              <w:pStyle w:val="TableText"/>
            </w:pPr>
            <w:r w:rsidRPr="006A60EA">
              <w:t>Source Point Value (SPV)</w:t>
            </w:r>
          </w:p>
        </w:tc>
        <w:tc>
          <w:tcPr>
            <w:tcW w:w="1623" w:type="dxa"/>
          </w:tcPr>
          <w:p w14:paraId="341D789C" w14:textId="77777777" w:rsidR="00DB49C5" w:rsidRPr="006A60EA" w:rsidRDefault="00DB49C5" w:rsidP="00681676">
            <w:pPr>
              <w:pStyle w:val="TableText"/>
            </w:pPr>
            <w:r w:rsidRPr="006A60EA">
              <w:t>0 (Analogue In)</w:t>
            </w:r>
          </w:p>
        </w:tc>
        <w:tc>
          <w:tcPr>
            <w:tcW w:w="1986" w:type="dxa"/>
          </w:tcPr>
          <w:p w14:paraId="69A8BAD5" w14:textId="77777777" w:rsidR="00DB49C5" w:rsidRPr="006A60EA" w:rsidRDefault="00DB49C5" w:rsidP="00681676">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681676">
            <w:pPr>
              <w:pStyle w:val="TableText"/>
            </w:pPr>
            <w:r w:rsidRPr="006A60EA">
              <w:t>5</w:t>
            </w:r>
          </w:p>
        </w:tc>
        <w:tc>
          <w:tcPr>
            <w:tcW w:w="994" w:type="dxa"/>
          </w:tcPr>
          <w:p w14:paraId="5EB5B015" w14:textId="77777777" w:rsidR="00DB49C5" w:rsidRPr="006A60EA" w:rsidRDefault="00DB49C5" w:rsidP="00681676">
            <w:pPr>
              <w:pStyle w:val="TableText"/>
            </w:pPr>
            <w:r w:rsidRPr="006A60EA">
              <w:t>0</w:t>
            </w:r>
          </w:p>
        </w:tc>
        <w:tc>
          <w:tcPr>
            <w:tcW w:w="1173" w:type="dxa"/>
          </w:tcPr>
          <w:p w14:paraId="7B31080B" w14:textId="77777777" w:rsidR="00DB49C5" w:rsidRPr="006A60EA" w:rsidRDefault="00DB49C5" w:rsidP="00681676">
            <w:pPr>
              <w:pStyle w:val="TableText"/>
            </w:pPr>
            <w:r w:rsidRPr="006A60EA">
              <w:t>2</w:t>
            </w:r>
          </w:p>
        </w:tc>
        <w:tc>
          <w:tcPr>
            <w:tcW w:w="2067" w:type="dxa"/>
          </w:tcPr>
          <w:p w14:paraId="230E75D9" w14:textId="77777777" w:rsidR="00DB49C5" w:rsidRPr="006A60EA" w:rsidRDefault="00DB49C5" w:rsidP="00681676">
            <w:pPr>
              <w:pStyle w:val="TableText"/>
            </w:pPr>
            <w:r w:rsidRPr="006A60EA">
              <w:t>Integer Literal (IL)</w:t>
            </w:r>
          </w:p>
        </w:tc>
        <w:tc>
          <w:tcPr>
            <w:tcW w:w="1623" w:type="dxa"/>
          </w:tcPr>
          <w:p w14:paraId="7CCBD660" w14:textId="77777777" w:rsidR="00DB49C5" w:rsidRPr="006A60EA" w:rsidRDefault="00DB49C5" w:rsidP="00681676">
            <w:pPr>
              <w:pStyle w:val="TableText"/>
            </w:pPr>
            <w:r w:rsidRPr="006A60EA">
              <w:t>2</w:t>
            </w:r>
          </w:p>
        </w:tc>
        <w:tc>
          <w:tcPr>
            <w:tcW w:w="1986" w:type="dxa"/>
          </w:tcPr>
          <w:p w14:paraId="32EC2B32" w14:textId="77777777" w:rsidR="00DB49C5" w:rsidRPr="006A60EA" w:rsidRDefault="00DB49C5" w:rsidP="00681676">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503" w:name="_Toc156487390"/>
      <w:bookmarkStart w:id="1504" w:name="_Toc162423114"/>
      <w:bookmarkStart w:id="1505" w:name="_Toc162423705"/>
      <w:bookmarkStart w:id="1506" w:name="_Toc172099008"/>
      <w:r>
        <w:t>Quality flags</w:t>
      </w:r>
      <w:bookmarkEnd w:id="1503"/>
      <w:bookmarkEnd w:id="1504"/>
      <w:bookmarkEnd w:id="1505"/>
      <w:bookmarkEnd w:id="1506"/>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507" w:name="_Toc162423115"/>
      <w:bookmarkStart w:id="1508" w:name="_Toc162423706"/>
      <w:bookmarkStart w:id="1509" w:name="_Toc172099009"/>
      <w:r>
        <w:lastRenderedPageBreak/>
        <w:t xml:space="preserve">Appendix: </w:t>
      </w:r>
      <w:r w:rsidR="00DB49C5">
        <w:t>Revision history</w:t>
      </w:r>
      <w:bookmarkEnd w:id="1507"/>
      <w:bookmarkEnd w:id="1508"/>
      <w:bookmarkEnd w:id="1509"/>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B937B" w14:textId="77777777" w:rsidR="008E2FED" w:rsidRDefault="008E2FED">
      <w:r>
        <w:separator/>
      </w:r>
    </w:p>
    <w:p w14:paraId="6E75CBD8" w14:textId="77777777" w:rsidR="008E2FED" w:rsidRDefault="008E2FED"/>
  </w:endnote>
  <w:endnote w:type="continuationSeparator" w:id="0">
    <w:p w14:paraId="59C3A5C1" w14:textId="77777777" w:rsidR="008E2FED" w:rsidRDefault="008E2FED">
      <w:r>
        <w:continuationSeparator/>
      </w:r>
    </w:p>
    <w:p w14:paraId="41BAC5DD" w14:textId="77777777" w:rsidR="008E2FED" w:rsidRDefault="008E2FED"/>
  </w:endnote>
  <w:endnote w:type="continuationNotice" w:id="1">
    <w:p w14:paraId="4748A6B2" w14:textId="77777777" w:rsidR="008E2FED" w:rsidRDefault="008E2FED"/>
    <w:p w14:paraId="492FC6B7" w14:textId="77777777" w:rsidR="008E2FED" w:rsidRDefault="008E2F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E8257B5"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048D0">
        <w:t>2.1</w:t>
      </w:r>
    </w:fldSimple>
    <w:r w:rsidR="00617D3E">
      <w:t xml:space="preserve"> | </w:t>
    </w:r>
    <w:fldSimple w:instr=" DOCPROPERTY  &quot;Issue Date&quot;  \* MERGEFORMAT ">
      <w:r w:rsidR="00B048D0">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B307E26"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048D0">
        <w:t>2.1</w:t>
      </w:r>
    </w:fldSimple>
    <w:r>
      <w:t xml:space="preserve"> | </w:t>
    </w:r>
    <w:fldSimple w:instr=" DOCPROPERTY  &quot;Issue Date&quot;  \* MERGEFORMAT ">
      <w:r w:rsidR="00B048D0">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64B7B0FF"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048D0">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6F7E329"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048D0">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7CB23B3"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048D0">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2D8F6EB0"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048D0">
        <w:t>26-Jun-24</w:t>
      </w:r>
    </w:fldSimple>
    <w:bookmarkStart w:id="1510" w:name="_Toc195946168"/>
    <w:bookmarkStart w:id="1511" w:name="_Toc195946220"/>
    <w:bookmarkEnd w:id="1510"/>
    <w:bookmarkEnd w:id="15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68782" w14:textId="77777777" w:rsidR="008E2FED" w:rsidRDefault="008E2FED">
      <w:r>
        <w:separator/>
      </w:r>
    </w:p>
    <w:p w14:paraId="12E96816" w14:textId="77777777" w:rsidR="008E2FED" w:rsidRDefault="008E2FED"/>
  </w:footnote>
  <w:footnote w:type="continuationSeparator" w:id="0">
    <w:p w14:paraId="141AC987" w14:textId="77777777" w:rsidR="008E2FED" w:rsidRDefault="008E2FED">
      <w:r>
        <w:continuationSeparator/>
      </w:r>
    </w:p>
    <w:p w14:paraId="62B1E9A0" w14:textId="77777777" w:rsidR="008E2FED" w:rsidRDefault="008E2FED"/>
  </w:footnote>
  <w:footnote w:type="continuationNotice" w:id="1">
    <w:p w14:paraId="214257BC" w14:textId="77777777" w:rsidR="008E2FED" w:rsidRDefault="008E2FED"/>
    <w:p w14:paraId="092C8A70" w14:textId="77777777" w:rsidR="008E2FED" w:rsidRDefault="008E2F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681676"/>
    <w:pPr>
      <w:spacing w:before="60" w:after="60"/>
      <w:ind w:left="0" w:right="0"/>
      <w:jc w:val="center"/>
      <w:pPrChange w:id="0" w:author="Gavin Rawson" w:date="2024-07-17T10:14:00Z">
        <w:pPr>
          <w:spacing w:before="60" w:after="60"/>
          <w:jc w:val="center"/>
        </w:pPr>
      </w:pPrChange>
    </w:pPr>
    <w:rPr>
      <w:rFonts w:cs="Arial"/>
      <w:sz w:val="18"/>
      <w:szCs w:val="22"/>
      <w:lang w:eastAsia="en-US"/>
      <w:rPrChange w:id="0" w:author="Gavin Rawson" w:date="2024-07-17T10:14: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Template>
  <TotalTime>6768</TotalTime>
  <Pages>96</Pages>
  <Words>27318</Words>
  <Characters>155718</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182671</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Gavin Rawson</cp:lastModifiedBy>
  <cp:revision>803</cp:revision>
  <cp:lastPrinted>2024-07-17T09:16:00Z</cp:lastPrinted>
  <dcterms:created xsi:type="dcterms:W3CDTF">2024-02-28T10:16:00Z</dcterms:created>
  <dcterms:modified xsi:type="dcterms:W3CDTF">2024-07-17T09:16:00Z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