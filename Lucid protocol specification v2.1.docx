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10EFD54E">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7ECE08F5"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B83006">
          <w:rPr>
            <w:webHidden/>
          </w:rPr>
          <w:t>2</w:t>
        </w:r>
        <w:r w:rsidR="003A2150">
          <w:rPr>
            <w:webHidden/>
          </w:rPr>
          <w:fldChar w:fldCharType="end"/>
        </w:r>
      </w:hyperlink>
    </w:p>
    <w:p w14:paraId="2FCB5F83" w14:textId="476B399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2" w:history="1">
        <w:r w:rsidRPr="008A1F7D">
          <w:rPr>
            <w:rStyle w:val="Hyperlink"/>
          </w:rPr>
          <w:t>Copyright</w:t>
        </w:r>
        <w:r>
          <w:rPr>
            <w:webHidden/>
          </w:rPr>
          <w:tab/>
        </w:r>
        <w:r>
          <w:rPr>
            <w:webHidden/>
          </w:rPr>
          <w:fldChar w:fldCharType="begin"/>
        </w:r>
        <w:r>
          <w:rPr>
            <w:webHidden/>
          </w:rPr>
          <w:instrText xml:space="preserve"> PAGEREF _Toc172098922 \h </w:instrText>
        </w:r>
        <w:r>
          <w:rPr>
            <w:webHidden/>
          </w:rPr>
        </w:r>
        <w:r>
          <w:rPr>
            <w:webHidden/>
          </w:rPr>
          <w:fldChar w:fldCharType="separate"/>
        </w:r>
        <w:r w:rsidR="00B83006">
          <w:rPr>
            <w:webHidden/>
          </w:rPr>
          <w:t>2</w:t>
        </w:r>
        <w:r>
          <w:rPr>
            <w:webHidden/>
          </w:rPr>
          <w:fldChar w:fldCharType="end"/>
        </w:r>
      </w:hyperlink>
    </w:p>
    <w:p w14:paraId="281BEA20" w14:textId="625674C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3" w:history="1">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r>
          <w:rPr>
            <w:webHidden/>
          </w:rPr>
          <w:fldChar w:fldCharType="separate"/>
        </w:r>
        <w:r w:rsidR="00B83006">
          <w:rPr>
            <w:webHidden/>
          </w:rPr>
          <w:t>3</w:t>
        </w:r>
        <w:r>
          <w:rPr>
            <w:webHidden/>
          </w:rPr>
          <w:fldChar w:fldCharType="end"/>
        </w:r>
      </w:hyperlink>
    </w:p>
    <w:p w14:paraId="51F196AE" w14:textId="685F8ED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4" w:history="1">
        <w:r w:rsidRPr="008A1F7D">
          <w:rPr>
            <w:rStyle w:val="Hyperlink"/>
          </w:rPr>
          <w:t>Notices</w:t>
        </w:r>
        <w:r>
          <w:rPr>
            <w:webHidden/>
          </w:rPr>
          <w:tab/>
        </w:r>
        <w:r>
          <w:rPr>
            <w:webHidden/>
          </w:rPr>
          <w:fldChar w:fldCharType="begin"/>
        </w:r>
        <w:r>
          <w:rPr>
            <w:webHidden/>
          </w:rPr>
          <w:instrText xml:space="preserve"> PAGEREF _Toc172098924 \h </w:instrText>
        </w:r>
        <w:r>
          <w:rPr>
            <w:webHidden/>
          </w:rPr>
        </w:r>
        <w:r>
          <w:rPr>
            <w:webHidden/>
          </w:rPr>
          <w:fldChar w:fldCharType="separate"/>
        </w:r>
        <w:r w:rsidR="00B83006">
          <w:rPr>
            <w:webHidden/>
          </w:rPr>
          <w:t>3</w:t>
        </w:r>
        <w:r>
          <w:rPr>
            <w:webHidden/>
          </w:rPr>
          <w:fldChar w:fldCharType="end"/>
        </w:r>
      </w:hyperlink>
    </w:p>
    <w:p w14:paraId="3C2E6EDF" w14:textId="0B547FF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5" w:history="1">
        <w:r w:rsidRPr="008A1F7D">
          <w:rPr>
            <w:rStyle w:val="Hyperlink"/>
          </w:rPr>
          <w:t>Conventions</w:t>
        </w:r>
        <w:r>
          <w:rPr>
            <w:webHidden/>
          </w:rPr>
          <w:tab/>
        </w:r>
        <w:r>
          <w:rPr>
            <w:webHidden/>
          </w:rPr>
          <w:fldChar w:fldCharType="begin"/>
        </w:r>
        <w:r>
          <w:rPr>
            <w:webHidden/>
          </w:rPr>
          <w:instrText xml:space="preserve"> PAGEREF _Toc172098925 \h </w:instrText>
        </w:r>
        <w:r>
          <w:rPr>
            <w:webHidden/>
          </w:rPr>
        </w:r>
        <w:r>
          <w:rPr>
            <w:webHidden/>
          </w:rPr>
          <w:fldChar w:fldCharType="separate"/>
        </w:r>
        <w:r w:rsidR="00B83006">
          <w:rPr>
            <w:webHidden/>
          </w:rPr>
          <w:t>3</w:t>
        </w:r>
        <w:r>
          <w:rPr>
            <w:webHidden/>
          </w:rPr>
          <w:fldChar w:fldCharType="end"/>
        </w:r>
      </w:hyperlink>
    </w:p>
    <w:p w14:paraId="5C603CCC" w14:textId="0D7EE73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6" w:history="1">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r>
          <w:rPr>
            <w:webHidden/>
          </w:rPr>
          <w:fldChar w:fldCharType="separate"/>
        </w:r>
        <w:r w:rsidR="00B83006">
          <w:rPr>
            <w:webHidden/>
          </w:rPr>
          <w:t>3</w:t>
        </w:r>
        <w:r>
          <w:rPr>
            <w:webHidden/>
          </w:rPr>
          <w:fldChar w:fldCharType="end"/>
        </w:r>
      </w:hyperlink>
    </w:p>
    <w:p w14:paraId="73094B80" w14:textId="4F415A83"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7" w:history="1">
        <w:r w:rsidRPr="008A1F7D">
          <w:rPr>
            <w:rStyle w:val="Hyperlink"/>
          </w:rPr>
          <w:t>References</w:t>
        </w:r>
        <w:r>
          <w:rPr>
            <w:webHidden/>
          </w:rPr>
          <w:tab/>
        </w:r>
        <w:r>
          <w:rPr>
            <w:webHidden/>
          </w:rPr>
          <w:fldChar w:fldCharType="begin"/>
        </w:r>
        <w:r>
          <w:rPr>
            <w:webHidden/>
          </w:rPr>
          <w:instrText xml:space="preserve"> PAGEREF _Toc172098927 \h </w:instrText>
        </w:r>
        <w:r>
          <w:rPr>
            <w:webHidden/>
          </w:rPr>
        </w:r>
        <w:r>
          <w:rPr>
            <w:webHidden/>
          </w:rPr>
          <w:fldChar w:fldCharType="separate"/>
        </w:r>
        <w:r w:rsidR="00B83006">
          <w:rPr>
            <w:webHidden/>
          </w:rPr>
          <w:t>4</w:t>
        </w:r>
        <w:r>
          <w:rPr>
            <w:webHidden/>
          </w:rPr>
          <w:fldChar w:fldCharType="end"/>
        </w:r>
      </w:hyperlink>
    </w:p>
    <w:p w14:paraId="46A27532" w14:textId="6774EC1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8" w:history="1">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r>
          <w:rPr>
            <w:webHidden/>
          </w:rPr>
          <w:fldChar w:fldCharType="separate"/>
        </w:r>
        <w:r w:rsidR="00B83006">
          <w:rPr>
            <w:webHidden/>
          </w:rPr>
          <w:t>11</w:t>
        </w:r>
        <w:r>
          <w:rPr>
            <w:webHidden/>
          </w:rPr>
          <w:fldChar w:fldCharType="end"/>
        </w:r>
      </w:hyperlink>
    </w:p>
    <w:p w14:paraId="6176D734" w14:textId="56F2E63B" w:rsidR="003A2150" w:rsidRDefault="003A2150">
      <w:pPr>
        <w:pStyle w:val="TOC2"/>
        <w:rPr>
          <w:rFonts w:asciiTheme="minorHAnsi" w:eastAsiaTheme="minorEastAsia" w:hAnsiTheme="minorHAnsi" w:cstheme="minorBidi"/>
          <w:kern w:val="2"/>
          <w:sz w:val="24"/>
          <w:szCs w:val="24"/>
          <w14:ligatures w14:val="standardContextual"/>
        </w:rPr>
      </w:pPr>
      <w:hyperlink w:anchor="_Toc172098929" w:history="1">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r>
          <w:rPr>
            <w:webHidden/>
          </w:rPr>
          <w:fldChar w:fldCharType="separate"/>
        </w:r>
        <w:r w:rsidR="00B83006">
          <w:rPr>
            <w:webHidden/>
          </w:rPr>
          <w:t>11</w:t>
        </w:r>
        <w:r>
          <w:rPr>
            <w:webHidden/>
          </w:rPr>
          <w:fldChar w:fldCharType="end"/>
        </w:r>
      </w:hyperlink>
    </w:p>
    <w:p w14:paraId="272AD024" w14:textId="5F91D1C5" w:rsidR="003A2150" w:rsidRDefault="003A2150">
      <w:pPr>
        <w:pStyle w:val="TOC2"/>
        <w:rPr>
          <w:rFonts w:asciiTheme="minorHAnsi" w:eastAsiaTheme="minorEastAsia" w:hAnsiTheme="minorHAnsi" w:cstheme="minorBidi"/>
          <w:kern w:val="2"/>
          <w:sz w:val="24"/>
          <w:szCs w:val="24"/>
          <w14:ligatures w14:val="standardContextual"/>
        </w:rPr>
      </w:pPr>
      <w:hyperlink w:anchor="_Toc172098930" w:history="1">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r>
          <w:rPr>
            <w:webHidden/>
          </w:rPr>
          <w:fldChar w:fldCharType="separate"/>
        </w:r>
        <w:r w:rsidR="00B83006">
          <w:rPr>
            <w:webHidden/>
          </w:rPr>
          <w:t>11</w:t>
        </w:r>
        <w:r>
          <w:rPr>
            <w:webHidden/>
          </w:rPr>
          <w:fldChar w:fldCharType="end"/>
        </w:r>
      </w:hyperlink>
    </w:p>
    <w:p w14:paraId="307FBE49" w14:textId="64287AA8" w:rsidR="003A2150" w:rsidRDefault="003A2150">
      <w:pPr>
        <w:pStyle w:val="TOC2"/>
        <w:rPr>
          <w:rFonts w:asciiTheme="minorHAnsi" w:eastAsiaTheme="minorEastAsia" w:hAnsiTheme="minorHAnsi" w:cstheme="minorBidi"/>
          <w:kern w:val="2"/>
          <w:sz w:val="24"/>
          <w:szCs w:val="24"/>
          <w14:ligatures w14:val="standardContextual"/>
        </w:rPr>
      </w:pPr>
      <w:hyperlink w:anchor="_Toc172098931" w:history="1">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r>
          <w:rPr>
            <w:webHidden/>
          </w:rPr>
          <w:fldChar w:fldCharType="separate"/>
        </w:r>
        <w:r w:rsidR="00B83006">
          <w:rPr>
            <w:webHidden/>
          </w:rPr>
          <w:t>12</w:t>
        </w:r>
        <w:r>
          <w:rPr>
            <w:webHidden/>
          </w:rPr>
          <w:fldChar w:fldCharType="end"/>
        </w:r>
      </w:hyperlink>
    </w:p>
    <w:p w14:paraId="2FB3BBC1" w14:textId="2CB0072A" w:rsidR="003A2150" w:rsidRDefault="003A2150">
      <w:pPr>
        <w:pStyle w:val="TOC2"/>
        <w:rPr>
          <w:rFonts w:asciiTheme="minorHAnsi" w:eastAsiaTheme="minorEastAsia" w:hAnsiTheme="minorHAnsi" w:cstheme="minorBidi"/>
          <w:kern w:val="2"/>
          <w:sz w:val="24"/>
          <w:szCs w:val="24"/>
          <w14:ligatures w14:val="standardContextual"/>
        </w:rPr>
      </w:pPr>
      <w:hyperlink w:anchor="_Toc172098932" w:history="1">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r>
          <w:rPr>
            <w:webHidden/>
          </w:rPr>
          <w:fldChar w:fldCharType="separate"/>
        </w:r>
        <w:r w:rsidR="00B83006">
          <w:rPr>
            <w:webHidden/>
          </w:rPr>
          <w:t>12</w:t>
        </w:r>
        <w:r>
          <w:rPr>
            <w:webHidden/>
          </w:rPr>
          <w:fldChar w:fldCharType="end"/>
        </w:r>
      </w:hyperlink>
    </w:p>
    <w:p w14:paraId="1D36AEA9" w14:textId="082C3713" w:rsidR="003A2150" w:rsidRDefault="003A2150">
      <w:pPr>
        <w:pStyle w:val="TOC2"/>
        <w:rPr>
          <w:rFonts w:asciiTheme="minorHAnsi" w:eastAsiaTheme="minorEastAsia" w:hAnsiTheme="minorHAnsi" w:cstheme="minorBidi"/>
          <w:kern w:val="2"/>
          <w:sz w:val="24"/>
          <w:szCs w:val="24"/>
          <w14:ligatures w14:val="standardContextual"/>
        </w:rPr>
      </w:pPr>
      <w:hyperlink w:anchor="_Toc172098933" w:history="1">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r>
          <w:rPr>
            <w:webHidden/>
          </w:rPr>
          <w:fldChar w:fldCharType="separate"/>
        </w:r>
        <w:r w:rsidR="00B83006">
          <w:rPr>
            <w:webHidden/>
          </w:rPr>
          <w:t>13</w:t>
        </w:r>
        <w:r>
          <w:rPr>
            <w:webHidden/>
          </w:rPr>
          <w:fldChar w:fldCharType="end"/>
        </w:r>
      </w:hyperlink>
    </w:p>
    <w:p w14:paraId="55D7512D" w14:textId="577C5EAB" w:rsidR="003A2150" w:rsidRDefault="003A2150">
      <w:pPr>
        <w:pStyle w:val="TOC2"/>
        <w:rPr>
          <w:rFonts w:asciiTheme="minorHAnsi" w:eastAsiaTheme="minorEastAsia" w:hAnsiTheme="minorHAnsi" w:cstheme="minorBidi"/>
          <w:kern w:val="2"/>
          <w:sz w:val="24"/>
          <w:szCs w:val="24"/>
          <w14:ligatures w14:val="standardContextual"/>
        </w:rPr>
      </w:pPr>
      <w:hyperlink w:anchor="_Toc172098934" w:history="1">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r>
          <w:rPr>
            <w:webHidden/>
          </w:rPr>
          <w:fldChar w:fldCharType="separate"/>
        </w:r>
        <w:r w:rsidR="00B83006">
          <w:rPr>
            <w:webHidden/>
          </w:rPr>
          <w:t>13</w:t>
        </w:r>
        <w:r>
          <w:rPr>
            <w:webHidden/>
          </w:rPr>
          <w:fldChar w:fldCharType="end"/>
        </w:r>
      </w:hyperlink>
    </w:p>
    <w:p w14:paraId="405205A3" w14:textId="520533D9" w:rsidR="003A2150" w:rsidRDefault="003A2150">
      <w:pPr>
        <w:pStyle w:val="TOC2"/>
        <w:rPr>
          <w:rFonts w:asciiTheme="minorHAnsi" w:eastAsiaTheme="minorEastAsia" w:hAnsiTheme="minorHAnsi" w:cstheme="minorBidi"/>
          <w:kern w:val="2"/>
          <w:sz w:val="24"/>
          <w:szCs w:val="24"/>
          <w14:ligatures w14:val="standardContextual"/>
        </w:rPr>
      </w:pPr>
      <w:hyperlink w:anchor="_Toc172098935" w:history="1">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r>
          <w:rPr>
            <w:webHidden/>
          </w:rPr>
          <w:fldChar w:fldCharType="separate"/>
        </w:r>
        <w:r w:rsidR="00B83006">
          <w:rPr>
            <w:webHidden/>
          </w:rPr>
          <w:t>13</w:t>
        </w:r>
        <w:r>
          <w:rPr>
            <w:webHidden/>
          </w:rPr>
          <w:fldChar w:fldCharType="end"/>
        </w:r>
      </w:hyperlink>
    </w:p>
    <w:p w14:paraId="25AF1356" w14:textId="0326289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36" w:history="1">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r>
          <w:rPr>
            <w:webHidden/>
          </w:rPr>
          <w:fldChar w:fldCharType="separate"/>
        </w:r>
        <w:r w:rsidR="00B83006">
          <w:rPr>
            <w:webHidden/>
          </w:rPr>
          <w:t>14</w:t>
        </w:r>
        <w:r>
          <w:rPr>
            <w:webHidden/>
          </w:rPr>
          <w:fldChar w:fldCharType="end"/>
        </w:r>
      </w:hyperlink>
    </w:p>
    <w:p w14:paraId="48858AE8" w14:textId="14AD0B10" w:rsidR="003A2150" w:rsidRDefault="003A2150">
      <w:pPr>
        <w:pStyle w:val="TOC2"/>
        <w:rPr>
          <w:rFonts w:asciiTheme="minorHAnsi" w:eastAsiaTheme="minorEastAsia" w:hAnsiTheme="minorHAnsi" w:cstheme="minorBidi"/>
          <w:kern w:val="2"/>
          <w:sz w:val="24"/>
          <w:szCs w:val="24"/>
          <w14:ligatures w14:val="standardContextual"/>
        </w:rPr>
      </w:pPr>
      <w:hyperlink w:anchor="_Toc172098937" w:history="1">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r>
          <w:rPr>
            <w:webHidden/>
          </w:rPr>
          <w:fldChar w:fldCharType="separate"/>
        </w:r>
        <w:r w:rsidR="00B83006">
          <w:rPr>
            <w:webHidden/>
          </w:rPr>
          <w:t>14</w:t>
        </w:r>
        <w:r>
          <w:rPr>
            <w:webHidden/>
          </w:rPr>
          <w:fldChar w:fldCharType="end"/>
        </w:r>
      </w:hyperlink>
    </w:p>
    <w:p w14:paraId="462EB6C1" w14:textId="5FD939F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8" w:history="1">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r>
          <w:rPr>
            <w:noProof/>
            <w:webHidden/>
          </w:rPr>
          <w:fldChar w:fldCharType="separate"/>
        </w:r>
        <w:r w:rsidR="00B83006">
          <w:rPr>
            <w:noProof/>
            <w:webHidden/>
          </w:rPr>
          <w:t>16</w:t>
        </w:r>
        <w:r>
          <w:rPr>
            <w:noProof/>
            <w:webHidden/>
          </w:rPr>
          <w:fldChar w:fldCharType="end"/>
        </w:r>
      </w:hyperlink>
    </w:p>
    <w:p w14:paraId="0925E71A" w14:textId="021F7F6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9" w:history="1">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r>
          <w:rPr>
            <w:noProof/>
            <w:webHidden/>
          </w:rPr>
          <w:fldChar w:fldCharType="separate"/>
        </w:r>
        <w:r w:rsidR="00B83006">
          <w:rPr>
            <w:noProof/>
            <w:webHidden/>
          </w:rPr>
          <w:t>16</w:t>
        </w:r>
        <w:r>
          <w:rPr>
            <w:noProof/>
            <w:webHidden/>
          </w:rPr>
          <w:fldChar w:fldCharType="end"/>
        </w:r>
      </w:hyperlink>
    </w:p>
    <w:p w14:paraId="0E1F93E2" w14:textId="3C6A1DB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0" w:history="1">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r>
          <w:rPr>
            <w:noProof/>
            <w:webHidden/>
          </w:rPr>
          <w:fldChar w:fldCharType="separate"/>
        </w:r>
        <w:r w:rsidR="00B83006">
          <w:rPr>
            <w:noProof/>
            <w:webHidden/>
          </w:rPr>
          <w:t>20</w:t>
        </w:r>
        <w:r>
          <w:rPr>
            <w:noProof/>
            <w:webHidden/>
          </w:rPr>
          <w:fldChar w:fldCharType="end"/>
        </w:r>
      </w:hyperlink>
    </w:p>
    <w:p w14:paraId="6C790ADB" w14:textId="06A8ECD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1" w:history="1">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r>
          <w:rPr>
            <w:noProof/>
            <w:webHidden/>
          </w:rPr>
          <w:fldChar w:fldCharType="separate"/>
        </w:r>
        <w:r w:rsidR="00B83006">
          <w:rPr>
            <w:noProof/>
            <w:webHidden/>
          </w:rPr>
          <w:t>25</w:t>
        </w:r>
        <w:r>
          <w:rPr>
            <w:noProof/>
            <w:webHidden/>
          </w:rPr>
          <w:fldChar w:fldCharType="end"/>
        </w:r>
      </w:hyperlink>
    </w:p>
    <w:p w14:paraId="7AA277E1" w14:textId="40E80B4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2" w:history="1">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r>
          <w:rPr>
            <w:noProof/>
            <w:webHidden/>
          </w:rPr>
          <w:fldChar w:fldCharType="separate"/>
        </w:r>
        <w:r w:rsidR="00B83006">
          <w:rPr>
            <w:noProof/>
            <w:webHidden/>
          </w:rPr>
          <w:t>26</w:t>
        </w:r>
        <w:r>
          <w:rPr>
            <w:noProof/>
            <w:webHidden/>
          </w:rPr>
          <w:fldChar w:fldCharType="end"/>
        </w:r>
      </w:hyperlink>
    </w:p>
    <w:p w14:paraId="45DDEA8C" w14:textId="11876382" w:rsidR="003A2150" w:rsidRDefault="003A2150">
      <w:pPr>
        <w:pStyle w:val="TOC2"/>
        <w:rPr>
          <w:rFonts w:asciiTheme="minorHAnsi" w:eastAsiaTheme="minorEastAsia" w:hAnsiTheme="minorHAnsi" w:cstheme="minorBidi"/>
          <w:kern w:val="2"/>
          <w:sz w:val="24"/>
          <w:szCs w:val="24"/>
          <w14:ligatures w14:val="standardContextual"/>
        </w:rPr>
      </w:pPr>
      <w:hyperlink w:anchor="_Toc172098943" w:history="1">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r>
          <w:rPr>
            <w:webHidden/>
          </w:rPr>
          <w:fldChar w:fldCharType="separate"/>
        </w:r>
        <w:r w:rsidR="00B83006">
          <w:rPr>
            <w:webHidden/>
          </w:rPr>
          <w:t>26</w:t>
        </w:r>
        <w:r>
          <w:rPr>
            <w:webHidden/>
          </w:rPr>
          <w:fldChar w:fldCharType="end"/>
        </w:r>
      </w:hyperlink>
    </w:p>
    <w:p w14:paraId="6D7BE7C8" w14:textId="512CFAC5" w:rsidR="003A2150" w:rsidRDefault="003A2150">
      <w:pPr>
        <w:pStyle w:val="TOC2"/>
        <w:rPr>
          <w:rFonts w:asciiTheme="minorHAnsi" w:eastAsiaTheme="minorEastAsia" w:hAnsiTheme="minorHAnsi" w:cstheme="minorBidi"/>
          <w:kern w:val="2"/>
          <w:sz w:val="24"/>
          <w:szCs w:val="24"/>
          <w14:ligatures w14:val="standardContextual"/>
        </w:rPr>
      </w:pPr>
      <w:hyperlink w:anchor="_Toc172098944" w:history="1">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r>
          <w:rPr>
            <w:webHidden/>
          </w:rPr>
          <w:fldChar w:fldCharType="separate"/>
        </w:r>
        <w:r w:rsidR="00B83006">
          <w:rPr>
            <w:webHidden/>
          </w:rPr>
          <w:t>26</w:t>
        </w:r>
        <w:r>
          <w:rPr>
            <w:webHidden/>
          </w:rPr>
          <w:fldChar w:fldCharType="end"/>
        </w:r>
      </w:hyperlink>
    </w:p>
    <w:p w14:paraId="4577C537" w14:textId="39FEBA25" w:rsidR="003A2150" w:rsidRDefault="003A2150">
      <w:pPr>
        <w:pStyle w:val="TOC2"/>
        <w:rPr>
          <w:rFonts w:asciiTheme="minorHAnsi" w:eastAsiaTheme="minorEastAsia" w:hAnsiTheme="minorHAnsi" w:cstheme="minorBidi"/>
          <w:kern w:val="2"/>
          <w:sz w:val="24"/>
          <w:szCs w:val="24"/>
          <w14:ligatures w14:val="standardContextual"/>
        </w:rPr>
      </w:pPr>
      <w:hyperlink w:anchor="_Toc172098945" w:history="1">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r>
          <w:rPr>
            <w:webHidden/>
          </w:rPr>
          <w:fldChar w:fldCharType="separate"/>
        </w:r>
        <w:r w:rsidR="00B83006">
          <w:rPr>
            <w:webHidden/>
          </w:rPr>
          <w:t>27</w:t>
        </w:r>
        <w:r>
          <w:rPr>
            <w:webHidden/>
          </w:rPr>
          <w:fldChar w:fldCharType="end"/>
        </w:r>
      </w:hyperlink>
    </w:p>
    <w:p w14:paraId="1ED595A4" w14:textId="0872A9B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6" w:history="1">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r w:rsidR="00B83006">
          <w:rPr>
            <w:noProof/>
            <w:webHidden/>
          </w:rPr>
          <w:t>31</w:t>
        </w:r>
        <w:r>
          <w:rPr>
            <w:noProof/>
            <w:webHidden/>
          </w:rPr>
          <w:fldChar w:fldCharType="end"/>
        </w:r>
      </w:hyperlink>
    </w:p>
    <w:p w14:paraId="02DA7313" w14:textId="4B47926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7" w:history="1">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r>
          <w:rPr>
            <w:noProof/>
            <w:webHidden/>
          </w:rPr>
          <w:fldChar w:fldCharType="separate"/>
        </w:r>
        <w:r w:rsidR="00B83006">
          <w:rPr>
            <w:noProof/>
            <w:webHidden/>
          </w:rPr>
          <w:t>32</w:t>
        </w:r>
        <w:r>
          <w:rPr>
            <w:noProof/>
            <w:webHidden/>
          </w:rPr>
          <w:fldChar w:fldCharType="end"/>
        </w:r>
      </w:hyperlink>
    </w:p>
    <w:p w14:paraId="117D3FC0" w14:textId="07629A5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8" w:history="1">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r w:rsidR="00B83006">
          <w:rPr>
            <w:noProof/>
            <w:webHidden/>
          </w:rPr>
          <w:t>34</w:t>
        </w:r>
        <w:r>
          <w:rPr>
            <w:noProof/>
            <w:webHidden/>
          </w:rPr>
          <w:fldChar w:fldCharType="end"/>
        </w:r>
      </w:hyperlink>
    </w:p>
    <w:p w14:paraId="0D0363CD" w14:textId="2CE60F8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9" w:history="1">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r>
          <w:rPr>
            <w:noProof/>
            <w:webHidden/>
          </w:rPr>
          <w:fldChar w:fldCharType="separate"/>
        </w:r>
        <w:r w:rsidR="00B83006">
          <w:rPr>
            <w:noProof/>
            <w:webHidden/>
          </w:rPr>
          <w:t>37</w:t>
        </w:r>
        <w:r>
          <w:rPr>
            <w:noProof/>
            <w:webHidden/>
          </w:rPr>
          <w:fldChar w:fldCharType="end"/>
        </w:r>
      </w:hyperlink>
    </w:p>
    <w:p w14:paraId="561858AF" w14:textId="3B07F52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0" w:history="1">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r>
          <w:rPr>
            <w:noProof/>
            <w:webHidden/>
          </w:rPr>
          <w:fldChar w:fldCharType="separate"/>
        </w:r>
        <w:r w:rsidR="00B83006">
          <w:rPr>
            <w:noProof/>
            <w:webHidden/>
          </w:rPr>
          <w:t>39</w:t>
        </w:r>
        <w:r>
          <w:rPr>
            <w:noProof/>
            <w:webHidden/>
          </w:rPr>
          <w:fldChar w:fldCharType="end"/>
        </w:r>
      </w:hyperlink>
    </w:p>
    <w:p w14:paraId="7F0F07AA" w14:textId="4BC328D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1" w:history="1">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r w:rsidR="00B83006">
          <w:rPr>
            <w:noProof/>
            <w:webHidden/>
          </w:rPr>
          <w:t>47</w:t>
        </w:r>
        <w:r>
          <w:rPr>
            <w:noProof/>
            <w:webHidden/>
          </w:rPr>
          <w:fldChar w:fldCharType="end"/>
        </w:r>
      </w:hyperlink>
    </w:p>
    <w:p w14:paraId="7EA5F9A4" w14:textId="15F5124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2" w:history="1">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r w:rsidR="00B83006">
          <w:rPr>
            <w:noProof/>
            <w:webHidden/>
          </w:rPr>
          <w:t>50</w:t>
        </w:r>
        <w:r>
          <w:rPr>
            <w:noProof/>
            <w:webHidden/>
          </w:rPr>
          <w:fldChar w:fldCharType="end"/>
        </w:r>
      </w:hyperlink>
    </w:p>
    <w:p w14:paraId="40671691" w14:textId="02003373" w:rsidR="003A2150" w:rsidRDefault="003A2150">
      <w:pPr>
        <w:pStyle w:val="TOC2"/>
        <w:rPr>
          <w:rFonts w:asciiTheme="minorHAnsi" w:eastAsiaTheme="minorEastAsia" w:hAnsiTheme="minorHAnsi" w:cstheme="minorBidi"/>
          <w:kern w:val="2"/>
          <w:sz w:val="24"/>
          <w:szCs w:val="24"/>
          <w14:ligatures w14:val="standardContextual"/>
        </w:rPr>
      </w:pPr>
      <w:hyperlink w:anchor="_Toc172098953" w:history="1">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r w:rsidR="00B83006">
          <w:rPr>
            <w:webHidden/>
          </w:rPr>
          <w:t>52</w:t>
        </w:r>
        <w:r>
          <w:rPr>
            <w:webHidden/>
          </w:rPr>
          <w:fldChar w:fldCharType="end"/>
        </w:r>
      </w:hyperlink>
    </w:p>
    <w:p w14:paraId="4DD99A9B" w14:textId="2D67547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4" w:history="1">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r w:rsidR="00B83006">
          <w:rPr>
            <w:noProof/>
            <w:webHidden/>
          </w:rPr>
          <w:t>54</w:t>
        </w:r>
        <w:r>
          <w:rPr>
            <w:noProof/>
            <w:webHidden/>
          </w:rPr>
          <w:fldChar w:fldCharType="end"/>
        </w:r>
      </w:hyperlink>
    </w:p>
    <w:p w14:paraId="300D15A9" w14:textId="129DF21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5" w:history="1">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r w:rsidR="00B83006">
          <w:rPr>
            <w:noProof/>
            <w:webHidden/>
          </w:rPr>
          <w:t>54</w:t>
        </w:r>
        <w:r>
          <w:rPr>
            <w:noProof/>
            <w:webHidden/>
          </w:rPr>
          <w:fldChar w:fldCharType="end"/>
        </w:r>
      </w:hyperlink>
    </w:p>
    <w:p w14:paraId="0104B6B6" w14:textId="2EA2675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6" w:history="1">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r w:rsidR="00B83006">
          <w:rPr>
            <w:noProof/>
            <w:webHidden/>
          </w:rPr>
          <w:t>54</w:t>
        </w:r>
        <w:r>
          <w:rPr>
            <w:noProof/>
            <w:webHidden/>
          </w:rPr>
          <w:fldChar w:fldCharType="end"/>
        </w:r>
      </w:hyperlink>
    </w:p>
    <w:p w14:paraId="2CE20E14" w14:textId="23922D7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7" w:history="1">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r w:rsidR="00B83006">
          <w:rPr>
            <w:noProof/>
            <w:webHidden/>
          </w:rPr>
          <w:t>54</w:t>
        </w:r>
        <w:r>
          <w:rPr>
            <w:noProof/>
            <w:webHidden/>
          </w:rPr>
          <w:fldChar w:fldCharType="end"/>
        </w:r>
      </w:hyperlink>
    </w:p>
    <w:p w14:paraId="7742E450" w14:textId="5EDFA7F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8" w:history="1">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r w:rsidR="00B83006">
          <w:rPr>
            <w:noProof/>
            <w:webHidden/>
          </w:rPr>
          <w:t>55</w:t>
        </w:r>
        <w:r>
          <w:rPr>
            <w:noProof/>
            <w:webHidden/>
          </w:rPr>
          <w:fldChar w:fldCharType="end"/>
        </w:r>
      </w:hyperlink>
    </w:p>
    <w:p w14:paraId="5C3DCE9A" w14:textId="3FFD8D8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9" w:history="1">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r w:rsidR="00B83006">
          <w:rPr>
            <w:noProof/>
            <w:webHidden/>
          </w:rPr>
          <w:t>55</w:t>
        </w:r>
        <w:r>
          <w:rPr>
            <w:noProof/>
            <w:webHidden/>
          </w:rPr>
          <w:fldChar w:fldCharType="end"/>
        </w:r>
      </w:hyperlink>
    </w:p>
    <w:p w14:paraId="4A2BE401" w14:textId="0C64298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0" w:history="1">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r w:rsidR="00B83006">
          <w:rPr>
            <w:noProof/>
            <w:webHidden/>
          </w:rPr>
          <w:t>57</w:t>
        </w:r>
        <w:r>
          <w:rPr>
            <w:noProof/>
            <w:webHidden/>
          </w:rPr>
          <w:fldChar w:fldCharType="end"/>
        </w:r>
      </w:hyperlink>
    </w:p>
    <w:p w14:paraId="10D6D016" w14:textId="137E584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1" w:history="1">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r w:rsidR="00B83006">
          <w:rPr>
            <w:noProof/>
            <w:webHidden/>
          </w:rPr>
          <w:t>57</w:t>
        </w:r>
        <w:r>
          <w:rPr>
            <w:noProof/>
            <w:webHidden/>
          </w:rPr>
          <w:fldChar w:fldCharType="end"/>
        </w:r>
      </w:hyperlink>
    </w:p>
    <w:p w14:paraId="1BF987AE" w14:textId="2CF09351" w:rsidR="003A2150" w:rsidRDefault="003A2150">
      <w:pPr>
        <w:pStyle w:val="TOC2"/>
        <w:rPr>
          <w:rFonts w:asciiTheme="minorHAnsi" w:eastAsiaTheme="minorEastAsia" w:hAnsiTheme="minorHAnsi" w:cstheme="minorBidi"/>
          <w:kern w:val="2"/>
          <w:sz w:val="24"/>
          <w:szCs w:val="24"/>
          <w14:ligatures w14:val="standardContextual"/>
        </w:rPr>
      </w:pPr>
      <w:hyperlink w:anchor="_Toc172098962" w:history="1">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r w:rsidR="00B83006">
          <w:rPr>
            <w:webHidden/>
          </w:rPr>
          <w:t>57</w:t>
        </w:r>
        <w:r>
          <w:rPr>
            <w:webHidden/>
          </w:rPr>
          <w:fldChar w:fldCharType="end"/>
        </w:r>
      </w:hyperlink>
    </w:p>
    <w:p w14:paraId="4ED6CDB7" w14:textId="3A31E13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3" w:history="1">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r w:rsidR="00B83006">
          <w:rPr>
            <w:noProof/>
            <w:webHidden/>
          </w:rPr>
          <w:t>57</w:t>
        </w:r>
        <w:r>
          <w:rPr>
            <w:noProof/>
            <w:webHidden/>
          </w:rPr>
          <w:fldChar w:fldCharType="end"/>
        </w:r>
      </w:hyperlink>
    </w:p>
    <w:p w14:paraId="219EC577" w14:textId="1915FFE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4" w:history="1">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r w:rsidR="00B83006">
          <w:rPr>
            <w:noProof/>
            <w:webHidden/>
          </w:rPr>
          <w:t>58</w:t>
        </w:r>
        <w:r>
          <w:rPr>
            <w:noProof/>
            <w:webHidden/>
          </w:rPr>
          <w:fldChar w:fldCharType="end"/>
        </w:r>
      </w:hyperlink>
    </w:p>
    <w:p w14:paraId="630A33DB" w14:textId="2E14C3D1" w:rsidR="003A2150" w:rsidRDefault="003A2150">
      <w:pPr>
        <w:pStyle w:val="TOC2"/>
        <w:rPr>
          <w:rFonts w:asciiTheme="minorHAnsi" w:eastAsiaTheme="minorEastAsia" w:hAnsiTheme="minorHAnsi" w:cstheme="minorBidi"/>
          <w:kern w:val="2"/>
          <w:sz w:val="24"/>
          <w:szCs w:val="24"/>
          <w14:ligatures w14:val="standardContextual"/>
        </w:rPr>
      </w:pPr>
      <w:hyperlink w:anchor="_Toc172098965" w:history="1">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r w:rsidR="00B83006">
          <w:rPr>
            <w:webHidden/>
          </w:rPr>
          <w:t>59</w:t>
        </w:r>
        <w:r>
          <w:rPr>
            <w:webHidden/>
          </w:rPr>
          <w:fldChar w:fldCharType="end"/>
        </w:r>
      </w:hyperlink>
    </w:p>
    <w:p w14:paraId="1974394B" w14:textId="085A6530" w:rsidR="003A2150" w:rsidRDefault="003A2150">
      <w:pPr>
        <w:pStyle w:val="TOC2"/>
        <w:rPr>
          <w:rFonts w:asciiTheme="minorHAnsi" w:eastAsiaTheme="minorEastAsia" w:hAnsiTheme="minorHAnsi" w:cstheme="minorBidi"/>
          <w:kern w:val="2"/>
          <w:sz w:val="24"/>
          <w:szCs w:val="24"/>
          <w14:ligatures w14:val="standardContextual"/>
        </w:rPr>
      </w:pPr>
      <w:hyperlink w:anchor="_Toc172098966" w:history="1">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r w:rsidR="00B83006">
          <w:rPr>
            <w:webHidden/>
          </w:rPr>
          <w:t>59</w:t>
        </w:r>
        <w:r>
          <w:rPr>
            <w:webHidden/>
          </w:rPr>
          <w:fldChar w:fldCharType="end"/>
        </w:r>
      </w:hyperlink>
    </w:p>
    <w:p w14:paraId="1AC6B8D5" w14:textId="0D52F21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67" w:history="1">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r w:rsidR="00B83006">
          <w:rPr>
            <w:webHidden/>
          </w:rPr>
          <w:t>61</w:t>
        </w:r>
        <w:r>
          <w:rPr>
            <w:webHidden/>
          </w:rPr>
          <w:fldChar w:fldCharType="end"/>
        </w:r>
      </w:hyperlink>
    </w:p>
    <w:p w14:paraId="54AD7AE6" w14:textId="1E3F94C0" w:rsidR="003A2150" w:rsidRDefault="003A2150">
      <w:pPr>
        <w:pStyle w:val="TOC2"/>
        <w:rPr>
          <w:rFonts w:asciiTheme="minorHAnsi" w:eastAsiaTheme="minorEastAsia" w:hAnsiTheme="minorHAnsi" w:cstheme="minorBidi"/>
          <w:kern w:val="2"/>
          <w:sz w:val="24"/>
          <w:szCs w:val="24"/>
          <w14:ligatures w14:val="standardContextual"/>
        </w:rPr>
      </w:pPr>
      <w:hyperlink w:anchor="_Toc172098968" w:history="1">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r w:rsidR="00B83006">
          <w:rPr>
            <w:webHidden/>
          </w:rPr>
          <w:t>61</w:t>
        </w:r>
        <w:r>
          <w:rPr>
            <w:webHidden/>
          </w:rPr>
          <w:fldChar w:fldCharType="end"/>
        </w:r>
      </w:hyperlink>
    </w:p>
    <w:p w14:paraId="1E50BA40" w14:textId="3E2621EA" w:rsidR="003A2150" w:rsidRDefault="003A2150">
      <w:pPr>
        <w:pStyle w:val="TOC2"/>
        <w:rPr>
          <w:rFonts w:asciiTheme="minorHAnsi" w:eastAsiaTheme="minorEastAsia" w:hAnsiTheme="minorHAnsi" w:cstheme="minorBidi"/>
          <w:kern w:val="2"/>
          <w:sz w:val="24"/>
          <w:szCs w:val="24"/>
          <w14:ligatures w14:val="standardContextual"/>
        </w:rPr>
      </w:pPr>
      <w:hyperlink w:anchor="_Toc172098969" w:history="1">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r w:rsidR="00B83006">
          <w:rPr>
            <w:webHidden/>
          </w:rPr>
          <w:t>61</w:t>
        </w:r>
        <w:r>
          <w:rPr>
            <w:webHidden/>
          </w:rPr>
          <w:fldChar w:fldCharType="end"/>
        </w:r>
      </w:hyperlink>
    </w:p>
    <w:p w14:paraId="1A05E3EC" w14:textId="289B8D2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0" w:history="1">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r w:rsidR="00B83006">
          <w:rPr>
            <w:webHidden/>
          </w:rPr>
          <w:t>63</w:t>
        </w:r>
        <w:r>
          <w:rPr>
            <w:webHidden/>
          </w:rPr>
          <w:fldChar w:fldCharType="end"/>
        </w:r>
      </w:hyperlink>
    </w:p>
    <w:p w14:paraId="6F0590D3" w14:textId="16051898" w:rsidR="003A2150" w:rsidRDefault="003A2150">
      <w:pPr>
        <w:pStyle w:val="TOC2"/>
        <w:rPr>
          <w:rFonts w:asciiTheme="minorHAnsi" w:eastAsiaTheme="minorEastAsia" w:hAnsiTheme="minorHAnsi" w:cstheme="minorBidi"/>
          <w:kern w:val="2"/>
          <w:sz w:val="24"/>
          <w:szCs w:val="24"/>
          <w14:ligatures w14:val="standardContextual"/>
        </w:rPr>
      </w:pPr>
      <w:hyperlink w:anchor="_Toc172098971" w:history="1">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r w:rsidR="00B83006">
          <w:rPr>
            <w:webHidden/>
          </w:rPr>
          <w:t>63</w:t>
        </w:r>
        <w:r>
          <w:rPr>
            <w:webHidden/>
          </w:rPr>
          <w:fldChar w:fldCharType="end"/>
        </w:r>
      </w:hyperlink>
    </w:p>
    <w:p w14:paraId="4391E26B" w14:textId="2F492F10" w:rsidR="003A2150" w:rsidRDefault="003A2150">
      <w:pPr>
        <w:pStyle w:val="TOC2"/>
        <w:rPr>
          <w:rFonts w:asciiTheme="minorHAnsi" w:eastAsiaTheme="minorEastAsia" w:hAnsiTheme="minorHAnsi" w:cstheme="minorBidi"/>
          <w:kern w:val="2"/>
          <w:sz w:val="24"/>
          <w:szCs w:val="24"/>
          <w14:ligatures w14:val="standardContextual"/>
        </w:rPr>
      </w:pPr>
      <w:hyperlink w:anchor="_Toc172098972" w:history="1">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r w:rsidR="00B83006">
          <w:rPr>
            <w:webHidden/>
          </w:rPr>
          <w:t>64</w:t>
        </w:r>
        <w:r>
          <w:rPr>
            <w:webHidden/>
          </w:rPr>
          <w:fldChar w:fldCharType="end"/>
        </w:r>
      </w:hyperlink>
    </w:p>
    <w:p w14:paraId="4EA7EEC6" w14:textId="69BFFE8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3" w:history="1">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r w:rsidR="00B83006">
          <w:rPr>
            <w:webHidden/>
          </w:rPr>
          <w:t>66</w:t>
        </w:r>
        <w:r>
          <w:rPr>
            <w:webHidden/>
          </w:rPr>
          <w:fldChar w:fldCharType="end"/>
        </w:r>
      </w:hyperlink>
    </w:p>
    <w:p w14:paraId="1B7FFBD9" w14:textId="2F8504A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4" w:history="1">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r w:rsidR="00B83006">
          <w:rPr>
            <w:webHidden/>
          </w:rPr>
          <w:t>67</w:t>
        </w:r>
        <w:r>
          <w:rPr>
            <w:webHidden/>
          </w:rPr>
          <w:fldChar w:fldCharType="end"/>
        </w:r>
      </w:hyperlink>
    </w:p>
    <w:p w14:paraId="17ED661D" w14:textId="1FFB2402" w:rsidR="003A2150" w:rsidRDefault="003A2150">
      <w:pPr>
        <w:pStyle w:val="TOC2"/>
        <w:rPr>
          <w:rFonts w:asciiTheme="minorHAnsi" w:eastAsiaTheme="minorEastAsia" w:hAnsiTheme="minorHAnsi" w:cstheme="minorBidi"/>
          <w:kern w:val="2"/>
          <w:sz w:val="24"/>
          <w:szCs w:val="24"/>
          <w14:ligatures w14:val="standardContextual"/>
        </w:rPr>
      </w:pPr>
      <w:hyperlink w:anchor="_Toc172098975" w:history="1">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r w:rsidR="00B83006">
          <w:rPr>
            <w:webHidden/>
          </w:rPr>
          <w:t>67</w:t>
        </w:r>
        <w:r>
          <w:rPr>
            <w:webHidden/>
          </w:rPr>
          <w:fldChar w:fldCharType="end"/>
        </w:r>
      </w:hyperlink>
    </w:p>
    <w:p w14:paraId="09731572" w14:textId="41AA3CDE" w:rsidR="003A2150" w:rsidRDefault="003A2150">
      <w:pPr>
        <w:pStyle w:val="TOC2"/>
        <w:rPr>
          <w:rFonts w:asciiTheme="minorHAnsi" w:eastAsiaTheme="minorEastAsia" w:hAnsiTheme="minorHAnsi" w:cstheme="minorBidi"/>
          <w:kern w:val="2"/>
          <w:sz w:val="24"/>
          <w:szCs w:val="24"/>
          <w14:ligatures w14:val="standardContextual"/>
        </w:rPr>
      </w:pPr>
      <w:hyperlink w:anchor="_Toc172098976" w:history="1">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r w:rsidR="00B83006">
          <w:rPr>
            <w:webHidden/>
          </w:rPr>
          <w:t>67</w:t>
        </w:r>
        <w:r>
          <w:rPr>
            <w:webHidden/>
          </w:rPr>
          <w:fldChar w:fldCharType="end"/>
        </w:r>
      </w:hyperlink>
    </w:p>
    <w:p w14:paraId="1F0A5EA7" w14:textId="563DC40B" w:rsidR="003A2150" w:rsidRDefault="003A2150">
      <w:pPr>
        <w:pStyle w:val="TOC2"/>
        <w:rPr>
          <w:rFonts w:asciiTheme="minorHAnsi" w:eastAsiaTheme="minorEastAsia" w:hAnsiTheme="minorHAnsi" w:cstheme="minorBidi"/>
          <w:kern w:val="2"/>
          <w:sz w:val="24"/>
          <w:szCs w:val="24"/>
          <w14:ligatures w14:val="standardContextual"/>
        </w:rPr>
      </w:pPr>
      <w:hyperlink w:anchor="_Toc172098977" w:history="1">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r w:rsidR="00B83006">
          <w:rPr>
            <w:webHidden/>
          </w:rPr>
          <w:t>67</w:t>
        </w:r>
        <w:r>
          <w:rPr>
            <w:webHidden/>
          </w:rPr>
          <w:fldChar w:fldCharType="end"/>
        </w:r>
      </w:hyperlink>
    </w:p>
    <w:p w14:paraId="6BDDF4E6" w14:textId="22FF449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78" w:history="1">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r w:rsidR="00B83006">
          <w:rPr>
            <w:noProof/>
            <w:webHidden/>
          </w:rPr>
          <w:t>68</w:t>
        </w:r>
        <w:r>
          <w:rPr>
            <w:noProof/>
            <w:webHidden/>
          </w:rPr>
          <w:fldChar w:fldCharType="end"/>
        </w:r>
      </w:hyperlink>
    </w:p>
    <w:p w14:paraId="3D08F94A" w14:textId="6D6A07E7" w:rsidR="003A2150" w:rsidRDefault="003A2150">
      <w:pPr>
        <w:pStyle w:val="TOC2"/>
        <w:rPr>
          <w:rFonts w:asciiTheme="minorHAnsi" w:eastAsiaTheme="minorEastAsia" w:hAnsiTheme="minorHAnsi" w:cstheme="minorBidi"/>
          <w:kern w:val="2"/>
          <w:sz w:val="24"/>
          <w:szCs w:val="24"/>
          <w14:ligatures w14:val="standardContextual"/>
        </w:rPr>
      </w:pPr>
      <w:hyperlink w:anchor="_Toc172098979" w:history="1">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r w:rsidR="00B83006">
          <w:rPr>
            <w:webHidden/>
          </w:rPr>
          <w:t>68</w:t>
        </w:r>
        <w:r>
          <w:rPr>
            <w:webHidden/>
          </w:rPr>
          <w:fldChar w:fldCharType="end"/>
        </w:r>
      </w:hyperlink>
    </w:p>
    <w:p w14:paraId="1C506EB7" w14:textId="725F5CE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0" w:history="1">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r w:rsidR="00B83006">
          <w:rPr>
            <w:noProof/>
            <w:webHidden/>
          </w:rPr>
          <w:t>68</w:t>
        </w:r>
        <w:r>
          <w:rPr>
            <w:noProof/>
            <w:webHidden/>
          </w:rPr>
          <w:fldChar w:fldCharType="end"/>
        </w:r>
      </w:hyperlink>
    </w:p>
    <w:p w14:paraId="54B42C5C" w14:textId="6C8D5DA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1" w:history="1">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r w:rsidR="00B83006">
          <w:rPr>
            <w:noProof/>
            <w:webHidden/>
          </w:rPr>
          <w:t>68</w:t>
        </w:r>
        <w:r>
          <w:rPr>
            <w:noProof/>
            <w:webHidden/>
          </w:rPr>
          <w:fldChar w:fldCharType="end"/>
        </w:r>
      </w:hyperlink>
    </w:p>
    <w:p w14:paraId="1F16A302" w14:textId="0F5CF97F" w:rsidR="003A2150" w:rsidRDefault="003A2150">
      <w:pPr>
        <w:pStyle w:val="TOC2"/>
        <w:rPr>
          <w:rFonts w:asciiTheme="minorHAnsi" w:eastAsiaTheme="minorEastAsia" w:hAnsiTheme="minorHAnsi" w:cstheme="minorBidi"/>
          <w:kern w:val="2"/>
          <w:sz w:val="24"/>
          <w:szCs w:val="24"/>
          <w14:ligatures w14:val="standardContextual"/>
        </w:rPr>
      </w:pPr>
      <w:hyperlink w:anchor="_Toc172098982" w:history="1">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r w:rsidR="00B83006">
          <w:rPr>
            <w:webHidden/>
          </w:rPr>
          <w:t>70</w:t>
        </w:r>
        <w:r>
          <w:rPr>
            <w:webHidden/>
          </w:rPr>
          <w:fldChar w:fldCharType="end"/>
        </w:r>
      </w:hyperlink>
    </w:p>
    <w:p w14:paraId="4278588C" w14:textId="26EB611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3" w:history="1">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r w:rsidR="00B83006">
          <w:rPr>
            <w:webHidden/>
          </w:rPr>
          <w:t>71</w:t>
        </w:r>
        <w:r>
          <w:rPr>
            <w:webHidden/>
          </w:rPr>
          <w:fldChar w:fldCharType="end"/>
        </w:r>
      </w:hyperlink>
    </w:p>
    <w:p w14:paraId="1DE9BE04" w14:textId="7C75327F" w:rsidR="003A2150" w:rsidRDefault="003A2150">
      <w:pPr>
        <w:pStyle w:val="TOC2"/>
        <w:rPr>
          <w:rFonts w:asciiTheme="minorHAnsi" w:eastAsiaTheme="minorEastAsia" w:hAnsiTheme="minorHAnsi" w:cstheme="minorBidi"/>
          <w:kern w:val="2"/>
          <w:sz w:val="24"/>
          <w:szCs w:val="24"/>
          <w14:ligatures w14:val="standardContextual"/>
        </w:rPr>
      </w:pPr>
      <w:hyperlink w:anchor="_Toc172098984" w:history="1">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r w:rsidR="00B83006">
          <w:rPr>
            <w:webHidden/>
          </w:rPr>
          <w:t>71</w:t>
        </w:r>
        <w:r>
          <w:rPr>
            <w:webHidden/>
          </w:rPr>
          <w:fldChar w:fldCharType="end"/>
        </w:r>
      </w:hyperlink>
    </w:p>
    <w:p w14:paraId="2B2B5A0C" w14:textId="437BFE1C" w:rsidR="003A2150" w:rsidRDefault="003A2150">
      <w:pPr>
        <w:pStyle w:val="TOC2"/>
        <w:rPr>
          <w:rFonts w:asciiTheme="minorHAnsi" w:eastAsiaTheme="minorEastAsia" w:hAnsiTheme="minorHAnsi" w:cstheme="minorBidi"/>
          <w:kern w:val="2"/>
          <w:sz w:val="24"/>
          <w:szCs w:val="24"/>
          <w14:ligatures w14:val="standardContextual"/>
        </w:rPr>
      </w:pPr>
      <w:hyperlink w:anchor="_Toc172098985" w:history="1">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r w:rsidR="00B83006">
          <w:rPr>
            <w:webHidden/>
          </w:rPr>
          <w:t>73</w:t>
        </w:r>
        <w:r>
          <w:rPr>
            <w:webHidden/>
          </w:rPr>
          <w:fldChar w:fldCharType="end"/>
        </w:r>
      </w:hyperlink>
    </w:p>
    <w:p w14:paraId="392A59D9" w14:textId="01CA248D" w:rsidR="003A2150" w:rsidRDefault="003A2150">
      <w:pPr>
        <w:pStyle w:val="TOC2"/>
        <w:rPr>
          <w:rFonts w:asciiTheme="minorHAnsi" w:eastAsiaTheme="minorEastAsia" w:hAnsiTheme="minorHAnsi" w:cstheme="minorBidi"/>
          <w:kern w:val="2"/>
          <w:sz w:val="24"/>
          <w:szCs w:val="24"/>
          <w14:ligatures w14:val="standardContextual"/>
        </w:rPr>
      </w:pPr>
      <w:hyperlink w:anchor="_Toc172098986" w:history="1">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r w:rsidR="00B83006">
          <w:rPr>
            <w:webHidden/>
          </w:rPr>
          <w:t>73</w:t>
        </w:r>
        <w:r>
          <w:rPr>
            <w:webHidden/>
          </w:rPr>
          <w:fldChar w:fldCharType="end"/>
        </w:r>
      </w:hyperlink>
    </w:p>
    <w:p w14:paraId="28C5AB5B" w14:textId="7956EDAD"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7" w:history="1">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r w:rsidR="00B83006">
          <w:rPr>
            <w:webHidden/>
          </w:rPr>
          <w:t>75</w:t>
        </w:r>
        <w:r>
          <w:rPr>
            <w:webHidden/>
          </w:rPr>
          <w:fldChar w:fldCharType="end"/>
        </w:r>
      </w:hyperlink>
    </w:p>
    <w:p w14:paraId="424B8D83" w14:textId="047D33C4"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8" w:history="1">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r w:rsidR="00B83006">
          <w:rPr>
            <w:webHidden/>
          </w:rPr>
          <w:t>77</w:t>
        </w:r>
        <w:r>
          <w:rPr>
            <w:webHidden/>
          </w:rPr>
          <w:fldChar w:fldCharType="end"/>
        </w:r>
      </w:hyperlink>
    </w:p>
    <w:p w14:paraId="6780B10E" w14:textId="3B76C9B8" w:rsidR="003A2150" w:rsidRDefault="003A2150">
      <w:pPr>
        <w:pStyle w:val="TOC2"/>
        <w:rPr>
          <w:rFonts w:asciiTheme="minorHAnsi" w:eastAsiaTheme="minorEastAsia" w:hAnsiTheme="minorHAnsi" w:cstheme="minorBidi"/>
          <w:kern w:val="2"/>
          <w:sz w:val="24"/>
          <w:szCs w:val="24"/>
          <w14:ligatures w14:val="standardContextual"/>
        </w:rPr>
      </w:pPr>
      <w:hyperlink w:anchor="_Toc172098989" w:history="1">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r w:rsidR="00B83006">
          <w:rPr>
            <w:webHidden/>
          </w:rPr>
          <w:t>77</w:t>
        </w:r>
        <w:r>
          <w:rPr>
            <w:webHidden/>
          </w:rPr>
          <w:fldChar w:fldCharType="end"/>
        </w:r>
      </w:hyperlink>
    </w:p>
    <w:p w14:paraId="4F155774" w14:textId="5000555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0" w:history="1">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r w:rsidR="00B83006">
          <w:rPr>
            <w:webHidden/>
          </w:rPr>
          <w:t>79</w:t>
        </w:r>
        <w:r>
          <w:rPr>
            <w:webHidden/>
          </w:rPr>
          <w:fldChar w:fldCharType="end"/>
        </w:r>
      </w:hyperlink>
    </w:p>
    <w:p w14:paraId="00C8D02A" w14:textId="4BE3AE65" w:rsidR="003A2150" w:rsidRDefault="003A2150">
      <w:pPr>
        <w:pStyle w:val="TOC2"/>
        <w:rPr>
          <w:rFonts w:asciiTheme="minorHAnsi" w:eastAsiaTheme="minorEastAsia" w:hAnsiTheme="minorHAnsi" w:cstheme="minorBidi"/>
          <w:kern w:val="2"/>
          <w:sz w:val="24"/>
          <w:szCs w:val="24"/>
          <w14:ligatures w14:val="standardContextual"/>
        </w:rPr>
      </w:pPr>
      <w:hyperlink w:anchor="_Toc172098991" w:history="1">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r w:rsidR="00B83006">
          <w:rPr>
            <w:webHidden/>
          </w:rPr>
          <w:t>79</w:t>
        </w:r>
        <w:r>
          <w:rPr>
            <w:webHidden/>
          </w:rPr>
          <w:fldChar w:fldCharType="end"/>
        </w:r>
      </w:hyperlink>
    </w:p>
    <w:p w14:paraId="32E698A0" w14:textId="1C93EA12"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2" w:history="1">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r w:rsidR="00B83006">
          <w:rPr>
            <w:noProof/>
            <w:webHidden/>
          </w:rPr>
          <w:t>79</w:t>
        </w:r>
        <w:r>
          <w:rPr>
            <w:noProof/>
            <w:webHidden/>
          </w:rPr>
          <w:fldChar w:fldCharType="end"/>
        </w:r>
      </w:hyperlink>
    </w:p>
    <w:p w14:paraId="537A02E6" w14:textId="73D365E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3" w:history="1">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r w:rsidR="00B83006">
          <w:rPr>
            <w:noProof/>
            <w:webHidden/>
          </w:rPr>
          <w:t>79</w:t>
        </w:r>
        <w:r>
          <w:rPr>
            <w:noProof/>
            <w:webHidden/>
          </w:rPr>
          <w:fldChar w:fldCharType="end"/>
        </w:r>
      </w:hyperlink>
    </w:p>
    <w:p w14:paraId="0ACE0F8E" w14:textId="12C95870"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4" w:history="1">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r w:rsidR="00B83006">
          <w:rPr>
            <w:noProof/>
            <w:webHidden/>
          </w:rPr>
          <w:t>79</w:t>
        </w:r>
        <w:r>
          <w:rPr>
            <w:noProof/>
            <w:webHidden/>
          </w:rPr>
          <w:fldChar w:fldCharType="end"/>
        </w:r>
      </w:hyperlink>
    </w:p>
    <w:p w14:paraId="1E377C3A" w14:textId="65D7430E" w:rsidR="003A2150" w:rsidRDefault="003A2150">
      <w:pPr>
        <w:pStyle w:val="TOC2"/>
        <w:rPr>
          <w:rFonts w:asciiTheme="minorHAnsi" w:eastAsiaTheme="minorEastAsia" w:hAnsiTheme="minorHAnsi" w:cstheme="minorBidi"/>
          <w:kern w:val="2"/>
          <w:sz w:val="24"/>
          <w:szCs w:val="24"/>
          <w14:ligatures w14:val="standardContextual"/>
        </w:rPr>
      </w:pPr>
      <w:hyperlink w:anchor="_Toc172098995" w:history="1">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r w:rsidR="00B83006">
          <w:rPr>
            <w:webHidden/>
          </w:rPr>
          <w:t>79</w:t>
        </w:r>
        <w:r>
          <w:rPr>
            <w:webHidden/>
          </w:rPr>
          <w:fldChar w:fldCharType="end"/>
        </w:r>
      </w:hyperlink>
    </w:p>
    <w:p w14:paraId="51A5750A" w14:textId="0804AF4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6" w:history="1">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r w:rsidR="00B83006">
          <w:rPr>
            <w:noProof/>
            <w:webHidden/>
          </w:rPr>
          <w:t>79</w:t>
        </w:r>
        <w:r>
          <w:rPr>
            <w:noProof/>
            <w:webHidden/>
          </w:rPr>
          <w:fldChar w:fldCharType="end"/>
        </w:r>
      </w:hyperlink>
    </w:p>
    <w:p w14:paraId="5387F4C5" w14:textId="26D2B747"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7" w:history="1">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r w:rsidR="00B83006">
          <w:rPr>
            <w:noProof/>
            <w:webHidden/>
          </w:rPr>
          <w:t>79</w:t>
        </w:r>
        <w:r>
          <w:rPr>
            <w:noProof/>
            <w:webHidden/>
          </w:rPr>
          <w:fldChar w:fldCharType="end"/>
        </w:r>
      </w:hyperlink>
    </w:p>
    <w:p w14:paraId="21C6183D" w14:textId="01B1B41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8" w:history="1">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r w:rsidR="00B83006">
          <w:rPr>
            <w:webHidden/>
          </w:rPr>
          <w:t>81</w:t>
        </w:r>
        <w:r>
          <w:rPr>
            <w:webHidden/>
          </w:rPr>
          <w:fldChar w:fldCharType="end"/>
        </w:r>
      </w:hyperlink>
    </w:p>
    <w:p w14:paraId="479C9A80" w14:textId="2B005EE1" w:rsidR="003A2150" w:rsidRDefault="003A2150">
      <w:pPr>
        <w:pStyle w:val="TOC2"/>
        <w:rPr>
          <w:rFonts w:asciiTheme="minorHAnsi" w:eastAsiaTheme="minorEastAsia" w:hAnsiTheme="minorHAnsi" w:cstheme="minorBidi"/>
          <w:kern w:val="2"/>
          <w:sz w:val="24"/>
          <w:szCs w:val="24"/>
          <w14:ligatures w14:val="standardContextual"/>
        </w:rPr>
      </w:pPr>
      <w:hyperlink w:anchor="_Toc172098999" w:history="1">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r w:rsidR="00B83006">
          <w:rPr>
            <w:webHidden/>
          </w:rPr>
          <w:t>81</w:t>
        </w:r>
        <w:r>
          <w:rPr>
            <w:webHidden/>
          </w:rPr>
          <w:fldChar w:fldCharType="end"/>
        </w:r>
      </w:hyperlink>
    </w:p>
    <w:p w14:paraId="5DDFFF22" w14:textId="0BA30437" w:rsidR="003A2150" w:rsidRDefault="003A2150">
      <w:pPr>
        <w:pStyle w:val="TOC2"/>
        <w:rPr>
          <w:rFonts w:asciiTheme="minorHAnsi" w:eastAsiaTheme="minorEastAsia" w:hAnsiTheme="minorHAnsi" w:cstheme="minorBidi"/>
          <w:kern w:val="2"/>
          <w:sz w:val="24"/>
          <w:szCs w:val="24"/>
          <w14:ligatures w14:val="standardContextual"/>
        </w:rPr>
      </w:pPr>
      <w:hyperlink w:anchor="_Toc172099000" w:history="1">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r w:rsidR="00B83006">
          <w:rPr>
            <w:webHidden/>
          </w:rPr>
          <w:t>81</w:t>
        </w:r>
        <w:r>
          <w:rPr>
            <w:webHidden/>
          </w:rPr>
          <w:fldChar w:fldCharType="end"/>
        </w:r>
      </w:hyperlink>
    </w:p>
    <w:p w14:paraId="754BA4FF" w14:textId="04A3400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1" w:history="1">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r w:rsidR="00B83006">
          <w:rPr>
            <w:webHidden/>
          </w:rPr>
          <w:t>83</w:t>
        </w:r>
        <w:r>
          <w:rPr>
            <w:webHidden/>
          </w:rPr>
          <w:fldChar w:fldCharType="end"/>
        </w:r>
      </w:hyperlink>
    </w:p>
    <w:p w14:paraId="7205CF2F" w14:textId="3D5C2E3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2" w:history="1">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r w:rsidR="00B83006">
          <w:rPr>
            <w:webHidden/>
          </w:rPr>
          <w:t>85</w:t>
        </w:r>
        <w:r>
          <w:rPr>
            <w:webHidden/>
          </w:rPr>
          <w:fldChar w:fldCharType="end"/>
        </w:r>
      </w:hyperlink>
    </w:p>
    <w:p w14:paraId="63EA2459" w14:textId="4572BA6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3" w:history="1">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r w:rsidR="00B83006">
          <w:rPr>
            <w:webHidden/>
          </w:rPr>
          <w:t>86</w:t>
        </w:r>
        <w:r>
          <w:rPr>
            <w:webHidden/>
          </w:rPr>
          <w:fldChar w:fldCharType="end"/>
        </w:r>
      </w:hyperlink>
    </w:p>
    <w:p w14:paraId="2881684A" w14:textId="0CB4DA63"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4" w:history="1">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r w:rsidR="00B83006">
          <w:rPr>
            <w:webHidden/>
          </w:rPr>
          <w:t>87</w:t>
        </w:r>
        <w:r>
          <w:rPr>
            <w:webHidden/>
          </w:rPr>
          <w:fldChar w:fldCharType="end"/>
        </w:r>
      </w:hyperlink>
    </w:p>
    <w:p w14:paraId="078A9F53" w14:textId="30E9BE44" w:rsidR="003A2150" w:rsidRDefault="003A2150">
      <w:pPr>
        <w:pStyle w:val="TOC2"/>
        <w:rPr>
          <w:rFonts w:asciiTheme="minorHAnsi" w:eastAsiaTheme="minorEastAsia" w:hAnsiTheme="minorHAnsi" w:cstheme="minorBidi"/>
          <w:kern w:val="2"/>
          <w:sz w:val="24"/>
          <w:szCs w:val="24"/>
          <w14:ligatures w14:val="standardContextual"/>
        </w:rPr>
      </w:pPr>
      <w:hyperlink w:anchor="_Toc172099005" w:history="1">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r w:rsidR="00B83006">
          <w:rPr>
            <w:webHidden/>
          </w:rPr>
          <w:t>87</w:t>
        </w:r>
        <w:r>
          <w:rPr>
            <w:webHidden/>
          </w:rPr>
          <w:fldChar w:fldCharType="end"/>
        </w:r>
      </w:hyperlink>
    </w:p>
    <w:p w14:paraId="6C0EEEB8" w14:textId="15D4782F" w:rsidR="003A2150" w:rsidRDefault="003A2150">
      <w:pPr>
        <w:pStyle w:val="TOC2"/>
        <w:rPr>
          <w:rFonts w:asciiTheme="minorHAnsi" w:eastAsiaTheme="minorEastAsia" w:hAnsiTheme="minorHAnsi" w:cstheme="minorBidi"/>
          <w:kern w:val="2"/>
          <w:sz w:val="24"/>
          <w:szCs w:val="24"/>
          <w14:ligatures w14:val="standardContextual"/>
        </w:rPr>
      </w:pPr>
      <w:hyperlink w:anchor="_Toc172099006" w:history="1">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r w:rsidR="00B83006">
          <w:rPr>
            <w:webHidden/>
          </w:rPr>
          <w:t>88</w:t>
        </w:r>
        <w:r>
          <w:rPr>
            <w:webHidden/>
          </w:rPr>
          <w:fldChar w:fldCharType="end"/>
        </w:r>
      </w:hyperlink>
    </w:p>
    <w:p w14:paraId="13E8F232" w14:textId="694DC0FC" w:rsidR="003A2150" w:rsidRDefault="003A2150">
      <w:pPr>
        <w:pStyle w:val="TOC2"/>
        <w:rPr>
          <w:rFonts w:asciiTheme="minorHAnsi" w:eastAsiaTheme="minorEastAsia" w:hAnsiTheme="minorHAnsi" w:cstheme="minorBidi"/>
          <w:kern w:val="2"/>
          <w:sz w:val="24"/>
          <w:szCs w:val="24"/>
          <w14:ligatures w14:val="standardContextual"/>
        </w:rPr>
      </w:pPr>
      <w:hyperlink w:anchor="_Toc172099007" w:history="1">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r w:rsidR="00B83006">
          <w:rPr>
            <w:webHidden/>
          </w:rPr>
          <w:t>94</w:t>
        </w:r>
        <w:r>
          <w:rPr>
            <w:webHidden/>
          </w:rPr>
          <w:fldChar w:fldCharType="end"/>
        </w:r>
      </w:hyperlink>
    </w:p>
    <w:p w14:paraId="6AA02AA0" w14:textId="590D9D4B" w:rsidR="003A2150" w:rsidRDefault="003A2150">
      <w:pPr>
        <w:pStyle w:val="TOC2"/>
        <w:rPr>
          <w:rFonts w:asciiTheme="minorHAnsi" w:eastAsiaTheme="minorEastAsia" w:hAnsiTheme="minorHAnsi" w:cstheme="minorBidi"/>
          <w:kern w:val="2"/>
          <w:sz w:val="24"/>
          <w:szCs w:val="24"/>
          <w14:ligatures w14:val="standardContextual"/>
        </w:rPr>
      </w:pPr>
      <w:hyperlink w:anchor="_Toc172099008" w:history="1">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r w:rsidR="00B83006">
          <w:rPr>
            <w:webHidden/>
          </w:rPr>
          <w:t>94</w:t>
        </w:r>
        <w:r>
          <w:rPr>
            <w:webHidden/>
          </w:rPr>
          <w:fldChar w:fldCharType="end"/>
        </w:r>
      </w:hyperlink>
    </w:p>
    <w:p w14:paraId="1D901A63" w14:textId="23CAC70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9" w:history="1">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r w:rsidR="00B83006">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15BE3CCC"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B83006">
          <w:rPr>
            <w:noProof/>
            <w:webHidden/>
          </w:rPr>
          <w:t>15</w:t>
        </w:r>
        <w:r w:rsidR="00354D14">
          <w:rPr>
            <w:noProof/>
            <w:webHidden/>
          </w:rPr>
          <w:fldChar w:fldCharType="end"/>
        </w:r>
      </w:hyperlink>
    </w:p>
    <w:p w14:paraId="243303C7" w14:textId="2EC5590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Pr="00620A00">
          <w:rPr>
            <w:rStyle w:val="Hyperlink"/>
            <w:noProof/>
          </w:rPr>
          <w:t>Figure 2</w:t>
        </w:r>
        <w:r>
          <w:rPr>
            <w:rFonts w:asciiTheme="minorHAnsi" w:eastAsiaTheme="minorEastAsia" w:hAnsiTheme="minorHAnsi" w:cstheme="minorBidi"/>
            <w:noProof/>
            <w:kern w:val="2"/>
            <w:sz w:val="22"/>
            <w:szCs w:val="22"/>
            <w14:ligatures w14:val="standardContextual"/>
          </w:rPr>
          <w:tab/>
        </w:r>
        <w:r w:rsidRPr="00620A00">
          <w:rPr>
            <w:rStyle w:val="Hyperlink"/>
            <w:noProof/>
          </w:rPr>
          <w:t>JSON schema</w:t>
        </w:r>
        <w:r>
          <w:rPr>
            <w:noProof/>
            <w:webHidden/>
          </w:rPr>
          <w:tab/>
        </w:r>
        <w:r>
          <w:rPr>
            <w:noProof/>
            <w:webHidden/>
          </w:rPr>
          <w:fldChar w:fldCharType="begin"/>
        </w:r>
        <w:r>
          <w:rPr>
            <w:noProof/>
            <w:webHidden/>
          </w:rPr>
          <w:instrText xml:space="preserve"> PAGEREF _Toc170288629 \h </w:instrText>
        </w:r>
        <w:r>
          <w:rPr>
            <w:noProof/>
            <w:webHidden/>
          </w:rPr>
        </w:r>
        <w:r>
          <w:rPr>
            <w:noProof/>
            <w:webHidden/>
          </w:rPr>
          <w:fldChar w:fldCharType="separate"/>
        </w:r>
        <w:r w:rsidR="00B83006">
          <w:rPr>
            <w:noProof/>
            <w:webHidden/>
          </w:rPr>
          <w:t>16</w:t>
        </w:r>
        <w:r>
          <w:rPr>
            <w:noProof/>
            <w:webHidden/>
          </w:rPr>
          <w:fldChar w:fldCharType="end"/>
        </w:r>
      </w:hyperlink>
    </w:p>
    <w:p w14:paraId="5424BCD6" w14:textId="5CC413B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Pr="00620A00">
          <w:rPr>
            <w:rStyle w:val="Hyperlink"/>
            <w:noProof/>
          </w:rPr>
          <w:t>Figure 3</w:t>
        </w:r>
        <w:r>
          <w:rPr>
            <w:rFonts w:asciiTheme="minorHAnsi" w:eastAsiaTheme="minorEastAsia" w:hAnsiTheme="minorHAnsi" w:cstheme="minorBidi"/>
            <w:noProof/>
            <w:kern w:val="2"/>
            <w:sz w:val="22"/>
            <w:szCs w:val="22"/>
            <w14:ligatures w14:val="standardContextual"/>
          </w:rPr>
          <w:tab/>
        </w:r>
        <w:r w:rsidRPr="00620A00">
          <w:rPr>
            <w:rStyle w:val="Hyperlink"/>
            <w:noProof/>
          </w:rPr>
          <w:t>Field device profile object types</w:t>
        </w:r>
        <w:r>
          <w:rPr>
            <w:noProof/>
            <w:webHidden/>
          </w:rPr>
          <w:tab/>
        </w:r>
        <w:r>
          <w:rPr>
            <w:noProof/>
            <w:webHidden/>
          </w:rPr>
          <w:fldChar w:fldCharType="begin"/>
        </w:r>
        <w:r>
          <w:rPr>
            <w:noProof/>
            <w:webHidden/>
          </w:rPr>
          <w:instrText xml:space="preserve"> PAGEREF _Toc170288630 \h </w:instrText>
        </w:r>
        <w:r>
          <w:rPr>
            <w:noProof/>
            <w:webHidden/>
          </w:rPr>
        </w:r>
        <w:r>
          <w:rPr>
            <w:noProof/>
            <w:webHidden/>
          </w:rPr>
          <w:fldChar w:fldCharType="separate"/>
        </w:r>
        <w:r w:rsidR="00B83006">
          <w:rPr>
            <w:noProof/>
            <w:webHidden/>
          </w:rPr>
          <w:t>20</w:t>
        </w:r>
        <w:r>
          <w:rPr>
            <w:noProof/>
            <w:webHidden/>
          </w:rPr>
          <w:fldChar w:fldCharType="end"/>
        </w:r>
      </w:hyperlink>
    </w:p>
    <w:p w14:paraId="206D4BE4" w14:textId="5233A7C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Pr="00620A00">
          <w:rPr>
            <w:rStyle w:val="Hyperlink"/>
            <w:noProof/>
          </w:rPr>
          <w:t>Figure 4</w:t>
        </w:r>
        <w:r>
          <w:rPr>
            <w:rFonts w:asciiTheme="minorHAnsi" w:eastAsiaTheme="minorEastAsia" w:hAnsiTheme="minorHAnsi" w:cstheme="minorBidi"/>
            <w:noProof/>
            <w:kern w:val="2"/>
            <w:sz w:val="22"/>
            <w:szCs w:val="22"/>
            <w14:ligatures w14:val="standardContextual"/>
          </w:rPr>
          <w:tab/>
        </w:r>
        <w:r w:rsidRPr="00620A00">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_Toc170288631 \h </w:instrText>
        </w:r>
        <w:r>
          <w:rPr>
            <w:noProof/>
            <w:webHidden/>
          </w:rPr>
        </w:r>
        <w:r>
          <w:rPr>
            <w:noProof/>
            <w:webHidden/>
          </w:rPr>
          <w:fldChar w:fldCharType="separate"/>
        </w:r>
        <w:r w:rsidR="00B83006">
          <w:rPr>
            <w:noProof/>
            <w:webHidden/>
          </w:rPr>
          <w:t>34</w:t>
        </w:r>
        <w:r>
          <w:rPr>
            <w:noProof/>
            <w:webHidden/>
          </w:rPr>
          <w:fldChar w:fldCharType="end"/>
        </w:r>
      </w:hyperlink>
    </w:p>
    <w:p w14:paraId="1C051DC2" w14:textId="164995A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Pr="00620A00">
          <w:rPr>
            <w:rStyle w:val="Hyperlink"/>
            <w:noProof/>
          </w:rPr>
          <w:t>Figure 5</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scaling</w:t>
        </w:r>
        <w:r>
          <w:rPr>
            <w:noProof/>
            <w:webHidden/>
          </w:rPr>
          <w:tab/>
        </w:r>
        <w:r>
          <w:rPr>
            <w:noProof/>
            <w:webHidden/>
          </w:rPr>
          <w:fldChar w:fldCharType="begin"/>
        </w:r>
        <w:r>
          <w:rPr>
            <w:noProof/>
            <w:webHidden/>
          </w:rPr>
          <w:instrText xml:space="preserve"> PAGEREF _Toc170288632 \h </w:instrText>
        </w:r>
        <w:r>
          <w:rPr>
            <w:noProof/>
            <w:webHidden/>
          </w:rPr>
        </w:r>
        <w:r>
          <w:rPr>
            <w:noProof/>
            <w:webHidden/>
          </w:rPr>
          <w:fldChar w:fldCharType="separate"/>
        </w:r>
        <w:r w:rsidR="00B83006">
          <w:rPr>
            <w:noProof/>
            <w:webHidden/>
          </w:rPr>
          <w:t>36</w:t>
        </w:r>
        <w:r>
          <w:rPr>
            <w:noProof/>
            <w:webHidden/>
          </w:rPr>
          <w:fldChar w:fldCharType="end"/>
        </w:r>
      </w:hyperlink>
    </w:p>
    <w:p w14:paraId="0B534A3C" w14:textId="7958C76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Pr="00620A00">
          <w:rPr>
            <w:rStyle w:val="Hyperlink"/>
            <w:noProof/>
          </w:rPr>
          <w:t>Figure 6</w:t>
        </w:r>
        <w:r>
          <w:rPr>
            <w:rFonts w:asciiTheme="minorHAnsi" w:eastAsiaTheme="minorEastAsia" w:hAnsiTheme="minorHAnsi" w:cstheme="minorBidi"/>
            <w:noProof/>
            <w:kern w:val="2"/>
            <w:sz w:val="22"/>
            <w:szCs w:val="22"/>
            <w14:ligatures w14:val="standardContextual"/>
          </w:rPr>
          <w:tab/>
        </w:r>
        <w:r w:rsidRPr="00620A00">
          <w:rPr>
            <w:rStyle w:val="Hyperlink"/>
            <w:noProof/>
          </w:rPr>
          <w:t>State change mechanism</w:t>
        </w:r>
        <w:r>
          <w:rPr>
            <w:noProof/>
            <w:webHidden/>
          </w:rPr>
          <w:tab/>
        </w:r>
        <w:r>
          <w:rPr>
            <w:noProof/>
            <w:webHidden/>
          </w:rPr>
          <w:fldChar w:fldCharType="begin"/>
        </w:r>
        <w:r>
          <w:rPr>
            <w:noProof/>
            <w:webHidden/>
          </w:rPr>
          <w:instrText xml:space="preserve"> PAGEREF _Toc170288633 \h </w:instrText>
        </w:r>
        <w:r>
          <w:rPr>
            <w:noProof/>
            <w:webHidden/>
          </w:rPr>
        </w:r>
        <w:r>
          <w:rPr>
            <w:noProof/>
            <w:webHidden/>
          </w:rPr>
          <w:fldChar w:fldCharType="separate"/>
        </w:r>
        <w:r w:rsidR="00B83006">
          <w:rPr>
            <w:noProof/>
            <w:webHidden/>
          </w:rPr>
          <w:t>42</w:t>
        </w:r>
        <w:r>
          <w:rPr>
            <w:noProof/>
            <w:webHidden/>
          </w:rPr>
          <w:fldChar w:fldCharType="end"/>
        </w:r>
      </w:hyperlink>
    </w:p>
    <w:p w14:paraId="1553A077" w14:textId="64A6B17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Pr="00620A00">
          <w:rPr>
            <w:rStyle w:val="Hyperlink"/>
            <w:noProof/>
          </w:rPr>
          <w:t>Figure 7</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normal state</w:t>
        </w:r>
        <w:r>
          <w:rPr>
            <w:noProof/>
            <w:webHidden/>
          </w:rPr>
          <w:tab/>
        </w:r>
        <w:r>
          <w:rPr>
            <w:noProof/>
            <w:webHidden/>
          </w:rPr>
          <w:fldChar w:fldCharType="begin"/>
        </w:r>
        <w:r>
          <w:rPr>
            <w:noProof/>
            <w:webHidden/>
          </w:rPr>
          <w:instrText xml:space="preserve"> PAGEREF _Toc170288634 \h </w:instrText>
        </w:r>
        <w:r>
          <w:rPr>
            <w:noProof/>
            <w:webHidden/>
          </w:rPr>
        </w:r>
        <w:r>
          <w:rPr>
            <w:noProof/>
            <w:webHidden/>
          </w:rPr>
          <w:fldChar w:fldCharType="separate"/>
        </w:r>
        <w:r w:rsidR="00B83006">
          <w:rPr>
            <w:noProof/>
            <w:webHidden/>
          </w:rPr>
          <w:t>42</w:t>
        </w:r>
        <w:r>
          <w:rPr>
            <w:noProof/>
            <w:webHidden/>
          </w:rPr>
          <w:fldChar w:fldCharType="end"/>
        </w:r>
      </w:hyperlink>
    </w:p>
    <w:p w14:paraId="443F9F57" w14:textId="59C906D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Pr="00620A00">
          <w:rPr>
            <w:rStyle w:val="Hyperlink"/>
            <w:noProof/>
          </w:rPr>
          <w:t>Figure 8</w:t>
        </w:r>
        <w:r>
          <w:rPr>
            <w:rFonts w:asciiTheme="minorHAnsi" w:eastAsiaTheme="minorEastAsia" w:hAnsiTheme="minorHAnsi" w:cstheme="minorBidi"/>
            <w:noProof/>
            <w:kern w:val="2"/>
            <w:sz w:val="22"/>
            <w:szCs w:val="22"/>
            <w14:ligatures w14:val="standardContextual"/>
          </w:rPr>
          <w:tab/>
        </w:r>
        <w:r w:rsidRPr="00620A00">
          <w:rPr>
            <w:rStyle w:val="Hyperlink"/>
            <w:noProof/>
          </w:rPr>
          <w:t>Ramping analogue value with 4 limits</w:t>
        </w:r>
        <w:r>
          <w:rPr>
            <w:noProof/>
            <w:webHidden/>
          </w:rPr>
          <w:tab/>
        </w:r>
        <w:r>
          <w:rPr>
            <w:noProof/>
            <w:webHidden/>
          </w:rPr>
          <w:fldChar w:fldCharType="begin"/>
        </w:r>
        <w:r>
          <w:rPr>
            <w:noProof/>
            <w:webHidden/>
          </w:rPr>
          <w:instrText xml:space="preserve"> PAGEREF _Toc170288635 \h </w:instrText>
        </w:r>
        <w:r>
          <w:rPr>
            <w:noProof/>
            <w:webHidden/>
          </w:rPr>
        </w:r>
        <w:r>
          <w:rPr>
            <w:noProof/>
            <w:webHidden/>
          </w:rPr>
          <w:fldChar w:fldCharType="separate"/>
        </w:r>
        <w:r w:rsidR="00B83006">
          <w:rPr>
            <w:noProof/>
            <w:webHidden/>
          </w:rPr>
          <w:t>44</w:t>
        </w:r>
        <w:r>
          <w:rPr>
            <w:noProof/>
            <w:webHidden/>
          </w:rPr>
          <w:fldChar w:fldCharType="end"/>
        </w:r>
      </w:hyperlink>
    </w:p>
    <w:p w14:paraId="57D0A997" w14:textId="7840CB9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Pr="00620A00">
          <w:rPr>
            <w:rStyle w:val="Hyperlink"/>
            <w:noProof/>
          </w:rPr>
          <w:t>Figure 9</w:t>
        </w:r>
        <w:r>
          <w:rPr>
            <w:rFonts w:asciiTheme="minorHAnsi" w:eastAsiaTheme="minorEastAsia" w:hAnsiTheme="minorHAnsi" w:cstheme="minorBidi"/>
            <w:noProof/>
            <w:kern w:val="2"/>
            <w:sz w:val="22"/>
            <w:szCs w:val="22"/>
            <w14:ligatures w14:val="standardContextual"/>
          </w:rPr>
          <w:tab/>
        </w:r>
        <w:r w:rsidRPr="00620A00">
          <w:rPr>
            <w:rStyle w:val="Hyperlink"/>
            <w:noProof/>
          </w:rPr>
          <w:t>Step-change analogue value with 4 limits</w:t>
        </w:r>
        <w:r>
          <w:rPr>
            <w:noProof/>
            <w:webHidden/>
          </w:rPr>
          <w:tab/>
        </w:r>
        <w:r>
          <w:rPr>
            <w:noProof/>
            <w:webHidden/>
          </w:rPr>
          <w:fldChar w:fldCharType="begin"/>
        </w:r>
        <w:r>
          <w:rPr>
            <w:noProof/>
            <w:webHidden/>
          </w:rPr>
          <w:instrText xml:space="preserve"> PAGEREF _Toc170288636 \h </w:instrText>
        </w:r>
        <w:r>
          <w:rPr>
            <w:noProof/>
            <w:webHidden/>
          </w:rPr>
        </w:r>
        <w:r>
          <w:rPr>
            <w:noProof/>
            <w:webHidden/>
          </w:rPr>
          <w:fldChar w:fldCharType="separate"/>
        </w:r>
        <w:r w:rsidR="00B83006">
          <w:rPr>
            <w:noProof/>
            <w:webHidden/>
          </w:rPr>
          <w:t>45</w:t>
        </w:r>
        <w:r>
          <w:rPr>
            <w:noProof/>
            <w:webHidden/>
          </w:rPr>
          <w:fldChar w:fldCharType="end"/>
        </w:r>
      </w:hyperlink>
    </w:p>
    <w:p w14:paraId="7B06EFA7" w14:textId="6FF0DE7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Pr="00620A00">
          <w:rPr>
            <w:rStyle w:val="Hyperlink"/>
            <w:noProof/>
          </w:rPr>
          <w:t>Figure 10</w:t>
        </w:r>
        <w:r>
          <w:rPr>
            <w:rFonts w:asciiTheme="minorHAnsi" w:eastAsiaTheme="minorEastAsia" w:hAnsiTheme="minorHAnsi" w:cstheme="minorBidi"/>
            <w:noProof/>
            <w:kern w:val="2"/>
            <w:sz w:val="22"/>
            <w:szCs w:val="22"/>
            <w14:ligatures w14:val="standardContextual"/>
          </w:rPr>
          <w:tab/>
        </w:r>
        <w:r w:rsidRPr="00620A00">
          <w:rPr>
            <w:rStyle w:val="Hyperlink"/>
            <w:noProof/>
          </w:rPr>
          <w:t>Counter normal state</w:t>
        </w:r>
        <w:r>
          <w:rPr>
            <w:noProof/>
            <w:webHidden/>
          </w:rPr>
          <w:tab/>
        </w:r>
        <w:r>
          <w:rPr>
            <w:noProof/>
            <w:webHidden/>
          </w:rPr>
          <w:fldChar w:fldCharType="begin"/>
        </w:r>
        <w:r>
          <w:rPr>
            <w:noProof/>
            <w:webHidden/>
          </w:rPr>
          <w:instrText xml:space="preserve"> PAGEREF _Toc170288637 \h </w:instrText>
        </w:r>
        <w:r>
          <w:rPr>
            <w:noProof/>
            <w:webHidden/>
          </w:rPr>
        </w:r>
        <w:r>
          <w:rPr>
            <w:noProof/>
            <w:webHidden/>
          </w:rPr>
          <w:fldChar w:fldCharType="separate"/>
        </w:r>
        <w:r w:rsidR="00B83006">
          <w:rPr>
            <w:noProof/>
            <w:webHidden/>
          </w:rPr>
          <w:t>48</w:t>
        </w:r>
        <w:r>
          <w:rPr>
            <w:noProof/>
            <w:webHidden/>
          </w:rPr>
          <w:fldChar w:fldCharType="end"/>
        </w:r>
      </w:hyperlink>
    </w:p>
    <w:p w14:paraId="5424C5CA" w14:textId="71389EC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Pr="00620A00">
          <w:rPr>
            <w:rStyle w:val="Hyperlink"/>
            <w:noProof/>
          </w:rPr>
          <w:t>Figure 11</w:t>
        </w:r>
        <w:r>
          <w:rPr>
            <w:rFonts w:asciiTheme="minorHAnsi" w:eastAsiaTheme="minorEastAsia" w:hAnsiTheme="minorHAnsi" w:cstheme="minorBidi"/>
            <w:noProof/>
            <w:kern w:val="2"/>
            <w:sz w:val="22"/>
            <w:szCs w:val="22"/>
            <w14:ligatures w14:val="standardContextual"/>
          </w:rPr>
          <w:tab/>
        </w:r>
        <w:r w:rsidRPr="00620A00">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_Toc170288638 \h </w:instrText>
        </w:r>
        <w:r>
          <w:rPr>
            <w:noProof/>
            <w:webHidden/>
          </w:rPr>
        </w:r>
        <w:r>
          <w:rPr>
            <w:noProof/>
            <w:webHidden/>
          </w:rPr>
          <w:fldChar w:fldCharType="separate"/>
        </w:r>
        <w:r w:rsidR="00B83006">
          <w:rPr>
            <w:noProof/>
            <w:webHidden/>
          </w:rPr>
          <w:t>55</w:t>
        </w:r>
        <w:r>
          <w:rPr>
            <w:noProof/>
            <w:webHidden/>
          </w:rPr>
          <w:fldChar w:fldCharType="end"/>
        </w:r>
      </w:hyperlink>
    </w:p>
    <w:p w14:paraId="21C4B46C" w14:textId="5C69626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Pr="00620A00">
          <w:rPr>
            <w:rStyle w:val="Hyperlink"/>
            <w:noProof/>
          </w:rPr>
          <w:t>Figure 12</w:t>
        </w:r>
        <w:r>
          <w:rPr>
            <w:rFonts w:asciiTheme="minorHAnsi" w:eastAsiaTheme="minorEastAsia" w:hAnsiTheme="minorHAnsi" w:cstheme="minorBidi"/>
            <w:noProof/>
            <w:kern w:val="2"/>
            <w:sz w:val="22"/>
            <w:szCs w:val="22"/>
            <w14:ligatures w14:val="standardContextual"/>
          </w:rPr>
          <w:tab/>
        </w:r>
        <w:r w:rsidRPr="00620A00">
          <w:rPr>
            <w:rStyle w:val="Hyperlink"/>
            <w:noProof/>
          </w:rPr>
          <w:t>Connection state model</w:t>
        </w:r>
        <w:r>
          <w:rPr>
            <w:noProof/>
            <w:webHidden/>
          </w:rPr>
          <w:tab/>
        </w:r>
        <w:r>
          <w:rPr>
            <w:noProof/>
            <w:webHidden/>
          </w:rPr>
          <w:fldChar w:fldCharType="begin"/>
        </w:r>
        <w:r>
          <w:rPr>
            <w:noProof/>
            <w:webHidden/>
          </w:rPr>
          <w:instrText xml:space="preserve"> PAGEREF _Toc170288639 \h </w:instrText>
        </w:r>
        <w:r>
          <w:rPr>
            <w:noProof/>
            <w:webHidden/>
          </w:rPr>
        </w:r>
        <w:r>
          <w:rPr>
            <w:noProof/>
            <w:webHidden/>
          </w:rPr>
          <w:fldChar w:fldCharType="separate"/>
        </w:r>
        <w:r w:rsidR="00B83006">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34816F5F"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B83006">
          <w:rPr>
            <w:noProof/>
            <w:webHidden/>
          </w:rPr>
          <w:t>22</w:t>
        </w:r>
        <w:r w:rsidR="00354D14">
          <w:rPr>
            <w:noProof/>
            <w:webHidden/>
          </w:rPr>
          <w:fldChar w:fldCharType="end"/>
        </w:r>
      </w:hyperlink>
    </w:p>
    <w:p w14:paraId="58BD7C53" w14:textId="13DF46D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Pr="004A2D5F">
          <w:rPr>
            <w:rStyle w:val="Hyperlink"/>
            <w:noProof/>
          </w:rPr>
          <w:t>Table 2</w:t>
        </w:r>
        <w:r>
          <w:rPr>
            <w:rFonts w:asciiTheme="minorHAnsi" w:eastAsiaTheme="minorEastAsia" w:hAnsiTheme="minorHAnsi" w:cstheme="minorBidi"/>
            <w:noProof/>
            <w:kern w:val="2"/>
            <w:sz w:val="22"/>
            <w:szCs w:val="22"/>
            <w14:ligatures w14:val="standardContextual"/>
          </w:rPr>
          <w:tab/>
        </w:r>
        <w:r w:rsidRPr="004A2D5F">
          <w:rPr>
            <w:rStyle w:val="Hyperlink"/>
            <w:noProof/>
          </w:rPr>
          <w:t>Channel elements</w:t>
        </w:r>
        <w:r>
          <w:rPr>
            <w:noProof/>
            <w:webHidden/>
          </w:rPr>
          <w:tab/>
        </w:r>
        <w:r>
          <w:rPr>
            <w:noProof/>
            <w:webHidden/>
          </w:rPr>
          <w:fldChar w:fldCharType="begin"/>
        </w:r>
        <w:r>
          <w:rPr>
            <w:noProof/>
            <w:webHidden/>
          </w:rPr>
          <w:instrText xml:space="preserve"> PAGEREF _Toc170288641 \h </w:instrText>
        </w:r>
        <w:r>
          <w:rPr>
            <w:noProof/>
            <w:webHidden/>
          </w:rPr>
        </w:r>
        <w:r>
          <w:rPr>
            <w:noProof/>
            <w:webHidden/>
          </w:rPr>
          <w:fldChar w:fldCharType="separate"/>
        </w:r>
        <w:r w:rsidR="00B83006">
          <w:rPr>
            <w:noProof/>
            <w:webHidden/>
          </w:rPr>
          <w:t>23</w:t>
        </w:r>
        <w:r>
          <w:rPr>
            <w:noProof/>
            <w:webHidden/>
          </w:rPr>
          <w:fldChar w:fldCharType="end"/>
        </w:r>
      </w:hyperlink>
    </w:p>
    <w:p w14:paraId="78574F78" w14:textId="3C97FE0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Pr="004A2D5F">
          <w:rPr>
            <w:rStyle w:val="Hyperlink"/>
            <w:noProof/>
          </w:rPr>
          <w:t>Table 3</w:t>
        </w:r>
        <w:r>
          <w:rPr>
            <w:rFonts w:asciiTheme="minorHAnsi" w:eastAsiaTheme="minorEastAsia" w:hAnsiTheme="minorHAnsi" w:cstheme="minorBidi"/>
            <w:noProof/>
            <w:kern w:val="2"/>
            <w:sz w:val="22"/>
            <w:szCs w:val="22"/>
            <w14:ligatures w14:val="standardContextual"/>
          </w:rPr>
          <w:tab/>
        </w:r>
        <w:r w:rsidRPr="004A2D5F">
          <w:rPr>
            <w:rStyle w:val="Hyperlink"/>
            <w:noProof/>
          </w:rPr>
          <w:t>Connection elements</w:t>
        </w:r>
        <w:r>
          <w:rPr>
            <w:noProof/>
            <w:webHidden/>
          </w:rPr>
          <w:tab/>
        </w:r>
        <w:r>
          <w:rPr>
            <w:noProof/>
            <w:webHidden/>
          </w:rPr>
          <w:fldChar w:fldCharType="begin"/>
        </w:r>
        <w:r>
          <w:rPr>
            <w:noProof/>
            <w:webHidden/>
          </w:rPr>
          <w:instrText xml:space="preserve"> PAGEREF _Toc170288642 \h </w:instrText>
        </w:r>
        <w:r>
          <w:rPr>
            <w:noProof/>
            <w:webHidden/>
          </w:rPr>
        </w:r>
        <w:r>
          <w:rPr>
            <w:noProof/>
            <w:webHidden/>
          </w:rPr>
          <w:fldChar w:fldCharType="separate"/>
        </w:r>
        <w:r w:rsidR="00B83006">
          <w:rPr>
            <w:noProof/>
            <w:webHidden/>
          </w:rPr>
          <w:t>23</w:t>
        </w:r>
        <w:r>
          <w:rPr>
            <w:noProof/>
            <w:webHidden/>
          </w:rPr>
          <w:fldChar w:fldCharType="end"/>
        </w:r>
      </w:hyperlink>
    </w:p>
    <w:p w14:paraId="4890AE32" w14:textId="499BCF1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Pr="004A2D5F">
          <w:rPr>
            <w:rStyle w:val="Hyperlink"/>
            <w:noProof/>
          </w:rPr>
          <w:t>Table 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scheduled connections</w:t>
        </w:r>
        <w:r>
          <w:rPr>
            <w:noProof/>
            <w:webHidden/>
          </w:rPr>
          <w:tab/>
        </w:r>
        <w:r>
          <w:rPr>
            <w:noProof/>
            <w:webHidden/>
          </w:rPr>
          <w:fldChar w:fldCharType="begin"/>
        </w:r>
        <w:r>
          <w:rPr>
            <w:noProof/>
            <w:webHidden/>
          </w:rPr>
          <w:instrText xml:space="preserve"> PAGEREF _Toc170288643 \h </w:instrText>
        </w:r>
        <w:r>
          <w:rPr>
            <w:noProof/>
            <w:webHidden/>
          </w:rPr>
        </w:r>
        <w:r>
          <w:rPr>
            <w:noProof/>
            <w:webHidden/>
          </w:rPr>
          <w:fldChar w:fldCharType="separate"/>
        </w:r>
        <w:r w:rsidR="00B83006">
          <w:rPr>
            <w:noProof/>
            <w:webHidden/>
          </w:rPr>
          <w:t>25</w:t>
        </w:r>
        <w:r>
          <w:rPr>
            <w:noProof/>
            <w:webHidden/>
          </w:rPr>
          <w:fldChar w:fldCharType="end"/>
        </w:r>
      </w:hyperlink>
    </w:p>
    <w:p w14:paraId="71779AE3" w14:textId="4C5A6D8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Pr="004A2D5F">
          <w:rPr>
            <w:rStyle w:val="Hyperlink"/>
            <w:noProof/>
          </w:rPr>
          <w:t>Table 5</w:t>
        </w:r>
        <w:r>
          <w:rPr>
            <w:rFonts w:asciiTheme="minorHAnsi" w:eastAsiaTheme="minorEastAsia" w:hAnsiTheme="minorHAnsi" w:cstheme="minorBidi"/>
            <w:noProof/>
            <w:kern w:val="2"/>
            <w:sz w:val="22"/>
            <w:szCs w:val="22"/>
            <w14:ligatures w14:val="standardContextual"/>
          </w:rPr>
          <w:tab/>
        </w:r>
        <w:r w:rsidRPr="004A2D5F">
          <w:rPr>
            <w:rStyle w:val="Hyperlink"/>
            <w:noProof/>
          </w:rPr>
          <w:t>Time formats</w:t>
        </w:r>
        <w:r>
          <w:rPr>
            <w:noProof/>
            <w:webHidden/>
          </w:rPr>
          <w:tab/>
        </w:r>
        <w:r>
          <w:rPr>
            <w:noProof/>
            <w:webHidden/>
          </w:rPr>
          <w:fldChar w:fldCharType="begin"/>
        </w:r>
        <w:r>
          <w:rPr>
            <w:noProof/>
            <w:webHidden/>
          </w:rPr>
          <w:instrText xml:space="preserve"> PAGEREF _Toc170288644 \h </w:instrText>
        </w:r>
        <w:r>
          <w:rPr>
            <w:noProof/>
            <w:webHidden/>
          </w:rPr>
        </w:r>
        <w:r>
          <w:rPr>
            <w:noProof/>
            <w:webHidden/>
          </w:rPr>
          <w:fldChar w:fldCharType="separate"/>
        </w:r>
        <w:r w:rsidR="00B83006">
          <w:rPr>
            <w:noProof/>
            <w:webHidden/>
          </w:rPr>
          <w:t>26</w:t>
        </w:r>
        <w:r>
          <w:rPr>
            <w:noProof/>
            <w:webHidden/>
          </w:rPr>
          <w:fldChar w:fldCharType="end"/>
        </w:r>
      </w:hyperlink>
    </w:p>
    <w:p w14:paraId="147DF7CB" w14:textId="6F23B26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Pr="004A2D5F">
          <w:rPr>
            <w:rStyle w:val="Hyperlink"/>
            <w:noProof/>
          </w:rPr>
          <w:t>Table 6</w:t>
        </w:r>
        <w:r>
          <w:rPr>
            <w:rFonts w:asciiTheme="minorHAnsi" w:eastAsiaTheme="minorEastAsia" w:hAnsiTheme="minorHAnsi" w:cstheme="minorBidi"/>
            <w:noProof/>
            <w:kern w:val="2"/>
            <w:sz w:val="22"/>
            <w:szCs w:val="22"/>
            <w14:ligatures w14:val="standardContextual"/>
          </w:rPr>
          <w:tab/>
        </w:r>
        <w:r w:rsidRPr="004A2D5F">
          <w:rPr>
            <w:rStyle w:val="Hyperlink"/>
            <w:noProof/>
          </w:rPr>
          <w:t>Actions</w:t>
        </w:r>
        <w:r>
          <w:rPr>
            <w:noProof/>
            <w:webHidden/>
          </w:rPr>
          <w:tab/>
        </w:r>
        <w:r>
          <w:rPr>
            <w:noProof/>
            <w:webHidden/>
          </w:rPr>
          <w:fldChar w:fldCharType="begin"/>
        </w:r>
        <w:r>
          <w:rPr>
            <w:noProof/>
            <w:webHidden/>
          </w:rPr>
          <w:instrText xml:space="preserve"> PAGEREF _Toc170288645 \h </w:instrText>
        </w:r>
        <w:r>
          <w:rPr>
            <w:noProof/>
            <w:webHidden/>
          </w:rPr>
        </w:r>
        <w:r>
          <w:rPr>
            <w:noProof/>
            <w:webHidden/>
          </w:rPr>
          <w:fldChar w:fldCharType="separate"/>
        </w:r>
        <w:r w:rsidR="00B83006">
          <w:rPr>
            <w:noProof/>
            <w:webHidden/>
          </w:rPr>
          <w:t>26</w:t>
        </w:r>
        <w:r>
          <w:rPr>
            <w:noProof/>
            <w:webHidden/>
          </w:rPr>
          <w:fldChar w:fldCharType="end"/>
        </w:r>
      </w:hyperlink>
    </w:p>
    <w:p w14:paraId="3F97EE01" w14:textId="7738788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Pr="004A2D5F">
          <w:rPr>
            <w:rStyle w:val="Hyperlink"/>
            <w:noProof/>
          </w:rPr>
          <w:t>Table 7</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device link</w:t>
        </w:r>
        <w:r>
          <w:rPr>
            <w:noProof/>
            <w:webHidden/>
          </w:rPr>
          <w:tab/>
        </w:r>
        <w:r>
          <w:rPr>
            <w:noProof/>
            <w:webHidden/>
          </w:rPr>
          <w:fldChar w:fldCharType="begin"/>
        </w:r>
        <w:r>
          <w:rPr>
            <w:noProof/>
            <w:webHidden/>
          </w:rPr>
          <w:instrText xml:space="preserve"> PAGEREF _Toc170288646 \h </w:instrText>
        </w:r>
        <w:r>
          <w:rPr>
            <w:noProof/>
            <w:webHidden/>
          </w:rPr>
        </w:r>
        <w:r>
          <w:rPr>
            <w:noProof/>
            <w:webHidden/>
          </w:rPr>
          <w:fldChar w:fldCharType="separate"/>
        </w:r>
        <w:r w:rsidR="00B83006">
          <w:rPr>
            <w:noProof/>
            <w:webHidden/>
          </w:rPr>
          <w:t>27</w:t>
        </w:r>
        <w:r>
          <w:rPr>
            <w:noProof/>
            <w:webHidden/>
          </w:rPr>
          <w:fldChar w:fldCharType="end"/>
        </w:r>
      </w:hyperlink>
    </w:p>
    <w:p w14:paraId="42926C3D" w14:textId="416FE6A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Pr="004A2D5F">
          <w:rPr>
            <w:rStyle w:val="Hyperlink"/>
            <w:noProof/>
          </w:rPr>
          <w:t>Table 8</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point</w:t>
        </w:r>
        <w:r>
          <w:rPr>
            <w:noProof/>
            <w:webHidden/>
          </w:rPr>
          <w:tab/>
        </w:r>
        <w:r>
          <w:rPr>
            <w:noProof/>
            <w:webHidden/>
          </w:rPr>
          <w:fldChar w:fldCharType="begin"/>
        </w:r>
        <w:r>
          <w:rPr>
            <w:noProof/>
            <w:webHidden/>
          </w:rPr>
          <w:instrText xml:space="preserve"> PAGEREF _Toc170288647 \h </w:instrText>
        </w:r>
        <w:r>
          <w:rPr>
            <w:noProof/>
            <w:webHidden/>
          </w:rPr>
        </w:r>
        <w:r>
          <w:rPr>
            <w:noProof/>
            <w:webHidden/>
          </w:rPr>
          <w:fldChar w:fldCharType="separate"/>
        </w:r>
        <w:r w:rsidR="00B83006">
          <w:rPr>
            <w:noProof/>
            <w:webHidden/>
          </w:rPr>
          <w:t>28</w:t>
        </w:r>
        <w:r>
          <w:rPr>
            <w:noProof/>
            <w:webHidden/>
          </w:rPr>
          <w:fldChar w:fldCharType="end"/>
        </w:r>
      </w:hyperlink>
    </w:p>
    <w:p w14:paraId="064F2BC4" w14:textId="05773EF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Pr="004A2D5F">
          <w:rPr>
            <w:rStyle w:val="Hyperlink"/>
            <w:noProof/>
          </w:rPr>
          <w:t>Table 9</w:t>
        </w:r>
        <w:r>
          <w:rPr>
            <w:rFonts w:asciiTheme="minorHAnsi" w:eastAsiaTheme="minorEastAsia" w:hAnsiTheme="minorHAnsi" w:cstheme="minorBidi"/>
            <w:noProof/>
            <w:kern w:val="2"/>
            <w:sz w:val="22"/>
            <w:szCs w:val="22"/>
            <w14:ligatures w14:val="standardContextual"/>
          </w:rPr>
          <w:tab/>
        </w:r>
        <w:r w:rsidRPr="004A2D5F">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_Toc170288648 \h </w:instrText>
        </w:r>
        <w:r>
          <w:rPr>
            <w:noProof/>
            <w:webHidden/>
          </w:rPr>
        </w:r>
        <w:r>
          <w:rPr>
            <w:noProof/>
            <w:webHidden/>
          </w:rPr>
          <w:fldChar w:fldCharType="separate"/>
        </w:r>
        <w:r w:rsidR="00B83006">
          <w:rPr>
            <w:noProof/>
            <w:webHidden/>
          </w:rPr>
          <w:t>30</w:t>
        </w:r>
        <w:r>
          <w:rPr>
            <w:noProof/>
            <w:webHidden/>
          </w:rPr>
          <w:fldChar w:fldCharType="end"/>
        </w:r>
      </w:hyperlink>
    </w:p>
    <w:p w14:paraId="264EBC3F" w14:textId="5E1099A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Pr="004A2D5F">
          <w:rPr>
            <w:rStyle w:val="Hyperlink"/>
            <w:noProof/>
          </w:rPr>
          <w:t>Table 10</w:t>
        </w:r>
        <w:r>
          <w:rPr>
            <w:rFonts w:asciiTheme="minorHAnsi" w:eastAsiaTheme="minorEastAsia" w:hAnsiTheme="minorHAnsi" w:cstheme="minorBidi"/>
            <w:noProof/>
            <w:kern w:val="2"/>
            <w:sz w:val="22"/>
            <w:szCs w:val="22"/>
            <w14:ligatures w14:val="standardContextual"/>
          </w:rPr>
          <w:tab/>
        </w:r>
        <w:r w:rsidRPr="004A2D5F">
          <w:rPr>
            <w:rStyle w:val="Hyperlink"/>
            <w:noProof/>
          </w:rPr>
          <w:t>Point quality flags</w:t>
        </w:r>
        <w:r>
          <w:rPr>
            <w:noProof/>
            <w:webHidden/>
          </w:rPr>
          <w:tab/>
        </w:r>
        <w:r>
          <w:rPr>
            <w:noProof/>
            <w:webHidden/>
          </w:rPr>
          <w:fldChar w:fldCharType="begin"/>
        </w:r>
        <w:r>
          <w:rPr>
            <w:noProof/>
            <w:webHidden/>
          </w:rPr>
          <w:instrText xml:space="preserve"> PAGEREF _Toc170288649 \h </w:instrText>
        </w:r>
        <w:r>
          <w:rPr>
            <w:noProof/>
            <w:webHidden/>
          </w:rPr>
        </w:r>
        <w:r>
          <w:rPr>
            <w:noProof/>
            <w:webHidden/>
          </w:rPr>
          <w:fldChar w:fldCharType="separate"/>
        </w:r>
        <w:r w:rsidR="00B83006">
          <w:rPr>
            <w:noProof/>
            <w:webHidden/>
          </w:rPr>
          <w:t>31</w:t>
        </w:r>
        <w:r>
          <w:rPr>
            <w:noProof/>
            <w:webHidden/>
          </w:rPr>
          <w:fldChar w:fldCharType="end"/>
        </w:r>
      </w:hyperlink>
    </w:p>
    <w:p w14:paraId="35987FA6" w14:textId="345A00F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Pr="004A2D5F">
          <w:rPr>
            <w:rStyle w:val="Hyperlink"/>
            <w:noProof/>
          </w:rPr>
          <w:t>Table 11</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binary point</w:t>
        </w:r>
        <w:r>
          <w:rPr>
            <w:noProof/>
            <w:webHidden/>
          </w:rPr>
          <w:tab/>
        </w:r>
        <w:r>
          <w:rPr>
            <w:noProof/>
            <w:webHidden/>
          </w:rPr>
          <w:fldChar w:fldCharType="begin"/>
        </w:r>
        <w:r>
          <w:rPr>
            <w:noProof/>
            <w:webHidden/>
          </w:rPr>
          <w:instrText xml:space="preserve"> PAGEREF _Toc170288650 \h </w:instrText>
        </w:r>
        <w:r>
          <w:rPr>
            <w:noProof/>
            <w:webHidden/>
          </w:rPr>
        </w:r>
        <w:r>
          <w:rPr>
            <w:noProof/>
            <w:webHidden/>
          </w:rPr>
          <w:fldChar w:fldCharType="separate"/>
        </w:r>
        <w:r w:rsidR="00B83006">
          <w:rPr>
            <w:noProof/>
            <w:webHidden/>
          </w:rPr>
          <w:t>32</w:t>
        </w:r>
        <w:r>
          <w:rPr>
            <w:noProof/>
            <w:webHidden/>
          </w:rPr>
          <w:fldChar w:fldCharType="end"/>
        </w:r>
      </w:hyperlink>
    </w:p>
    <w:p w14:paraId="3665D713" w14:textId="5AC42D0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Pr="004A2D5F">
          <w:rPr>
            <w:rStyle w:val="Hyperlink"/>
            <w:noProof/>
          </w:rPr>
          <w:t>Table 12</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an analogue point</w:t>
        </w:r>
        <w:r>
          <w:rPr>
            <w:noProof/>
            <w:webHidden/>
          </w:rPr>
          <w:tab/>
        </w:r>
        <w:r>
          <w:rPr>
            <w:noProof/>
            <w:webHidden/>
          </w:rPr>
          <w:fldChar w:fldCharType="begin"/>
        </w:r>
        <w:r>
          <w:rPr>
            <w:noProof/>
            <w:webHidden/>
          </w:rPr>
          <w:instrText xml:space="preserve"> PAGEREF _Toc170288651 \h </w:instrText>
        </w:r>
        <w:r>
          <w:rPr>
            <w:noProof/>
            <w:webHidden/>
          </w:rPr>
        </w:r>
        <w:r>
          <w:rPr>
            <w:noProof/>
            <w:webHidden/>
          </w:rPr>
          <w:fldChar w:fldCharType="separate"/>
        </w:r>
        <w:r w:rsidR="00B83006">
          <w:rPr>
            <w:noProof/>
            <w:webHidden/>
          </w:rPr>
          <w:t>34</w:t>
        </w:r>
        <w:r>
          <w:rPr>
            <w:noProof/>
            <w:webHidden/>
          </w:rPr>
          <w:fldChar w:fldCharType="end"/>
        </w:r>
      </w:hyperlink>
    </w:p>
    <w:p w14:paraId="7BF8D096" w14:textId="33D0051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Pr="004A2D5F">
          <w:rPr>
            <w:rStyle w:val="Hyperlink"/>
            <w:noProof/>
          </w:rPr>
          <w:t>Table 13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_Toc170288652 \h </w:instrText>
        </w:r>
        <w:r>
          <w:rPr>
            <w:noProof/>
            <w:webHidden/>
          </w:rPr>
        </w:r>
        <w:r>
          <w:rPr>
            <w:noProof/>
            <w:webHidden/>
          </w:rPr>
          <w:fldChar w:fldCharType="separate"/>
        </w:r>
        <w:r w:rsidR="00B83006">
          <w:rPr>
            <w:noProof/>
            <w:webHidden/>
          </w:rPr>
          <w:t>37</w:t>
        </w:r>
        <w:r>
          <w:rPr>
            <w:noProof/>
            <w:webHidden/>
          </w:rPr>
          <w:fldChar w:fldCharType="end"/>
        </w:r>
      </w:hyperlink>
    </w:p>
    <w:p w14:paraId="1366FEC9" w14:textId="57DF9DC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Pr="004A2D5F">
          <w:rPr>
            <w:rStyle w:val="Hyperlink"/>
            <w:noProof/>
          </w:rPr>
          <w:t>Table 14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counter points</w:t>
        </w:r>
        <w:r>
          <w:rPr>
            <w:noProof/>
            <w:webHidden/>
          </w:rPr>
          <w:tab/>
        </w:r>
        <w:r>
          <w:rPr>
            <w:noProof/>
            <w:webHidden/>
          </w:rPr>
          <w:fldChar w:fldCharType="begin"/>
        </w:r>
        <w:r>
          <w:rPr>
            <w:noProof/>
            <w:webHidden/>
          </w:rPr>
          <w:instrText xml:space="preserve"> PAGEREF _Toc170288653 \h </w:instrText>
        </w:r>
        <w:r>
          <w:rPr>
            <w:noProof/>
            <w:webHidden/>
          </w:rPr>
        </w:r>
        <w:r>
          <w:rPr>
            <w:noProof/>
            <w:webHidden/>
          </w:rPr>
          <w:fldChar w:fldCharType="separate"/>
        </w:r>
        <w:r w:rsidR="00B83006">
          <w:rPr>
            <w:noProof/>
            <w:webHidden/>
          </w:rPr>
          <w:t>37</w:t>
        </w:r>
        <w:r>
          <w:rPr>
            <w:noProof/>
            <w:webHidden/>
          </w:rPr>
          <w:fldChar w:fldCharType="end"/>
        </w:r>
      </w:hyperlink>
    </w:p>
    <w:p w14:paraId="714914E5" w14:textId="5FBEF5D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Pr="004A2D5F">
          <w:rPr>
            <w:rStyle w:val="Hyperlink"/>
            <w:noProof/>
          </w:rPr>
          <w:t>Table 15</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_Toc170288654 \h </w:instrText>
        </w:r>
        <w:r>
          <w:rPr>
            <w:noProof/>
            <w:webHidden/>
          </w:rPr>
        </w:r>
        <w:r>
          <w:rPr>
            <w:noProof/>
            <w:webHidden/>
          </w:rPr>
          <w:fldChar w:fldCharType="separate"/>
        </w:r>
        <w:r w:rsidR="00B83006">
          <w:rPr>
            <w:noProof/>
            <w:webHidden/>
          </w:rPr>
          <w:t>38</w:t>
        </w:r>
        <w:r>
          <w:rPr>
            <w:noProof/>
            <w:webHidden/>
          </w:rPr>
          <w:fldChar w:fldCharType="end"/>
        </w:r>
      </w:hyperlink>
    </w:p>
    <w:p w14:paraId="1BB39805" w14:textId="4C95C5D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Pr="004A2D5F">
          <w:rPr>
            <w:rStyle w:val="Hyperlink"/>
            <w:noProof/>
          </w:rPr>
          <w:t>Table 16</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analogue limit</w:t>
        </w:r>
        <w:r>
          <w:rPr>
            <w:noProof/>
            <w:webHidden/>
          </w:rPr>
          <w:tab/>
        </w:r>
        <w:r>
          <w:rPr>
            <w:noProof/>
            <w:webHidden/>
          </w:rPr>
          <w:fldChar w:fldCharType="begin"/>
        </w:r>
        <w:r>
          <w:rPr>
            <w:noProof/>
            <w:webHidden/>
          </w:rPr>
          <w:instrText xml:space="preserve"> PAGEREF _Toc170288655 \h </w:instrText>
        </w:r>
        <w:r>
          <w:rPr>
            <w:noProof/>
            <w:webHidden/>
          </w:rPr>
        </w:r>
        <w:r>
          <w:rPr>
            <w:noProof/>
            <w:webHidden/>
          </w:rPr>
          <w:fldChar w:fldCharType="separate"/>
        </w:r>
        <w:r w:rsidR="00B83006">
          <w:rPr>
            <w:noProof/>
            <w:webHidden/>
          </w:rPr>
          <w:t>39</w:t>
        </w:r>
        <w:r>
          <w:rPr>
            <w:noProof/>
            <w:webHidden/>
          </w:rPr>
          <w:fldChar w:fldCharType="end"/>
        </w:r>
      </w:hyperlink>
    </w:p>
    <w:p w14:paraId="53DBB0FC" w14:textId="6781556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Pr="004A2D5F">
          <w:rPr>
            <w:rStyle w:val="Hyperlink"/>
            <w:noProof/>
          </w:rPr>
          <w:t>Table 17</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counter limit</w:t>
        </w:r>
        <w:r>
          <w:rPr>
            <w:noProof/>
            <w:webHidden/>
          </w:rPr>
          <w:tab/>
        </w:r>
        <w:r>
          <w:rPr>
            <w:noProof/>
            <w:webHidden/>
          </w:rPr>
          <w:fldChar w:fldCharType="begin"/>
        </w:r>
        <w:r>
          <w:rPr>
            <w:noProof/>
            <w:webHidden/>
          </w:rPr>
          <w:instrText xml:space="preserve"> PAGEREF _Toc170288656 \h </w:instrText>
        </w:r>
        <w:r>
          <w:rPr>
            <w:noProof/>
            <w:webHidden/>
          </w:rPr>
        </w:r>
        <w:r>
          <w:rPr>
            <w:noProof/>
            <w:webHidden/>
          </w:rPr>
          <w:fldChar w:fldCharType="separate"/>
        </w:r>
        <w:r w:rsidR="00B83006">
          <w:rPr>
            <w:noProof/>
            <w:webHidden/>
          </w:rPr>
          <w:t>48</w:t>
        </w:r>
        <w:r>
          <w:rPr>
            <w:noProof/>
            <w:webHidden/>
          </w:rPr>
          <w:fldChar w:fldCharType="end"/>
        </w:r>
      </w:hyperlink>
    </w:p>
    <w:p w14:paraId="2E21A417" w14:textId="7A67EC0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Pr="004A2D5F">
          <w:rPr>
            <w:rStyle w:val="Hyperlink"/>
            <w:noProof/>
          </w:rPr>
          <w:t>Table 18</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_Toc170288657 \h </w:instrText>
        </w:r>
        <w:r>
          <w:rPr>
            <w:noProof/>
            <w:webHidden/>
          </w:rPr>
        </w:r>
        <w:r>
          <w:rPr>
            <w:noProof/>
            <w:webHidden/>
          </w:rPr>
          <w:fldChar w:fldCharType="separate"/>
        </w:r>
        <w:r w:rsidR="00B83006">
          <w:rPr>
            <w:noProof/>
            <w:webHidden/>
          </w:rPr>
          <w:t>51</w:t>
        </w:r>
        <w:r>
          <w:rPr>
            <w:noProof/>
            <w:webHidden/>
          </w:rPr>
          <w:fldChar w:fldCharType="end"/>
        </w:r>
      </w:hyperlink>
    </w:p>
    <w:p w14:paraId="5BA0D973" w14:textId="63970F9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Pr="004A2D5F">
          <w:rPr>
            <w:rStyle w:val="Hyperlink"/>
            <w:noProof/>
          </w:rPr>
          <w:t>Table 19</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extended points</w:t>
        </w:r>
        <w:r>
          <w:rPr>
            <w:noProof/>
            <w:webHidden/>
          </w:rPr>
          <w:tab/>
        </w:r>
        <w:r>
          <w:rPr>
            <w:noProof/>
            <w:webHidden/>
          </w:rPr>
          <w:fldChar w:fldCharType="begin"/>
        </w:r>
        <w:r>
          <w:rPr>
            <w:noProof/>
            <w:webHidden/>
          </w:rPr>
          <w:instrText xml:space="preserve"> PAGEREF _Toc170288658 \h </w:instrText>
        </w:r>
        <w:r>
          <w:rPr>
            <w:noProof/>
            <w:webHidden/>
          </w:rPr>
        </w:r>
        <w:r>
          <w:rPr>
            <w:noProof/>
            <w:webHidden/>
          </w:rPr>
          <w:fldChar w:fldCharType="separate"/>
        </w:r>
        <w:r w:rsidR="00B83006">
          <w:rPr>
            <w:noProof/>
            <w:webHidden/>
          </w:rPr>
          <w:t>53</w:t>
        </w:r>
        <w:r>
          <w:rPr>
            <w:noProof/>
            <w:webHidden/>
          </w:rPr>
          <w:fldChar w:fldCharType="end"/>
        </w:r>
      </w:hyperlink>
    </w:p>
    <w:p w14:paraId="44C2FB7A" w14:textId="2CDBAF5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Pr="004A2D5F">
          <w:rPr>
            <w:rStyle w:val="Hyperlink"/>
            <w:noProof/>
          </w:rPr>
          <w:t>Table 20</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_Toc170288659 \h </w:instrText>
        </w:r>
        <w:r>
          <w:rPr>
            <w:noProof/>
            <w:webHidden/>
          </w:rPr>
        </w:r>
        <w:r>
          <w:rPr>
            <w:noProof/>
            <w:webHidden/>
          </w:rPr>
          <w:fldChar w:fldCharType="separate"/>
        </w:r>
        <w:r w:rsidR="00B83006">
          <w:rPr>
            <w:noProof/>
            <w:webHidden/>
          </w:rPr>
          <w:t>58</w:t>
        </w:r>
        <w:r>
          <w:rPr>
            <w:noProof/>
            <w:webHidden/>
          </w:rPr>
          <w:fldChar w:fldCharType="end"/>
        </w:r>
      </w:hyperlink>
    </w:p>
    <w:p w14:paraId="073643FA" w14:textId="5F77D319"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Pr="004A2D5F">
          <w:rPr>
            <w:rStyle w:val="Hyperlink"/>
            <w:noProof/>
          </w:rPr>
          <w:t>Table 21</w:t>
        </w:r>
        <w:r>
          <w:rPr>
            <w:rFonts w:asciiTheme="minorHAnsi" w:eastAsiaTheme="minorEastAsia" w:hAnsiTheme="minorHAnsi" w:cstheme="minorBidi"/>
            <w:noProof/>
            <w:kern w:val="2"/>
            <w:sz w:val="22"/>
            <w:szCs w:val="22"/>
            <w14:ligatures w14:val="standardContextual"/>
          </w:rPr>
          <w:tab/>
        </w:r>
        <w:r w:rsidRPr="004A2D5F">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_Toc170288660 \h </w:instrText>
        </w:r>
        <w:r>
          <w:rPr>
            <w:noProof/>
            <w:webHidden/>
          </w:rPr>
        </w:r>
        <w:r>
          <w:rPr>
            <w:noProof/>
            <w:webHidden/>
          </w:rPr>
          <w:fldChar w:fldCharType="separate"/>
        </w:r>
        <w:r w:rsidR="00B83006">
          <w:rPr>
            <w:noProof/>
            <w:webHidden/>
          </w:rPr>
          <w:t>58</w:t>
        </w:r>
        <w:r>
          <w:rPr>
            <w:noProof/>
            <w:webHidden/>
          </w:rPr>
          <w:fldChar w:fldCharType="end"/>
        </w:r>
      </w:hyperlink>
    </w:p>
    <w:p w14:paraId="47DA7A54" w14:textId="4465F29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Pr="004A2D5F">
          <w:rPr>
            <w:rStyle w:val="Hyperlink"/>
            <w:noProof/>
          </w:rPr>
          <w:t>Table 22</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point calculation</w:t>
        </w:r>
        <w:r>
          <w:rPr>
            <w:noProof/>
            <w:webHidden/>
          </w:rPr>
          <w:tab/>
        </w:r>
        <w:r>
          <w:rPr>
            <w:noProof/>
            <w:webHidden/>
          </w:rPr>
          <w:fldChar w:fldCharType="begin"/>
        </w:r>
        <w:r>
          <w:rPr>
            <w:noProof/>
            <w:webHidden/>
          </w:rPr>
          <w:instrText xml:space="preserve"> PAGEREF _Toc170288661 \h </w:instrText>
        </w:r>
        <w:r>
          <w:rPr>
            <w:noProof/>
            <w:webHidden/>
          </w:rPr>
        </w:r>
        <w:r>
          <w:rPr>
            <w:noProof/>
            <w:webHidden/>
          </w:rPr>
          <w:fldChar w:fldCharType="separate"/>
        </w:r>
        <w:r w:rsidR="00B83006">
          <w:rPr>
            <w:noProof/>
            <w:webHidden/>
          </w:rPr>
          <w:t>59</w:t>
        </w:r>
        <w:r>
          <w:rPr>
            <w:noProof/>
            <w:webHidden/>
          </w:rPr>
          <w:fldChar w:fldCharType="end"/>
        </w:r>
      </w:hyperlink>
    </w:p>
    <w:p w14:paraId="2393BE50" w14:textId="2B0AAD9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Pr="004A2D5F">
          <w:rPr>
            <w:rStyle w:val="Hyperlink"/>
            <w:noProof/>
          </w:rPr>
          <w:t>Table 23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incident log</w:t>
        </w:r>
        <w:r>
          <w:rPr>
            <w:noProof/>
            <w:webHidden/>
          </w:rPr>
          <w:tab/>
        </w:r>
        <w:r>
          <w:rPr>
            <w:noProof/>
            <w:webHidden/>
          </w:rPr>
          <w:fldChar w:fldCharType="begin"/>
        </w:r>
        <w:r>
          <w:rPr>
            <w:noProof/>
            <w:webHidden/>
          </w:rPr>
          <w:instrText xml:space="preserve"> PAGEREF _Toc170288662 \h </w:instrText>
        </w:r>
        <w:r>
          <w:rPr>
            <w:noProof/>
            <w:webHidden/>
          </w:rPr>
        </w:r>
        <w:r>
          <w:rPr>
            <w:noProof/>
            <w:webHidden/>
          </w:rPr>
          <w:fldChar w:fldCharType="separate"/>
        </w:r>
        <w:r w:rsidR="00B83006">
          <w:rPr>
            <w:noProof/>
            <w:webHidden/>
          </w:rPr>
          <w:t>59</w:t>
        </w:r>
        <w:r>
          <w:rPr>
            <w:noProof/>
            <w:webHidden/>
          </w:rPr>
          <w:fldChar w:fldCharType="end"/>
        </w:r>
      </w:hyperlink>
    </w:p>
    <w:p w14:paraId="75F8B5B6" w14:textId="21D3891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Pr="004A2D5F">
          <w:rPr>
            <w:rStyle w:val="Hyperlink"/>
            <w:noProof/>
          </w:rPr>
          <w:t>Table 24</w:t>
        </w:r>
        <w:r>
          <w:rPr>
            <w:rFonts w:asciiTheme="minorHAnsi" w:eastAsiaTheme="minorEastAsia" w:hAnsiTheme="minorHAnsi" w:cstheme="minorBidi"/>
            <w:noProof/>
            <w:kern w:val="2"/>
            <w:sz w:val="22"/>
            <w:szCs w:val="22"/>
            <w14:ligatures w14:val="standardContextual"/>
          </w:rPr>
          <w:tab/>
        </w:r>
        <w:r w:rsidRPr="004A2D5F">
          <w:rPr>
            <w:rStyle w:val="Hyperlink"/>
            <w:noProof/>
          </w:rPr>
          <w:t>Elements of the data request message</w:t>
        </w:r>
        <w:r>
          <w:rPr>
            <w:noProof/>
            <w:webHidden/>
          </w:rPr>
          <w:tab/>
        </w:r>
        <w:r>
          <w:rPr>
            <w:noProof/>
            <w:webHidden/>
          </w:rPr>
          <w:fldChar w:fldCharType="begin"/>
        </w:r>
        <w:r>
          <w:rPr>
            <w:noProof/>
            <w:webHidden/>
          </w:rPr>
          <w:instrText xml:space="preserve"> PAGEREF _Toc170288663 \h </w:instrText>
        </w:r>
        <w:r>
          <w:rPr>
            <w:noProof/>
            <w:webHidden/>
          </w:rPr>
        </w:r>
        <w:r>
          <w:rPr>
            <w:noProof/>
            <w:webHidden/>
          </w:rPr>
          <w:fldChar w:fldCharType="separate"/>
        </w:r>
        <w:r w:rsidR="00B83006">
          <w:rPr>
            <w:noProof/>
            <w:webHidden/>
          </w:rPr>
          <w:t>65</w:t>
        </w:r>
        <w:r>
          <w:rPr>
            <w:noProof/>
            <w:webHidden/>
          </w:rPr>
          <w:fldChar w:fldCharType="end"/>
        </w:r>
      </w:hyperlink>
    </w:p>
    <w:p w14:paraId="615FFF3A" w14:textId="5EBA169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Pr="004A2D5F">
          <w:rPr>
            <w:rStyle w:val="Hyperlink"/>
            <w:noProof/>
          </w:rPr>
          <w:t>Table 25</w:t>
        </w:r>
        <w:r>
          <w:rPr>
            <w:rFonts w:asciiTheme="minorHAnsi" w:eastAsiaTheme="minorEastAsia" w:hAnsiTheme="minorHAnsi" w:cstheme="minorBidi"/>
            <w:noProof/>
            <w:kern w:val="2"/>
            <w:sz w:val="22"/>
            <w:szCs w:val="22"/>
            <w14:ligatures w14:val="standardContextual"/>
          </w:rPr>
          <w:tab/>
        </w:r>
        <w:r w:rsidRPr="004A2D5F">
          <w:rPr>
            <w:rStyle w:val="Hyperlink"/>
            <w:noProof/>
          </w:rPr>
          <w:t>Fixed class names</w:t>
        </w:r>
        <w:r>
          <w:rPr>
            <w:noProof/>
            <w:webHidden/>
          </w:rPr>
          <w:tab/>
        </w:r>
        <w:r>
          <w:rPr>
            <w:noProof/>
            <w:webHidden/>
          </w:rPr>
          <w:fldChar w:fldCharType="begin"/>
        </w:r>
        <w:r>
          <w:rPr>
            <w:noProof/>
            <w:webHidden/>
          </w:rPr>
          <w:instrText xml:space="preserve"> PAGEREF _Toc170288664 \h </w:instrText>
        </w:r>
        <w:r>
          <w:rPr>
            <w:noProof/>
            <w:webHidden/>
          </w:rPr>
        </w:r>
        <w:r>
          <w:rPr>
            <w:noProof/>
            <w:webHidden/>
          </w:rPr>
          <w:fldChar w:fldCharType="separate"/>
        </w:r>
        <w:r w:rsidR="00B83006">
          <w:rPr>
            <w:noProof/>
            <w:webHidden/>
          </w:rPr>
          <w:t>77</w:t>
        </w:r>
        <w:r>
          <w:rPr>
            <w:noProof/>
            <w:webHidden/>
          </w:rPr>
          <w:fldChar w:fldCharType="end"/>
        </w:r>
      </w:hyperlink>
    </w:p>
    <w:p w14:paraId="3ACF3481" w14:textId="5809E86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Pr="004A2D5F">
          <w:rPr>
            <w:rStyle w:val="Hyperlink"/>
            <w:noProof/>
          </w:rPr>
          <w:t>Table 26</w:t>
        </w:r>
        <w:r>
          <w:rPr>
            <w:rFonts w:asciiTheme="minorHAnsi" w:eastAsiaTheme="minorEastAsia" w:hAnsiTheme="minorHAnsi" w:cstheme="minorBidi"/>
            <w:noProof/>
            <w:kern w:val="2"/>
            <w:sz w:val="22"/>
            <w:szCs w:val="22"/>
            <w14:ligatures w14:val="standardContextual"/>
          </w:rPr>
          <w:tab/>
        </w:r>
        <w:r w:rsidRPr="004A2D5F">
          <w:rPr>
            <w:rStyle w:val="Hyperlink"/>
            <w:noProof/>
          </w:rPr>
          <w:t>Topics used by the protocol</w:t>
        </w:r>
        <w:r>
          <w:rPr>
            <w:noProof/>
            <w:webHidden/>
          </w:rPr>
          <w:tab/>
        </w:r>
        <w:r>
          <w:rPr>
            <w:noProof/>
            <w:webHidden/>
          </w:rPr>
          <w:fldChar w:fldCharType="begin"/>
        </w:r>
        <w:r>
          <w:rPr>
            <w:noProof/>
            <w:webHidden/>
          </w:rPr>
          <w:instrText xml:space="preserve"> PAGEREF _Toc170288665 \h </w:instrText>
        </w:r>
        <w:r>
          <w:rPr>
            <w:noProof/>
            <w:webHidden/>
          </w:rPr>
        </w:r>
        <w:r>
          <w:rPr>
            <w:noProof/>
            <w:webHidden/>
          </w:rPr>
          <w:fldChar w:fldCharType="separate"/>
        </w:r>
        <w:r w:rsidR="00B83006">
          <w:rPr>
            <w:noProof/>
            <w:webHidden/>
          </w:rPr>
          <w:t>86</w:t>
        </w:r>
        <w:r>
          <w:rPr>
            <w:noProof/>
            <w:webHidden/>
          </w:rPr>
          <w:fldChar w:fldCharType="end"/>
        </w:r>
      </w:hyperlink>
    </w:p>
    <w:p w14:paraId="3A1E09F0" w14:textId="45BA3FDE"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Pr="004A2D5F">
          <w:rPr>
            <w:rStyle w:val="Hyperlink"/>
            <w:noProof/>
          </w:rPr>
          <w:t>Table 27</w:t>
        </w:r>
        <w:r>
          <w:rPr>
            <w:rFonts w:asciiTheme="minorHAnsi" w:eastAsiaTheme="minorEastAsia" w:hAnsiTheme="minorHAnsi" w:cstheme="minorBidi"/>
            <w:noProof/>
            <w:kern w:val="2"/>
            <w:sz w:val="22"/>
            <w:szCs w:val="22"/>
            <w14:ligatures w14:val="standardContextual"/>
          </w:rPr>
          <w:tab/>
        </w:r>
        <w:r w:rsidRPr="004A2D5F">
          <w:rPr>
            <w:rStyle w:val="Hyperlink"/>
            <w:noProof/>
          </w:rPr>
          <w:t>Operation codes</w:t>
        </w:r>
        <w:r>
          <w:rPr>
            <w:noProof/>
            <w:webHidden/>
          </w:rPr>
          <w:tab/>
        </w:r>
        <w:r>
          <w:rPr>
            <w:noProof/>
            <w:webHidden/>
          </w:rPr>
          <w:fldChar w:fldCharType="begin"/>
        </w:r>
        <w:r>
          <w:rPr>
            <w:noProof/>
            <w:webHidden/>
          </w:rPr>
          <w:instrText xml:space="preserve"> PAGEREF _Toc170288666 \h </w:instrText>
        </w:r>
        <w:r>
          <w:rPr>
            <w:noProof/>
            <w:webHidden/>
          </w:rPr>
        </w:r>
        <w:r>
          <w:rPr>
            <w:noProof/>
            <w:webHidden/>
          </w:rPr>
          <w:fldChar w:fldCharType="separate"/>
        </w:r>
        <w:r w:rsidR="00B83006">
          <w:rPr>
            <w:noProof/>
            <w:webHidden/>
          </w:rPr>
          <w:t>88</w:t>
        </w:r>
        <w:r>
          <w:rPr>
            <w:noProof/>
            <w:webHidden/>
          </w:rPr>
          <w:fldChar w:fldCharType="end"/>
        </w:r>
      </w:hyperlink>
    </w:p>
    <w:p w14:paraId="2D700432" w14:textId="144987A1"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Pr="004A2D5F">
          <w:rPr>
            <w:rStyle w:val="Hyperlink"/>
            <w:noProof/>
          </w:rPr>
          <w:t>Table 28</w:t>
        </w:r>
        <w:r>
          <w:rPr>
            <w:rFonts w:asciiTheme="minorHAnsi" w:eastAsiaTheme="minorEastAsia" w:hAnsiTheme="minorHAnsi" w:cstheme="minorBidi"/>
            <w:noProof/>
            <w:kern w:val="2"/>
            <w:sz w:val="22"/>
            <w:szCs w:val="22"/>
            <w14:ligatures w14:val="standardContextual"/>
          </w:rPr>
          <w:tab/>
        </w:r>
        <w:r w:rsidRPr="004A2D5F">
          <w:rPr>
            <w:rStyle w:val="Hyperlink"/>
            <w:noProof/>
          </w:rPr>
          <w:t>Example of a calculation</w:t>
        </w:r>
        <w:r>
          <w:rPr>
            <w:noProof/>
            <w:webHidden/>
          </w:rPr>
          <w:tab/>
        </w:r>
        <w:r>
          <w:rPr>
            <w:noProof/>
            <w:webHidden/>
          </w:rPr>
          <w:fldChar w:fldCharType="begin"/>
        </w:r>
        <w:r>
          <w:rPr>
            <w:noProof/>
            <w:webHidden/>
          </w:rPr>
          <w:instrText xml:space="preserve"> PAGEREF _Toc170288667 \h </w:instrText>
        </w:r>
        <w:r>
          <w:rPr>
            <w:noProof/>
            <w:webHidden/>
          </w:rPr>
        </w:r>
        <w:r>
          <w:rPr>
            <w:noProof/>
            <w:webHidden/>
          </w:rPr>
          <w:fldChar w:fldCharType="separate"/>
        </w:r>
        <w:r w:rsidR="00B83006">
          <w:rPr>
            <w:noProof/>
            <w:webHidden/>
          </w:rPr>
          <w:t>94</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2098928"/>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2098929"/>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2098930"/>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2098931"/>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2098932"/>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4C5D73BE"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B83006">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Mark Davison" w:date="2024-10-02T09:16:00Z" w16du:dateUtc="2024-10-02T08:16:00Z">
        <w:r w:rsidR="00B83006" w:rsidRPr="00B83006">
          <w:rPr>
            <w:rStyle w:val="Crossreference"/>
            <w:rPrChange w:id="24" w:author="Mark Davison" w:date="2024-10-02T09:16:00Z" w16du:dateUtc="2024-10-02T08:16:00Z">
              <w:rPr/>
            </w:rPrChange>
          </w:rPr>
          <w:t>Use of MQTT</w:t>
        </w:r>
      </w:ins>
      <w:del w:id="25" w:author="Mark Davison" w:date="2024-10-02T09:16:00Z" w16du:dateUtc="2024-10-02T08:16:00Z">
        <w:r w:rsidR="0089770E" w:rsidRPr="00D105EA" w:rsidDel="00B83006">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6664CFFA"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Mark Davison" w:date="2024-10-02T09:16:00Z" w16du:dateUtc="2024-10-02T08:16:00Z">
        <w:r w:rsidR="00B83006" w:rsidRPr="00B83006">
          <w:rPr>
            <w:rStyle w:val="Crossreference"/>
            <w:rFonts w:eastAsia="DengXian"/>
            <w:rPrChange w:id="27" w:author="Mark Davison" w:date="2024-10-02T09:16:00Z" w16du:dateUtc="2024-10-02T08:16:00Z">
              <w:rPr>
                <w:rFonts w:eastAsia="DengXian" w:cs="Arial"/>
                <w:lang w:eastAsia="en-US"/>
              </w:rPr>
            </w:rPrChange>
          </w:rPr>
          <w:t>[JSONSchema]</w:t>
        </w:r>
      </w:ins>
      <w:del w:id="28" w:author="Mark Davison" w:date="2024-10-02T09:16:00Z" w16du:dateUtc="2024-10-02T08:16:00Z">
        <w:r w:rsidR="0089770E" w:rsidRPr="00D105EA" w:rsidDel="00B83006">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2098934"/>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2098935"/>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2098936"/>
      <w:r>
        <w:lastRenderedPageBreak/>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2098937"/>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F8C6535"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Mark Davison" w:date="2024-10-02T09:16:00Z" w16du:dateUtc="2024-10-02T08:16:00Z">
        <w:r w:rsidR="00B83006" w:rsidRPr="00B83006">
          <w:rPr>
            <w:rStyle w:val="Crossreference"/>
            <w:rPrChange w:id="38" w:author="Mark Davison" w:date="2024-10-02T09:16:00Z" w16du:dateUtc="2024-10-02T08:16:00Z">
              <w:rPr/>
            </w:rPrChange>
          </w:rPr>
          <w:t xml:space="preserve">Figure </w:t>
        </w:r>
        <w:r w:rsidR="00B83006" w:rsidRPr="00B83006">
          <w:rPr>
            <w:rStyle w:val="Crossreference"/>
            <w:rPrChange w:id="39" w:author="Mark Davison" w:date="2024-10-02T09:16:00Z" w16du:dateUtc="2024-10-02T08:16:00Z">
              <w:rPr>
                <w:noProof/>
              </w:rPr>
            </w:rPrChange>
          </w:rPr>
          <w:t>1</w:t>
        </w:r>
      </w:ins>
      <w:del w:id="40" w:author="Mark Davison" w:date="2024-10-02T09:16:00Z" w16du:dateUtc="2024-10-02T08:16:00Z">
        <w:r w:rsidR="0089770E" w:rsidRPr="00D105EA" w:rsidDel="00B83006">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7B94D664"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B83006">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Mark Davison" w:date="2024-10-02T09:16:00Z" w16du:dateUtc="2024-10-02T08:16:00Z">
        <w:r w:rsidR="00B83006" w:rsidRPr="00B83006">
          <w:rPr>
            <w:rStyle w:val="Crossreference"/>
            <w:rPrChange w:id="42" w:author="Mark Davison" w:date="2024-10-02T09:16:00Z" w16du:dateUtc="2024-10-02T08:16:00Z">
              <w:rPr/>
            </w:rPrChange>
          </w:rPr>
          <w:t>Example use cases</w:t>
        </w:r>
      </w:ins>
      <w:del w:id="43" w:author="Mark Davison" w:date="2024-10-02T09:16:00Z" w16du:dateUtc="2024-10-02T08:16:00Z">
        <w:r w:rsidR="0089770E" w:rsidRPr="00D105EA" w:rsidDel="00B83006">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38C5FE7E" w:rsidR="00E279F0" w:rsidRDefault="00E279F0" w:rsidP="009F3044">
      <w:pPr>
        <w:pStyle w:val="Caption"/>
      </w:pPr>
      <w:bookmarkStart w:id="44" w:name="_Ref160528474"/>
      <w:bookmarkStart w:id="45" w:name="_Toc170288628"/>
      <w:r>
        <w:t xml:space="preserve">Figure </w:t>
      </w:r>
      <w:r>
        <w:fldChar w:fldCharType="begin"/>
      </w:r>
      <w:r>
        <w:instrText xml:space="preserve"> SEQ Figure \* ARABIC </w:instrText>
      </w:r>
      <w:r>
        <w:fldChar w:fldCharType="separate"/>
      </w:r>
      <w:r w:rsidR="00B83006">
        <w:rPr>
          <w:noProof/>
        </w:rPr>
        <w:t>1</w:t>
      </w:r>
      <w:r>
        <w:rPr>
          <w:noProof/>
        </w:rPr>
        <w:fldChar w:fldCharType="end"/>
      </w:r>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273937B9"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B83006">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Mark Davison" w:date="2024-10-02T09:16:00Z" w16du:dateUtc="2024-10-02T08:16:00Z">
        <w:r w:rsidR="00B83006" w:rsidRPr="00B83006">
          <w:rPr>
            <w:rStyle w:val="Crossreference"/>
            <w:rPrChange w:id="47" w:author="Mark Davison" w:date="2024-10-02T09:16:00Z" w16du:dateUtc="2024-10-02T08:16:00Z">
              <w:rPr/>
            </w:rPrChange>
          </w:rPr>
          <w:t>Use of MQTT</w:t>
        </w:r>
      </w:ins>
      <w:del w:id="48" w:author="Mark Davison" w:date="2024-10-02T09:16:00Z" w16du:dateUtc="2024-10-02T08:16:00Z">
        <w:r w:rsidR="0089770E" w:rsidRPr="00D105EA" w:rsidDel="00B83006">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2098938"/>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CD66102" w:rsidR="005950AA" w:rsidRDefault="00FC7015" w:rsidP="009F3044">
      <w:pPr>
        <w:pStyle w:val="Caption"/>
      </w:pPr>
      <w:bookmarkStart w:id="50" w:name="_Toc170288629"/>
      <w:r w:rsidRPr="00BA7567">
        <w:t>Figure</w:t>
      </w:r>
      <w:r w:rsidR="00D82389" w:rsidRPr="00BA7567">
        <w:t xml:space="preserve"> </w:t>
      </w:r>
      <w:r>
        <w:fldChar w:fldCharType="begin"/>
      </w:r>
      <w:r>
        <w:instrText xml:space="preserve"> SEQ Figure \* ARABIC </w:instrText>
      </w:r>
      <w:r>
        <w:fldChar w:fldCharType="separate"/>
      </w:r>
      <w:r w:rsidR="00B83006">
        <w:rPr>
          <w:noProof/>
        </w:rPr>
        <w:t>2</w:t>
      </w:r>
      <w:r>
        <w:rPr>
          <w:noProof/>
        </w:rPr>
        <w:fldChar w:fldCharType="end"/>
      </w:r>
      <w:r w:rsidR="00D82389" w:rsidRPr="00BA7567">
        <w:tab/>
        <w:t>JSON schema</w:t>
      </w:r>
      <w:bookmarkEnd w:id="50"/>
    </w:p>
    <w:p w14:paraId="6D28A886" w14:textId="29299CF9" w:rsidR="009C3498" w:rsidRDefault="009C3498" w:rsidP="009C3498">
      <w:pPr>
        <w:pStyle w:val="Heading3"/>
      </w:pPr>
      <w:bookmarkStart w:id="51" w:name="_Toc172098939"/>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0D2D81CC"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B83006">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Mark Davison" w:date="2024-10-02T09:16:00Z" w16du:dateUtc="2024-10-02T08:16:00Z">
        <w:r w:rsidR="00B83006" w:rsidRPr="00B83006">
          <w:rPr>
            <w:rStyle w:val="Crossreference"/>
            <w:rPrChange w:id="54" w:author="Mark Davison" w:date="2024-10-02T09:16:00Z" w16du:dateUtc="2024-10-02T08:16:00Z">
              <w:rPr/>
            </w:rPrChange>
          </w:rPr>
          <w:t>Configuration</w:t>
        </w:r>
      </w:ins>
      <w:del w:id="55" w:author="Mark Davison" w:date="2024-10-02T09:16:00Z" w16du:dateUtc="2024-10-02T08:16:00Z">
        <w:r w:rsidR="0089770E" w:rsidRPr="00D105EA" w:rsidDel="00B83006">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0CEB20DC"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Mark Davison" w:date="2024-10-02T09:16:00Z" w16du:dateUtc="2024-10-02T08:16:00Z">
        <w:r w:rsidR="00B83006" w:rsidRPr="00B83006">
          <w:rPr>
            <w:rStyle w:val="Crossreference"/>
            <w:rPrChange w:id="57" w:author="Mark Davison" w:date="2024-10-02T09:16:00Z" w16du:dateUtc="2024-10-02T08:16:00Z">
              <w:rPr/>
            </w:rPrChange>
          </w:rPr>
          <w:t xml:space="preserve">Figure </w:t>
        </w:r>
        <w:r w:rsidR="00B83006" w:rsidRPr="00B83006">
          <w:rPr>
            <w:rStyle w:val="Crossreference"/>
            <w:rPrChange w:id="58" w:author="Mark Davison" w:date="2024-10-02T09:16:00Z" w16du:dateUtc="2024-10-02T08:16:00Z">
              <w:rPr>
                <w:noProof/>
              </w:rPr>
            </w:rPrChange>
          </w:rPr>
          <w:t>3</w:t>
        </w:r>
      </w:ins>
      <w:del w:id="59" w:author="Mark Davison" w:date="2024-10-02T09:16:00Z" w16du:dateUtc="2024-10-02T08:16:00Z">
        <w:r w:rsidR="0089770E" w:rsidRPr="00D105EA" w:rsidDel="00B83006">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112F8952"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B83006">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B83006">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B83006"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5C5541E0" w:rsidR="00D616A6" w:rsidRDefault="00FC7015" w:rsidP="007335B8">
      <w:pPr>
        <w:pStyle w:val="Caption"/>
      </w:pPr>
      <w:bookmarkStart w:id="60" w:name="_Ref160529908"/>
      <w:bookmarkStart w:id="61" w:name="_Toc160543266"/>
      <w:bookmarkStart w:id="62" w:name="_Toc170288630"/>
      <w:r>
        <w:t xml:space="preserve">Figure </w:t>
      </w:r>
      <w:r>
        <w:fldChar w:fldCharType="begin"/>
      </w:r>
      <w:r>
        <w:instrText xml:space="preserve"> SEQ Figure \* ARABIC </w:instrText>
      </w:r>
      <w:r>
        <w:fldChar w:fldCharType="separate"/>
      </w:r>
      <w:r w:rsidR="00B83006">
        <w:rPr>
          <w:noProof/>
        </w:rPr>
        <w:t>3</w:t>
      </w:r>
      <w:r>
        <w:rPr>
          <w:noProof/>
        </w:rPr>
        <w:fldChar w:fldCharType="end"/>
      </w:r>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3" w:name="_Ref160530157"/>
      <w:bookmarkStart w:id="64" w:name="_Toc172098940"/>
      <w:r>
        <w:t>Configuration</w:t>
      </w:r>
      <w:bookmarkEnd w:id="63"/>
      <w:bookmarkEnd w:id="64"/>
    </w:p>
    <w:p w14:paraId="3B8A49D7" w14:textId="7D09A55A"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B83006">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Mark Davison" w:date="2024-10-02T09:16:00Z" w16du:dateUtc="2024-10-02T08:16:00Z">
        <w:r w:rsidR="00B83006" w:rsidRPr="00B83006">
          <w:rPr>
            <w:rStyle w:val="Crossreference"/>
            <w:rPrChange w:id="66" w:author="Mark Davison" w:date="2024-10-02T09:16:00Z" w16du:dateUtc="2024-10-02T08:16:00Z">
              <w:rPr/>
            </w:rPrChange>
          </w:rPr>
          <w:t>Configuration errors</w:t>
        </w:r>
      </w:ins>
      <w:del w:id="67" w:author="Mark Davison" w:date="2024-10-02T09:16:00Z" w16du:dateUtc="2024-10-02T08:16:00Z">
        <w:r w:rsidR="0089770E" w:rsidRPr="00D105EA" w:rsidDel="00B83006">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B46FA95"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Mark Davison" w:date="2024-10-02T09:16:00Z" w16du:dateUtc="2024-10-02T08:16:00Z">
        <w:r w:rsidR="00B83006" w:rsidRPr="00B83006">
          <w:rPr>
            <w:rStyle w:val="Crossreference"/>
            <w:rPrChange w:id="70" w:author="Mark Davison" w:date="2024-10-02T09:16:00Z" w16du:dateUtc="2024-10-02T08:16:00Z">
              <w:rPr/>
            </w:rPrChange>
          </w:rPr>
          <w:t xml:space="preserve">Table </w:t>
        </w:r>
        <w:r w:rsidR="00B83006" w:rsidRPr="00B83006">
          <w:rPr>
            <w:rStyle w:val="Crossreference"/>
            <w:rPrChange w:id="71" w:author="Mark Davison" w:date="2024-10-02T09:16:00Z" w16du:dateUtc="2024-10-02T08:16:00Z">
              <w:rPr>
                <w:noProof/>
              </w:rPr>
            </w:rPrChange>
          </w:rPr>
          <w:t>1</w:t>
        </w:r>
      </w:ins>
      <w:del w:id="72" w:author="Mark Davison" w:date="2024-10-02T09:16:00Z" w16du:dateUtc="2024-10-02T08:16:00Z">
        <w:r w:rsidR="0089770E" w:rsidRPr="00D105EA" w:rsidDel="00B83006">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2F0FE667" w:rsidR="00180D58" w:rsidRDefault="00FC7015" w:rsidP="00297394">
      <w:pPr>
        <w:pStyle w:val="Caption"/>
        <w:keepNext/>
      </w:pPr>
      <w:bookmarkStart w:id="73" w:name="_Ref160457063"/>
      <w:bookmarkStart w:id="74" w:name="_Toc160543307"/>
      <w:bookmarkStart w:id="75" w:name="_Toc170288640"/>
      <w:r>
        <w:t xml:space="preserve">Table </w:t>
      </w:r>
      <w:r>
        <w:fldChar w:fldCharType="begin"/>
      </w:r>
      <w:r>
        <w:instrText xml:space="preserve"> SEQ Table \* ARABIC </w:instrText>
      </w:r>
      <w:r>
        <w:fldChar w:fldCharType="separate"/>
      </w:r>
      <w:r w:rsidR="00B83006">
        <w:rPr>
          <w:noProof/>
        </w:rPr>
        <w:t>1</w:t>
      </w:r>
      <w:r>
        <w:rPr>
          <w:noProof/>
        </w:rPr>
        <w:fldChar w:fldCharType="end"/>
      </w:r>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0045AA2F"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Mark Davison" w:date="2024-10-02T09:16:00Z" w16du:dateUtc="2024-10-02T08:16:00Z">
        <w:r w:rsidR="00B83006" w:rsidRPr="00B83006">
          <w:rPr>
            <w:rStyle w:val="Crossreference"/>
            <w:rPrChange w:id="77" w:author="Mark Davison" w:date="2024-10-02T09:16:00Z" w16du:dateUtc="2024-10-02T08:16:00Z">
              <w:rPr/>
            </w:rPrChange>
          </w:rPr>
          <w:t xml:space="preserve">Table </w:t>
        </w:r>
        <w:r w:rsidR="00B83006" w:rsidRPr="00B83006">
          <w:rPr>
            <w:rStyle w:val="Crossreference"/>
            <w:rPrChange w:id="78" w:author="Mark Davison" w:date="2024-10-02T09:16:00Z" w16du:dateUtc="2024-10-02T08:16:00Z">
              <w:rPr>
                <w:noProof/>
              </w:rPr>
            </w:rPrChange>
          </w:rPr>
          <w:t>2</w:t>
        </w:r>
      </w:ins>
      <w:del w:id="79" w:author="Mark Davison" w:date="2024-10-02T09:16:00Z" w16du:dateUtc="2024-10-02T08:16:00Z">
        <w:r w:rsidR="0089770E" w:rsidRPr="00D105EA" w:rsidDel="00B83006">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7E9E03AA" w:rsidR="004313A4" w:rsidRDefault="004313A4" w:rsidP="009F3044">
      <w:pPr>
        <w:pStyle w:val="Caption"/>
      </w:pPr>
      <w:bookmarkStart w:id="80" w:name="_Ref160537695"/>
      <w:bookmarkStart w:id="81" w:name="_Toc160543308"/>
      <w:bookmarkStart w:id="82" w:name="_Toc170288641"/>
      <w:r>
        <w:t xml:space="preserve">Table </w:t>
      </w:r>
      <w:r>
        <w:fldChar w:fldCharType="begin"/>
      </w:r>
      <w:r>
        <w:instrText xml:space="preserve"> SEQ Table \* ARABIC </w:instrText>
      </w:r>
      <w:r>
        <w:fldChar w:fldCharType="separate"/>
      </w:r>
      <w:r w:rsidR="00B83006">
        <w:rPr>
          <w:noProof/>
        </w:rPr>
        <w:t>2</w:t>
      </w:r>
      <w:r>
        <w:rPr>
          <w:noProof/>
        </w:rPr>
        <w:fldChar w:fldCharType="end"/>
      </w:r>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D53499C"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Mark Davison" w:date="2024-10-02T09:16:00Z" w16du:dateUtc="2024-10-02T08:16:00Z">
        <w:r w:rsidR="00B83006" w:rsidRPr="00B83006">
          <w:rPr>
            <w:rStyle w:val="Crossreference"/>
            <w:rPrChange w:id="84" w:author="Mark Davison" w:date="2024-10-02T09:16:00Z" w16du:dateUtc="2024-10-02T08:16:00Z">
              <w:rPr/>
            </w:rPrChange>
          </w:rPr>
          <w:t xml:space="preserve">Table </w:t>
        </w:r>
        <w:r w:rsidR="00B83006" w:rsidRPr="00B83006">
          <w:rPr>
            <w:rStyle w:val="Crossreference"/>
            <w:rPrChange w:id="85" w:author="Mark Davison" w:date="2024-10-02T09:16:00Z" w16du:dateUtc="2024-10-02T08:16:00Z">
              <w:rPr>
                <w:noProof/>
              </w:rPr>
            </w:rPrChange>
          </w:rPr>
          <w:t>3</w:t>
        </w:r>
      </w:ins>
      <w:del w:id="86" w:author="Mark Davison" w:date="2024-10-02T09:16:00Z" w16du:dateUtc="2024-10-02T08:16:00Z">
        <w:r w:rsidR="0089770E" w:rsidRPr="00D105EA" w:rsidDel="00B83006">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4FBAA1E" w:rsidR="00B14B69" w:rsidRDefault="00B14B69" w:rsidP="00537F2E">
      <w:pPr>
        <w:pStyle w:val="Caption"/>
        <w:keepNext/>
      </w:pPr>
      <w:bookmarkStart w:id="87" w:name="_Ref160457959"/>
      <w:bookmarkStart w:id="88" w:name="_Toc160543309"/>
      <w:bookmarkStart w:id="89" w:name="_Toc170288642"/>
      <w:r>
        <w:t xml:space="preserve">Table </w:t>
      </w:r>
      <w:r>
        <w:fldChar w:fldCharType="begin"/>
      </w:r>
      <w:r>
        <w:instrText xml:space="preserve"> SEQ Table \* ARABIC </w:instrText>
      </w:r>
      <w:r>
        <w:fldChar w:fldCharType="separate"/>
      </w:r>
      <w:r w:rsidR="00B83006">
        <w:rPr>
          <w:noProof/>
        </w:rPr>
        <w:t>3</w:t>
      </w:r>
      <w:r>
        <w:rPr>
          <w:noProof/>
        </w:rPr>
        <w:fldChar w:fldCharType="end"/>
      </w:r>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2098941"/>
      <w:r w:rsidRPr="005A587D">
        <w:lastRenderedPageBreak/>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55D6EEC1"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Mark Davison" w:date="2024-10-02T09:16:00Z" w16du:dateUtc="2024-10-02T08:16:00Z">
        <w:r w:rsidR="00B83006" w:rsidRPr="00B83006">
          <w:rPr>
            <w:rStyle w:val="Crossreference"/>
            <w:rPrChange w:id="92" w:author="Mark Davison" w:date="2024-10-02T09:16:00Z" w16du:dateUtc="2024-10-02T08:16:00Z">
              <w:rPr/>
            </w:rPrChange>
          </w:rPr>
          <w:t xml:space="preserve">Table </w:t>
        </w:r>
        <w:r w:rsidR="00B83006" w:rsidRPr="00B83006">
          <w:rPr>
            <w:rStyle w:val="Crossreference"/>
            <w:rPrChange w:id="93" w:author="Mark Davison" w:date="2024-10-02T09:16:00Z" w16du:dateUtc="2024-10-02T08:16:00Z">
              <w:rPr>
                <w:noProof/>
              </w:rPr>
            </w:rPrChange>
          </w:rPr>
          <w:t>4</w:t>
        </w:r>
      </w:ins>
      <w:del w:id="94" w:author="Mark Davison" w:date="2024-10-02T09:16:00Z" w16du:dateUtc="2024-10-02T08:16:00Z">
        <w:r w:rsidR="0089770E" w:rsidRPr="00D105EA" w:rsidDel="00B83006">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9A9DD30" w:rsidR="005A587D" w:rsidRDefault="00732C0C" w:rsidP="009F3044">
      <w:pPr>
        <w:pStyle w:val="Caption"/>
      </w:pPr>
      <w:bookmarkStart w:id="95" w:name="_Ref160460276"/>
      <w:bookmarkStart w:id="96" w:name="_Toc160543310"/>
      <w:bookmarkStart w:id="97" w:name="_Toc170288643"/>
      <w:r>
        <w:t xml:space="preserve">Table </w:t>
      </w:r>
      <w:r>
        <w:fldChar w:fldCharType="begin"/>
      </w:r>
      <w:r>
        <w:instrText xml:space="preserve"> SEQ Table \* ARABIC </w:instrText>
      </w:r>
      <w:r>
        <w:fldChar w:fldCharType="separate"/>
      </w:r>
      <w:r w:rsidR="00B83006">
        <w:rPr>
          <w:noProof/>
        </w:rPr>
        <w:t>4</w:t>
      </w:r>
      <w:r>
        <w:rPr>
          <w:noProof/>
        </w:rPr>
        <w:fldChar w:fldCharType="end"/>
      </w:r>
      <w:bookmarkEnd w:id="95"/>
      <w:r>
        <w:tab/>
      </w:r>
      <w:r w:rsidRPr="00732C0C">
        <w:t xml:space="preserve">Information used in defining </w:t>
      </w:r>
      <w:r w:rsidR="00F14026">
        <w:t>s</w:t>
      </w:r>
      <w:r w:rsidRPr="00732C0C">
        <w:t xml:space="preserve">cheduled </w:t>
      </w:r>
      <w:r w:rsidR="00F14026">
        <w:t>c</w:t>
      </w:r>
      <w:r w:rsidRPr="00732C0C">
        <w:t>onnections</w:t>
      </w:r>
      <w:bookmarkEnd w:id="96"/>
      <w:bookmarkEnd w:id="97"/>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61C08EFB"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B83006">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 w:author="Mark Davison" w:date="2024-10-02T09:16:00Z" w16du:dateUtc="2024-10-02T08:16:00Z">
        <w:r w:rsidR="00B83006" w:rsidRPr="00B83006">
          <w:rPr>
            <w:rStyle w:val="Crossreference"/>
            <w:rPrChange w:id="99" w:author="Mark Davison" w:date="2024-10-02T09:16:00Z" w16du:dateUtc="2024-10-02T08:16:00Z">
              <w:rPr/>
            </w:rPrChange>
          </w:rPr>
          <w:t>Time formats</w:t>
        </w:r>
      </w:ins>
      <w:del w:id="100" w:author="Mark Davison" w:date="2024-10-02T09:16:00Z" w16du:dateUtc="2024-10-02T08:16:00Z">
        <w:r w:rsidR="0089770E" w:rsidRPr="00D105EA" w:rsidDel="00B83006">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1" w:name="_Ref160538894"/>
      <w:bookmarkStart w:id="102" w:name="_Ref160538900"/>
      <w:bookmarkStart w:id="103" w:name="_Toc172098942"/>
      <w:r>
        <w:lastRenderedPageBreak/>
        <w:t>Time formats</w:t>
      </w:r>
      <w:bookmarkEnd w:id="101"/>
      <w:bookmarkEnd w:id="102"/>
      <w:bookmarkEnd w:id="103"/>
    </w:p>
    <w:p w14:paraId="435B32B8" w14:textId="5EF7F97A"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4" w:author="Mark Davison" w:date="2024-10-02T09:16:00Z" w16du:dateUtc="2024-10-02T08:16:00Z">
        <w:r w:rsidR="00B83006" w:rsidRPr="00B83006">
          <w:rPr>
            <w:rStyle w:val="Crossreference"/>
            <w:rPrChange w:id="105" w:author="Mark Davison" w:date="2024-10-02T09:16:00Z" w16du:dateUtc="2024-10-02T08:16:00Z">
              <w:rPr/>
            </w:rPrChange>
          </w:rPr>
          <w:t xml:space="preserve">Table </w:t>
        </w:r>
        <w:r w:rsidR="00B83006" w:rsidRPr="00B83006">
          <w:rPr>
            <w:rStyle w:val="Crossreference"/>
            <w:rPrChange w:id="106" w:author="Mark Davison" w:date="2024-10-02T09:16:00Z" w16du:dateUtc="2024-10-02T08:16:00Z">
              <w:rPr>
                <w:noProof/>
              </w:rPr>
            </w:rPrChange>
          </w:rPr>
          <w:t>5</w:t>
        </w:r>
      </w:ins>
      <w:del w:id="107" w:author="Mark Davison" w:date="2024-10-02T09:16:00Z" w16du:dateUtc="2024-10-02T08:16:00Z">
        <w:r w:rsidR="0089770E" w:rsidRPr="00D105EA" w:rsidDel="00B83006">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19403A87" w:rsidR="0007620E" w:rsidRPr="00AE3465" w:rsidRDefault="0007620E" w:rsidP="000B4273">
      <w:pPr>
        <w:pStyle w:val="Caption"/>
        <w:keepNext/>
      </w:pPr>
      <w:bookmarkStart w:id="108" w:name="_Ref160532049"/>
      <w:bookmarkStart w:id="109" w:name="_Toc170288644"/>
      <w:r>
        <w:t xml:space="preserve">Table </w:t>
      </w:r>
      <w:r>
        <w:fldChar w:fldCharType="begin"/>
      </w:r>
      <w:r>
        <w:instrText xml:space="preserve"> SEQ Table \* ARABIC </w:instrText>
      </w:r>
      <w:r>
        <w:fldChar w:fldCharType="separate"/>
      </w:r>
      <w:r w:rsidR="00B83006">
        <w:rPr>
          <w:noProof/>
        </w:rPr>
        <w:t>5</w:t>
      </w:r>
      <w:r>
        <w:rPr>
          <w:noProof/>
        </w:rPr>
        <w:fldChar w:fldCharType="end"/>
      </w:r>
      <w:bookmarkEnd w:id="108"/>
      <w:r w:rsidRPr="00AE3465">
        <w:tab/>
        <w:t>Time formats</w:t>
      </w:r>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0" w:name="_Toc172098943"/>
      <w:r>
        <w:t>Events</w:t>
      </w:r>
      <w:bookmarkEnd w:id="110"/>
    </w:p>
    <w:p w14:paraId="1E9023B2" w14:textId="19AFA753"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B83006">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1" w:author="Mark Davison" w:date="2024-10-02T09:16:00Z" w16du:dateUtc="2024-10-02T08:16:00Z">
        <w:r w:rsidR="00B83006" w:rsidRPr="00B83006">
          <w:rPr>
            <w:rStyle w:val="Crossreference"/>
            <w:rPrChange w:id="112" w:author="Mark Davison" w:date="2024-10-02T09:16:00Z" w16du:dateUtc="2024-10-02T08:16:00Z">
              <w:rPr/>
            </w:rPrChange>
          </w:rPr>
          <w:t>Points</w:t>
        </w:r>
      </w:ins>
      <w:del w:id="113" w:author="Mark Davison" w:date="2024-10-02T09:16:00Z" w16du:dateUtc="2024-10-02T08:16:00Z">
        <w:r w:rsidR="0089770E" w:rsidRPr="00D105EA" w:rsidDel="00B83006">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 w:name="_Toc172098944"/>
      <w:r>
        <w:t>Actions</w:t>
      </w:r>
      <w:bookmarkEnd w:id="114"/>
    </w:p>
    <w:p w14:paraId="4C058027" w14:textId="4B70D603"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5" w:author="Mark Davison" w:date="2024-10-02T09:16:00Z" w16du:dateUtc="2024-10-02T08:16:00Z">
        <w:r w:rsidR="00B83006" w:rsidRPr="00B83006">
          <w:rPr>
            <w:rStyle w:val="Crossreference"/>
            <w:rPrChange w:id="116" w:author="Mark Davison" w:date="2024-10-02T09:16:00Z" w16du:dateUtc="2024-10-02T08:16:00Z">
              <w:rPr/>
            </w:rPrChange>
          </w:rPr>
          <w:t xml:space="preserve">Table </w:t>
        </w:r>
        <w:r w:rsidR="00B83006" w:rsidRPr="00B83006">
          <w:rPr>
            <w:rStyle w:val="Crossreference"/>
            <w:rPrChange w:id="117" w:author="Mark Davison" w:date="2024-10-02T09:16:00Z" w16du:dateUtc="2024-10-02T08:16:00Z">
              <w:rPr>
                <w:noProof/>
              </w:rPr>
            </w:rPrChange>
          </w:rPr>
          <w:t>6</w:t>
        </w:r>
      </w:ins>
      <w:del w:id="118" w:author="Mark Davison" w:date="2024-10-02T09:16:00Z" w16du:dateUtc="2024-10-02T08:16:00Z">
        <w:r w:rsidR="0089770E" w:rsidRPr="00D105EA" w:rsidDel="00B83006">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7C31F3FC" w:rsidR="00910BE0" w:rsidRDefault="00910BE0" w:rsidP="009F3044">
      <w:pPr>
        <w:pStyle w:val="Caption"/>
      </w:pPr>
      <w:bookmarkStart w:id="119" w:name="_Ref160614062"/>
      <w:bookmarkStart w:id="120" w:name="_Toc170288645"/>
      <w:r>
        <w:t xml:space="preserve">Table </w:t>
      </w:r>
      <w:r>
        <w:fldChar w:fldCharType="begin"/>
      </w:r>
      <w:r>
        <w:instrText xml:space="preserve"> SEQ Table \* ARABIC </w:instrText>
      </w:r>
      <w:r>
        <w:fldChar w:fldCharType="separate"/>
      </w:r>
      <w:r w:rsidR="00B83006">
        <w:rPr>
          <w:noProof/>
        </w:rPr>
        <w:t>6</w:t>
      </w:r>
      <w:r>
        <w:rPr>
          <w:noProof/>
        </w:rPr>
        <w:fldChar w:fldCharType="end"/>
      </w:r>
      <w:bookmarkEnd w:id="119"/>
      <w:r>
        <w:tab/>
        <w:t>Actions</w:t>
      </w:r>
      <w:bookmarkEnd w:id="1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00E9CBD3"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1" w:author="Mark Davison" w:date="2024-10-02T09:16:00Z" w16du:dateUtc="2024-10-02T08:16:00Z">
        <w:r w:rsidR="00B83006" w:rsidRPr="00B83006">
          <w:rPr>
            <w:rStyle w:val="Crossreference"/>
            <w:rPrChange w:id="122" w:author="Mark Davison" w:date="2024-10-02T09:16:00Z" w16du:dateUtc="2024-10-02T08:16:00Z">
              <w:rPr/>
            </w:rPrChange>
          </w:rPr>
          <w:t xml:space="preserve">Table </w:t>
        </w:r>
        <w:r w:rsidR="00B83006" w:rsidRPr="00B83006">
          <w:rPr>
            <w:rStyle w:val="Crossreference"/>
            <w:rPrChange w:id="123" w:author="Mark Davison" w:date="2024-10-02T09:16:00Z" w16du:dateUtc="2024-10-02T08:16:00Z">
              <w:rPr>
                <w:noProof/>
              </w:rPr>
            </w:rPrChange>
          </w:rPr>
          <w:t>8</w:t>
        </w:r>
      </w:ins>
      <w:del w:id="124" w:author="Mark Davison" w:date="2024-10-02T09:16:00Z" w16du:dateUtc="2024-10-02T08:16:00Z">
        <w:r w:rsidR="0089770E" w:rsidRPr="00D105EA" w:rsidDel="00B83006">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5" w:name="_Ref160616879"/>
      <w:bookmarkStart w:id="126" w:name="_Toc172098945"/>
      <w:r>
        <w:t>Points</w:t>
      </w:r>
      <w:bookmarkEnd w:id="125"/>
      <w:bookmarkEnd w:id="1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3BF4C25E"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7" w:author="Mark Davison" w:date="2024-10-02T09:16:00Z" w16du:dateUtc="2024-10-02T08:16:00Z">
        <w:r w:rsidR="00B83006" w:rsidRPr="00B83006">
          <w:rPr>
            <w:rStyle w:val="Crossreference"/>
            <w:rPrChange w:id="128" w:author="Mark Davison" w:date="2024-10-02T09:16:00Z" w16du:dateUtc="2024-10-02T08:16:00Z">
              <w:rPr/>
            </w:rPrChange>
          </w:rPr>
          <w:t xml:space="preserve">Table </w:t>
        </w:r>
        <w:r w:rsidR="00B83006" w:rsidRPr="00B83006">
          <w:rPr>
            <w:rStyle w:val="Crossreference"/>
            <w:rPrChange w:id="129" w:author="Mark Davison" w:date="2024-10-02T09:16:00Z" w16du:dateUtc="2024-10-02T08:16:00Z">
              <w:rPr>
                <w:noProof/>
              </w:rPr>
            </w:rPrChange>
          </w:rPr>
          <w:t>7</w:t>
        </w:r>
      </w:ins>
      <w:del w:id="130" w:author="Mark Davison" w:date="2024-10-02T09:16:00Z" w16du:dateUtc="2024-10-02T08:16:00Z">
        <w:r w:rsidR="0089770E" w:rsidRPr="00D105EA" w:rsidDel="00B83006">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ACBEDA1" w:rsidR="00212C02" w:rsidRPr="00212C02" w:rsidRDefault="00BB5A05" w:rsidP="009F3044">
      <w:pPr>
        <w:pStyle w:val="Caption"/>
      </w:pPr>
      <w:bookmarkStart w:id="131" w:name="_Ref161139195"/>
      <w:bookmarkStart w:id="132" w:name="_Toc170288646"/>
      <w:r>
        <w:t xml:space="preserve">Table </w:t>
      </w:r>
      <w:r>
        <w:fldChar w:fldCharType="begin"/>
      </w:r>
      <w:r>
        <w:instrText xml:space="preserve"> SEQ Table \* ARABIC </w:instrText>
      </w:r>
      <w:r>
        <w:fldChar w:fldCharType="separate"/>
      </w:r>
      <w:r w:rsidR="00B83006">
        <w:rPr>
          <w:noProof/>
        </w:rPr>
        <w:t>7</w:t>
      </w:r>
      <w:r>
        <w:rPr>
          <w:noProof/>
        </w:rPr>
        <w:fldChar w:fldCharType="end"/>
      </w:r>
      <w:bookmarkEnd w:id="131"/>
      <w:r>
        <w:tab/>
      </w:r>
      <w:r w:rsidRPr="00BB5A05">
        <w:t xml:space="preserve">Configuration structure for a </w:t>
      </w:r>
      <w:r w:rsidR="00994C7D">
        <w:t>d</w:t>
      </w:r>
      <w:r w:rsidRPr="00BB5A05">
        <w:t xml:space="preserve">evice </w:t>
      </w:r>
      <w:r w:rsidR="00994C7D">
        <w:t>l</w:t>
      </w:r>
      <w:r w:rsidRPr="00BB5A05">
        <w:t>ink</w:t>
      </w:r>
      <w:bookmarkEnd w:id="1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F5F1669"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B83006">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3" w:author="Mark Davison" w:date="2024-10-02T09:16:00Z" w16du:dateUtc="2024-10-02T08:16:00Z">
        <w:r w:rsidR="00B83006" w:rsidRPr="00B83006">
          <w:rPr>
            <w:rStyle w:val="Crossreference"/>
            <w:rPrChange w:id="134" w:author="Mark Davison" w:date="2024-10-02T09:16:00Z" w16du:dateUtc="2024-10-02T08:16:00Z">
              <w:rPr/>
            </w:rPrChange>
          </w:rPr>
          <w:t>Calculated points</w:t>
        </w:r>
      </w:ins>
      <w:del w:id="135" w:author="Mark Davison" w:date="2024-10-02T09:16:00Z" w16du:dateUtc="2024-10-02T08:16:00Z">
        <w:r w:rsidR="0089770E" w:rsidRPr="00D105EA" w:rsidDel="00B83006">
          <w:rPr>
            <w:rStyle w:val="Crossreference"/>
          </w:rPr>
          <w:delText>Calculated points</w:delText>
        </w:r>
      </w:del>
      <w:r w:rsidR="006C34B5" w:rsidRPr="00BA7567">
        <w:rPr>
          <w:rStyle w:val="Crossreference"/>
        </w:rPr>
        <w:fldChar w:fldCharType="end"/>
      </w:r>
      <w:r w:rsidRPr="00BA7567">
        <w:t>.</w:t>
      </w:r>
    </w:p>
    <w:p w14:paraId="3B8A64C0" w14:textId="6EAF6F2A"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6" w:author="Mark Davison" w:date="2024-10-02T09:16:00Z" w16du:dateUtc="2024-10-02T08:16:00Z">
        <w:r w:rsidR="00B83006" w:rsidRPr="00B83006">
          <w:rPr>
            <w:rStyle w:val="Crossreference"/>
            <w:rPrChange w:id="137" w:author="Mark Davison" w:date="2024-10-02T09:16:00Z" w16du:dateUtc="2024-10-02T08:16:00Z">
              <w:rPr/>
            </w:rPrChange>
          </w:rPr>
          <w:t xml:space="preserve">Table </w:t>
        </w:r>
        <w:r w:rsidR="00B83006" w:rsidRPr="00B83006">
          <w:rPr>
            <w:rStyle w:val="Crossreference"/>
            <w:rPrChange w:id="138" w:author="Mark Davison" w:date="2024-10-02T09:16:00Z" w16du:dateUtc="2024-10-02T08:16:00Z">
              <w:rPr>
                <w:noProof/>
              </w:rPr>
            </w:rPrChange>
          </w:rPr>
          <w:t>8</w:t>
        </w:r>
      </w:ins>
      <w:del w:id="139" w:author="Mark Davison" w:date="2024-10-02T09:16:00Z" w16du:dateUtc="2024-10-02T08:16:00Z">
        <w:r w:rsidR="0089770E" w:rsidRPr="00D105EA" w:rsidDel="00B83006">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3C511D5" w:rsidR="009F3044" w:rsidRDefault="009F3044" w:rsidP="00FC378E">
      <w:pPr>
        <w:pStyle w:val="Caption"/>
        <w:keepNext/>
      </w:pPr>
      <w:bookmarkStart w:id="140" w:name="_Ref161048279"/>
      <w:bookmarkStart w:id="141" w:name="_Toc170288647"/>
      <w:r>
        <w:t xml:space="preserve">Table </w:t>
      </w:r>
      <w:r>
        <w:fldChar w:fldCharType="begin"/>
      </w:r>
      <w:r>
        <w:instrText xml:space="preserve"> SEQ Table \* ARABIC </w:instrText>
      </w:r>
      <w:r>
        <w:fldChar w:fldCharType="separate"/>
      </w:r>
      <w:r w:rsidR="00B83006">
        <w:rPr>
          <w:noProof/>
        </w:rPr>
        <w:t>8</w:t>
      </w:r>
      <w:r>
        <w:rPr>
          <w:noProof/>
        </w:rPr>
        <w:fldChar w:fldCharType="end"/>
      </w:r>
      <w:bookmarkEnd w:id="140"/>
      <w:r>
        <w:tab/>
      </w:r>
      <w:r w:rsidRPr="009F3044">
        <w:t xml:space="preserve">Configuration structure for a </w:t>
      </w:r>
      <w:r w:rsidR="0071041B">
        <w:t>p</w:t>
      </w:r>
      <w:r w:rsidR="004B4EE1">
        <w:t>oint</w:t>
      </w:r>
      <w:bookmarkEnd w:id="1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lastRenderedPageBreak/>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lastRenderedPageBreak/>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2D6129F3"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2" w:author="Mark Davison" w:date="2024-10-02T09:16:00Z" w16du:dateUtc="2024-10-02T08:16:00Z">
        <w:r w:rsidR="00B83006" w:rsidRPr="00B83006">
          <w:rPr>
            <w:rStyle w:val="Crossreference"/>
            <w:rPrChange w:id="143" w:author="Mark Davison" w:date="2024-10-02T09:16:00Z" w16du:dateUtc="2024-10-02T08:16:00Z">
              <w:rPr/>
            </w:rPrChange>
          </w:rPr>
          <w:t xml:space="preserve">Table </w:t>
        </w:r>
        <w:r w:rsidR="00B83006" w:rsidRPr="00B83006">
          <w:rPr>
            <w:rStyle w:val="Crossreference"/>
            <w:rPrChange w:id="144" w:author="Mark Davison" w:date="2024-10-02T09:16:00Z" w16du:dateUtc="2024-10-02T08:16:00Z">
              <w:rPr>
                <w:noProof/>
              </w:rPr>
            </w:rPrChange>
          </w:rPr>
          <w:t>9</w:t>
        </w:r>
      </w:ins>
      <w:del w:id="145" w:author="Mark Davison" w:date="2024-10-02T09:16:00Z" w16du:dateUtc="2024-10-02T08:16:00Z">
        <w:r w:rsidR="0089770E" w:rsidRPr="00D105EA" w:rsidDel="00B83006">
          <w:rPr>
            <w:rStyle w:val="Crossreference"/>
          </w:rPr>
          <w:delText>Table 9</w:delText>
        </w:r>
      </w:del>
      <w:r w:rsidR="00896295" w:rsidRPr="00896295">
        <w:rPr>
          <w:rStyle w:val="Crossreference"/>
        </w:rPr>
        <w:fldChar w:fldCharType="end"/>
      </w:r>
      <w:r w:rsidR="00896295">
        <w:t xml:space="preserve"> for further information.</w:t>
      </w:r>
    </w:p>
    <w:p w14:paraId="4E380CB1" w14:textId="1922C06A" w:rsidR="009F3044" w:rsidRDefault="009F3044" w:rsidP="00896295">
      <w:pPr>
        <w:pStyle w:val="Caption"/>
        <w:keepNext/>
      </w:pPr>
      <w:bookmarkStart w:id="146" w:name="_Ref161149864"/>
      <w:bookmarkStart w:id="147" w:name="_Toc170288648"/>
      <w:r>
        <w:t xml:space="preserve">Table </w:t>
      </w:r>
      <w:r>
        <w:fldChar w:fldCharType="begin"/>
      </w:r>
      <w:r>
        <w:instrText xml:space="preserve"> SEQ Table \* ARABIC </w:instrText>
      </w:r>
      <w:r>
        <w:fldChar w:fldCharType="separate"/>
      </w:r>
      <w:r w:rsidR="00B83006">
        <w:rPr>
          <w:noProof/>
        </w:rPr>
        <w:t>9</w:t>
      </w:r>
      <w:r>
        <w:rPr>
          <w:noProof/>
        </w:rPr>
        <w:fldChar w:fldCharType="end"/>
      </w:r>
      <w:bookmarkEnd w:id="1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4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lastRenderedPageBreak/>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8" w:name="_Toc172098946"/>
      <w:r w:rsidRPr="00982CA0">
        <w:t xml:space="preserve">Point </w:t>
      </w:r>
      <w:r w:rsidR="006B0494" w:rsidRPr="00982CA0">
        <w:t>quality flags</w:t>
      </w:r>
      <w:bookmarkEnd w:id="148"/>
    </w:p>
    <w:p w14:paraId="1020421F" w14:textId="5FBB0328"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9" w:author="Mark Davison" w:date="2024-10-02T09:16:00Z" w16du:dateUtc="2024-10-02T08:16:00Z">
        <w:r w:rsidR="00B83006" w:rsidRPr="00B83006">
          <w:rPr>
            <w:rStyle w:val="Crossreference"/>
            <w:rPrChange w:id="150" w:author="Mark Davison" w:date="2024-10-02T09:16:00Z" w16du:dateUtc="2024-10-02T08:16:00Z">
              <w:rPr/>
            </w:rPrChange>
          </w:rPr>
          <w:t xml:space="preserve">Table </w:t>
        </w:r>
        <w:r w:rsidR="00B83006" w:rsidRPr="00B83006">
          <w:rPr>
            <w:rStyle w:val="Crossreference"/>
            <w:rPrChange w:id="151" w:author="Mark Davison" w:date="2024-10-02T09:16:00Z" w16du:dateUtc="2024-10-02T08:16:00Z">
              <w:rPr>
                <w:noProof/>
              </w:rPr>
            </w:rPrChange>
          </w:rPr>
          <w:t>10</w:t>
        </w:r>
      </w:ins>
      <w:del w:id="152" w:author="Mark Davison" w:date="2024-10-02T09:16:00Z" w16du:dateUtc="2024-10-02T08:16:00Z">
        <w:r w:rsidR="0089770E" w:rsidRPr="00D105EA" w:rsidDel="00B83006">
          <w:rPr>
            <w:rStyle w:val="Crossreference"/>
          </w:rPr>
          <w:delText>Table 10</w:delText>
        </w:r>
      </w:del>
      <w:r w:rsidR="00896295" w:rsidRPr="00896295">
        <w:rPr>
          <w:rStyle w:val="Crossreference"/>
        </w:rPr>
        <w:fldChar w:fldCharType="end"/>
      </w:r>
      <w:r w:rsidR="00896295">
        <w:t>.</w:t>
      </w:r>
    </w:p>
    <w:p w14:paraId="2FF81EEA" w14:textId="4A4140C8" w:rsidR="00893D2D" w:rsidRDefault="00893D2D" w:rsidP="00896295">
      <w:pPr>
        <w:pStyle w:val="Caption"/>
        <w:keepNext/>
      </w:pPr>
      <w:bookmarkStart w:id="153" w:name="_Ref161150038"/>
      <w:bookmarkStart w:id="154" w:name="_Toc170288649"/>
      <w:r>
        <w:t xml:space="preserve">Table </w:t>
      </w:r>
      <w:r>
        <w:fldChar w:fldCharType="begin"/>
      </w:r>
      <w:r>
        <w:instrText xml:space="preserve"> SEQ Table \* ARABIC </w:instrText>
      </w:r>
      <w:r>
        <w:fldChar w:fldCharType="separate"/>
      </w:r>
      <w:r w:rsidR="00B83006">
        <w:rPr>
          <w:noProof/>
        </w:rPr>
        <w:t>10</w:t>
      </w:r>
      <w:r>
        <w:rPr>
          <w:noProof/>
        </w:rPr>
        <w:fldChar w:fldCharType="end"/>
      </w:r>
      <w:bookmarkEnd w:id="153"/>
      <w:r>
        <w:tab/>
      </w:r>
      <w:r w:rsidRPr="00893D2D">
        <w:t xml:space="preserve">Point </w:t>
      </w:r>
      <w:r w:rsidR="000104B4">
        <w:t>q</w:t>
      </w:r>
      <w:r w:rsidRPr="00893D2D">
        <w:t xml:space="preserve">uality </w:t>
      </w:r>
      <w:r w:rsidR="000104B4">
        <w:t>f</w:t>
      </w:r>
      <w:r w:rsidRPr="00893D2D">
        <w:t>lags</w:t>
      </w:r>
      <w:bookmarkEnd w:id="1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 xml:space="preserve">This flag applies to Counters only. It indicates that the value being reported with the flag cannot be used with the previous value to </w:t>
            </w:r>
            <w:r w:rsidRPr="00B97174">
              <w:lastRenderedPageBreak/>
              <w:t>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lastRenderedPageBreak/>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1908D11E"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5" w:author="Mark Davison" w:date="2024-10-02T09:16:00Z" w16du:dateUtc="2024-10-02T08:16:00Z">
        <w:r w:rsidR="00B83006" w:rsidRPr="00B83006">
          <w:rPr>
            <w:rStyle w:val="Crossreference"/>
            <w:rPrChange w:id="156" w:author="Mark Davison" w:date="2024-10-02T09:16:00Z" w16du:dateUtc="2024-10-02T08:16:00Z">
              <w:rPr/>
            </w:rPrChange>
          </w:rPr>
          <w:t xml:space="preserve">Table </w:t>
        </w:r>
        <w:r w:rsidR="00B83006" w:rsidRPr="00B83006">
          <w:rPr>
            <w:rStyle w:val="Crossreference"/>
            <w:rPrChange w:id="157" w:author="Mark Davison" w:date="2024-10-02T09:16:00Z" w16du:dateUtc="2024-10-02T08:16:00Z">
              <w:rPr>
                <w:noProof/>
              </w:rPr>
            </w:rPrChange>
          </w:rPr>
          <w:t>8</w:t>
        </w:r>
      </w:ins>
      <w:del w:id="158" w:author="Mark Davison" w:date="2024-10-02T09:16:00Z" w16du:dateUtc="2024-10-02T08:16:00Z">
        <w:r w:rsidR="0089770E" w:rsidRPr="00D105EA" w:rsidDel="00B83006">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59" w:name="_Toc172098947"/>
      <w:r w:rsidRPr="00A513E2">
        <w:t xml:space="preserve">Binary </w:t>
      </w:r>
      <w:r w:rsidR="006B0494" w:rsidRPr="00A513E2">
        <w:t>points</w:t>
      </w:r>
      <w:bookmarkEnd w:id="1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0C9A37AD"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0" w:author="Mark Davison" w:date="2024-10-02T09:16:00Z" w16du:dateUtc="2024-10-02T08:16:00Z">
        <w:r w:rsidR="00B83006" w:rsidRPr="00B83006">
          <w:rPr>
            <w:rStyle w:val="Crossreference"/>
            <w:rPrChange w:id="161" w:author="Mark Davison" w:date="2024-10-02T09:16:00Z" w16du:dateUtc="2024-10-02T08:16:00Z">
              <w:rPr/>
            </w:rPrChange>
          </w:rPr>
          <w:t>Table</w:t>
        </w:r>
        <w:r w:rsidR="00B83006">
          <w:t xml:space="preserve"> </w:t>
        </w:r>
        <w:r w:rsidR="00B83006">
          <w:rPr>
            <w:noProof/>
          </w:rPr>
          <w:t>11</w:t>
        </w:r>
      </w:ins>
      <w:del w:id="162" w:author="Mark Davison" w:date="2024-10-02T09:16:00Z" w16du:dateUtc="2024-10-02T08:16:00Z">
        <w:r w:rsidR="0089770E" w:rsidRPr="00D105EA" w:rsidDel="00B83006">
          <w:rPr>
            <w:rStyle w:val="Crossreference"/>
          </w:rPr>
          <w:delText>Table</w:delText>
        </w:r>
        <w:r w:rsidR="0089770E" w:rsidDel="00B83006">
          <w:delText xml:space="preserve"> </w:delText>
        </w:r>
        <w:r w:rsidR="0089770E" w:rsidDel="00B83006">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43DCDC16" w:rsidR="00D014F9" w:rsidRDefault="00D014F9" w:rsidP="00D014F9">
      <w:pPr>
        <w:pStyle w:val="Caption"/>
      </w:pPr>
      <w:bookmarkStart w:id="163" w:name="_Ref161299982"/>
      <w:bookmarkStart w:id="164" w:name="_Toc170288650"/>
      <w:r>
        <w:t xml:space="preserve">Table </w:t>
      </w:r>
      <w:r>
        <w:fldChar w:fldCharType="begin"/>
      </w:r>
      <w:r>
        <w:instrText xml:space="preserve"> SEQ Table \* ARABIC </w:instrText>
      </w:r>
      <w:r>
        <w:fldChar w:fldCharType="separate"/>
      </w:r>
      <w:r w:rsidR="00B83006">
        <w:rPr>
          <w:noProof/>
        </w:rPr>
        <w:t>11</w:t>
      </w:r>
      <w:r>
        <w:rPr>
          <w:noProof/>
        </w:rPr>
        <w:fldChar w:fldCharType="end"/>
      </w:r>
      <w:bookmarkEnd w:id="163"/>
      <w:r>
        <w:tab/>
        <w:t xml:space="preserve">Configuration structure for a binary </w:t>
      </w:r>
      <w:r w:rsidR="000104B4">
        <w:t>p</w:t>
      </w:r>
      <w:r>
        <w:t>oint</w:t>
      </w:r>
      <w:bookmarkEnd w:id="1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lastRenderedPageBreak/>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w:t>
      </w:r>
      <w:r w:rsidRPr="00D014F9">
        <w:rPr>
          <w:rFonts w:eastAsia="DengXian"/>
          <w:lang w:eastAsia="en-US"/>
        </w:rPr>
        <w:lastRenderedPageBreak/>
        <w:t xml:space="preserve">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4F225081"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5" w:author="Mark Davison" w:date="2024-10-02T09:16:00Z" w16du:dateUtc="2024-10-02T08:16:00Z">
        <w:r w:rsidR="00B83006" w:rsidRPr="00B83006">
          <w:rPr>
            <w:rStyle w:val="Crossreference"/>
            <w:rPrChange w:id="166" w:author="Mark Davison" w:date="2024-10-02T09:16:00Z" w16du:dateUtc="2024-10-02T08:16:00Z">
              <w:rPr/>
            </w:rPrChange>
          </w:rPr>
          <w:t xml:space="preserve">Figure </w:t>
        </w:r>
        <w:r w:rsidR="00B83006" w:rsidRPr="00B83006">
          <w:rPr>
            <w:rStyle w:val="Crossreference"/>
            <w:rPrChange w:id="167" w:author="Mark Davison" w:date="2024-10-02T09:16:00Z" w16du:dateUtc="2024-10-02T08:16:00Z">
              <w:rPr>
                <w:noProof/>
              </w:rPr>
            </w:rPrChange>
          </w:rPr>
          <w:t>4</w:t>
        </w:r>
      </w:ins>
      <w:del w:id="168" w:author="Mark Davison" w:date="2024-10-02T09:16:00Z" w16du:dateUtc="2024-10-02T08:16:00Z">
        <w:r w:rsidR="0089770E" w:rsidRPr="00D105EA" w:rsidDel="00B83006">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36B92E9">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13DDF1F" w:rsidR="00A20075" w:rsidRDefault="00A20075" w:rsidP="00A20075">
      <w:pPr>
        <w:pStyle w:val="Caption"/>
      </w:pPr>
      <w:bookmarkStart w:id="169" w:name="_Ref161910224"/>
      <w:bookmarkStart w:id="170" w:name="_Toc170288631"/>
      <w:r>
        <w:t xml:space="preserve">Figure </w:t>
      </w:r>
      <w:r>
        <w:fldChar w:fldCharType="begin"/>
      </w:r>
      <w:r>
        <w:instrText xml:space="preserve"> SEQ Figure \* ARABIC </w:instrText>
      </w:r>
      <w:r>
        <w:fldChar w:fldCharType="separate"/>
      </w:r>
      <w:r w:rsidR="00B83006">
        <w:rPr>
          <w:noProof/>
        </w:rPr>
        <w:t>4</w:t>
      </w:r>
      <w:r>
        <w:rPr>
          <w:noProof/>
        </w:rPr>
        <w:fldChar w:fldCharType="end"/>
      </w:r>
      <w:bookmarkEnd w:id="169"/>
      <w:r>
        <w:tab/>
      </w:r>
      <w:r w:rsidRPr="00BA7567">
        <w:t>Supported implementation of persistence for binary points</w:t>
      </w:r>
      <w:bookmarkEnd w:id="17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1" w:name="_Toc172098948"/>
      <w:r>
        <w:t xml:space="preserve">Analogue </w:t>
      </w:r>
      <w:r w:rsidR="006B0494">
        <w:t>points</w:t>
      </w:r>
      <w:bookmarkEnd w:id="171"/>
    </w:p>
    <w:p w14:paraId="7B6E8A76" w14:textId="36967946"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2" w:author="Mark Davison" w:date="2024-10-02T09:16:00Z" w16du:dateUtc="2024-10-02T08:16:00Z">
        <w:r w:rsidR="00B83006" w:rsidRPr="00B83006">
          <w:rPr>
            <w:rStyle w:val="Crossreference"/>
            <w:rPrChange w:id="173" w:author="Mark Davison" w:date="2024-10-02T09:16:00Z" w16du:dateUtc="2024-10-02T08:16:00Z">
              <w:rPr/>
            </w:rPrChange>
          </w:rPr>
          <w:t xml:space="preserve">Table </w:t>
        </w:r>
        <w:r w:rsidR="00B83006" w:rsidRPr="00B83006">
          <w:rPr>
            <w:rStyle w:val="Crossreference"/>
            <w:rPrChange w:id="174" w:author="Mark Davison" w:date="2024-10-02T09:16:00Z" w16du:dateUtc="2024-10-02T08:16:00Z">
              <w:rPr>
                <w:noProof/>
              </w:rPr>
            </w:rPrChange>
          </w:rPr>
          <w:t>12</w:t>
        </w:r>
      </w:ins>
      <w:del w:id="175" w:author="Mark Davison" w:date="2024-10-02T09:16:00Z" w16du:dateUtc="2024-10-02T08:16:00Z">
        <w:r w:rsidR="0089770E" w:rsidRPr="00D105EA" w:rsidDel="00B83006">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65E4C6FD" w:rsidR="00A20075" w:rsidRDefault="00A20075" w:rsidP="00A20075">
      <w:pPr>
        <w:pStyle w:val="Caption"/>
      </w:pPr>
      <w:bookmarkStart w:id="176" w:name="_Ref161301633"/>
      <w:bookmarkStart w:id="177" w:name="_Toc170288651"/>
      <w:r>
        <w:lastRenderedPageBreak/>
        <w:t xml:space="preserve">Table </w:t>
      </w:r>
      <w:r>
        <w:fldChar w:fldCharType="begin"/>
      </w:r>
      <w:r>
        <w:instrText xml:space="preserve"> SEQ Table \* ARABIC </w:instrText>
      </w:r>
      <w:r>
        <w:fldChar w:fldCharType="separate"/>
      </w:r>
      <w:r w:rsidR="00B83006">
        <w:rPr>
          <w:noProof/>
        </w:rPr>
        <w:t>12</w:t>
      </w:r>
      <w:r>
        <w:rPr>
          <w:noProof/>
        </w:rPr>
        <w:fldChar w:fldCharType="end"/>
      </w:r>
      <w:bookmarkEnd w:id="176"/>
      <w:r>
        <w:tab/>
      </w:r>
      <w:r w:rsidRPr="00A20075">
        <w:t>Configuration structure for a</w:t>
      </w:r>
      <w:r>
        <w:t>n</w:t>
      </w:r>
      <w:r w:rsidRPr="00A20075">
        <w:t xml:space="preserve"> </w:t>
      </w:r>
      <w:r>
        <w:t>analogue</w:t>
      </w:r>
      <w:r w:rsidRPr="00A20075">
        <w:t xml:space="preserve"> </w:t>
      </w:r>
      <w:r w:rsidR="00B445A6">
        <w:t>p</w:t>
      </w:r>
      <w:r w:rsidRPr="00A20075">
        <w:t>oint</w:t>
      </w:r>
      <w:bookmarkEnd w:id="1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34CD6F8A"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8" w:author="Mark Davison" w:date="2024-10-02T09:16:00Z" w16du:dateUtc="2024-10-02T08:16:00Z">
        <w:r w:rsidR="00B83006" w:rsidRPr="00B83006">
          <w:rPr>
            <w:rStyle w:val="Crossreference"/>
            <w:rPrChange w:id="179" w:author="Mark Davison" w:date="2024-10-02T09:16:00Z" w16du:dateUtc="2024-10-02T08:16:00Z">
              <w:rPr/>
            </w:rPrChange>
          </w:rPr>
          <w:t xml:space="preserve">Figure </w:t>
        </w:r>
        <w:r w:rsidR="00B83006" w:rsidRPr="00B83006">
          <w:rPr>
            <w:rStyle w:val="Crossreference"/>
            <w:rPrChange w:id="180" w:author="Mark Davison" w:date="2024-10-02T09:16:00Z" w16du:dateUtc="2024-10-02T08:16:00Z">
              <w:rPr>
                <w:noProof/>
              </w:rPr>
            </w:rPrChange>
          </w:rPr>
          <w:t>5</w:t>
        </w:r>
      </w:ins>
      <w:del w:id="181" w:author="Mark Davison" w:date="2024-10-02T09:16:00Z" w16du:dateUtc="2024-10-02T08:16:00Z">
        <w:r w:rsidR="0089770E" w:rsidRPr="00D105EA" w:rsidDel="00B83006">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A4DDC58" w:rsidR="00C71A0E" w:rsidRDefault="00C71A0E" w:rsidP="00C71A0E">
      <w:pPr>
        <w:pStyle w:val="Caption"/>
      </w:pPr>
      <w:bookmarkStart w:id="182" w:name="_Ref161302842"/>
      <w:bookmarkStart w:id="183" w:name="_Toc170288632"/>
      <w:r>
        <w:t xml:space="preserve">Figure </w:t>
      </w:r>
      <w:r>
        <w:fldChar w:fldCharType="begin"/>
      </w:r>
      <w:r>
        <w:instrText xml:space="preserve"> SEQ Figure \* ARABIC </w:instrText>
      </w:r>
      <w:r>
        <w:fldChar w:fldCharType="separate"/>
      </w:r>
      <w:r w:rsidR="00B83006">
        <w:rPr>
          <w:noProof/>
        </w:rPr>
        <w:t>5</w:t>
      </w:r>
      <w:r>
        <w:rPr>
          <w:noProof/>
        </w:rPr>
        <w:fldChar w:fldCharType="end"/>
      </w:r>
      <w:bookmarkEnd w:id="182"/>
      <w:r>
        <w:tab/>
        <w:t>Analogue scaling</w:t>
      </w:r>
      <w:bookmarkEnd w:id="1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1E54EF45"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4" w:author="Mark Davison" w:date="2024-10-02T09:16:00Z" w16du:dateUtc="2024-10-02T08:16:00Z">
        <w:r w:rsidR="00B83006" w:rsidRPr="00B83006">
          <w:rPr>
            <w:rStyle w:val="Crossreference"/>
            <w:rPrChange w:id="185" w:author="Mark Davison" w:date="2024-10-02T09:16:00Z" w16du:dateUtc="2024-10-02T08:16:00Z">
              <w:rPr/>
            </w:rPrChange>
          </w:rPr>
          <w:t xml:space="preserve">Table </w:t>
        </w:r>
        <w:r w:rsidR="00B83006" w:rsidRPr="00B83006">
          <w:rPr>
            <w:rStyle w:val="Crossreference"/>
            <w:rPrChange w:id="186" w:author="Mark Davison" w:date="2024-10-02T09:16:00Z" w16du:dateUtc="2024-10-02T08:16:00Z">
              <w:rPr>
                <w:noProof/>
              </w:rPr>
            </w:rPrChange>
          </w:rPr>
          <w:t>13</w:t>
        </w:r>
      </w:ins>
      <w:del w:id="187" w:author="Mark Davison" w:date="2024-10-02T09:16:00Z" w16du:dateUtc="2024-10-02T08:16:00Z">
        <w:r w:rsidR="0089770E" w:rsidRPr="00D105EA" w:rsidDel="00B83006">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EA0EF02" w:rsidR="00740693" w:rsidRDefault="007D285E" w:rsidP="007D285E">
      <w:pPr>
        <w:pStyle w:val="Caption"/>
      </w:pPr>
      <w:bookmarkStart w:id="188" w:name="_Ref161304973"/>
      <w:bookmarkStart w:id="189" w:name="_Toc170288652"/>
      <w:r>
        <w:t xml:space="preserve">Table </w:t>
      </w:r>
      <w:r>
        <w:fldChar w:fldCharType="begin"/>
      </w:r>
      <w:r>
        <w:instrText xml:space="preserve"> SEQ Table \* ARABIC </w:instrText>
      </w:r>
      <w:r>
        <w:fldChar w:fldCharType="separate"/>
      </w:r>
      <w:r w:rsidR="00B83006">
        <w:rPr>
          <w:noProof/>
        </w:rPr>
        <w:t>13</w:t>
      </w:r>
      <w:r>
        <w:rPr>
          <w:noProof/>
        </w:rPr>
        <w:fldChar w:fldCharType="end"/>
      </w:r>
      <w:bookmarkEnd w:id="188"/>
      <w:r>
        <w:tab/>
      </w:r>
      <w:r w:rsidRPr="007D285E">
        <w:t xml:space="preserve">Information used in defining significant change for analogue </w:t>
      </w:r>
      <w:r w:rsidR="00676F46">
        <w:t>p</w:t>
      </w:r>
      <w:r w:rsidRPr="007D285E">
        <w:t>oints</w:t>
      </w:r>
      <w:bookmarkEnd w:id="18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09F6A232"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B83006">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0" w:author="Mark Davison" w:date="2024-10-02T09:16:00Z" w16du:dateUtc="2024-10-02T08:16:00Z">
        <w:r w:rsidR="00B83006" w:rsidRPr="00B83006">
          <w:rPr>
            <w:rStyle w:val="Crossreference"/>
            <w:rPrChange w:id="191" w:author="Mark Davison" w:date="2024-10-02T09:16:00Z" w16du:dateUtc="2024-10-02T08:16:00Z">
              <w:rPr/>
            </w:rPrChange>
          </w:rPr>
          <w:t>Points</w:t>
        </w:r>
      </w:ins>
      <w:del w:id="192" w:author="Mark Davison" w:date="2024-10-02T09:16:00Z" w16du:dateUtc="2024-10-02T08:16:00Z">
        <w:r w:rsidR="0089770E" w:rsidRPr="00D105EA" w:rsidDel="00B83006">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3" w:name="_Toc172098949"/>
      <w:r>
        <w:t xml:space="preserve">Counter </w:t>
      </w:r>
      <w:r w:rsidR="006B0494">
        <w:t>points</w:t>
      </w:r>
      <w:bookmarkEnd w:id="193"/>
    </w:p>
    <w:p w14:paraId="7A85E138" w14:textId="0ED4F11E"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4" w:author="Mark Davison" w:date="2024-10-02T09:16:00Z" w16du:dateUtc="2024-10-02T08:16:00Z">
        <w:r w:rsidR="00B83006" w:rsidRPr="00B83006">
          <w:rPr>
            <w:rStyle w:val="Crossreference"/>
            <w:rPrChange w:id="195" w:author="Mark Davison" w:date="2024-10-02T09:16:00Z" w16du:dateUtc="2024-10-02T08:16:00Z">
              <w:rPr/>
            </w:rPrChange>
          </w:rPr>
          <w:t xml:space="preserve">Table </w:t>
        </w:r>
        <w:r w:rsidR="00B83006" w:rsidRPr="00B83006">
          <w:rPr>
            <w:rStyle w:val="Crossreference"/>
            <w:rPrChange w:id="196" w:author="Mark Davison" w:date="2024-10-02T09:16:00Z" w16du:dateUtc="2024-10-02T08:16:00Z">
              <w:rPr>
                <w:noProof/>
              </w:rPr>
            </w:rPrChange>
          </w:rPr>
          <w:t>14</w:t>
        </w:r>
      </w:ins>
      <w:del w:id="197" w:author="Mark Davison" w:date="2024-10-02T09:16:00Z" w16du:dateUtc="2024-10-02T08:16:00Z">
        <w:r w:rsidR="0089770E" w:rsidRPr="00D105EA" w:rsidDel="00B83006">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49102528" w:rsidR="007D46B2" w:rsidRDefault="007D46B2" w:rsidP="007D46B2">
      <w:pPr>
        <w:pStyle w:val="Caption"/>
      </w:pPr>
      <w:bookmarkStart w:id="198" w:name="_Ref161829255"/>
      <w:bookmarkStart w:id="199" w:name="_Toc170288653"/>
      <w:r>
        <w:t xml:space="preserve">Table </w:t>
      </w:r>
      <w:r>
        <w:fldChar w:fldCharType="begin"/>
      </w:r>
      <w:r>
        <w:instrText xml:space="preserve"> SEQ Table \* ARABIC </w:instrText>
      </w:r>
      <w:r>
        <w:fldChar w:fldCharType="separate"/>
      </w:r>
      <w:r w:rsidR="00B83006">
        <w:rPr>
          <w:noProof/>
        </w:rPr>
        <w:t>14</w:t>
      </w:r>
      <w:r>
        <w:rPr>
          <w:noProof/>
        </w:rPr>
        <w:fldChar w:fldCharType="end"/>
      </w:r>
      <w:bookmarkEnd w:id="198"/>
      <w:r>
        <w:tab/>
      </w:r>
      <w:r w:rsidRPr="007D46B2">
        <w:t xml:space="preserve">Information used in counter </w:t>
      </w:r>
      <w:r w:rsidR="00676F46">
        <w:t>p</w:t>
      </w:r>
      <w:r w:rsidRPr="007D46B2">
        <w:t>oints</w:t>
      </w:r>
      <w:bookmarkEnd w:id="19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AC8DB7C"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0" w:author="Mark Davison" w:date="2024-10-02T09:16:00Z" w16du:dateUtc="2024-10-02T08:16:00Z">
        <w:r w:rsidR="00B83006" w:rsidRPr="00B83006">
          <w:rPr>
            <w:rStyle w:val="Crossreference"/>
            <w:rPrChange w:id="201" w:author="Mark Davison" w:date="2024-10-02T09:16:00Z" w16du:dateUtc="2024-10-02T08:16:00Z">
              <w:rPr/>
            </w:rPrChange>
          </w:rPr>
          <w:t xml:space="preserve">Table </w:t>
        </w:r>
        <w:r w:rsidR="00B83006" w:rsidRPr="00B83006">
          <w:rPr>
            <w:rStyle w:val="Crossreference"/>
            <w:rPrChange w:id="202" w:author="Mark Davison" w:date="2024-10-02T09:16:00Z" w16du:dateUtc="2024-10-02T08:16:00Z">
              <w:rPr>
                <w:noProof/>
              </w:rPr>
            </w:rPrChange>
          </w:rPr>
          <w:t>15</w:t>
        </w:r>
      </w:ins>
      <w:del w:id="203" w:author="Mark Davison" w:date="2024-10-02T09:16:00Z" w16du:dateUtc="2024-10-02T08:16:00Z">
        <w:r w:rsidR="0089770E" w:rsidRPr="00D105EA" w:rsidDel="00B83006">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28E4C5C" w:rsidR="005F2CCD" w:rsidRPr="005F2CCD" w:rsidRDefault="005F2CCD" w:rsidP="00251DC9">
      <w:pPr>
        <w:pStyle w:val="Caption"/>
        <w:keepNext/>
      </w:pPr>
      <w:bookmarkStart w:id="204" w:name="_Ref161305322"/>
      <w:bookmarkStart w:id="205" w:name="_Toc170288654"/>
      <w:r w:rsidRPr="005F2CCD">
        <w:t xml:space="preserve">Table </w:t>
      </w:r>
      <w:r>
        <w:fldChar w:fldCharType="begin"/>
      </w:r>
      <w:r>
        <w:instrText xml:space="preserve"> SEQ Table \* ARABIC </w:instrText>
      </w:r>
      <w:r>
        <w:fldChar w:fldCharType="separate"/>
      </w:r>
      <w:r w:rsidR="00B83006">
        <w:rPr>
          <w:noProof/>
        </w:rPr>
        <w:t>15</w:t>
      </w:r>
      <w:r>
        <w:rPr>
          <w:noProof/>
        </w:rPr>
        <w:fldChar w:fldCharType="end"/>
      </w:r>
      <w:bookmarkEnd w:id="204"/>
      <w:r w:rsidRPr="005F2CCD">
        <w:tab/>
        <w:t xml:space="preserve">Information used in defining significant change for </w:t>
      </w:r>
      <w:r>
        <w:t>counter</w:t>
      </w:r>
      <w:r w:rsidRPr="005F2CCD">
        <w:t xml:space="preserve"> </w:t>
      </w:r>
      <w:r w:rsidR="00C4094A">
        <w:t>p</w:t>
      </w:r>
      <w:r w:rsidRPr="005F2CCD">
        <w:t>oints</w:t>
      </w:r>
      <w:bookmarkEnd w:id="20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1617EBF3"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B83006">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6" w:author="Mark Davison" w:date="2024-10-02T09:16:00Z" w16du:dateUtc="2024-10-02T08:16:00Z">
        <w:r w:rsidR="00B83006" w:rsidRPr="00B83006">
          <w:rPr>
            <w:color w:val="0000FF"/>
            <w:u w:val="single"/>
            <w:rPrChange w:id="207" w:author="Mark Davison" w:date="2024-10-02T09:16:00Z" w16du:dateUtc="2024-10-02T08:16:00Z">
              <w:rPr/>
            </w:rPrChange>
          </w:rPr>
          <w:t>Points</w:t>
        </w:r>
      </w:ins>
      <w:del w:id="208" w:author="Mark Davison" w:date="2024-10-02T09:16:00Z" w16du:dateUtc="2024-10-02T08:16:00Z">
        <w:r w:rsidR="0089770E" w:rsidRPr="00D105EA" w:rsidDel="00B83006">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09" w:name="_Toc172098950"/>
      <w:r w:rsidRPr="005F2CCD">
        <w:rPr>
          <w:rFonts w:eastAsia="DengXian"/>
          <w:lang w:eastAsia="en-US"/>
        </w:rPr>
        <w:t xml:space="preserve">Analogue </w:t>
      </w:r>
      <w:r w:rsidR="006B0494" w:rsidRPr="005F2CCD">
        <w:rPr>
          <w:rFonts w:eastAsia="DengXian"/>
          <w:lang w:eastAsia="en-US"/>
        </w:rPr>
        <w:t>limits</w:t>
      </w:r>
      <w:bookmarkEnd w:id="2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D8227B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0" w:author="Mark Davison" w:date="2024-10-02T09:16:00Z" w16du:dateUtc="2024-10-02T08:16:00Z">
        <w:r w:rsidR="00B83006" w:rsidRPr="00B83006">
          <w:rPr>
            <w:rStyle w:val="Crossreference"/>
            <w:rPrChange w:id="211" w:author="Mark Davison" w:date="2024-10-02T09:16:00Z" w16du:dateUtc="2024-10-02T08:16:00Z">
              <w:rPr/>
            </w:rPrChange>
          </w:rPr>
          <w:t xml:space="preserve">Table </w:t>
        </w:r>
        <w:r w:rsidR="00B83006" w:rsidRPr="00B83006">
          <w:rPr>
            <w:rStyle w:val="Crossreference"/>
            <w:rPrChange w:id="212" w:author="Mark Davison" w:date="2024-10-02T09:16:00Z" w16du:dateUtc="2024-10-02T08:16:00Z">
              <w:rPr>
                <w:noProof/>
              </w:rPr>
            </w:rPrChange>
          </w:rPr>
          <w:t>16</w:t>
        </w:r>
      </w:ins>
      <w:del w:id="213" w:author="Mark Davison" w:date="2024-10-02T09:16:00Z" w16du:dateUtc="2024-10-02T08:16:00Z">
        <w:r w:rsidR="0089770E" w:rsidRPr="00D105EA" w:rsidDel="00B83006">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49201982" w:rsidR="005F2CCD" w:rsidRDefault="005F2CCD" w:rsidP="005F2CCD">
      <w:pPr>
        <w:pStyle w:val="Caption"/>
      </w:pPr>
      <w:bookmarkStart w:id="214" w:name="_Ref161306485"/>
      <w:bookmarkStart w:id="215" w:name="_Toc170288655"/>
      <w:r>
        <w:t xml:space="preserve">Table </w:t>
      </w:r>
      <w:r>
        <w:fldChar w:fldCharType="begin"/>
      </w:r>
      <w:r>
        <w:instrText xml:space="preserve"> SEQ Table \* ARABIC </w:instrText>
      </w:r>
      <w:r>
        <w:fldChar w:fldCharType="separate"/>
      </w:r>
      <w:r w:rsidR="00B83006">
        <w:rPr>
          <w:noProof/>
        </w:rPr>
        <w:t>16</w:t>
      </w:r>
      <w:r>
        <w:rPr>
          <w:noProof/>
        </w:rPr>
        <w:fldChar w:fldCharType="end"/>
      </w:r>
      <w:bookmarkEnd w:id="214"/>
      <w:r>
        <w:tab/>
      </w:r>
      <w:r w:rsidRPr="005F2CCD">
        <w:t>Information used in defining an analogue limit</w:t>
      </w:r>
      <w:bookmarkEnd w:id="21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93C7AEC"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6" w:author="Mark Davison" w:date="2024-10-02T09:16:00Z" w16du:dateUtc="2024-10-02T08:16:00Z">
        <w:r w:rsidR="00B83006" w:rsidRPr="00B83006">
          <w:rPr>
            <w:rStyle w:val="Crossreference"/>
            <w:rPrChange w:id="217" w:author="Mark Davison" w:date="2024-10-02T09:16:00Z" w16du:dateUtc="2024-10-02T08:16:00Z">
              <w:rPr/>
            </w:rPrChange>
          </w:rPr>
          <w:t xml:space="preserve">Figure </w:t>
        </w:r>
        <w:r w:rsidR="00B83006" w:rsidRPr="00B83006">
          <w:rPr>
            <w:rStyle w:val="Crossreference"/>
            <w:rPrChange w:id="218" w:author="Mark Davison" w:date="2024-10-02T09:16:00Z" w16du:dateUtc="2024-10-02T08:16:00Z">
              <w:rPr>
                <w:noProof/>
              </w:rPr>
            </w:rPrChange>
          </w:rPr>
          <w:t>6</w:t>
        </w:r>
      </w:ins>
      <w:del w:id="219" w:author="Mark Davison" w:date="2024-10-02T09:16:00Z" w16du:dateUtc="2024-10-02T08:16:00Z">
        <w:r w:rsidR="0089770E" w:rsidRPr="00D105EA" w:rsidDel="00B83006">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0F3CFEF"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0" w:author="Mark Davison" w:date="2024-10-02T09:16:00Z" w16du:dateUtc="2024-10-02T08:16:00Z">
        <w:r w:rsidR="00B83006" w:rsidRPr="00B83006">
          <w:rPr>
            <w:rStyle w:val="Crossreference"/>
            <w:rPrChange w:id="221" w:author="Mark Davison" w:date="2024-10-02T09:16:00Z" w16du:dateUtc="2024-10-02T08:16:00Z">
              <w:rPr/>
            </w:rPrChange>
          </w:rPr>
          <w:t xml:space="preserve">Figure </w:t>
        </w:r>
        <w:r w:rsidR="00B83006" w:rsidRPr="00B83006">
          <w:rPr>
            <w:rStyle w:val="Crossreference"/>
            <w:rPrChange w:id="222" w:author="Mark Davison" w:date="2024-10-02T09:16:00Z" w16du:dateUtc="2024-10-02T08:16:00Z">
              <w:rPr>
                <w:noProof/>
              </w:rPr>
            </w:rPrChange>
          </w:rPr>
          <w:t>6</w:t>
        </w:r>
      </w:ins>
      <w:del w:id="223" w:author="Mark Davison" w:date="2024-10-02T09:16:00Z" w16du:dateUtc="2024-10-02T08:16:00Z">
        <w:r w:rsidR="0089770E" w:rsidRPr="00D105EA" w:rsidDel="00B83006">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0D7A9ABD" w:rsidR="00D51AF5" w:rsidRDefault="00D51AF5" w:rsidP="00D51AF5">
      <w:pPr>
        <w:pStyle w:val="Caption"/>
      </w:pPr>
      <w:bookmarkStart w:id="224" w:name="_Ref161306703"/>
      <w:bookmarkStart w:id="225" w:name="_Toc170288633"/>
      <w:r>
        <w:t xml:space="preserve">Figure </w:t>
      </w:r>
      <w:r>
        <w:fldChar w:fldCharType="begin"/>
      </w:r>
      <w:r>
        <w:instrText xml:space="preserve"> SEQ Figure \* ARABIC </w:instrText>
      </w:r>
      <w:r>
        <w:fldChar w:fldCharType="separate"/>
      </w:r>
      <w:r w:rsidR="00B83006">
        <w:rPr>
          <w:noProof/>
        </w:rPr>
        <w:t>6</w:t>
      </w:r>
      <w:r>
        <w:rPr>
          <w:noProof/>
        </w:rPr>
        <w:fldChar w:fldCharType="end"/>
      </w:r>
      <w:bookmarkEnd w:id="224"/>
      <w:r>
        <w:tab/>
      </w:r>
      <w:r w:rsidRPr="00D51AF5">
        <w:t>State change mechanism</w:t>
      </w:r>
      <w:bookmarkEnd w:id="2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877F09C" w:rsidR="00D51AF5" w:rsidRDefault="00D51AF5" w:rsidP="00D51AF5">
      <w:pPr>
        <w:pStyle w:val="Caption"/>
      </w:pPr>
      <w:bookmarkStart w:id="226" w:name="_Toc170288634"/>
      <w:r>
        <w:t xml:space="preserve">Figure </w:t>
      </w:r>
      <w:r>
        <w:fldChar w:fldCharType="begin"/>
      </w:r>
      <w:r>
        <w:instrText xml:space="preserve"> SEQ Figure \* ARABIC </w:instrText>
      </w:r>
      <w:r>
        <w:fldChar w:fldCharType="separate"/>
      </w:r>
      <w:r w:rsidR="00B83006">
        <w:rPr>
          <w:noProof/>
        </w:rPr>
        <w:t>7</w:t>
      </w:r>
      <w:r>
        <w:rPr>
          <w:noProof/>
        </w:rPr>
        <w:fldChar w:fldCharType="end"/>
      </w:r>
      <w:r>
        <w:tab/>
      </w:r>
      <w:r w:rsidRPr="00D51AF5">
        <w:t>Analogue normal state</w:t>
      </w:r>
      <w:bookmarkEnd w:id="2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41C9E45F"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7" w:author="Mark Davison" w:date="2024-10-02T09:16:00Z" w16du:dateUtc="2024-10-02T08:16:00Z">
        <w:r w:rsidR="00B83006" w:rsidRPr="00B83006">
          <w:rPr>
            <w:rStyle w:val="Crossreference"/>
            <w:rPrChange w:id="228" w:author="Mark Davison" w:date="2024-10-02T09:16:00Z" w16du:dateUtc="2024-10-02T08:16:00Z">
              <w:rPr/>
            </w:rPrChange>
          </w:rPr>
          <w:t xml:space="preserve">Figure </w:t>
        </w:r>
        <w:r w:rsidR="00B83006" w:rsidRPr="00B83006">
          <w:rPr>
            <w:rStyle w:val="Crossreference"/>
            <w:rPrChange w:id="229" w:author="Mark Davison" w:date="2024-10-02T09:16:00Z" w16du:dateUtc="2024-10-02T08:16:00Z">
              <w:rPr>
                <w:noProof/>
              </w:rPr>
            </w:rPrChange>
          </w:rPr>
          <w:t>8</w:t>
        </w:r>
      </w:ins>
      <w:del w:id="230" w:author="Mark Davison" w:date="2024-10-02T09:16:00Z" w16du:dateUtc="2024-10-02T08:16:00Z">
        <w:r w:rsidR="0089770E" w:rsidRPr="00D105EA" w:rsidDel="00B83006">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1" w:author="Mark Davison" w:date="2024-10-02T09:16:00Z" w16du:dateUtc="2024-10-02T08:16:00Z">
        <w:r w:rsidR="00B83006" w:rsidRPr="00B83006">
          <w:rPr>
            <w:rStyle w:val="Crossreference"/>
            <w:rPrChange w:id="232" w:author="Mark Davison" w:date="2024-10-02T09:16:00Z" w16du:dateUtc="2024-10-02T08:16:00Z">
              <w:rPr/>
            </w:rPrChange>
          </w:rPr>
          <w:t xml:space="preserve">Figure </w:t>
        </w:r>
        <w:r w:rsidR="00B83006" w:rsidRPr="00B83006">
          <w:rPr>
            <w:rStyle w:val="Crossreference"/>
            <w:rPrChange w:id="233" w:author="Mark Davison" w:date="2024-10-02T09:16:00Z" w16du:dateUtc="2024-10-02T08:16:00Z">
              <w:rPr>
                <w:noProof/>
              </w:rPr>
            </w:rPrChange>
          </w:rPr>
          <w:t>9</w:t>
        </w:r>
      </w:ins>
      <w:del w:id="234" w:author="Mark Davison" w:date="2024-10-02T09:16:00Z" w16du:dateUtc="2024-10-02T08:16:00Z">
        <w:r w:rsidR="0089770E" w:rsidRPr="00D105EA" w:rsidDel="00B83006">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6FA9ED4E"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5" w:author="Mark Davison" w:date="2024-10-02T09:16:00Z" w16du:dateUtc="2024-10-02T08:16:00Z">
        <w:r w:rsidR="00B83006" w:rsidRPr="00B83006">
          <w:rPr>
            <w:rStyle w:val="Crossreference"/>
            <w:rPrChange w:id="236" w:author="Mark Davison" w:date="2024-10-02T09:16:00Z" w16du:dateUtc="2024-10-02T08:16:00Z">
              <w:rPr/>
            </w:rPrChange>
          </w:rPr>
          <w:t xml:space="preserve">Figure </w:t>
        </w:r>
        <w:r w:rsidR="00B83006" w:rsidRPr="00B83006">
          <w:rPr>
            <w:rStyle w:val="Crossreference"/>
            <w:rPrChange w:id="237" w:author="Mark Davison" w:date="2024-10-02T09:16:00Z" w16du:dateUtc="2024-10-02T08:16:00Z">
              <w:rPr>
                <w:noProof/>
              </w:rPr>
            </w:rPrChange>
          </w:rPr>
          <w:t>8</w:t>
        </w:r>
      </w:ins>
      <w:del w:id="238" w:author="Mark Davison" w:date="2024-10-02T09:16:00Z" w16du:dateUtc="2024-10-02T08:16:00Z">
        <w:r w:rsidR="0089770E" w:rsidRPr="00D105EA" w:rsidDel="00B83006">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376237BB" w:rsidR="00E43FE2" w:rsidRDefault="00E43FE2" w:rsidP="00E43FE2">
      <w:pPr>
        <w:pStyle w:val="Caption"/>
      </w:pPr>
      <w:bookmarkStart w:id="239" w:name="_Ref161308030"/>
      <w:bookmarkStart w:id="240" w:name="_Toc170288635"/>
      <w:r>
        <w:t xml:space="preserve">Figure </w:t>
      </w:r>
      <w:r>
        <w:fldChar w:fldCharType="begin"/>
      </w:r>
      <w:r>
        <w:instrText xml:space="preserve"> SEQ Figure \* ARABIC </w:instrText>
      </w:r>
      <w:r>
        <w:fldChar w:fldCharType="separate"/>
      </w:r>
      <w:r w:rsidR="00B83006">
        <w:rPr>
          <w:noProof/>
        </w:rPr>
        <w:t>8</w:t>
      </w:r>
      <w:r>
        <w:rPr>
          <w:noProof/>
        </w:rPr>
        <w:fldChar w:fldCharType="end"/>
      </w:r>
      <w:bookmarkEnd w:id="239"/>
      <w:r>
        <w:tab/>
      </w:r>
      <w:r w:rsidRPr="00E43FE2">
        <w:t>Ramping analogue value with 4 limits</w:t>
      </w:r>
      <w:bookmarkEnd w:id="240"/>
    </w:p>
    <w:p w14:paraId="7DA37B18" w14:textId="206488A8"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1" w:author="Mark Davison" w:date="2024-10-02T09:16:00Z" w16du:dateUtc="2024-10-02T08:16:00Z">
        <w:r w:rsidR="00B83006" w:rsidRPr="00B83006">
          <w:rPr>
            <w:rStyle w:val="Crossreference"/>
            <w:rPrChange w:id="242" w:author="Mark Davison" w:date="2024-10-02T09:16:00Z" w16du:dateUtc="2024-10-02T08:16:00Z">
              <w:rPr/>
            </w:rPrChange>
          </w:rPr>
          <w:t xml:space="preserve">Figure </w:t>
        </w:r>
        <w:r w:rsidR="00B83006" w:rsidRPr="00B83006">
          <w:rPr>
            <w:rStyle w:val="Crossreference"/>
            <w:rPrChange w:id="243" w:author="Mark Davison" w:date="2024-10-02T09:16:00Z" w16du:dateUtc="2024-10-02T08:16:00Z">
              <w:rPr>
                <w:noProof/>
              </w:rPr>
            </w:rPrChange>
          </w:rPr>
          <w:t>9</w:t>
        </w:r>
      </w:ins>
      <w:del w:id="244" w:author="Mark Davison" w:date="2024-10-02T09:16:00Z" w16du:dateUtc="2024-10-02T08:16:00Z">
        <w:r w:rsidR="0089770E" w:rsidRPr="00D105EA" w:rsidDel="00B83006">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023872E6" w:rsidR="00E43FE2" w:rsidRDefault="00E43FE2" w:rsidP="00E43FE2">
      <w:pPr>
        <w:pStyle w:val="Caption"/>
      </w:pPr>
      <w:bookmarkStart w:id="245" w:name="_Ref161308250"/>
      <w:bookmarkStart w:id="246" w:name="_Toc170288636"/>
      <w:r>
        <w:t xml:space="preserve">Figure </w:t>
      </w:r>
      <w:r>
        <w:fldChar w:fldCharType="begin"/>
      </w:r>
      <w:r>
        <w:instrText xml:space="preserve"> SEQ Figure \* ARABIC </w:instrText>
      </w:r>
      <w:r>
        <w:fldChar w:fldCharType="separate"/>
      </w:r>
      <w:r w:rsidR="00B83006">
        <w:rPr>
          <w:noProof/>
        </w:rPr>
        <w:t>9</w:t>
      </w:r>
      <w:r>
        <w:rPr>
          <w:noProof/>
        </w:rPr>
        <w:fldChar w:fldCharType="end"/>
      </w:r>
      <w:bookmarkEnd w:id="245"/>
      <w:r>
        <w:tab/>
      </w:r>
      <w:r w:rsidRPr="00E43FE2">
        <w:t xml:space="preserve">Step-change analogue value with </w:t>
      </w:r>
      <w:r w:rsidR="00D01088">
        <w:t>4</w:t>
      </w:r>
      <w:r w:rsidRPr="00E43FE2">
        <w:t xml:space="preserve"> limits</w:t>
      </w:r>
      <w:bookmarkEnd w:id="2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087A22B1" w:rsidR="00AB3C53" w:rsidRPr="00AB3C53" w:rsidRDefault="00AB3C53" w:rsidP="00AB3C53">
      <w:pPr>
        <w:pStyle w:val="BodyText"/>
        <w:rPr>
          <w:rFonts w:eastAsia="DengXian"/>
        </w:rPr>
      </w:pPr>
      <w:bookmarkStart w:id="2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B83006">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48" w:author="Mark Davison" w:date="2024-10-02T09:16:00Z" w16du:dateUtc="2024-10-02T08:16:00Z">
        <w:r w:rsidR="00B83006" w:rsidRPr="00B83006">
          <w:rPr>
            <w:rStyle w:val="Crossreference"/>
            <w:rPrChange w:id="249" w:author="Mark Davison" w:date="2024-10-02T09:16:00Z" w16du:dateUtc="2024-10-02T08:16:00Z">
              <w:rPr/>
            </w:rPrChange>
          </w:rPr>
          <w:t>Limit and control profiles</w:t>
        </w:r>
      </w:ins>
      <w:del w:id="250" w:author="Mark Davison" w:date="2024-10-02T09:16:00Z" w16du:dateUtc="2024-10-02T08:16:00Z">
        <w:r w:rsidR="0089770E" w:rsidRPr="00D105EA" w:rsidDel="00B83006">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1" w:name="_Toc172098951"/>
      <w:r w:rsidRPr="0023515A">
        <w:rPr>
          <w:rFonts w:eastAsia="DengXian"/>
        </w:rPr>
        <w:t xml:space="preserve">Counter </w:t>
      </w:r>
      <w:r w:rsidR="006B0494" w:rsidRPr="0023515A">
        <w:rPr>
          <w:rFonts w:eastAsia="DengXian"/>
        </w:rPr>
        <w:t>limits</w:t>
      </w:r>
      <w:bookmarkEnd w:id="2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35D7CABE"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2" w:author="Mark Davison" w:date="2024-10-02T09:16:00Z" w16du:dateUtc="2024-10-02T08:16:00Z">
        <w:r w:rsidR="00B83006" w:rsidRPr="00B83006">
          <w:rPr>
            <w:rStyle w:val="Crossreference"/>
            <w:rPrChange w:id="253" w:author="Mark Davison" w:date="2024-10-02T09:16:00Z" w16du:dateUtc="2024-10-02T08:16:00Z">
              <w:rPr/>
            </w:rPrChange>
          </w:rPr>
          <w:t xml:space="preserve">Figure </w:t>
        </w:r>
        <w:r w:rsidR="00B83006" w:rsidRPr="00B83006">
          <w:rPr>
            <w:rStyle w:val="Crossreference"/>
            <w:rPrChange w:id="254" w:author="Mark Davison" w:date="2024-10-02T09:16:00Z" w16du:dateUtc="2024-10-02T08:16:00Z">
              <w:rPr>
                <w:noProof/>
              </w:rPr>
            </w:rPrChange>
          </w:rPr>
          <w:t>10</w:t>
        </w:r>
      </w:ins>
      <w:del w:id="255" w:author="Mark Davison" w:date="2024-10-02T09:16:00Z" w16du:dateUtc="2024-10-02T08:16:00Z">
        <w:r w:rsidR="0089770E" w:rsidRPr="00D105EA" w:rsidDel="00B83006">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7153CCCA" w:rsidR="00B1706D" w:rsidRDefault="00B1706D" w:rsidP="00B1706D">
      <w:pPr>
        <w:pStyle w:val="Caption"/>
      </w:pPr>
      <w:bookmarkStart w:id="256" w:name="_Ref161765726"/>
      <w:bookmarkStart w:id="257" w:name="_Toc170288637"/>
      <w:r>
        <w:t xml:space="preserve">Figure </w:t>
      </w:r>
      <w:r>
        <w:fldChar w:fldCharType="begin"/>
      </w:r>
      <w:r>
        <w:instrText xml:space="preserve"> SEQ Figure \* ARABIC </w:instrText>
      </w:r>
      <w:r>
        <w:fldChar w:fldCharType="separate"/>
      </w:r>
      <w:r w:rsidR="00B83006">
        <w:rPr>
          <w:noProof/>
        </w:rPr>
        <w:t>10</w:t>
      </w:r>
      <w:r>
        <w:rPr>
          <w:noProof/>
        </w:rPr>
        <w:fldChar w:fldCharType="end"/>
      </w:r>
      <w:bookmarkEnd w:id="256"/>
      <w:r>
        <w:tab/>
      </w:r>
      <w:r w:rsidRPr="00B1706D">
        <w:t>Counter normal state</w:t>
      </w:r>
      <w:bookmarkEnd w:id="2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77D4D95B"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58" w:author="Mark Davison" w:date="2024-10-02T09:16:00Z" w16du:dateUtc="2024-10-02T08:16:00Z">
        <w:r w:rsidR="00B83006" w:rsidRPr="00B83006">
          <w:rPr>
            <w:rStyle w:val="Crossreference"/>
            <w:rPrChange w:id="259" w:author="Mark Davison" w:date="2024-10-02T09:16:00Z" w16du:dateUtc="2024-10-02T08:16:00Z">
              <w:rPr/>
            </w:rPrChange>
          </w:rPr>
          <w:t xml:space="preserve">Table </w:t>
        </w:r>
        <w:r w:rsidR="00B83006" w:rsidRPr="00B83006">
          <w:rPr>
            <w:rStyle w:val="Crossreference"/>
            <w:rPrChange w:id="260" w:author="Mark Davison" w:date="2024-10-02T09:16:00Z" w16du:dateUtc="2024-10-02T08:16:00Z">
              <w:rPr>
                <w:noProof/>
              </w:rPr>
            </w:rPrChange>
          </w:rPr>
          <w:t>17</w:t>
        </w:r>
      </w:ins>
      <w:del w:id="261" w:author="Mark Davison" w:date="2024-10-02T09:16:00Z" w16du:dateUtc="2024-10-02T08:16:00Z">
        <w:r w:rsidR="0089770E" w:rsidRPr="00D105EA" w:rsidDel="00B83006">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52425D7D" w:rsidR="00B1706D" w:rsidRDefault="00B1706D" w:rsidP="00B1706D">
      <w:pPr>
        <w:pStyle w:val="Caption"/>
      </w:pPr>
      <w:bookmarkStart w:id="262" w:name="_Ref161312936"/>
      <w:bookmarkStart w:id="263" w:name="_Toc170288656"/>
      <w:r>
        <w:t xml:space="preserve">Table </w:t>
      </w:r>
      <w:r>
        <w:fldChar w:fldCharType="begin"/>
      </w:r>
      <w:r>
        <w:instrText xml:space="preserve"> SEQ Table \* ARABIC </w:instrText>
      </w:r>
      <w:r>
        <w:fldChar w:fldCharType="separate"/>
      </w:r>
      <w:r w:rsidR="00B83006">
        <w:rPr>
          <w:noProof/>
        </w:rPr>
        <w:t>17</w:t>
      </w:r>
      <w:r>
        <w:rPr>
          <w:noProof/>
        </w:rPr>
        <w:fldChar w:fldCharType="end"/>
      </w:r>
      <w:bookmarkEnd w:id="262"/>
      <w:r>
        <w:tab/>
      </w:r>
      <w:r w:rsidR="003557AA" w:rsidRPr="003557AA">
        <w:t>Information used in defining a counter limit</w:t>
      </w:r>
      <w:bookmarkEnd w:id="263"/>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5BC11D19" w:rsidR="003557AA" w:rsidRPr="00163DC5" w:rsidRDefault="003557AA" w:rsidP="003D1407">
            <w:pPr>
              <w:pStyle w:val="TableText"/>
            </w:pPr>
            <w:r w:rsidRPr="00163DC5">
              <w:t xml:space="preserve">Profile number for </w:t>
            </w:r>
            <w:ins w:id="264" w:author="Mark Davison" w:date="2024-10-02T09:14:00Z" w16du:dateUtc="2024-10-02T08:14:00Z">
              <w:r w:rsidR="00D105EA">
                <w:t>Tues</w:t>
              </w:r>
            </w:ins>
            <w:del w:id="265" w:author="Mark Davison" w:date="2024-10-02T09:14:00Z" w16du:dateUtc="2024-10-02T08:14:00Z">
              <w:r w:rsidRPr="00163DC5" w:rsidDel="00D105EA">
                <w:delText>Mon</w:delText>
              </w:r>
            </w:del>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439637C1" w:rsidR="003557AA" w:rsidRPr="00163DC5" w:rsidRDefault="003557AA" w:rsidP="003D1407">
            <w:pPr>
              <w:pStyle w:val="TableText"/>
            </w:pPr>
            <w:r w:rsidRPr="00163DC5">
              <w:t xml:space="preserve">Profile number for </w:t>
            </w:r>
            <w:ins w:id="266" w:author="Mark Davison" w:date="2024-10-02T09:14:00Z" w16du:dateUtc="2024-10-02T08:14:00Z">
              <w:r w:rsidR="00D105EA">
                <w:t>Wednes</w:t>
              </w:r>
            </w:ins>
            <w:del w:id="267" w:author="Mark Davison" w:date="2024-10-02T09:14:00Z" w16du:dateUtc="2024-10-02T08:14:00Z">
              <w:r w:rsidRPr="00163DC5" w:rsidDel="00D105EA">
                <w:delText>Mon</w:delText>
              </w:r>
            </w:del>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5E576AD5" w:rsidR="003557AA" w:rsidRPr="00163DC5" w:rsidRDefault="003557AA" w:rsidP="003D1407">
            <w:pPr>
              <w:pStyle w:val="TableText"/>
            </w:pPr>
            <w:r w:rsidRPr="00163DC5">
              <w:t xml:space="preserve">Profile number for </w:t>
            </w:r>
            <w:ins w:id="268" w:author="Mark Davison" w:date="2024-10-02T09:14:00Z" w16du:dateUtc="2024-10-02T08:14:00Z">
              <w:r w:rsidR="00D105EA">
                <w:t>Thurs</w:t>
              </w:r>
            </w:ins>
            <w:del w:id="269" w:author="Mark Davison" w:date="2024-10-02T09:14:00Z" w16du:dateUtc="2024-10-02T08:14:00Z">
              <w:r w:rsidRPr="00163DC5" w:rsidDel="00D105EA">
                <w:delText>Mon</w:delText>
              </w:r>
            </w:del>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35B46863" w:rsidR="003557AA" w:rsidRPr="00163DC5" w:rsidRDefault="003557AA" w:rsidP="003D1407">
            <w:pPr>
              <w:pStyle w:val="TableText"/>
            </w:pPr>
            <w:r w:rsidRPr="00163DC5">
              <w:t xml:space="preserve">Profile number for </w:t>
            </w:r>
            <w:ins w:id="270" w:author="Mark Davison" w:date="2024-10-02T09:14:00Z" w16du:dateUtc="2024-10-02T08:14:00Z">
              <w:r w:rsidR="00D105EA">
                <w:t>Fri</w:t>
              </w:r>
            </w:ins>
            <w:del w:id="271" w:author="Mark Davison" w:date="2024-10-02T09:14:00Z" w16du:dateUtc="2024-10-02T08:14:00Z">
              <w:r w:rsidRPr="00163DC5" w:rsidDel="00D105EA">
                <w:delText>Mon</w:delText>
              </w:r>
            </w:del>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3B2285E8" w:rsidR="003557AA" w:rsidRPr="00163DC5" w:rsidRDefault="003557AA" w:rsidP="003D1407">
            <w:pPr>
              <w:pStyle w:val="TableText"/>
            </w:pPr>
            <w:r w:rsidRPr="00163DC5">
              <w:t xml:space="preserve">Profile number for </w:t>
            </w:r>
            <w:ins w:id="272" w:author="Mark Davison" w:date="2024-10-02T09:14:00Z" w16du:dateUtc="2024-10-02T08:14:00Z">
              <w:r w:rsidR="00D105EA">
                <w:t>Satur</w:t>
              </w:r>
            </w:ins>
            <w:del w:id="273" w:author="Mark Davison" w:date="2024-10-02T09:14:00Z" w16du:dateUtc="2024-10-02T08:14:00Z">
              <w:r w:rsidRPr="00163DC5" w:rsidDel="00D105EA">
                <w:delText>Mon</w:delText>
              </w:r>
            </w:del>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2F40DAFC" w:rsidR="003557AA" w:rsidRPr="00163DC5" w:rsidRDefault="003557AA" w:rsidP="003D1407">
            <w:pPr>
              <w:pStyle w:val="TableText"/>
            </w:pPr>
            <w:r w:rsidRPr="00163DC5">
              <w:t xml:space="preserve">Profile number for </w:t>
            </w:r>
            <w:ins w:id="274" w:author="Mark Davison" w:date="2024-10-02T09:15:00Z" w16du:dateUtc="2024-10-02T08:15:00Z">
              <w:r w:rsidR="00D105EA">
                <w:t>Sun</w:t>
              </w:r>
            </w:ins>
            <w:del w:id="275" w:author="Mark Davison" w:date="2024-10-02T09:15:00Z" w16du:dateUtc="2024-10-02T08:15:00Z">
              <w:r w:rsidRPr="00163DC5" w:rsidDel="00D105EA">
                <w:delText>Mon</w:delText>
              </w:r>
            </w:del>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DCC7136"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8300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6" w:author="Mark Davison" w:date="2024-10-02T09:16:00Z" w16du:dateUtc="2024-10-02T08:16:00Z">
        <w:r w:rsidR="00B83006" w:rsidRPr="00B83006">
          <w:rPr>
            <w:rStyle w:val="Crossreference"/>
            <w:rPrChange w:id="277" w:author="Mark Davison" w:date="2024-10-02T09:16:00Z" w16du:dateUtc="2024-10-02T08:16:00Z">
              <w:rPr/>
            </w:rPrChange>
          </w:rPr>
          <w:t>Limit and control profiles</w:t>
        </w:r>
      </w:ins>
      <w:del w:id="278" w:author="Mark Davison" w:date="2024-10-02T09:16:00Z" w16du:dateUtc="2024-10-02T08:16:00Z">
        <w:r w:rsidR="0089770E" w:rsidRPr="00D105EA" w:rsidDel="00B83006">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79" w:name="_Toc172098952"/>
      <w:r w:rsidRPr="00384B6A">
        <w:rPr>
          <w:rFonts w:eastAsia="DengXian"/>
        </w:rPr>
        <w:t xml:space="preserve">No </w:t>
      </w:r>
      <w:r w:rsidR="006B0494" w:rsidRPr="00384B6A">
        <w:rPr>
          <w:rFonts w:eastAsia="DengXian"/>
        </w:rPr>
        <w:t>change</w:t>
      </w:r>
      <w:bookmarkEnd w:id="279"/>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025EAB82"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80" w:author="Mark Davison" w:date="2024-10-02T09:16:00Z" w16du:dateUtc="2024-10-02T08:16:00Z">
        <w:r w:rsidR="00B83006" w:rsidRPr="00B83006">
          <w:rPr>
            <w:rStyle w:val="Crossreference"/>
            <w:rPrChange w:id="281" w:author="Mark Davison" w:date="2024-10-02T09:16:00Z" w16du:dateUtc="2024-10-02T08:16:00Z">
              <w:rPr/>
            </w:rPrChange>
          </w:rPr>
          <w:t xml:space="preserve">Table </w:t>
        </w:r>
        <w:r w:rsidR="00B83006" w:rsidRPr="00B83006">
          <w:rPr>
            <w:rStyle w:val="Crossreference"/>
            <w:rPrChange w:id="282" w:author="Mark Davison" w:date="2024-10-02T09:16:00Z" w16du:dateUtc="2024-10-02T08:16:00Z">
              <w:rPr>
                <w:noProof/>
              </w:rPr>
            </w:rPrChange>
          </w:rPr>
          <w:t>18</w:t>
        </w:r>
      </w:ins>
      <w:del w:id="283" w:author="Mark Davison" w:date="2024-10-02T09:16:00Z" w16du:dateUtc="2024-10-02T08:16:00Z">
        <w:r w:rsidR="0089770E" w:rsidRPr="00D105EA" w:rsidDel="00B83006">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27F1AE24" w:rsidR="003557AA" w:rsidRDefault="00384B6A" w:rsidP="000A491B">
      <w:pPr>
        <w:pStyle w:val="Caption"/>
        <w:keepNext/>
      </w:pPr>
      <w:bookmarkStart w:id="284" w:name="_Ref161314992"/>
      <w:bookmarkStart w:id="285" w:name="_Toc170288657"/>
      <w:r>
        <w:lastRenderedPageBreak/>
        <w:t xml:space="preserve">Table </w:t>
      </w:r>
      <w:r>
        <w:fldChar w:fldCharType="begin"/>
      </w:r>
      <w:r>
        <w:instrText xml:space="preserve"> SEQ Table \* ARABIC </w:instrText>
      </w:r>
      <w:r>
        <w:fldChar w:fldCharType="separate"/>
      </w:r>
      <w:r w:rsidR="00B83006">
        <w:rPr>
          <w:noProof/>
        </w:rPr>
        <w:t>18</w:t>
      </w:r>
      <w:r>
        <w:rPr>
          <w:noProof/>
        </w:rPr>
        <w:fldChar w:fldCharType="end"/>
      </w:r>
      <w:bookmarkEnd w:id="284"/>
      <w:r>
        <w:tab/>
      </w:r>
      <w:r w:rsidRPr="00384B6A">
        <w:t xml:space="preserve">Information used in defining no change for analogue and counter </w:t>
      </w:r>
      <w:r w:rsidR="009A0F57">
        <w:t>p</w:t>
      </w:r>
      <w:r w:rsidRPr="00384B6A">
        <w:t>oints</w:t>
      </w:r>
      <w:bookmarkEnd w:id="285"/>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3803AFE7"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8300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86" w:author="Mark Davison" w:date="2024-10-02T09:16:00Z" w16du:dateUtc="2024-10-02T08:16:00Z">
        <w:r w:rsidR="00B83006" w:rsidRPr="00B83006">
          <w:rPr>
            <w:rStyle w:val="Crossreference"/>
            <w:rPrChange w:id="287" w:author="Mark Davison" w:date="2024-10-02T09:16:00Z" w16du:dateUtc="2024-10-02T08:16:00Z">
              <w:rPr/>
            </w:rPrChange>
          </w:rPr>
          <w:t>Limit and control profiles</w:t>
        </w:r>
      </w:ins>
      <w:del w:id="288" w:author="Mark Davison" w:date="2024-10-02T09:16:00Z" w16du:dateUtc="2024-10-02T08:16:00Z">
        <w:r w:rsidR="0089770E" w:rsidRPr="00D105EA" w:rsidDel="00B83006">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89" w:name="_Toc172098953"/>
      <w:r w:rsidRPr="000A491B">
        <w:lastRenderedPageBreak/>
        <w:t xml:space="preserve">Extended </w:t>
      </w:r>
      <w:r w:rsidR="006B0494" w:rsidRPr="000A491B">
        <w:t>points</w:t>
      </w:r>
      <w:bookmarkEnd w:id="289"/>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216B3E6"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90" w:author="Mark Davison" w:date="2024-10-02T09:16:00Z" w16du:dateUtc="2024-10-02T08:16:00Z">
        <w:r w:rsidR="00B83006" w:rsidRPr="00B83006">
          <w:rPr>
            <w:rStyle w:val="Crossreference"/>
            <w:rPrChange w:id="291" w:author="Mark Davison" w:date="2024-10-02T09:16:00Z" w16du:dateUtc="2024-10-02T08:16:00Z">
              <w:rPr/>
            </w:rPrChange>
          </w:rPr>
          <w:t xml:space="preserve">Table </w:t>
        </w:r>
        <w:r w:rsidR="00B83006" w:rsidRPr="00B83006">
          <w:rPr>
            <w:rStyle w:val="Crossreference"/>
            <w:rPrChange w:id="292" w:author="Mark Davison" w:date="2024-10-02T09:16:00Z" w16du:dateUtc="2024-10-02T08:16:00Z">
              <w:rPr>
                <w:noProof/>
              </w:rPr>
            </w:rPrChange>
          </w:rPr>
          <w:t>19</w:t>
        </w:r>
      </w:ins>
      <w:del w:id="293" w:author="Mark Davison" w:date="2024-10-02T09:16:00Z" w16du:dateUtc="2024-10-02T08:16:00Z">
        <w:r w:rsidR="0089770E" w:rsidRPr="00D105EA" w:rsidDel="00B83006">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453D0C06" w:rsidR="00122B46" w:rsidRDefault="00122B46" w:rsidP="00122B46">
      <w:pPr>
        <w:pStyle w:val="Caption"/>
      </w:pPr>
      <w:bookmarkStart w:id="294" w:name="_Ref161315144"/>
      <w:bookmarkStart w:id="295" w:name="_Toc170288658"/>
      <w:r>
        <w:t xml:space="preserve">Table </w:t>
      </w:r>
      <w:r>
        <w:fldChar w:fldCharType="begin"/>
      </w:r>
      <w:r>
        <w:instrText xml:space="preserve"> SEQ Table \* ARABIC </w:instrText>
      </w:r>
      <w:r>
        <w:fldChar w:fldCharType="separate"/>
      </w:r>
      <w:r w:rsidR="00B83006">
        <w:rPr>
          <w:noProof/>
        </w:rPr>
        <w:t>19</w:t>
      </w:r>
      <w:r>
        <w:rPr>
          <w:noProof/>
        </w:rPr>
        <w:fldChar w:fldCharType="end"/>
      </w:r>
      <w:bookmarkEnd w:id="294"/>
      <w:r>
        <w:tab/>
      </w:r>
      <w:r w:rsidRPr="00122B46">
        <w:t>Information used in defining exten</w:t>
      </w:r>
      <w:r>
        <w:t>ded</w:t>
      </w:r>
      <w:r w:rsidRPr="00122B46">
        <w:t xml:space="preserve"> </w:t>
      </w:r>
      <w:r w:rsidR="009A0F57">
        <w:t>p</w:t>
      </w:r>
      <w:r w:rsidRPr="00122B46">
        <w:t>oints</w:t>
      </w:r>
      <w:bookmarkEnd w:id="295"/>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96" w:name="_Toc172098954"/>
      <w:r>
        <w:t>Minimum</w:t>
      </w:r>
      <w:bookmarkEnd w:id="296"/>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97" w:name="_Toc172098955"/>
      <w:r>
        <w:t>Maximum</w:t>
      </w:r>
      <w:bookmarkEnd w:id="297"/>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98" w:name="_Toc172098956"/>
      <w:r>
        <w:t>Mean</w:t>
      </w:r>
      <w:bookmarkEnd w:id="298"/>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99" w:name="_Toc172098957"/>
      <w:r>
        <w:t xml:space="preserve">Standard </w:t>
      </w:r>
      <w:r w:rsidR="006B0494">
        <w:t>deviation</w:t>
      </w:r>
      <w:bookmarkEnd w:id="299"/>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00" w:name="_Toc172098958"/>
      <w:r>
        <w:lastRenderedPageBreak/>
        <w:t>Integral</w:t>
      </w:r>
      <w:bookmarkEnd w:id="300"/>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17E5CC47"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01" w:author="Mark Davison" w:date="2024-10-02T09:16:00Z" w16du:dateUtc="2024-10-02T08:16:00Z">
        <w:r w:rsidR="00B83006" w:rsidRPr="00B83006">
          <w:rPr>
            <w:rStyle w:val="Crossreference"/>
            <w:rPrChange w:id="302" w:author="Mark Davison" w:date="2024-10-02T09:16:00Z" w16du:dateUtc="2024-10-02T08:16:00Z">
              <w:rPr/>
            </w:rPrChange>
          </w:rPr>
          <w:t xml:space="preserve">Figure </w:t>
        </w:r>
        <w:r w:rsidR="00B83006" w:rsidRPr="00B83006">
          <w:rPr>
            <w:rStyle w:val="Crossreference"/>
            <w:rPrChange w:id="303" w:author="Mark Davison" w:date="2024-10-02T09:16:00Z" w16du:dateUtc="2024-10-02T08:16:00Z">
              <w:rPr>
                <w:noProof/>
              </w:rPr>
            </w:rPrChange>
          </w:rPr>
          <w:t>11</w:t>
        </w:r>
      </w:ins>
      <w:del w:id="304" w:author="Mark Davison" w:date="2024-10-02T09:16:00Z" w16du:dateUtc="2024-10-02T08:16:00Z">
        <w:r w:rsidR="0089770E" w:rsidRPr="00D105EA" w:rsidDel="00B83006">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08FBA312" w:rsidR="008D5866" w:rsidRDefault="008D5866" w:rsidP="008D5866">
      <w:pPr>
        <w:pStyle w:val="Caption"/>
      </w:pPr>
      <w:bookmarkStart w:id="305" w:name="_Ref161316465"/>
      <w:bookmarkStart w:id="306" w:name="_Toc170288638"/>
      <w:r>
        <w:t xml:space="preserve">Figure </w:t>
      </w:r>
      <w:r>
        <w:fldChar w:fldCharType="begin"/>
      </w:r>
      <w:r>
        <w:instrText xml:space="preserve"> SEQ Figure \* ARABIC </w:instrText>
      </w:r>
      <w:r>
        <w:fldChar w:fldCharType="separate"/>
      </w:r>
      <w:r w:rsidR="00B83006">
        <w:rPr>
          <w:noProof/>
        </w:rPr>
        <w:t>11</w:t>
      </w:r>
      <w:r>
        <w:rPr>
          <w:noProof/>
        </w:rPr>
        <w:fldChar w:fldCharType="end"/>
      </w:r>
      <w:bookmarkEnd w:id="305"/>
      <w:r>
        <w:tab/>
      </w:r>
      <w:r w:rsidRPr="008D5866">
        <w:t xml:space="preserve">Example of calculation of integral extended </w:t>
      </w:r>
      <w:r w:rsidR="00801C39">
        <w:t>p</w:t>
      </w:r>
      <w:r w:rsidRPr="008D5866">
        <w:t>oint value</w:t>
      </w:r>
      <w:bookmarkEnd w:id="306"/>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07" w:name="_Toc172098959"/>
      <w:r>
        <w:t>Rate of change</w:t>
      </w:r>
      <w:bookmarkEnd w:id="307"/>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68254958"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B83006">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08" w:author="Mark Davison" w:date="2024-10-02T09:16:00Z" w16du:dateUtc="2024-10-02T08:16:00Z">
        <w:r w:rsidR="00B83006" w:rsidRPr="00B83006">
          <w:rPr>
            <w:rStyle w:val="Crossreference"/>
            <w:rPrChange w:id="309" w:author="Mark Davison" w:date="2024-10-02T09:16:00Z" w16du:dateUtc="2024-10-02T08:16:00Z">
              <w:rPr/>
            </w:rPrChange>
          </w:rPr>
          <w:t>Limit and control profiles</w:t>
        </w:r>
      </w:ins>
      <w:del w:id="310" w:author="Mark Davison" w:date="2024-10-02T09:16:00Z" w16du:dateUtc="2024-10-02T08:16:00Z">
        <w:r w:rsidR="0089770E" w:rsidRPr="00D105EA" w:rsidDel="00B83006">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11" w:name="_Toc172098960"/>
      <w:r>
        <w:lastRenderedPageBreak/>
        <w:t xml:space="preserve">State </w:t>
      </w:r>
      <w:r w:rsidR="006B0494">
        <w:t>counter</w:t>
      </w:r>
      <w:bookmarkEnd w:id="311"/>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12" w:name="_Toc172098961"/>
      <w:r>
        <w:t xml:space="preserve">State </w:t>
      </w:r>
      <w:r w:rsidR="006B0494">
        <w:t>runtime</w:t>
      </w:r>
      <w:bookmarkEnd w:id="312"/>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13" w:name="_Ref161319455"/>
      <w:bookmarkStart w:id="314" w:name="_Toc172098962"/>
      <w:r w:rsidRPr="00E622A5">
        <w:t>Limit and control profiles</w:t>
      </w:r>
      <w:bookmarkEnd w:id="313"/>
      <w:bookmarkEnd w:id="314"/>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15" w:name="_Toc172098963"/>
      <w:r>
        <w:t xml:space="preserve">Limit </w:t>
      </w:r>
      <w:r w:rsidR="006B0494">
        <w:t>profiles</w:t>
      </w:r>
      <w:bookmarkEnd w:id="315"/>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3F98A931"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16" w:author="Mark Davison" w:date="2024-10-02T09:16:00Z" w16du:dateUtc="2024-10-02T08:16:00Z">
        <w:r w:rsidR="00B83006" w:rsidRPr="00B83006">
          <w:rPr>
            <w:rStyle w:val="Crossreference"/>
            <w:rPrChange w:id="317" w:author="Mark Davison" w:date="2024-10-02T09:16:00Z" w16du:dateUtc="2024-10-02T08:16:00Z">
              <w:rPr/>
            </w:rPrChange>
          </w:rPr>
          <w:t xml:space="preserve">Table </w:t>
        </w:r>
        <w:r w:rsidR="00B83006" w:rsidRPr="00B83006">
          <w:rPr>
            <w:rStyle w:val="Crossreference"/>
            <w:rPrChange w:id="318" w:author="Mark Davison" w:date="2024-10-02T09:16:00Z" w16du:dateUtc="2024-10-02T08:16:00Z">
              <w:rPr>
                <w:noProof/>
              </w:rPr>
            </w:rPrChange>
          </w:rPr>
          <w:t>20</w:t>
        </w:r>
      </w:ins>
      <w:del w:id="319" w:author="Mark Davison" w:date="2024-10-02T09:16:00Z" w16du:dateUtc="2024-10-02T08:16:00Z">
        <w:r w:rsidR="0089770E" w:rsidRPr="00D105EA" w:rsidDel="00B83006">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79F4C183" w:rsidR="00E622A5" w:rsidRDefault="003D567B" w:rsidP="00163DC5">
      <w:pPr>
        <w:pStyle w:val="Caption"/>
        <w:keepNext/>
      </w:pPr>
      <w:bookmarkStart w:id="320" w:name="_Ref161319951"/>
      <w:bookmarkStart w:id="321" w:name="_Toc170288659"/>
      <w:r>
        <w:t xml:space="preserve">Table </w:t>
      </w:r>
      <w:r>
        <w:fldChar w:fldCharType="begin"/>
      </w:r>
      <w:r>
        <w:instrText xml:space="preserve"> SEQ Table \* ARABIC </w:instrText>
      </w:r>
      <w:r>
        <w:fldChar w:fldCharType="separate"/>
      </w:r>
      <w:r w:rsidR="00B83006">
        <w:rPr>
          <w:noProof/>
        </w:rPr>
        <w:t>20</w:t>
      </w:r>
      <w:r>
        <w:rPr>
          <w:noProof/>
        </w:rPr>
        <w:fldChar w:fldCharType="end"/>
      </w:r>
      <w:bookmarkEnd w:id="320"/>
      <w:r>
        <w:tab/>
      </w:r>
      <w:r w:rsidRPr="003D567B">
        <w:t xml:space="preserve">Information used in defining limit profiles for analogue and counter </w:t>
      </w:r>
      <w:r w:rsidR="00115B0F">
        <w:t>p</w:t>
      </w:r>
      <w:r w:rsidRPr="003D567B">
        <w:t>oints</w:t>
      </w:r>
      <w:bookmarkEnd w:id="321"/>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22" w:name="_Toc172098964"/>
      <w:r>
        <w:t xml:space="preserve">Control </w:t>
      </w:r>
      <w:r w:rsidR="006B0494">
        <w:t>profiles</w:t>
      </w:r>
      <w:bookmarkEnd w:id="322"/>
    </w:p>
    <w:p w14:paraId="0A4B768C" w14:textId="67D140C6"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23" w:author="Mark Davison" w:date="2024-10-02T09:16:00Z" w16du:dateUtc="2024-10-02T08:16:00Z">
        <w:r w:rsidR="00B83006" w:rsidRPr="00B83006">
          <w:rPr>
            <w:rStyle w:val="Crossreference"/>
            <w:rPrChange w:id="324" w:author="Mark Davison" w:date="2024-10-02T09:16:00Z" w16du:dateUtc="2024-10-02T08:16:00Z">
              <w:rPr/>
            </w:rPrChange>
          </w:rPr>
          <w:t xml:space="preserve">Table </w:t>
        </w:r>
        <w:r w:rsidR="00B83006" w:rsidRPr="00B83006">
          <w:rPr>
            <w:rStyle w:val="Crossreference"/>
            <w:rPrChange w:id="325" w:author="Mark Davison" w:date="2024-10-02T09:16:00Z" w16du:dateUtc="2024-10-02T08:16:00Z">
              <w:rPr>
                <w:noProof/>
              </w:rPr>
            </w:rPrChange>
          </w:rPr>
          <w:t>21</w:t>
        </w:r>
      </w:ins>
      <w:del w:id="326" w:author="Mark Davison" w:date="2024-10-02T09:16:00Z" w16du:dateUtc="2024-10-02T08:16:00Z">
        <w:r w:rsidR="0089770E" w:rsidRPr="00D105EA" w:rsidDel="00B83006">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2CC1B3C8" w:rsidR="003D567B" w:rsidRDefault="003D567B" w:rsidP="003D567B">
      <w:pPr>
        <w:pStyle w:val="Caption"/>
      </w:pPr>
      <w:bookmarkStart w:id="327" w:name="_Ref161319984"/>
      <w:bookmarkStart w:id="328" w:name="_Toc170288660"/>
      <w:r>
        <w:t xml:space="preserve">Table </w:t>
      </w:r>
      <w:r>
        <w:fldChar w:fldCharType="begin"/>
      </w:r>
      <w:r>
        <w:instrText xml:space="preserve"> SEQ Table \* ARABIC </w:instrText>
      </w:r>
      <w:r>
        <w:fldChar w:fldCharType="separate"/>
      </w:r>
      <w:r w:rsidR="00B83006">
        <w:rPr>
          <w:noProof/>
        </w:rPr>
        <w:t>21</w:t>
      </w:r>
      <w:r>
        <w:rPr>
          <w:noProof/>
        </w:rPr>
        <w:fldChar w:fldCharType="end"/>
      </w:r>
      <w:bookmarkEnd w:id="327"/>
      <w:r>
        <w:tab/>
      </w:r>
      <w:r w:rsidRPr="003D567B">
        <w:t xml:space="preserve"> Information used in defining a control profile</w:t>
      </w:r>
      <w:bookmarkEnd w:id="328"/>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29" w:name="_Ref162955578"/>
      <w:bookmarkStart w:id="330" w:name="_Toc172098965"/>
      <w:r w:rsidRPr="00270690">
        <w:t xml:space="preserve">Calculated </w:t>
      </w:r>
      <w:r w:rsidR="006B0494" w:rsidRPr="00270690">
        <w:t>points</w:t>
      </w:r>
      <w:bookmarkEnd w:id="329"/>
      <w:bookmarkEnd w:id="330"/>
    </w:p>
    <w:p w14:paraId="1745A76B" w14:textId="31F412E2"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31" w:author="Mark Davison" w:date="2024-10-02T09:16:00Z" w16du:dateUtc="2024-10-02T08:16:00Z">
        <w:r w:rsidR="00B83006" w:rsidRPr="00B83006">
          <w:rPr>
            <w:rStyle w:val="Crossreference"/>
            <w:rPrChange w:id="332" w:author="Mark Davison" w:date="2024-10-02T09:16:00Z" w16du:dateUtc="2024-10-02T08:16:00Z">
              <w:rPr/>
            </w:rPrChange>
          </w:rPr>
          <w:t xml:space="preserve">Table </w:t>
        </w:r>
        <w:r w:rsidR="00B83006" w:rsidRPr="00B83006">
          <w:rPr>
            <w:rStyle w:val="Crossreference"/>
            <w:rPrChange w:id="333" w:author="Mark Davison" w:date="2024-10-02T09:16:00Z" w16du:dateUtc="2024-10-02T08:16:00Z">
              <w:rPr>
                <w:noProof/>
              </w:rPr>
            </w:rPrChange>
          </w:rPr>
          <w:t>22</w:t>
        </w:r>
      </w:ins>
      <w:del w:id="334" w:author="Mark Davison" w:date="2024-10-02T09:16:00Z" w16du:dateUtc="2024-10-02T08:16:00Z">
        <w:r w:rsidR="0089770E" w:rsidRPr="00D105EA" w:rsidDel="00B83006">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773EBE9F" w:rsidR="00270690" w:rsidRDefault="00270690" w:rsidP="00270690">
      <w:pPr>
        <w:pStyle w:val="Caption"/>
      </w:pPr>
      <w:bookmarkStart w:id="335" w:name="_Ref161320438"/>
      <w:bookmarkStart w:id="336" w:name="_Toc170288661"/>
      <w:r>
        <w:t xml:space="preserve">Table </w:t>
      </w:r>
      <w:r>
        <w:fldChar w:fldCharType="begin"/>
      </w:r>
      <w:r>
        <w:instrText xml:space="preserve"> SEQ Table \* ARABIC </w:instrText>
      </w:r>
      <w:r>
        <w:fldChar w:fldCharType="separate"/>
      </w:r>
      <w:r w:rsidR="00B83006">
        <w:rPr>
          <w:noProof/>
        </w:rPr>
        <w:t>22</w:t>
      </w:r>
      <w:r>
        <w:rPr>
          <w:noProof/>
        </w:rPr>
        <w:fldChar w:fldCharType="end"/>
      </w:r>
      <w:bookmarkEnd w:id="335"/>
      <w:r>
        <w:tab/>
      </w:r>
      <w:r w:rsidRPr="00270690">
        <w:t xml:space="preserve">Information used in defining a </w:t>
      </w:r>
      <w:r w:rsidR="00DA1A5D">
        <w:t>p</w:t>
      </w:r>
      <w:r w:rsidR="00C03691" w:rsidRPr="00270690">
        <w:t>oint</w:t>
      </w:r>
      <w:r w:rsidRPr="00270690">
        <w:t xml:space="preserve"> calculation</w:t>
      </w:r>
      <w:bookmarkEnd w:id="336"/>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F5D18BF"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B83006">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37" w:name="_Toc172098966"/>
      <w:r>
        <w:t xml:space="preserve">Incident </w:t>
      </w:r>
      <w:r w:rsidR="006B0494">
        <w:t>logging</w:t>
      </w:r>
      <w:bookmarkEnd w:id="33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64B6D106"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38" w:author="Mark Davison" w:date="2024-10-02T09:16:00Z" w16du:dateUtc="2024-10-02T08:16:00Z">
        <w:r w:rsidR="00B83006" w:rsidRPr="00B83006">
          <w:rPr>
            <w:rStyle w:val="Crossreference"/>
            <w:rPrChange w:id="339" w:author="Mark Davison" w:date="2024-10-02T09:16:00Z" w16du:dateUtc="2024-10-02T08:16:00Z">
              <w:rPr/>
            </w:rPrChange>
          </w:rPr>
          <w:t xml:space="preserve">Table </w:t>
        </w:r>
        <w:r w:rsidR="00B83006" w:rsidRPr="00B83006">
          <w:rPr>
            <w:rStyle w:val="Crossreference"/>
            <w:rPrChange w:id="340" w:author="Mark Davison" w:date="2024-10-02T09:16:00Z" w16du:dateUtc="2024-10-02T08:16:00Z">
              <w:rPr>
                <w:noProof/>
              </w:rPr>
            </w:rPrChange>
          </w:rPr>
          <w:t>23</w:t>
        </w:r>
      </w:ins>
      <w:del w:id="341" w:author="Mark Davison" w:date="2024-10-02T09:16:00Z" w16du:dateUtc="2024-10-02T08:16:00Z">
        <w:r w:rsidR="0089770E" w:rsidRPr="00D105EA" w:rsidDel="00B83006">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05A315E1" w:rsidR="003B6C56" w:rsidRDefault="003B6C56" w:rsidP="003B6C56">
      <w:pPr>
        <w:pStyle w:val="Caption"/>
      </w:pPr>
      <w:bookmarkStart w:id="342" w:name="_Ref161320994"/>
      <w:bookmarkStart w:id="343" w:name="_Toc170288662"/>
      <w:r>
        <w:t xml:space="preserve">Table </w:t>
      </w:r>
      <w:r>
        <w:fldChar w:fldCharType="begin"/>
      </w:r>
      <w:r>
        <w:instrText xml:space="preserve"> SEQ Table \* ARABIC </w:instrText>
      </w:r>
      <w:r>
        <w:fldChar w:fldCharType="separate"/>
      </w:r>
      <w:r w:rsidR="00B83006">
        <w:rPr>
          <w:noProof/>
        </w:rPr>
        <w:t>23</w:t>
      </w:r>
      <w:r>
        <w:rPr>
          <w:noProof/>
        </w:rPr>
        <w:fldChar w:fldCharType="end"/>
      </w:r>
      <w:bookmarkEnd w:id="342"/>
      <w:r>
        <w:tab/>
      </w:r>
      <w:r w:rsidRPr="003B6C56">
        <w:t>Information used in defining an incident log</w:t>
      </w:r>
      <w:bookmarkEnd w:id="343"/>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44" w:name="_Toc172098967"/>
      <w:r>
        <w:lastRenderedPageBreak/>
        <w:t>Controls and overrides</w:t>
      </w:r>
      <w:bookmarkEnd w:id="344"/>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45" w:name="_Toc172098968"/>
      <w:r>
        <w:t>Controls</w:t>
      </w:r>
      <w:bookmarkEnd w:id="345"/>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46" w:name="_Toc172098969"/>
      <w:r w:rsidRPr="005077D9">
        <w:t xml:space="preserve">Overriding a </w:t>
      </w:r>
      <w:r w:rsidR="006B0494" w:rsidRPr="005077D9">
        <w:t>point</w:t>
      </w:r>
      <w:bookmarkEnd w:id="346"/>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47" w:name="_Toc172098970"/>
      <w:r>
        <w:lastRenderedPageBreak/>
        <w:t>Data reporting</w:t>
      </w:r>
      <w:bookmarkEnd w:id="347"/>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48" w:name="_Toc163727621"/>
      <w:bookmarkStart w:id="349" w:name="_Toc172098971"/>
      <w:bookmarkEnd w:id="348"/>
      <w:r>
        <w:t xml:space="preserve">Data </w:t>
      </w:r>
      <w:r w:rsidR="006B0494">
        <w:t>formats</w:t>
      </w:r>
      <w:bookmarkEnd w:id="349"/>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50" w:name="_Toc172098972"/>
      <w:r w:rsidRPr="00620AA0">
        <w:t>Requesting data</w:t>
      </w:r>
      <w:bookmarkEnd w:id="350"/>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0A268CE4" w:rsidR="00FA1683" w:rsidRDefault="00C50BE3" w:rsidP="00D46C42">
      <w:pPr>
        <w:pStyle w:val="Caption"/>
      </w:pPr>
      <w:bookmarkStart w:id="351" w:name="_Toc170288663"/>
      <w:r w:rsidRPr="00BA7567">
        <w:t xml:space="preserve">Table </w:t>
      </w:r>
      <w:r>
        <w:fldChar w:fldCharType="begin"/>
      </w:r>
      <w:r>
        <w:instrText xml:space="preserve"> SEQ Table \* ARABIC </w:instrText>
      </w:r>
      <w:r>
        <w:fldChar w:fldCharType="separate"/>
      </w:r>
      <w:r w:rsidR="00B83006">
        <w:rPr>
          <w:noProof/>
        </w:rPr>
        <w:t>24</w:t>
      </w:r>
      <w:r>
        <w:rPr>
          <w:noProof/>
        </w:rPr>
        <w:fldChar w:fldCharType="end"/>
      </w:r>
      <w:r w:rsidR="00D46C42" w:rsidRPr="00BA7567">
        <w:tab/>
        <w:t>Elements of the data request message</w:t>
      </w:r>
      <w:bookmarkEnd w:id="351"/>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52" w:name="_Toc172098973"/>
      <w:r>
        <w:lastRenderedPageBreak/>
        <w:t xml:space="preserve">Field </w:t>
      </w:r>
      <w:r w:rsidR="006B0494">
        <w:t>devic</w:t>
      </w:r>
      <w:r>
        <w:t>e core blocks</w:t>
      </w:r>
      <w:bookmarkEnd w:id="352"/>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7D27D838"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B83006">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53" w:author="Mark Davison" w:date="2024-10-02T09:16:00Z" w16du:dateUtc="2024-10-02T08:16:00Z">
        <w:r w:rsidR="00B83006" w:rsidRPr="00B83006">
          <w:rPr>
            <w:rStyle w:val="Crossreference"/>
            <w:rPrChange w:id="354" w:author="Mark Davison" w:date="2024-10-02T09:16:00Z" w16du:dateUtc="2024-10-02T08:16:00Z">
              <w:rPr/>
            </w:rPrChange>
          </w:rPr>
          <w:t>Payload compression</w:t>
        </w:r>
      </w:ins>
      <w:del w:id="355" w:author="Mark Davison" w:date="2024-10-02T09:16:00Z" w16du:dateUtc="2024-10-02T08:16:00Z">
        <w:r w:rsidR="0089770E" w:rsidRPr="00D105EA" w:rsidDel="00B83006">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56" w:name="_Ref160026567"/>
      <w:bookmarkStart w:id="357" w:name="_Toc172098974"/>
      <w:r>
        <w:lastRenderedPageBreak/>
        <w:t>Use of MQTT</w:t>
      </w:r>
      <w:bookmarkEnd w:id="356"/>
      <w:bookmarkEnd w:id="357"/>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8" w:name="_Toc172098975"/>
      <w:r w:rsidRPr="00B176E4">
        <w:t>Retained messages and connection state</w:t>
      </w:r>
      <w:bookmarkEnd w:id="358"/>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9" w:name="_Toc156487355"/>
      <w:bookmarkStart w:id="360" w:name="_Toc172098976"/>
      <w:r>
        <w:t>Publish/</w:t>
      </w:r>
      <w:r w:rsidR="0012344C">
        <w:t>subscribe</w:t>
      </w:r>
      <w:r>
        <w:t xml:space="preserve"> transports</w:t>
      </w:r>
      <w:bookmarkEnd w:id="359"/>
      <w:bookmarkEnd w:id="360"/>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61" w:name="_Toc172098977"/>
      <w:r>
        <w:t>Payload</w:t>
      </w:r>
      <w:bookmarkEnd w:id="361"/>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62" w:name="_Ref162949991"/>
      <w:bookmarkStart w:id="363" w:name="_Toc172098978"/>
      <w:r>
        <w:lastRenderedPageBreak/>
        <w:t>Payload compression</w:t>
      </w:r>
      <w:bookmarkEnd w:id="362"/>
      <w:bookmarkEnd w:id="363"/>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64" w:name="_Toc172098979"/>
      <w:r>
        <w:t xml:space="preserve">Other </w:t>
      </w:r>
      <w:r w:rsidR="0012344C">
        <w:t>topics</w:t>
      </w:r>
      <w:bookmarkEnd w:id="364"/>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65" w:name="_Toc156487360"/>
      <w:bookmarkStart w:id="366" w:name="_Toc172098980"/>
      <w:r>
        <w:t>Getdeviceinfo</w:t>
      </w:r>
      <w:bookmarkEnd w:id="365"/>
      <w:bookmarkEnd w:id="366"/>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67" w:name="_Toc156487361"/>
      <w:bookmarkStart w:id="368" w:name="_Toc172098981"/>
      <w:r>
        <w:t xml:space="preserve">Maintaining </w:t>
      </w:r>
      <w:bookmarkEnd w:id="367"/>
      <w:r w:rsidR="0012344C">
        <w:t>time</w:t>
      </w:r>
      <w:bookmarkEnd w:id="368"/>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69" w:name="_Toc156487362"/>
      <w:bookmarkStart w:id="370" w:name="_Toc172098982"/>
      <w:r>
        <w:lastRenderedPageBreak/>
        <w:t xml:space="preserve">Communications, QoS, </w:t>
      </w:r>
      <w:bookmarkEnd w:id="369"/>
      <w:r w:rsidR="0012344C">
        <w:t>retention</w:t>
      </w:r>
      <w:bookmarkEnd w:id="370"/>
    </w:p>
    <w:p w14:paraId="48A88406" w14:textId="754BFAEE"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B83006">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71" w:name="_Toc172098983"/>
      <w:r>
        <w:lastRenderedPageBreak/>
        <w:t>Fi</w:t>
      </w:r>
      <w:r w:rsidR="00C9038A">
        <w:t>el</w:t>
      </w:r>
      <w:r>
        <w:t xml:space="preserve">d </w:t>
      </w:r>
      <w:r w:rsidR="0012344C">
        <w:t>device</w:t>
      </w:r>
      <w:r>
        <w:t xml:space="preserve"> lifecycle</w:t>
      </w:r>
      <w:bookmarkEnd w:id="371"/>
    </w:p>
    <w:p w14:paraId="63CC4D64" w14:textId="556BC467"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72" w:author="Mark Davison" w:date="2024-10-02T09:16:00Z" w16du:dateUtc="2024-10-02T08:16:00Z">
        <w:r w:rsidR="00B83006" w:rsidRPr="00B83006">
          <w:rPr>
            <w:rStyle w:val="Crossreference"/>
            <w:rPrChange w:id="373" w:author="Mark Davison" w:date="2024-10-02T09:16:00Z" w16du:dateUtc="2024-10-02T08:16:00Z">
              <w:rPr/>
            </w:rPrChange>
          </w:rPr>
          <w:t xml:space="preserve">Figure </w:t>
        </w:r>
        <w:r w:rsidR="00B83006" w:rsidRPr="00B83006">
          <w:rPr>
            <w:rStyle w:val="Crossreference"/>
            <w:rPrChange w:id="374" w:author="Mark Davison" w:date="2024-10-02T09:16:00Z" w16du:dateUtc="2024-10-02T08:16:00Z">
              <w:rPr>
                <w:noProof/>
              </w:rPr>
            </w:rPrChange>
          </w:rPr>
          <w:t>12</w:t>
        </w:r>
      </w:ins>
      <w:del w:id="375" w:author="Mark Davison" w:date="2024-10-02T09:16:00Z" w16du:dateUtc="2024-10-02T08:16:00Z">
        <w:r w:rsidR="0089770E" w:rsidRPr="00D105EA" w:rsidDel="00B83006">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A92AFB5" w:rsidR="00272391" w:rsidRDefault="00272391" w:rsidP="00272391">
      <w:pPr>
        <w:pStyle w:val="Caption"/>
      </w:pPr>
      <w:bookmarkStart w:id="376" w:name="_Ref161393121"/>
      <w:bookmarkStart w:id="377" w:name="_Toc170288639"/>
      <w:r>
        <w:t xml:space="preserve">Figure </w:t>
      </w:r>
      <w:r>
        <w:fldChar w:fldCharType="begin"/>
      </w:r>
      <w:r>
        <w:instrText xml:space="preserve"> SEQ Figure \* ARABIC </w:instrText>
      </w:r>
      <w:r>
        <w:fldChar w:fldCharType="separate"/>
      </w:r>
      <w:r w:rsidR="00B83006">
        <w:rPr>
          <w:noProof/>
        </w:rPr>
        <w:t>12</w:t>
      </w:r>
      <w:r>
        <w:rPr>
          <w:noProof/>
        </w:rPr>
        <w:fldChar w:fldCharType="end"/>
      </w:r>
      <w:bookmarkEnd w:id="376"/>
      <w:r>
        <w:tab/>
        <w:t>Connection state model</w:t>
      </w:r>
      <w:bookmarkEnd w:id="37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8" w:name="_Toc172098984"/>
      <w:r>
        <w:t>Status message</w:t>
      </w:r>
      <w:bookmarkEnd w:id="37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9" w:name="_Last_Will_and"/>
      <w:bookmarkStart w:id="380" w:name="_Toc156487366"/>
      <w:bookmarkStart w:id="381" w:name="_Toc172098985"/>
      <w:bookmarkEnd w:id="379"/>
      <w:r>
        <w:t xml:space="preserve">Last </w:t>
      </w:r>
      <w:r w:rsidR="00DB0F88">
        <w:t>Will</w:t>
      </w:r>
      <w:r w:rsidR="0012344C">
        <w:t xml:space="preserve"> and </w:t>
      </w:r>
      <w:bookmarkEnd w:id="380"/>
      <w:r w:rsidR="00DB0F88">
        <w:t>Testament</w:t>
      </w:r>
      <w:bookmarkEnd w:id="38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82" w:name="_Toc156487367"/>
      <w:bookmarkStart w:id="383" w:name="_Toc172098986"/>
      <w:r>
        <w:t xml:space="preserve">Field </w:t>
      </w:r>
      <w:r w:rsidR="0012344C">
        <w:t>device replacement</w:t>
      </w:r>
      <w:bookmarkEnd w:id="382"/>
      <w:bookmarkEnd w:id="38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84" w:name="_Toc172098987"/>
      <w:r>
        <w:lastRenderedPageBreak/>
        <w:t>Security</w:t>
      </w:r>
      <w:bookmarkEnd w:id="38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85" w:name="_Toc162423095"/>
      <w:bookmarkStart w:id="386" w:name="_Toc162423686"/>
      <w:bookmarkStart w:id="387" w:name="_Toc172098988"/>
      <w:r>
        <w:lastRenderedPageBreak/>
        <w:t>Class names and ontology</w:t>
      </w:r>
      <w:bookmarkEnd w:id="385"/>
      <w:bookmarkEnd w:id="386"/>
      <w:bookmarkEnd w:id="387"/>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8" w:name="_Toc162423096"/>
      <w:bookmarkStart w:id="389" w:name="_Toc162423687"/>
      <w:bookmarkStart w:id="390" w:name="_Toc172098989"/>
      <w:r>
        <w:t>Fixed class names</w:t>
      </w:r>
      <w:bookmarkEnd w:id="388"/>
      <w:bookmarkEnd w:id="389"/>
      <w:bookmarkEnd w:id="390"/>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017F0E1C" w:rsidR="00DB49C5" w:rsidRDefault="00DB49C5" w:rsidP="00DB49C5">
      <w:pPr>
        <w:pStyle w:val="Caption"/>
      </w:pPr>
      <w:bookmarkStart w:id="391" w:name="_Toc162423151"/>
      <w:bookmarkStart w:id="392" w:name="_Toc162423742"/>
      <w:bookmarkStart w:id="393" w:name="_Toc170288664"/>
      <w:r>
        <w:t xml:space="preserve">Table </w:t>
      </w:r>
      <w:r>
        <w:fldChar w:fldCharType="begin"/>
      </w:r>
      <w:r>
        <w:instrText xml:space="preserve"> SEQ Table \* ARABIC </w:instrText>
      </w:r>
      <w:r>
        <w:fldChar w:fldCharType="separate"/>
      </w:r>
      <w:r w:rsidR="00B83006">
        <w:rPr>
          <w:noProof/>
        </w:rPr>
        <w:t>25</w:t>
      </w:r>
      <w:r>
        <w:rPr>
          <w:noProof/>
        </w:rPr>
        <w:fldChar w:fldCharType="end"/>
      </w:r>
      <w:r>
        <w:tab/>
        <w:t>Fixed class names</w:t>
      </w:r>
      <w:bookmarkEnd w:id="391"/>
      <w:bookmarkEnd w:id="392"/>
      <w:bookmarkEnd w:id="39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39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39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95" w:name="_Toc172098990"/>
      <w:bookmarkStart w:id="396" w:name="_Toc162423097"/>
      <w:bookmarkStart w:id="397" w:name="_Toc162423688"/>
      <w:r w:rsidRPr="00670623">
        <w:lastRenderedPageBreak/>
        <w:t>F</w:t>
      </w:r>
      <w:r w:rsidR="00686D0D" w:rsidRPr="00670623">
        <w:t>ield device profile extensions and layout</w:t>
      </w:r>
      <w:bookmarkEnd w:id="395"/>
    </w:p>
    <w:p w14:paraId="3B7A4F4E" w14:textId="6560B810" w:rsidR="00DB49C5" w:rsidRDefault="00DB49C5" w:rsidP="005600C9">
      <w:pPr>
        <w:pStyle w:val="Heading2"/>
      </w:pPr>
      <w:bookmarkStart w:id="398" w:name="_Toc172098991"/>
      <w:r>
        <w:t>Vendor extensions</w:t>
      </w:r>
      <w:bookmarkEnd w:id="396"/>
      <w:bookmarkEnd w:id="397"/>
      <w:bookmarkEnd w:id="39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9" w:name="_Toc162423098"/>
      <w:bookmarkStart w:id="400" w:name="_Toc162423689"/>
      <w:bookmarkStart w:id="401" w:name="_Toc172098992"/>
      <w:r>
        <w:t>New properties</w:t>
      </w:r>
      <w:bookmarkEnd w:id="399"/>
      <w:bookmarkEnd w:id="400"/>
      <w:bookmarkEnd w:id="40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02" w:name="_Toc162423099"/>
      <w:bookmarkStart w:id="403" w:name="_Toc162423690"/>
      <w:bookmarkStart w:id="404" w:name="_Toc172098993"/>
      <w:r>
        <w:t>New objects</w:t>
      </w:r>
      <w:bookmarkEnd w:id="402"/>
      <w:bookmarkEnd w:id="403"/>
      <w:bookmarkEnd w:id="40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05" w:name="_Toc162423100"/>
      <w:bookmarkStart w:id="406" w:name="_Toc162423691"/>
      <w:bookmarkStart w:id="407" w:name="_Toc172098994"/>
      <w:r>
        <w:t>Translation</w:t>
      </w:r>
      <w:bookmarkEnd w:id="405"/>
      <w:bookmarkEnd w:id="406"/>
      <w:bookmarkEnd w:id="40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8" w:name="_Toc162423101"/>
      <w:bookmarkStart w:id="409" w:name="_Toc162423692"/>
      <w:bookmarkStart w:id="410" w:name="_Toc172098995"/>
      <w:r>
        <w:t>Suggesting SA UI layout</w:t>
      </w:r>
      <w:bookmarkEnd w:id="408"/>
      <w:bookmarkEnd w:id="409"/>
      <w:bookmarkEnd w:id="41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11" w:name="_Toc162423102"/>
      <w:bookmarkStart w:id="412" w:name="_Toc162423693"/>
      <w:bookmarkStart w:id="413" w:name="_Toc172098996"/>
      <w:r>
        <w:t>configFields</w:t>
      </w:r>
      <w:bookmarkEnd w:id="411"/>
      <w:bookmarkEnd w:id="412"/>
      <w:bookmarkEnd w:id="41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14" w:name="_Toc162423103"/>
      <w:bookmarkStart w:id="415" w:name="_Toc162423694"/>
      <w:bookmarkStart w:id="416" w:name="_Toc172098997"/>
      <w:r>
        <w:t>Group</w:t>
      </w:r>
      <w:bookmarkEnd w:id="414"/>
      <w:bookmarkEnd w:id="415"/>
      <w:bookmarkEnd w:id="41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7" w:name="_Ref160025839"/>
      <w:bookmarkStart w:id="418" w:name="_Toc162423104"/>
      <w:bookmarkStart w:id="419" w:name="_Toc162423695"/>
      <w:bookmarkStart w:id="420" w:name="_Toc172098998"/>
      <w:r>
        <w:lastRenderedPageBreak/>
        <w:t>Example use cases</w:t>
      </w:r>
      <w:bookmarkEnd w:id="417"/>
      <w:bookmarkEnd w:id="418"/>
      <w:bookmarkEnd w:id="419"/>
      <w:bookmarkEnd w:id="42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21" w:name="_Toc156487379"/>
    </w:p>
    <w:p w14:paraId="4EC08F38" w14:textId="77777777" w:rsidR="00DB49C5" w:rsidRPr="00D86809" w:rsidRDefault="00DB49C5" w:rsidP="00DB49C5">
      <w:pPr>
        <w:pStyle w:val="Heading2"/>
        <w:ind w:left="578" w:hanging="578"/>
        <w:rPr>
          <w:rFonts w:eastAsia="DengXian Light"/>
          <w:lang w:eastAsia="en-US"/>
        </w:rPr>
      </w:pPr>
      <w:bookmarkStart w:id="422" w:name="_Toc162423105"/>
      <w:bookmarkStart w:id="423" w:name="_Toc162423696"/>
      <w:bookmarkStart w:id="424" w:name="_Toc172098999"/>
      <w:r w:rsidRPr="00D86809">
        <w:rPr>
          <w:rFonts w:eastAsia="DengXian Light"/>
          <w:lang w:eastAsia="en-US"/>
        </w:rPr>
        <w:t>Simplest case</w:t>
      </w:r>
      <w:bookmarkEnd w:id="421"/>
      <w:bookmarkEnd w:id="422"/>
      <w:bookmarkEnd w:id="423"/>
      <w:bookmarkEnd w:id="42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25" w:name="_Toc156487380"/>
      <w:bookmarkStart w:id="426" w:name="_Toc162423106"/>
      <w:bookmarkStart w:id="427" w:name="_Toc162423697"/>
      <w:bookmarkStart w:id="428" w:name="_Toc172099000"/>
      <w:r w:rsidRPr="00D86809">
        <w:rPr>
          <w:rFonts w:eastAsia="DengXian Light"/>
          <w:lang w:eastAsia="en-US"/>
        </w:rPr>
        <w:t>A configurable field device</w:t>
      </w:r>
      <w:bookmarkEnd w:id="425"/>
      <w:bookmarkEnd w:id="426"/>
      <w:bookmarkEnd w:id="427"/>
      <w:bookmarkEnd w:id="42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9" w:name="_Toc162423107"/>
      <w:bookmarkStart w:id="430" w:name="_Toc162423698"/>
      <w:bookmarkStart w:id="431" w:name="_Toc172099001"/>
      <w:r w:rsidRPr="007A017D">
        <w:lastRenderedPageBreak/>
        <w:t xml:space="preserve">Supervisory application </w:t>
      </w:r>
      <w:r>
        <w:t>p</w:t>
      </w:r>
      <w:r w:rsidRPr="007A017D">
        <w:t>rofile document</w:t>
      </w:r>
      <w:bookmarkEnd w:id="429"/>
      <w:bookmarkEnd w:id="430"/>
      <w:bookmarkEnd w:id="43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32" w:name="_Toc162423108"/>
      <w:bookmarkStart w:id="433" w:name="_Toc162423699"/>
      <w:bookmarkStart w:id="434" w:name="_Toc172099002"/>
      <w:r>
        <w:lastRenderedPageBreak/>
        <w:t xml:space="preserve">Appendix: </w:t>
      </w:r>
      <w:r w:rsidR="00DB49C5">
        <w:t>JSON files</w:t>
      </w:r>
      <w:bookmarkEnd w:id="432"/>
      <w:bookmarkEnd w:id="433"/>
      <w:bookmarkEnd w:id="43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35" w:name="_Ref161392844"/>
      <w:bookmarkStart w:id="436" w:name="_Ref161827497"/>
      <w:bookmarkStart w:id="437" w:name="_Toc162423109"/>
      <w:bookmarkStart w:id="438" w:name="_Toc162423700"/>
      <w:bookmarkStart w:id="439" w:name="_Toc172099003"/>
      <w:r>
        <w:lastRenderedPageBreak/>
        <w:t xml:space="preserve">Appendix: </w:t>
      </w:r>
      <w:r w:rsidR="00DB49C5" w:rsidRPr="00466D9D">
        <w:t>Topic summary</w:t>
      </w:r>
      <w:bookmarkEnd w:id="435"/>
      <w:bookmarkEnd w:id="436"/>
      <w:bookmarkEnd w:id="437"/>
      <w:bookmarkEnd w:id="438"/>
      <w:bookmarkEnd w:id="439"/>
    </w:p>
    <w:p w14:paraId="2DB155DE" w14:textId="77777777" w:rsidR="00DB49C5" w:rsidRDefault="00DB49C5" w:rsidP="00DB49C5">
      <w:pPr>
        <w:pStyle w:val="BodyText"/>
      </w:pPr>
      <w:r>
        <w:t>This section lists the topics used by the protocol.</w:t>
      </w:r>
    </w:p>
    <w:p w14:paraId="0737ED35" w14:textId="0DFA3D9C" w:rsidR="00DB49C5" w:rsidRDefault="00DB49C5" w:rsidP="00DB49C5">
      <w:pPr>
        <w:pStyle w:val="Caption"/>
      </w:pPr>
      <w:bookmarkStart w:id="440" w:name="_Toc162423152"/>
      <w:bookmarkStart w:id="441" w:name="_Toc162423743"/>
      <w:bookmarkStart w:id="442" w:name="_Toc170288665"/>
      <w:r>
        <w:t xml:space="preserve">Table </w:t>
      </w:r>
      <w:r>
        <w:fldChar w:fldCharType="begin"/>
      </w:r>
      <w:r>
        <w:instrText xml:space="preserve"> SEQ Table \* ARABIC </w:instrText>
      </w:r>
      <w:r>
        <w:fldChar w:fldCharType="separate"/>
      </w:r>
      <w:r w:rsidR="00B83006">
        <w:rPr>
          <w:noProof/>
        </w:rPr>
        <w:t>26</w:t>
      </w:r>
      <w:r>
        <w:rPr>
          <w:noProof/>
        </w:rPr>
        <w:fldChar w:fldCharType="end"/>
      </w:r>
      <w:r>
        <w:tab/>
        <w:t>Topics used by the protocol</w:t>
      </w:r>
      <w:bookmarkEnd w:id="440"/>
      <w:bookmarkEnd w:id="441"/>
      <w:bookmarkEnd w:id="44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43" w:name="_Ref161043520"/>
      <w:bookmarkStart w:id="444" w:name="_Toc162423110"/>
      <w:bookmarkStart w:id="445" w:name="_Toc162423701"/>
      <w:bookmarkStart w:id="446" w:name="_Toc172099004"/>
      <w:r>
        <w:lastRenderedPageBreak/>
        <w:t xml:space="preserve">Appendix: </w:t>
      </w:r>
      <w:r w:rsidR="00DB49C5" w:rsidRPr="00360437">
        <w:t>Calculated point code</w:t>
      </w:r>
      <w:bookmarkEnd w:id="443"/>
      <w:bookmarkEnd w:id="444"/>
      <w:bookmarkEnd w:id="445"/>
      <w:bookmarkEnd w:id="44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536ABC4D"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7" w:author="Mark Davison" w:date="2024-10-02T09:16:00Z" w16du:dateUtc="2024-10-02T08:16:00Z">
        <w:r w:rsidR="00B83006" w:rsidRPr="00B83006">
          <w:rPr>
            <w:rStyle w:val="Crossreference"/>
            <w:rPrChange w:id="448" w:author="Mark Davison" w:date="2024-10-02T09:16:00Z" w16du:dateUtc="2024-10-02T08:16:00Z">
              <w:rPr/>
            </w:rPrChange>
          </w:rPr>
          <w:t xml:space="preserve">Table </w:t>
        </w:r>
        <w:r w:rsidR="00B83006" w:rsidRPr="00B83006">
          <w:rPr>
            <w:rStyle w:val="Crossreference"/>
            <w:rPrChange w:id="449" w:author="Mark Davison" w:date="2024-10-02T09:16:00Z" w16du:dateUtc="2024-10-02T08:16:00Z">
              <w:rPr>
                <w:noProof/>
              </w:rPr>
            </w:rPrChange>
          </w:rPr>
          <w:t>28</w:t>
        </w:r>
      </w:ins>
      <w:del w:id="450" w:author="Mark Davison" w:date="2024-10-02T09:16:00Z" w16du:dateUtc="2024-10-02T08:16:00Z">
        <w:r w:rsidR="0089770E" w:rsidRPr="00D105EA" w:rsidDel="00B83006">
          <w:rPr>
            <w:rStyle w:val="Crossreference"/>
          </w:rPr>
          <w:delText>Table 28</w:delText>
        </w:r>
      </w:del>
      <w:r w:rsidRPr="00BA7567">
        <w:rPr>
          <w:rStyle w:val="Crossreference"/>
        </w:rPr>
        <w:fldChar w:fldCharType="end"/>
      </w:r>
      <w:r>
        <w:t>.</w:t>
      </w:r>
    </w:p>
    <w:p w14:paraId="1B967DCF" w14:textId="4B953A74" w:rsidR="00DB49C5" w:rsidRDefault="00DB49C5" w:rsidP="00DB49C5">
      <w:pPr>
        <w:pStyle w:val="BodyText"/>
      </w:pPr>
      <w:bookmarkStart w:id="451"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52" w:author="Mark Davison" w:date="2024-10-02T09:16:00Z" w16du:dateUtc="2024-10-02T08:16:00Z">
        <w:r w:rsidR="00B83006" w:rsidRPr="00B83006">
          <w:rPr>
            <w:rStyle w:val="Crossreference"/>
            <w:rPrChange w:id="453" w:author="Mark Davison" w:date="2024-10-02T09:16:00Z" w16du:dateUtc="2024-10-02T08:16:00Z">
              <w:rPr/>
            </w:rPrChange>
          </w:rPr>
          <w:t xml:space="preserve">Table </w:t>
        </w:r>
        <w:r w:rsidR="00B83006" w:rsidRPr="00B83006">
          <w:rPr>
            <w:rStyle w:val="Crossreference"/>
            <w:rPrChange w:id="454" w:author="Mark Davison" w:date="2024-10-02T09:16:00Z" w16du:dateUtc="2024-10-02T08:16:00Z">
              <w:rPr>
                <w:noProof/>
              </w:rPr>
            </w:rPrChange>
          </w:rPr>
          <w:t>27</w:t>
        </w:r>
      </w:ins>
      <w:del w:id="455" w:author="Mark Davison" w:date="2024-10-02T09:16:00Z" w16du:dateUtc="2024-10-02T08:16:00Z">
        <w:r w:rsidR="0089770E" w:rsidRPr="00D105EA" w:rsidDel="00B83006">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51"/>
      <w:r w:rsidRPr="004D5666">
        <w:t>.</w:t>
      </w:r>
    </w:p>
    <w:p w14:paraId="19F69BBA" w14:textId="77777777" w:rsidR="00DB49C5" w:rsidRPr="0002479E" w:rsidRDefault="00DB49C5" w:rsidP="00DB49C5">
      <w:pPr>
        <w:pStyle w:val="AppendixH2"/>
        <w:rPr>
          <w:vanish/>
        </w:rPr>
      </w:pPr>
      <w:bookmarkStart w:id="456" w:name="_Toc162423111"/>
      <w:bookmarkStart w:id="457" w:name="_Toc162423702"/>
      <w:bookmarkStart w:id="458" w:name="_Toc172099005"/>
      <w:bookmarkStart w:id="459" w:name="_Toc156487387"/>
      <w:r>
        <w:t>Evaluation of a calculated point value</w:t>
      </w:r>
      <w:bookmarkEnd w:id="456"/>
      <w:bookmarkEnd w:id="457"/>
      <w:bookmarkEnd w:id="458"/>
    </w:p>
    <w:bookmarkEnd w:id="459"/>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60"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60"/>
    </w:p>
    <w:p w14:paraId="5CD45450" w14:textId="272D16C4"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61" w:author="Mark Davison" w:date="2024-10-02T09:16:00Z" w16du:dateUtc="2024-10-02T08:16:00Z">
        <w:r w:rsidR="00B83006" w:rsidRPr="00B83006">
          <w:rPr>
            <w:rStyle w:val="Crossreference"/>
            <w:rPrChange w:id="462" w:author="Mark Davison" w:date="2024-10-02T09:16:00Z" w16du:dateUtc="2024-10-02T08:16:00Z">
              <w:rPr/>
            </w:rPrChange>
          </w:rPr>
          <w:t xml:space="preserve">Table </w:t>
        </w:r>
        <w:r w:rsidR="00B83006" w:rsidRPr="00B83006">
          <w:rPr>
            <w:rStyle w:val="Crossreference"/>
            <w:rPrChange w:id="463" w:author="Mark Davison" w:date="2024-10-02T09:16:00Z" w16du:dateUtc="2024-10-02T08:16:00Z">
              <w:rPr>
                <w:noProof/>
              </w:rPr>
            </w:rPrChange>
          </w:rPr>
          <w:t>27</w:t>
        </w:r>
      </w:ins>
      <w:del w:id="464" w:author="Mark Davison" w:date="2024-10-02T09:16:00Z" w16du:dateUtc="2024-10-02T08:16:00Z">
        <w:r w:rsidR="0089770E" w:rsidRPr="00D105EA" w:rsidDel="00B83006">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65" w:name="_Toc156487388"/>
      <w:bookmarkStart w:id="466" w:name="_Toc162423112"/>
      <w:bookmarkStart w:id="467" w:name="_Toc162423703"/>
      <w:bookmarkStart w:id="468" w:name="_Toc172099006"/>
      <w:r>
        <w:lastRenderedPageBreak/>
        <w:t>Operation codes</w:t>
      </w:r>
      <w:bookmarkEnd w:id="465"/>
      <w:bookmarkEnd w:id="466"/>
      <w:bookmarkEnd w:id="467"/>
      <w:bookmarkEnd w:id="468"/>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370B95A6" w:rsidR="00DB49C5" w:rsidRPr="004D5666" w:rsidRDefault="00DB49C5" w:rsidP="00DB49C5">
      <w:pPr>
        <w:pStyle w:val="Caption"/>
      </w:pPr>
      <w:bookmarkStart w:id="469" w:name="_Ref161653695"/>
      <w:bookmarkStart w:id="470" w:name="_Toc162423153"/>
      <w:bookmarkStart w:id="471" w:name="_Toc162423744"/>
      <w:bookmarkStart w:id="472" w:name="_Toc170288666"/>
      <w:r>
        <w:t xml:space="preserve">Table </w:t>
      </w:r>
      <w:r>
        <w:fldChar w:fldCharType="begin"/>
      </w:r>
      <w:r>
        <w:instrText xml:space="preserve"> SEQ Table \* ARABIC </w:instrText>
      </w:r>
      <w:r>
        <w:fldChar w:fldCharType="separate"/>
      </w:r>
      <w:r w:rsidR="00B83006">
        <w:rPr>
          <w:noProof/>
        </w:rPr>
        <w:t>27</w:t>
      </w:r>
      <w:r>
        <w:rPr>
          <w:noProof/>
        </w:rPr>
        <w:fldChar w:fldCharType="end"/>
      </w:r>
      <w:bookmarkEnd w:id="469"/>
      <w:r>
        <w:tab/>
        <w:t>Operation codes</w:t>
      </w:r>
      <w:bookmarkEnd w:id="470"/>
      <w:bookmarkEnd w:id="471"/>
      <w:bookmarkEnd w:id="472"/>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73" w:name="_Toc156487389"/>
      <w:bookmarkStart w:id="474" w:name="_Toc162423113"/>
      <w:bookmarkStart w:id="475" w:name="_Toc162423704"/>
      <w:bookmarkStart w:id="476" w:name="_Toc172099007"/>
      <w:r>
        <w:t>Example</w:t>
      </w:r>
      <w:bookmarkEnd w:id="473"/>
      <w:bookmarkEnd w:id="474"/>
      <w:bookmarkEnd w:id="475"/>
      <w:bookmarkEnd w:id="476"/>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060FC6EF" w:rsidR="00DB49C5" w:rsidRPr="00A05FD1" w:rsidRDefault="00DB49C5" w:rsidP="00DB49C5">
      <w:pPr>
        <w:pStyle w:val="Caption"/>
      </w:pPr>
      <w:bookmarkStart w:id="477" w:name="_Ref161653674"/>
      <w:bookmarkStart w:id="478" w:name="_Toc162423154"/>
      <w:bookmarkStart w:id="479" w:name="_Toc162423745"/>
      <w:bookmarkStart w:id="480" w:name="_Toc170288667"/>
      <w:r>
        <w:t xml:space="preserve">Table </w:t>
      </w:r>
      <w:r>
        <w:fldChar w:fldCharType="begin"/>
      </w:r>
      <w:r>
        <w:instrText xml:space="preserve"> SEQ Table \* ARABIC </w:instrText>
      </w:r>
      <w:r>
        <w:fldChar w:fldCharType="separate"/>
      </w:r>
      <w:r w:rsidR="00B83006">
        <w:rPr>
          <w:noProof/>
        </w:rPr>
        <w:t>28</w:t>
      </w:r>
      <w:r>
        <w:rPr>
          <w:noProof/>
        </w:rPr>
        <w:fldChar w:fldCharType="end"/>
      </w:r>
      <w:bookmarkEnd w:id="477"/>
      <w:r>
        <w:tab/>
        <w:t>Example of a calculation</w:t>
      </w:r>
      <w:bookmarkEnd w:id="478"/>
      <w:bookmarkEnd w:id="479"/>
      <w:bookmarkEnd w:id="480"/>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81" w:name="_Toc156487390"/>
      <w:bookmarkStart w:id="482" w:name="_Toc162423114"/>
      <w:bookmarkStart w:id="483" w:name="_Toc162423705"/>
      <w:bookmarkStart w:id="484" w:name="_Toc172099008"/>
      <w:r>
        <w:t>Quality flags</w:t>
      </w:r>
      <w:bookmarkEnd w:id="481"/>
      <w:bookmarkEnd w:id="482"/>
      <w:bookmarkEnd w:id="483"/>
      <w:bookmarkEnd w:id="484"/>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85" w:name="_Toc162423115"/>
      <w:bookmarkStart w:id="486" w:name="_Toc162423706"/>
      <w:bookmarkStart w:id="487" w:name="_Toc172099009"/>
      <w:r>
        <w:lastRenderedPageBreak/>
        <w:t xml:space="preserve">Appendix: </w:t>
      </w:r>
      <w:r w:rsidR="00DB49C5">
        <w:t>Revision history</w:t>
      </w:r>
      <w:bookmarkEnd w:id="485"/>
      <w:bookmarkEnd w:id="486"/>
      <w:bookmarkEnd w:id="487"/>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EFF4E" w14:textId="77777777" w:rsidR="007D463A" w:rsidRDefault="007D463A">
      <w:r>
        <w:separator/>
      </w:r>
    </w:p>
    <w:p w14:paraId="131520E4" w14:textId="77777777" w:rsidR="007D463A" w:rsidRDefault="007D463A"/>
  </w:endnote>
  <w:endnote w:type="continuationSeparator" w:id="0">
    <w:p w14:paraId="64466823" w14:textId="77777777" w:rsidR="007D463A" w:rsidRDefault="007D463A">
      <w:r>
        <w:continuationSeparator/>
      </w:r>
    </w:p>
    <w:p w14:paraId="7C15E439" w14:textId="77777777" w:rsidR="007D463A" w:rsidRDefault="007D463A"/>
  </w:endnote>
  <w:endnote w:type="continuationNotice" w:id="1">
    <w:p w14:paraId="5536F715" w14:textId="77777777" w:rsidR="007D463A" w:rsidRDefault="007D463A"/>
    <w:p w14:paraId="38B1C841" w14:textId="77777777" w:rsidR="007D463A" w:rsidRDefault="007D46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72E4A086"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B83006">
        <w:t>2.1</w:t>
      </w:r>
    </w:fldSimple>
    <w:r w:rsidR="00617D3E">
      <w:t xml:space="preserve"> | </w:t>
    </w:r>
    <w:fldSimple w:instr=" DOCPROPERTY  &quot;Issue Date&quot;  \* MERGEFORMAT ">
      <w:r w:rsidR="00B83006">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19764158"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B83006">
        <w:t>2.1</w:t>
      </w:r>
    </w:fldSimple>
    <w:r>
      <w:t xml:space="preserve"> | </w:t>
    </w:r>
    <w:fldSimple w:instr=" DOCPROPERTY  &quot;Issue Date&quot;  \* MERGEFORMAT ">
      <w:r w:rsidR="00B83006">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17F3313C"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B83006">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1168C019"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B83006">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2B5C1BC"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B83006">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7BD2ECA1"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B83006">
        <w:t>26-Jun-24</w:t>
      </w:r>
    </w:fldSimple>
    <w:bookmarkStart w:id="488" w:name="_Toc195946168"/>
    <w:bookmarkStart w:id="489" w:name="_Toc195946220"/>
    <w:bookmarkEnd w:id="488"/>
    <w:bookmarkEnd w:id="48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5CC932" w14:textId="77777777" w:rsidR="007D463A" w:rsidRDefault="007D463A">
      <w:r>
        <w:separator/>
      </w:r>
    </w:p>
    <w:p w14:paraId="0F9F74E9" w14:textId="77777777" w:rsidR="007D463A" w:rsidRDefault="007D463A"/>
  </w:footnote>
  <w:footnote w:type="continuationSeparator" w:id="0">
    <w:p w14:paraId="14210286" w14:textId="77777777" w:rsidR="007D463A" w:rsidRDefault="007D463A">
      <w:r>
        <w:continuationSeparator/>
      </w:r>
    </w:p>
    <w:p w14:paraId="516A993C" w14:textId="77777777" w:rsidR="007D463A" w:rsidRDefault="007D463A"/>
  </w:footnote>
  <w:footnote w:type="continuationNotice" w:id="1">
    <w:p w14:paraId="751BAC9A" w14:textId="77777777" w:rsidR="007D463A" w:rsidRDefault="007D463A"/>
    <w:p w14:paraId="41B984D6" w14:textId="77777777" w:rsidR="007D463A" w:rsidRDefault="007D46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006"/>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9678</TotalTime>
  <Pages>96</Pages>
  <Words>26910</Words>
  <Characters>153393</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179944</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823</cp:revision>
  <cp:lastPrinted>2024-10-02T08:16:00Z</cp:lastPrinted>
  <dcterms:created xsi:type="dcterms:W3CDTF">2024-02-28T10:16:00Z</dcterms:created>
  <dcterms:modified xsi:type="dcterms:W3CDTF">2024-10-02T08:17:00Z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