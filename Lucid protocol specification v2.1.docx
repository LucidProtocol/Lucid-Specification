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CBDFB" w14:textId="77777777" w:rsidR="004B37DD" w:rsidRDefault="004B37DD" w:rsidP="00112A8C">
      <w:pPr>
        <w:pStyle w:val="Caption"/>
        <w:rPr>
          <w:color w:val="102A4E"/>
        </w:rPr>
      </w:pPr>
      <w:r>
        <w:rPr>
          <w:noProof/>
        </w:rPr>
        <w:drawing>
          <wp:inline distT="0" distB="0" distL="0" distR="0" wp14:anchorId="0DE0F10C" wp14:editId="10A6324C">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2764F2A6" w:rsidR="00B0230C" w:rsidRDefault="00C16248" w:rsidP="00824B44">
      <w:pPr>
        <w:pStyle w:val="Documentdate"/>
        <w:spacing w:before="240"/>
        <w:ind w:right="504"/>
      </w:pPr>
      <w:r>
        <w:t xml:space="preserve">Date: </w:t>
      </w:r>
      <w:fldSimple w:instr=" DOCPROPERTY  &quot;Issue Date&quot;  \* MERGEFORMAT ">
        <w:r w:rsidR="00B517EE">
          <w:t>25-Jun-24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0" w:name="_Toc170288539"/>
      <w:r w:rsidRPr="00B706D4">
        <w:lastRenderedPageBreak/>
        <w:t xml:space="preserve">Disclaimer and </w:t>
      </w:r>
      <w:r w:rsidR="000A3605" w:rsidRPr="00B706D4">
        <w:t>license</w:t>
      </w:r>
      <w:r w:rsidRPr="00B706D4">
        <w:t xml:space="preserve"> agreement</w:t>
      </w:r>
      <w:bookmarkEnd w:id="0"/>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 xml:space="preserve">Permission to copy, and distribute the contents of this document, in any medium for any purpose and without fee or royalty is hereby granted, </w:t>
      </w:r>
      <w:proofErr w:type="gramStart"/>
      <w:r>
        <w:t>provided that</w:t>
      </w:r>
      <w:proofErr w:type="gramEnd"/>
      <w:r>
        <w:t xml:space="preserve">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1" w:name="_Toc170288540"/>
      <w:r>
        <w:t>Co</w:t>
      </w:r>
      <w:r w:rsidRPr="00B706D4">
        <w:t>p</w:t>
      </w:r>
      <w:r>
        <w:t>yright</w:t>
      </w:r>
      <w:bookmarkEnd w:id="1"/>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w:t>
      </w:r>
      <w:proofErr w:type="gramStart"/>
      <w:r>
        <w:t>at all times</w:t>
      </w:r>
      <w:proofErr w:type="gramEnd"/>
      <w:r>
        <w:t xml:space="preserve">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2" w:name="_Toc170288541"/>
      <w:r w:rsidRPr="00392D81">
        <w:lastRenderedPageBreak/>
        <w:t>Conta</w:t>
      </w:r>
      <w:r w:rsidR="00004108" w:rsidRPr="00392D81">
        <w:t xml:space="preserve">ct </w:t>
      </w:r>
      <w:proofErr w:type="gramStart"/>
      <w:r w:rsidR="00004108" w:rsidRPr="00AF4EAB">
        <w:t>address</w:t>
      </w:r>
      <w:bookmarkEnd w:id="2"/>
      <w:proofErr w:type="gramEnd"/>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3" w:name="_Toc170288542"/>
      <w:r w:rsidRPr="00E15C9D">
        <w:t>Notices</w:t>
      </w:r>
      <w:bookmarkEnd w:id="3"/>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4" w:name="_Toc170288543"/>
      <w:r>
        <w:t>Conventions</w:t>
      </w:r>
      <w:bookmarkEnd w:id="4"/>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5D25E3">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5C8593AA" w14:textId="77777777" w:rsidR="00637C28" w:rsidRPr="00637C28" w:rsidRDefault="00637C28" w:rsidP="00637C28">
      <w:pPr>
        <w:rPr>
          <w:lang w:eastAsia="en-US"/>
        </w:rPr>
      </w:pPr>
    </w:p>
    <w:p w14:paraId="3C497133" w14:textId="578A522E" w:rsidR="00B706D4" w:rsidRPr="00E20E84" w:rsidRDefault="00B706D4" w:rsidP="00A93F64">
      <w:pPr>
        <w:pStyle w:val="Headingpreface"/>
      </w:pPr>
      <w:bookmarkStart w:id="5" w:name="_Toc170288544"/>
      <w:r w:rsidRPr="00E20E84">
        <w:t>Glossary of terms</w:t>
      </w:r>
      <w:bookmarkEnd w:id="5"/>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5600"/>
      </w:tblGrid>
      <w:tr w:rsidR="00B706D4" w14:paraId="58C02474" w14:textId="77777777" w:rsidTr="00DA5685">
        <w:trPr>
          <w:tblHeader/>
          <w:jc w:val="center"/>
        </w:trPr>
        <w:tc>
          <w:tcPr>
            <w:tcW w:w="3681" w:type="dxa"/>
            <w:shd w:val="clear" w:color="auto" w:fill="5BABD3"/>
            <w:vAlign w:val="center"/>
          </w:tcPr>
          <w:p w14:paraId="5A3A7C9A" w14:textId="77777777" w:rsidR="00B706D4" w:rsidRPr="00B61C9B" w:rsidRDefault="00B706D4" w:rsidP="00B97174">
            <w:pPr>
              <w:pStyle w:val="TableHeading"/>
            </w:pPr>
            <w:r>
              <w:t>Abbreviation/Term</w:t>
            </w:r>
          </w:p>
        </w:tc>
        <w:tc>
          <w:tcPr>
            <w:tcW w:w="5600" w:type="dxa"/>
            <w:shd w:val="clear" w:color="auto" w:fill="5BABD3"/>
            <w:vAlign w:val="center"/>
          </w:tcPr>
          <w:p w14:paraId="10CB0D0B" w14:textId="77777777" w:rsidR="00B706D4" w:rsidRPr="00B61C9B" w:rsidRDefault="00B706D4" w:rsidP="00B97174">
            <w:pPr>
              <w:pStyle w:val="TableHeading"/>
            </w:pPr>
            <w:r>
              <w:t>Definition</w:t>
            </w:r>
          </w:p>
        </w:tc>
      </w:tr>
      <w:tr w:rsidR="007D4BFF" w14:paraId="35BE569C" w14:textId="77777777" w:rsidTr="00DA5685">
        <w:trPr>
          <w:jc w:val="center"/>
        </w:trPr>
        <w:tc>
          <w:tcPr>
            <w:tcW w:w="3681" w:type="dxa"/>
            <w:shd w:val="clear" w:color="auto" w:fill="auto"/>
          </w:tcPr>
          <w:p w14:paraId="1FE775D0" w14:textId="45933EBC" w:rsidR="007D4BFF" w:rsidRPr="00A811D3" w:rsidRDefault="007D4BFF" w:rsidP="005D25E3">
            <w:pPr>
              <w:pStyle w:val="TableText"/>
            </w:pPr>
            <w:r>
              <w:t>BOM</w:t>
            </w:r>
          </w:p>
        </w:tc>
        <w:tc>
          <w:tcPr>
            <w:tcW w:w="5600" w:type="dxa"/>
            <w:shd w:val="clear" w:color="auto" w:fill="auto"/>
          </w:tcPr>
          <w:p w14:paraId="0D9F5CF8" w14:textId="38318580" w:rsidR="007D4BFF" w:rsidRPr="00BB4BBA" w:rsidRDefault="007D4BFF" w:rsidP="005D25E3">
            <w:pPr>
              <w:pStyle w:val="TableText"/>
            </w:pPr>
            <w:r>
              <w:t>Byte Order Mark</w:t>
            </w:r>
          </w:p>
        </w:tc>
      </w:tr>
      <w:tr w:rsidR="00B706D4" w14:paraId="1DA250A1" w14:textId="77777777" w:rsidTr="00DA5685">
        <w:trPr>
          <w:jc w:val="center"/>
        </w:trPr>
        <w:tc>
          <w:tcPr>
            <w:tcW w:w="3681" w:type="dxa"/>
            <w:shd w:val="clear" w:color="auto" w:fill="auto"/>
          </w:tcPr>
          <w:p w14:paraId="5E435E97" w14:textId="3102F756" w:rsidR="00B706D4" w:rsidRPr="00A811D3" w:rsidRDefault="00BB4BBA" w:rsidP="005D25E3">
            <w:pPr>
              <w:pStyle w:val="TableText"/>
            </w:pPr>
            <w:r w:rsidRPr="00A811D3">
              <w:t xml:space="preserve">Broker </w:t>
            </w:r>
          </w:p>
        </w:tc>
        <w:tc>
          <w:tcPr>
            <w:tcW w:w="5600" w:type="dxa"/>
            <w:shd w:val="clear" w:color="auto" w:fill="auto"/>
          </w:tcPr>
          <w:p w14:paraId="5990A8A3" w14:textId="10DE1DD3" w:rsidR="00B706D4" w:rsidRPr="008A325B" w:rsidRDefault="00BB4BBA" w:rsidP="005D25E3">
            <w:pPr>
              <w:pStyle w:val="TableText"/>
            </w:pPr>
            <w:r w:rsidRPr="00BB4BBA">
              <w:t>Also named MQTT Server</w:t>
            </w:r>
            <w:r>
              <w:t xml:space="preserve">. </w:t>
            </w:r>
            <w:r w:rsidRPr="00BB4BBA">
              <w:t>Service for storing and forwarding MQTT messages.</w:t>
            </w:r>
          </w:p>
        </w:tc>
      </w:tr>
      <w:tr w:rsidR="00B706D4" w14:paraId="4DE84B48" w14:textId="77777777" w:rsidTr="00DA5685">
        <w:trPr>
          <w:jc w:val="center"/>
        </w:trPr>
        <w:tc>
          <w:tcPr>
            <w:tcW w:w="3681" w:type="dxa"/>
            <w:shd w:val="clear" w:color="auto" w:fill="auto"/>
          </w:tcPr>
          <w:p w14:paraId="76FBFB0A" w14:textId="76246170" w:rsidR="00B706D4" w:rsidRPr="00A811D3" w:rsidRDefault="00BB4BBA" w:rsidP="005D25E3">
            <w:pPr>
              <w:pStyle w:val="TableText"/>
            </w:pPr>
            <w:r w:rsidRPr="00A811D3">
              <w:t>Device Configuration</w:t>
            </w:r>
          </w:p>
        </w:tc>
        <w:tc>
          <w:tcPr>
            <w:tcW w:w="5600" w:type="dxa"/>
            <w:shd w:val="clear" w:color="auto" w:fill="auto"/>
          </w:tcPr>
          <w:p w14:paraId="3BDAA492" w14:textId="4D6328A0" w:rsidR="00B706D4" w:rsidRPr="008A325B" w:rsidRDefault="00BB4BBA" w:rsidP="005D25E3">
            <w:pPr>
              <w:pStyle w:val="TableTex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DA5685">
        <w:trPr>
          <w:jc w:val="center"/>
        </w:trPr>
        <w:tc>
          <w:tcPr>
            <w:tcW w:w="3681" w:type="dxa"/>
            <w:shd w:val="clear" w:color="auto" w:fill="auto"/>
          </w:tcPr>
          <w:p w14:paraId="7EA48C2F" w14:textId="28D2E470" w:rsidR="00BB4BBA" w:rsidRPr="00A811D3" w:rsidRDefault="00BB4BBA" w:rsidP="005D25E3">
            <w:pPr>
              <w:pStyle w:val="TableText"/>
            </w:pPr>
            <w:r w:rsidRPr="00A811D3">
              <w:t>Device Profile</w:t>
            </w:r>
          </w:p>
        </w:tc>
        <w:tc>
          <w:tcPr>
            <w:tcW w:w="5600" w:type="dxa"/>
            <w:shd w:val="clear" w:color="auto" w:fill="auto"/>
          </w:tcPr>
          <w:p w14:paraId="09A2EAF4" w14:textId="4CE85B31" w:rsidR="00BB4BBA" w:rsidRPr="00BB4BBA" w:rsidRDefault="00BB4BBA" w:rsidP="005D25E3">
            <w:pPr>
              <w:pStyle w:val="TableTex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DA5685">
        <w:trPr>
          <w:jc w:val="center"/>
        </w:trPr>
        <w:tc>
          <w:tcPr>
            <w:tcW w:w="3681" w:type="dxa"/>
            <w:shd w:val="clear" w:color="auto" w:fill="auto"/>
          </w:tcPr>
          <w:p w14:paraId="0CF4EB45" w14:textId="61B50796" w:rsidR="00BB4BBA" w:rsidRPr="00BA7567" w:rsidRDefault="00BB4BBA" w:rsidP="005D25E3">
            <w:pPr>
              <w:pStyle w:val="TableText"/>
            </w:pPr>
            <w:r w:rsidRPr="00BA7567">
              <w:t>FD</w:t>
            </w:r>
          </w:p>
        </w:tc>
        <w:tc>
          <w:tcPr>
            <w:tcW w:w="5600" w:type="dxa"/>
            <w:shd w:val="clear" w:color="auto" w:fill="auto"/>
          </w:tcPr>
          <w:p w14:paraId="2AF25EC1" w14:textId="549A3A59" w:rsidR="00BB4BBA" w:rsidRPr="00BA7567" w:rsidRDefault="00816354" w:rsidP="005D25E3">
            <w:pPr>
              <w:pStyle w:val="TableTex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DA5685">
        <w:trPr>
          <w:jc w:val="center"/>
        </w:trPr>
        <w:tc>
          <w:tcPr>
            <w:tcW w:w="3681" w:type="dxa"/>
            <w:shd w:val="clear" w:color="auto" w:fill="auto"/>
          </w:tcPr>
          <w:p w14:paraId="1E2753CB" w14:textId="285A6C24" w:rsidR="0030026D" w:rsidRPr="00BA7567" w:rsidRDefault="0030026D" w:rsidP="005D25E3">
            <w:pPr>
              <w:pStyle w:val="TableText"/>
            </w:pPr>
            <w:r w:rsidRPr="00BA7567">
              <w:t>Field Device Link</w:t>
            </w:r>
          </w:p>
        </w:tc>
        <w:tc>
          <w:tcPr>
            <w:tcW w:w="5600" w:type="dxa"/>
            <w:shd w:val="clear" w:color="auto" w:fill="auto"/>
          </w:tcPr>
          <w:p w14:paraId="65C6452C" w14:textId="4E7D717A" w:rsidR="0030026D" w:rsidRPr="00BA7567" w:rsidRDefault="0030026D" w:rsidP="005D25E3">
            <w:pPr>
              <w:pStyle w:val="TableTex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DA5685">
        <w:trPr>
          <w:jc w:val="center"/>
        </w:trPr>
        <w:tc>
          <w:tcPr>
            <w:tcW w:w="3681" w:type="dxa"/>
            <w:shd w:val="clear" w:color="auto" w:fill="auto"/>
          </w:tcPr>
          <w:p w14:paraId="6FC18633" w14:textId="016E5F96" w:rsidR="00A811D3" w:rsidRPr="00A811D3" w:rsidRDefault="00A811D3" w:rsidP="005D25E3">
            <w:pPr>
              <w:pStyle w:val="TableText"/>
            </w:pPr>
            <w:r>
              <w:t>IIOT</w:t>
            </w:r>
          </w:p>
        </w:tc>
        <w:tc>
          <w:tcPr>
            <w:tcW w:w="5600" w:type="dxa"/>
            <w:shd w:val="clear" w:color="auto" w:fill="auto"/>
          </w:tcPr>
          <w:p w14:paraId="6E463C40" w14:textId="610A4A28" w:rsidR="00A811D3" w:rsidRPr="00BB4BBA" w:rsidRDefault="00A811D3" w:rsidP="005D25E3">
            <w:pPr>
              <w:pStyle w:val="TableText"/>
            </w:pPr>
            <w:r>
              <w:t>Industrial Internet of Things</w:t>
            </w:r>
          </w:p>
        </w:tc>
      </w:tr>
      <w:tr w:rsidR="00A811D3" w14:paraId="2764928C" w14:textId="77777777" w:rsidTr="00DA5685">
        <w:trPr>
          <w:jc w:val="center"/>
        </w:trPr>
        <w:tc>
          <w:tcPr>
            <w:tcW w:w="3681" w:type="dxa"/>
            <w:shd w:val="clear" w:color="auto" w:fill="auto"/>
          </w:tcPr>
          <w:p w14:paraId="49E1EE6C" w14:textId="5216F038" w:rsidR="00A811D3" w:rsidRPr="00A811D3" w:rsidRDefault="00A811D3" w:rsidP="005D25E3">
            <w:pPr>
              <w:pStyle w:val="TableText"/>
            </w:pPr>
            <w:r>
              <w:t>IOT</w:t>
            </w:r>
          </w:p>
        </w:tc>
        <w:tc>
          <w:tcPr>
            <w:tcW w:w="5600" w:type="dxa"/>
            <w:shd w:val="clear" w:color="auto" w:fill="auto"/>
          </w:tcPr>
          <w:p w14:paraId="7B848EBB" w14:textId="35C94245" w:rsidR="00A811D3" w:rsidRPr="00BB4BBA" w:rsidRDefault="00A811D3" w:rsidP="005D25E3">
            <w:pPr>
              <w:pStyle w:val="TableText"/>
            </w:pPr>
            <w:r>
              <w:t>Internet of Things</w:t>
            </w:r>
          </w:p>
        </w:tc>
      </w:tr>
      <w:tr w:rsidR="00BB4BBA" w14:paraId="30CB30BB" w14:textId="77777777" w:rsidTr="00DA5685">
        <w:trPr>
          <w:jc w:val="center"/>
        </w:trPr>
        <w:tc>
          <w:tcPr>
            <w:tcW w:w="3681" w:type="dxa"/>
            <w:shd w:val="clear" w:color="auto" w:fill="auto"/>
          </w:tcPr>
          <w:p w14:paraId="7D1A410A" w14:textId="1C534D63" w:rsidR="00BB4BBA" w:rsidRPr="00BA7567" w:rsidRDefault="009D3A7D" w:rsidP="005D25E3">
            <w:pPr>
              <w:pStyle w:val="TableText"/>
            </w:pPr>
            <w:r w:rsidRPr="00BA7567">
              <w:t>JSON</w:t>
            </w:r>
          </w:p>
        </w:tc>
        <w:tc>
          <w:tcPr>
            <w:tcW w:w="5600" w:type="dxa"/>
            <w:shd w:val="clear" w:color="auto" w:fill="auto"/>
          </w:tcPr>
          <w:p w14:paraId="733E1C28" w14:textId="64698931" w:rsidR="00BB4BBA" w:rsidRPr="00BA7567" w:rsidRDefault="00D34840" w:rsidP="005D25E3">
            <w:pPr>
              <w:pStyle w:val="TableText"/>
            </w:pPr>
            <w:r w:rsidRPr="00BA7567">
              <w:t>Javascript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DA5685">
        <w:trPr>
          <w:jc w:val="center"/>
        </w:trPr>
        <w:tc>
          <w:tcPr>
            <w:tcW w:w="3681" w:type="dxa"/>
            <w:shd w:val="clear" w:color="auto" w:fill="auto"/>
          </w:tcPr>
          <w:p w14:paraId="3C93523E" w14:textId="46D257D0" w:rsidR="00E05760" w:rsidRPr="00A811D3" w:rsidRDefault="00E05760" w:rsidP="005D25E3">
            <w:pPr>
              <w:pStyle w:val="TableText"/>
            </w:pPr>
            <w:r>
              <w:t>LWT</w:t>
            </w:r>
          </w:p>
        </w:tc>
        <w:tc>
          <w:tcPr>
            <w:tcW w:w="5600" w:type="dxa"/>
            <w:shd w:val="clear" w:color="auto" w:fill="auto"/>
          </w:tcPr>
          <w:p w14:paraId="7AC6EC30" w14:textId="33D8725A" w:rsidR="00E05760" w:rsidRPr="009D3A7D" w:rsidRDefault="00E05760" w:rsidP="005D25E3">
            <w:pPr>
              <w:pStyle w:val="TableTex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DA5685">
        <w:trPr>
          <w:jc w:val="center"/>
        </w:trPr>
        <w:tc>
          <w:tcPr>
            <w:tcW w:w="3681" w:type="dxa"/>
            <w:shd w:val="clear" w:color="auto" w:fill="auto"/>
          </w:tcPr>
          <w:p w14:paraId="029B6B8A" w14:textId="552C2F3F" w:rsidR="00BB4BBA" w:rsidRPr="00A811D3" w:rsidRDefault="009D3A7D" w:rsidP="005D25E3">
            <w:pPr>
              <w:pStyle w:val="TableText"/>
            </w:pPr>
            <w:r w:rsidRPr="00A811D3">
              <w:lastRenderedPageBreak/>
              <w:t>MQTT</w:t>
            </w:r>
          </w:p>
        </w:tc>
        <w:tc>
          <w:tcPr>
            <w:tcW w:w="5600" w:type="dxa"/>
            <w:shd w:val="clear" w:color="auto" w:fill="auto"/>
          </w:tcPr>
          <w:p w14:paraId="1F7933A6" w14:textId="7F4172FF" w:rsidR="00BB4BBA" w:rsidRPr="00BB4BBA" w:rsidRDefault="009D3A7D" w:rsidP="005D25E3">
            <w:pPr>
              <w:pStyle w:val="TableText"/>
            </w:pPr>
            <w:r w:rsidRPr="009D3A7D">
              <w:t>Lightweight publish/subscribe (pub-sub) machine-to-machine network protocol</w:t>
            </w:r>
            <w:r>
              <w:t>.</w:t>
            </w:r>
          </w:p>
        </w:tc>
      </w:tr>
      <w:tr w:rsidR="00A811D3" w14:paraId="1522C7EF" w14:textId="77777777" w:rsidTr="00DA5685">
        <w:trPr>
          <w:jc w:val="center"/>
        </w:trPr>
        <w:tc>
          <w:tcPr>
            <w:tcW w:w="3681" w:type="dxa"/>
            <w:shd w:val="clear" w:color="auto" w:fill="auto"/>
          </w:tcPr>
          <w:p w14:paraId="06E40A44" w14:textId="6F9A76D9" w:rsidR="00A811D3" w:rsidRPr="00A811D3" w:rsidRDefault="00A811D3" w:rsidP="005D25E3">
            <w:pPr>
              <w:pStyle w:val="TableText"/>
            </w:pPr>
            <w:r>
              <w:t>OT</w:t>
            </w:r>
          </w:p>
        </w:tc>
        <w:tc>
          <w:tcPr>
            <w:tcW w:w="5600" w:type="dxa"/>
            <w:shd w:val="clear" w:color="auto" w:fill="auto"/>
          </w:tcPr>
          <w:p w14:paraId="756A96A9" w14:textId="08AB4CAB" w:rsidR="00A811D3" w:rsidRPr="009D3A7D" w:rsidRDefault="00A811D3" w:rsidP="005D25E3">
            <w:pPr>
              <w:pStyle w:val="TableText"/>
            </w:pPr>
            <w:r>
              <w:t>Operational Technology</w:t>
            </w:r>
          </w:p>
        </w:tc>
      </w:tr>
      <w:tr w:rsidR="00405E4C" w14:paraId="21EC5B70" w14:textId="77777777" w:rsidTr="00DA5685">
        <w:trPr>
          <w:jc w:val="center"/>
        </w:trPr>
        <w:tc>
          <w:tcPr>
            <w:tcW w:w="3681" w:type="dxa"/>
            <w:shd w:val="clear" w:color="auto" w:fill="auto"/>
          </w:tcPr>
          <w:p w14:paraId="3630CD4F" w14:textId="3A8B3DAB" w:rsidR="00405E4C" w:rsidRDefault="00405E4C" w:rsidP="005D25E3">
            <w:pPr>
              <w:pStyle w:val="TableText"/>
            </w:pPr>
            <w:r>
              <w:t>Payload</w:t>
            </w:r>
          </w:p>
        </w:tc>
        <w:tc>
          <w:tcPr>
            <w:tcW w:w="5600" w:type="dxa"/>
            <w:shd w:val="clear" w:color="auto" w:fill="auto"/>
          </w:tcPr>
          <w:p w14:paraId="09411C6E" w14:textId="23F8E4CB" w:rsidR="00405E4C" w:rsidRDefault="00405E4C" w:rsidP="005D25E3">
            <w:pPr>
              <w:pStyle w:val="TableText"/>
            </w:pPr>
            <w:r>
              <w:t>D</w:t>
            </w:r>
            <w:r w:rsidRPr="00405E4C">
              <w:t>ata items represented in the protocol in JSON format</w:t>
            </w:r>
            <w:r>
              <w:t>.</w:t>
            </w:r>
            <w:r w:rsidRPr="00405E4C">
              <w:t xml:space="preserve"> </w:t>
            </w:r>
          </w:p>
        </w:tc>
      </w:tr>
      <w:tr w:rsidR="00BB4BBA" w14:paraId="6A11830A" w14:textId="77777777" w:rsidTr="00DA5685">
        <w:trPr>
          <w:jc w:val="center"/>
        </w:trPr>
        <w:tc>
          <w:tcPr>
            <w:tcW w:w="3681" w:type="dxa"/>
            <w:shd w:val="clear" w:color="auto" w:fill="auto"/>
          </w:tcPr>
          <w:p w14:paraId="609043A7" w14:textId="029E57C1" w:rsidR="00BB4BBA" w:rsidRPr="00A811D3" w:rsidRDefault="009D3A7D" w:rsidP="005D25E3">
            <w:pPr>
              <w:pStyle w:val="TableText"/>
            </w:pPr>
            <w:r w:rsidRPr="00A811D3">
              <w:t>Point</w:t>
            </w:r>
          </w:p>
        </w:tc>
        <w:tc>
          <w:tcPr>
            <w:tcW w:w="5600" w:type="dxa"/>
            <w:shd w:val="clear" w:color="auto" w:fill="auto"/>
          </w:tcPr>
          <w:p w14:paraId="19804CDD" w14:textId="13DB969E" w:rsidR="00BB4BBA" w:rsidRPr="00BB4BBA" w:rsidRDefault="009D3A7D" w:rsidP="005D25E3">
            <w:pPr>
              <w:pStyle w:val="TableTex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DA5685">
        <w:trPr>
          <w:jc w:val="center"/>
        </w:trPr>
        <w:tc>
          <w:tcPr>
            <w:tcW w:w="3681" w:type="dxa"/>
            <w:shd w:val="clear" w:color="auto" w:fill="auto"/>
          </w:tcPr>
          <w:p w14:paraId="21C1EE8D" w14:textId="173C5CCB" w:rsidR="000C3CED" w:rsidRPr="00BA7567" w:rsidRDefault="000C3CED" w:rsidP="005D25E3">
            <w:pPr>
              <w:pStyle w:val="TableText"/>
            </w:pPr>
            <w:r w:rsidRPr="00BA7567">
              <w:t>QoS</w:t>
            </w:r>
          </w:p>
        </w:tc>
        <w:tc>
          <w:tcPr>
            <w:tcW w:w="5600" w:type="dxa"/>
            <w:shd w:val="clear" w:color="auto" w:fill="auto"/>
          </w:tcPr>
          <w:p w14:paraId="27E95950" w14:textId="6674BEB2" w:rsidR="000C3CED" w:rsidRPr="00BA7567" w:rsidRDefault="00403DE2" w:rsidP="005D25E3">
            <w:pPr>
              <w:pStyle w:val="TableText"/>
            </w:pPr>
            <w:r w:rsidRPr="00BA7567">
              <w:t xml:space="preserve">MQTT Topic </w:t>
            </w:r>
            <w:r w:rsidR="000C3CED" w:rsidRPr="00BA7567">
              <w:t>Quality of Service</w:t>
            </w:r>
          </w:p>
        </w:tc>
      </w:tr>
      <w:tr w:rsidR="009D3A7D" w14:paraId="356B879B" w14:textId="77777777" w:rsidTr="00DA5685">
        <w:trPr>
          <w:jc w:val="center"/>
        </w:trPr>
        <w:tc>
          <w:tcPr>
            <w:tcW w:w="3681" w:type="dxa"/>
            <w:shd w:val="clear" w:color="auto" w:fill="auto"/>
          </w:tcPr>
          <w:p w14:paraId="25626D02" w14:textId="2A19C51F" w:rsidR="009D3A7D" w:rsidRPr="00BA7567" w:rsidRDefault="009D3A7D" w:rsidP="005D25E3">
            <w:pPr>
              <w:pStyle w:val="TableText"/>
            </w:pPr>
            <w:r w:rsidRPr="00BA7567">
              <w:t>SA</w:t>
            </w:r>
          </w:p>
        </w:tc>
        <w:tc>
          <w:tcPr>
            <w:tcW w:w="5600" w:type="dxa"/>
            <w:shd w:val="clear" w:color="auto" w:fill="auto"/>
          </w:tcPr>
          <w:p w14:paraId="4BFC9EF9" w14:textId="39AC0F0D" w:rsidR="009D3A7D" w:rsidRPr="00BA7567" w:rsidRDefault="00A9514D" w:rsidP="005D25E3">
            <w:pPr>
              <w:pStyle w:val="TableText"/>
            </w:pPr>
            <w:r w:rsidRPr="00BA7567">
              <w:t>Supervisory Application, a</w:t>
            </w:r>
            <w:r w:rsidR="009D3A7D" w:rsidRPr="00BA7567">
              <w:t xml:space="preserve">lso known as Master Station (MS). Service for acquiring and processing data, </w:t>
            </w:r>
            <w:proofErr w:type="gramStart"/>
            <w:r w:rsidR="009D3A7D" w:rsidRPr="00BA7567">
              <w:t>monitoring</w:t>
            </w:r>
            <w:proofErr w:type="gramEnd"/>
            <w:r w:rsidR="009D3A7D" w:rsidRPr="00BA7567">
              <w:t xml:space="preserve"> and controlling devices and processes.</w:t>
            </w:r>
          </w:p>
        </w:tc>
      </w:tr>
      <w:tr w:rsidR="009D3A7D" w14:paraId="3C38804F" w14:textId="77777777" w:rsidTr="00DA5685">
        <w:trPr>
          <w:jc w:val="center"/>
        </w:trPr>
        <w:tc>
          <w:tcPr>
            <w:tcW w:w="3681" w:type="dxa"/>
            <w:shd w:val="clear" w:color="auto" w:fill="auto"/>
          </w:tcPr>
          <w:p w14:paraId="198A4D24" w14:textId="1F574B59" w:rsidR="009D3A7D" w:rsidRPr="00A811D3" w:rsidRDefault="009D3A7D" w:rsidP="005D25E3">
            <w:pPr>
              <w:pStyle w:val="TableText"/>
            </w:pPr>
            <w:r w:rsidRPr="00A811D3">
              <w:t>Topic</w:t>
            </w:r>
          </w:p>
        </w:tc>
        <w:tc>
          <w:tcPr>
            <w:tcW w:w="5600" w:type="dxa"/>
            <w:shd w:val="clear" w:color="auto" w:fill="auto"/>
          </w:tcPr>
          <w:p w14:paraId="69BE1500" w14:textId="157FFB34" w:rsidR="009D3A7D" w:rsidRPr="009D3A7D" w:rsidRDefault="009D3A7D" w:rsidP="005D25E3">
            <w:pPr>
              <w:pStyle w:val="TableText"/>
            </w:pPr>
            <w:r w:rsidRPr="00BA7567">
              <w:t>MQTT name for a message stream</w:t>
            </w:r>
            <w:r w:rsidR="00425309" w:rsidRPr="00BA7567">
              <w:t xml:space="preserve"> on an MQTT Broker</w:t>
            </w:r>
            <w:r w:rsidRPr="00BA7567">
              <w:t xml:space="preserve">, notionally </w:t>
            </w:r>
            <w:proofErr w:type="gramStart"/>
            <w:r w:rsidRPr="00BA7567">
              <w:t>similar to</w:t>
            </w:r>
            <w:proofErr w:type="gramEnd"/>
            <w:r w:rsidRPr="00BA7567">
              <w:t xml:space="preserve">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DA5685">
        <w:trPr>
          <w:jc w:val="center"/>
        </w:trPr>
        <w:tc>
          <w:tcPr>
            <w:tcW w:w="3681" w:type="dxa"/>
            <w:shd w:val="clear" w:color="auto" w:fill="auto"/>
          </w:tcPr>
          <w:p w14:paraId="22EEA277" w14:textId="4D99107C" w:rsidR="009D3A7D" w:rsidRPr="00A811D3" w:rsidRDefault="009D3A7D" w:rsidP="005D25E3">
            <w:pPr>
              <w:pStyle w:val="TableText"/>
            </w:pPr>
            <w:r w:rsidRPr="00A811D3">
              <w:t xml:space="preserve">UUID </w:t>
            </w:r>
          </w:p>
        </w:tc>
        <w:tc>
          <w:tcPr>
            <w:tcW w:w="5600" w:type="dxa"/>
            <w:shd w:val="clear" w:color="auto" w:fill="auto"/>
          </w:tcPr>
          <w:p w14:paraId="37DB77FD" w14:textId="08854C4A" w:rsidR="009D3A7D" w:rsidRPr="009D3A7D" w:rsidRDefault="009D3A7D" w:rsidP="005D25E3">
            <w:pPr>
              <w:pStyle w:val="TableText"/>
            </w:pPr>
            <w:r w:rsidRPr="009D3A7D">
              <w:t>Universally Unique IDentifier is a 128-bit (16 octet) label used for identifying components in computer systems.</w:t>
            </w:r>
            <w:r>
              <w:br/>
            </w:r>
            <w:r w:rsidRPr="009D3A7D">
              <w:t>When generated according to the standard methods, UUIDs are unique</w:t>
            </w:r>
            <w:r>
              <w:t xml:space="preserve">, </w:t>
            </w:r>
            <w:r w:rsidRPr="009D3A7D">
              <w:t xml:space="preserve">recorded as a </w:t>
            </w:r>
            <w:proofErr w:type="gramStart"/>
            <w:r w:rsidR="00B8257D">
              <w:t>lower case</w:t>
            </w:r>
            <w:proofErr w:type="gramEnd"/>
            <w:r w:rsidR="00B8257D">
              <w:t xml:space="preserv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6" w:name="_Toc170288545"/>
      <w:r>
        <w:t>References</w:t>
      </w:r>
      <w:bookmarkEnd w:id="6"/>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320399">
        <w:tc>
          <w:tcPr>
            <w:tcW w:w="1843" w:type="dxa"/>
          </w:tcPr>
          <w:p w14:paraId="1C20D179" w14:textId="77777777" w:rsidR="00A05273" w:rsidRPr="004172D7" w:rsidRDefault="00A05273">
            <w:pPr>
              <w:spacing w:after="160" w:line="259" w:lineRule="auto"/>
              <w:rPr>
                <w:rFonts w:eastAsia="DengXian" w:cs="Arial"/>
                <w:lang w:val="fr-FR" w:eastAsia="en-US"/>
              </w:rPr>
            </w:pPr>
            <w:bookmarkStart w:id="7" w:name="JSON"/>
            <w:r w:rsidRPr="004172D7">
              <w:rPr>
                <w:rFonts w:eastAsia="DengXian" w:cs="Arial"/>
                <w:lang w:val="fr-FR" w:eastAsia="en-US"/>
              </w:rPr>
              <w:t>[JSON]</w:t>
            </w:r>
            <w:bookmarkEnd w:id="7"/>
            <w:r w:rsidRPr="004172D7">
              <w:rPr>
                <w:rFonts w:eastAsia="DengXian" w:cs="Arial"/>
                <w:lang w:val="fr-FR" w:eastAsia="en-US"/>
              </w:rPr>
              <w:t xml:space="preserve"> </w:t>
            </w:r>
          </w:p>
        </w:tc>
        <w:tc>
          <w:tcPr>
            <w:tcW w:w="7751" w:type="dxa"/>
          </w:tcPr>
          <w:p w14:paraId="3210D6AA" w14:textId="6D39B7ED" w:rsidR="00A05273" w:rsidRPr="004172D7" w:rsidRDefault="00A05273">
            <w:pPr>
              <w:spacing w:after="160" w:line="259" w:lineRule="auto"/>
              <w:rPr>
                <w:rFonts w:eastAsia="DengXian" w:cs="Arial"/>
                <w:lang w:val="fr-FR" w:eastAsia="en-US"/>
              </w:rPr>
            </w:pPr>
            <w:proofErr w:type="gramStart"/>
            <w:r w:rsidRPr="004172D7">
              <w:rPr>
                <w:rFonts w:eastAsia="DengXian" w:cs="Arial"/>
                <w:lang w:val="fr-FR" w:eastAsia="en-US"/>
              </w:rPr>
              <w:t>JSON:</w:t>
            </w:r>
            <w:proofErr w:type="gramEnd"/>
            <w:r w:rsidRPr="004172D7">
              <w:rPr>
                <w:rFonts w:eastAsia="DengXian" w:cs="Arial"/>
                <w:lang w:val="fr-FR" w:eastAsia="en-US"/>
              </w:rPr>
              <w:t xml:space="preserve"> </w:t>
            </w:r>
            <w:hyperlink r:id="rId15" w:history="1">
              <w:r w:rsidRPr="004172D7">
                <w:rPr>
                  <w:rStyle w:val="Hyperlink"/>
                  <w:rFonts w:eastAsia="DengXian"/>
                </w:rPr>
                <w:t>https://www.ietf.org/rfc/rfc4627.txt</w:t>
              </w:r>
            </w:hyperlink>
          </w:p>
        </w:tc>
      </w:tr>
      <w:tr w:rsidR="00A05273" w:rsidRPr="004172D7" w14:paraId="2940D9F3" w14:textId="77777777" w:rsidTr="00320399">
        <w:tc>
          <w:tcPr>
            <w:tcW w:w="1843" w:type="dxa"/>
          </w:tcPr>
          <w:p w14:paraId="0E9DD782" w14:textId="201027CE" w:rsidR="00A05273" w:rsidRPr="004172D7" w:rsidRDefault="00BD0D5B">
            <w:pPr>
              <w:spacing w:after="160" w:line="259" w:lineRule="auto"/>
              <w:rPr>
                <w:rFonts w:eastAsia="DengXian" w:cs="Arial"/>
                <w:lang w:eastAsia="en-US"/>
              </w:rPr>
            </w:pPr>
            <w:bookmarkStart w:id="8" w:name="MQTT"/>
            <w:r w:rsidRPr="004172D7">
              <w:rPr>
                <w:rFonts w:eastAsia="DengXian" w:cs="Arial"/>
                <w:lang w:eastAsia="en-US"/>
              </w:rPr>
              <w:t>[MQTT]</w:t>
            </w:r>
            <w:bookmarkEnd w:id="8"/>
            <w:r w:rsidR="00A05273" w:rsidRPr="004172D7">
              <w:rPr>
                <w:rFonts w:eastAsia="DengXian" w:cs="Arial"/>
                <w:lang w:eastAsia="en-US"/>
              </w:rPr>
              <w:t xml:space="preserve"> </w:t>
            </w:r>
          </w:p>
        </w:tc>
        <w:tc>
          <w:tcPr>
            <w:tcW w:w="7751" w:type="dxa"/>
          </w:tcPr>
          <w:p w14:paraId="5E3B3A93" w14:textId="1634E4BA" w:rsidR="0024040F" w:rsidRPr="004172D7" w:rsidRDefault="00A05273" w:rsidP="005D25E3">
            <w:pPr>
              <w:pStyle w:val="TableText"/>
              <w:rPr>
                <w:rFonts w:eastAsia="DengXian" w:cs="Arial"/>
                <w:lang w:val="fr-FR" w:eastAsia="en-US"/>
              </w:rPr>
            </w:pPr>
            <w:r w:rsidRPr="004172D7">
              <w:rPr>
                <w:rFonts w:eastAsia="DengXian" w:cs="Arial"/>
                <w:lang w:eastAsia="en-US"/>
              </w:rPr>
              <w:t>MQTT Version 3.1.1. 2014. OASIS Standard</w:t>
            </w:r>
            <w:r w:rsidRPr="004172D7">
              <w:rPr>
                <w:rFonts w:eastAsia="DengXian" w:cs="Arial"/>
                <w:lang w:val="fr-FR" w:eastAsia="en-US"/>
              </w:rPr>
              <w:t xml:space="preserve">: </w:t>
            </w:r>
            <w:hyperlink r:id="rId16" w:history="1">
              <w:r w:rsidRPr="004172D7">
                <w:rPr>
                  <w:rStyle w:val="Hyperlink"/>
                  <w:rFonts w:eastAsia="DengXian"/>
                  <w:sz w:val="20"/>
                </w:rPr>
                <w:t>http://docs.oasis-open.org/mqtt/mqtt/v3.1.1/mqtt-v3.1.1.htm</w:t>
              </w:r>
              <w:r w:rsidRPr="004172D7">
                <w:rPr>
                  <w:rFonts w:eastAsia="DengXian" w:cs="Arial"/>
                  <w:color w:val="0563C1"/>
                  <w:lang w:val="fr-FR" w:eastAsia="en-US"/>
                </w:rPr>
                <w:t>l</w:t>
              </w:r>
            </w:hyperlink>
            <w:r w:rsidRPr="004172D7">
              <w:rPr>
                <w:rFonts w:eastAsia="DengXian" w:cs="Arial"/>
                <w:lang w:val="fr-FR" w:eastAsia="en-US"/>
              </w:rPr>
              <w:t xml:space="preserve"> </w:t>
            </w:r>
          </w:p>
          <w:p w14:paraId="58615684" w14:textId="16AFA694" w:rsidR="00A05273" w:rsidRPr="004172D7" w:rsidRDefault="0024040F" w:rsidP="005D25E3">
            <w:pPr>
              <w:pStyle w:val="TableText"/>
              <w:rPr>
                <w:rFonts w:eastAsia="DengXian" w:cs="Arial"/>
                <w:lang w:val="fr-FR" w:eastAsia="en-US"/>
              </w:rPr>
            </w:pPr>
            <w:r w:rsidRPr="004172D7">
              <w:rPr>
                <w:rFonts w:eastAsia="DengXian" w:cs="Arial"/>
                <w:lang w:eastAsia="en-US"/>
              </w:rPr>
              <w:t>MQTT Version 5. 2019. OASIS Standard</w:t>
            </w:r>
            <w:r w:rsidRPr="004172D7">
              <w:rPr>
                <w:rFonts w:eastAsia="DengXian" w:cs="Arial"/>
                <w:lang w:val="fr-FR" w:eastAsia="en-US"/>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320399">
        <w:tc>
          <w:tcPr>
            <w:tcW w:w="1843" w:type="dxa"/>
          </w:tcPr>
          <w:p w14:paraId="37F60A82" w14:textId="77777777" w:rsidR="00A05273" w:rsidRPr="004172D7" w:rsidRDefault="00A05273">
            <w:pPr>
              <w:spacing w:after="160" w:line="259" w:lineRule="auto"/>
              <w:rPr>
                <w:rFonts w:eastAsia="DengXian" w:cs="Arial"/>
                <w:lang w:eastAsia="en-US"/>
              </w:rPr>
            </w:pPr>
            <w:bookmarkStart w:id="9" w:name="JSONSchema"/>
            <w:r w:rsidRPr="004172D7">
              <w:rPr>
                <w:rFonts w:eastAsia="DengXian" w:cs="Arial"/>
                <w:lang w:eastAsia="en-US"/>
              </w:rPr>
              <w:t>[JSONSchema]</w:t>
            </w:r>
            <w:bookmarkEnd w:id="9"/>
            <w:r w:rsidRPr="004172D7">
              <w:rPr>
                <w:rFonts w:eastAsia="DengXian" w:cs="Arial"/>
                <w:lang w:eastAsia="en-US"/>
              </w:rPr>
              <w:t xml:space="preserve"> </w:t>
            </w:r>
          </w:p>
        </w:tc>
        <w:tc>
          <w:tcPr>
            <w:tcW w:w="7751" w:type="dxa"/>
          </w:tcPr>
          <w:p w14:paraId="74FDDEC9" w14:textId="7B5192AF" w:rsidR="00A05273" w:rsidRPr="004172D7" w:rsidRDefault="00A05273">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05273" w:rsidRPr="004172D7" w14:paraId="4DAF1ACE" w14:textId="77777777" w:rsidTr="00320399">
        <w:tc>
          <w:tcPr>
            <w:tcW w:w="1843" w:type="dxa"/>
          </w:tcPr>
          <w:p w14:paraId="4A3411CC" w14:textId="77777777" w:rsidR="00A05273" w:rsidRPr="004172D7" w:rsidRDefault="00A05273">
            <w:pPr>
              <w:spacing w:after="160" w:line="259" w:lineRule="auto"/>
              <w:rPr>
                <w:rFonts w:eastAsia="DengXian" w:cs="Arial"/>
                <w:lang w:eastAsia="en-US"/>
              </w:rPr>
            </w:pPr>
            <w:bookmarkStart w:id="10" w:name="Timestamps"/>
            <w:r w:rsidRPr="004172D7">
              <w:rPr>
                <w:rFonts w:eastAsia="DengXian" w:cs="Arial"/>
                <w:lang w:eastAsia="en-US"/>
              </w:rPr>
              <w:t>[Timestamps]</w:t>
            </w:r>
            <w:bookmarkEnd w:id="10"/>
            <w:r w:rsidRPr="004172D7">
              <w:rPr>
                <w:rFonts w:eastAsia="DengXian" w:cs="Arial"/>
                <w:lang w:eastAsia="en-US"/>
              </w:rPr>
              <w:t xml:space="preserve"> </w:t>
            </w:r>
          </w:p>
        </w:tc>
        <w:tc>
          <w:tcPr>
            <w:tcW w:w="7751" w:type="dxa"/>
          </w:tcPr>
          <w:p w14:paraId="4A9B94FA" w14:textId="44150248" w:rsidR="00A05273" w:rsidRPr="004172D7" w:rsidRDefault="00A05273">
            <w:pPr>
              <w:spacing w:after="160" w:line="259" w:lineRule="auto"/>
              <w:rPr>
                <w:rFonts w:eastAsia="DengXian" w:cs="Arial"/>
                <w:lang w:eastAsia="en-US"/>
              </w:rPr>
            </w:pPr>
            <w:r w:rsidRPr="004172D7">
              <w:rPr>
                <w:rFonts w:eastAsia="DengXian" w:cs="Arial"/>
                <w:lang w:eastAsia="en-US"/>
              </w:rPr>
              <w:t xml:space="preserve">RFC3339 Timestamps: </w:t>
            </w:r>
            <w:hyperlink r:id="rId19" w:history="1">
              <w:r w:rsidRPr="004172D7">
                <w:rPr>
                  <w:rStyle w:val="Hyperlink"/>
                  <w:rFonts w:eastAsia="DengXian"/>
                </w:rPr>
                <w:t>https://tools.ietf.org/html/rfc3339</w:t>
              </w:r>
            </w:hyperlink>
          </w:p>
        </w:tc>
      </w:tr>
      <w:tr w:rsidR="00A05273" w:rsidRPr="004172D7" w14:paraId="24795B88" w14:textId="77777777" w:rsidTr="00320399">
        <w:tc>
          <w:tcPr>
            <w:tcW w:w="1843" w:type="dxa"/>
          </w:tcPr>
          <w:p w14:paraId="51A41E76" w14:textId="77777777" w:rsidR="00A05273" w:rsidRPr="004172D7" w:rsidRDefault="00A05273">
            <w:pPr>
              <w:spacing w:after="160" w:line="259" w:lineRule="auto"/>
              <w:rPr>
                <w:rFonts w:eastAsia="DengXian" w:cs="Arial"/>
                <w:lang w:eastAsia="en-US"/>
              </w:rPr>
            </w:pPr>
            <w:bookmarkStart w:id="11" w:name="BASE64"/>
            <w:r w:rsidRPr="004172D7">
              <w:rPr>
                <w:rFonts w:eastAsia="DengXian" w:cs="Arial"/>
                <w:lang w:eastAsia="en-US"/>
              </w:rPr>
              <w:t>[BASE64]</w:t>
            </w:r>
            <w:bookmarkEnd w:id="11"/>
            <w:r w:rsidRPr="004172D7">
              <w:rPr>
                <w:rFonts w:eastAsia="DengXian" w:cs="Arial"/>
                <w:lang w:eastAsia="en-US"/>
              </w:rPr>
              <w:t xml:space="preserve"> </w:t>
            </w:r>
          </w:p>
        </w:tc>
        <w:tc>
          <w:tcPr>
            <w:tcW w:w="7751" w:type="dxa"/>
          </w:tcPr>
          <w:p w14:paraId="2031759A" w14:textId="6B04E505" w:rsidR="00A05273" w:rsidRPr="004172D7" w:rsidRDefault="00A05273">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0" w:history="1">
              <w:r w:rsidRPr="004172D7">
                <w:rPr>
                  <w:rStyle w:val="Hyperlink"/>
                  <w:rFonts w:eastAsia="DengXian"/>
                </w:rPr>
                <w:t>https://datatracker.ietf.org/doc/html/rfc4648</w:t>
              </w:r>
            </w:hyperlink>
          </w:p>
        </w:tc>
      </w:tr>
      <w:tr w:rsidR="00A05273" w:rsidRPr="004172D7" w14:paraId="5727E96A" w14:textId="77777777" w:rsidTr="00320399">
        <w:tc>
          <w:tcPr>
            <w:tcW w:w="1843" w:type="dxa"/>
          </w:tcPr>
          <w:p w14:paraId="5EB927ED" w14:textId="77777777" w:rsidR="00A05273" w:rsidRPr="004172D7" w:rsidRDefault="00A05273">
            <w:pPr>
              <w:spacing w:after="160" w:line="259" w:lineRule="auto"/>
              <w:rPr>
                <w:rFonts w:eastAsia="DengXian" w:cs="Arial"/>
                <w:lang w:eastAsia="en-US"/>
              </w:rPr>
            </w:pPr>
            <w:bookmarkStart w:id="12" w:name="MIME"/>
            <w:r w:rsidRPr="004172D7">
              <w:rPr>
                <w:rFonts w:eastAsia="DengXian" w:cs="Arial"/>
                <w:lang w:eastAsia="en-US"/>
              </w:rPr>
              <w:t>[MIME]</w:t>
            </w:r>
            <w:bookmarkEnd w:id="12"/>
            <w:r w:rsidRPr="004172D7">
              <w:rPr>
                <w:rFonts w:eastAsia="DengXian" w:cs="Arial"/>
                <w:lang w:eastAsia="en-US"/>
              </w:rPr>
              <w:t xml:space="preserve"> </w:t>
            </w:r>
          </w:p>
        </w:tc>
        <w:tc>
          <w:tcPr>
            <w:tcW w:w="7751" w:type="dxa"/>
          </w:tcPr>
          <w:p w14:paraId="003D9FCB" w14:textId="7738ECC9" w:rsidR="00A05273" w:rsidRPr="004172D7" w:rsidRDefault="00A05273">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cs="Arial"/>
                  <w:lang w:eastAsia="en-US"/>
                </w:rPr>
                <w:t>https://datatracker.ietf.org/doc/html/rfc1341</w:t>
              </w:r>
            </w:hyperlink>
          </w:p>
        </w:tc>
      </w:tr>
      <w:tr w:rsidR="00EB62BB" w:rsidRPr="004172D7" w14:paraId="753CC61B" w14:textId="77777777" w:rsidTr="00320399">
        <w:tc>
          <w:tcPr>
            <w:tcW w:w="1843" w:type="dxa"/>
          </w:tcPr>
          <w:p w14:paraId="19C85AAA" w14:textId="13BC22C3" w:rsidR="00EB62BB" w:rsidRPr="004172D7" w:rsidRDefault="0022310D">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5D25E3">
            <w:pPr>
              <w:pStyle w:val="TableTex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2" w:history="1">
              <w:r w:rsidR="004172D7" w:rsidRPr="004172D7">
                <w:rPr>
                  <w:rStyle w:val="Hyperlink"/>
                  <w:rFonts w:eastAsia="MS Mincho"/>
                  <w:sz w:val="20"/>
                </w:rPr>
                <w:t>https://datatracker.ietf.org/doc/html/rfc1952</w:t>
              </w:r>
            </w:hyperlink>
          </w:p>
        </w:tc>
      </w:tr>
      <w:tr w:rsidR="00B60520" w:rsidRPr="004172D7" w14:paraId="3DB20FF0" w14:textId="77777777" w:rsidTr="00320399">
        <w:tc>
          <w:tcPr>
            <w:tcW w:w="1843" w:type="dxa"/>
          </w:tcPr>
          <w:p w14:paraId="1F5008D5" w14:textId="338E4C63" w:rsidR="00B60520" w:rsidRPr="004172D7" w:rsidRDefault="0041524B">
            <w:pPr>
              <w:spacing w:after="160" w:line="259" w:lineRule="auto"/>
              <w:rPr>
                <w:rFonts w:eastAsia="DengXian" w:cs="Arial"/>
                <w:lang w:eastAsia="en-US"/>
              </w:rPr>
            </w:pPr>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
        </w:tc>
        <w:tc>
          <w:tcPr>
            <w:tcW w:w="7751" w:type="dxa"/>
          </w:tcPr>
          <w:p w14:paraId="5C6F879A" w14:textId="39FEE343" w:rsidR="00B60520" w:rsidRPr="004172D7" w:rsidRDefault="0041524B" w:rsidP="005D25E3">
            <w:pPr>
              <w:pStyle w:val="TableText"/>
              <w:rPr>
                <w:rFonts w:eastAsia="MS Mincho"/>
              </w:rPr>
            </w:pPr>
            <w:r w:rsidRPr="004172D7">
              <w:rPr>
                <w:rFonts w:eastAsia="MS Mincho"/>
              </w:rPr>
              <w:t xml:space="preserve">Brotli data compression: </w:t>
            </w:r>
            <w:r w:rsidR="004172D7" w:rsidRPr="004172D7">
              <w:rPr>
                <w:rFonts w:eastAsia="MS Mincho"/>
              </w:rPr>
              <w:br/>
            </w:r>
            <w:hyperlink r:id="rId23" w:history="1">
              <w:r w:rsidR="004172D7" w:rsidRPr="00320399">
                <w:rPr>
                  <w:rStyle w:val="Hyperlink"/>
                  <w:sz w:val="20"/>
                </w:rPr>
                <w:t>https://datatracker.ietf.org/doc/html/rfc7932</w:t>
              </w:r>
            </w:hyperlink>
          </w:p>
        </w:tc>
      </w:tr>
      <w:tr w:rsidR="00B05CC1" w:rsidRPr="004172D7" w14:paraId="2EEB69BB" w14:textId="77777777" w:rsidTr="00320399">
        <w:tc>
          <w:tcPr>
            <w:tcW w:w="1843" w:type="dxa"/>
          </w:tcPr>
          <w:p w14:paraId="4EDF0387" w14:textId="5D30A60D" w:rsidR="00B05CC1" w:rsidRPr="004172D7" w:rsidRDefault="00B05CC1">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5D25E3">
            <w:pPr>
              <w:pStyle w:val="TableText"/>
              <w:rPr>
                <w:rFonts w:eastAsia="MS Mincho"/>
              </w:rPr>
            </w:pPr>
            <w:r>
              <w:rPr>
                <w:rFonts w:eastAsia="DengXian" w:cs="Arial"/>
                <w:lang w:eastAsia="en-US"/>
              </w:rPr>
              <w:t>Deflate</w:t>
            </w:r>
            <w:r>
              <w:rPr>
                <w:rFonts w:eastAsia="MS Mincho"/>
              </w:rPr>
              <w:t xml:space="preserve"> data compression:</w:t>
            </w:r>
          </w:p>
          <w:p w14:paraId="5C972ECE" w14:textId="79CACEF6" w:rsidR="00B05CC1" w:rsidRPr="004172D7" w:rsidRDefault="00000000" w:rsidP="005D25E3">
            <w:pPr>
              <w:pStyle w:val="TableText"/>
              <w:rPr>
                <w:rFonts w:eastAsia="MS Mincho"/>
              </w:rPr>
            </w:pPr>
            <w:hyperlink r:id="rId24" w:history="1">
              <w:r w:rsidR="00B05CC1" w:rsidRPr="00CE43A9">
                <w:rPr>
                  <w:rStyle w:val="Hyperlink"/>
                  <w:rFonts w:eastAsia="MS Mincho"/>
                </w:rPr>
                <w:t>https://datatracker.ietf.org/doc/html/rfc1951</w:t>
              </w:r>
            </w:hyperlink>
            <w:r w:rsidR="00B05CC1">
              <w:rPr>
                <w:rFonts w:eastAsia="MS Mincho"/>
              </w:rPr>
              <w:t xml:space="preserve"> </w:t>
            </w:r>
          </w:p>
        </w:tc>
      </w:tr>
      <w:tr w:rsidR="00B8257D" w:rsidRPr="004172D7" w14:paraId="33CC14AE" w14:textId="77777777" w:rsidTr="00320399">
        <w:tc>
          <w:tcPr>
            <w:tcW w:w="1843" w:type="dxa"/>
          </w:tcPr>
          <w:p w14:paraId="524760F2" w14:textId="5F12A004" w:rsidR="00B8257D" w:rsidRPr="004172D7" w:rsidRDefault="00B8257D">
            <w:pPr>
              <w:spacing w:after="160" w:line="259" w:lineRule="auto"/>
              <w:rPr>
                <w:rFonts w:eastAsia="DengXian" w:cs="Arial"/>
                <w:lang w:eastAsia="en-US"/>
              </w:rPr>
            </w:pPr>
            <w:r w:rsidRPr="004172D7">
              <w:rPr>
                <w:rFonts w:eastAsia="DengXian" w:cs="Arial"/>
                <w:lang w:eastAsia="en-US"/>
              </w:rPr>
              <w:t>[UUID]</w:t>
            </w:r>
          </w:p>
        </w:tc>
        <w:tc>
          <w:tcPr>
            <w:tcW w:w="7751" w:type="dxa"/>
          </w:tcPr>
          <w:p w14:paraId="175F083F" w14:textId="77861010" w:rsidR="00B8257D" w:rsidRPr="004172D7" w:rsidRDefault="004172D7" w:rsidP="005D25E3">
            <w:pPr>
              <w:pStyle w:val="TableText"/>
              <w:rPr>
                <w:rFonts w:eastAsia="MS Mincho"/>
              </w:rPr>
            </w:pPr>
            <w:r w:rsidRPr="004172D7">
              <w:rPr>
                <w:rFonts w:eastAsia="MS Mincho"/>
              </w:rPr>
              <w:t xml:space="preserve">Universally Unique Identifiers: </w:t>
            </w:r>
            <w:r w:rsidRPr="004172D7">
              <w:rPr>
                <w:rFonts w:eastAsia="MS Mincho"/>
              </w:rPr>
              <w:br/>
            </w:r>
            <w:hyperlink r:id="rId25"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320399">
        <w:tc>
          <w:tcPr>
            <w:tcW w:w="1843" w:type="dxa"/>
          </w:tcPr>
          <w:p w14:paraId="37422F1A" w14:textId="77777777" w:rsidR="00B8257D" w:rsidRPr="004172D7" w:rsidRDefault="00B8257D">
            <w:pPr>
              <w:spacing w:after="160" w:line="259" w:lineRule="auto"/>
              <w:rPr>
                <w:rFonts w:eastAsia="DengXian" w:cs="Arial"/>
                <w:lang w:eastAsia="en-US"/>
              </w:rPr>
            </w:pPr>
          </w:p>
        </w:tc>
        <w:tc>
          <w:tcPr>
            <w:tcW w:w="7751" w:type="dxa"/>
          </w:tcPr>
          <w:p w14:paraId="0115D4C3" w14:textId="77777777" w:rsidR="00B8257D" w:rsidRPr="004172D7" w:rsidRDefault="00B8257D" w:rsidP="005D25E3">
            <w:pPr>
              <w:pStyle w:val="TableText"/>
              <w:rPr>
                <w:rFonts w:eastAsia="MS Mincho"/>
              </w:rPr>
            </w:pPr>
          </w:p>
        </w:tc>
      </w:tr>
    </w:tbl>
    <w:p w14:paraId="1521BDC9" w14:textId="77777777" w:rsidR="006952F5" w:rsidRPr="00640B7B" w:rsidRDefault="00010B54" w:rsidP="007B2AEB">
      <w:pPr>
        <w:pStyle w:val="Contents"/>
      </w:pPr>
      <w:r w:rsidRPr="00392D81">
        <w:br w:type="page"/>
      </w:r>
      <w:bookmarkStart w:id="13" w:name="_Toc195946169"/>
      <w:bookmarkStart w:id="14" w:name="_Toc195946221"/>
      <w:r w:rsidR="006952F5" w:rsidRPr="00BA7567">
        <w:lastRenderedPageBreak/>
        <w:t xml:space="preserve">Table of </w:t>
      </w:r>
      <w:r w:rsidR="009B7F37" w:rsidRPr="00BA7567">
        <w:t>c</w:t>
      </w:r>
      <w:r w:rsidR="006952F5" w:rsidRPr="00BA7567">
        <w:t>ontents</w:t>
      </w:r>
      <w:bookmarkStart w:id="15" w:name="_Toc195946170"/>
      <w:bookmarkStart w:id="16" w:name="_Toc195946222"/>
      <w:bookmarkEnd w:id="13"/>
      <w:bookmarkEnd w:id="14"/>
    </w:p>
    <w:p w14:paraId="61E46BB4" w14:textId="1E53DE40" w:rsidR="00354D14" w:rsidRDefault="00FF421A">
      <w:pPr>
        <w:pStyle w:val="TOC1"/>
        <w:rPr>
          <w:rFonts w:asciiTheme="minorHAnsi" w:eastAsiaTheme="minorEastAsia" w:hAnsiTheme="minorHAnsi" w:cstheme="minorBidi"/>
          <w:bCs w:val="0"/>
          <w:kern w:val="2"/>
          <w:sz w:val="22"/>
          <w:szCs w:val="22"/>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hyperlink w:anchor="_Toc170288539" w:history="1">
        <w:r w:rsidR="00354D14" w:rsidRPr="004E2D0B">
          <w:rPr>
            <w:rStyle w:val="Hyperlink"/>
          </w:rPr>
          <w:t>Disclaimer and license agreement</w:t>
        </w:r>
        <w:r w:rsidR="00354D14">
          <w:rPr>
            <w:webHidden/>
          </w:rPr>
          <w:tab/>
        </w:r>
        <w:r w:rsidR="00354D14">
          <w:rPr>
            <w:webHidden/>
          </w:rPr>
          <w:fldChar w:fldCharType="begin"/>
        </w:r>
        <w:r w:rsidR="00354D14">
          <w:rPr>
            <w:webHidden/>
          </w:rPr>
          <w:instrText xml:space="preserve"> PAGEREF _Toc170288539 \h </w:instrText>
        </w:r>
        <w:r w:rsidR="00354D14">
          <w:rPr>
            <w:webHidden/>
          </w:rPr>
        </w:r>
        <w:r w:rsidR="00354D14">
          <w:rPr>
            <w:webHidden/>
          </w:rPr>
          <w:fldChar w:fldCharType="separate"/>
        </w:r>
        <w:r w:rsidR="005123EF">
          <w:rPr>
            <w:webHidden/>
          </w:rPr>
          <w:t>2</w:t>
        </w:r>
        <w:r w:rsidR="00354D14">
          <w:rPr>
            <w:webHidden/>
          </w:rPr>
          <w:fldChar w:fldCharType="end"/>
        </w:r>
      </w:hyperlink>
    </w:p>
    <w:p w14:paraId="1304BBD3" w14:textId="64889997"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0" w:history="1">
        <w:r w:rsidR="00354D14" w:rsidRPr="004E2D0B">
          <w:rPr>
            <w:rStyle w:val="Hyperlink"/>
          </w:rPr>
          <w:t>Copyright</w:t>
        </w:r>
        <w:r w:rsidR="00354D14">
          <w:rPr>
            <w:webHidden/>
          </w:rPr>
          <w:tab/>
        </w:r>
        <w:r w:rsidR="00354D14">
          <w:rPr>
            <w:webHidden/>
          </w:rPr>
          <w:fldChar w:fldCharType="begin"/>
        </w:r>
        <w:r w:rsidR="00354D14">
          <w:rPr>
            <w:webHidden/>
          </w:rPr>
          <w:instrText xml:space="preserve"> PAGEREF _Toc170288540 \h </w:instrText>
        </w:r>
        <w:r w:rsidR="00354D14">
          <w:rPr>
            <w:webHidden/>
          </w:rPr>
        </w:r>
        <w:r w:rsidR="00354D14">
          <w:rPr>
            <w:webHidden/>
          </w:rPr>
          <w:fldChar w:fldCharType="separate"/>
        </w:r>
        <w:r w:rsidR="005123EF">
          <w:rPr>
            <w:webHidden/>
          </w:rPr>
          <w:t>2</w:t>
        </w:r>
        <w:r w:rsidR="00354D14">
          <w:rPr>
            <w:webHidden/>
          </w:rPr>
          <w:fldChar w:fldCharType="end"/>
        </w:r>
      </w:hyperlink>
    </w:p>
    <w:p w14:paraId="37A6428D" w14:textId="2F4F984E"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1" w:history="1">
        <w:r w:rsidR="00354D14" w:rsidRPr="004E2D0B">
          <w:rPr>
            <w:rStyle w:val="Hyperlink"/>
          </w:rPr>
          <w:t>Contact address</w:t>
        </w:r>
        <w:r w:rsidR="00354D14">
          <w:rPr>
            <w:webHidden/>
          </w:rPr>
          <w:tab/>
        </w:r>
        <w:r w:rsidR="00354D14">
          <w:rPr>
            <w:webHidden/>
          </w:rPr>
          <w:fldChar w:fldCharType="begin"/>
        </w:r>
        <w:r w:rsidR="00354D14">
          <w:rPr>
            <w:webHidden/>
          </w:rPr>
          <w:instrText xml:space="preserve"> PAGEREF _Toc170288541 \h </w:instrText>
        </w:r>
        <w:r w:rsidR="00354D14">
          <w:rPr>
            <w:webHidden/>
          </w:rPr>
        </w:r>
        <w:r w:rsidR="00354D14">
          <w:rPr>
            <w:webHidden/>
          </w:rPr>
          <w:fldChar w:fldCharType="separate"/>
        </w:r>
        <w:r w:rsidR="005123EF">
          <w:rPr>
            <w:webHidden/>
          </w:rPr>
          <w:t>3</w:t>
        </w:r>
        <w:r w:rsidR="00354D14">
          <w:rPr>
            <w:webHidden/>
          </w:rPr>
          <w:fldChar w:fldCharType="end"/>
        </w:r>
      </w:hyperlink>
    </w:p>
    <w:p w14:paraId="0053FE35" w14:textId="65F9C37F"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2" w:history="1">
        <w:r w:rsidR="00354D14" w:rsidRPr="004E2D0B">
          <w:rPr>
            <w:rStyle w:val="Hyperlink"/>
          </w:rPr>
          <w:t>Notices</w:t>
        </w:r>
        <w:r w:rsidR="00354D14">
          <w:rPr>
            <w:webHidden/>
          </w:rPr>
          <w:tab/>
        </w:r>
        <w:r w:rsidR="00354D14">
          <w:rPr>
            <w:webHidden/>
          </w:rPr>
          <w:fldChar w:fldCharType="begin"/>
        </w:r>
        <w:r w:rsidR="00354D14">
          <w:rPr>
            <w:webHidden/>
          </w:rPr>
          <w:instrText xml:space="preserve"> PAGEREF _Toc170288542 \h </w:instrText>
        </w:r>
        <w:r w:rsidR="00354D14">
          <w:rPr>
            <w:webHidden/>
          </w:rPr>
        </w:r>
        <w:r w:rsidR="00354D14">
          <w:rPr>
            <w:webHidden/>
          </w:rPr>
          <w:fldChar w:fldCharType="separate"/>
        </w:r>
        <w:r w:rsidR="005123EF">
          <w:rPr>
            <w:webHidden/>
          </w:rPr>
          <w:t>3</w:t>
        </w:r>
        <w:r w:rsidR="00354D14">
          <w:rPr>
            <w:webHidden/>
          </w:rPr>
          <w:fldChar w:fldCharType="end"/>
        </w:r>
      </w:hyperlink>
    </w:p>
    <w:p w14:paraId="314BE8B5" w14:textId="251B7689"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3" w:history="1">
        <w:r w:rsidR="00354D14" w:rsidRPr="004E2D0B">
          <w:rPr>
            <w:rStyle w:val="Hyperlink"/>
          </w:rPr>
          <w:t>Conventions</w:t>
        </w:r>
        <w:r w:rsidR="00354D14">
          <w:rPr>
            <w:webHidden/>
          </w:rPr>
          <w:tab/>
        </w:r>
        <w:r w:rsidR="00354D14">
          <w:rPr>
            <w:webHidden/>
          </w:rPr>
          <w:fldChar w:fldCharType="begin"/>
        </w:r>
        <w:r w:rsidR="00354D14">
          <w:rPr>
            <w:webHidden/>
          </w:rPr>
          <w:instrText xml:space="preserve"> PAGEREF _Toc170288543 \h </w:instrText>
        </w:r>
        <w:r w:rsidR="00354D14">
          <w:rPr>
            <w:webHidden/>
          </w:rPr>
        </w:r>
        <w:r w:rsidR="00354D14">
          <w:rPr>
            <w:webHidden/>
          </w:rPr>
          <w:fldChar w:fldCharType="separate"/>
        </w:r>
        <w:r w:rsidR="005123EF">
          <w:rPr>
            <w:webHidden/>
          </w:rPr>
          <w:t>3</w:t>
        </w:r>
        <w:r w:rsidR="00354D14">
          <w:rPr>
            <w:webHidden/>
          </w:rPr>
          <w:fldChar w:fldCharType="end"/>
        </w:r>
      </w:hyperlink>
    </w:p>
    <w:p w14:paraId="482B3D19" w14:textId="5BB74818"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4" w:history="1">
        <w:r w:rsidR="00354D14" w:rsidRPr="004E2D0B">
          <w:rPr>
            <w:rStyle w:val="Hyperlink"/>
          </w:rPr>
          <w:t>Glossary of terms</w:t>
        </w:r>
        <w:r w:rsidR="00354D14">
          <w:rPr>
            <w:webHidden/>
          </w:rPr>
          <w:tab/>
        </w:r>
        <w:r w:rsidR="00354D14">
          <w:rPr>
            <w:webHidden/>
          </w:rPr>
          <w:fldChar w:fldCharType="begin"/>
        </w:r>
        <w:r w:rsidR="00354D14">
          <w:rPr>
            <w:webHidden/>
          </w:rPr>
          <w:instrText xml:space="preserve"> PAGEREF _Toc170288544 \h </w:instrText>
        </w:r>
        <w:r w:rsidR="00354D14">
          <w:rPr>
            <w:webHidden/>
          </w:rPr>
        </w:r>
        <w:r w:rsidR="00354D14">
          <w:rPr>
            <w:webHidden/>
          </w:rPr>
          <w:fldChar w:fldCharType="separate"/>
        </w:r>
        <w:r w:rsidR="005123EF">
          <w:rPr>
            <w:webHidden/>
          </w:rPr>
          <w:t>3</w:t>
        </w:r>
        <w:r w:rsidR="00354D14">
          <w:rPr>
            <w:webHidden/>
          </w:rPr>
          <w:fldChar w:fldCharType="end"/>
        </w:r>
      </w:hyperlink>
    </w:p>
    <w:p w14:paraId="3DD3CC09" w14:textId="6F55EC3E"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5" w:history="1">
        <w:r w:rsidR="00354D14" w:rsidRPr="004E2D0B">
          <w:rPr>
            <w:rStyle w:val="Hyperlink"/>
          </w:rPr>
          <w:t>References</w:t>
        </w:r>
        <w:r w:rsidR="00354D14">
          <w:rPr>
            <w:webHidden/>
          </w:rPr>
          <w:tab/>
        </w:r>
        <w:r w:rsidR="00354D14">
          <w:rPr>
            <w:webHidden/>
          </w:rPr>
          <w:fldChar w:fldCharType="begin"/>
        </w:r>
        <w:r w:rsidR="00354D14">
          <w:rPr>
            <w:webHidden/>
          </w:rPr>
          <w:instrText xml:space="preserve"> PAGEREF _Toc170288545 \h </w:instrText>
        </w:r>
        <w:r w:rsidR="00354D14">
          <w:rPr>
            <w:webHidden/>
          </w:rPr>
        </w:r>
        <w:r w:rsidR="00354D14">
          <w:rPr>
            <w:webHidden/>
          </w:rPr>
          <w:fldChar w:fldCharType="separate"/>
        </w:r>
        <w:r w:rsidR="005123EF">
          <w:rPr>
            <w:webHidden/>
          </w:rPr>
          <w:t>4</w:t>
        </w:r>
        <w:r w:rsidR="00354D14">
          <w:rPr>
            <w:webHidden/>
          </w:rPr>
          <w:fldChar w:fldCharType="end"/>
        </w:r>
      </w:hyperlink>
    </w:p>
    <w:p w14:paraId="01475AF4" w14:textId="2E9C8325"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6" w:history="1">
        <w:r w:rsidR="00354D14" w:rsidRPr="004E2D0B">
          <w:rPr>
            <w:rStyle w:val="Hyperlink"/>
          </w:rPr>
          <w:t>1</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Introduction</w:t>
        </w:r>
        <w:r w:rsidR="00354D14">
          <w:rPr>
            <w:webHidden/>
          </w:rPr>
          <w:tab/>
        </w:r>
        <w:r w:rsidR="00354D14">
          <w:rPr>
            <w:webHidden/>
          </w:rPr>
          <w:fldChar w:fldCharType="begin"/>
        </w:r>
        <w:r w:rsidR="00354D14">
          <w:rPr>
            <w:webHidden/>
          </w:rPr>
          <w:instrText xml:space="preserve"> PAGEREF _Toc170288546 \h </w:instrText>
        </w:r>
        <w:r w:rsidR="00354D14">
          <w:rPr>
            <w:webHidden/>
          </w:rPr>
        </w:r>
        <w:r w:rsidR="00354D14">
          <w:rPr>
            <w:webHidden/>
          </w:rPr>
          <w:fldChar w:fldCharType="separate"/>
        </w:r>
        <w:r w:rsidR="005123EF">
          <w:rPr>
            <w:webHidden/>
          </w:rPr>
          <w:t>10</w:t>
        </w:r>
        <w:r w:rsidR="00354D14">
          <w:rPr>
            <w:webHidden/>
          </w:rPr>
          <w:fldChar w:fldCharType="end"/>
        </w:r>
      </w:hyperlink>
    </w:p>
    <w:p w14:paraId="2978E269" w14:textId="0B4D6B23" w:rsidR="00354D14" w:rsidRDefault="00000000">
      <w:pPr>
        <w:pStyle w:val="TOC2"/>
        <w:rPr>
          <w:rFonts w:asciiTheme="minorHAnsi" w:eastAsiaTheme="minorEastAsia" w:hAnsiTheme="minorHAnsi" w:cstheme="minorBidi"/>
          <w:kern w:val="2"/>
          <w:sz w:val="22"/>
          <w:szCs w:val="22"/>
          <w14:ligatures w14:val="standardContextual"/>
        </w:rPr>
      </w:pPr>
      <w:hyperlink w:anchor="_Toc170288547" w:history="1">
        <w:r w:rsidR="00354D14" w:rsidRPr="004E2D0B">
          <w:rPr>
            <w:rStyle w:val="Hyperlink"/>
          </w:rPr>
          <w:t>1.1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Purpose</w:t>
        </w:r>
        <w:r w:rsidR="00354D14">
          <w:rPr>
            <w:webHidden/>
          </w:rPr>
          <w:tab/>
        </w:r>
        <w:r w:rsidR="00354D14">
          <w:rPr>
            <w:webHidden/>
          </w:rPr>
          <w:fldChar w:fldCharType="begin"/>
        </w:r>
        <w:r w:rsidR="00354D14">
          <w:rPr>
            <w:webHidden/>
          </w:rPr>
          <w:instrText xml:space="preserve"> PAGEREF _Toc170288547 \h </w:instrText>
        </w:r>
        <w:r w:rsidR="00354D14">
          <w:rPr>
            <w:webHidden/>
          </w:rPr>
        </w:r>
        <w:r w:rsidR="00354D14">
          <w:rPr>
            <w:webHidden/>
          </w:rPr>
          <w:fldChar w:fldCharType="separate"/>
        </w:r>
        <w:r w:rsidR="005123EF">
          <w:rPr>
            <w:webHidden/>
          </w:rPr>
          <w:t>10</w:t>
        </w:r>
        <w:r w:rsidR="00354D14">
          <w:rPr>
            <w:webHidden/>
          </w:rPr>
          <w:fldChar w:fldCharType="end"/>
        </w:r>
      </w:hyperlink>
    </w:p>
    <w:p w14:paraId="1D92B096" w14:textId="791BE1A6" w:rsidR="00354D14" w:rsidRDefault="00000000">
      <w:pPr>
        <w:pStyle w:val="TOC2"/>
        <w:rPr>
          <w:rFonts w:asciiTheme="minorHAnsi" w:eastAsiaTheme="minorEastAsia" w:hAnsiTheme="minorHAnsi" w:cstheme="minorBidi"/>
          <w:kern w:val="2"/>
          <w:sz w:val="22"/>
          <w:szCs w:val="22"/>
          <w14:ligatures w14:val="standardContextual"/>
        </w:rPr>
      </w:pPr>
      <w:hyperlink w:anchor="_Toc170288548" w:history="1">
        <w:r w:rsidR="00354D14" w:rsidRPr="004E2D0B">
          <w:rPr>
            <w:rStyle w:val="Hyperlink"/>
          </w:rPr>
          <w:t>1.2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Use of the protocol</w:t>
        </w:r>
        <w:r w:rsidR="00354D14">
          <w:rPr>
            <w:webHidden/>
          </w:rPr>
          <w:tab/>
        </w:r>
        <w:r w:rsidR="00354D14">
          <w:rPr>
            <w:webHidden/>
          </w:rPr>
          <w:fldChar w:fldCharType="begin"/>
        </w:r>
        <w:r w:rsidR="00354D14">
          <w:rPr>
            <w:webHidden/>
          </w:rPr>
          <w:instrText xml:space="preserve"> PAGEREF _Toc170288548 \h </w:instrText>
        </w:r>
        <w:r w:rsidR="00354D14">
          <w:rPr>
            <w:webHidden/>
          </w:rPr>
        </w:r>
        <w:r w:rsidR="00354D14">
          <w:rPr>
            <w:webHidden/>
          </w:rPr>
          <w:fldChar w:fldCharType="separate"/>
        </w:r>
        <w:r w:rsidR="005123EF">
          <w:rPr>
            <w:webHidden/>
          </w:rPr>
          <w:t>10</w:t>
        </w:r>
        <w:r w:rsidR="00354D14">
          <w:rPr>
            <w:webHidden/>
          </w:rPr>
          <w:fldChar w:fldCharType="end"/>
        </w:r>
      </w:hyperlink>
    </w:p>
    <w:p w14:paraId="1F8D32B0" w14:textId="20600A5B" w:rsidR="00354D14" w:rsidRDefault="00000000">
      <w:pPr>
        <w:pStyle w:val="TOC2"/>
        <w:rPr>
          <w:rFonts w:asciiTheme="minorHAnsi" w:eastAsiaTheme="minorEastAsia" w:hAnsiTheme="minorHAnsi" w:cstheme="minorBidi"/>
          <w:kern w:val="2"/>
          <w:sz w:val="22"/>
          <w:szCs w:val="22"/>
          <w14:ligatures w14:val="standardContextual"/>
        </w:rPr>
      </w:pPr>
      <w:hyperlink w:anchor="_Toc170288549" w:history="1">
        <w:r w:rsidR="00354D14" w:rsidRPr="004E2D0B">
          <w:rPr>
            <w:rStyle w:val="Hyperlink"/>
          </w:rPr>
          <w:t>1.3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Protocol history</w:t>
        </w:r>
        <w:r w:rsidR="00354D14">
          <w:rPr>
            <w:webHidden/>
          </w:rPr>
          <w:tab/>
        </w:r>
        <w:r w:rsidR="00354D14">
          <w:rPr>
            <w:webHidden/>
          </w:rPr>
          <w:fldChar w:fldCharType="begin"/>
        </w:r>
        <w:r w:rsidR="00354D14">
          <w:rPr>
            <w:webHidden/>
          </w:rPr>
          <w:instrText xml:space="preserve"> PAGEREF _Toc170288549 \h </w:instrText>
        </w:r>
        <w:r w:rsidR="00354D14">
          <w:rPr>
            <w:webHidden/>
          </w:rPr>
        </w:r>
        <w:r w:rsidR="00354D14">
          <w:rPr>
            <w:webHidden/>
          </w:rPr>
          <w:fldChar w:fldCharType="separate"/>
        </w:r>
        <w:r w:rsidR="005123EF">
          <w:rPr>
            <w:webHidden/>
          </w:rPr>
          <w:t>11</w:t>
        </w:r>
        <w:r w:rsidR="00354D14">
          <w:rPr>
            <w:webHidden/>
          </w:rPr>
          <w:fldChar w:fldCharType="end"/>
        </w:r>
      </w:hyperlink>
    </w:p>
    <w:p w14:paraId="06DE5103" w14:textId="267F8317" w:rsidR="00354D14" w:rsidRDefault="00000000">
      <w:pPr>
        <w:pStyle w:val="TOC2"/>
        <w:rPr>
          <w:rFonts w:asciiTheme="minorHAnsi" w:eastAsiaTheme="minorEastAsia" w:hAnsiTheme="minorHAnsi" w:cstheme="minorBidi"/>
          <w:kern w:val="2"/>
          <w:sz w:val="22"/>
          <w:szCs w:val="22"/>
          <w14:ligatures w14:val="standardContextual"/>
        </w:rPr>
      </w:pPr>
      <w:hyperlink w:anchor="_Toc170288550" w:history="1">
        <w:r w:rsidR="00354D14" w:rsidRPr="004E2D0B">
          <w:rPr>
            <w:rStyle w:val="Hyperlink"/>
          </w:rPr>
          <w:t>1.4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Protocol transport</w:t>
        </w:r>
        <w:r w:rsidR="00354D14">
          <w:rPr>
            <w:webHidden/>
          </w:rPr>
          <w:tab/>
        </w:r>
        <w:r w:rsidR="00354D14">
          <w:rPr>
            <w:webHidden/>
          </w:rPr>
          <w:fldChar w:fldCharType="begin"/>
        </w:r>
        <w:r w:rsidR="00354D14">
          <w:rPr>
            <w:webHidden/>
          </w:rPr>
          <w:instrText xml:space="preserve"> PAGEREF _Toc170288550 \h </w:instrText>
        </w:r>
        <w:r w:rsidR="00354D14">
          <w:rPr>
            <w:webHidden/>
          </w:rPr>
        </w:r>
        <w:r w:rsidR="00354D14">
          <w:rPr>
            <w:webHidden/>
          </w:rPr>
          <w:fldChar w:fldCharType="separate"/>
        </w:r>
        <w:r w:rsidR="005123EF">
          <w:rPr>
            <w:webHidden/>
          </w:rPr>
          <w:t>11</w:t>
        </w:r>
        <w:r w:rsidR="00354D14">
          <w:rPr>
            <w:webHidden/>
          </w:rPr>
          <w:fldChar w:fldCharType="end"/>
        </w:r>
      </w:hyperlink>
    </w:p>
    <w:p w14:paraId="19D68B5D" w14:textId="70BBE4C8" w:rsidR="00354D14" w:rsidRDefault="00000000">
      <w:pPr>
        <w:pStyle w:val="TOC2"/>
        <w:rPr>
          <w:rFonts w:asciiTheme="minorHAnsi" w:eastAsiaTheme="minorEastAsia" w:hAnsiTheme="minorHAnsi" w:cstheme="minorBidi"/>
          <w:kern w:val="2"/>
          <w:sz w:val="22"/>
          <w:szCs w:val="22"/>
          <w14:ligatures w14:val="standardContextual"/>
        </w:rPr>
      </w:pPr>
      <w:hyperlink w:anchor="_Toc170288551" w:history="1">
        <w:r w:rsidR="00354D14" w:rsidRPr="004E2D0B">
          <w:rPr>
            <w:rStyle w:val="Hyperlink"/>
          </w:rPr>
          <w:t>1.5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Supervisory application and field device relationship</w:t>
        </w:r>
        <w:r w:rsidR="00354D14">
          <w:rPr>
            <w:webHidden/>
          </w:rPr>
          <w:tab/>
        </w:r>
        <w:r w:rsidR="00354D14">
          <w:rPr>
            <w:webHidden/>
          </w:rPr>
          <w:fldChar w:fldCharType="begin"/>
        </w:r>
        <w:r w:rsidR="00354D14">
          <w:rPr>
            <w:webHidden/>
          </w:rPr>
          <w:instrText xml:space="preserve"> PAGEREF _Toc170288551 \h </w:instrText>
        </w:r>
        <w:r w:rsidR="00354D14">
          <w:rPr>
            <w:webHidden/>
          </w:rPr>
        </w:r>
        <w:r w:rsidR="00354D14">
          <w:rPr>
            <w:webHidden/>
          </w:rPr>
          <w:fldChar w:fldCharType="separate"/>
        </w:r>
        <w:r w:rsidR="005123EF">
          <w:rPr>
            <w:webHidden/>
          </w:rPr>
          <w:t>12</w:t>
        </w:r>
        <w:r w:rsidR="00354D14">
          <w:rPr>
            <w:webHidden/>
          </w:rPr>
          <w:fldChar w:fldCharType="end"/>
        </w:r>
      </w:hyperlink>
    </w:p>
    <w:p w14:paraId="56AD3182" w14:textId="2E40AA9A" w:rsidR="00354D14" w:rsidRDefault="00000000">
      <w:pPr>
        <w:pStyle w:val="TOC2"/>
        <w:rPr>
          <w:rFonts w:asciiTheme="minorHAnsi" w:eastAsiaTheme="minorEastAsia" w:hAnsiTheme="minorHAnsi" w:cstheme="minorBidi"/>
          <w:kern w:val="2"/>
          <w:sz w:val="22"/>
          <w:szCs w:val="22"/>
          <w14:ligatures w14:val="standardContextual"/>
        </w:rPr>
      </w:pPr>
      <w:hyperlink w:anchor="_Toc170288552" w:history="1">
        <w:r w:rsidR="00354D14" w:rsidRPr="004E2D0B">
          <w:rPr>
            <w:rStyle w:val="Hyperlink"/>
          </w:rPr>
          <w:t>1.6</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Lucid between supervisory applications</w:t>
        </w:r>
        <w:r w:rsidR="00354D14">
          <w:rPr>
            <w:webHidden/>
          </w:rPr>
          <w:tab/>
        </w:r>
        <w:r w:rsidR="00354D14">
          <w:rPr>
            <w:webHidden/>
          </w:rPr>
          <w:fldChar w:fldCharType="begin"/>
        </w:r>
        <w:r w:rsidR="00354D14">
          <w:rPr>
            <w:webHidden/>
          </w:rPr>
          <w:instrText xml:space="preserve"> PAGEREF _Toc170288552 \h </w:instrText>
        </w:r>
        <w:r w:rsidR="00354D14">
          <w:rPr>
            <w:webHidden/>
          </w:rPr>
        </w:r>
        <w:r w:rsidR="00354D14">
          <w:rPr>
            <w:webHidden/>
          </w:rPr>
          <w:fldChar w:fldCharType="separate"/>
        </w:r>
        <w:r w:rsidR="005123EF">
          <w:rPr>
            <w:webHidden/>
          </w:rPr>
          <w:t>12</w:t>
        </w:r>
        <w:r w:rsidR="00354D14">
          <w:rPr>
            <w:webHidden/>
          </w:rPr>
          <w:fldChar w:fldCharType="end"/>
        </w:r>
      </w:hyperlink>
    </w:p>
    <w:p w14:paraId="4D512BB2" w14:textId="307F85C3" w:rsidR="00354D14" w:rsidRDefault="00000000">
      <w:pPr>
        <w:pStyle w:val="TOC2"/>
        <w:rPr>
          <w:rFonts w:asciiTheme="minorHAnsi" w:eastAsiaTheme="minorEastAsia" w:hAnsiTheme="minorHAnsi" w:cstheme="minorBidi"/>
          <w:kern w:val="2"/>
          <w:sz w:val="22"/>
          <w:szCs w:val="22"/>
          <w14:ligatures w14:val="standardContextual"/>
        </w:rPr>
      </w:pPr>
      <w:hyperlink w:anchor="_Toc170288553" w:history="1">
        <w:r w:rsidR="00354D14" w:rsidRPr="004E2D0B">
          <w:rPr>
            <w:rStyle w:val="Hyperlink"/>
          </w:rPr>
          <w:t>1.7</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Data representation</w:t>
        </w:r>
        <w:r w:rsidR="00354D14">
          <w:rPr>
            <w:webHidden/>
          </w:rPr>
          <w:tab/>
        </w:r>
        <w:r w:rsidR="00354D14">
          <w:rPr>
            <w:webHidden/>
          </w:rPr>
          <w:fldChar w:fldCharType="begin"/>
        </w:r>
        <w:r w:rsidR="00354D14">
          <w:rPr>
            <w:webHidden/>
          </w:rPr>
          <w:instrText xml:space="preserve"> PAGEREF _Toc170288553 \h </w:instrText>
        </w:r>
        <w:r w:rsidR="00354D14">
          <w:rPr>
            <w:webHidden/>
          </w:rPr>
        </w:r>
        <w:r w:rsidR="00354D14">
          <w:rPr>
            <w:webHidden/>
          </w:rPr>
          <w:fldChar w:fldCharType="separate"/>
        </w:r>
        <w:r w:rsidR="005123EF">
          <w:rPr>
            <w:webHidden/>
          </w:rPr>
          <w:t>12</w:t>
        </w:r>
        <w:r w:rsidR="00354D14">
          <w:rPr>
            <w:webHidden/>
          </w:rPr>
          <w:fldChar w:fldCharType="end"/>
        </w:r>
      </w:hyperlink>
    </w:p>
    <w:p w14:paraId="3E061731" w14:textId="2ABCC649"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54" w:history="1">
        <w:r w:rsidR="00354D14" w:rsidRPr="004E2D0B">
          <w:rPr>
            <w:rStyle w:val="Hyperlink"/>
          </w:rPr>
          <w:t>2</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Data model</w:t>
        </w:r>
        <w:r w:rsidR="00354D14">
          <w:rPr>
            <w:webHidden/>
          </w:rPr>
          <w:tab/>
        </w:r>
        <w:r w:rsidR="00354D14">
          <w:rPr>
            <w:webHidden/>
          </w:rPr>
          <w:fldChar w:fldCharType="begin"/>
        </w:r>
        <w:r w:rsidR="00354D14">
          <w:rPr>
            <w:webHidden/>
          </w:rPr>
          <w:instrText xml:space="preserve"> PAGEREF _Toc170288554 \h </w:instrText>
        </w:r>
        <w:r w:rsidR="00354D14">
          <w:rPr>
            <w:webHidden/>
          </w:rPr>
        </w:r>
        <w:r w:rsidR="00354D14">
          <w:rPr>
            <w:webHidden/>
          </w:rPr>
          <w:fldChar w:fldCharType="separate"/>
        </w:r>
        <w:r w:rsidR="005123EF">
          <w:rPr>
            <w:webHidden/>
          </w:rPr>
          <w:t>13</w:t>
        </w:r>
        <w:r w:rsidR="00354D14">
          <w:rPr>
            <w:webHidden/>
          </w:rPr>
          <w:fldChar w:fldCharType="end"/>
        </w:r>
      </w:hyperlink>
    </w:p>
    <w:p w14:paraId="0AB4903D" w14:textId="205A1C05" w:rsidR="00354D14" w:rsidRDefault="00000000">
      <w:pPr>
        <w:pStyle w:val="TOC2"/>
        <w:rPr>
          <w:rFonts w:asciiTheme="minorHAnsi" w:eastAsiaTheme="minorEastAsia" w:hAnsiTheme="minorHAnsi" w:cstheme="minorBidi"/>
          <w:kern w:val="2"/>
          <w:sz w:val="22"/>
          <w:szCs w:val="22"/>
          <w14:ligatures w14:val="standardContextual"/>
        </w:rPr>
      </w:pPr>
      <w:hyperlink w:anchor="_Toc170288555" w:history="1">
        <w:r w:rsidR="00354D14" w:rsidRPr="004E2D0B">
          <w:rPr>
            <w:rStyle w:val="Hyperlink"/>
          </w:rPr>
          <w:t>2.1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Field device</w:t>
        </w:r>
        <w:r w:rsidR="00354D14">
          <w:rPr>
            <w:webHidden/>
          </w:rPr>
          <w:tab/>
        </w:r>
        <w:r w:rsidR="00354D14">
          <w:rPr>
            <w:webHidden/>
          </w:rPr>
          <w:fldChar w:fldCharType="begin"/>
        </w:r>
        <w:r w:rsidR="00354D14">
          <w:rPr>
            <w:webHidden/>
          </w:rPr>
          <w:instrText xml:space="preserve"> PAGEREF _Toc170288555 \h </w:instrText>
        </w:r>
        <w:r w:rsidR="00354D14">
          <w:rPr>
            <w:webHidden/>
          </w:rPr>
        </w:r>
        <w:r w:rsidR="00354D14">
          <w:rPr>
            <w:webHidden/>
          </w:rPr>
          <w:fldChar w:fldCharType="separate"/>
        </w:r>
        <w:r w:rsidR="005123EF">
          <w:rPr>
            <w:webHidden/>
          </w:rPr>
          <w:t>13</w:t>
        </w:r>
        <w:r w:rsidR="00354D14">
          <w:rPr>
            <w:webHidden/>
          </w:rPr>
          <w:fldChar w:fldCharType="end"/>
        </w:r>
      </w:hyperlink>
    </w:p>
    <w:p w14:paraId="4C0E3B0B" w14:textId="41C61768"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6" w:history="1">
        <w:r w:rsidR="00354D14" w:rsidRPr="004E2D0B">
          <w:rPr>
            <w:rStyle w:val="Hyperlink"/>
            <w:noProof/>
          </w:rPr>
          <w:t>2.1.1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Lucid schema</w:t>
        </w:r>
        <w:r w:rsidR="00354D14">
          <w:rPr>
            <w:noProof/>
            <w:webHidden/>
          </w:rPr>
          <w:tab/>
        </w:r>
        <w:r w:rsidR="00354D14">
          <w:rPr>
            <w:noProof/>
            <w:webHidden/>
          </w:rPr>
          <w:fldChar w:fldCharType="begin"/>
        </w:r>
        <w:r w:rsidR="00354D14">
          <w:rPr>
            <w:noProof/>
            <w:webHidden/>
          </w:rPr>
          <w:instrText xml:space="preserve"> PAGEREF _Toc170288556 \h </w:instrText>
        </w:r>
        <w:r w:rsidR="00354D14">
          <w:rPr>
            <w:noProof/>
            <w:webHidden/>
          </w:rPr>
        </w:r>
        <w:r w:rsidR="00354D14">
          <w:rPr>
            <w:noProof/>
            <w:webHidden/>
          </w:rPr>
          <w:fldChar w:fldCharType="separate"/>
        </w:r>
        <w:r w:rsidR="005123EF">
          <w:rPr>
            <w:noProof/>
            <w:webHidden/>
          </w:rPr>
          <w:t>15</w:t>
        </w:r>
        <w:r w:rsidR="00354D14">
          <w:rPr>
            <w:noProof/>
            <w:webHidden/>
          </w:rPr>
          <w:fldChar w:fldCharType="end"/>
        </w:r>
      </w:hyperlink>
    </w:p>
    <w:p w14:paraId="58FBE864" w14:textId="394529A2"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7" w:history="1">
        <w:r w:rsidR="00354D14" w:rsidRPr="004E2D0B">
          <w:rPr>
            <w:rStyle w:val="Hyperlink"/>
            <w:noProof/>
          </w:rPr>
          <w:t>2.1.2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Device profile</w:t>
        </w:r>
        <w:r w:rsidR="00354D14">
          <w:rPr>
            <w:noProof/>
            <w:webHidden/>
          </w:rPr>
          <w:tab/>
        </w:r>
        <w:r w:rsidR="00354D14">
          <w:rPr>
            <w:noProof/>
            <w:webHidden/>
          </w:rPr>
          <w:fldChar w:fldCharType="begin"/>
        </w:r>
        <w:r w:rsidR="00354D14">
          <w:rPr>
            <w:noProof/>
            <w:webHidden/>
          </w:rPr>
          <w:instrText xml:space="preserve"> PAGEREF _Toc170288557 \h </w:instrText>
        </w:r>
        <w:r w:rsidR="00354D14">
          <w:rPr>
            <w:noProof/>
            <w:webHidden/>
          </w:rPr>
        </w:r>
        <w:r w:rsidR="00354D14">
          <w:rPr>
            <w:noProof/>
            <w:webHidden/>
          </w:rPr>
          <w:fldChar w:fldCharType="separate"/>
        </w:r>
        <w:r w:rsidR="005123EF">
          <w:rPr>
            <w:noProof/>
            <w:webHidden/>
          </w:rPr>
          <w:t>15</w:t>
        </w:r>
        <w:r w:rsidR="00354D14">
          <w:rPr>
            <w:noProof/>
            <w:webHidden/>
          </w:rPr>
          <w:fldChar w:fldCharType="end"/>
        </w:r>
      </w:hyperlink>
    </w:p>
    <w:p w14:paraId="530F2489" w14:textId="16E51543"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8" w:history="1">
        <w:r w:rsidR="00354D14" w:rsidRPr="004E2D0B">
          <w:rPr>
            <w:rStyle w:val="Hyperlink"/>
            <w:noProof/>
          </w:rPr>
          <w:t>2.1.3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Configuration</w:t>
        </w:r>
        <w:r w:rsidR="00354D14">
          <w:rPr>
            <w:noProof/>
            <w:webHidden/>
          </w:rPr>
          <w:tab/>
        </w:r>
        <w:r w:rsidR="00354D14">
          <w:rPr>
            <w:noProof/>
            <w:webHidden/>
          </w:rPr>
          <w:fldChar w:fldCharType="begin"/>
        </w:r>
        <w:r w:rsidR="00354D14">
          <w:rPr>
            <w:noProof/>
            <w:webHidden/>
          </w:rPr>
          <w:instrText xml:space="preserve"> PAGEREF _Toc170288558 \h </w:instrText>
        </w:r>
        <w:r w:rsidR="00354D14">
          <w:rPr>
            <w:noProof/>
            <w:webHidden/>
          </w:rPr>
        </w:r>
        <w:r w:rsidR="00354D14">
          <w:rPr>
            <w:noProof/>
            <w:webHidden/>
          </w:rPr>
          <w:fldChar w:fldCharType="separate"/>
        </w:r>
        <w:r w:rsidR="005123EF">
          <w:rPr>
            <w:noProof/>
            <w:webHidden/>
          </w:rPr>
          <w:t>19</w:t>
        </w:r>
        <w:r w:rsidR="00354D14">
          <w:rPr>
            <w:noProof/>
            <w:webHidden/>
          </w:rPr>
          <w:fldChar w:fldCharType="end"/>
        </w:r>
      </w:hyperlink>
    </w:p>
    <w:p w14:paraId="06F97E4E" w14:textId="18F7DCCC"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9" w:history="1">
        <w:r w:rsidR="00354D14" w:rsidRPr="004E2D0B">
          <w:rPr>
            <w:rStyle w:val="Hyperlink"/>
            <w:noProof/>
          </w:rPr>
          <w:t>2.1.4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Connection scheduling</w:t>
        </w:r>
        <w:r w:rsidR="00354D14">
          <w:rPr>
            <w:noProof/>
            <w:webHidden/>
          </w:rPr>
          <w:tab/>
        </w:r>
        <w:r w:rsidR="00354D14">
          <w:rPr>
            <w:noProof/>
            <w:webHidden/>
          </w:rPr>
          <w:fldChar w:fldCharType="begin"/>
        </w:r>
        <w:r w:rsidR="00354D14">
          <w:rPr>
            <w:noProof/>
            <w:webHidden/>
          </w:rPr>
          <w:instrText xml:space="preserve"> PAGEREF _Toc170288559 \h </w:instrText>
        </w:r>
        <w:r w:rsidR="00354D14">
          <w:rPr>
            <w:noProof/>
            <w:webHidden/>
          </w:rPr>
        </w:r>
        <w:r w:rsidR="00354D14">
          <w:rPr>
            <w:noProof/>
            <w:webHidden/>
          </w:rPr>
          <w:fldChar w:fldCharType="separate"/>
        </w:r>
        <w:r w:rsidR="005123EF">
          <w:rPr>
            <w:noProof/>
            <w:webHidden/>
          </w:rPr>
          <w:t>24</w:t>
        </w:r>
        <w:r w:rsidR="00354D14">
          <w:rPr>
            <w:noProof/>
            <w:webHidden/>
          </w:rPr>
          <w:fldChar w:fldCharType="end"/>
        </w:r>
      </w:hyperlink>
    </w:p>
    <w:p w14:paraId="2C6F2458" w14:textId="242C41A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0" w:history="1">
        <w:r w:rsidR="00354D14" w:rsidRPr="004E2D0B">
          <w:rPr>
            <w:rStyle w:val="Hyperlink"/>
            <w:noProof/>
          </w:rPr>
          <w:t>2.1.5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_Toc170288560 \h </w:instrText>
        </w:r>
        <w:r w:rsidR="00354D14">
          <w:rPr>
            <w:noProof/>
            <w:webHidden/>
          </w:rPr>
        </w:r>
        <w:r w:rsidR="00354D14">
          <w:rPr>
            <w:noProof/>
            <w:webHidden/>
          </w:rPr>
          <w:fldChar w:fldCharType="separate"/>
        </w:r>
        <w:r w:rsidR="005123EF">
          <w:rPr>
            <w:noProof/>
            <w:webHidden/>
          </w:rPr>
          <w:t>25</w:t>
        </w:r>
        <w:r w:rsidR="00354D14">
          <w:rPr>
            <w:noProof/>
            <w:webHidden/>
          </w:rPr>
          <w:fldChar w:fldCharType="end"/>
        </w:r>
      </w:hyperlink>
    </w:p>
    <w:p w14:paraId="3ED20BAD" w14:textId="03246870" w:rsidR="00354D14" w:rsidRDefault="00000000">
      <w:pPr>
        <w:pStyle w:val="TOC2"/>
        <w:rPr>
          <w:rFonts w:asciiTheme="minorHAnsi" w:eastAsiaTheme="minorEastAsia" w:hAnsiTheme="minorHAnsi" w:cstheme="minorBidi"/>
          <w:kern w:val="2"/>
          <w:sz w:val="22"/>
          <w:szCs w:val="22"/>
          <w14:ligatures w14:val="standardContextual"/>
        </w:rPr>
      </w:pPr>
      <w:hyperlink w:anchor="_Toc170288561" w:history="1">
        <w:r w:rsidR="00354D14" w:rsidRPr="004E2D0B">
          <w:rPr>
            <w:rStyle w:val="Hyperlink"/>
          </w:rPr>
          <w:t>2.2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Events</w:t>
        </w:r>
        <w:r w:rsidR="00354D14">
          <w:rPr>
            <w:webHidden/>
          </w:rPr>
          <w:tab/>
        </w:r>
        <w:r w:rsidR="00354D14">
          <w:rPr>
            <w:webHidden/>
          </w:rPr>
          <w:fldChar w:fldCharType="begin"/>
        </w:r>
        <w:r w:rsidR="00354D14">
          <w:rPr>
            <w:webHidden/>
          </w:rPr>
          <w:instrText xml:space="preserve"> PAGEREF _Toc170288561 \h </w:instrText>
        </w:r>
        <w:r w:rsidR="00354D14">
          <w:rPr>
            <w:webHidden/>
          </w:rPr>
        </w:r>
        <w:r w:rsidR="00354D14">
          <w:rPr>
            <w:webHidden/>
          </w:rPr>
          <w:fldChar w:fldCharType="separate"/>
        </w:r>
        <w:r w:rsidR="005123EF">
          <w:rPr>
            <w:webHidden/>
          </w:rPr>
          <w:t>25</w:t>
        </w:r>
        <w:r w:rsidR="00354D14">
          <w:rPr>
            <w:webHidden/>
          </w:rPr>
          <w:fldChar w:fldCharType="end"/>
        </w:r>
      </w:hyperlink>
    </w:p>
    <w:p w14:paraId="1B16BF2C" w14:textId="452195D9" w:rsidR="00354D14" w:rsidRDefault="00000000">
      <w:pPr>
        <w:pStyle w:val="TOC2"/>
        <w:rPr>
          <w:rFonts w:asciiTheme="minorHAnsi" w:eastAsiaTheme="minorEastAsia" w:hAnsiTheme="minorHAnsi" w:cstheme="minorBidi"/>
          <w:kern w:val="2"/>
          <w:sz w:val="22"/>
          <w:szCs w:val="22"/>
          <w14:ligatures w14:val="standardContextual"/>
        </w:rPr>
      </w:pPr>
      <w:hyperlink w:anchor="_Toc170288562" w:history="1">
        <w:r w:rsidR="00354D14" w:rsidRPr="004E2D0B">
          <w:rPr>
            <w:rStyle w:val="Hyperlink"/>
          </w:rPr>
          <w:t>2.3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Actions</w:t>
        </w:r>
        <w:r w:rsidR="00354D14">
          <w:rPr>
            <w:webHidden/>
          </w:rPr>
          <w:tab/>
        </w:r>
        <w:r w:rsidR="00354D14">
          <w:rPr>
            <w:webHidden/>
          </w:rPr>
          <w:fldChar w:fldCharType="begin"/>
        </w:r>
        <w:r w:rsidR="00354D14">
          <w:rPr>
            <w:webHidden/>
          </w:rPr>
          <w:instrText xml:space="preserve"> PAGEREF _Toc170288562 \h </w:instrText>
        </w:r>
        <w:r w:rsidR="00354D14">
          <w:rPr>
            <w:webHidden/>
          </w:rPr>
        </w:r>
        <w:r w:rsidR="00354D14">
          <w:rPr>
            <w:webHidden/>
          </w:rPr>
          <w:fldChar w:fldCharType="separate"/>
        </w:r>
        <w:r w:rsidR="005123EF">
          <w:rPr>
            <w:webHidden/>
          </w:rPr>
          <w:t>25</w:t>
        </w:r>
        <w:r w:rsidR="00354D14">
          <w:rPr>
            <w:webHidden/>
          </w:rPr>
          <w:fldChar w:fldCharType="end"/>
        </w:r>
      </w:hyperlink>
    </w:p>
    <w:p w14:paraId="52B0ADDC" w14:textId="720EF102" w:rsidR="00354D14" w:rsidRDefault="00000000">
      <w:pPr>
        <w:pStyle w:val="TOC2"/>
        <w:rPr>
          <w:rFonts w:asciiTheme="minorHAnsi" w:eastAsiaTheme="minorEastAsia" w:hAnsiTheme="minorHAnsi" w:cstheme="minorBidi"/>
          <w:kern w:val="2"/>
          <w:sz w:val="22"/>
          <w:szCs w:val="22"/>
          <w14:ligatures w14:val="standardContextual"/>
        </w:rPr>
      </w:pPr>
      <w:hyperlink w:anchor="_Toc170288563" w:history="1">
        <w:r w:rsidR="00354D14" w:rsidRPr="004E2D0B">
          <w:rPr>
            <w:rStyle w:val="Hyperlink"/>
          </w:rPr>
          <w:t>2.4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Points</w:t>
        </w:r>
        <w:r w:rsidR="00354D14">
          <w:rPr>
            <w:webHidden/>
          </w:rPr>
          <w:tab/>
        </w:r>
        <w:r w:rsidR="00354D14">
          <w:rPr>
            <w:webHidden/>
          </w:rPr>
          <w:fldChar w:fldCharType="begin"/>
        </w:r>
        <w:r w:rsidR="00354D14">
          <w:rPr>
            <w:webHidden/>
          </w:rPr>
          <w:instrText xml:space="preserve"> PAGEREF _Toc170288563 \h </w:instrText>
        </w:r>
        <w:r w:rsidR="00354D14">
          <w:rPr>
            <w:webHidden/>
          </w:rPr>
        </w:r>
        <w:r w:rsidR="00354D14">
          <w:rPr>
            <w:webHidden/>
          </w:rPr>
          <w:fldChar w:fldCharType="separate"/>
        </w:r>
        <w:r w:rsidR="005123EF">
          <w:rPr>
            <w:webHidden/>
          </w:rPr>
          <w:t>26</w:t>
        </w:r>
        <w:r w:rsidR="00354D14">
          <w:rPr>
            <w:webHidden/>
          </w:rPr>
          <w:fldChar w:fldCharType="end"/>
        </w:r>
      </w:hyperlink>
    </w:p>
    <w:p w14:paraId="5F0AB792" w14:textId="4DC727B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4" w:history="1">
        <w:r w:rsidR="00354D14" w:rsidRPr="004E2D0B">
          <w:rPr>
            <w:rStyle w:val="Hyperlink"/>
            <w:noProof/>
          </w:rPr>
          <w:t>2.4.1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_Toc170288564 \h </w:instrText>
        </w:r>
        <w:r w:rsidR="00354D14">
          <w:rPr>
            <w:noProof/>
            <w:webHidden/>
          </w:rPr>
        </w:r>
        <w:r w:rsidR="00354D14">
          <w:rPr>
            <w:noProof/>
            <w:webHidden/>
          </w:rPr>
          <w:fldChar w:fldCharType="separate"/>
        </w:r>
        <w:r w:rsidR="005123EF">
          <w:rPr>
            <w:noProof/>
            <w:webHidden/>
          </w:rPr>
          <w:t>29</w:t>
        </w:r>
        <w:r w:rsidR="00354D14">
          <w:rPr>
            <w:noProof/>
            <w:webHidden/>
          </w:rPr>
          <w:fldChar w:fldCharType="end"/>
        </w:r>
      </w:hyperlink>
    </w:p>
    <w:p w14:paraId="39315666" w14:textId="03A04C0E"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5" w:history="1">
        <w:r w:rsidR="00354D14" w:rsidRPr="004E2D0B">
          <w:rPr>
            <w:rStyle w:val="Hyperlink"/>
            <w:noProof/>
          </w:rPr>
          <w:t>2.4.2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Binary points</w:t>
        </w:r>
        <w:r w:rsidR="00354D14">
          <w:rPr>
            <w:noProof/>
            <w:webHidden/>
          </w:rPr>
          <w:tab/>
        </w:r>
        <w:r w:rsidR="00354D14">
          <w:rPr>
            <w:noProof/>
            <w:webHidden/>
          </w:rPr>
          <w:fldChar w:fldCharType="begin"/>
        </w:r>
        <w:r w:rsidR="00354D14">
          <w:rPr>
            <w:noProof/>
            <w:webHidden/>
          </w:rPr>
          <w:instrText xml:space="preserve"> PAGEREF _Toc170288565 \h </w:instrText>
        </w:r>
        <w:r w:rsidR="00354D14">
          <w:rPr>
            <w:noProof/>
            <w:webHidden/>
          </w:rPr>
        </w:r>
        <w:r w:rsidR="00354D14">
          <w:rPr>
            <w:noProof/>
            <w:webHidden/>
          </w:rPr>
          <w:fldChar w:fldCharType="separate"/>
        </w:r>
        <w:r w:rsidR="005123EF">
          <w:rPr>
            <w:noProof/>
            <w:webHidden/>
          </w:rPr>
          <w:t>31</w:t>
        </w:r>
        <w:r w:rsidR="00354D14">
          <w:rPr>
            <w:noProof/>
            <w:webHidden/>
          </w:rPr>
          <w:fldChar w:fldCharType="end"/>
        </w:r>
      </w:hyperlink>
    </w:p>
    <w:p w14:paraId="34CC5249" w14:textId="06607263"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6" w:history="1">
        <w:r w:rsidR="00354D14" w:rsidRPr="004E2D0B">
          <w:rPr>
            <w:rStyle w:val="Hyperlink"/>
            <w:noProof/>
          </w:rPr>
          <w:t>2.4.3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Analogue points</w:t>
        </w:r>
        <w:r w:rsidR="00354D14">
          <w:rPr>
            <w:noProof/>
            <w:webHidden/>
          </w:rPr>
          <w:tab/>
        </w:r>
        <w:r w:rsidR="00354D14">
          <w:rPr>
            <w:noProof/>
            <w:webHidden/>
          </w:rPr>
          <w:fldChar w:fldCharType="begin"/>
        </w:r>
        <w:r w:rsidR="00354D14">
          <w:rPr>
            <w:noProof/>
            <w:webHidden/>
          </w:rPr>
          <w:instrText xml:space="preserve"> PAGEREF _Toc170288566 \h </w:instrText>
        </w:r>
        <w:r w:rsidR="00354D14">
          <w:rPr>
            <w:noProof/>
            <w:webHidden/>
          </w:rPr>
        </w:r>
        <w:r w:rsidR="00354D14">
          <w:rPr>
            <w:noProof/>
            <w:webHidden/>
          </w:rPr>
          <w:fldChar w:fldCharType="separate"/>
        </w:r>
        <w:r w:rsidR="005123EF">
          <w:rPr>
            <w:noProof/>
            <w:webHidden/>
          </w:rPr>
          <w:t>33</w:t>
        </w:r>
        <w:r w:rsidR="00354D14">
          <w:rPr>
            <w:noProof/>
            <w:webHidden/>
          </w:rPr>
          <w:fldChar w:fldCharType="end"/>
        </w:r>
      </w:hyperlink>
    </w:p>
    <w:p w14:paraId="1D7D7C16" w14:textId="4C471F85"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7" w:history="1">
        <w:r w:rsidR="00354D14" w:rsidRPr="004E2D0B">
          <w:rPr>
            <w:rStyle w:val="Hyperlink"/>
            <w:noProof/>
          </w:rPr>
          <w:t>2.4.4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Counter points</w:t>
        </w:r>
        <w:r w:rsidR="00354D14">
          <w:rPr>
            <w:noProof/>
            <w:webHidden/>
          </w:rPr>
          <w:tab/>
        </w:r>
        <w:r w:rsidR="00354D14">
          <w:rPr>
            <w:noProof/>
            <w:webHidden/>
          </w:rPr>
          <w:fldChar w:fldCharType="begin"/>
        </w:r>
        <w:r w:rsidR="00354D14">
          <w:rPr>
            <w:noProof/>
            <w:webHidden/>
          </w:rPr>
          <w:instrText xml:space="preserve"> PAGEREF _Toc170288567 \h </w:instrText>
        </w:r>
        <w:r w:rsidR="00354D14">
          <w:rPr>
            <w:noProof/>
            <w:webHidden/>
          </w:rPr>
        </w:r>
        <w:r w:rsidR="00354D14">
          <w:rPr>
            <w:noProof/>
            <w:webHidden/>
          </w:rPr>
          <w:fldChar w:fldCharType="separate"/>
        </w:r>
        <w:r w:rsidR="005123EF">
          <w:rPr>
            <w:noProof/>
            <w:webHidden/>
          </w:rPr>
          <w:t>36</w:t>
        </w:r>
        <w:r w:rsidR="00354D14">
          <w:rPr>
            <w:noProof/>
            <w:webHidden/>
          </w:rPr>
          <w:fldChar w:fldCharType="end"/>
        </w:r>
      </w:hyperlink>
    </w:p>
    <w:p w14:paraId="720E08FE" w14:textId="58FB9F7F"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8" w:history="1">
        <w:r w:rsidR="00354D14" w:rsidRPr="004E2D0B">
          <w:rPr>
            <w:rStyle w:val="Hyperlink"/>
            <w:rFonts w:eastAsia="DengXian"/>
            <w:noProof/>
            <w:lang w:eastAsia="en-US"/>
          </w:rPr>
          <w:t>2.4.5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lang w:eastAsia="en-US"/>
          </w:rPr>
          <w:t>Analogue limits</w:t>
        </w:r>
        <w:r w:rsidR="00354D14">
          <w:rPr>
            <w:noProof/>
            <w:webHidden/>
          </w:rPr>
          <w:tab/>
        </w:r>
        <w:r w:rsidR="00354D14">
          <w:rPr>
            <w:noProof/>
            <w:webHidden/>
          </w:rPr>
          <w:fldChar w:fldCharType="begin"/>
        </w:r>
        <w:r w:rsidR="00354D14">
          <w:rPr>
            <w:noProof/>
            <w:webHidden/>
          </w:rPr>
          <w:instrText xml:space="preserve"> PAGEREF _Toc170288568 \h </w:instrText>
        </w:r>
        <w:r w:rsidR="00354D14">
          <w:rPr>
            <w:noProof/>
            <w:webHidden/>
          </w:rPr>
        </w:r>
        <w:r w:rsidR="00354D14">
          <w:rPr>
            <w:noProof/>
            <w:webHidden/>
          </w:rPr>
          <w:fldChar w:fldCharType="separate"/>
        </w:r>
        <w:r w:rsidR="005123EF">
          <w:rPr>
            <w:noProof/>
            <w:webHidden/>
          </w:rPr>
          <w:t>38</w:t>
        </w:r>
        <w:r w:rsidR="00354D14">
          <w:rPr>
            <w:noProof/>
            <w:webHidden/>
          </w:rPr>
          <w:fldChar w:fldCharType="end"/>
        </w:r>
      </w:hyperlink>
    </w:p>
    <w:p w14:paraId="1F7BF089" w14:textId="772239D4"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9" w:history="1">
        <w:r w:rsidR="00354D14" w:rsidRPr="004E2D0B">
          <w:rPr>
            <w:rStyle w:val="Hyperlink"/>
            <w:rFonts w:eastAsia="DengXian"/>
            <w:noProof/>
          </w:rPr>
          <w:t>2.4.6</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rPr>
          <w:t>Counter limits</w:t>
        </w:r>
        <w:r w:rsidR="00354D14">
          <w:rPr>
            <w:noProof/>
            <w:webHidden/>
          </w:rPr>
          <w:tab/>
        </w:r>
        <w:r w:rsidR="00354D14">
          <w:rPr>
            <w:noProof/>
            <w:webHidden/>
          </w:rPr>
          <w:fldChar w:fldCharType="begin"/>
        </w:r>
        <w:r w:rsidR="00354D14">
          <w:rPr>
            <w:noProof/>
            <w:webHidden/>
          </w:rPr>
          <w:instrText xml:space="preserve"> PAGEREF _Toc170288569 \h </w:instrText>
        </w:r>
        <w:r w:rsidR="00354D14">
          <w:rPr>
            <w:noProof/>
            <w:webHidden/>
          </w:rPr>
        </w:r>
        <w:r w:rsidR="00354D14">
          <w:rPr>
            <w:noProof/>
            <w:webHidden/>
          </w:rPr>
          <w:fldChar w:fldCharType="separate"/>
        </w:r>
        <w:r w:rsidR="005123EF">
          <w:rPr>
            <w:noProof/>
            <w:webHidden/>
          </w:rPr>
          <w:t>46</w:t>
        </w:r>
        <w:r w:rsidR="00354D14">
          <w:rPr>
            <w:noProof/>
            <w:webHidden/>
          </w:rPr>
          <w:fldChar w:fldCharType="end"/>
        </w:r>
      </w:hyperlink>
    </w:p>
    <w:p w14:paraId="70C77FC6" w14:textId="75AFBAE5"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0" w:history="1">
        <w:r w:rsidR="00354D14" w:rsidRPr="004E2D0B">
          <w:rPr>
            <w:rStyle w:val="Hyperlink"/>
            <w:rFonts w:eastAsia="DengXian"/>
            <w:noProof/>
          </w:rPr>
          <w:t>2.4.7</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rPr>
          <w:t>No change</w:t>
        </w:r>
        <w:r w:rsidR="00354D14">
          <w:rPr>
            <w:noProof/>
            <w:webHidden/>
          </w:rPr>
          <w:tab/>
        </w:r>
        <w:r w:rsidR="00354D14">
          <w:rPr>
            <w:noProof/>
            <w:webHidden/>
          </w:rPr>
          <w:fldChar w:fldCharType="begin"/>
        </w:r>
        <w:r w:rsidR="00354D14">
          <w:rPr>
            <w:noProof/>
            <w:webHidden/>
          </w:rPr>
          <w:instrText xml:space="preserve"> PAGEREF _Toc170288570 \h </w:instrText>
        </w:r>
        <w:r w:rsidR="00354D14">
          <w:rPr>
            <w:noProof/>
            <w:webHidden/>
          </w:rPr>
        </w:r>
        <w:r w:rsidR="00354D14">
          <w:rPr>
            <w:noProof/>
            <w:webHidden/>
          </w:rPr>
          <w:fldChar w:fldCharType="separate"/>
        </w:r>
        <w:r w:rsidR="005123EF">
          <w:rPr>
            <w:noProof/>
            <w:webHidden/>
          </w:rPr>
          <w:t>49</w:t>
        </w:r>
        <w:r w:rsidR="00354D14">
          <w:rPr>
            <w:noProof/>
            <w:webHidden/>
          </w:rPr>
          <w:fldChar w:fldCharType="end"/>
        </w:r>
      </w:hyperlink>
    </w:p>
    <w:p w14:paraId="307DBE20" w14:textId="6BD99D36" w:rsidR="00354D14" w:rsidRDefault="00000000">
      <w:pPr>
        <w:pStyle w:val="TOC2"/>
        <w:rPr>
          <w:rFonts w:asciiTheme="minorHAnsi" w:eastAsiaTheme="minorEastAsia" w:hAnsiTheme="minorHAnsi" w:cstheme="minorBidi"/>
          <w:kern w:val="2"/>
          <w:sz w:val="22"/>
          <w:szCs w:val="22"/>
          <w14:ligatures w14:val="standardContextual"/>
        </w:rPr>
      </w:pPr>
      <w:hyperlink w:anchor="_Toc170288571" w:history="1">
        <w:r w:rsidR="00354D14" w:rsidRPr="004E2D0B">
          <w:rPr>
            <w:rStyle w:val="Hyperlink"/>
          </w:rPr>
          <w:t>2.5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Extended points</w:t>
        </w:r>
        <w:r w:rsidR="00354D14">
          <w:rPr>
            <w:webHidden/>
          </w:rPr>
          <w:tab/>
        </w:r>
        <w:r w:rsidR="00354D14">
          <w:rPr>
            <w:webHidden/>
          </w:rPr>
          <w:fldChar w:fldCharType="begin"/>
        </w:r>
        <w:r w:rsidR="00354D14">
          <w:rPr>
            <w:webHidden/>
          </w:rPr>
          <w:instrText xml:space="preserve"> PAGEREF _Toc170288571 \h </w:instrText>
        </w:r>
        <w:r w:rsidR="00354D14">
          <w:rPr>
            <w:webHidden/>
          </w:rPr>
        </w:r>
        <w:r w:rsidR="00354D14">
          <w:rPr>
            <w:webHidden/>
          </w:rPr>
          <w:fldChar w:fldCharType="separate"/>
        </w:r>
        <w:r w:rsidR="005123EF">
          <w:rPr>
            <w:webHidden/>
          </w:rPr>
          <w:t>51</w:t>
        </w:r>
        <w:r w:rsidR="00354D14">
          <w:rPr>
            <w:webHidden/>
          </w:rPr>
          <w:fldChar w:fldCharType="end"/>
        </w:r>
      </w:hyperlink>
    </w:p>
    <w:p w14:paraId="62F39A61" w14:textId="095054B8"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2" w:history="1">
        <w:r w:rsidR="00354D14" w:rsidRPr="004E2D0B">
          <w:rPr>
            <w:rStyle w:val="Hyperlink"/>
            <w:noProof/>
          </w:rPr>
          <w:t>2.5.1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Minimum</w:t>
        </w:r>
        <w:r w:rsidR="00354D14">
          <w:rPr>
            <w:noProof/>
            <w:webHidden/>
          </w:rPr>
          <w:tab/>
        </w:r>
        <w:r w:rsidR="00354D14">
          <w:rPr>
            <w:noProof/>
            <w:webHidden/>
          </w:rPr>
          <w:fldChar w:fldCharType="begin"/>
        </w:r>
        <w:r w:rsidR="00354D14">
          <w:rPr>
            <w:noProof/>
            <w:webHidden/>
          </w:rPr>
          <w:instrText xml:space="preserve"> PAGEREF _Toc170288572 \h </w:instrText>
        </w:r>
        <w:r w:rsidR="00354D14">
          <w:rPr>
            <w:noProof/>
            <w:webHidden/>
          </w:rPr>
        </w:r>
        <w:r w:rsidR="00354D14">
          <w:rPr>
            <w:noProof/>
            <w:webHidden/>
          </w:rPr>
          <w:fldChar w:fldCharType="separate"/>
        </w:r>
        <w:r w:rsidR="005123EF">
          <w:rPr>
            <w:noProof/>
            <w:webHidden/>
          </w:rPr>
          <w:t>53</w:t>
        </w:r>
        <w:r w:rsidR="00354D14">
          <w:rPr>
            <w:noProof/>
            <w:webHidden/>
          </w:rPr>
          <w:fldChar w:fldCharType="end"/>
        </w:r>
      </w:hyperlink>
    </w:p>
    <w:p w14:paraId="36766364" w14:textId="3B03F6AE"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3" w:history="1">
        <w:r w:rsidR="00354D14" w:rsidRPr="004E2D0B">
          <w:rPr>
            <w:rStyle w:val="Hyperlink"/>
            <w:noProof/>
          </w:rPr>
          <w:t>2.5.2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Maximum</w:t>
        </w:r>
        <w:r w:rsidR="00354D14">
          <w:rPr>
            <w:noProof/>
            <w:webHidden/>
          </w:rPr>
          <w:tab/>
        </w:r>
        <w:r w:rsidR="00354D14">
          <w:rPr>
            <w:noProof/>
            <w:webHidden/>
          </w:rPr>
          <w:fldChar w:fldCharType="begin"/>
        </w:r>
        <w:r w:rsidR="00354D14">
          <w:rPr>
            <w:noProof/>
            <w:webHidden/>
          </w:rPr>
          <w:instrText xml:space="preserve"> PAGEREF _Toc170288573 \h </w:instrText>
        </w:r>
        <w:r w:rsidR="00354D14">
          <w:rPr>
            <w:noProof/>
            <w:webHidden/>
          </w:rPr>
        </w:r>
        <w:r w:rsidR="00354D14">
          <w:rPr>
            <w:noProof/>
            <w:webHidden/>
          </w:rPr>
          <w:fldChar w:fldCharType="separate"/>
        </w:r>
        <w:r w:rsidR="005123EF">
          <w:rPr>
            <w:noProof/>
            <w:webHidden/>
          </w:rPr>
          <w:t>53</w:t>
        </w:r>
        <w:r w:rsidR="00354D14">
          <w:rPr>
            <w:noProof/>
            <w:webHidden/>
          </w:rPr>
          <w:fldChar w:fldCharType="end"/>
        </w:r>
      </w:hyperlink>
    </w:p>
    <w:p w14:paraId="76CFB93C" w14:textId="0BBC27AA"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4" w:history="1">
        <w:r w:rsidR="00354D14" w:rsidRPr="004E2D0B">
          <w:rPr>
            <w:rStyle w:val="Hyperlink"/>
            <w:noProof/>
          </w:rPr>
          <w:t>2.5.3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Mean</w:t>
        </w:r>
        <w:r w:rsidR="00354D14">
          <w:rPr>
            <w:noProof/>
            <w:webHidden/>
          </w:rPr>
          <w:tab/>
        </w:r>
        <w:r w:rsidR="00354D14">
          <w:rPr>
            <w:noProof/>
            <w:webHidden/>
          </w:rPr>
          <w:fldChar w:fldCharType="begin"/>
        </w:r>
        <w:r w:rsidR="00354D14">
          <w:rPr>
            <w:noProof/>
            <w:webHidden/>
          </w:rPr>
          <w:instrText xml:space="preserve"> PAGEREF _Toc170288574 \h </w:instrText>
        </w:r>
        <w:r w:rsidR="00354D14">
          <w:rPr>
            <w:noProof/>
            <w:webHidden/>
          </w:rPr>
        </w:r>
        <w:r w:rsidR="00354D14">
          <w:rPr>
            <w:noProof/>
            <w:webHidden/>
          </w:rPr>
          <w:fldChar w:fldCharType="separate"/>
        </w:r>
        <w:r w:rsidR="005123EF">
          <w:rPr>
            <w:noProof/>
            <w:webHidden/>
          </w:rPr>
          <w:t>53</w:t>
        </w:r>
        <w:r w:rsidR="00354D14">
          <w:rPr>
            <w:noProof/>
            <w:webHidden/>
          </w:rPr>
          <w:fldChar w:fldCharType="end"/>
        </w:r>
      </w:hyperlink>
    </w:p>
    <w:p w14:paraId="1A021EB2" w14:textId="5E388429"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5" w:history="1">
        <w:r w:rsidR="00354D14" w:rsidRPr="004E2D0B">
          <w:rPr>
            <w:rStyle w:val="Hyperlink"/>
            <w:noProof/>
          </w:rPr>
          <w:t>2.5.4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Standard deviation</w:t>
        </w:r>
        <w:r w:rsidR="00354D14">
          <w:rPr>
            <w:noProof/>
            <w:webHidden/>
          </w:rPr>
          <w:tab/>
        </w:r>
        <w:r w:rsidR="00354D14">
          <w:rPr>
            <w:noProof/>
            <w:webHidden/>
          </w:rPr>
          <w:fldChar w:fldCharType="begin"/>
        </w:r>
        <w:r w:rsidR="00354D14">
          <w:rPr>
            <w:noProof/>
            <w:webHidden/>
          </w:rPr>
          <w:instrText xml:space="preserve"> PAGEREF _Toc170288575 \h </w:instrText>
        </w:r>
        <w:r w:rsidR="00354D14">
          <w:rPr>
            <w:noProof/>
            <w:webHidden/>
          </w:rPr>
        </w:r>
        <w:r w:rsidR="00354D14">
          <w:rPr>
            <w:noProof/>
            <w:webHidden/>
          </w:rPr>
          <w:fldChar w:fldCharType="separate"/>
        </w:r>
        <w:r w:rsidR="005123EF">
          <w:rPr>
            <w:noProof/>
            <w:webHidden/>
          </w:rPr>
          <w:t>53</w:t>
        </w:r>
        <w:r w:rsidR="00354D14">
          <w:rPr>
            <w:noProof/>
            <w:webHidden/>
          </w:rPr>
          <w:fldChar w:fldCharType="end"/>
        </w:r>
      </w:hyperlink>
    </w:p>
    <w:p w14:paraId="5E605BB8" w14:textId="76655C20"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6" w:history="1">
        <w:r w:rsidR="00354D14" w:rsidRPr="004E2D0B">
          <w:rPr>
            <w:rStyle w:val="Hyperlink"/>
            <w:noProof/>
          </w:rPr>
          <w:t>2.5.5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Integral</w:t>
        </w:r>
        <w:r w:rsidR="00354D14">
          <w:rPr>
            <w:noProof/>
            <w:webHidden/>
          </w:rPr>
          <w:tab/>
        </w:r>
        <w:r w:rsidR="00354D14">
          <w:rPr>
            <w:noProof/>
            <w:webHidden/>
          </w:rPr>
          <w:fldChar w:fldCharType="begin"/>
        </w:r>
        <w:r w:rsidR="00354D14">
          <w:rPr>
            <w:noProof/>
            <w:webHidden/>
          </w:rPr>
          <w:instrText xml:space="preserve"> PAGEREF _Toc170288576 \h </w:instrText>
        </w:r>
        <w:r w:rsidR="00354D14">
          <w:rPr>
            <w:noProof/>
            <w:webHidden/>
          </w:rPr>
        </w:r>
        <w:r w:rsidR="00354D14">
          <w:rPr>
            <w:noProof/>
            <w:webHidden/>
          </w:rPr>
          <w:fldChar w:fldCharType="separate"/>
        </w:r>
        <w:r w:rsidR="005123EF">
          <w:rPr>
            <w:noProof/>
            <w:webHidden/>
          </w:rPr>
          <w:t>54</w:t>
        </w:r>
        <w:r w:rsidR="00354D14">
          <w:rPr>
            <w:noProof/>
            <w:webHidden/>
          </w:rPr>
          <w:fldChar w:fldCharType="end"/>
        </w:r>
      </w:hyperlink>
    </w:p>
    <w:p w14:paraId="31AB7F81" w14:textId="00D10E04"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7" w:history="1">
        <w:r w:rsidR="00354D14" w:rsidRPr="004E2D0B">
          <w:rPr>
            <w:rStyle w:val="Hyperlink"/>
            <w:noProof/>
          </w:rPr>
          <w:t>2.5.6</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Rate of change</w:t>
        </w:r>
        <w:r w:rsidR="00354D14">
          <w:rPr>
            <w:noProof/>
            <w:webHidden/>
          </w:rPr>
          <w:tab/>
        </w:r>
        <w:r w:rsidR="00354D14">
          <w:rPr>
            <w:noProof/>
            <w:webHidden/>
          </w:rPr>
          <w:fldChar w:fldCharType="begin"/>
        </w:r>
        <w:r w:rsidR="00354D14">
          <w:rPr>
            <w:noProof/>
            <w:webHidden/>
          </w:rPr>
          <w:instrText xml:space="preserve"> PAGEREF _Toc170288577 \h </w:instrText>
        </w:r>
        <w:r w:rsidR="00354D14">
          <w:rPr>
            <w:noProof/>
            <w:webHidden/>
          </w:rPr>
        </w:r>
        <w:r w:rsidR="00354D14">
          <w:rPr>
            <w:noProof/>
            <w:webHidden/>
          </w:rPr>
          <w:fldChar w:fldCharType="separate"/>
        </w:r>
        <w:r w:rsidR="005123EF">
          <w:rPr>
            <w:noProof/>
            <w:webHidden/>
          </w:rPr>
          <w:t>54</w:t>
        </w:r>
        <w:r w:rsidR="00354D14">
          <w:rPr>
            <w:noProof/>
            <w:webHidden/>
          </w:rPr>
          <w:fldChar w:fldCharType="end"/>
        </w:r>
      </w:hyperlink>
    </w:p>
    <w:p w14:paraId="1B4753A7" w14:textId="52FB5656"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8" w:history="1">
        <w:r w:rsidR="00354D14" w:rsidRPr="004E2D0B">
          <w:rPr>
            <w:rStyle w:val="Hyperlink"/>
            <w:noProof/>
          </w:rPr>
          <w:t>2.5.7</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State counter</w:t>
        </w:r>
        <w:r w:rsidR="00354D14">
          <w:rPr>
            <w:noProof/>
            <w:webHidden/>
          </w:rPr>
          <w:tab/>
        </w:r>
        <w:r w:rsidR="00354D14">
          <w:rPr>
            <w:noProof/>
            <w:webHidden/>
          </w:rPr>
          <w:fldChar w:fldCharType="begin"/>
        </w:r>
        <w:r w:rsidR="00354D14">
          <w:rPr>
            <w:noProof/>
            <w:webHidden/>
          </w:rPr>
          <w:instrText xml:space="preserve"> PAGEREF _Toc170288578 \h </w:instrText>
        </w:r>
        <w:r w:rsidR="00354D14">
          <w:rPr>
            <w:noProof/>
            <w:webHidden/>
          </w:rPr>
        </w:r>
        <w:r w:rsidR="00354D14">
          <w:rPr>
            <w:noProof/>
            <w:webHidden/>
          </w:rPr>
          <w:fldChar w:fldCharType="separate"/>
        </w:r>
        <w:r w:rsidR="005123EF">
          <w:rPr>
            <w:noProof/>
            <w:webHidden/>
          </w:rPr>
          <w:t>56</w:t>
        </w:r>
        <w:r w:rsidR="00354D14">
          <w:rPr>
            <w:noProof/>
            <w:webHidden/>
          </w:rPr>
          <w:fldChar w:fldCharType="end"/>
        </w:r>
      </w:hyperlink>
    </w:p>
    <w:p w14:paraId="1A60F4B4" w14:textId="2585A3B7"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9" w:history="1">
        <w:r w:rsidR="00354D14" w:rsidRPr="004E2D0B">
          <w:rPr>
            <w:rStyle w:val="Hyperlink"/>
            <w:noProof/>
          </w:rPr>
          <w:t>2.5.8</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State runtime</w:t>
        </w:r>
        <w:r w:rsidR="00354D14">
          <w:rPr>
            <w:noProof/>
            <w:webHidden/>
          </w:rPr>
          <w:tab/>
        </w:r>
        <w:r w:rsidR="00354D14">
          <w:rPr>
            <w:noProof/>
            <w:webHidden/>
          </w:rPr>
          <w:fldChar w:fldCharType="begin"/>
        </w:r>
        <w:r w:rsidR="00354D14">
          <w:rPr>
            <w:noProof/>
            <w:webHidden/>
          </w:rPr>
          <w:instrText xml:space="preserve"> PAGEREF _Toc170288579 \h </w:instrText>
        </w:r>
        <w:r w:rsidR="00354D14">
          <w:rPr>
            <w:noProof/>
            <w:webHidden/>
          </w:rPr>
        </w:r>
        <w:r w:rsidR="00354D14">
          <w:rPr>
            <w:noProof/>
            <w:webHidden/>
          </w:rPr>
          <w:fldChar w:fldCharType="separate"/>
        </w:r>
        <w:r w:rsidR="005123EF">
          <w:rPr>
            <w:noProof/>
            <w:webHidden/>
          </w:rPr>
          <w:t>56</w:t>
        </w:r>
        <w:r w:rsidR="00354D14">
          <w:rPr>
            <w:noProof/>
            <w:webHidden/>
          </w:rPr>
          <w:fldChar w:fldCharType="end"/>
        </w:r>
      </w:hyperlink>
    </w:p>
    <w:p w14:paraId="1498585D" w14:textId="2E76CF11" w:rsidR="00354D14" w:rsidRDefault="00000000">
      <w:pPr>
        <w:pStyle w:val="TOC2"/>
        <w:rPr>
          <w:rFonts w:asciiTheme="minorHAnsi" w:eastAsiaTheme="minorEastAsia" w:hAnsiTheme="minorHAnsi" w:cstheme="minorBidi"/>
          <w:kern w:val="2"/>
          <w:sz w:val="22"/>
          <w:szCs w:val="22"/>
          <w14:ligatures w14:val="standardContextual"/>
        </w:rPr>
      </w:pPr>
      <w:hyperlink w:anchor="_Toc170288580" w:history="1">
        <w:r w:rsidR="00354D14" w:rsidRPr="004E2D0B">
          <w:rPr>
            <w:rStyle w:val="Hyperlink"/>
          </w:rPr>
          <w:t>2.6</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Limit and control profiles</w:t>
        </w:r>
        <w:r w:rsidR="00354D14">
          <w:rPr>
            <w:webHidden/>
          </w:rPr>
          <w:tab/>
        </w:r>
        <w:r w:rsidR="00354D14">
          <w:rPr>
            <w:webHidden/>
          </w:rPr>
          <w:fldChar w:fldCharType="begin"/>
        </w:r>
        <w:r w:rsidR="00354D14">
          <w:rPr>
            <w:webHidden/>
          </w:rPr>
          <w:instrText xml:space="preserve"> PAGEREF _Toc170288580 \h </w:instrText>
        </w:r>
        <w:r w:rsidR="00354D14">
          <w:rPr>
            <w:webHidden/>
          </w:rPr>
        </w:r>
        <w:r w:rsidR="00354D14">
          <w:rPr>
            <w:webHidden/>
          </w:rPr>
          <w:fldChar w:fldCharType="separate"/>
        </w:r>
        <w:r w:rsidR="005123EF">
          <w:rPr>
            <w:webHidden/>
          </w:rPr>
          <w:t>56</w:t>
        </w:r>
        <w:r w:rsidR="00354D14">
          <w:rPr>
            <w:webHidden/>
          </w:rPr>
          <w:fldChar w:fldCharType="end"/>
        </w:r>
      </w:hyperlink>
    </w:p>
    <w:p w14:paraId="33829964" w14:textId="5ABA0D93"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81" w:history="1">
        <w:r w:rsidR="00354D14" w:rsidRPr="004E2D0B">
          <w:rPr>
            <w:rStyle w:val="Hyperlink"/>
            <w:noProof/>
          </w:rPr>
          <w:t>2.6.1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Limit profiles</w:t>
        </w:r>
        <w:r w:rsidR="00354D14">
          <w:rPr>
            <w:noProof/>
            <w:webHidden/>
          </w:rPr>
          <w:tab/>
        </w:r>
        <w:r w:rsidR="00354D14">
          <w:rPr>
            <w:noProof/>
            <w:webHidden/>
          </w:rPr>
          <w:fldChar w:fldCharType="begin"/>
        </w:r>
        <w:r w:rsidR="00354D14">
          <w:rPr>
            <w:noProof/>
            <w:webHidden/>
          </w:rPr>
          <w:instrText xml:space="preserve"> PAGEREF _Toc170288581 \h </w:instrText>
        </w:r>
        <w:r w:rsidR="00354D14">
          <w:rPr>
            <w:noProof/>
            <w:webHidden/>
          </w:rPr>
        </w:r>
        <w:r w:rsidR="00354D14">
          <w:rPr>
            <w:noProof/>
            <w:webHidden/>
          </w:rPr>
          <w:fldChar w:fldCharType="separate"/>
        </w:r>
        <w:r w:rsidR="005123EF">
          <w:rPr>
            <w:noProof/>
            <w:webHidden/>
          </w:rPr>
          <w:t>56</w:t>
        </w:r>
        <w:r w:rsidR="00354D14">
          <w:rPr>
            <w:noProof/>
            <w:webHidden/>
          </w:rPr>
          <w:fldChar w:fldCharType="end"/>
        </w:r>
      </w:hyperlink>
    </w:p>
    <w:p w14:paraId="34434E3F" w14:textId="6FC0C397"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82" w:history="1">
        <w:r w:rsidR="00354D14" w:rsidRPr="004E2D0B">
          <w:rPr>
            <w:rStyle w:val="Hyperlink"/>
            <w:noProof/>
          </w:rPr>
          <w:t>2.6.2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Control profiles</w:t>
        </w:r>
        <w:r w:rsidR="00354D14">
          <w:rPr>
            <w:noProof/>
            <w:webHidden/>
          </w:rPr>
          <w:tab/>
        </w:r>
        <w:r w:rsidR="00354D14">
          <w:rPr>
            <w:noProof/>
            <w:webHidden/>
          </w:rPr>
          <w:fldChar w:fldCharType="begin"/>
        </w:r>
        <w:r w:rsidR="00354D14">
          <w:rPr>
            <w:noProof/>
            <w:webHidden/>
          </w:rPr>
          <w:instrText xml:space="preserve"> PAGEREF _Toc170288582 \h </w:instrText>
        </w:r>
        <w:r w:rsidR="00354D14">
          <w:rPr>
            <w:noProof/>
            <w:webHidden/>
          </w:rPr>
        </w:r>
        <w:r w:rsidR="00354D14">
          <w:rPr>
            <w:noProof/>
            <w:webHidden/>
          </w:rPr>
          <w:fldChar w:fldCharType="separate"/>
        </w:r>
        <w:r w:rsidR="005123EF">
          <w:rPr>
            <w:noProof/>
            <w:webHidden/>
          </w:rPr>
          <w:t>57</w:t>
        </w:r>
        <w:r w:rsidR="00354D14">
          <w:rPr>
            <w:noProof/>
            <w:webHidden/>
          </w:rPr>
          <w:fldChar w:fldCharType="end"/>
        </w:r>
      </w:hyperlink>
    </w:p>
    <w:p w14:paraId="151D9437" w14:textId="477F5F83" w:rsidR="00354D14" w:rsidRDefault="00000000">
      <w:pPr>
        <w:pStyle w:val="TOC2"/>
        <w:rPr>
          <w:rFonts w:asciiTheme="minorHAnsi" w:eastAsiaTheme="minorEastAsia" w:hAnsiTheme="minorHAnsi" w:cstheme="minorBidi"/>
          <w:kern w:val="2"/>
          <w:sz w:val="22"/>
          <w:szCs w:val="22"/>
          <w14:ligatures w14:val="standardContextual"/>
        </w:rPr>
      </w:pPr>
      <w:hyperlink w:anchor="_Toc170288583" w:history="1">
        <w:r w:rsidR="00354D14" w:rsidRPr="004E2D0B">
          <w:rPr>
            <w:rStyle w:val="Hyperlink"/>
          </w:rPr>
          <w:t>2.7</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Calculated points</w:t>
        </w:r>
        <w:r w:rsidR="00354D14">
          <w:rPr>
            <w:webHidden/>
          </w:rPr>
          <w:tab/>
        </w:r>
        <w:r w:rsidR="00354D14">
          <w:rPr>
            <w:webHidden/>
          </w:rPr>
          <w:fldChar w:fldCharType="begin"/>
        </w:r>
        <w:r w:rsidR="00354D14">
          <w:rPr>
            <w:webHidden/>
          </w:rPr>
          <w:instrText xml:space="preserve"> PAGEREF _Toc170288583 \h </w:instrText>
        </w:r>
        <w:r w:rsidR="00354D14">
          <w:rPr>
            <w:webHidden/>
          </w:rPr>
        </w:r>
        <w:r w:rsidR="00354D14">
          <w:rPr>
            <w:webHidden/>
          </w:rPr>
          <w:fldChar w:fldCharType="separate"/>
        </w:r>
        <w:r w:rsidR="005123EF">
          <w:rPr>
            <w:webHidden/>
          </w:rPr>
          <w:t>58</w:t>
        </w:r>
        <w:r w:rsidR="00354D14">
          <w:rPr>
            <w:webHidden/>
          </w:rPr>
          <w:fldChar w:fldCharType="end"/>
        </w:r>
      </w:hyperlink>
    </w:p>
    <w:p w14:paraId="2ACBC6D7" w14:textId="56F7209F" w:rsidR="00354D14" w:rsidRDefault="00000000">
      <w:pPr>
        <w:pStyle w:val="TOC2"/>
        <w:rPr>
          <w:rFonts w:asciiTheme="minorHAnsi" w:eastAsiaTheme="minorEastAsia" w:hAnsiTheme="minorHAnsi" w:cstheme="minorBidi"/>
          <w:kern w:val="2"/>
          <w:sz w:val="22"/>
          <w:szCs w:val="22"/>
          <w14:ligatures w14:val="standardContextual"/>
        </w:rPr>
      </w:pPr>
      <w:hyperlink w:anchor="_Toc170288584" w:history="1">
        <w:r w:rsidR="00354D14" w:rsidRPr="004E2D0B">
          <w:rPr>
            <w:rStyle w:val="Hyperlink"/>
          </w:rPr>
          <w:t>2.8</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Incident logging</w:t>
        </w:r>
        <w:r w:rsidR="00354D14">
          <w:rPr>
            <w:webHidden/>
          </w:rPr>
          <w:tab/>
        </w:r>
        <w:r w:rsidR="00354D14">
          <w:rPr>
            <w:webHidden/>
          </w:rPr>
          <w:fldChar w:fldCharType="begin"/>
        </w:r>
        <w:r w:rsidR="00354D14">
          <w:rPr>
            <w:webHidden/>
          </w:rPr>
          <w:instrText xml:space="preserve"> PAGEREF _Toc170288584 \h </w:instrText>
        </w:r>
        <w:r w:rsidR="00354D14">
          <w:rPr>
            <w:webHidden/>
          </w:rPr>
        </w:r>
        <w:r w:rsidR="00354D14">
          <w:rPr>
            <w:webHidden/>
          </w:rPr>
          <w:fldChar w:fldCharType="separate"/>
        </w:r>
        <w:r w:rsidR="005123EF">
          <w:rPr>
            <w:webHidden/>
          </w:rPr>
          <w:t>58</w:t>
        </w:r>
        <w:r w:rsidR="00354D14">
          <w:rPr>
            <w:webHidden/>
          </w:rPr>
          <w:fldChar w:fldCharType="end"/>
        </w:r>
      </w:hyperlink>
    </w:p>
    <w:p w14:paraId="6697FD2C" w14:textId="04F2116E"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85" w:history="1">
        <w:r w:rsidR="00354D14" w:rsidRPr="004E2D0B">
          <w:rPr>
            <w:rStyle w:val="Hyperlink"/>
          </w:rPr>
          <w:t>3</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Controls and overrides</w:t>
        </w:r>
        <w:r w:rsidR="00354D14">
          <w:rPr>
            <w:webHidden/>
          </w:rPr>
          <w:tab/>
        </w:r>
        <w:r w:rsidR="00354D14">
          <w:rPr>
            <w:webHidden/>
          </w:rPr>
          <w:fldChar w:fldCharType="begin"/>
        </w:r>
        <w:r w:rsidR="00354D14">
          <w:rPr>
            <w:webHidden/>
          </w:rPr>
          <w:instrText xml:space="preserve"> PAGEREF _Toc170288585 \h </w:instrText>
        </w:r>
        <w:r w:rsidR="00354D14">
          <w:rPr>
            <w:webHidden/>
          </w:rPr>
        </w:r>
        <w:r w:rsidR="00354D14">
          <w:rPr>
            <w:webHidden/>
          </w:rPr>
          <w:fldChar w:fldCharType="separate"/>
        </w:r>
        <w:r w:rsidR="005123EF">
          <w:rPr>
            <w:webHidden/>
          </w:rPr>
          <w:t>60</w:t>
        </w:r>
        <w:r w:rsidR="00354D14">
          <w:rPr>
            <w:webHidden/>
          </w:rPr>
          <w:fldChar w:fldCharType="end"/>
        </w:r>
      </w:hyperlink>
    </w:p>
    <w:p w14:paraId="6FD85D5E" w14:textId="117C044B" w:rsidR="00354D14" w:rsidRDefault="00000000">
      <w:pPr>
        <w:pStyle w:val="TOC2"/>
        <w:rPr>
          <w:rFonts w:asciiTheme="minorHAnsi" w:eastAsiaTheme="minorEastAsia" w:hAnsiTheme="minorHAnsi" w:cstheme="minorBidi"/>
          <w:kern w:val="2"/>
          <w:sz w:val="22"/>
          <w:szCs w:val="22"/>
          <w14:ligatures w14:val="standardContextual"/>
        </w:rPr>
      </w:pPr>
      <w:hyperlink w:anchor="_Toc170288586" w:history="1">
        <w:r w:rsidR="00354D14" w:rsidRPr="004E2D0B">
          <w:rPr>
            <w:rStyle w:val="Hyperlink"/>
          </w:rPr>
          <w:t>3.1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Controls</w:t>
        </w:r>
        <w:r w:rsidR="00354D14">
          <w:rPr>
            <w:webHidden/>
          </w:rPr>
          <w:tab/>
        </w:r>
        <w:r w:rsidR="00354D14">
          <w:rPr>
            <w:webHidden/>
          </w:rPr>
          <w:fldChar w:fldCharType="begin"/>
        </w:r>
        <w:r w:rsidR="00354D14">
          <w:rPr>
            <w:webHidden/>
          </w:rPr>
          <w:instrText xml:space="preserve"> PAGEREF _Toc170288586 \h </w:instrText>
        </w:r>
        <w:r w:rsidR="00354D14">
          <w:rPr>
            <w:webHidden/>
          </w:rPr>
        </w:r>
        <w:r w:rsidR="00354D14">
          <w:rPr>
            <w:webHidden/>
          </w:rPr>
          <w:fldChar w:fldCharType="separate"/>
        </w:r>
        <w:r w:rsidR="005123EF">
          <w:rPr>
            <w:webHidden/>
          </w:rPr>
          <w:t>60</w:t>
        </w:r>
        <w:r w:rsidR="00354D14">
          <w:rPr>
            <w:webHidden/>
          </w:rPr>
          <w:fldChar w:fldCharType="end"/>
        </w:r>
      </w:hyperlink>
    </w:p>
    <w:p w14:paraId="5A82DDED" w14:textId="475A8D08" w:rsidR="00354D14" w:rsidRDefault="00000000">
      <w:pPr>
        <w:pStyle w:val="TOC2"/>
        <w:rPr>
          <w:rFonts w:asciiTheme="minorHAnsi" w:eastAsiaTheme="minorEastAsia" w:hAnsiTheme="minorHAnsi" w:cstheme="minorBidi"/>
          <w:kern w:val="2"/>
          <w:sz w:val="22"/>
          <w:szCs w:val="22"/>
          <w14:ligatures w14:val="standardContextual"/>
        </w:rPr>
      </w:pPr>
      <w:hyperlink w:anchor="_Toc170288587" w:history="1">
        <w:r w:rsidR="00354D14" w:rsidRPr="004E2D0B">
          <w:rPr>
            <w:rStyle w:val="Hyperlink"/>
          </w:rPr>
          <w:t>3.2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Overriding a point</w:t>
        </w:r>
        <w:r w:rsidR="00354D14">
          <w:rPr>
            <w:webHidden/>
          </w:rPr>
          <w:tab/>
        </w:r>
        <w:r w:rsidR="00354D14">
          <w:rPr>
            <w:webHidden/>
          </w:rPr>
          <w:fldChar w:fldCharType="begin"/>
        </w:r>
        <w:r w:rsidR="00354D14">
          <w:rPr>
            <w:webHidden/>
          </w:rPr>
          <w:instrText xml:space="preserve"> PAGEREF _Toc170288587 \h </w:instrText>
        </w:r>
        <w:r w:rsidR="00354D14">
          <w:rPr>
            <w:webHidden/>
          </w:rPr>
        </w:r>
        <w:r w:rsidR="00354D14">
          <w:rPr>
            <w:webHidden/>
          </w:rPr>
          <w:fldChar w:fldCharType="separate"/>
        </w:r>
        <w:r w:rsidR="005123EF">
          <w:rPr>
            <w:webHidden/>
          </w:rPr>
          <w:t>60</w:t>
        </w:r>
        <w:r w:rsidR="00354D14">
          <w:rPr>
            <w:webHidden/>
          </w:rPr>
          <w:fldChar w:fldCharType="end"/>
        </w:r>
      </w:hyperlink>
    </w:p>
    <w:p w14:paraId="6988B3D2" w14:textId="192EF733"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88" w:history="1">
        <w:r w:rsidR="00354D14" w:rsidRPr="004E2D0B">
          <w:rPr>
            <w:rStyle w:val="Hyperlink"/>
          </w:rPr>
          <w:t>4</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Data reporting</w:t>
        </w:r>
        <w:r w:rsidR="00354D14">
          <w:rPr>
            <w:webHidden/>
          </w:rPr>
          <w:tab/>
        </w:r>
        <w:r w:rsidR="00354D14">
          <w:rPr>
            <w:webHidden/>
          </w:rPr>
          <w:fldChar w:fldCharType="begin"/>
        </w:r>
        <w:r w:rsidR="00354D14">
          <w:rPr>
            <w:webHidden/>
          </w:rPr>
          <w:instrText xml:space="preserve"> PAGEREF _Toc170288588 \h </w:instrText>
        </w:r>
        <w:r w:rsidR="00354D14">
          <w:rPr>
            <w:webHidden/>
          </w:rPr>
        </w:r>
        <w:r w:rsidR="00354D14">
          <w:rPr>
            <w:webHidden/>
          </w:rPr>
          <w:fldChar w:fldCharType="separate"/>
        </w:r>
        <w:r w:rsidR="005123EF">
          <w:rPr>
            <w:webHidden/>
          </w:rPr>
          <w:t>62</w:t>
        </w:r>
        <w:r w:rsidR="00354D14">
          <w:rPr>
            <w:webHidden/>
          </w:rPr>
          <w:fldChar w:fldCharType="end"/>
        </w:r>
      </w:hyperlink>
    </w:p>
    <w:p w14:paraId="3C67809E" w14:textId="318DE11B" w:rsidR="00354D14" w:rsidRDefault="00000000">
      <w:pPr>
        <w:pStyle w:val="TOC2"/>
        <w:rPr>
          <w:rFonts w:asciiTheme="minorHAnsi" w:eastAsiaTheme="minorEastAsia" w:hAnsiTheme="minorHAnsi" w:cstheme="minorBidi"/>
          <w:kern w:val="2"/>
          <w:sz w:val="22"/>
          <w:szCs w:val="22"/>
          <w14:ligatures w14:val="standardContextual"/>
        </w:rPr>
      </w:pPr>
      <w:hyperlink w:anchor="_Toc170288589" w:history="1">
        <w:r w:rsidR="00354D14" w:rsidRPr="004E2D0B">
          <w:rPr>
            <w:rStyle w:val="Hyperlink"/>
          </w:rPr>
          <w:t>4.1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Data formats</w:t>
        </w:r>
        <w:r w:rsidR="00354D14">
          <w:rPr>
            <w:webHidden/>
          </w:rPr>
          <w:tab/>
        </w:r>
        <w:r w:rsidR="00354D14">
          <w:rPr>
            <w:webHidden/>
          </w:rPr>
          <w:fldChar w:fldCharType="begin"/>
        </w:r>
        <w:r w:rsidR="00354D14">
          <w:rPr>
            <w:webHidden/>
          </w:rPr>
          <w:instrText xml:space="preserve"> PAGEREF _Toc170288589 \h </w:instrText>
        </w:r>
        <w:r w:rsidR="00354D14">
          <w:rPr>
            <w:webHidden/>
          </w:rPr>
        </w:r>
        <w:r w:rsidR="00354D14">
          <w:rPr>
            <w:webHidden/>
          </w:rPr>
          <w:fldChar w:fldCharType="separate"/>
        </w:r>
        <w:r w:rsidR="005123EF">
          <w:rPr>
            <w:webHidden/>
          </w:rPr>
          <w:t>62</w:t>
        </w:r>
        <w:r w:rsidR="00354D14">
          <w:rPr>
            <w:webHidden/>
          </w:rPr>
          <w:fldChar w:fldCharType="end"/>
        </w:r>
      </w:hyperlink>
    </w:p>
    <w:p w14:paraId="69BDF481" w14:textId="771A5F5F" w:rsidR="00354D14" w:rsidRDefault="00000000">
      <w:pPr>
        <w:pStyle w:val="TOC2"/>
        <w:rPr>
          <w:rFonts w:asciiTheme="minorHAnsi" w:eastAsiaTheme="minorEastAsia" w:hAnsiTheme="minorHAnsi" w:cstheme="minorBidi"/>
          <w:kern w:val="2"/>
          <w:sz w:val="22"/>
          <w:szCs w:val="22"/>
          <w14:ligatures w14:val="standardContextual"/>
        </w:rPr>
      </w:pPr>
      <w:hyperlink w:anchor="_Toc170288590" w:history="1">
        <w:r w:rsidR="00354D14" w:rsidRPr="004E2D0B">
          <w:rPr>
            <w:rStyle w:val="Hyperlink"/>
          </w:rPr>
          <w:t>4.2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Requesting data</w:t>
        </w:r>
        <w:r w:rsidR="00354D14">
          <w:rPr>
            <w:webHidden/>
          </w:rPr>
          <w:tab/>
        </w:r>
        <w:r w:rsidR="00354D14">
          <w:rPr>
            <w:webHidden/>
          </w:rPr>
          <w:fldChar w:fldCharType="begin"/>
        </w:r>
        <w:r w:rsidR="00354D14">
          <w:rPr>
            <w:webHidden/>
          </w:rPr>
          <w:instrText xml:space="preserve"> PAGEREF _Toc170288590 \h </w:instrText>
        </w:r>
        <w:r w:rsidR="00354D14">
          <w:rPr>
            <w:webHidden/>
          </w:rPr>
        </w:r>
        <w:r w:rsidR="00354D14">
          <w:rPr>
            <w:webHidden/>
          </w:rPr>
          <w:fldChar w:fldCharType="separate"/>
        </w:r>
        <w:r w:rsidR="005123EF">
          <w:rPr>
            <w:webHidden/>
          </w:rPr>
          <w:t>63</w:t>
        </w:r>
        <w:r w:rsidR="00354D14">
          <w:rPr>
            <w:webHidden/>
          </w:rPr>
          <w:fldChar w:fldCharType="end"/>
        </w:r>
      </w:hyperlink>
    </w:p>
    <w:p w14:paraId="3759E12A" w14:textId="5C621A80"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91" w:history="1">
        <w:r w:rsidR="00354D14" w:rsidRPr="004E2D0B">
          <w:rPr>
            <w:rStyle w:val="Hyperlink"/>
          </w:rPr>
          <w:t>5</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core blocks</w:t>
        </w:r>
        <w:r w:rsidR="00354D14">
          <w:rPr>
            <w:webHidden/>
          </w:rPr>
          <w:tab/>
        </w:r>
        <w:r w:rsidR="00354D14">
          <w:rPr>
            <w:webHidden/>
          </w:rPr>
          <w:fldChar w:fldCharType="begin"/>
        </w:r>
        <w:r w:rsidR="00354D14">
          <w:rPr>
            <w:webHidden/>
          </w:rPr>
          <w:instrText xml:space="preserve"> PAGEREF _Toc170288591 \h </w:instrText>
        </w:r>
        <w:r w:rsidR="00354D14">
          <w:rPr>
            <w:webHidden/>
          </w:rPr>
        </w:r>
        <w:r w:rsidR="00354D14">
          <w:rPr>
            <w:webHidden/>
          </w:rPr>
          <w:fldChar w:fldCharType="separate"/>
        </w:r>
        <w:r w:rsidR="005123EF">
          <w:rPr>
            <w:webHidden/>
          </w:rPr>
          <w:t>65</w:t>
        </w:r>
        <w:r w:rsidR="00354D14">
          <w:rPr>
            <w:webHidden/>
          </w:rPr>
          <w:fldChar w:fldCharType="end"/>
        </w:r>
      </w:hyperlink>
    </w:p>
    <w:p w14:paraId="0E1FDC1B" w14:textId="1680A69D"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92" w:history="1">
        <w:r w:rsidR="00354D14" w:rsidRPr="004E2D0B">
          <w:rPr>
            <w:rStyle w:val="Hyperlink"/>
          </w:rPr>
          <w:t>6</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Use of MQTT</w:t>
        </w:r>
        <w:r w:rsidR="00354D14">
          <w:rPr>
            <w:webHidden/>
          </w:rPr>
          <w:tab/>
        </w:r>
        <w:r w:rsidR="00354D14">
          <w:rPr>
            <w:webHidden/>
          </w:rPr>
          <w:fldChar w:fldCharType="begin"/>
        </w:r>
        <w:r w:rsidR="00354D14">
          <w:rPr>
            <w:webHidden/>
          </w:rPr>
          <w:instrText xml:space="preserve"> PAGEREF _Toc170288592 \h </w:instrText>
        </w:r>
        <w:r w:rsidR="00354D14">
          <w:rPr>
            <w:webHidden/>
          </w:rPr>
        </w:r>
        <w:r w:rsidR="00354D14">
          <w:rPr>
            <w:webHidden/>
          </w:rPr>
          <w:fldChar w:fldCharType="separate"/>
        </w:r>
        <w:r w:rsidR="005123EF">
          <w:rPr>
            <w:webHidden/>
          </w:rPr>
          <w:t>66</w:t>
        </w:r>
        <w:r w:rsidR="00354D14">
          <w:rPr>
            <w:webHidden/>
          </w:rPr>
          <w:fldChar w:fldCharType="end"/>
        </w:r>
      </w:hyperlink>
    </w:p>
    <w:p w14:paraId="774BB519" w14:textId="56B543ED" w:rsidR="00354D14" w:rsidRDefault="00000000">
      <w:pPr>
        <w:pStyle w:val="TOC2"/>
        <w:rPr>
          <w:rFonts w:asciiTheme="minorHAnsi" w:eastAsiaTheme="minorEastAsia" w:hAnsiTheme="minorHAnsi" w:cstheme="minorBidi"/>
          <w:kern w:val="2"/>
          <w:sz w:val="22"/>
          <w:szCs w:val="22"/>
          <w14:ligatures w14:val="standardContextual"/>
        </w:rPr>
      </w:pPr>
      <w:hyperlink w:anchor="_Toc170288593" w:history="1">
        <w:r w:rsidR="00354D14" w:rsidRPr="004E2D0B">
          <w:rPr>
            <w:rStyle w:val="Hyperlink"/>
          </w:rPr>
          <w:t>6.1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Retained messages and connection state</w:t>
        </w:r>
        <w:r w:rsidR="00354D14">
          <w:rPr>
            <w:webHidden/>
          </w:rPr>
          <w:tab/>
        </w:r>
        <w:r w:rsidR="00354D14">
          <w:rPr>
            <w:webHidden/>
          </w:rPr>
          <w:fldChar w:fldCharType="begin"/>
        </w:r>
        <w:r w:rsidR="00354D14">
          <w:rPr>
            <w:webHidden/>
          </w:rPr>
          <w:instrText xml:space="preserve"> PAGEREF _Toc170288593 \h </w:instrText>
        </w:r>
        <w:r w:rsidR="00354D14">
          <w:rPr>
            <w:webHidden/>
          </w:rPr>
        </w:r>
        <w:r w:rsidR="00354D14">
          <w:rPr>
            <w:webHidden/>
          </w:rPr>
          <w:fldChar w:fldCharType="separate"/>
        </w:r>
        <w:r w:rsidR="005123EF">
          <w:rPr>
            <w:webHidden/>
          </w:rPr>
          <w:t>66</w:t>
        </w:r>
        <w:r w:rsidR="00354D14">
          <w:rPr>
            <w:webHidden/>
          </w:rPr>
          <w:fldChar w:fldCharType="end"/>
        </w:r>
      </w:hyperlink>
    </w:p>
    <w:p w14:paraId="2E6F7040" w14:textId="0E6A4094" w:rsidR="00354D14" w:rsidRDefault="00000000">
      <w:pPr>
        <w:pStyle w:val="TOC2"/>
        <w:rPr>
          <w:rFonts w:asciiTheme="minorHAnsi" w:eastAsiaTheme="minorEastAsia" w:hAnsiTheme="minorHAnsi" w:cstheme="minorBidi"/>
          <w:kern w:val="2"/>
          <w:sz w:val="22"/>
          <w:szCs w:val="22"/>
          <w14:ligatures w14:val="standardContextual"/>
        </w:rPr>
      </w:pPr>
      <w:hyperlink w:anchor="_Toc170288594" w:history="1">
        <w:r w:rsidR="00354D14" w:rsidRPr="004E2D0B">
          <w:rPr>
            <w:rStyle w:val="Hyperlink"/>
          </w:rPr>
          <w:t>6.2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Publish/subscribe transports</w:t>
        </w:r>
        <w:r w:rsidR="00354D14">
          <w:rPr>
            <w:webHidden/>
          </w:rPr>
          <w:tab/>
        </w:r>
        <w:r w:rsidR="00354D14">
          <w:rPr>
            <w:webHidden/>
          </w:rPr>
          <w:fldChar w:fldCharType="begin"/>
        </w:r>
        <w:r w:rsidR="00354D14">
          <w:rPr>
            <w:webHidden/>
          </w:rPr>
          <w:instrText xml:space="preserve"> PAGEREF _Toc170288594 \h </w:instrText>
        </w:r>
        <w:r w:rsidR="00354D14">
          <w:rPr>
            <w:webHidden/>
          </w:rPr>
        </w:r>
        <w:r w:rsidR="00354D14">
          <w:rPr>
            <w:webHidden/>
          </w:rPr>
          <w:fldChar w:fldCharType="separate"/>
        </w:r>
        <w:r w:rsidR="005123EF">
          <w:rPr>
            <w:webHidden/>
          </w:rPr>
          <w:t>66</w:t>
        </w:r>
        <w:r w:rsidR="00354D14">
          <w:rPr>
            <w:webHidden/>
          </w:rPr>
          <w:fldChar w:fldCharType="end"/>
        </w:r>
      </w:hyperlink>
    </w:p>
    <w:p w14:paraId="04321DF2" w14:textId="25951E8E" w:rsidR="00354D14" w:rsidRDefault="00000000">
      <w:pPr>
        <w:pStyle w:val="TOC2"/>
        <w:rPr>
          <w:rFonts w:asciiTheme="minorHAnsi" w:eastAsiaTheme="minorEastAsia" w:hAnsiTheme="minorHAnsi" w:cstheme="minorBidi"/>
          <w:kern w:val="2"/>
          <w:sz w:val="22"/>
          <w:szCs w:val="22"/>
          <w14:ligatures w14:val="standardContextual"/>
        </w:rPr>
      </w:pPr>
      <w:hyperlink w:anchor="_Toc170288595" w:history="1">
        <w:r w:rsidR="00354D14" w:rsidRPr="004E2D0B">
          <w:rPr>
            <w:rStyle w:val="Hyperlink"/>
          </w:rPr>
          <w:t>6.3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Payload</w:t>
        </w:r>
        <w:r w:rsidR="00354D14">
          <w:rPr>
            <w:webHidden/>
          </w:rPr>
          <w:tab/>
        </w:r>
        <w:r w:rsidR="00354D14">
          <w:rPr>
            <w:webHidden/>
          </w:rPr>
          <w:fldChar w:fldCharType="begin"/>
        </w:r>
        <w:r w:rsidR="00354D14">
          <w:rPr>
            <w:webHidden/>
          </w:rPr>
          <w:instrText xml:space="preserve"> PAGEREF _Toc170288595 \h </w:instrText>
        </w:r>
        <w:r w:rsidR="00354D14">
          <w:rPr>
            <w:webHidden/>
          </w:rPr>
        </w:r>
        <w:r w:rsidR="00354D14">
          <w:rPr>
            <w:webHidden/>
          </w:rPr>
          <w:fldChar w:fldCharType="separate"/>
        </w:r>
        <w:r w:rsidR="005123EF">
          <w:rPr>
            <w:webHidden/>
          </w:rPr>
          <w:t>66</w:t>
        </w:r>
        <w:r w:rsidR="00354D14">
          <w:rPr>
            <w:webHidden/>
          </w:rPr>
          <w:fldChar w:fldCharType="end"/>
        </w:r>
      </w:hyperlink>
    </w:p>
    <w:p w14:paraId="11B38676" w14:textId="00C687BE"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6" w:history="1">
        <w:r w:rsidR="00354D14" w:rsidRPr="004E2D0B">
          <w:rPr>
            <w:rStyle w:val="Hyperlink"/>
            <w:noProof/>
          </w:rPr>
          <w:t>6.3.1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Payload compression</w:t>
        </w:r>
        <w:r w:rsidR="00354D14">
          <w:rPr>
            <w:noProof/>
            <w:webHidden/>
          </w:rPr>
          <w:tab/>
        </w:r>
        <w:r w:rsidR="00354D14">
          <w:rPr>
            <w:noProof/>
            <w:webHidden/>
          </w:rPr>
          <w:fldChar w:fldCharType="begin"/>
        </w:r>
        <w:r w:rsidR="00354D14">
          <w:rPr>
            <w:noProof/>
            <w:webHidden/>
          </w:rPr>
          <w:instrText xml:space="preserve"> PAGEREF _Toc170288596 \h </w:instrText>
        </w:r>
        <w:r w:rsidR="00354D14">
          <w:rPr>
            <w:noProof/>
            <w:webHidden/>
          </w:rPr>
        </w:r>
        <w:r w:rsidR="00354D14">
          <w:rPr>
            <w:noProof/>
            <w:webHidden/>
          </w:rPr>
          <w:fldChar w:fldCharType="separate"/>
        </w:r>
        <w:r w:rsidR="005123EF">
          <w:rPr>
            <w:noProof/>
            <w:webHidden/>
          </w:rPr>
          <w:t>67</w:t>
        </w:r>
        <w:r w:rsidR="00354D14">
          <w:rPr>
            <w:noProof/>
            <w:webHidden/>
          </w:rPr>
          <w:fldChar w:fldCharType="end"/>
        </w:r>
      </w:hyperlink>
    </w:p>
    <w:p w14:paraId="2F3A2387" w14:textId="7B1F8711" w:rsidR="00354D14" w:rsidRDefault="00000000">
      <w:pPr>
        <w:pStyle w:val="TOC2"/>
        <w:rPr>
          <w:rFonts w:asciiTheme="minorHAnsi" w:eastAsiaTheme="minorEastAsia" w:hAnsiTheme="minorHAnsi" w:cstheme="minorBidi"/>
          <w:kern w:val="2"/>
          <w:sz w:val="22"/>
          <w:szCs w:val="22"/>
          <w14:ligatures w14:val="standardContextual"/>
        </w:rPr>
      </w:pPr>
      <w:hyperlink w:anchor="_Toc170288597" w:history="1">
        <w:r w:rsidR="00354D14" w:rsidRPr="004E2D0B">
          <w:rPr>
            <w:rStyle w:val="Hyperlink"/>
          </w:rPr>
          <w:t>6.4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Other topics</w:t>
        </w:r>
        <w:r w:rsidR="00354D14">
          <w:rPr>
            <w:webHidden/>
          </w:rPr>
          <w:tab/>
        </w:r>
        <w:r w:rsidR="00354D14">
          <w:rPr>
            <w:webHidden/>
          </w:rPr>
          <w:fldChar w:fldCharType="begin"/>
        </w:r>
        <w:r w:rsidR="00354D14">
          <w:rPr>
            <w:webHidden/>
          </w:rPr>
          <w:instrText xml:space="preserve"> PAGEREF _Toc170288597 \h </w:instrText>
        </w:r>
        <w:r w:rsidR="00354D14">
          <w:rPr>
            <w:webHidden/>
          </w:rPr>
        </w:r>
        <w:r w:rsidR="00354D14">
          <w:rPr>
            <w:webHidden/>
          </w:rPr>
          <w:fldChar w:fldCharType="separate"/>
        </w:r>
        <w:r w:rsidR="005123EF">
          <w:rPr>
            <w:webHidden/>
          </w:rPr>
          <w:t>67</w:t>
        </w:r>
        <w:r w:rsidR="00354D14">
          <w:rPr>
            <w:webHidden/>
          </w:rPr>
          <w:fldChar w:fldCharType="end"/>
        </w:r>
      </w:hyperlink>
    </w:p>
    <w:p w14:paraId="6471B088" w14:textId="6AEF4ACE"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8" w:history="1">
        <w:r w:rsidR="00354D14" w:rsidRPr="004E2D0B">
          <w:rPr>
            <w:rStyle w:val="Hyperlink"/>
            <w:noProof/>
          </w:rPr>
          <w:t>6.4.1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Getdeviceinfo</w:t>
        </w:r>
        <w:r w:rsidR="00354D14">
          <w:rPr>
            <w:noProof/>
            <w:webHidden/>
          </w:rPr>
          <w:tab/>
        </w:r>
        <w:r w:rsidR="00354D14">
          <w:rPr>
            <w:noProof/>
            <w:webHidden/>
          </w:rPr>
          <w:fldChar w:fldCharType="begin"/>
        </w:r>
        <w:r w:rsidR="00354D14">
          <w:rPr>
            <w:noProof/>
            <w:webHidden/>
          </w:rPr>
          <w:instrText xml:space="preserve"> PAGEREF _Toc170288598 \h </w:instrText>
        </w:r>
        <w:r w:rsidR="00354D14">
          <w:rPr>
            <w:noProof/>
            <w:webHidden/>
          </w:rPr>
        </w:r>
        <w:r w:rsidR="00354D14">
          <w:rPr>
            <w:noProof/>
            <w:webHidden/>
          </w:rPr>
          <w:fldChar w:fldCharType="separate"/>
        </w:r>
        <w:r w:rsidR="005123EF">
          <w:rPr>
            <w:noProof/>
            <w:webHidden/>
          </w:rPr>
          <w:t>67</w:t>
        </w:r>
        <w:r w:rsidR="00354D14">
          <w:rPr>
            <w:noProof/>
            <w:webHidden/>
          </w:rPr>
          <w:fldChar w:fldCharType="end"/>
        </w:r>
      </w:hyperlink>
    </w:p>
    <w:p w14:paraId="788E3DF9" w14:textId="52A40E1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9" w:history="1">
        <w:r w:rsidR="00354D14" w:rsidRPr="004E2D0B">
          <w:rPr>
            <w:rStyle w:val="Hyperlink"/>
            <w:noProof/>
          </w:rPr>
          <w:t>6.4.2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Maintaining time</w:t>
        </w:r>
        <w:r w:rsidR="00354D14">
          <w:rPr>
            <w:noProof/>
            <w:webHidden/>
          </w:rPr>
          <w:tab/>
        </w:r>
        <w:r w:rsidR="00354D14">
          <w:rPr>
            <w:noProof/>
            <w:webHidden/>
          </w:rPr>
          <w:fldChar w:fldCharType="begin"/>
        </w:r>
        <w:r w:rsidR="00354D14">
          <w:rPr>
            <w:noProof/>
            <w:webHidden/>
          </w:rPr>
          <w:instrText xml:space="preserve"> PAGEREF _Toc170288599 \h </w:instrText>
        </w:r>
        <w:r w:rsidR="00354D14">
          <w:rPr>
            <w:noProof/>
            <w:webHidden/>
          </w:rPr>
        </w:r>
        <w:r w:rsidR="00354D14">
          <w:rPr>
            <w:noProof/>
            <w:webHidden/>
          </w:rPr>
          <w:fldChar w:fldCharType="separate"/>
        </w:r>
        <w:r w:rsidR="005123EF">
          <w:rPr>
            <w:noProof/>
            <w:webHidden/>
          </w:rPr>
          <w:t>67</w:t>
        </w:r>
        <w:r w:rsidR="00354D14">
          <w:rPr>
            <w:noProof/>
            <w:webHidden/>
          </w:rPr>
          <w:fldChar w:fldCharType="end"/>
        </w:r>
      </w:hyperlink>
    </w:p>
    <w:p w14:paraId="03EC813B" w14:textId="2C1C750F" w:rsidR="00354D14" w:rsidRDefault="00000000">
      <w:pPr>
        <w:pStyle w:val="TOC2"/>
        <w:rPr>
          <w:rFonts w:asciiTheme="minorHAnsi" w:eastAsiaTheme="minorEastAsia" w:hAnsiTheme="minorHAnsi" w:cstheme="minorBidi"/>
          <w:kern w:val="2"/>
          <w:sz w:val="22"/>
          <w:szCs w:val="22"/>
          <w14:ligatures w14:val="standardContextual"/>
        </w:rPr>
      </w:pPr>
      <w:hyperlink w:anchor="_Toc170288600" w:history="1">
        <w:r w:rsidR="00354D14" w:rsidRPr="004E2D0B">
          <w:rPr>
            <w:rStyle w:val="Hyperlink"/>
          </w:rPr>
          <w:t>6.5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Communications, QoS, retention</w:t>
        </w:r>
        <w:r w:rsidR="00354D14">
          <w:rPr>
            <w:webHidden/>
          </w:rPr>
          <w:tab/>
        </w:r>
        <w:r w:rsidR="00354D14">
          <w:rPr>
            <w:webHidden/>
          </w:rPr>
          <w:fldChar w:fldCharType="begin"/>
        </w:r>
        <w:r w:rsidR="00354D14">
          <w:rPr>
            <w:webHidden/>
          </w:rPr>
          <w:instrText xml:space="preserve"> PAGEREF _Toc170288600 \h </w:instrText>
        </w:r>
        <w:r w:rsidR="00354D14">
          <w:rPr>
            <w:webHidden/>
          </w:rPr>
        </w:r>
        <w:r w:rsidR="00354D14">
          <w:rPr>
            <w:webHidden/>
          </w:rPr>
          <w:fldChar w:fldCharType="separate"/>
        </w:r>
        <w:r w:rsidR="005123EF">
          <w:rPr>
            <w:webHidden/>
          </w:rPr>
          <w:t>69</w:t>
        </w:r>
        <w:r w:rsidR="00354D14">
          <w:rPr>
            <w:webHidden/>
          </w:rPr>
          <w:fldChar w:fldCharType="end"/>
        </w:r>
      </w:hyperlink>
    </w:p>
    <w:p w14:paraId="23266D02" w14:textId="18D58AAB"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1" w:history="1">
        <w:r w:rsidR="00354D14" w:rsidRPr="004E2D0B">
          <w:rPr>
            <w:rStyle w:val="Hyperlink"/>
          </w:rPr>
          <w:t>7</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lifecycle</w:t>
        </w:r>
        <w:r w:rsidR="00354D14">
          <w:rPr>
            <w:webHidden/>
          </w:rPr>
          <w:tab/>
        </w:r>
        <w:r w:rsidR="00354D14">
          <w:rPr>
            <w:webHidden/>
          </w:rPr>
          <w:fldChar w:fldCharType="begin"/>
        </w:r>
        <w:r w:rsidR="00354D14">
          <w:rPr>
            <w:webHidden/>
          </w:rPr>
          <w:instrText xml:space="preserve"> PAGEREF _Toc170288601 \h </w:instrText>
        </w:r>
        <w:r w:rsidR="00354D14">
          <w:rPr>
            <w:webHidden/>
          </w:rPr>
        </w:r>
        <w:r w:rsidR="00354D14">
          <w:rPr>
            <w:webHidden/>
          </w:rPr>
          <w:fldChar w:fldCharType="separate"/>
        </w:r>
        <w:r w:rsidR="005123EF">
          <w:rPr>
            <w:webHidden/>
          </w:rPr>
          <w:t>70</w:t>
        </w:r>
        <w:r w:rsidR="00354D14">
          <w:rPr>
            <w:webHidden/>
          </w:rPr>
          <w:fldChar w:fldCharType="end"/>
        </w:r>
      </w:hyperlink>
    </w:p>
    <w:p w14:paraId="14309E86" w14:textId="44A2839E" w:rsidR="00354D14" w:rsidRDefault="00000000">
      <w:pPr>
        <w:pStyle w:val="TOC2"/>
        <w:rPr>
          <w:rFonts w:asciiTheme="minorHAnsi" w:eastAsiaTheme="minorEastAsia" w:hAnsiTheme="minorHAnsi" w:cstheme="minorBidi"/>
          <w:kern w:val="2"/>
          <w:sz w:val="22"/>
          <w:szCs w:val="22"/>
          <w14:ligatures w14:val="standardContextual"/>
        </w:rPr>
      </w:pPr>
      <w:hyperlink w:anchor="_Toc170288602" w:history="1">
        <w:r w:rsidR="00354D14" w:rsidRPr="004E2D0B">
          <w:rPr>
            <w:rStyle w:val="Hyperlink"/>
          </w:rPr>
          <w:t>7.1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Status message</w:t>
        </w:r>
        <w:r w:rsidR="00354D14">
          <w:rPr>
            <w:webHidden/>
          </w:rPr>
          <w:tab/>
        </w:r>
        <w:r w:rsidR="00354D14">
          <w:rPr>
            <w:webHidden/>
          </w:rPr>
          <w:fldChar w:fldCharType="begin"/>
        </w:r>
        <w:r w:rsidR="00354D14">
          <w:rPr>
            <w:webHidden/>
          </w:rPr>
          <w:instrText xml:space="preserve"> PAGEREF _Toc170288602 \h </w:instrText>
        </w:r>
        <w:r w:rsidR="00354D14">
          <w:rPr>
            <w:webHidden/>
          </w:rPr>
        </w:r>
        <w:r w:rsidR="00354D14">
          <w:rPr>
            <w:webHidden/>
          </w:rPr>
          <w:fldChar w:fldCharType="separate"/>
        </w:r>
        <w:r w:rsidR="005123EF">
          <w:rPr>
            <w:webHidden/>
          </w:rPr>
          <w:t>70</w:t>
        </w:r>
        <w:r w:rsidR="00354D14">
          <w:rPr>
            <w:webHidden/>
          </w:rPr>
          <w:fldChar w:fldCharType="end"/>
        </w:r>
      </w:hyperlink>
    </w:p>
    <w:p w14:paraId="283E4862" w14:textId="7D72EA50" w:rsidR="00354D14" w:rsidRDefault="00000000">
      <w:pPr>
        <w:pStyle w:val="TOC2"/>
        <w:rPr>
          <w:rFonts w:asciiTheme="minorHAnsi" w:eastAsiaTheme="minorEastAsia" w:hAnsiTheme="minorHAnsi" w:cstheme="minorBidi"/>
          <w:kern w:val="2"/>
          <w:sz w:val="22"/>
          <w:szCs w:val="22"/>
          <w14:ligatures w14:val="standardContextual"/>
        </w:rPr>
      </w:pPr>
      <w:hyperlink w:anchor="_Toc170288603" w:history="1">
        <w:r w:rsidR="00354D14" w:rsidRPr="004E2D0B">
          <w:rPr>
            <w:rStyle w:val="Hyperlink"/>
          </w:rPr>
          <w:t>7.2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Last Will and Testament</w:t>
        </w:r>
        <w:r w:rsidR="00354D14">
          <w:rPr>
            <w:webHidden/>
          </w:rPr>
          <w:tab/>
        </w:r>
        <w:r w:rsidR="00354D14">
          <w:rPr>
            <w:webHidden/>
          </w:rPr>
          <w:fldChar w:fldCharType="begin"/>
        </w:r>
        <w:r w:rsidR="00354D14">
          <w:rPr>
            <w:webHidden/>
          </w:rPr>
          <w:instrText xml:space="preserve"> PAGEREF _Toc170288603 \h </w:instrText>
        </w:r>
        <w:r w:rsidR="00354D14">
          <w:rPr>
            <w:webHidden/>
          </w:rPr>
        </w:r>
        <w:r w:rsidR="00354D14">
          <w:rPr>
            <w:webHidden/>
          </w:rPr>
          <w:fldChar w:fldCharType="separate"/>
        </w:r>
        <w:r w:rsidR="005123EF">
          <w:rPr>
            <w:webHidden/>
          </w:rPr>
          <w:t>72</w:t>
        </w:r>
        <w:r w:rsidR="00354D14">
          <w:rPr>
            <w:webHidden/>
          </w:rPr>
          <w:fldChar w:fldCharType="end"/>
        </w:r>
      </w:hyperlink>
    </w:p>
    <w:p w14:paraId="786B98F0" w14:textId="14D16429" w:rsidR="00354D14" w:rsidRDefault="00000000">
      <w:pPr>
        <w:pStyle w:val="TOC2"/>
        <w:rPr>
          <w:rFonts w:asciiTheme="minorHAnsi" w:eastAsiaTheme="minorEastAsia" w:hAnsiTheme="minorHAnsi" w:cstheme="minorBidi"/>
          <w:kern w:val="2"/>
          <w:sz w:val="22"/>
          <w:szCs w:val="22"/>
          <w14:ligatures w14:val="standardContextual"/>
        </w:rPr>
      </w:pPr>
      <w:hyperlink w:anchor="_Toc170288604" w:history="1">
        <w:r w:rsidR="00354D14" w:rsidRPr="004E2D0B">
          <w:rPr>
            <w:rStyle w:val="Hyperlink"/>
          </w:rPr>
          <w:t>7.3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Field device replacement</w:t>
        </w:r>
        <w:r w:rsidR="00354D14">
          <w:rPr>
            <w:webHidden/>
          </w:rPr>
          <w:tab/>
        </w:r>
        <w:r w:rsidR="00354D14">
          <w:rPr>
            <w:webHidden/>
          </w:rPr>
          <w:fldChar w:fldCharType="begin"/>
        </w:r>
        <w:r w:rsidR="00354D14">
          <w:rPr>
            <w:webHidden/>
          </w:rPr>
          <w:instrText xml:space="preserve"> PAGEREF _Toc170288604 \h </w:instrText>
        </w:r>
        <w:r w:rsidR="00354D14">
          <w:rPr>
            <w:webHidden/>
          </w:rPr>
        </w:r>
        <w:r w:rsidR="00354D14">
          <w:rPr>
            <w:webHidden/>
          </w:rPr>
          <w:fldChar w:fldCharType="separate"/>
        </w:r>
        <w:r w:rsidR="005123EF">
          <w:rPr>
            <w:webHidden/>
          </w:rPr>
          <w:t>72</w:t>
        </w:r>
        <w:r w:rsidR="00354D14">
          <w:rPr>
            <w:webHidden/>
          </w:rPr>
          <w:fldChar w:fldCharType="end"/>
        </w:r>
      </w:hyperlink>
    </w:p>
    <w:p w14:paraId="52D71803" w14:textId="48CBE3D9"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5" w:history="1">
        <w:r w:rsidR="00354D14" w:rsidRPr="004E2D0B">
          <w:rPr>
            <w:rStyle w:val="Hyperlink"/>
          </w:rPr>
          <w:t>8</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Security</w:t>
        </w:r>
        <w:r w:rsidR="00354D14">
          <w:rPr>
            <w:webHidden/>
          </w:rPr>
          <w:tab/>
        </w:r>
        <w:r w:rsidR="00354D14">
          <w:rPr>
            <w:webHidden/>
          </w:rPr>
          <w:fldChar w:fldCharType="begin"/>
        </w:r>
        <w:r w:rsidR="00354D14">
          <w:rPr>
            <w:webHidden/>
          </w:rPr>
          <w:instrText xml:space="preserve"> PAGEREF _Toc170288605 \h </w:instrText>
        </w:r>
        <w:r w:rsidR="00354D14">
          <w:rPr>
            <w:webHidden/>
          </w:rPr>
        </w:r>
        <w:r w:rsidR="00354D14">
          <w:rPr>
            <w:webHidden/>
          </w:rPr>
          <w:fldChar w:fldCharType="separate"/>
        </w:r>
        <w:r w:rsidR="005123EF">
          <w:rPr>
            <w:webHidden/>
          </w:rPr>
          <w:t>74</w:t>
        </w:r>
        <w:r w:rsidR="00354D14">
          <w:rPr>
            <w:webHidden/>
          </w:rPr>
          <w:fldChar w:fldCharType="end"/>
        </w:r>
      </w:hyperlink>
    </w:p>
    <w:p w14:paraId="20C1096D" w14:textId="40ACAB64"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6" w:history="1">
        <w:r w:rsidR="00354D14" w:rsidRPr="004E2D0B">
          <w:rPr>
            <w:rStyle w:val="Hyperlink"/>
          </w:rPr>
          <w:t>9</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Class names and ontology</w:t>
        </w:r>
        <w:r w:rsidR="00354D14">
          <w:rPr>
            <w:webHidden/>
          </w:rPr>
          <w:tab/>
        </w:r>
        <w:r w:rsidR="00354D14">
          <w:rPr>
            <w:webHidden/>
          </w:rPr>
          <w:fldChar w:fldCharType="begin"/>
        </w:r>
        <w:r w:rsidR="00354D14">
          <w:rPr>
            <w:webHidden/>
          </w:rPr>
          <w:instrText xml:space="preserve"> PAGEREF _Toc170288606 \h </w:instrText>
        </w:r>
        <w:r w:rsidR="00354D14">
          <w:rPr>
            <w:webHidden/>
          </w:rPr>
        </w:r>
        <w:r w:rsidR="00354D14">
          <w:rPr>
            <w:webHidden/>
          </w:rPr>
          <w:fldChar w:fldCharType="separate"/>
        </w:r>
        <w:r w:rsidR="005123EF">
          <w:rPr>
            <w:webHidden/>
          </w:rPr>
          <w:t>76</w:t>
        </w:r>
        <w:r w:rsidR="00354D14">
          <w:rPr>
            <w:webHidden/>
          </w:rPr>
          <w:fldChar w:fldCharType="end"/>
        </w:r>
      </w:hyperlink>
    </w:p>
    <w:p w14:paraId="28936860" w14:textId="6D8B9B5E" w:rsidR="00354D14" w:rsidRDefault="00000000">
      <w:pPr>
        <w:pStyle w:val="TOC2"/>
        <w:rPr>
          <w:rFonts w:asciiTheme="minorHAnsi" w:eastAsiaTheme="minorEastAsia" w:hAnsiTheme="minorHAnsi" w:cstheme="minorBidi"/>
          <w:kern w:val="2"/>
          <w:sz w:val="22"/>
          <w:szCs w:val="22"/>
          <w14:ligatures w14:val="standardContextual"/>
        </w:rPr>
      </w:pPr>
      <w:hyperlink w:anchor="_Toc170288607" w:history="1">
        <w:r w:rsidR="00354D14" w:rsidRPr="004E2D0B">
          <w:rPr>
            <w:rStyle w:val="Hyperlink"/>
          </w:rPr>
          <w:t>9.1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Fixed class names</w:t>
        </w:r>
        <w:r w:rsidR="00354D14">
          <w:rPr>
            <w:webHidden/>
          </w:rPr>
          <w:tab/>
        </w:r>
        <w:r w:rsidR="00354D14">
          <w:rPr>
            <w:webHidden/>
          </w:rPr>
          <w:fldChar w:fldCharType="begin"/>
        </w:r>
        <w:r w:rsidR="00354D14">
          <w:rPr>
            <w:webHidden/>
          </w:rPr>
          <w:instrText xml:space="preserve"> PAGEREF _Toc170288607 \h </w:instrText>
        </w:r>
        <w:r w:rsidR="00354D14">
          <w:rPr>
            <w:webHidden/>
          </w:rPr>
        </w:r>
        <w:r w:rsidR="00354D14">
          <w:rPr>
            <w:webHidden/>
          </w:rPr>
          <w:fldChar w:fldCharType="separate"/>
        </w:r>
        <w:r w:rsidR="005123EF">
          <w:rPr>
            <w:webHidden/>
          </w:rPr>
          <w:t>76</w:t>
        </w:r>
        <w:r w:rsidR="00354D14">
          <w:rPr>
            <w:webHidden/>
          </w:rPr>
          <w:fldChar w:fldCharType="end"/>
        </w:r>
      </w:hyperlink>
    </w:p>
    <w:p w14:paraId="3A17F32E" w14:textId="2FD13B95"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8" w:history="1">
        <w:r w:rsidR="00354D14" w:rsidRPr="004E2D0B">
          <w:rPr>
            <w:rStyle w:val="Hyperlink"/>
          </w:rPr>
          <w:t>10</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profile extensions and layout</w:t>
        </w:r>
        <w:r w:rsidR="00354D14">
          <w:rPr>
            <w:webHidden/>
          </w:rPr>
          <w:tab/>
        </w:r>
        <w:r w:rsidR="00354D14">
          <w:rPr>
            <w:webHidden/>
          </w:rPr>
          <w:fldChar w:fldCharType="begin"/>
        </w:r>
        <w:r w:rsidR="00354D14">
          <w:rPr>
            <w:webHidden/>
          </w:rPr>
          <w:instrText xml:space="preserve"> PAGEREF _Toc170288608 \h </w:instrText>
        </w:r>
        <w:r w:rsidR="00354D14">
          <w:rPr>
            <w:webHidden/>
          </w:rPr>
        </w:r>
        <w:r w:rsidR="00354D14">
          <w:rPr>
            <w:webHidden/>
          </w:rPr>
          <w:fldChar w:fldCharType="separate"/>
        </w:r>
        <w:r w:rsidR="005123EF">
          <w:rPr>
            <w:webHidden/>
          </w:rPr>
          <w:t>78</w:t>
        </w:r>
        <w:r w:rsidR="00354D14">
          <w:rPr>
            <w:webHidden/>
          </w:rPr>
          <w:fldChar w:fldCharType="end"/>
        </w:r>
      </w:hyperlink>
    </w:p>
    <w:p w14:paraId="43D9106A" w14:textId="368C5E24" w:rsidR="00354D14" w:rsidRDefault="00000000">
      <w:pPr>
        <w:pStyle w:val="TOC2"/>
        <w:rPr>
          <w:rFonts w:asciiTheme="minorHAnsi" w:eastAsiaTheme="minorEastAsia" w:hAnsiTheme="minorHAnsi" w:cstheme="minorBidi"/>
          <w:kern w:val="2"/>
          <w:sz w:val="22"/>
          <w:szCs w:val="22"/>
          <w14:ligatures w14:val="standardContextual"/>
        </w:rPr>
      </w:pPr>
      <w:hyperlink w:anchor="_Toc170288609" w:history="1">
        <w:r w:rsidR="00354D14" w:rsidRPr="004E2D0B">
          <w:rPr>
            <w:rStyle w:val="Hyperlink"/>
          </w:rPr>
          <w:t>10.1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Vendor extensions</w:t>
        </w:r>
        <w:r w:rsidR="00354D14">
          <w:rPr>
            <w:webHidden/>
          </w:rPr>
          <w:tab/>
        </w:r>
        <w:r w:rsidR="00354D14">
          <w:rPr>
            <w:webHidden/>
          </w:rPr>
          <w:fldChar w:fldCharType="begin"/>
        </w:r>
        <w:r w:rsidR="00354D14">
          <w:rPr>
            <w:webHidden/>
          </w:rPr>
          <w:instrText xml:space="preserve"> PAGEREF _Toc170288609 \h </w:instrText>
        </w:r>
        <w:r w:rsidR="00354D14">
          <w:rPr>
            <w:webHidden/>
          </w:rPr>
        </w:r>
        <w:r w:rsidR="00354D14">
          <w:rPr>
            <w:webHidden/>
          </w:rPr>
          <w:fldChar w:fldCharType="separate"/>
        </w:r>
        <w:r w:rsidR="005123EF">
          <w:rPr>
            <w:webHidden/>
          </w:rPr>
          <w:t>78</w:t>
        </w:r>
        <w:r w:rsidR="00354D14">
          <w:rPr>
            <w:webHidden/>
          </w:rPr>
          <w:fldChar w:fldCharType="end"/>
        </w:r>
      </w:hyperlink>
    </w:p>
    <w:p w14:paraId="79579124" w14:textId="3B2AD95E"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0" w:history="1">
        <w:r w:rsidR="00354D14" w:rsidRPr="004E2D0B">
          <w:rPr>
            <w:rStyle w:val="Hyperlink"/>
            <w:noProof/>
          </w:rPr>
          <w:t>10.1.1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New properties</w:t>
        </w:r>
        <w:r w:rsidR="00354D14">
          <w:rPr>
            <w:noProof/>
            <w:webHidden/>
          </w:rPr>
          <w:tab/>
        </w:r>
        <w:r w:rsidR="00354D14">
          <w:rPr>
            <w:noProof/>
            <w:webHidden/>
          </w:rPr>
          <w:fldChar w:fldCharType="begin"/>
        </w:r>
        <w:r w:rsidR="00354D14">
          <w:rPr>
            <w:noProof/>
            <w:webHidden/>
          </w:rPr>
          <w:instrText xml:space="preserve"> PAGEREF _Toc170288610 \h </w:instrText>
        </w:r>
        <w:r w:rsidR="00354D14">
          <w:rPr>
            <w:noProof/>
            <w:webHidden/>
          </w:rPr>
        </w:r>
        <w:r w:rsidR="00354D14">
          <w:rPr>
            <w:noProof/>
            <w:webHidden/>
          </w:rPr>
          <w:fldChar w:fldCharType="separate"/>
        </w:r>
        <w:r w:rsidR="005123EF">
          <w:rPr>
            <w:noProof/>
            <w:webHidden/>
          </w:rPr>
          <w:t>78</w:t>
        </w:r>
        <w:r w:rsidR="00354D14">
          <w:rPr>
            <w:noProof/>
            <w:webHidden/>
          </w:rPr>
          <w:fldChar w:fldCharType="end"/>
        </w:r>
      </w:hyperlink>
    </w:p>
    <w:p w14:paraId="2F67FBBA" w14:textId="6E832FC8"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1" w:history="1">
        <w:r w:rsidR="00354D14" w:rsidRPr="004E2D0B">
          <w:rPr>
            <w:rStyle w:val="Hyperlink"/>
            <w:noProof/>
          </w:rPr>
          <w:t>10.1.2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New objects</w:t>
        </w:r>
        <w:r w:rsidR="00354D14">
          <w:rPr>
            <w:noProof/>
            <w:webHidden/>
          </w:rPr>
          <w:tab/>
        </w:r>
        <w:r w:rsidR="00354D14">
          <w:rPr>
            <w:noProof/>
            <w:webHidden/>
          </w:rPr>
          <w:fldChar w:fldCharType="begin"/>
        </w:r>
        <w:r w:rsidR="00354D14">
          <w:rPr>
            <w:noProof/>
            <w:webHidden/>
          </w:rPr>
          <w:instrText xml:space="preserve"> PAGEREF _Toc170288611 \h </w:instrText>
        </w:r>
        <w:r w:rsidR="00354D14">
          <w:rPr>
            <w:noProof/>
            <w:webHidden/>
          </w:rPr>
        </w:r>
        <w:r w:rsidR="00354D14">
          <w:rPr>
            <w:noProof/>
            <w:webHidden/>
          </w:rPr>
          <w:fldChar w:fldCharType="separate"/>
        </w:r>
        <w:r w:rsidR="005123EF">
          <w:rPr>
            <w:noProof/>
            <w:webHidden/>
          </w:rPr>
          <w:t>78</w:t>
        </w:r>
        <w:r w:rsidR="00354D14">
          <w:rPr>
            <w:noProof/>
            <w:webHidden/>
          </w:rPr>
          <w:fldChar w:fldCharType="end"/>
        </w:r>
      </w:hyperlink>
    </w:p>
    <w:p w14:paraId="4330ECE8" w14:textId="08CB9A0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2" w:history="1">
        <w:r w:rsidR="00354D14" w:rsidRPr="004E2D0B">
          <w:rPr>
            <w:rStyle w:val="Hyperlink"/>
            <w:noProof/>
          </w:rPr>
          <w:t>10.1.3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Translation</w:t>
        </w:r>
        <w:r w:rsidR="00354D14">
          <w:rPr>
            <w:noProof/>
            <w:webHidden/>
          </w:rPr>
          <w:tab/>
        </w:r>
        <w:r w:rsidR="00354D14">
          <w:rPr>
            <w:noProof/>
            <w:webHidden/>
          </w:rPr>
          <w:fldChar w:fldCharType="begin"/>
        </w:r>
        <w:r w:rsidR="00354D14">
          <w:rPr>
            <w:noProof/>
            <w:webHidden/>
          </w:rPr>
          <w:instrText xml:space="preserve"> PAGEREF _Toc170288612 \h </w:instrText>
        </w:r>
        <w:r w:rsidR="00354D14">
          <w:rPr>
            <w:noProof/>
            <w:webHidden/>
          </w:rPr>
        </w:r>
        <w:r w:rsidR="00354D14">
          <w:rPr>
            <w:noProof/>
            <w:webHidden/>
          </w:rPr>
          <w:fldChar w:fldCharType="separate"/>
        </w:r>
        <w:r w:rsidR="005123EF">
          <w:rPr>
            <w:noProof/>
            <w:webHidden/>
          </w:rPr>
          <w:t>78</w:t>
        </w:r>
        <w:r w:rsidR="00354D14">
          <w:rPr>
            <w:noProof/>
            <w:webHidden/>
          </w:rPr>
          <w:fldChar w:fldCharType="end"/>
        </w:r>
      </w:hyperlink>
    </w:p>
    <w:p w14:paraId="46FD4E0F" w14:textId="731AC59D" w:rsidR="00354D14" w:rsidRDefault="00000000">
      <w:pPr>
        <w:pStyle w:val="TOC2"/>
        <w:rPr>
          <w:rFonts w:asciiTheme="minorHAnsi" w:eastAsiaTheme="minorEastAsia" w:hAnsiTheme="minorHAnsi" w:cstheme="minorBidi"/>
          <w:kern w:val="2"/>
          <w:sz w:val="22"/>
          <w:szCs w:val="22"/>
          <w14:ligatures w14:val="standardContextual"/>
        </w:rPr>
      </w:pPr>
      <w:hyperlink w:anchor="_Toc170288613" w:history="1">
        <w:r w:rsidR="00354D14" w:rsidRPr="004E2D0B">
          <w:rPr>
            <w:rStyle w:val="Hyperlink"/>
          </w:rPr>
          <w:t>10.2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Suggesting SA UI layout</w:t>
        </w:r>
        <w:r w:rsidR="00354D14">
          <w:rPr>
            <w:webHidden/>
          </w:rPr>
          <w:tab/>
        </w:r>
        <w:r w:rsidR="00354D14">
          <w:rPr>
            <w:webHidden/>
          </w:rPr>
          <w:fldChar w:fldCharType="begin"/>
        </w:r>
        <w:r w:rsidR="00354D14">
          <w:rPr>
            <w:webHidden/>
          </w:rPr>
          <w:instrText xml:space="preserve"> PAGEREF _Toc170288613 \h </w:instrText>
        </w:r>
        <w:r w:rsidR="00354D14">
          <w:rPr>
            <w:webHidden/>
          </w:rPr>
        </w:r>
        <w:r w:rsidR="00354D14">
          <w:rPr>
            <w:webHidden/>
          </w:rPr>
          <w:fldChar w:fldCharType="separate"/>
        </w:r>
        <w:r w:rsidR="005123EF">
          <w:rPr>
            <w:webHidden/>
          </w:rPr>
          <w:t>78</w:t>
        </w:r>
        <w:r w:rsidR="00354D14">
          <w:rPr>
            <w:webHidden/>
          </w:rPr>
          <w:fldChar w:fldCharType="end"/>
        </w:r>
      </w:hyperlink>
    </w:p>
    <w:p w14:paraId="7EA85DC0" w14:textId="018751BD"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4" w:history="1">
        <w:r w:rsidR="00354D14" w:rsidRPr="004E2D0B">
          <w:rPr>
            <w:rStyle w:val="Hyperlink"/>
            <w:noProof/>
          </w:rPr>
          <w:t>10.2.1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configFields</w:t>
        </w:r>
        <w:r w:rsidR="00354D14">
          <w:rPr>
            <w:noProof/>
            <w:webHidden/>
          </w:rPr>
          <w:tab/>
        </w:r>
        <w:r w:rsidR="00354D14">
          <w:rPr>
            <w:noProof/>
            <w:webHidden/>
          </w:rPr>
          <w:fldChar w:fldCharType="begin"/>
        </w:r>
        <w:r w:rsidR="00354D14">
          <w:rPr>
            <w:noProof/>
            <w:webHidden/>
          </w:rPr>
          <w:instrText xml:space="preserve"> PAGEREF _Toc170288614 \h </w:instrText>
        </w:r>
        <w:r w:rsidR="00354D14">
          <w:rPr>
            <w:noProof/>
            <w:webHidden/>
          </w:rPr>
        </w:r>
        <w:r w:rsidR="00354D14">
          <w:rPr>
            <w:noProof/>
            <w:webHidden/>
          </w:rPr>
          <w:fldChar w:fldCharType="separate"/>
        </w:r>
        <w:r w:rsidR="005123EF">
          <w:rPr>
            <w:noProof/>
            <w:webHidden/>
          </w:rPr>
          <w:t>78</w:t>
        </w:r>
        <w:r w:rsidR="00354D14">
          <w:rPr>
            <w:noProof/>
            <w:webHidden/>
          </w:rPr>
          <w:fldChar w:fldCharType="end"/>
        </w:r>
      </w:hyperlink>
    </w:p>
    <w:p w14:paraId="1C2199D2" w14:textId="15D81AB2"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5" w:history="1">
        <w:r w:rsidR="00354D14" w:rsidRPr="004E2D0B">
          <w:rPr>
            <w:rStyle w:val="Hyperlink"/>
            <w:noProof/>
          </w:rPr>
          <w:t>10.2.2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Group</w:t>
        </w:r>
        <w:r w:rsidR="00354D14">
          <w:rPr>
            <w:noProof/>
            <w:webHidden/>
          </w:rPr>
          <w:tab/>
        </w:r>
        <w:r w:rsidR="00354D14">
          <w:rPr>
            <w:noProof/>
            <w:webHidden/>
          </w:rPr>
          <w:fldChar w:fldCharType="begin"/>
        </w:r>
        <w:r w:rsidR="00354D14">
          <w:rPr>
            <w:noProof/>
            <w:webHidden/>
          </w:rPr>
          <w:instrText xml:space="preserve"> PAGEREF _Toc170288615 \h </w:instrText>
        </w:r>
        <w:r w:rsidR="00354D14">
          <w:rPr>
            <w:noProof/>
            <w:webHidden/>
          </w:rPr>
        </w:r>
        <w:r w:rsidR="00354D14">
          <w:rPr>
            <w:noProof/>
            <w:webHidden/>
          </w:rPr>
          <w:fldChar w:fldCharType="separate"/>
        </w:r>
        <w:r w:rsidR="005123EF">
          <w:rPr>
            <w:noProof/>
            <w:webHidden/>
          </w:rPr>
          <w:t>78</w:t>
        </w:r>
        <w:r w:rsidR="00354D14">
          <w:rPr>
            <w:noProof/>
            <w:webHidden/>
          </w:rPr>
          <w:fldChar w:fldCharType="end"/>
        </w:r>
      </w:hyperlink>
    </w:p>
    <w:p w14:paraId="5016C58F" w14:textId="6C051824"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16" w:history="1">
        <w:r w:rsidR="00354D14" w:rsidRPr="004E2D0B">
          <w:rPr>
            <w:rStyle w:val="Hyperlink"/>
          </w:rPr>
          <w:t>11</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Example use cases</w:t>
        </w:r>
        <w:r w:rsidR="00354D14">
          <w:rPr>
            <w:webHidden/>
          </w:rPr>
          <w:tab/>
        </w:r>
        <w:r w:rsidR="00354D14">
          <w:rPr>
            <w:webHidden/>
          </w:rPr>
          <w:fldChar w:fldCharType="begin"/>
        </w:r>
        <w:r w:rsidR="00354D14">
          <w:rPr>
            <w:webHidden/>
          </w:rPr>
          <w:instrText xml:space="preserve"> PAGEREF _Toc170288616 \h </w:instrText>
        </w:r>
        <w:r w:rsidR="00354D14">
          <w:rPr>
            <w:webHidden/>
          </w:rPr>
        </w:r>
        <w:r w:rsidR="00354D14">
          <w:rPr>
            <w:webHidden/>
          </w:rPr>
          <w:fldChar w:fldCharType="separate"/>
        </w:r>
        <w:r w:rsidR="005123EF">
          <w:rPr>
            <w:webHidden/>
          </w:rPr>
          <w:t>80</w:t>
        </w:r>
        <w:r w:rsidR="00354D14">
          <w:rPr>
            <w:webHidden/>
          </w:rPr>
          <w:fldChar w:fldCharType="end"/>
        </w:r>
      </w:hyperlink>
    </w:p>
    <w:p w14:paraId="14A5E89A" w14:textId="2237D60D" w:rsidR="00354D14" w:rsidRDefault="00000000">
      <w:pPr>
        <w:pStyle w:val="TOC2"/>
        <w:rPr>
          <w:rFonts w:asciiTheme="minorHAnsi" w:eastAsiaTheme="minorEastAsia" w:hAnsiTheme="minorHAnsi" w:cstheme="minorBidi"/>
          <w:kern w:val="2"/>
          <w:sz w:val="22"/>
          <w:szCs w:val="22"/>
          <w14:ligatures w14:val="standardContextual"/>
        </w:rPr>
      </w:pPr>
      <w:hyperlink w:anchor="_Toc170288617" w:history="1">
        <w:r w:rsidR="00354D14" w:rsidRPr="004E2D0B">
          <w:rPr>
            <w:rStyle w:val="Hyperlink"/>
            <w:rFonts w:eastAsia="DengXian Light"/>
            <w:lang w:eastAsia="en-US"/>
          </w:rPr>
          <w:t>11.1</w:t>
        </w:r>
        <w:r w:rsidR="00354D14">
          <w:rPr>
            <w:rFonts w:asciiTheme="minorHAnsi" w:eastAsiaTheme="minorEastAsia" w:hAnsiTheme="minorHAnsi" w:cstheme="minorBidi"/>
            <w:kern w:val="2"/>
            <w:sz w:val="22"/>
            <w:szCs w:val="22"/>
            <w14:ligatures w14:val="standardContextual"/>
          </w:rPr>
          <w:tab/>
        </w:r>
        <w:r w:rsidR="00354D14" w:rsidRPr="004E2D0B">
          <w:rPr>
            <w:rStyle w:val="Hyperlink"/>
            <w:rFonts w:eastAsia="DengXian Light"/>
            <w:lang w:eastAsia="en-US"/>
          </w:rPr>
          <w:t>Simplest case</w:t>
        </w:r>
        <w:r w:rsidR="00354D14">
          <w:rPr>
            <w:webHidden/>
          </w:rPr>
          <w:tab/>
        </w:r>
        <w:r w:rsidR="00354D14">
          <w:rPr>
            <w:webHidden/>
          </w:rPr>
          <w:fldChar w:fldCharType="begin"/>
        </w:r>
        <w:r w:rsidR="00354D14">
          <w:rPr>
            <w:webHidden/>
          </w:rPr>
          <w:instrText xml:space="preserve"> PAGEREF _Toc170288617 \h </w:instrText>
        </w:r>
        <w:r w:rsidR="00354D14">
          <w:rPr>
            <w:webHidden/>
          </w:rPr>
        </w:r>
        <w:r w:rsidR="00354D14">
          <w:rPr>
            <w:webHidden/>
          </w:rPr>
          <w:fldChar w:fldCharType="separate"/>
        </w:r>
        <w:r w:rsidR="005123EF">
          <w:rPr>
            <w:webHidden/>
          </w:rPr>
          <w:t>80</w:t>
        </w:r>
        <w:r w:rsidR="00354D14">
          <w:rPr>
            <w:webHidden/>
          </w:rPr>
          <w:fldChar w:fldCharType="end"/>
        </w:r>
      </w:hyperlink>
    </w:p>
    <w:p w14:paraId="3BD913C4" w14:textId="5CD16AD8" w:rsidR="00354D14" w:rsidRDefault="00000000">
      <w:pPr>
        <w:pStyle w:val="TOC2"/>
        <w:rPr>
          <w:rFonts w:asciiTheme="minorHAnsi" w:eastAsiaTheme="minorEastAsia" w:hAnsiTheme="minorHAnsi" w:cstheme="minorBidi"/>
          <w:kern w:val="2"/>
          <w:sz w:val="22"/>
          <w:szCs w:val="22"/>
          <w14:ligatures w14:val="standardContextual"/>
        </w:rPr>
      </w:pPr>
      <w:hyperlink w:anchor="_Toc170288618" w:history="1">
        <w:r w:rsidR="00354D14" w:rsidRPr="004E2D0B">
          <w:rPr>
            <w:rStyle w:val="Hyperlink"/>
            <w:rFonts w:eastAsia="DengXian Light"/>
            <w:lang w:eastAsia="en-US"/>
          </w:rPr>
          <w:t>11.2</w:t>
        </w:r>
        <w:r w:rsidR="00354D14">
          <w:rPr>
            <w:rFonts w:asciiTheme="minorHAnsi" w:eastAsiaTheme="minorEastAsia" w:hAnsiTheme="minorHAnsi" w:cstheme="minorBidi"/>
            <w:kern w:val="2"/>
            <w:sz w:val="22"/>
            <w:szCs w:val="22"/>
            <w14:ligatures w14:val="standardContextual"/>
          </w:rPr>
          <w:tab/>
        </w:r>
        <w:r w:rsidR="00354D14" w:rsidRPr="004E2D0B">
          <w:rPr>
            <w:rStyle w:val="Hyperlink"/>
            <w:rFonts w:eastAsia="DengXian Light"/>
            <w:lang w:eastAsia="en-US"/>
          </w:rPr>
          <w:t>A configurable field device</w:t>
        </w:r>
        <w:r w:rsidR="00354D14">
          <w:rPr>
            <w:webHidden/>
          </w:rPr>
          <w:tab/>
        </w:r>
        <w:r w:rsidR="00354D14">
          <w:rPr>
            <w:webHidden/>
          </w:rPr>
          <w:fldChar w:fldCharType="begin"/>
        </w:r>
        <w:r w:rsidR="00354D14">
          <w:rPr>
            <w:webHidden/>
          </w:rPr>
          <w:instrText xml:space="preserve"> PAGEREF _Toc170288618 \h </w:instrText>
        </w:r>
        <w:r w:rsidR="00354D14">
          <w:rPr>
            <w:webHidden/>
          </w:rPr>
        </w:r>
        <w:r w:rsidR="00354D14">
          <w:rPr>
            <w:webHidden/>
          </w:rPr>
          <w:fldChar w:fldCharType="separate"/>
        </w:r>
        <w:r w:rsidR="005123EF">
          <w:rPr>
            <w:webHidden/>
          </w:rPr>
          <w:t>80</w:t>
        </w:r>
        <w:r w:rsidR="00354D14">
          <w:rPr>
            <w:webHidden/>
          </w:rPr>
          <w:fldChar w:fldCharType="end"/>
        </w:r>
      </w:hyperlink>
    </w:p>
    <w:p w14:paraId="11D82C69" w14:textId="45897795"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19" w:history="1">
        <w:r w:rsidR="00354D14" w:rsidRPr="004E2D0B">
          <w:rPr>
            <w:rStyle w:val="Hyperlink"/>
          </w:rPr>
          <w:t>12</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Supervisory application profile document</w:t>
        </w:r>
        <w:r w:rsidR="00354D14">
          <w:rPr>
            <w:webHidden/>
          </w:rPr>
          <w:tab/>
        </w:r>
        <w:r w:rsidR="00354D14">
          <w:rPr>
            <w:webHidden/>
          </w:rPr>
          <w:fldChar w:fldCharType="begin"/>
        </w:r>
        <w:r w:rsidR="00354D14">
          <w:rPr>
            <w:webHidden/>
          </w:rPr>
          <w:instrText xml:space="preserve"> PAGEREF _Toc170288619 \h </w:instrText>
        </w:r>
        <w:r w:rsidR="00354D14">
          <w:rPr>
            <w:webHidden/>
          </w:rPr>
        </w:r>
        <w:r w:rsidR="00354D14">
          <w:rPr>
            <w:webHidden/>
          </w:rPr>
          <w:fldChar w:fldCharType="separate"/>
        </w:r>
        <w:r w:rsidR="005123EF">
          <w:rPr>
            <w:webHidden/>
          </w:rPr>
          <w:t>82</w:t>
        </w:r>
        <w:r w:rsidR="00354D14">
          <w:rPr>
            <w:webHidden/>
          </w:rPr>
          <w:fldChar w:fldCharType="end"/>
        </w:r>
      </w:hyperlink>
    </w:p>
    <w:p w14:paraId="2D2C6255" w14:textId="0EF7DDB1"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0" w:history="1">
        <w:r w:rsidR="00354D14" w:rsidRPr="004E2D0B">
          <w:rPr>
            <w:rStyle w:val="Hyperlink"/>
          </w:rPr>
          <w:t>A</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JSON files</w:t>
        </w:r>
        <w:r w:rsidR="00354D14">
          <w:rPr>
            <w:webHidden/>
          </w:rPr>
          <w:tab/>
        </w:r>
        <w:r w:rsidR="00354D14">
          <w:rPr>
            <w:webHidden/>
          </w:rPr>
          <w:fldChar w:fldCharType="begin"/>
        </w:r>
        <w:r w:rsidR="00354D14">
          <w:rPr>
            <w:webHidden/>
          </w:rPr>
          <w:instrText xml:space="preserve"> PAGEREF _Toc170288620 \h </w:instrText>
        </w:r>
        <w:r w:rsidR="00354D14">
          <w:rPr>
            <w:webHidden/>
          </w:rPr>
        </w:r>
        <w:r w:rsidR="00354D14">
          <w:rPr>
            <w:webHidden/>
          </w:rPr>
          <w:fldChar w:fldCharType="separate"/>
        </w:r>
        <w:r w:rsidR="005123EF">
          <w:rPr>
            <w:webHidden/>
          </w:rPr>
          <w:t>84</w:t>
        </w:r>
        <w:r w:rsidR="00354D14">
          <w:rPr>
            <w:webHidden/>
          </w:rPr>
          <w:fldChar w:fldCharType="end"/>
        </w:r>
      </w:hyperlink>
    </w:p>
    <w:p w14:paraId="1AC51479" w14:textId="6C4CC1F9"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1" w:history="1">
        <w:r w:rsidR="00354D14" w:rsidRPr="004E2D0B">
          <w:rPr>
            <w:rStyle w:val="Hyperlink"/>
          </w:rPr>
          <w:t>B</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Topic summary</w:t>
        </w:r>
        <w:r w:rsidR="00354D14">
          <w:rPr>
            <w:webHidden/>
          </w:rPr>
          <w:tab/>
        </w:r>
        <w:r w:rsidR="00354D14">
          <w:rPr>
            <w:webHidden/>
          </w:rPr>
          <w:fldChar w:fldCharType="begin"/>
        </w:r>
        <w:r w:rsidR="00354D14">
          <w:rPr>
            <w:webHidden/>
          </w:rPr>
          <w:instrText xml:space="preserve"> PAGEREF _Toc170288621 \h </w:instrText>
        </w:r>
        <w:r w:rsidR="00354D14">
          <w:rPr>
            <w:webHidden/>
          </w:rPr>
        </w:r>
        <w:r w:rsidR="00354D14">
          <w:rPr>
            <w:webHidden/>
          </w:rPr>
          <w:fldChar w:fldCharType="separate"/>
        </w:r>
        <w:r w:rsidR="005123EF">
          <w:rPr>
            <w:webHidden/>
          </w:rPr>
          <w:t>85</w:t>
        </w:r>
        <w:r w:rsidR="00354D14">
          <w:rPr>
            <w:webHidden/>
          </w:rPr>
          <w:fldChar w:fldCharType="end"/>
        </w:r>
      </w:hyperlink>
    </w:p>
    <w:p w14:paraId="15AF2546" w14:textId="22228B5A"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2" w:history="1">
        <w:r w:rsidR="00354D14" w:rsidRPr="004E2D0B">
          <w:rPr>
            <w:rStyle w:val="Hyperlink"/>
          </w:rPr>
          <w:t>C</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Calculated point code</w:t>
        </w:r>
        <w:r w:rsidR="00354D14">
          <w:rPr>
            <w:webHidden/>
          </w:rPr>
          <w:tab/>
        </w:r>
        <w:r w:rsidR="00354D14">
          <w:rPr>
            <w:webHidden/>
          </w:rPr>
          <w:fldChar w:fldCharType="begin"/>
        </w:r>
        <w:r w:rsidR="00354D14">
          <w:rPr>
            <w:webHidden/>
          </w:rPr>
          <w:instrText xml:space="preserve"> PAGEREF _Toc170288622 \h </w:instrText>
        </w:r>
        <w:r w:rsidR="00354D14">
          <w:rPr>
            <w:webHidden/>
          </w:rPr>
        </w:r>
        <w:r w:rsidR="00354D14">
          <w:rPr>
            <w:webHidden/>
          </w:rPr>
          <w:fldChar w:fldCharType="separate"/>
        </w:r>
        <w:r w:rsidR="005123EF">
          <w:rPr>
            <w:webHidden/>
          </w:rPr>
          <w:t>86</w:t>
        </w:r>
        <w:r w:rsidR="00354D14">
          <w:rPr>
            <w:webHidden/>
          </w:rPr>
          <w:fldChar w:fldCharType="end"/>
        </w:r>
      </w:hyperlink>
    </w:p>
    <w:p w14:paraId="7B35B48F" w14:textId="5E4BE4EA" w:rsidR="00354D14" w:rsidRDefault="00000000">
      <w:pPr>
        <w:pStyle w:val="TOC2"/>
        <w:rPr>
          <w:rFonts w:asciiTheme="minorHAnsi" w:eastAsiaTheme="minorEastAsia" w:hAnsiTheme="minorHAnsi" w:cstheme="minorBidi"/>
          <w:kern w:val="2"/>
          <w:sz w:val="22"/>
          <w:szCs w:val="22"/>
          <w14:ligatures w14:val="standardContextual"/>
        </w:rPr>
      </w:pPr>
      <w:hyperlink w:anchor="_Toc170288623" w:history="1">
        <w:r w:rsidR="00354D14" w:rsidRPr="004E2D0B">
          <w:rPr>
            <w:rStyle w:val="Hyperlink"/>
          </w:rPr>
          <w:t>C.1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Evaluation of a calculated point value</w:t>
        </w:r>
        <w:r w:rsidR="00354D14">
          <w:rPr>
            <w:webHidden/>
          </w:rPr>
          <w:tab/>
        </w:r>
        <w:r w:rsidR="00354D14">
          <w:rPr>
            <w:webHidden/>
          </w:rPr>
          <w:fldChar w:fldCharType="begin"/>
        </w:r>
        <w:r w:rsidR="00354D14">
          <w:rPr>
            <w:webHidden/>
          </w:rPr>
          <w:instrText xml:space="preserve"> PAGEREF _Toc170288623 \h </w:instrText>
        </w:r>
        <w:r w:rsidR="00354D14">
          <w:rPr>
            <w:webHidden/>
          </w:rPr>
        </w:r>
        <w:r w:rsidR="00354D14">
          <w:rPr>
            <w:webHidden/>
          </w:rPr>
          <w:fldChar w:fldCharType="separate"/>
        </w:r>
        <w:r w:rsidR="005123EF">
          <w:rPr>
            <w:webHidden/>
          </w:rPr>
          <w:t>86</w:t>
        </w:r>
        <w:r w:rsidR="00354D14">
          <w:rPr>
            <w:webHidden/>
          </w:rPr>
          <w:fldChar w:fldCharType="end"/>
        </w:r>
      </w:hyperlink>
    </w:p>
    <w:p w14:paraId="565CD2C0" w14:textId="49320EDA" w:rsidR="00354D14" w:rsidRDefault="00000000">
      <w:pPr>
        <w:pStyle w:val="TOC2"/>
        <w:rPr>
          <w:rFonts w:asciiTheme="minorHAnsi" w:eastAsiaTheme="minorEastAsia" w:hAnsiTheme="minorHAnsi" w:cstheme="minorBidi"/>
          <w:kern w:val="2"/>
          <w:sz w:val="22"/>
          <w:szCs w:val="22"/>
          <w14:ligatures w14:val="standardContextual"/>
        </w:rPr>
      </w:pPr>
      <w:hyperlink w:anchor="_Toc170288624" w:history="1">
        <w:r w:rsidR="00354D14" w:rsidRPr="004E2D0B">
          <w:rPr>
            <w:rStyle w:val="Hyperlink"/>
          </w:rPr>
          <w:t>C.2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Operation codes</w:t>
        </w:r>
        <w:r w:rsidR="00354D14">
          <w:rPr>
            <w:webHidden/>
          </w:rPr>
          <w:tab/>
        </w:r>
        <w:r w:rsidR="00354D14">
          <w:rPr>
            <w:webHidden/>
          </w:rPr>
          <w:fldChar w:fldCharType="begin"/>
        </w:r>
        <w:r w:rsidR="00354D14">
          <w:rPr>
            <w:webHidden/>
          </w:rPr>
          <w:instrText xml:space="preserve"> PAGEREF _Toc170288624 \h </w:instrText>
        </w:r>
        <w:r w:rsidR="00354D14">
          <w:rPr>
            <w:webHidden/>
          </w:rPr>
        </w:r>
        <w:r w:rsidR="00354D14">
          <w:rPr>
            <w:webHidden/>
          </w:rPr>
          <w:fldChar w:fldCharType="separate"/>
        </w:r>
        <w:r w:rsidR="005123EF">
          <w:rPr>
            <w:webHidden/>
          </w:rPr>
          <w:t>87</w:t>
        </w:r>
        <w:r w:rsidR="00354D14">
          <w:rPr>
            <w:webHidden/>
          </w:rPr>
          <w:fldChar w:fldCharType="end"/>
        </w:r>
      </w:hyperlink>
    </w:p>
    <w:p w14:paraId="420DF2E1" w14:textId="1B5D156B" w:rsidR="00354D14" w:rsidRDefault="00000000">
      <w:pPr>
        <w:pStyle w:val="TOC2"/>
        <w:rPr>
          <w:rFonts w:asciiTheme="minorHAnsi" w:eastAsiaTheme="minorEastAsia" w:hAnsiTheme="minorHAnsi" w:cstheme="minorBidi"/>
          <w:kern w:val="2"/>
          <w:sz w:val="22"/>
          <w:szCs w:val="22"/>
          <w14:ligatures w14:val="standardContextual"/>
        </w:rPr>
      </w:pPr>
      <w:hyperlink w:anchor="_Toc170288625" w:history="1">
        <w:r w:rsidR="00354D14" w:rsidRPr="004E2D0B">
          <w:rPr>
            <w:rStyle w:val="Hyperlink"/>
          </w:rPr>
          <w:t>C.3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Example</w:t>
        </w:r>
        <w:r w:rsidR="00354D14">
          <w:rPr>
            <w:webHidden/>
          </w:rPr>
          <w:tab/>
        </w:r>
        <w:r w:rsidR="00354D14">
          <w:rPr>
            <w:webHidden/>
          </w:rPr>
          <w:fldChar w:fldCharType="begin"/>
        </w:r>
        <w:r w:rsidR="00354D14">
          <w:rPr>
            <w:webHidden/>
          </w:rPr>
          <w:instrText xml:space="preserve"> PAGEREF _Toc170288625 \h </w:instrText>
        </w:r>
        <w:r w:rsidR="00354D14">
          <w:rPr>
            <w:webHidden/>
          </w:rPr>
        </w:r>
        <w:r w:rsidR="00354D14">
          <w:rPr>
            <w:webHidden/>
          </w:rPr>
          <w:fldChar w:fldCharType="separate"/>
        </w:r>
        <w:r w:rsidR="005123EF">
          <w:rPr>
            <w:webHidden/>
          </w:rPr>
          <w:t>93</w:t>
        </w:r>
        <w:r w:rsidR="00354D14">
          <w:rPr>
            <w:webHidden/>
          </w:rPr>
          <w:fldChar w:fldCharType="end"/>
        </w:r>
      </w:hyperlink>
    </w:p>
    <w:p w14:paraId="2C2B877E" w14:textId="195941E0" w:rsidR="00354D14" w:rsidRDefault="00000000">
      <w:pPr>
        <w:pStyle w:val="TOC2"/>
        <w:rPr>
          <w:rFonts w:asciiTheme="minorHAnsi" w:eastAsiaTheme="minorEastAsia" w:hAnsiTheme="minorHAnsi" w:cstheme="minorBidi"/>
          <w:kern w:val="2"/>
          <w:sz w:val="22"/>
          <w:szCs w:val="22"/>
          <w14:ligatures w14:val="standardContextual"/>
        </w:rPr>
      </w:pPr>
      <w:hyperlink w:anchor="_Toc170288626" w:history="1">
        <w:r w:rsidR="00354D14" w:rsidRPr="004E2D0B">
          <w:rPr>
            <w:rStyle w:val="Hyperlink"/>
          </w:rPr>
          <w:t>C.4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Quality flags</w:t>
        </w:r>
        <w:r w:rsidR="00354D14">
          <w:rPr>
            <w:webHidden/>
          </w:rPr>
          <w:tab/>
        </w:r>
        <w:r w:rsidR="00354D14">
          <w:rPr>
            <w:webHidden/>
          </w:rPr>
          <w:fldChar w:fldCharType="begin"/>
        </w:r>
        <w:r w:rsidR="00354D14">
          <w:rPr>
            <w:webHidden/>
          </w:rPr>
          <w:instrText xml:space="preserve"> PAGEREF _Toc170288626 \h </w:instrText>
        </w:r>
        <w:r w:rsidR="00354D14">
          <w:rPr>
            <w:webHidden/>
          </w:rPr>
        </w:r>
        <w:r w:rsidR="00354D14">
          <w:rPr>
            <w:webHidden/>
          </w:rPr>
          <w:fldChar w:fldCharType="separate"/>
        </w:r>
        <w:r w:rsidR="005123EF">
          <w:rPr>
            <w:webHidden/>
          </w:rPr>
          <w:t>93</w:t>
        </w:r>
        <w:r w:rsidR="00354D14">
          <w:rPr>
            <w:webHidden/>
          </w:rPr>
          <w:fldChar w:fldCharType="end"/>
        </w:r>
      </w:hyperlink>
    </w:p>
    <w:p w14:paraId="1CF9B9E1" w14:textId="268F3E10"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7" w:history="1">
        <w:r w:rsidR="00354D14" w:rsidRPr="004E2D0B">
          <w:rPr>
            <w:rStyle w:val="Hyperlink"/>
          </w:rPr>
          <w:t>D</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Revision history</w:t>
        </w:r>
        <w:r w:rsidR="00354D14">
          <w:rPr>
            <w:webHidden/>
          </w:rPr>
          <w:tab/>
        </w:r>
        <w:r w:rsidR="00354D14">
          <w:rPr>
            <w:webHidden/>
          </w:rPr>
          <w:fldChar w:fldCharType="begin"/>
        </w:r>
        <w:r w:rsidR="00354D14">
          <w:rPr>
            <w:webHidden/>
          </w:rPr>
          <w:instrText xml:space="preserve"> PAGEREF _Toc170288627 \h </w:instrText>
        </w:r>
        <w:r w:rsidR="00354D14">
          <w:rPr>
            <w:webHidden/>
          </w:rPr>
        </w:r>
        <w:r w:rsidR="00354D14">
          <w:rPr>
            <w:webHidden/>
          </w:rPr>
          <w:fldChar w:fldCharType="separate"/>
        </w:r>
        <w:r w:rsidR="005123EF">
          <w:rPr>
            <w:webHidden/>
          </w:rPr>
          <w:t>95</w:t>
        </w:r>
        <w:r w:rsidR="00354D14">
          <w:rPr>
            <w:webHidden/>
          </w:rPr>
          <w:fldChar w:fldCharType="end"/>
        </w:r>
      </w:hyperlink>
    </w:p>
    <w:p w14:paraId="26C287D4" w14:textId="335C9CB2" w:rsidR="006952F5" w:rsidRPr="003D5E9E" w:rsidRDefault="00FF421A" w:rsidP="004447D8">
      <w:pPr>
        <w:pStyle w:val="BodyText"/>
        <w:ind w:right="504"/>
      </w:pPr>
      <w:r w:rsidRPr="00BA7567">
        <w:rPr>
          <w:rFonts w:cs="Arial"/>
        </w:rPr>
        <w:fldChar w:fldCharType="end"/>
      </w:r>
    </w:p>
    <w:bookmarkEnd w:id="15"/>
    <w:bookmarkEnd w:id="16"/>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4EC2DA06" w14:textId="395754DC" w:rsidR="00354D14"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hyperlink w:anchor="_Toc170288628" w:history="1">
        <w:r w:rsidR="00354D14" w:rsidRPr="00620A00">
          <w:rPr>
            <w:rStyle w:val="Hyperlink"/>
            <w:noProof/>
          </w:rPr>
          <w:t>Figure 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and supervisory application messages</w:t>
        </w:r>
        <w:r w:rsidR="00354D14">
          <w:rPr>
            <w:noProof/>
            <w:webHidden/>
          </w:rPr>
          <w:tab/>
        </w:r>
        <w:r w:rsidR="00354D14">
          <w:rPr>
            <w:noProof/>
            <w:webHidden/>
          </w:rPr>
          <w:fldChar w:fldCharType="begin"/>
        </w:r>
        <w:r w:rsidR="00354D14">
          <w:rPr>
            <w:noProof/>
            <w:webHidden/>
          </w:rPr>
          <w:instrText xml:space="preserve"> PAGEREF _Toc170288628 \h </w:instrText>
        </w:r>
        <w:r w:rsidR="00354D14">
          <w:rPr>
            <w:noProof/>
            <w:webHidden/>
          </w:rPr>
        </w:r>
        <w:r w:rsidR="00354D14">
          <w:rPr>
            <w:noProof/>
            <w:webHidden/>
          </w:rPr>
          <w:fldChar w:fldCharType="separate"/>
        </w:r>
        <w:r w:rsidR="005123EF">
          <w:rPr>
            <w:noProof/>
            <w:webHidden/>
          </w:rPr>
          <w:t>14</w:t>
        </w:r>
        <w:r w:rsidR="00354D14">
          <w:rPr>
            <w:noProof/>
            <w:webHidden/>
          </w:rPr>
          <w:fldChar w:fldCharType="end"/>
        </w:r>
      </w:hyperlink>
    </w:p>
    <w:p w14:paraId="243303C7" w14:textId="72AC088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29" w:history="1">
        <w:r w:rsidR="00354D14" w:rsidRPr="00620A00">
          <w:rPr>
            <w:rStyle w:val="Hyperlink"/>
            <w:noProof/>
          </w:rPr>
          <w:t>Figure 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JSON schema</w:t>
        </w:r>
        <w:r w:rsidR="00354D14">
          <w:rPr>
            <w:noProof/>
            <w:webHidden/>
          </w:rPr>
          <w:tab/>
        </w:r>
        <w:r w:rsidR="00354D14">
          <w:rPr>
            <w:noProof/>
            <w:webHidden/>
          </w:rPr>
          <w:fldChar w:fldCharType="begin"/>
        </w:r>
        <w:r w:rsidR="00354D14">
          <w:rPr>
            <w:noProof/>
            <w:webHidden/>
          </w:rPr>
          <w:instrText xml:space="preserve"> PAGEREF _Toc170288629 \h </w:instrText>
        </w:r>
        <w:r w:rsidR="00354D14">
          <w:rPr>
            <w:noProof/>
            <w:webHidden/>
          </w:rPr>
        </w:r>
        <w:r w:rsidR="00354D14">
          <w:rPr>
            <w:noProof/>
            <w:webHidden/>
          </w:rPr>
          <w:fldChar w:fldCharType="separate"/>
        </w:r>
        <w:r w:rsidR="005123EF">
          <w:rPr>
            <w:noProof/>
            <w:webHidden/>
          </w:rPr>
          <w:t>15</w:t>
        </w:r>
        <w:r w:rsidR="00354D14">
          <w:rPr>
            <w:noProof/>
            <w:webHidden/>
          </w:rPr>
          <w:fldChar w:fldCharType="end"/>
        </w:r>
      </w:hyperlink>
    </w:p>
    <w:p w14:paraId="5424BCD6" w14:textId="709E751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0" w:history="1">
        <w:r w:rsidR="00354D14" w:rsidRPr="00620A00">
          <w:rPr>
            <w:rStyle w:val="Hyperlink"/>
            <w:noProof/>
          </w:rPr>
          <w:t>Figure 3</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profile object types</w:t>
        </w:r>
        <w:r w:rsidR="00354D14">
          <w:rPr>
            <w:noProof/>
            <w:webHidden/>
          </w:rPr>
          <w:tab/>
        </w:r>
        <w:r w:rsidR="00354D14">
          <w:rPr>
            <w:noProof/>
            <w:webHidden/>
          </w:rPr>
          <w:fldChar w:fldCharType="begin"/>
        </w:r>
        <w:r w:rsidR="00354D14">
          <w:rPr>
            <w:noProof/>
            <w:webHidden/>
          </w:rPr>
          <w:instrText xml:space="preserve"> PAGEREF _Toc170288630 \h </w:instrText>
        </w:r>
        <w:r w:rsidR="00354D14">
          <w:rPr>
            <w:noProof/>
            <w:webHidden/>
          </w:rPr>
        </w:r>
        <w:r w:rsidR="00354D14">
          <w:rPr>
            <w:noProof/>
            <w:webHidden/>
          </w:rPr>
          <w:fldChar w:fldCharType="separate"/>
        </w:r>
        <w:r w:rsidR="005123EF">
          <w:rPr>
            <w:noProof/>
            <w:webHidden/>
          </w:rPr>
          <w:t>19</w:t>
        </w:r>
        <w:r w:rsidR="00354D14">
          <w:rPr>
            <w:noProof/>
            <w:webHidden/>
          </w:rPr>
          <w:fldChar w:fldCharType="end"/>
        </w:r>
      </w:hyperlink>
    </w:p>
    <w:p w14:paraId="206D4BE4" w14:textId="7553918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1" w:history="1">
        <w:r w:rsidR="00354D14" w:rsidRPr="00620A00">
          <w:rPr>
            <w:rStyle w:val="Hyperlink"/>
            <w:noProof/>
          </w:rPr>
          <w:t>Figure 4</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Supported implementation of persistence for binary points</w:t>
        </w:r>
        <w:r w:rsidR="00354D14">
          <w:rPr>
            <w:noProof/>
            <w:webHidden/>
          </w:rPr>
          <w:tab/>
        </w:r>
        <w:r w:rsidR="00354D14">
          <w:rPr>
            <w:noProof/>
            <w:webHidden/>
          </w:rPr>
          <w:fldChar w:fldCharType="begin"/>
        </w:r>
        <w:r w:rsidR="00354D14">
          <w:rPr>
            <w:noProof/>
            <w:webHidden/>
          </w:rPr>
          <w:instrText xml:space="preserve"> PAGEREF _Toc170288631 \h </w:instrText>
        </w:r>
        <w:r w:rsidR="00354D14">
          <w:rPr>
            <w:noProof/>
            <w:webHidden/>
          </w:rPr>
        </w:r>
        <w:r w:rsidR="00354D14">
          <w:rPr>
            <w:noProof/>
            <w:webHidden/>
          </w:rPr>
          <w:fldChar w:fldCharType="separate"/>
        </w:r>
        <w:r w:rsidR="005123EF">
          <w:rPr>
            <w:noProof/>
            <w:webHidden/>
          </w:rPr>
          <w:t>33</w:t>
        </w:r>
        <w:r w:rsidR="00354D14">
          <w:rPr>
            <w:noProof/>
            <w:webHidden/>
          </w:rPr>
          <w:fldChar w:fldCharType="end"/>
        </w:r>
      </w:hyperlink>
    </w:p>
    <w:p w14:paraId="1C051DC2" w14:textId="62AEC09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2" w:history="1">
        <w:r w:rsidR="00354D14" w:rsidRPr="00620A00">
          <w:rPr>
            <w:rStyle w:val="Hyperlink"/>
            <w:noProof/>
          </w:rPr>
          <w:t>Figure 5</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scaling</w:t>
        </w:r>
        <w:r w:rsidR="00354D14">
          <w:rPr>
            <w:noProof/>
            <w:webHidden/>
          </w:rPr>
          <w:tab/>
        </w:r>
        <w:r w:rsidR="00354D14">
          <w:rPr>
            <w:noProof/>
            <w:webHidden/>
          </w:rPr>
          <w:fldChar w:fldCharType="begin"/>
        </w:r>
        <w:r w:rsidR="00354D14">
          <w:rPr>
            <w:noProof/>
            <w:webHidden/>
          </w:rPr>
          <w:instrText xml:space="preserve"> PAGEREF _Toc170288632 \h </w:instrText>
        </w:r>
        <w:r w:rsidR="00354D14">
          <w:rPr>
            <w:noProof/>
            <w:webHidden/>
          </w:rPr>
        </w:r>
        <w:r w:rsidR="00354D14">
          <w:rPr>
            <w:noProof/>
            <w:webHidden/>
          </w:rPr>
          <w:fldChar w:fldCharType="separate"/>
        </w:r>
        <w:r w:rsidR="005123EF">
          <w:rPr>
            <w:noProof/>
            <w:webHidden/>
          </w:rPr>
          <w:t>35</w:t>
        </w:r>
        <w:r w:rsidR="00354D14">
          <w:rPr>
            <w:noProof/>
            <w:webHidden/>
          </w:rPr>
          <w:fldChar w:fldCharType="end"/>
        </w:r>
      </w:hyperlink>
    </w:p>
    <w:p w14:paraId="0B534A3C" w14:textId="54C5DE5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3" w:history="1">
        <w:r w:rsidR="00354D14" w:rsidRPr="00620A00">
          <w:rPr>
            <w:rStyle w:val="Hyperlink"/>
            <w:noProof/>
          </w:rPr>
          <w:t>Figure 6</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State change mechanism</w:t>
        </w:r>
        <w:r w:rsidR="00354D14">
          <w:rPr>
            <w:noProof/>
            <w:webHidden/>
          </w:rPr>
          <w:tab/>
        </w:r>
        <w:r w:rsidR="00354D14">
          <w:rPr>
            <w:noProof/>
            <w:webHidden/>
          </w:rPr>
          <w:fldChar w:fldCharType="begin"/>
        </w:r>
        <w:r w:rsidR="00354D14">
          <w:rPr>
            <w:noProof/>
            <w:webHidden/>
          </w:rPr>
          <w:instrText xml:space="preserve"> PAGEREF _Toc170288633 \h </w:instrText>
        </w:r>
        <w:r w:rsidR="00354D14">
          <w:rPr>
            <w:noProof/>
            <w:webHidden/>
          </w:rPr>
        </w:r>
        <w:r w:rsidR="00354D14">
          <w:rPr>
            <w:noProof/>
            <w:webHidden/>
          </w:rPr>
          <w:fldChar w:fldCharType="separate"/>
        </w:r>
        <w:r w:rsidR="005123EF">
          <w:rPr>
            <w:noProof/>
            <w:webHidden/>
          </w:rPr>
          <w:t>41</w:t>
        </w:r>
        <w:r w:rsidR="00354D14">
          <w:rPr>
            <w:noProof/>
            <w:webHidden/>
          </w:rPr>
          <w:fldChar w:fldCharType="end"/>
        </w:r>
      </w:hyperlink>
    </w:p>
    <w:p w14:paraId="1553A077" w14:textId="182CBEE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4" w:history="1">
        <w:r w:rsidR="00354D14" w:rsidRPr="00620A00">
          <w:rPr>
            <w:rStyle w:val="Hyperlink"/>
            <w:noProof/>
          </w:rPr>
          <w:t>Figure 7</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normal state</w:t>
        </w:r>
        <w:r w:rsidR="00354D14">
          <w:rPr>
            <w:noProof/>
            <w:webHidden/>
          </w:rPr>
          <w:tab/>
        </w:r>
        <w:r w:rsidR="00354D14">
          <w:rPr>
            <w:noProof/>
            <w:webHidden/>
          </w:rPr>
          <w:fldChar w:fldCharType="begin"/>
        </w:r>
        <w:r w:rsidR="00354D14">
          <w:rPr>
            <w:noProof/>
            <w:webHidden/>
          </w:rPr>
          <w:instrText xml:space="preserve"> PAGEREF _Toc170288634 \h </w:instrText>
        </w:r>
        <w:r w:rsidR="00354D14">
          <w:rPr>
            <w:noProof/>
            <w:webHidden/>
          </w:rPr>
        </w:r>
        <w:r w:rsidR="00354D14">
          <w:rPr>
            <w:noProof/>
            <w:webHidden/>
          </w:rPr>
          <w:fldChar w:fldCharType="separate"/>
        </w:r>
        <w:r w:rsidR="005123EF">
          <w:rPr>
            <w:noProof/>
            <w:webHidden/>
          </w:rPr>
          <w:t>41</w:t>
        </w:r>
        <w:r w:rsidR="00354D14">
          <w:rPr>
            <w:noProof/>
            <w:webHidden/>
          </w:rPr>
          <w:fldChar w:fldCharType="end"/>
        </w:r>
      </w:hyperlink>
    </w:p>
    <w:p w14:paraId="443F9F57" w14:textId="292903E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5" w:history="1">
        <w:r w:rsidR="00354D14" w:rsidRPr="00620A00">
          <w:rPr>
            <w:rStyle w:val="Hyperlink"/>
            <w:noProof/>
          </w:rPr>
          <w:t>Figure 8</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Ramping analogue value with 4 limits</w:t>
        </w:r>
        <w:r w:rsidR="00354D14">
          <w:rPr>
            <w:noProof/>
            <w:webHidden/>
          </w:rPr>
          <w:tab/>
        </w:r>
        <w:r w:rsidR="00354D14">
          <w:rPr>
            <w:noProof/>
            <w:webHidden/>
          </w:rPr>
          <w:fldChar w:fldCharType="begin"/>
        </w:r>
        <w:r w:rsidR="00354D14">
          <w:rPr>
            <w:noProof/>
            <w:webHidden/>
          </w:rPr>
          <w:instrText xml:space="preserve"> PAGEREF _Toc170288635 \h </w:instrText>
        </w:r>
        <w:r w:rsidR="00354D14">
          <w:rPr>
            <w:noProof/>
            <w:webHidden/>
          </w:rPr>
        </w:r>
        <w:r w:rsidR="00354D14">
          <w:rPr>
            <w:noProof/>
            <w:webHidden/>
          </w:rPr>
          <w:fldChar w:fldCharType="separate"/>
        </w:r>
        <w:r w:rsidR="005123EF">
          <w:rPr>
            <w:noProof/>
            <w:webHidden/>
          </w:rPr>
          <w:t>43</w:t>
        </w:r>
        <w:r w:rsidR="00354D14">
          <w:rPr>
            <w:noProof/>
            <w:webHidden/>
          </w:rPr>
          <w:fldChar w:fldCharType="end"/>
        </w:r>
      </w:hyperlink>
    </w:p>
    <w:p w14:paraId="57D0A997" w14:textId="3903F2B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6" w:history="1">
        <w:r w:rsidR="00354D14" w:rsidRPr="00620A00">
          <w:rPr>
            <w:rStyle w:val="Hyperlink"/>
            <w:noProof/>
          </w:rPr>
          <w:t>Figure 9</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Step-change analogue value with 4 limits</w:t>
        </w:r>
        <w:r w:rsidR="00354D14">
          <w:rPr>
            <w:noProof/>
            <w:webHidden/>
          </w:rPr>
          <w:tab/>
        </w:r>
        <w:r w:rsidR="00354D14">
          <w:rPr>
            <w:noProof/>
            <w:webHidden/>
          </w:rPr>
          <w:fldChar w:fldCharType="begin"/>
        </w:r>
        <w:r w:rsidR="00354D14">
          <w:rPr>
            <w:noProof/>
            <w:webHidden/>
          </w:rPr>
          <w:instrText xml:space="preserve"> PAGEREF _Toc170288636 \h </w:instrText>
        </w:r>
        <w:r w:rsidR="00354D14">
          <w:rPr>
            <w:noProof/>
            <w:webHidden/>
          </w:rPr>
        </w:r>
        <w:r w:rsidR="00354D14">
          <w:rPr>
            <w:noProof/>
            <w:webHidden/>
          </w:rPr>
          <w:fldChar w:fldCharType="separate"/>
        </w:r>
        <w:r w:rsidR="005123EF">
          <w:rPr>
            <w:noProof/>
            <w:webHidden/>
          </w:rPr>
          <w:t>44</w:t>
        </w:r>
        <w:r w:rsidR="00354D14">
          <w:rPr>
            <w:noProof/>
            <w:webHidden/>
          </w:rPr>
          <w:fldChar w:fldCharType="end"/>
        </w:r>
      </w:hyperlink>
    </w:p>
    <w:p w14:paraId="7B06EFA7" w14:textId="088EE4DB"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7" w:history="1">
        <w:r w:rsidR="00354D14" w:rsidRPr="00620A00">
          <w:rPr>
            <w:rStyle w:val="Hyperlink"/>
            <w:noProof/>
          </w:rPr>
          <w:t>Figure 10</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Counter normal state</w:t>
        </w:r>
        <w:r w:rsidR="00354D14">
          <w:rPr>
            <w:noProof/>
            <w:webHidden/>
          </w:rPr>
          <w:tab/>
        </w:r>
        <w:r w:rsidR="00354D14">
          <w:rPr>
            <w:noProof/>
            <w:webHidden/>
          </w:rPr>
          <w:fldChar w:fldCharType="begin"/>
        </w:r>
        <w:r w:rsidR="00354D14">
          <w:rPr>
            <w:noProof/>
            <w:webHidden/>
          </w:rPr>
          <w:instrText xml:space="preserve"> PAGEREF _Toc170288637 \h </w:instrText>
        </w:r>
        <w:r w:rsidR="00354D14">
          <w:rPr>
            <w:noProof/>
            <w:webHidden/>
          </w:rPr>
        </w:r>
        <w:r w:rsidR="00354D14">
          <w:rPr>
            <w:noProof/>
            <w:webHidden/>
          </w:rPr>
          <w:fldChar w:fldCharType="separate"/>
        </w:r>
        <w:r w:rsidR="005123EF">
          <w:rPr>
            <w:noProof/>
            <w:webHidden/>
          </w:rPr>
          <w:t>47</w:t>
        </w:r>
        <w:r w:rsidR="00354D14">
          <w:rPr>
            <w:noProof/>
            <w:webHidden/>
          </w:rPr>
          <w:fldChar w:fldCharType="end"/>
        </w:r>
      </w:hyperlink>
    </w:p>
    <w:p w14:paraId="5424C5CA" w14:textId="0CA9F92A"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8" w:history="1">
        <w:r w:rsidR="00354D14" w:rsidRPr="00620A00">
          <w:rPr>
            <w:rStyle w:val="Hyperlink"/>
            <w:noProof/>
          </w:rPr>
          <w:t>Figure 11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Example of calculation of integral extended point value</w:t>
        </w:r>
        <w:r w:rsidR="00354D14">
          <w:rPr>
            <w:noProof/>
            <w:webHidden/>
          </w:rPr>
          <w:tab/>
        </w:r>
        <w:r w:rsidR="00354D14">
          <w:rPr>
            <w:noProof/>
            <w:webHidden/>
          </w:rPr>
          <w:fldChar w:fldCharType="begin"/>
        </w:r>
        <w:r w:rsidR="00354D14">
          <w:rPr>
            <w:noProof/>
            <w:webHidden/>
          </w:rPr>
          <w:instrText xml:space="preserve"> PAGEREF _Toc170288638 \h </w:instrText>
        </w:r>
        <w:r w:rsidR="00354D14">
          <w:rPr>
            <w:noProof/>
            <w:webHidden/>
          </w:rPr>
        </w:r>
        <w:r w:rsidR="00354D14">
          <w:rPr>
            <w:noProof/>
            <w:webHidden/>
          </w:rPr>
          <w:fldChar w:fldCharType="separate"/>
        </w:r>
        <w:r w:rsidR="005123EF">
          <w:rPr>
            <w:noProof/>
            <w:webHidden/>
          </w:rPr>
          <w:t>54</w:t>
        </w:r>
        <w:r w:rsidR="00354D14">
          <w:rPr>
            <w:noProof/>
            <w:webHidden/>
          </w:rPr>
          <w:fldChar w:fldCharType="end"/>
        </w:r>
      </w:hyperlink>
    </w:p>
    <w:p w14:paraId="21C4B46C" w14:textId="77B0C91B"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9" w:history="1">
        <w:r w:rsidR="00354D14" w:rsidRPr="00620A00">
          <w:rPr>
            <w:rStyle w:val="Hyperlink"/>
            <w:noProof/>
          </w:rPr>
          <w:t>Figure 12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Connection state model</w:t>
        </w:r>
        <w:r w:rsidR="00354D14">
          <w:rPr>
            <w:noProof/>
            <w:webHidden/>
          </w:rPr>
          <w:tab/>
        </w:r>
        <w:r w:rsidR="00354D14">
          <w:rPr>
            <w:noProof/>
            <w:webHidden/>
          </w:rPr>
          <w:fldChar w:fldCharType="begin"/>
        </w:r>
        <w:r w:rsidR="00354D14">
          <w:rPr>
            <w:noProof/>
            <w:webHidden/>
          </w:rPr>
          <w:instrText xml:space="preserve"> PAGEREF _Toc170288639 \h </w:instrText>
        </w:r>
        <w:r w:rsidR="00354D14">
          <w:rPr>
            <w:noProof/>
            <w:webHidden/>
          </w:rPr>
        </w:r>
        <w:r w:rsidR="00354D14">
          <w:rPr>
            <w:noProof/>
            <w:webHidden/>
          </w:rPr>
          <w:fldChar w:fldCharType="separate"/>
        </w:r>
        <w:r w:rsidR="005123EF">
          <w:rPr>
            <w:noProof/>
            <w:webHidden/>
          </w:rPr>
          <w:t>70</w:t>
        </w:r>
        <w:r w:rsidR="00354D14">
          <w:rPr>
            <w:noProof/>
            <w:webHidden/>
          </w:rPr>
          <w:fldChar w:fldCharType="end"/>
        </w:r>
      </w:hyperlink>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0EE74136" w14:textId="69F21799" w:rsidR="00354D14"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hyperlink w:anchor="_Toc170288640" w:history="1">
        <w:r w:rsidR="00354D14" w:rsidRPr="004A2D5F">
          <w:rPr>
            <w:rStyle w:val="Hyperlink"/>
            <w:noProof/>
          </w:rPr>
          <w:t>Table 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Device elements</w:t>
        </w:r>
        <w:r w:rsidR="00354D14">
          <w:rPr>
            <w:noProof/>
            <w:webHidden/>
          </w:rPr>
          <w:tab/>
        </w:r>
        <w:r w:rsidR="00354D14">
          <w:rPr>
            <w:noProof/>
            <w:webHidden/>
          </w:rPr>
          <w:fldChar w:fldCharType="begin"/>
        </w:r>
        <w:r w:rsidR="00354D14">
          <w:rPr>
            <w:noProof/>
            <w:webHidden/>
          </w:rPr>
          <w:instrText xml:space="preserve"> PAGEREF _Toc170288640 \h </w:instrText>
        </w:r>
        <w:r w:rsidR="00354D14">
          <w:rPr>
            <w:noProof/>
            <w:webHidden/>
          </w:rPr>
        </w:r>
        <w:r w:rsidR="00354D14">
          <w:rPr>
            <w:noProof/>
            <w:webHidden/>
          </w:rPr>
          <w:fldChar w:fldCharType="separate"/>
        </w:r>
        <w:r w:rsidR="005123EF">
          <w:rPr>
            <w:noProof/>
            <w:webHidden/>
          </w:rPr>
          <w:t>21</w:t>
        </w:r>
        <w:r w:rsidR="00354D14">
          <w:rPr>
            <w:noProof/>
            <w:webHidden/>
          </w:rPr>
          <w:fldChar w:fldCharType="end"/>
        </w:r>
      </w:hyperlink>
    </w:p>
    <w:p w14:paraId="58BD7C53" w14:textId="5CCBD75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1" w:history="1">
        <w:r w:rsidR="00354D14" w:rsidRPr="004A2D5F">
          <w:rPr>
            <w:rStyle w:val="Hyperlink"/>
            <w:noProof/>
          </w:rPr>
          <w:t>Table 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Channel elements</w:t>
        </w:r>
        <w:r w:rsidR="00354D14">
          <w:rPr>
            <w:noProof/>
            <w:webHidden/>
          </w:rPr>
          <w:tab/>
        </w:r>
        <w:r w:rsidR="00354D14">
          <w:rPr>
            <w:noProof/>
            <w:webHidden/>
          </w:rPr>
          <w:fldChar w:fldCharType="begin"/>
        </w:r>
        <w:r w:rsidR="00354D14">
          <w:rPr>
            <w:noProof/>
            <w:webHidden/>
          </w:rPr>
          <w:instrText xml:space="preserve"> PAGEREF _Toc170288641 \h </w:instrText>
        </w:r>
        <w:r w:rsidR="00354D14">
          <w:rPr>
            <w:noProof/>
            <w:webHidden/>
          </w:rPr>
        </w:r>
        <w:r w:rsidR="00354D14">
          <w:rPr>
            <w:noProof/>
            <w:webHidden/>
          </w:rPr>
          <w:fldChar w:fldCharType="separate"/>
        </w:r>
        <w:r w:rsidR="005123EF">
          <w:rPr>
            <w:noProof/>
            <w:webHidden/>
          </w:rPr>
          <w:t>22</w:t>
        </w:r>
        <w:r w:rsidR="00354D14">
          <w:rPr>
            <w:noProof/>
            <w:webHidden/>
          </w:rPr>
          <w:fldChar w:fldCharType="end"/>
        </w:r>
      </w:hyperlink>
    </w:p>
    <w:p w14:paraId="78574F78" w14:textId="10906F7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2" w:history="1">
        <w:r w:rsidR="00354D14" w:rsidRPr="004A2D5F">
          <w:rPr>
            <w:rStyle w:val="Hyperlink"/>
            <w:noProof/>
          </w:rPr>
          <w:t>Table 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Connection elements</w:t>
        </w:r>
        <w:r w:rsidR="00354D14">
          <w:rPr>
            <w:noProof/>
            <w:webHidden/>
          </w:rPr>
          <w:tab/>
        </w:r>
        <w:r w:rsidR="00354D14">
          <w:rPr>
            <w:noProof/>
            <w:webHidden/>
          </w:rPr>
          <w:fldChar w:fldCharType="begin"/>
        </w:r>
        <w:r w:rsidR="00354D14">
          <w:rPr>
            <w:noProof/>
            <w:webHidden/>
          </w:rPr>
          <w:instrText xml:space="preserve"> PAGEREF _Toc170288642 \h </w:instrText>
        </w:r>
        <w:r w:rsidR="00354D14">
          <w:rPr>
            <w:noProof/>
            <w:webHidden/>
          </w:rPr>
        </w:r>
        <w:r w:rsidR="00354D14">
          <w:rPr>
            <w:noProof/>
            <w:webHidden/>
          </w:rPr>
          <w:fldChar w:fldCharType="separate"/>
        </w:r>
        <w:r w:rsidR="005123EF">
          <w:rPr>
            <w:noProof/>
            <w:webHidden/>
          </w:rPr>
          <w:t>22</w:t>
        </w:r>
        <w:r w:rsidR="00354D14">
          <w:rPr>
            <w:noProof/>
            <w:webHidden/>
          </w:rPr>
          <w:fldChar w:fldCharType="end"/>
        </w:r>
      </w:hyperlink>
    </w:p>
    <w:p w14:paraId="4890AE32" w14:textId="7F85024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3" w:history="1">
        <w:r w:rsidR="00354D14" w:rsidRPr="004A2D5F">
          <w:rPr>
            <w:rStyle w:val="Hyperlink"/>
            <w:noProof/>
          </w:rPr>
          <w:t>Table 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scheduled connections</w:t>
        </w:r>
        <w:r w:rsidR="00354D14">
          <w:rPr>
            <w:noProof/>
            <w:webHidden/>
          </w:rPr>
          <w:tab/>
        </w:r>
        <w:r w:rsidR="00354D14">
          <w:rPr>
            <w:noProof/>
            <w:webHidden/>
          </w:rPr>
          <w:fldChar w:fldCharType="begin"/>
        </w:r>
        <w:r w:rsidR="00354D14">
          <w:rPr>
            <w:noProof/>
            <w:webHidden/>
          </w:rPr>
          <w:instrText xml:space="preserve"> PAGEREF _Toc170288643 \h </w:instrText>
        </w:r>
        <w:r w:rsidR="00354D14">
          <w:rPr>
            <w:noProof/>
            <w:webHidden/>
          </w:rPr>
        </w:r>
        <w:r w:rsidR="00354D14">
          <w:rPr>
            <w:noProof/>
            <w:webHidden/>
          </w:rPr>
          <w:fldChar w:fldCharType="separate"/>
        </w:r>
        <w:r w:rsidR="005123EF">
          <w:rPr>
            <w:noProof/>
            <w:webHidden/>
          </w:rPr>
          <w:t>24</w:t>
        </w:r>
        <w:r w:rsidR="00354D14">
          <w:rPr>
            <w:noProof/>
            <w:webHidden/>
          </w:rPr>
          <w:fldChar w:fldCharType="end"/>
        </w:r>
      </w:hyperlink>
    </w:p>
    <w:p w14:paraId="71779AE3" w14:textId="25E9161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4" w:history="1">
        <w:r w:rsidR="00354D14" w:rsidRPr="004A2D5F">
          <w:rPr>
            <w:rStyle w:val="Hyperlink"/>
            <w:noProof/>
          </w:rPr>
          <w:t>Table 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_Toc170288644 \h </w:instrText>
        </w:r>
        <w:r w:rsidR="00354D14">
          <w:rPr>
            <w:noProof/>
            <w:webHidden/>
          </w:rPr>
        </w:r>
        <w:r w:rsidR="00354D14">
          <w:rPr>
            <w:noProof/>
            <w:webHidden/>
          </w:rPr>
          <w:fldChar w:fldCharType="separate"/>
        </w:r>
        <w:r w:rsidR="005123EF">
          <w:rPr>
            <w:noProof/>
            <w:webHidden/>
          </w:rPr>
          <w:t>25</w:t>
        </w:r>
        <w:r w:rsidR="00354D14">
          <w:rPr>
            <w:noProof/>
            <w:webHidden/>
          </w:rPr>
          <w:fldChar w:fldCharType="end"/>
        </w:r>
      </w:hyperlink>
    </w:p>
    <w:p w14:paraId="147DF7CB" w14:textId="48DFEA2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5" w:history="1">
        <w:r w:rsidR="00354D14" w:rsidRPr="004A2D5F">
          <w:rPr>
            <w:rStyle w:val="Hyperlink"/>
            <w:noProof/>
          </w:rPr>
          <w:t>Table 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Actions</w:t>
        </w:r>
        <w:r w:rsidR="00354D14">
          <w:rPr>
            <w:noProof/>
            <w:webHidden/>
          </w:rPr>
          <w:tab/>
        </w:r>
        <w:r w:rsidR="00354D14">
          <w:rPr>
            <w:noProof/>
            <w:webHidden/>
          </w:rPr>
          <w:fldChar w:fldCharType="begin"/>
        </w:r>
        <w:r w:rsidR="00354D14">
          <w:rPr>
            <w:noProof/>
            <w:webHidden/>
          </w:rPr>
          <w:instrText xml:space="preserve"> PAGEREF _Toc170288645 \h </w:instrText>
        </w:r>
        <w:r w:rsidR="00354D14">
          <w:rPr>
            <w:noProof/>
            <w:webHidden/>
          </w:rPr>
        </w:r>
        <w:r w:rsidR="00354D14">
          <w:rPr>
            <w:noProof/>
            <w:webHidden/>
          </w:rPr>
          <w:fldChar w:fldCharType="separate"/>
        </w:r>
        <w:r w:rsidR="005123EF">
          <w:rPr>
            <w:noProof/>
            <w:webHidden/>
          </w:rPr>
          <w:t>25</w:t>
        </w:r>
        <w:r w:rsidR="00354D14">
          <w:rPr>
            <w:noProof/>
            <w:webHidden/>
          </w:rPr>
          <w:fldChar w:fldCharType="end"/>
        </w:r>
      </w:hyperlink>
    </w:p>
    <w:p w14:paraId="3F97EE01" w14:textId="4E850B1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6" w:history="1">
        <w:r w:rsidR="00354D14" w:rsidRPr="004A2D5F">
          <w:rPr>
            <w:rStyle w:val="Hyperlink"/>
            <w:noProof/>
          </w:rPr>
          <w:t>Table 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device link</w:t>
        </w:r>
        <w:r w:rsidR="00354D14">
          <w:rPr>
            <w:noProof/>
            <w:webHidden/>
          </w:rPr>
          <w:tab/>
        </w:r>
        <w:r w:rsidR="00354D14">
          <w:rPr>
            <w:noProof/>
            <w:webHidden/>
          </w:rPr>
          <w:fldChar w:fldCharType="begin"/>
        </w:r>
        <w:r w:rsidR="00354D14">
          <w:rPr>
            <w:noProof/>
            <w:webHidden/>
          </w:rPr>
          <w:instrText xml:space="preserve"> PAGEREF _Toc170288646 \h </w:instrText>
        </w:r>
        <w:r w:rsidR="00354D14">
          <w:rPr>
            <w:noProof/>
            <w:webHidden/>
          </w:rPr>
        </w:r>
        <w:r w:rsidR="00354D14">
          <w:rPr>
            <w:noProof/>
            <w:webHidden/>
          </w:rPr>
          <w:fldChar w:fldCharType="separate"/>
        </w:r>
        <w:r w:rsidR="005123EF">
          <w:rPr>
            <w:noProof/>
            <w:webHidden/>
          </w:rPr>
          <w:t>26</w:t>
        </w:r>
        <w:r w:rsidR="00354D14">
          <w:rPr>
            <w:noProof/>
            <w:webHidden/>
          </w:rPr>
          <w:fldChar w:fldCharType="end"/>
        </w:r>
      </w:hyperlink>
    </w:p>
    <w:p w14:paraId="42926C3D" w14:textId="60AE3DA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7" w:history="1">
        <w:r w:rsidR="00354D14" w:rsidRPr="004A2D5F">
          <w:rPr>
            <w:rStyle w:val="Hyperlink"/>
            <w:noProof/>
          </w:rPr>
          <w:t>Table 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point</w:t>
        </w:r>
        <w:r w:rsidR="00354D14">
          <w:rPr>
            <w:noProof/>
            <w:webHidden/>
          </w:rPr>
          <w:tab/>
        </w:r>
        <w:r w:rsidR="00354D14">
          <w:rPr>
            <w:noProof/>
            <w:webHidden/>
          </w:rPr>
          <w:fldChar w:fldCharType="begin"/>
        </w:r>
        <w:r w:rsidR="00354D14">
          <w:rPr>
            <w:noProof/>
            <w:webHidden/>
          </w:rPr>
          <w:instrText xml:space="preserve"> PAGEREF _Toc170288647 \h </w:instrText>
        </w:r>
        <w:r w:rsidR="00354D14">
          <w:rPr>
            <w:noProof/>
            <w:webHidden/>
          </w:rPr>
        </w:r>
        <w:r w:rsidR="00354D14">
          <w:rPr>
            <w:noProof/>
            <w:webHidden/>
          </w:rPr>
          <w:fldChar w:fldCharType="separate"/>
        </w:r>
        <w:r w:rsidR="005123EF">
          <w:rPr>
            <w:noProof/>
            <w:webHidden/>
          </w:rPr>
          <w:t>27</w:t>
        </w:r>
        <w:r w:rsidR="00354D14">
          <w:rPr>
            <w:noProof/>
            <w:webHidden/>
          </w:rPr>
          <w:fldChar w:fldCharType="end"/>
        </w:r>
      </w:hyperlink>
    </w:p>
    <w:p w14:paraId="064F2BC4" w14:textId="553F316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8" w:history="1">
        <w:r w:rsidR="00354D14" w:rsidRPr="004A2D5F">
          <w:rPr>
            <w:rStyle w:val="Hyperlink"/>
            <w:noProof/>
          </w:rPr>
          <w:t>Table 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Supported point types and identifiers used within the protocol</w:t>
        </w:r>
        <w:r w:rsidR="00354D14">
          <w:rPr>
            <w:noProof/>
            <w:webHidden/>
          </w:rPr>
          <w:tab/>
        </w:r>
        <w:r w:rsidR="00354D14">
          <w:rPr>
            <w:noProof/>
            <w:webHidden/>
          </w:rPr>
          <w:fldChar w:fldCharType="begin"/>
        </w:r>
        <w:r w:rsidR="00354D14">
          <w:rPr>
            <w:noProof/>
            <w:webHidden/>
          </w:rPr>
          <w:instrText xml:space="preserve"> PAGEREF _Toc170288648 \h </w:instrText>
        </w:r>
        <w:r w:rsidR="00354D14">
          <w:rPr>
            <w:noProof/>
            <w:webHidden/>
          </w:rPr>
        </w:r>
        <w:r w:rsidR="00354D14">
          <w:rPr>
            <w:noProof/>
            <w:webHidden/>
          </w:rPr>
          <w:fldChar w:fldCharType="separate"/>
        </w:r>
        <w:r w:rsidR="005123EF">
          <w:rPr>
            <w:noProof/>
            <w:webHidden/>
          </w:rPr>
          <w:t>29</w:t>
        </w:r>
        <w:r w:rsidR="00354D14">
          <w:rPr>
            <w:noProof/>
            <w:webHidden/>
          </w:rPr>
          <w:fldChar w:fldCharType="end"/>
        </w:r>
      </w:hyperlink>
    </w:p>
    <w:p w14:paraId="264EBC3F" w14:textId="7E3FF0C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9" w:history="1">
        <w:r w:rsidR="00354D14" w:rsidRPr="004A2D5F">
          <w:rPr>
            <w:rStyle w:val="Hyperlink"/>
            <w:noProof/>
          </w:rPr>
          <w:t>Table 10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_Toc170288649 \h </w:instrText>
        </w:r>
        <w:r w:rsidR="00354D14">
          <w:rPr>
            <w:noProof/>
            <w:webHidden/>
          </w:rPr>
        </w:r>
        <w:r w:rsidR="00354D14">
          <w:rPr>
            <w:noProof/>
            <w:webHidden/>
          </w:rPr>
          <w:fldChar w:fldCharType="separate"/>
        </w:r>
        <w:r w:rsidR="005123EF">
          <w:rPr>
            <w:noProof/>
            <w:webHidden/>
          </w:rPr>
          <w:t>30</w:t>
        </w:r>
        <w:r w:rsidR="00354D14">
          <w:rPr>
            <w:noProof/>
            <w:webHidden/>
          </w:rPr>
          <w:fldChar w:fldCharType="end"/>
        </w:r>
      </w:hyperlink>
    </w:p>
    <w:p w14:paraId="35987FA6" w14:textId="3FFA464A"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0" w:history="1">
        <w:r w:rsidR="00354D14" w:rsidRPr="004A2D5F">
          <w:rPr>
            <w:rStyle w:val="Hyperlink"/>
            <w:noProof/>
          </w:rPr>
          <w:t>Table 11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binary point</w:t>
        </w:r>
        <w:r w:rsidR="00354D14">
          <w:rPr>
            <w:noProof/>
            <w:webHidden/>
          </w:rPr>
          <w:tab/>
        </w:r>
        <w:r w:rsidR="00354D14">
          <w:rPr>
            <w:noProof/>
            <w:webHidden/>
          </w:rPr>
          <w:fldChar w:fldCharType="begin"/>
        </w:r>
        <w:r w:rsidR="00354D14">
          <w:rPr>
            <w:noProof/>
            <w:webHidden/>
          </w:rPr>
          <w:instrText xml:space="preserve"> PAGEREF _Toc170288650 \h </w:instrText>
        </w:r>
        <w:r w:rsidR="00354D14">
          <w:rPr>
            <w:noProof/>
            <w:webHidden/>
          </w:rPr>
        </w:r>
        <w:r w:rsidR="00354D14">
          <w:rPr>
            <w:noProof/>
            <w:webHidden/>
          </w:rPr>
          <w:fldChar w:fldCharType="separate"/>
        </w:r>
        <w:r w:rsidR="005123EF">
          <w:rPr>
            <w:noProof/>
            <w:webHidden/>
          </w:rPr>
          <w:t>31</w:t>
        </w:r>
        <w:r w:rsidR="00354D14">
          <w:rPr>
            <w:noProof/>
            <w:webHidden/>
          </w:rPr>
          <w:fldChar w:fldCharType="end"/>
        </w:r>
      </w:hyperlink>
    </w:p>
    <w:p w14:paraId="3665D713" w14:textId="3A0BC38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1" w:history="1">
        <w:r w:rsidR="00354D14" w:rsidRPr="004A2D5F">
          <w:rPr>
            <w:rStyle w:val="Hyperlink"/>
            <w:noProof/>
          </w:rPr>
          <w:t>Table 12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an analogue point</w:t>
        </w:r>
        <w:r w:rsidR="00354D14">
          <w:rPr>
            <w:noProof/>
            <w:webHidden/>
          </w:rPr>
          <w:tab/>
        </w:r>
        <w:r w:rsidR="00354D14">
          <w:rPr>
            <w:noProof/>
            <w:webHidden/>
          </w:rPr>
          <w:fldChar w:fldCharType="begin"/>
        </w:r>
        <w:r w:rsidR="00354D14">
          <w:rPr>
            <w:noProof/>
            <w:webHidden/>
          </w:rPr>
          <w:instrText xml:space="preserve"> PAGEREF _Toc170288651 \h </w:instrText>
        </w:r>
        <w:r w:rsidR="00354D14">
          <w:rPr>
            <w:noProof/>
            <w:webHidden/>
          </w:rPr>
        </w:r>
        <w:r w:rsidR="00354D14">
          <w:rPr>
            <w:noProof/>
            <w:webHidden/>
          </w:rPr>
          <w:fldChar w:fldCharType="separate"/>
        </w:r>
        <w:r w:rsidR="005123EF">
          <w:rPr>
            <w:noProof/>
            <w:webHidden/>
          </w:rPr>
          <w:t>33</w:t>
        </w:r>
        <w:r w:rsidR="00354D14">
          <w:rPr>
            <w:noProof/>
            <w:webHidden/>
          </w:rPr>
          <w:fldChar w:fldCharType="end"/>
        </w:r>
      </w:hyperlink>
    </w:p>
    <w:p w14:paraId="7BF8D096" w14:textId="78C63FC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2" w:history="1">
        <w:r w:rsidR="00354D14" w:rsidRPr="004A2D5F">
          <w:rPr>
            <w:rStyle w:val="Hyperlink"/>
            <w:noProof/>
          </w:rPr>
          <w:t>Table 13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analogue points</w:t>
        </w:r>
        <w:r w:rsidR="00354D14">
          <w:rPr>
            <w:noProof/>
            <w:webHidden/>
          </w:rPr>
          <w:tab/>
        </w:r>
        <w:r w:rsidR="00354D14">
          <w:rPr>
            <w:noProof/>
            <w:webHidden/>
          </w:rPr>
          <w:fldChar w:fldCharType="begin"/>
        </w:r>
        <w:r w:rsidR="00354D14">
          <w:rPr>
            <w:noProof/>
            <w:webHidden/>
          </w:rPr>
          <w:instrText xml:space="preserve"> PAGEREF _Toc170288652 \h </w:instrText>
        </w:r>
        <w:r w:rsidR="00354D14">
          <w:rPr>
            <w:noProof/>
            <w:webHidden/>
          </w:rPr>
        </w:r>
        <w:r w:rsidR="00354D14">
          <w:rPr>
            <w:noProof/>
            <w:webHidden/>
          </w:rPr>
          <w:fldChar w:fldCharType="separate"/>
        </w:r>
        <w:r w:rsidR="005123EF">
          <w:rPr>
            <w:noProof/>
            <w:webHidden/>
          </w:rPr>
          <w:t>36</w:t>
        </w:r>
        <w:r w:rsidR="00354D14">
          <w:rPr>
            <w:noProof/>
            <w:webHidden/>
          </w:rPr>
          <w:fldChar w:fldCharType="end"/>
        </w:r>
      </w:hyperlink>
    </w:p>
    <w:p w14:paraId="1366FEC9" w14:textId="61753FF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3" w:history="1">
        <w:r w:rsidR="00354D14" w:rsidRPr="004A2D5F">
          <w:rPr>
            <w:rStyle w:val="Hyperlink"/>
            <w:noProof/>
          </w:rPr>
          <w:t>Table 14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counter points</w:t>
        </w:r>
        <w:r w:rsidR="00354D14">
          <w:rPr>
            <w:noProof/>
            <w:webHidden/>
          </w:rPr>
          <w:tab/>
        </w:r>
        <w:r w:rsidR="00354D14">
          <w:rPr>
            <w:noProof/>
            <w:webHidden/>
          </w:rPr>
          <w:fldChar w:fldCharType="begin"/>
        </w:r>
        <w:r w:rsidR="00354D14">
          <w:rPr>
            <w:noProof/>
            <w:webHidden/>
          </w:rPr>
          <w:instrText xml:space="preserve"> PAGEREF _Toc170288653 \h </w:instrText>
        </w:r>
        <w:r w:rsidR="00354D14">
          <w:rPr>
            <w:noProof/>
            <w:webHidden/>
          </w:rPr>
        </w:r>
        <w:r w:rsidR="00354D14">
          <w:rPr>
            <w:noProof/>
            <w:webHidden/>
          </w:rPr>
          <w:fldChar w:fldCharType="separate"/>
        </w:r>
        <w:r w:rsidR="005123EF">
          <w:rPr>
            <w:noProof/>
            <w:webHidden/>
          </w:rPr>
          <w:t>36</w:t>
        </w:r>
        <w:r w:rsidR="00354D14">
          <w:rPr>
            <w:noProof/>
            <w:webHidden/>
          </w:rPr>
          <w:fldChar w:fldCharType="end"/>
        </w:r>
      </w:hyperlink>
    </w:p>
    <w:p w14:paraId="714914E5" w14:textId="7E0054C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4" w:history="1">
        <w:r w:rsidR="00354D14" w:rsidRPr="004A2D5F">
          <w:rPr>
            <w:rStyle w:val="Hyperlink"/>
            <w:noProof/>
          </w:rPr>
          <w:t>Table 15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counter points</w:t>
        </w:r>
        <w:r w:rsidR="00354D14">
          <w:rPr>
            <w:noProof/>
            <w:webHidden/>
          </w:rPr>
          <w:tab/>
        </w:r>
        <w:r w:rsidR="00354D14">
          <w:rPr>
            <w:noProof/>
            <w:webHidden/>
          </w:rPr>
          <w:fldChar w:fldCharType="begin"/>
        </w:r>
        <w:r w:rsidR="00354D14">
          <w:rPr>
            <w:noProof/>
            <w:webHidden/>
          </w:rPr>
          <w:instrText xml:space="preserve"> PAGEREF _Toc170288654 \h </w:instrText>
        </w:r>
        <w:r w:rsidR="00354D14">
          <w:rPr>
            <w:noProof/>
            <w:webHidden/>
          </w:rPr>
        </w:r>
        <w:r w:rsidR="00354D14">
          <w:rPr>
            <w:noProof/>
            <w:webHidden/>
          </w:rPr>
          <w:fldChar w:fldCharType="separate"/>
        </w:r>
        <w:r w:rsidR="005123EF">
          <w:rPr>
            <w:noProof/>
            <w:webHidden/>
          </w:rPr>
          <w:t>37</w:t>
        </w:r>
        <w:r w:rsidR="00354D14">
          <w:rPr>
            <w:noProof/>
            <w:webHidden/>
          </w:rPr>
          <w:fldChar w:fldCharType="end"/>
        </w:r>
      </w:hyperlink>
    </w:p>
    <w:p w14:paraId="1BB39805" w14:textId="13721F9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5" w:history="1">
        <w:r w:rsidR="00354D14" w:rsidRPr="004A2D5F">
          <w:rPr>
            <w:rStyle w:val="Hyperlink"/>
            <w:noProof/>
          </w:rPr>
          <w:t>Table 16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analogue limit</w:t>
        </w:r>
        <w:r w:rsidR="00354D14">
          <w:rPr>
            <w:noProof/>
            <w:webHidden/>
          </w:rPr>
          <w:tab/>
        </w:r>
        <w:r w:rsidR="00354D14">
          <w:rPr>
            <w:noProof/>
            <w:webHidden/>
          </w:rPr>
          <w:fldChar w:fldCharType="begin"/>
        </w:r>
        <w:r w:rsidR="00354D14">
          <w:rPr>
            <w:noProof/>
            <w:webHidden/>
          </w:rPr>
          <w:instrText xml:space="preserve"> PAGEREF _Toc170288655 \h </w:instrText>
        </w:r>
        <w:r w:rsidR="00354D14">
          <w:rPr>
            <w:noProof/>
            <w:webHidden/>
          </w:rPr>
        </w:r>
        <w:r w:rsidR="00354D14">
          <w:rPr>
            <w:noProof/>
            <w:webHidden/>
          </w:rPr>
          <w:fldChar w:fldCharType="separate"/>
        </w:r>
        <w:r w:rsidR="005123EF">
          <w:rPr>
            <w:noProof/>
            <w:webHidden/>
          </w:rPr>
          <w:t>38</w:t>
        </w:r>
        <w:r w:rsidR="00354D14">
          <w:rPr>
            <w:noProof/>
            <w:webHidden/>
          </w:rPr>
          <w:fldChar w:fldCharType="end"/>
        </w:r>
      </w:hyperlink>
    </w:p>
    <w:p w14:paraId="53DBB0FC" w14:textId="4E76843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6" w:history="1">
        <w:r w:rsidR="00354D14" w:rsidRPr="004A2D5F">
          <w:rPr>
            <w:rStyle w:val="Hyperlink"/>
            <w:noProof/>
          </w:rPr>
          <w:t>Table 17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counter limit</w:t>
        </w:r>
        <w:r w:rsidR="00354D14">
          <w:rPr>
            <w:noProof/>
            <w:webHidden/>
          </w:rPr>
          <w:tab/>
        </w:r>
        <w:r w:rsidR="00354D14">
          <w:rPr>
            <w:noProof/>
            <w:webHidden/>
          </w:rPr>
          <w:fldChar w:fldCharType="begin"/>
        </w:r>
        <w:r w:rsidR="00354D14">
          <w:rPr>
            <w:noProof/>
            <w:webHidden/>
          </w:rPr>
          <w:instrText xml:space="preserve"> PAGEREF _Toc170288656 \h </w:instrText>
        </w:r>
        <w:r w:rsidR="00354D14">
          <w:rPr>
            <w:noProof/>
            <w:webHidden/>
          </w:rPr>
        </w:r>
        <w:r w:rsidR="00354D14">
          <w:rPr>
            <w:noProof/>
            <w:webHidden/>
          </w:rPr>
          <w:fldChar w:fldCharType="separate"/>
        </w:r>
        <w:r w:rsidR="005123EF">
          <w:rPr>
            <w:noProof/>
            <w:webHidden/>
          </w:rPr>
          <w:t>47</w:t>
        </w:r>
        <w:r w:rsidR="00354D14">
          <w:rPr>
            <w:noProof/>
            <w:webHidden/>
          </w:rPr>
          <w:fldChar w:fldCharType="end"/>
        </w:r>
      </w:hyperlink>
    </w:p>
    <w:p w14:paraId="2E21A417" w14:textId="37ECE5C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7" w:history="1">
        <w:r w:rsidR="00354D14" w:rsidRPr="004A2D5F">
          <w:rPr>
            <w:rStyle w:val="Hyperlink"/>
            <w:noProof/>
          </w:rPr>
          <w:t>Table 18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no change for analogue and counter points</w:t>
        </w:r>
        <w:r w:rsidR="00354D14">
          <w:rPr>
            <w:noProof/>
            <w:webHidden/>
          </w:rPr>
          <w:tab/>
        </w:r>
        <w:r w:rsidR="00354D14">
          <w:rPr>
            <w:noProof/>
            <w:webHidden/>
          </w:rPr>
          <w:fldChar w:fldCharType="begin"/>
        </w:r>
        <w:r w:rsidR="00354D14">
          <w:rPr>
            <w:noProof/>
            <w:webHidden/>
          </w:rPr>
          <w:instrText xml:space="preserve"> PAGEREF _Toc170288657 \h </w:instrText>
        </w:r>
        <w:r w:rsidR="00354D14">
          <w:rPr>
            <w:noProof/>
            <w:webHidden/>
          </w:rPr>
        </w:r>
        <w:r w:rsidR="00354D14">
          <w:rPr>
            <w:noProof/>
            <w:webHidden/>
          </w:rPr>
          <w:fldChar w:fldCharType="separate"/>
        </w:r>
        <w:r w:rsidR="005123EF">
          <w:rPr>
            <w:noProof/>
            <w:webHidden/>
          </w:rPr>
          <w:t>50</w:t>
        </w:r>
        <w:r w:rsidR="00354D14">
          <w:rPr>
            <w:noProof/>
            <w:webHidden/>
          </w:rPr>
          <w:fldChar w:fldCharType="end"/>
        </w:r>
      </w:hyperlink>
    </w:p>
    <w:p w14:paraId="5BA0D973" w14:textId="5259E69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8" w:history="1">
        <w:r w:rsidR="00354D14" w:rsidRPr="004A2D5F">
          <w:rPr>
            <w:rStyle w:val="Hyperlink"/>
            <w:noProof/>
          </w:rPr>
          <w:t>Table 19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extended points</w:t>
        </w:r>
        <w:r w:rsidR="00354D14">
          <w:rPr>
            <w:noProof/>
            <w:webHidden/>
          </w:rPr>
          <w:tab/>
        </w:r>
        <w:r w:rsidR="00354D14">
          <w:rPr>
            <w:noProof/>
            <w:webHidden/>
          </w:rPr>
          <w:fldChar w:fldCharType="begin"/>
        </w:r>
        <w:r w:rsidR="00354D14">
          <w:rPr>
            <w:noProof/>
            <w:webHidden/>
          </w:rPr>
          <w:instrText xml:space="preserve"> PAGEREF _Toc170288658 \h </w:instrText>
        </w:r>
        <w:r w:rsidR="00354D14">
          <w:rPr>
            <w:noProof/>
            <w:webHidden/>
          </w:rPr>
        </w:r>
        <w:r w:rsidR="00354D14">
          <w:rPr>
            <w:noProof/>
            <w:webHidden/>
          </w:rPr>
          <w:fldChar w:fldCharType="separate"/>
        </w:r>
        <w:r w:rsidR="005123EF">
          <w:rPr>
            <w:noProof/>
            <w:webHidden/>
          </w:rPr>
          <w:t>52</w:t>
        </w:r>
        <w:r w:rsidR="00354D14">
          <w:rPr>
            <w:noProof/>
            <w:webHidden/>
          </w:rPr>
          <w:fldChar w:fldCharType="end"/>
        </w:r>
      </w:hyperlink>
    </w:p>
    <w:p w14:paraId="44C2FB7A" w14:textId="610DF25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9" w:history="1">
        <w:r w:rsidR="00354D14" w:rsidRPr="004A2D5F">
          <w:rPr>
            <w:rStyle w:val="Hyperlink"/>
            <w:noProof/>
          </w:rPr>
          <w:t>Table 20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limit profiles for analogue and counter points</w:t>
        </w:r>
        <w:r w:rsidR="00354D14">
          <w:rPr>
            <w:noProof/>
            <w:webHidden/>
          </w:rPr>
          <w:tab/>
        </w:r>
        <w:r w:rsidR="00354D14">
          <w:rPr>
            <w:noProof/>
            <w:webHidden/>
          </w:rPr>
          <w:fldChar w:fldCharType="begin"/>
        </w:r>
        <w:r w:rsidR="00354D14">
          <w:rPr>
            <w:noProof/>
            <w:webHidden/>
          </w:rPr>
          <w:instrText xml:space="preserve"> PAGEREF _Toc170288659 \h </w:instrText>
        </w:r>
        <w:r w:rsidR="00354D14">
          <w:rPr>
            <w:noProof/>
            <w:webHidden/>
          </w:rPr>
        </w:r>
        <w:r w:rsidR="00354D14">
          <w:rPr>
            <w:noProof/>
            <w:webHidden/>
          </w:rPr>
          <w:fldChar w:fldCharType="separate"/>
        </w:r>
        <w:r w:rsidR="005123EF">
          <w:rPr>
            <w:noProof/>
            <w:webHidden/>
          </w:rPr>
          <w:t>57</w:t>
        </w:r>
        <w:r w:rsidR="00354D14">
          <w:rPr>
            <w:noProof/>
            <w:webHidden/>
          </w:rPr>
          <w:fldChar w:fldCharType="end"/>
        </w:r>
      </w:hyperlink>
    </w:p>
    <w:p w14:paraId="073643FA" w14:textId="6334689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0" w:history="1">
        <w:r w:rsidR="00354D14" w:rsidRPr="004A2D5F">
          <w:rPr>
            <w:rStyle w:val="Hyperlink"/>
            <w:noProof/>
          </w:rPr>
          <w:t>Table 21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 xml:space="preserve"> Information used in defining a control profile</w:t>
        </w:r>
        <w:r w:rsidR="00354D14">
          <w:rPr>
            <w:noProof/>
            <w:webHidden/>
          </w:rPr>
          <w:tab/>
        </w:r>
        <w:r w:rsidR="00354D14">
          <w:rPr>
            <w:noProof/>
            <w:webHidden/>
          </w:rPr>
          <w:fldChar w:fldCharType="begin"/>
        </w:r>
        <w:r w:rsidR="00354D14">
          <w:rPr>
            <w:noProof/>
            <w:webHidden/>
          </w:rPr>
          <w:instrText xml:space="preserve"> PAGEREF _Toc170288660 \h </w:instrText>
        </w:r>
        <w:r w:rsidR="00354D14">
          <w:rPr>
            <w:noProof/>
            <w:webHidden/>
          </w:rPr>
        </w:r>
        <w:r w:rsidR="00354D14">
          <w:rPr>
            <w:noProof/>
            <w:webHidden/>
          </w:rPr>
          <w:fldChar w:fldCharType="separate"/>
        </w:r>
        <w:r w:rsidR="005123EF">
          <w:rPr>
            <w:noProof/>
            <w:webHidden/>
          </w:rPr>
          <w:t>57</w:t>
        </w:r>
        <w:r w:rsidR="00354D14">
          <w:rPr>
            <w:noProof/>
            <w:webHidden/>
          </w:rPr>
          <w:fldChar w:fldCharType="end"/>
        </w:r>
      </w:hyperlink>
    </w:p>
    <w:p w14:paraId="47DA7A54" w14:textId="668D89E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1" w:history="1">
        <w:r w:rsidR="00354D14" w:rsidRPr="004A2D5F">
          <w:rPr>
            <w:rStyle w:val="Hyperlink"/>
            <w:noProof/>
          </w:rPr>
          <w:t>Table 22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point calculation</w:t>
        </w:r>
        <w:r w:rsidR="00354D14">
          <w:rPr>
            <w:noProof/>
            <w:webHidden/>
          </w:rPr>
          <w:tab/>
        </w:r>
        <w:r w:rsidR="00354D14">
          <w:rPr>
            <w:noProof/>
            <w:webHidden/>
          </w:rPr>
          <w:fldChar w:fldCharType="begin"/>
        </w:r>
        <w:r w:rsidR="00354D14">
          <w:rPr>
            <w:noProof/>
            <w:webHidden/>
          </w:rPr>
          <w:instrText xml:space="preserve"> PAGEREF _Toc170288661 \h </w:instrText>
        </w:r>
        <w:r w:rsidR="00354D14">
          <w:rPr>
            <w:noProof/>
            <w:webHidden/>
          </w:rPr>
        </w:r>
        <w:r w:rsidR="00354D14">
          <w:rPr>
            <w:noProof/>
            <w:webHidden/>
          </w:rPr>
          <w:fldChar w:fldCharType="separate"/>
        </w:r>
        <w:r w:rsidR="005123EF">
          <w:rPr>
            <w:noProof/>
            <w:webHidden/>
          </w:rPr>
          <w:t>58</w:t>
        </w:r>
        <w:r w:rsidR="00354D14">
          <w:rPr>
            <w:noProof/>
            <w:webHidden/>
          </w:rPr>
          <w:fldChar w:fldCharType="end"/>
        </w:r>
      </w:hyperlink>
    </w:p>
    <w:p w14:paraId="2393BE50" w14:textId="618BBD3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2" w:history="1">
        <w:r w:rsidR="00354D14" w:rsidRPr="004A2D5F">
          <w:rPr>
            <w:rStyle w:val="Hyperlink"/>
            <w:noProof/>
          </w:rPr>
          <w:t>Table 23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incident log</w:t>
        </w:r>
        <w:r w:rsidR="00354D14">
          <w:rPr>
            <w:noProof/>
            <w:webHidden/>
          </w:rPr>
          <w:tab/>
        </w:r>
        <w:r w:rsidR="00354D14">
          <w:rPr>
            <w:noProof/>
            <w:webHidden/>
          </w:rPr>
          <w:fldChar w:fldCharType="begin"/>
        </w:r>
        <w:r w:rsidR="00354D14">
          <w:rPr>
            <w:noProof/>
            <w:webHidden/>
          </w:rPr>
          <w:instrText xml:space="preserve"> PAGEREF _Toc170288662 \h </w:instrText>
        </w:r>
        <w:r w:rsidR="00354D14">
          <w:rPr>
            <w:noProof/>
            <w:webHidden/>
          </w:rPr>
        </w:r>
        <w:r w:rsidR="00354D14">
          <w:rPr>
            <w:noProof/>
            <w:webHidden/>
          </w:rPr>
          <w:fldChar w:fldCharType="separate"/>
        </w:r>
        <w:r w:rsidR="005123EF">
          <w:rPr>
            <w:noProof/>
            <w:webHidden/>
          </w:rPr>
          <w:t>58</w:t>
        </w:r>
        <w:r w:rsidR="00354D14">
          <w:rPr>
            <w:noProof/>
            <w:webHidden/>
          </w:rPr>
          <w:fldChar w:fldCharType="end"/>
        </w:r>
      </w:hyperlink>
    </w:p>
    <w:p w14:paraId="75F8B5B6" w14:textId="7F2E80EB"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3" w:history="1">
        <w:r w:rsidR="00354D14" w:rsidRPr="004A2D5F">
          <w:rPr>
            <w:rStyle w:val="Hyperlink"/>
            <w:noProof/>
          </w:rPr>
          <w:t>Table 24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Elements of the data request message</w:t>
        </w:r>
        <w:r w:rsidR="00354D14">
          <w:rPr>
            <w:noProof/>
            <w:webHidden/>
          </w:rPr>
          <w:tab/>
        </w:r>
        <w:r w:rsidR="00354D14">
          <w:rPr>
            <w:noProof/>
            <w:webHidden/>
          </w:rPr>
          <w:fldChar w:fldCharType="begin"/>
        </w:r>
        <w:r w:rsidR="00354D14">
          <w:rPr>
            <w:noProof/>
            <w:webHidden/>
          </w:rPr>
          <w:instrText xml:space="preserve"> PAGEREF _Toc170288663 \h </w:instrText>
        </w:r>
        <w:r w:rsidR="00354D14">
          <w:rPr>
            <w:noProof/>
            <w:webHidden/>
          </w:rPr>
        </w:r>
        <w:r w:rsidR="00354D14">
          <w:rPr>
            <w:noProof/>
            <w:webHidden/>
          </w:rPr>
          <w:fldChar w:fldCharType="separate"/>
        </w:r>
        <w:r w:rsidR="005123EF">
          <w:rPr>
            <w:noProof/>
            <w:webHidden/>
          </w:rPr>
          <w:t>64</w:t>
        </w:r>
        <w:r w:rsidR="00354D14">
          <w:rPr>
            <w:noProof/>
            <w:webHidden/>
          </w:rPr>
          <w:fldChar w:fldCharType="end"/>
        </w:r>
      </w:hyperlink>
    </w:p>
    <w:p w14:paraId="615FFF3A" w14:textId="55E43C5A"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4" w:history="1">
        <w:r w:rsidR="00354D14" w:rsidRPr="004A2D5F">
          <w:rPr>
            <w:rStyle w:val="Hyperlink"/>
            <w:noProof/>
          </w:rPr>
          <w:t>Table 25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Fixed class names</w:t>
        </w:r>
        <w:r w:rsidR="00354D14">
          <w:rPr>
            <w:noProof/>
            <w:webHidden/>
          </w:rPr>
          <w:tab/>
        </w:r>
        <w:r w:rsidR="00354D14">
          <w:rPr>
            <w:noProof/>
            <w:webHidden/>
          </w:rPr>
          <w:fldChar w:fldCharType="begin"/>
        </w:r>
        <w:r w:rsidR="00354D14">
          <w:rPr>
            <w:noProof/>
            <w:webHidden/>
          </w:rPr>
          <w:instrText xml:space="preserve"> PAGEREF _Toc170288664 \h </w:instrText>
        </w:r>
        <w:r w:rsidR="00354D14">
          <w:rPr>
            <w:noProof/>
            <w:webHidden/>
          </w:rPr>
        </w:r>
        <w:r w:rsidR="00354D14">
          <w:rPr>
            <w:noProof/>
            <w:webHidden/>
          </w:rPr>
          <w:fldChar w:fldCharType="separate"/>
        </w:r>
        <w:r w:rsidR="005123EF">
          <w:rPr>
            <w:noProof/>
            <w:webHidden/>
          </w:rPr>
          <w:t>76</w:t>
        </w:r>
        <w:r w:rsidR="00354D14">
          <w:rPr>
            <w:noProof/>
            <w:webHidden/>
          </w:rPr>
          <w:fldChar w:fldCharType="end"/>
        </w:r>
      </w:hyperlink>
    </w:p>
    <w:p w14:paraId="3ACF3481" w14:textId="1348B8A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5" w:history="1">
        <w:r w:rsidR="00354D14" w:rsidRPr="004A2D5F">
          <w:rPr>
            <w:rStyle w:val="Hyperlink"/>
            <w:noProof/>
          </w:rPr>
          <w:t>Table 26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Topics used by the protocol</w:t>
        </w:r>
        <w:r w:rsidR="00354D14">
          <w:rPr>
            <w:noProof/>
            <w:webHidden/>
          </w:rPr>
          <w:tab/>
        </w:r>
        <w:r w:rsidR="00354D14">
          <w:rPr>
            <w:noProof/>
            <w:webHidden/>
          </w:rPr>
          <w:fldChar w:fldCharType="begin"/>
        </w:r>
        <w:r w:rsidR="00354D14">
          <w:rPr>
            <w:noProof/>
            <w:webHidden/>
          </w:rPr>
          <w:instrText xml:space="preserve"> PAGEREF _Toc170288665 \h </w:instrText>
        </w:r>
        <w:r w:rsidR="00354D14">
          <w:rPr>
            <w:noProof/>
            <w:webHidden/>
          </w:rPr>
        </w:r>
        <w:r w:rsidR="00354D14">
          <w:rPr>
            <w:noProof/>
            <w:webHidden/>
          </w:rPr>
          <w:fldChar w:fldCharType="separate"/>
        </w:r>
        <w:r w:rsidR="005123EF">
          <w:rPr>
            <w:noProof/>
            <w:webHidden/>
          </w:rPr>
          <w:t>85</w:t>
        </w:r>
        <w:r w:rsidR="00354D14">
          <w:rPr>
            <w:noProof/>
            <w:webHidden/>
          </w:rPr>
          <w:fldChar w:fldCharType="end"/>
        </w:r>
      </w:hyperlink>
    </w:p>
    <w:p w14:paraId="3A1E09F0" w14:textId="4E64CA3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6" w:history="1">
        <w:r w:rsidR="00354D14" w:rsidRPr="004A2D5F">
          <w:rPr>
            <w:rStyle w:val="Hyperlink"/>
            <w:noProof/>
          </w:rPr>
          <w:t>Table 27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Operation codes</w:t>
        </w:r>
        <w:r w:rsidR="00354D14">
          <w:rPr>
            <w:noProof/>
            <w:webHidden/>
          </w:rPr>
          <w:tab/>
        </w:r>
        <w:r w:rsidR="00354D14">
          <w:rPr>
            <w:noProof/>
            <w:webHidden/>
          </w:rPr>
          <w:fldChar w:fldCharType="begin"/>
        </w:r>
        <w:r w:rsidR="00354D14">
          <w:rPr>
            <w:noProof/>
            <w:webHidden/>
          </w:rPr>
          <w:instrText xml:space="preserve"> PAGEREF _Toc170288666 \h </w:instrText>
        </w:r>
        <w:r w:rsidR="00354D14">
          <w:rPr>
            <w:noProof/>
            <w:webHidden/>
          </w:rPr>
        </w:r>
        <w:r w:rsidR="00354D14">
          <w:rPr>
            <w:noProof/>
            <w:webHidden/>
          </w:rPr>
          <w:fldChar w:fldCharType="separate"/>
        </w:r>
        <w:r w:rsidR="005123EF">
          <w:rPr>
            <w:noProof/>
            <w:webHidden/>
          </w:rPr>
          <w:t>87</w:t>
        </w:r>
        <w:r w:rsidR="00354D14">
          <w:rPr>
            <w:noProof/>
            <w:webHidden/>
          </w:rPr>
          <w:fldChar w:fldCharType="end"/>
        </w:r>
      </w:hyperlink>
    </w:p>
    <w:p w14:paraId="2D700432" w14:textId="7122A37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7" w:history="1">
        <w:r w:rsidR="00354D14" w:rsidRPr="004A2D5F">
          <w:rPr>
            <w:rStyle w:val="Hyperlink"/>
            <w:noProof/>
          </w:rPr>
          <w:t>Table 28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Example of a calculation</w:t>
        </w:r>
        <w:r w:rsidR="00354D14">
          <w:rPr>
            <w:noProof/>
            <w:webHidden/>
          </w:rPr>
          <w:tab/>
        </w:r>
        <w:r w:rsidR="00354D14">
          <w:rPr>
            <w:noProof/>
            <w:webHidden/>
          </w:rPr>
          <w:fldChar w:fldCharType="begin"/>
        </w:r>
        <w:r w:rsidR="00354D14">
          <w:rPr>
            <w:noProof/>
            <w:webHidden/>
          </w:rPr>
          <w:instrText xml:space="preserve"> PAGEREF _Toc170288667 \h </w:instrText>
        </w:r>
        <w:r w:rsidR="00354D14">
          <w:rPr>
            <w:noProof/>
            <w:webHidden/>
          </w:rPr>
        </w:r>
        <w:r w:rsidR="00354D14">
          <w:rPr>
            <w:noProof/>
            <w:webHidden/>
          </w:rPr>
          <w:fldChar w:fldCharType="separate"/>
        </w:r>
        <w:r w:rsidR="005123EF">
          <w:rPr>
            <w:noProof/>
            <w:webHidden/>
          </w:rPr>
          <w:t>93</w:t>
        </w:r>
        <w:r w:rsidR="00354D14">
          <w:rPr>
            <w:noProof/>
            <w:webHidden/>
          </w:rPr>
          <w:fldChar w:fldCharType="end"/>
        </w:r>
      </w:hyperlink>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6"/>
          <w:footerReference w:type="even" r:id="rId27"/>
          <w:footerReference w:type="default" r:id="rId28"/>
          <w:footerReference w:type="first" r:id="rId29"/>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17" w:name="_Ref160012265"/>
      <w:bookmarkStart w:id="18" w:name="_Toc170288546"/>
      <w:r>
        <w:lastRenderedPageBreak/>
        <w:t>Introduction</w:t>
      </w:r>
      <w:bookmarkEnd w:id="17"/>
      <w:bookmarkEnd w:id="18"/>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19" w:name="_Toc170288547"/>
      <w:r>
        <w:t>Purpose</w:t>
      </w:r>
      <w:bookmarkEnd w:id="19"/>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20" w:name="_Toc170288548"/>
      <w:r>
        <w:t>Use of the protocol</w:t>
      </w:r>
      <w:bookmarkEnd w:id="20"/>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21" w:name="_Toc170288549"/>
      <w:r>
        <w:t>Protocol history</w:t>
      </w:r>
      <w:bookmarkEnd w:id="21"/>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22" w:name="_Toc170288550"/>
      <w:r>
        <w:t>Protocol transport</w:t>
      </w:r>
      <w:bookmarkEnd w:id="22"/>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2B49DFFB"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5123EF">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23" w:author="Steve Beadle" w:date="2024-07-12T10:30:00Z">
        <w:r w:rsidR="005123EF" w:rsidRPr="005123EF">
          <w:rPr>
            <w:rStyle w:val="Crossreference"/>
            <w:rPrChange w:id="24" w:author="Steve Beadle" w:date="2024-07-12T10:30:00Z">
              <w:rPr/>
            </w:rPrChange>
          </w:rPr>
          <w:t>Use of MQTT</w:t>
        </w:r>
      </w:ins>
      <w:del w:id="25" w:author="Steve Beadle" w:date="2024-07-12T10:30:00Z">
        <w:r w:rsidR="00324618" w:rsidRPr="005023E0" w:rsidDel="005123EF">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51234619"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26" w:author="Steve Beadle" w:date="2024-07-12T10:30:00Z">
        <w:r w:rsidR="005123EF" w:rsidRPr="005123EF">
          <w:rPr>
            <w:rStyle w:val="Crossreference"/>
            <w:rFonts w:eastAsia="DengXian"/>
            <w:rPrChange w:id="27" w:author="Steve Beadle" w:date="2024-07-12T10:30:00Z">
              <w:rPr>
                <w:rFonts w:eastAsia="DengXian" w:cs="Arial"/>
                <w:lang w:eastAsia="en-US"/>
              </w:rPr>
            </w:rPrChange>
          </w:rPr>
          <w:t>[JSONSchema]</w:t>
        </w:r>
      </w:ins>
      <w:del w:id="28" w:author="Steve Beadle" w:date="2024-07-12T10:30:00Z">
        <w:r w:rsidR="00324618" w:rsidRPr="005023E0" w:rsidDel="005123EF">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29" w:name="_Ref163149864"/>
      <w:bookmarkStart w:id="30" w:name="_Ref163149872"/>
      <w:bookmarkStart w:id="31" w:name="_Ref163149876"/>
      <w:bookmarkStart w:id="32" w:name="_Toc170288551"/>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29"/>
      <w:bookmarkEnd w:id="30"/>
      <w:bookmarkEnd w:id="31"/>
      <w:bookmarkEnd w:id="32"/>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(cVer)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33" w:name="_Toc170288552"/>
      <w:r w:rsidRPr="00A05273">
        <w:t xml:space="preserve">Lucid </w:t>
      </w:r>
      <w:r w:rsidR="00A018AA">
        <w:t>b</w:t>
      </w:r>
      <w:r w:rsidRPr="00A05273">
        <w:t xml:space="preserve">etween </w:t>
      </w:r>
      <w:r w:rsidR="006B0494" w:rsidRPr="00A05273">
        <w:t>supervisory applications</w:t>
      </w:r>
      <w:bookmarkEnd w:id="33"/>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34" w:name="_Toc170288553"/>
      <w:r>
        <w:t>Data representation</w:t>
      </w:r>
      <w:bookmarkEnd w:id="34"/>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35" w:name="_Toc170288554"/>
      <w:r>
        <w:lastRenderedPageBreak/>
        <w:t xml:space="preserve">Data </w:t>
      </w:r>
      <w:r w:rsidR="006B0494">
        <w:t>model</w:t>
      </w:r>
      <w:bookmarkEnd w:id="35"/>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36" w:name="_Toc170288555"/>
      <w:r>
        <w:t xml:space="preserve">Field </w:t>
      </w:r>
      <w:r w:rsidR="006B0494">
        <w:t>device</w:t>
      </w:r>
      <w:bookmarkEnd w:id="36"/>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4C2879EC"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37" w:author="Steve Beadle" w:date="2024-07-12T10:30:00Z">
        <w:r w:rsidR="005123EF" w:rsidRPr="005123EF">
          <w:rPr>
            <w:rStyle w:val="Crossreference"/>
            <w:rPrChange w:id="38" w:author="Steve Beadle" w:date="2024-07-12T10:30:00Z">
              <w:rPr/>
            </w:rPrChange>
          </w:rPr>
          <w:t xml:space="preserve">Figure </w:t>
        </w:r>
        <w:r w:rsidR="005123EF" w:rsidRPr="005123EF">
          <w:rPr>
            <w:rStyle w:val="Crossreference"/>
            <w:rPrChange w:id="39" w:author="Steve Beadle" w:date="2024-07-12T10:30:00Z">
              <w:rPr>
                <w:noProof/>
              </w:rPr>
            </w:rPrChange>
          </w:rPr>
          <w:t>1</w:t>
        </w:r>
      </w:ins>
      <w:del w:id="40" w:author="Steve Beadle" w:date="2024-07-12T10:30:00Z">
        <w:r w:rsidR="00324618" w:rsidRPr="005023E0" w:rsidDel="005123EF">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31DF7184"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5123EF">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41" w:author="Steve Beadle" w:date="2024-07-12T10:30:00Z">
        <w:r w:rsidR="005123EF" w:rsidRPr="005123EF">
          <w:rPr>
            <w:rStyle w:val="Crossreference"/>
            <w:rPrChange w:id="42" w:author="Steve Beadle" w:date="2024-07-12T10:30:00Z">
              <w:rPr/>
            </w:rPrChange>
          </w:rPr>
          <w:t>Example use cases</w:t>
        </w:r>
      </w:ins>
      <w:del w:id="43" w:author="Steve Beadle" w:date="2024-07-12T10:30:00Z">
        <w:r w:rsidR="00324618" w:rsidRPr="005023E0" w:rsidDel="005123EF">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3C968F48" w:rsidR="00E279F0" w:rsidRDefault="00E279F0" w:rsidP="009F3044">
      <w:pPr>
        <w:pStyle w:val="Caption"/>
      </w:pPr>
      <w:bookmarkStart w:id="44" w:name="_Ref160528474"/>
      <w:bookmarkStart w:id="45" w:name="_Toc170288628"/>
      <w:r>
        <w:t xml:space="preserve">Figure </w:t>
      </w:r>
      <w:fldSimple w:instr=" SEQ Figure \* ARABIC ">
        <w:r w:rsidR="005123EF">
          <w:rPr>
            <w:noProof/>
          </w:rPr>
          <w:t>1</w:t>
        </w:r>
      </w:fldSimple>
      <w:bookmarkEnd w:id="44"/>
      <w:r>
        <w:tab/>
      </w:r>
      <w:r w:rsidRPr="00E279F0">
        <w:t xml:space="preserve">Field device and </w:t>
      </w:r>
      <w:r w:rsidR="00A018AA">
        <w:t>s</w:t>
      </w:r>
      <w:r w:rsidRPr="00E279F0">
        <w:t>upervisory application messages</w:t>
      </w:r>
      <w:bookmarkEnd w:id="45"/>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2686B56A"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5123EF">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46" w:author="Steve Beadle" w:date="2024-07-12T10:30:00Z">
        <w:r w:rsidR="005123EF" w:rsidRPr="005123EF">
          <w:rPr>
            <w:rStyle w:val="Crossreference"/>
            <w:rPrChange w:id="47" w:author="Steve Beadle" w:date="2024-07-12T10:30:00Z">
              <w:rPr/>
            </w:rPrChange>
          </w:rPr>
          <w:t>Use of MQTT</w:t>
        </w:r>
      </w:ins>
      <w:del w:id="48" w:author="Steve Beadle" w:date="2024-07-12T10:30:00Z">
        <w:r w:rsidR="00324618" w:rsidRPr="005023E0" w:rsidDel="005123EF">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2FE7079B"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The </w:t>
      </w:r>
      <w:r w:rsidR="004755E8">
        <w:t>FD</w:t>
      </w:r>
      <w:r>
        <w:t xml:space="preserve"> Profile </w:t>
      </w:r>
      <w:r w:rsidR="00CA0891">
        <w:t xml:space="preserve">may </w:t>
      </w:r>
      <w:r>
        <w:t xml:space="preserve">also be sent from FD to SA. The </w:t>
      </w:r>
      <w:r w:rsidR="003F1EE9">
        <w:t>F</w:t>
      </w:r>
      <w:r>
        <w:t xml:space="preserve">D Profile or </w:t>
      </w:r>
      <w:r w:rsidR="00CA0891">
        <w:t xml:space="preserve">configuration </w:t>
      </w:r>
      <w:r>
        <w:t xml:space="preserve">message </w:t>
      </w:r>
      <w:r w:rsidR="00CA0891">
        <w:t>may</w:t>
      </w:r>
      <w:r>
        <w:t xml:space="preserve"> not be sent by the </w:t>
      </w:r>
      <w:proofErr w:type="gramStart"/>
      <w:r>
        <w:t>FD</w:t>
      </w:r>
      <w:r w:rsidR="00CA0891">
        <w:t>,</w:t>
      </w:r>
      <w:r>
        <w:t xml:space="preserve"> </w:t>
      </w:r>
      <w:r w:rsidR="00CA0891">
        <w:t>but</w:t>
      </w:r>
      <w:proofErr w:type="gramEnd"/>
      <w:r w:rsidR="00CA0891">
        <w:t xml:space="preserve"> </w:t>
      </w:r>
      <w:r>
        <w:t xml:space="preserve">could be sent by a third party to the same </w:t>
      </w:r>
      <w:r w:rsidR="00CA0891">
        <w:t>Topic</w:t>
      </w:r>
      <w:r>
        <w:t xml:space="preserve">. </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49" w:name="_Toc170288556"/>
      <w:r>
        <w:t>Lucid schema</w:t>
      </w:r>
      <w:bookmarkEnd w:id="49"/>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proofErr w:type="gramStart"/>
      <w:r w:rsidRPr="00881D74">
        <w:rPr>
          <w:b/>
          <w:bCs/>
        </w:rPr>
        <w:t>lucid.schema</w:t>
      </w:r>
      <w:proofErr w:type="gramEnd"/>
      <w:r w:rsidRPr="00881D74">
        <w:rPr>
          <w:b/>
          <w:bCs/>
        </w:rPr>
        <w:t>.json</w:t>
      </w:r>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1">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21652076" w:rsidR="005950AA" w:rsidRDefault="00FC7015" w:rsidP="009F3044">
      <w:pPr>
        <w:pStyle w:val="Caption"/>
      </w:pPr>
      <w:bookmarkStart w:id="50" w:name="_Toc170288629"/>
      <w:r w:rsidRPr="00BA7567">
        <w:t>Figure</w:t>
      </w:r>
      <w:r w:rsidR="00D82389" w:rsidRPr="00BA7567">
        <w:t xml:space="preserve"> </w:t>
      </w:r>
      <w:fldSimple w:instr=" SEQ Figure \* ARABIC ">
        <w:r w:rsidR="005123EF">
          <w:rPr>
            <w:noProof/>
          </w:rPr>
          <w:t>2</w:t>
        </w:r>
      </w:fldSimple>
      <w:r w:rsidR="00D82389" w:rsidRPr="00BA7567">
        <w:tab/>
        <w:t>JSON schema</w:t>
      </w:r>
      <w:bookmarkEnd w:id="50"/>
    </w:p>
    <w:p w14:paraId="6D28A886" w14:textId="29299CF9" w:rsidR="009C3498" w:rsidRDefault="009C3498" w:rsidP="009C3498">
      <w:pPr>
        <w:pStyle w:val="Heading3"/>
      </w:pPr>
      <w:bookmarkStart w:id="51" w:name="_Toc170288557"/>
      <w:r>
        <w:t xml:space="preserve">Device </w:t>
      </w:r>
      <w:r w:rsidR="006B0494">
        <w:t>profile</w:t>
      </w:r>
      <w:bookmarkEnd w:id="51"/>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Field Device Profile.json</w:t>
      </w:r>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Field Device Profile.json</w:t>
      </w:r>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r w:rsidRPr="004755E8">
        <w:rPr>
          <w:rFonts w:ascii="Courier New" w:hAnsi="Courier New" w:cs="Courier New"/>
        </w:rPr>
        <w:t>pRef</w:t>
      </w:r>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r w:rsidRPr="004755E8">
        <w:rPr>
          <w:rFonts w:ascii="Courier New" w:hAnsi="Courier New" w:cs="Courier New"/>
        </w:rPr>
        <w:t>objectTypes</w:t>
      </w:r>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configFields</w:t>
      </w:r>
      <w:r>
        <w:t xml:space="preserve"> section. </w:t>
      </w:r>
      <w:r>
        <w:br/>
        <w:t xml:space="preserve">For example, an FD may not support chatter detection on </w:t>
      </w:r>
      <w:r w:rsidR="005425A5">
        <w:t>point</w:t>
      </w:r>
      <w:r>
        <w:t xml:space="preserve">s, so the </w:t>
      </w:r>
      <w:r w:rsidRPr="004755E8">
        <w:rPr>
          <w:rFonts w:ascii="Courier New" w:hAnsi="Courier New" w:cs="Courier New"/>
        </w:rPr>
        <w:t>whenChatter</w:t>
      </w:r>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0FC7E712"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6521EF">
        <w:t>2</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"pRef"</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xml:space="preserve">// These three fields uniquely define the </w:t>
      </w:r>
      <w:proofErr w:type="gramStart"/>
      <w:r>
        <w:t>device</w:t>
      </w:r>
      <w:proofErr w:type="gramEnd"/>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w:t>
      </w:r>
      <w:proofErr w:type="gramStart"/>
      <w:r w:rsidR="00AE0EA5">
        <w:t>E.g.</w:t>
      </w:r>
      <w:proofErr w:type="gramEnd"/>
      <w:r w:rsidR="00AE0EA5">
        <w:t xml:space="preserve"> "Dev1_ACME_1-2". This is used </w:t>
      </w:r>
      <w:proofErr w:type="gramStart"/>
      <w:r w:rsidR="00AE0EA5">
        <w:t>in</w:t>
      </w:r>
      <w:proofErr w:type="gramEnd"/>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w:t>
      </w:r>
      <w:proofErr w:type="gramStart"/>
      <w:r w:rsidR="00AE0EA5">
        <w:t>message</w:t>
      </w:r>
      <w:proofErr w:type="gramEnd"/>
      <w:r w:rsidR="00AE0EA5">
        <w:t xml:space="preserve">. Avoid using periods or </w:t>
      </w:r>
      <w:proofErr w:type="gramStart"/>
      <w:r w:rsidR="00AE0EA5">
        <w:t>other</w:t>
      </w:r>
      <w:proofErr w:type="gramEnd"/>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"canCoreUp"</w:t>
      </w:r>
      <w:r>
        <w:t xml:space="preserve">: </w:t>
      </w:r>
      <w:r w:rsidRPr="00946A25">
        <w:rPr>
          <w:color w:val="000000" w:themeColor="text1"/>
        </w:rPr>
        <w:t>false,</w:t>
      </w:r>
      <w:r>
        <w:rPr>
          <w:color w:val="C45911" w:themeColor="accent2" w:themeShade="BF"/>
        </w:rPr>
        <w:tab/>
      </w:r>
      <w:r>
        <w:t>// Whether Core files can be uploaded/</w:t>
      </w:r>
      <w:proofErr w:type="gramStart"/>
      <w:r>
        <w:t>downloaded</w:t>
      </w:r>
      <w:proofErr w:type="gramEnd"/>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"canCoreDown"</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"canConfigDown"</w:t>
      </w:r>
      <w:r>
        <w:t xml:space="preserve">: </w:t>
      </w:r>
      <w:r w:rsidRPr="00946A25">
        <w:rPr>
          <w:color w:val="000000" w:themeColor="text1"/>
        </w:rPr>
        <w:t>true,</w:t>
      </w:r>
      <w:r>
        <w:rPr>
          <w:color w:val="C45911" w:themeColor="accent2" w:themeShade="BF"/>
        </w:rPr>
        <w:tab/>
      </w:r>
      <w:r>
        <w:t xml:space="preserve">// Whether the device can receive </w:t>
      </w:r>
      <w:proofErr w:type="gramStart"/>
      <w:r>
        <w:t>configuration</w:t>
      </w:r>
      <w:proofErr w:type="gramEnd"/>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52"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52"/>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"deviceLinks"</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r w:rsidRPr="007232E7">
        <w:rPr>
          <w:rFonts w:ascii="Courier New" w:hAnsi="Courier New" w:cs="Courier New"/>
        </w:rPr>
        <w:t>getdata</w:t>
      </w:r>
      <w:r w:rsidRPr="00E52734">
        <w:t xml:space="preserve"> (manual retrieval of data) and </w:t>
      </w:r>
      <w:r w:rsidRPr="007232E7">
        <w:rPr>
          <w:rFonts w:ascii="Courier New" w:hAnsi="Courier New" w:cs="Courier New"/>
        </w:rPr>
        <w:t>setclock</w:t>
      </w:r>
      <w:r w:rsidRPr="00E52734">
        <w:t xml:space="preserve"> (SA set of </w:t>
      </w:r>
      <w:proofErr w:type="gramStart"/>
      <w:r w:rsidRPr="00E52734">
        <w:t>clock</w:t>
      </w:r>
      <w:proofErr w:type="gramEnd"/>
      <w:r w:rsidRPr="00E52734">
        <w:t xml:space="preserve">).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"getdata",</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"setclock",</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"getdeviceinfo"</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"objectTypes"</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0FE5093E"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5123EF">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53" w:author="Steve Beadle" w:date="2024-07-12T10:30:00Z">
        <w:r w:rsidR="005123EF" w:rsidRPr="005123EF">
          <w:rPr>
            <w:rStyle w:val="Crossreference"/>
            <w:rPrChange w:id="54" w:author="Steve Beadle" w:date="2024-07-12T10:30:00Z">
              <w:rPr/>
            </w:rPrChange>
          </w:rPr>
          <w:t>Configuration</w:t>
        </w:r>
      </w:ins>
      <w:del w:id="55" w:author="Steve Beadle" w:date="2024-07-12T10:30:00Z">
        <w:r w:rsidR="00324618" w:rsidRPr="005023E0" w:rsidDel="005123EF">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 xml:space="preserve">The range of items permitted within the Field Device </w:t>
      </w:r>
      <w:proofErr w:type="gramStart"/>
      <w:r w:rsidRPr="00BA7567">
        <w:rPr>
          <w:rFonts w:eastAsia="DengXian"/>
          <w:lang w:eastAsia="en-US"/>
        </w:rPr>
        <w:t>Profile</w:t>
      </w:r>
      <w:r w:rsidR="00E52734" w:rsidRPr="00BA7567" w:rsidDel="00DE77CD">
        <w:rPr>
          <w:rFonts w:eastAsia="DengXian"/>
          <w:lang w:eastAsia="en-US"/>
        </w:rPr>
        <w:t xml:space="preserve"> </w:t>
      </w:r>
      <w:r w:rsidR="00DE77CD" w:rsidRPr="00BA7567">
        <w:rPr>
          <w:rFonts w:eastAsia="DengXian"/>
          <w:lang w:eastAsia="en-US"/>
        </w:rPr>
        <w:t xml:space="preserve"> is</w:t>
      </w:r>
      <w:proofErr w:type="gramEnd"/>
      <w:r w:rsidR="00DE77CD" w:rsidRPr="00BA7567">
        <w:rPr>
          <w:rFonts w:eastAsia="DengXian"/>
          <w:lang w:eastAsia="en-US"/>
        </w:rPr>
        <w:t xml:space="preserve">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2"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3" w:history="1">
        <w:r w:rsidR="00E52734" w:rsidRPr="007A298C">
          <w:rPr>
            <w:rStyle w:val="Crossreference"/>
            <w:rFonts w:eastAsia="DengXian"/>
          </w:rPr>
          <w:t>http://json-schema.org</w:t>
        </w:r>
      </w:hyperlink>
      <w:r w:rsidR="00AA37E7">
        <w:rPr>
          <w:rFonts w:eastAsia="DengXian"/>
          <w:lang w:eastAsia="en-US"/>
        </w:rPr>
        <w:t>.</w:t>
      </w:r>
    </w:p>
    <w:p w14:paraId="3DBE3D84" w14:textId="433DCB91"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56" w:author="Steve Beadle" w:date="2024-07-12T10:30:00Z">
        <w:r w:rsidR="005123EF" w:rsidRPr="005123EF">
          <w:rPr>
            <w:rStyle w:val="Crossreference"/>
            <w:rPrChange w:id="57" w:author="Steve Beadle" w:date="2024-07-12T10:30:00Z">
              <w:rPr/>
            </w:rPrChange>
          </w:rPr>
          <w:t xml:space="preserve">Figure </w:t>
        </w:r>
        <w:r w:rsidR="005123EF" w:rsidRPr="005123EF">
          <w:rPr>
            <w:rStyle w:val="Crossreference"/>
            <w:rPrChange w:id="58" w:author="Steve Beadle" w:date="2024-07-12T10:30:00Z">
              <w:rPr>
                <w:noProof/>
              </w:rPr>
            </w:rPrChange>
          </w:rPr>
          <w:t>3</w:t>
        </w:r>
      </w:ins>
      <w:del w:id="59" w:author="Steve Beadle" w:date="2024-07-12T10:30:00Z">
        <w:r w:rsidR="00324618" w:rsidRPr="005023E0" w:rsidDel="005123EF">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w:t>
      </w:r>
      <w:proofErr w:type="gramStart"/>
      <w:r w:rsidRPr="00E52734">
        <w:rPr>
          <w:rFonts w:eastAsia="DengXian"/>
          <w:lang w:eastAsia="en-US"/>
        </w:rPr>
        <w:t>0..</w:t>
      </w:r>
      <w:proofErr w:type="gramEnd"/>
      <w:r w:rsidRPr="00E52734">
        <w:rPr>
          <w:rFonts w:eastAsia="DengXian"/>
          <w:lang w:eastAsia="en-US"/>
        </w:rPr>
        <w:t xml:space="preserve">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22D3D1FE"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5123EF">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5123EF">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5123EF"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58943CE3" w:rsidR="00D616A6" w:rsidRDefault="00FC7015" w:rsidP="007335B8">
      <w:pPr>
        <w:pStyle w:val="Caption"/>
      </w:pPr>
      <w:bookmarkStart w:id="60" w:name="_Ref160529908"/>
      <w:bookmarkStart w:id="61" w:name="_Toc160543266"/>
      <w:bookmarkStart w:id="62" w:name="_Toc170288630"/>
      <w:r>
        <w:t xml:space="preserve">Figure </w:t>
      </w:r>
      <w:fldSimple w:instr=" SEQ Figure \* ARABIC ">
        <w:r w:rsidR="005123EF">
          <w:rPr>
            <w:noProof/>
          </w:rPr>
          <w:t>3</w:t>
        </w:r>
      </w:fldSimple>
      <w:bookmarkEnd w:id="60"/>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61"/>
      <w:bookmarkEnd w:id="62"/>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r w:rsidRPr="00D616A6">
        <w:rPr>
          <w:rFonts w:ascii="Courier New" w:hAnsi="Courier New" w:cs="Courier New"/>
        </w:rPr>
        <w:t>parentTypes</w:t>
      </w:r>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r w:rsidRPr="00D616A6">
        <w:rPr>
          <w:rFonts w:ascii="Courier New" w:hAnsi="Courier New" w:cs="Courier New"/>
        </w:rPr>
        <w:t>minObjects</w:t>
      </w:r>
      <w:r>
        <w:t xml:space="preserve"> and </w:t>
      </w:r>
      <w:r w:rsidRPr="00D616A6">
        <w:rPr>
          <w:rFonts w:ascii="Courier New" w:hAnsi="Courier New" w:cs="Courier New"/>
        </w:rPr>
        <w:t>maxObjects</w:t>
      </w:r>
      <w:r>
        <w:t xml:space="preserve"> fields declare the number of objects for any one parent, and </w:t>
      </w:r>
      <w:r w:rsidRPr="00D616A6">
        <w:rPr>
          <w:rFonts w:ascii="Courier New" w:hAnsi="Courier New" w:cs="Courier New"/>
        </w:rPr>
        <w:t>totalObjects</w:t>
      </w:r>
      <w:r>
        <w:t xml:space="preserve"> declares the maximum number which can be defined for the </w:t>
      </w:r>
      <w:proofErr w:type="gramStart"/>
      <w:r w:rsidR="0030026D">
        <w:t>FD</w:t>
      </w:r>
      <w:r>
        <w:t xml:space="preserve"> as a whole</w:t>
      </w:r>
      <w:proofErr w:type="gramEnd"/>
      <w:r>
        <w:t>.</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63" w:name="_Ref160530157"/>
      <w:bookmarkStart w:id="64" w:name="_Toc170288558"/>
      <w:r>
        <w:t>Configuration</w:t>
      </w:r>
      <w:bookmarkEnd w:id="63"/>
      <w:bookmarkEnd w:id="64"/>
    </w:p>
    <w:p w14:paraId="3B8A49D7" w14:textId="1F19FBA2"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5123EF">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65" w:author="Steve Beadle" w:date="2024-07-12T10:30:00Z">
        <w:r w:rsidR="005123EF" w:rsidRPr="005123EF">
          <w:rPr>
            <w:rStyle w:val="Crossreference"/>
            <w:rPrChange w:id="66" w:author="Steve Beadle" w:date="2024-07-12T10:30:00Z">
              <w:rPr/>
            </w:rPrChange>
          </w:rPr>
          <w:t>Configuration errors</w:t>
        </w:r>
      </w:ins>
      <w:del w:id="67" w:author="Steve Beadle" w:date="2024-07-12T10:30:00Z">
        <w:r w:rsidR="00324618" w:rsidRPr="005023E0" w:rsidDel="005123EF">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lastRenderedPageBreak/>
        <w:t xml:space="preserve">Download </w:t>
      </w:r>
      <w:proofErr w:type="gramStart"/>
      <w:r w:rsidR="006B0494">
        <w:t>topic</w:t>
      </w:r>
      <w:proofErr w:type="gramEnd"/>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r w:rsidRPr="00856788">
        <w:rPr>
          <w:rFonts w:ascii="Courier New" w:hAnsi="Courier New" w:cs="Courier New"/>
        </w:rPr>
        <w:t>canConfigDown</w:t>
      </w:r>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r w:rsidRPr="00856788">
        <w:rPr>
          <w:rFonts w:ascii="Courier New" w:hAnsi="Courier New" w:cs="Courier New"/>
        </w:rPr>
        <w:t>configRequired</w:t>
      </w:r>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68" w:name="_Ref162954664"/>
      <w:r>
        <w:t xml:space="preserve">Configuration </w:t>
      </w:r>
      <w:r w:rsidR="006B0494">
        <w:t>errors</w:t>
      </w:r>
      <w:bookmarkEnd w:id="68"/>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r w:rsidRPr="00BA7567">
        <w:rPr>
          <w:rFonts w:ascii="Courier New" w:hAnsi="Courier New" w:cs="Courier New"/>
        </w:rPr>
        <w:t>configState</w:t>
      </w:r>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r w:rsidRPr="00C979DB">
        <w:rPr>
          <w:rFonts w:ascii="Courier New" w:hAnsi="Courier New" w:cs="Courier New"/>
        </w:rPr>
        <w:t>configState</w:t>
      </w:r>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Field Device Configuration.json</w:t>
      </w:r>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"cVer"</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r w:rsidRPr="00C979DB">
        <w:rPr>
          <w:rFonts w:ascii="Courier New" w:hAnsi="Courier New" w:cs="Courier New"/>
        </w:rPr>
        <w:t>cVer</w:t>
      </w:r>
      <w:r>
        <w:t xml:space="preserve"> is the configuration version number. </w:t>
      </w:r>
    </w:p>
    <w:p w14:paraId="059C9E8D" w14:textId="77777777" w:rsidR="00C979DB" w:rsidRDefault="00FF4D3E" w:rsidP="00C979DB">
      <w:pPr>
        <w:pStyle w:val="Bullet"/>
        <w:rPr>
          <w:rFonts w:ascii="Courier New" w:hAnsi="Courier New" w:cs="Courier New"/>
        </w:rPr>
      </w:pPr>
      <w:r w:rsidRPr="00C979DB">
        <w:rPr>
          <w:rFonts w:ascii="Courier New" w:hAnsi="Courier New" w:cs="Courier New"/>
        </w:rPr>
        <w:t>cVer</w:t>
      </w:r>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lastRenderedPageBreak/>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"nid"</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"ownr"</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"serl"</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071E8AD1"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69" w:author="Steve Beadle" w:date="2024-07-12T10:30:00Z">
        <w:r w:rsidR="005123EF" w:rsidRPr="005123EF">
          <w:rPr>
            <w:rStyle w:val="Crossreference"/>
            <w:rPrChange w:id="70" w:author="Steve Beadle" w:date="2024-07-12T10:30:00Z">
              <w:rPr/>
            </w:rPrChange>
          </w:rPr>
          <w:t xml:space="preserve">Table </w:t>
        </w:r>
        <w:r w:rsidR="005123EF" w:rsidRPr="005123EF">
          <w:rPr>
            <w:rStyle w:val="Crossreference"/>
            <w:rPrChange w:id="71" w:author="Steve Beadle" w:date="2024-07-12T10:30:00Z">
              <w:rPr>
                <w:noProof/>
              </w:rPr>
            </w:rPrChange>
          </w:rPr>
          <w:t>1</w:t>
        </w:r>
      </w:ins>
      <w:del w:id="72" w:author="Steve Beadle" w:date="2024-07-12T10:30:00Z">
        <w:r w:rsidR="00324618" w:rsidRPr="005023E0" w:rsidDel="005123EF">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068AC5DC" w:rsidR="00180D58" w:rsidRDefault="00FC7015" w:rsidP="00297394">
      <w:pPr>
        <w:pStyle w:val="Caption"/>
        <w:keepNext/>
      </w:pPr>
      <w:bookmarkStart w:id="73" w:name="_Ref160457063"/>
      <w:bookmarkStart w:id="74" w:name="_Toc160543307"/>
      <w:bookmarkStart w:id="75" w:name="_Toc170288640"/>
      <w:r>
        <w:t xml:space="preserve">Table </w:t>
      </w:r>
      <w:fldSimple w:instr=" SEQ Table \* ARABIC ">
        <w:r w:rsidR="005123EF">
          <w:rPr>
            <w:noProof/>
          </w:rPr>
          <w:t>1</w:t>
        </w:r>
      </w:fldSimple>
      <w:bookmarkEnd w:id="73"/>
      <w:r w:rsidR="00180D58">
        <w:tab/>
      </w:r>
      <w:r w:rsidR="00180D58" w:rsidRPr="00180D58">
        <w:t>Device elements</w:t>
      </w:r>
      <w:bookmarkEnd w:id="74"/>
      <w:bookmarkEnd w:id="7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5D25E3">
            <w:pPr>
              <w:pStyle w:val="TableText"/>
            </w:pPr>
            <w:r>
              <w:t>Node Id</w:t>
            </w:r>
          </w:p>
        </w:tc>
        <w:tc>
          <w:tcPr>
            <w:tcW w:w="1339" w:type="dxa"/>
            <w:shd w:val="clear" w:color="auto" w:fill="auto"/>
          </w:tcPr>
          <w:p w14:paraId="46124F7B" w14:textId="0FCD2FF9" w:rsidR="00E4091F" w:rsidRPr="008A325B" w:rsidRDefault="00E4091F" w:rsidP="005D25E3">
            <w:pPr>
              <w:pStyle w:val="TableText"/>
            </w:pPr>
            <w:r>
              <w:t>String</w:t>
            </w:r>
          </w:p>
        </w:tc>
        <w:tc>
          <w:tcPr>
            <w:tcW w:w="1617" w:type="dxa"/>
          </w:tcPr>
          <w:p w14:paraId="6305A1D9" w14:textId="4DB62F82" w:rsidR="00E4091F" w:rsidRPr="00DA2284" w:rsidRDefault="00E4091F" w:rsidP="005D25E3">
            <w:pPr>
              <w:pStyle w:val="TableText"/>
            </w:pPr>
            <w:r w:rsidRPr="00DA2284">
              <w:t>nid</w:t>
            </w:r>
          </w:p>
        </w:tc>
        <w:tc>
          <w:tcPr>
            <w:tcW w:w="1355" w:type="dxa"/>
          </w:tcPr>
          <w:p w14:paraId="0D5C810A" w14:textId="61497613" w:rsidR="00E4091F" w:rsidRDefault="00E4091F" w:rsidP="005D25E3">
            <w:pPr>
              <w:pStyle w:val="TableText"/>
            </w:pPr>
            <w:r w:rsidRPr="005543B9">
              <w:t>Yes</w:t>
            </w:r>
          </w:p>
        </w:tc>
        <w:tc>
          <w:tcPr>
            <w:tcW w:w="3204" w:type="dxa"/>
          </w:tcPr>
          <w:p w14:paraId="7D23332A" w14:textId="5A43ADAA" w:rsidR="00E4091F" w:rsidRDefault="00E4091F" w:rsidP="005D25E3">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5D25E3">
            <w:pPr>
              <w:pStyle w:val="TableText"/>
            </w:pPr>
            <w:r>
              <w:t>Name</w:t>
            </w:r>
          </w:p>
        </w:tc>
        <w:tc>
          <w:tcPr>
            <w:tcW w:w="1339" w:type="dxa"/>
            <w:shd w:val="clear" w:color="auto" w:fill="auto"/>
          </w:tcPr>
          <w:p w14:paraId="2CEC0AD4" w14:textId="4601881E" w:rsidR="00E4091F" w:rsidRPr="008A325B" w:rsidRDefault="00E4091F" w:rsidP="005D25E3">
            <w:pPr>
              <w:pStyle w:val="TableText"/>
            </w:pPr>
            <w:r>
              <w:t>String</w:t>
            </w:r>
          </w:p>
        </w:tc>
        <w:tc>
          <w:tcPr>
            <w:tcW w:w="1617" w:type="dxa"/>
          </w:tcPr>
          <w:p w14:paraId="3F790927" w14:textId="43CFC8AE" w:rsidR="00E4091F" w:rsidRPr="00DA2284" w:rsidRDefault="00E4091F" w:rsidP="005D25E3">
            <w:pPr>
              <w:pStyle w:val="TableText"/>
            </w:pPr>
            <w:r w:rsidRPr="00DA2284">
              <w:t>name</w:t>
            </w:r>
          </w:p>
        </w:tc>
        <w:tc>
          <w:tcPr>
            <w:tcW w:w="1355" w:type="dxa"/>
          </w:tcPr>
          <w:p w14:paraId="15CBCFC4" w14:textId="155296A0" w:rsidR="00E4091F" w:rsidRDefault="00E4091F" w:rsidP="005D25E3">
            <w:pPr>
              <w:pStyle w:val="TableText"/>
            </w:pPr>
            <w:r>
              <w:t>Yes</w:t>
            </w:r>
          </w:p>
        </w:tc>
        <w:tc>
          <w:tcPr>
            <w:tcW w:w="3204" w:type="dxa"/>
          </w:tcPr>
          <w:p w14:paraId="16C3BF1B" w14:textId="09D11D75" w:rsidR="00E4091F" w:rsidRDefault="00E4091F" w:rsidP="005D25E3">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5D25E3">
            <w:pPr>
              <w:pStyle w:val="TableText"/>
            </w:pPr>
            <w:r>
              <w:t>Location</w:t>
            </w:r>
          </w:p>
        </w:tc>
        <w:tc>
          <w:tcPr>
            <w:tcW w:w="1339" w:type="dxa"/>
            <w:shd w:val="clear" w:color="auto" w:fill="auto"/>
          </w:tcPr>
          <w:p w14:paraId="18B33563" w14:textId="0035E11E" w:rsidR="00E4091F" w:rsidRDefault="00E4091F" w:rsidP="005D25E3">
            <w:pPr>
              <w:pStyle w:val="TableText"/>
            </w:pPr>
            <w:r>
              <w:t>String</w:t>
            </w:r>
          </w:p>
        </w:tc>
        <w:tc>
          <w:tcPr>
            <w:tcW w:w="1617" w:type="dxa"/>
          </w:tcPr>
          <w:p w14:paraId="20529501" w14:textId="2E09E410" w:rsidR="00E4091F" w:rsidRPr="00DA2284" w:rsidRDefault="00E4091F" w:rsidP="005D25E3">
            <w:pPr>
              <w:pStyle w:val="TableText"/>
            </w:pPr>
            <w:r w:rsidRPr="00DA2284">
              <w:t>loc</w:t>
            </w:r>
          </w:p>
        </w:tc>
        <w:tc>
          <w:tcPr>
            <w:tcW w:w="1355" w:type="dxa"/>
          </w:tcPr>
          <w:p w14:paraId="3E0DD4B8" w14:textId="4C7EFB13" w:rsidR="00E4091F" w:rsidRDefault="00E4091F" w:rsidP="005D25E3">
            <w:pPr>
              <w:pStyle w:val="TableText"/>
            </w:pPr>
            <w:r>
              <w:t>No</w:t>
            </w:r>
          </w:p>
        </w:tc>
        <w:tc>
          <w:tcPr>
            <w:tcW w:w="3204" w:type="dxa"/>
          </w:tcPr>
          <w:p w14:paraId="519FB7AA" w14:textId="7E1D3966" w:rsidR="00E4091F" w:rsidRDefault="00650646" w:rsidP="005D25E3">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5D25E3">
            <w:pPr>
              <w:pStyle w:val="TableText"/>
            </w:pPr>
            <w:r>
              <w:t>Owner</w:t>
            </w:r>
          </w:p>
        </w:tc>
        <w:tc>
          <w:tcPr>
            <w:tcW w:w="1339" w:type="dxa"/>
            <w:shd w:val="clear" w:color="auto" w:fill="auto"/>
          </w:tcPr>
          <w:p w14:paraId="6F65CBA1" w14:textId="1DB0BE5D" w:rsidR="00E4091F" w:rsidRDefault="00E4091F" w:rsidP="005D25E3">
            <w:pPr>
              <w:pStyle w:val="TableText"/>
            </w:pPr>
            <w:r>
              <w:t>String</w:t>
            </w:r>
          </w:p>
        </w:tc>
        <w:tc>
          <w:tcPr>
            <w:tcW w:w="1617" w:type="dxa"/>
          </w:tcPr>
          <w:p w14:paraId="5CD44588" w14:textId="2083C0F1" w:rsidR="00E4091F" w:rsidRPr="00DA2284" w:rsidRDefault="00E4091F" w:rsidP="005D25E3">
            <w:pPr>
              <w:pStyle w:val="TableText"/>
            </w:pPr>
            <w:r w:rsidRPr="00DA2284">
              <w:t>ownr</w:t>
            </w:r>
          </w:p>
        </w:tc>
        <w:tc>
          <w:tcPr>
            <w:tcW w:w="1355" w:type="dxa"/>
          </w:tcPr>
          <w:p w14:paraId="135D59D4" w14:textId="798D9824" w:rsidR="00E4091F" w:rsidRDefault="00E4091F" w:rsidP="005D25E3">
            <w:pPr>
              <w:pStyle w:val="TableText"/>
            </w:pPr>
            <w:r>
              <w:t>No</w:t>
            </w:r>
          </w:p>
        </w:tc>
        <w:tc>
          <w:tcPr>
            <w:tcW w:w="3204" w:type="dxa"/>
          </w:tcPr>
          <w:p w14:paraId="3336C5FF" w14:textId="48129EEE" w:rsidR="00E4091F" w:rsidRDefault="00E4091F" w:rsidP="005D25E3">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5D25E3">
            <w:pPr>
              <w:pStyle w:val="TableText"/>
            </w:pPr>
            <w:r>
              <w:t>Asset</w:t>
            </w:r>
          </w:p>
        </w:tc>
        <w:tc>
          <w:tcPr>
            <w:tcW w:w="1339" w:type="dxa"/>
            <w:shd w:val="clear" w:color="auto" w:fill="auto"/>
          </w:tcPr>
          <w:p w14:paraId="0D6A727A" w14:textId="65582BDE" w:rsidR="00E4091F" w:rsidRDefault="00E4091F" w:rsidP="005D25E3">
            <w:pPr>
              <w:pStyle w:val="TableText"/>
            </w:pPr>
            <w:r>
              <w:t>String</w:t>
            </w:r>
          </w:p>
        </w:tc>
        <w:tc>
          <w:tcPr>
            <w:tcW w:w="1617" w:type="dxa"/>
          </w:tcPr>
          <w:p w14:paraId="7C76FCAC" w14:textId="0297DC5D" w:rsidR="00E4091F" w:rsidRPr="00DA2284" w:rsidRDefault="00E4091F" w:rsidP="005D25E3">
            <w:pPr>
              <w:pStyle w:val="TableText"/>
            </w:pPr>
            <w:r w:rsidRPr="00DA2284">
              <w:t>asst</w:t>
            </w:r>
          </w:p>
        </w:tc>
        <w:tc>
          <w:tcPr>
            <w:tcW w:w="1355" w:type="dxa"/>
          </w:tcPr>
          <w:p w14:paraId="18FA9940" w14:textId="16ED80CD" w:rsidR="00E4091F" w:rsidRDefault="00E4091F" w:rsidP="005D25E3">
            <w:pPr>
              <w:pStyle w:val="TableText"/>
            </w:pPr>
            <w:r>
              <w:t>No</w:t>
            </w:r>
          </w:p>
        </w:tc>
        <w:tc>
          <w:tcPr>
            <w:tcW w:w="3204" w:type="dxa"/>
          </w:tcPr>
          <w:p w14:paraId="2D89C484" w14:textId="307307FA" w:rsidR="00E4091F" w:rsidRDefault="00E4091F" w:rsidP="005D25E3">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5D25E3">
            <w:pPr>
              <w:pStyle w:val="TableText"/>
            </w:pPr>
            <w:r>
              <w:t>Serial</w:t>
            </w:r>
          </w:p>
        </w:tc>
        <w:tc>
          <w:tcPr>
            <w:tcW w:w="1339" w:type="dxa"/>
            <w:shd w:val="clear" w:color="auto" w:fill="auto"/>
          </w:tcPr>
          <w:p w14:paraId="0A0D3A30" w14:textId="48166049" w:rsidR="00E4091F" w:rsidRDefault="00E4091F" w:rsidP="005D25E3">
            <w:pPr>
              <w:pStyle w:val="TableText"/>
            </w:pPr>
            <w:r>
              <w:t>String</w:t>
            </w:r>
          </w:p>
        </w:tc>
        <w:tc>
          <w:tcPr>
            <w:tcW w:w="1617" w:type="dxa"/>
          </w:tcPr>
          <w:p w14:paraId="4E330608" w14:textId="1D78ABC9" w:rsidR="00E4091F" w:rsidRPr="00DA2284" w:rsidRDefault="00E4091F" w:rsidP="005D25E3">
            <w:pPr>
              <w:pStyle w:val="TableText"/>
            </w:pPr>
            <w:r w:rsidRPr="00DA2284">
              <w:t>serl</w:t>
            </w:r>
          </w:p>
        </w:tc>
        <w:tc>
          <w:tcPr>
            <w:tcW w:w="1355" w:type="dxa"/>
          </w:tcPr>
          <w:p w14:paraId="0B8C8ADD" w14:textId="3962FAA3" w:rsidR="00E4091F" w:rsidRDefault="00E4091F" w:rsidP="005D25E3">
            <w:pPr>
              <w:pStyle w:val="TableText"/>
            </w:pPr>
            <w:r>
              <w:t>No</w:t>
            </w:r>
          </w:p>
        </w:tc>
        <w:tc>
          <w:tcPr>
            <w:tcW w:w="3204" w:type="dxa"/>
          </w:tcPr>
          <w:p w14:paraId="7FA56B9B" w14:textId="25361708" w:rsidR="00E4091F" w:rsidRDefault="00E4091F" w:rsidP="005D25E3">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5D25E3">
            <w:pPr>
              <w:pStyle w:val="TableText"/>
            </w:pPr>
            <w:r>
              <w:t>Latitude</w:t>
            </w:r>
          </w:p>
        </w:tc>
        <w:tc>
          <w:tcPr>
            <w:tcW w:w="1339" w:type="dxa"/>
            <w:shd w:val="clear" w:color="auto" w:fill="auto"/>
          </w:tcPr>
          <w:p w14:paraId="407DD68F" w14:textId="737450C7" w:rsidR="00E4091F" w:rsidRDefault="00E4091F" w:rsidP="005D25E3">
            <w:pPr>
              <w:pStyle w:val="TableText"/>
            </w:pPr>
            <w:r>
              <w:t>Number</w:t>
            </w:r>
          </w:p>
        </w:tc>
        <w:tc>
          <w:tcPr>
            <w:tcW w:w="1617" w:type="dxa"/>
          </w:tcPr>
          <w:p w14:paraId="602200FF" w14:textId="504BD981" w:rsidR="00E4091F" w:rsidRPr="00DA2284" w:rsidRDefault="00E4091F" w:rsidP="005D25E3">
            <w:pPr>
              <w:pStyle w:val="TableText"/>
            </w:pPr>
            <w:r w:rsidRPr="00DA2284">
              <w:t>latitude</w:t>
            </w:r>
          </w:p>
        </w:tc>
        <w:tc>
          <w:tcPr>
            <w:tcW w:w="1355" w:type="dxa"/>
          </w:tcPr>
          <w:p w14:paraId="5DE84E42" w14:textId="08E40368" w:rsidR="00E4091F" w:rsidRDefault="00E4091F" w:rsidP="005D25E3">
            <w:pPr>
              <w:pStyle w:val="TableText"/>
            </w:pPr>
            <w:r>
              <w:t>No</w:t>
            </w:r>
          </w:p>
        </w:tc>
        <w:tc>
          <w:tcPr>
            <w:tcW w:w="3204" w:type="dxa"/>
          </w:tcPr>
          <w:p w14:paraId="3F98B75F" w14:textId="2E636295" w:rsidR="00E4091F" w:rsidRDefault="00E4091F" w:rsidP="005D25E3">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5D25E3">
            <w:pPr>
              <w:pStyle w:val="TableText"/>
            </w:pPr>
            <w:r>
              <w:t>Longitude</w:t>
            </w:r>
          </w:p>
        </w:tc>
        <w:tc>
          <w:tcPr>
            <w:tcW w:w="1339" w:type="dxa"/>
            <w:shd w:val="clear" w:color="auto" w:fill="auto"/>
          </w:tcPr>
          <w:p w14:paraId="6A225104" w14:textId="0071F427" w:rsidR="00E4091F" w:rsidRDefault="00E4091F" w:rsidP="005D25E3">
            <w:pPr>
              <w:pStyle w:val="TableText"/>
            </w:pPr>
            <w:r>
              <w:t>Number</w:t>
            </w:r>
          </w:p>
        </w:tc>
        <w:tc>
          <w:tcPr>
            <w:tcW w:w="1617" w:type="dxa"/>
          </w:tcPr>
          <w:p w14:paraId="418AF233" w14:textId="2EB0259B" w:rsidR="00E4091F" w:rsidRPr="00DA2284" w:rsidRDefault="00E4091F" w:rsidP="005D25E3">
            <w:pPr>
              <w:pStyle w:val="TableText"/>
            </w:pPr>
            <w:r w:rsidRPr="00DA2284">
              <w:t>longitude</w:t>
            </w:r>
          </w:p>
        </w:tc>
        <w:tc>
          <w:tcPr>
            <w:tcW w:w="1355" w:type="dxa"/>
          </w:tcPr>
          <w:p w14:paraId="0A7A7003" w14:textId="369F6FF2" w:rsidR="00E4091F" w:rsidRDefault="00E4091F" w:rsidP="005D25E3">
            <w:pPr>
              <w:pStyle w:val="TableText"/>
            </w:pPr>
            <w:r>
              <w:t>No</w:t>
            </w:r>
          </w:p>
        </w:tc>
        <w:tc>
          <w:tcPr>
            <w:tcW w:w="3204" w:type="dxa"/>
          </w:tcPr>
          <w:p w14:paraId="1627E2A2" w14:textId="1D966494" w:rsidR="00E4091F" w:rsidRDefault="00E4091F" w:rsidP="005D25E3">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5D25E3">
            <w:pPr>
              <w:pStyle w:val="TableText"/>
            </w:pPr>
            <w:r>
              <w:t>On Scan</w:t>
            </w:r>
          </w:p>
        </w:tc>
        <w:tc>
          <w:tcPr>
            <w:tcW w:w="1339" w:type="dxa"/>
            <w:shd w:val="clear" w:color="auto" w:fill="auto"/>
          </w:tcPr>
          <w:p w14:paraId="73F89310" w14:textId="077FCA1E" w:rsidR="00E4091F" w:rsidRDefault="00E4091F" w:rsidP="005D25E3">
            <w:pPr>
              <w:pStyle w:val="TableText"/>
            </w:pPr>
            <w:r>
              <w:t>Boolean</w:t>
            </w:r>
          </w:p>
        </w:tc>
        <w:tc>
          <w:tcPr>
            <w:tcW w:w="1617" w:type="dxa"/>
          </w:tcPr>
          <w:p w14:paraId="222ECA05" w14:textId="4C79835D" w:rsidR="00E4091F" w:rsidRPr="00DA2284" w:rsidRDefault="00E4091F" w:rsidP="005D25E3">
            <w:pPr>
              <w:pStyle w:val="TableText"/>
            </w:pPr>
            <w:r w:rsidRPr="00DA2284">
              <w:t>scan</w:t>
            </w:r>
          </w:p>
        </w:tc>
        <w:tc>
          <w:tcPr>
            <w:tcW w:w="1355" w:type="dxa"/>
          </w:tcPr>
          <w:p w14:paraId="7808E95F" w14:textId="6CB175E7" w:rsidR="00E4091F" w:rsidRDefault="00E4091F" w:rsidP="005D25E3">
            <w:pPr>
              <w:pStyle w:val="TableText"/>
            </w:pPr>
            <w:r>
              <w:t>Yes</w:t>
            </w:r>
          </w:p>
        </w:tc>
        <w:tc>
          <w:tcPr>
            <w:tcW w:w="3204" w:type="dxa"/>
          </w:tcPr>
          <w:p w14:paraId="08EDCD43" w14:textId="6F050711" w:rsidR="00E4091F" w:rsidRDefault="00E4091F" w:rsidP="005D25E3">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r w:rsidRPr="00BA7567">
        <w:rPr>
          <w:rFonts w:ascii="Courier New" w:hAnsi="Courier New" w:cs="Courier New"/>
        </w:rPr>
        <w:t>nid</w:t>
      </w:r>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r w:rsidRPr="00BA7567">
        <w:rPr>
          <w:rFonts w:ascii="Courier New" w:hAnsi="Courier New" w:cs="Courier New"/>
        </w:rPr>
        <w:t>nid</w:t>
      </w:r>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r w:rsidR="00C44683" w:rsidRPr="00BA7567">
        <w:rPr>
          <w:rFonts w:ascii="Courier New" w:hAnsi="Courier New" w:cs="Courier New"/>
        </w:rPr>
        <w:t>nid</w:t>
      </w:r>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w:t>
      </w:r>
      <w:proofErr w:type="gramStart"/>
      <w:r w:rsidRPr="00BA7567">
        <w:t>type</w:t>
      </w:r>
      <w:proofErr w:type="gramEnd"/>
      <w:r w:rsidRPr="00BA7567">
        <w:t xml:space="preserve"> field which, with the parent field, forms a unique reference to the parent. </w:t>
      </w:r>
    </w:p>
    <w:p w14:paraId="5337BA6C" w14:textId="09DDF7E0" w:rsidR="00FC7015" w:rsidRPr="00BA7567" w:rsidRDefault="00FC7015" w:rsidP="00FC7015">
      <w:pPr>
        <w:pStyle w:val="BodyText"/>
      </w:pPr>
      <w:r w:rsidRPr="00BA7567">
        <w:lastRenderedPageBreak/>
        <w:t xml:space="preserve">For example, a </w:t>
      </w:r>
      <w:r w:rsidR="005425A5">
        <w:t>point</w:t>
      </w:r>
      <w:r w:rsidR="003213C2" w:rsidRPr="00BA7567">
        <w:t xml:space="preserve"> </w:t>
      </w:r>
      <w:r w:rsidRPr="00BA7567">
        <w:t xml:space="preserve">object needs a </w:t>
      </w:r>
      <w:r w:rsidRPr="00BA7567">
        <w:rPr>
          <w:rFonts w:ascii="Courier New" w:hAnsi="Courier New" w:cs="Courier New"/>
        </w:rPr>
        <w:t>deviceLink</w:t>
      </w:r>
      <w:r w:rsidRPr="00BA7567">
        <w:t xml:space="preserve"> numeric field to refer to its parent </w:t>
      </w:r>
      <w:r w:rsidRPr="00BA7567">
        <w:rPr>
          <w:rFonts w:ascii="Courier New" w:hAnsi="Courier New" w:cs="Courier New"/>
        </w:rPr>
        <w:t>deviceLink</w:t>
      </w:r>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w:t>
      </w:r>
      <w:proofErr w:type="gramStart"/>
      <w:r w:rsidRPr="00BA7567">
        <w:t>type</w:t>
      </w:r>
      <w:proofErr w:type="gramEnd"/>
      <w:r w:rsidRPr="00BA7567">
        <w:t xml:space="preserv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61EAD2BC"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76" w:author="Steve Beadle" w:date="2024-07-12T10:30:00Z">
        <w:r w:rsidR="005123EF" w:rsidRPr="005123EF">
          <w:rPr>
            <w:rStyle w:val="Crossreference"/>
            <w:rPrChange w:id="77" w:author="Steve Beadle" w:date="2024-07-12T10:30:00Z">
              <w:rPr/>
            </w:rPrChange>
          </w:rPr>
          <w:t xml:space="preserve">Table </w:t>
        </w:r>
        <w:r w:rsidR="005123EF" w:rsidRPr="005123EF">
          <w:rPr>
            <w:rStyle w:val="Crossreference"/>
            <w:rPrChange w:id="78" w:author="Steve Beadle" w:date="2024-07-12T10:30:00Z">
              <w:rPr>
                <w:noProof/>
              </w:rPr>
            </w:rPrChange>
          </w:rPr>
          <w:t>2</w:t>
        </w:r>
      </w:ins>
      <w:del w:id="79" w:author="Steve Beadle" w:date="2024-07-12T10:30:00Z">
        <w:r w:rsidR="00324618" w:rsidRPr="005023E0" w:rsidDel="005123EF">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2DE1E191" w:rsidR="004313A4" w:rsidRDefault="004313A4" w:rsidP="009F3044">
      <w:pPr>
        <w:pStyle w:val="Caption"/>
      </w:pPr>
      <w:bookmarkStart w:id="80" w:name="_Ref160537695"/>
      <w:bookmarkStart w:id="81" w:name="_Toc160543308"/>
      <w:bookmarkStart w:id="82" w:name="_Toc170288641"/>
      <w:r>
        <w:t xml:space="preserve">Table </w:t>
      </w:r>
      <w:fldSimple w:instr=" SEQ Table \* ARABIC ">
        <w:r w:rsidR="005123EF">
          <w:rPr>
            <w:noProof/>
          </w:rPr>
          <w:t>2</w:t>
        </w:r>
      </w:fldSimple>
      <w:bookmarkEnd w:id="80"/>
      <w:r>
        <w:tab/>
      </w:r>
      <w:r w:rsidRPr="004313A4">
        <w:t>Channel elements</w:t>
      </w:r>
      <w:bookmarkEnd w:id="81"/>
      <w:bookmarkEnd w:id="82"/>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5D25E3">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5D25E3">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5D25E3">
            <w:pPr>
              <w:pStyle w:val="TableText"/>
              <w:rPr>
                <w:rFonts w:eastAsia="DengXian"/>
              </w:rPr>
            </w:pPr>
            <w:r w:rsidRPr="00AA06A1">
              <w:rPr>
                <w:rFonts w:eastAsia="DengXian"/>
              </w:rPr>
              <w:t>num</w:t>
            </w:r>
          </w:p>
        </w:tc>
        <w:tc>
          <w:tcPr>
            <w:tcW w:w="1386" w:type="dxa"/>
          </w:tcPr>
          <w:p w14:paraId="66A2E29D" w14:textId="77777777" w:rsidR="005A587D" w:rsidRPr="00AA06A1" w:rsidRDefault="005A587D" w:rsidP="005D25E3">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5D25E3">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5D25E3">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5D25E3">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5D25E3">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5D25E3">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5D25E3">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5D25E3">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5D25E3">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5D25E3">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5D25E3">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5D25E3">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5D25E3">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5D25E3">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5D25E3">
            <w:pPr>
              <w:pStyle w:val="TableText"/>
              <w:rPr>
                <w:rFonts w:eastAsia="DengXian"/>
              </w:rPr>
            </w:pPr>
            <w:r w:rsidRPr="00AA06A1">
              <w:rPr>
                <w:rFonts w:eastAsia="DengXian"/>
              </w:rPr>
              <w:t>dns</w:t>
            </w:r>
          </w:p>
        </w:tc>
        <w:tc>
          <w:tcPr>
            <w:tcW w:w="1386" w:type="dxa"/>
          </w:tcPr>
          <w:p w14:paraId="2D2D01D1" w14:textId="77777777" w:rsidR="005A587D" w:rsidRPr="00AA06A1" w:rsidRDefault="005A587D" w:rsidP="005D25E3">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5D25E3">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75FB3C4D"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83" w:author="Steve Beadle" w:date="2024-07-12T10:30:00Z">
        <w:r w:rsidR="005123EF" w:rsidRPr="005123EF">
          <w:rPr>
            <w:rStyle w:val="Crossreference"/>
            <w:rPrChange w:id="84" w:author="Steve Beadle" w:date="2024-07-12T10:30:00Z">
              <w:rPr/>
            </w:rPrChange>
          </w:rPr>
          <w:t xml:space="preserve">Table </w:t>
        </w:r>
        <w:r w:rsidR="005123EF" w:rsidRPr="005123EF">
          <w:rPr>
            <w:rStyle w:val="Crossreference"/>
            <w:rPrChange w:id="85" w:author="Steve Beadle" w:date="2024-07-12T10:30:00Z">
              <w:rPr>
                <w:noProof/>
              </w:rPr>
            </w:rPrChange>
          </w:rPr>
          <w:t>3</w:t>
        </w:r>
      </w:ins>
      <w:del w:id="86" w:author="Steve Beadle" w:date="2024-07-12T10:30:00Z">
        <w:r w:rsidR="00324618" w:rsidRPr="005023E0" w:rsidDel="005123EF">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13BB75F3" w:rsidR="00B14B69" w:rsidRDefault="00B14B69" w:rsidP="00537F2E">
      <w:pPr>
        <w:pStyle w:val="Caption"/>
        <w:keepNext/>
      </w:pPr>
      <w:bookmarkStart w:id="87" w:name="_Ref160457959"/>
      <w:bookmarkStart w:id="88" w:name="_Toc160543309"/>
      <w:bookmarkStart w:id="89" w:name="_Toc170288642"/>
      <w:r>
        <w:t xml:space="preserve">Table </w:t>
      </w:r>
      <w:fldSimple w:instr=" SEQ Table \* ARABIC ">
        <w:r w:rsidR="005123EF">
          <w:rPr>
            <w:noProof/>
          </w:rPr>
          <w:t>3</w:t>
        </w:r>
      </w:fldSimple>
      <w:bookmarkEnd w:id="87"/>
      <w:r>
        <w:tab/>
      </w:r>
      <w:r w:rsidR="005A587D">
        <w:t>Connection</w:t>
      </w:r>
      <w:r w:rsidRPr="00B14B69">
        <w:t xml:space="preserve"> elements</w:t>
      </w:r>
      <w:bookmarkEnd w:id="88"/>
      <w:bookmarkEnd w:id="89"/>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5D25E3">
            <w:pPr>
              <w:pStyle w:val="TableText"/>
            </w:pPr>
            <w:r w:rsidRPr="00DA2284">
              <w:t>Connection Number</w:t>
            </w:r>
          </w:p>
        </w:tc>
        <w:tc>
          <w:tcPr>
            <w:tcW w:w="1019" w:type="dxa"/>
          </w:tcPr>
          <w:p w14:paraId="2CE52BFD" w14:textId="72616A97" w:rsidR="00B14B69" w:rsidRPr="00DA2284" w:rsidRDefault="00B14B69" w:rsidP="005D25E3">
            <w:pPr>
              <w:pStyle w:val="TableText"/>
            </w:pPr>
            <w:r w:rsidRPr="00DA2284">
              <w:t>Integer</w:t>
            </w:r>
          </w:p>
        </w:tc>
        <w:tc>
          <w:tcPr>
            <w:tcW w:w="1101" w:type="dxa"/>
          </w:tcPr>
          <w:p w14:paraId="6ED55782" w14:textId="0CE1D373" w:rsidR="00B14B69" w:rsidRPr="00AA06A1" w:rsidRDefault="00B14B69" w:rsidP="005D25E3">
            <w:pPr>
              <w:pStyle w:val="TableText"/>
            </w:pPr>
            <w:r w:rsidRPr="00AA06A1">
              <w:t>num</w:t>
            </w:r>
          </w:p>
        </w:tc>
        <w:tc>
          <w:tcPr>
            <w:tcW w:w="1355" w:type="dxa"/>
          </w:tcPr>
          <w:p w14:paraId="098B04D3" w14:textId="2960AEF8" w:rsidR="00B14B69" w:rsidRPr="00DA2284" w:rsidRDefault="00B14B69" w:rsidP="005D25E3">
            <w:pPr>
              <w:pStyle w:val="TableText"/>
            </w:pPr>
            <w:r w:rsidRPr="00DA2284">
              <w:t>Yes</w:t>
            </w:r>
          </w:p>
        </w:tc>
        <w:tc>
          <w:tcPr>
            <w:tcW w:w="4019" w:type="dxa"/>
          </w:tcPr>
          <w:p w14:paraId="3544CA06" w14:textId="16FFE3C4" w:rsidR="00B14B69" w:rsidRPr="00DA2284" w:rsidRDefault="00B14B69" w:rsidP="005D25E3">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5D25E3">
            <w:pPr>
              <w:pStyle w:val="TableText"/>
            </w:pPr>
            <w:r w:rsidRPr="00DA2284">
              <w:t>Connection Name</w:t>
            </w:r>
          </w:p>
        </w:tc>
        <w:tc>
          <w:tcPr>
            <w:tcW w:w="1019" w:type="dxa"/>
          </w:tcPr>
          <w:p w14:paraId="20022CCA" w14:textId="0C4817F2" w:rsidR="00B14B69" w:rsidRPr="00DA2284" w:rsidRDefault="00B14B69" w:rsidP="005D25E3">
            <w:pPr>
              <w:pStyle w:val="TableText"/>
            </w:pPr>
            <w:r w:rsidRPr="00DA2284">
              <w:t>String</w:t>
            </w:r>
          </w:p>
        </w:tc>
        <w:tc>
          <w:tcPr>
            <w:tcW w:w="1101" w:type="dxa"/>
          </w:tcPr>
          <w:p w14:paraId="0E7D15D5" w14:textId="457B2B24" w:rsidR="00B14B69" w:rsidRPr="00AA06A1" w:rsidRDefault="00B14B69" w:rsidP="005D25E3">
            <w:pPr>
              <w:pStyle w:val="TableText"/>
            </w:pPr>
            <w:r w:rsidRPr="00AA06A1">
              <w:t>name</w:t>
            </w:r>
          </w:p>
        </w:tc>
        <w:tc>
          <w:tcPr>
            <w:tcW w:w="1355" w:type="dxa"/>
          </w:tcPr>
          <w:p w14:paraId="6FBB34B0" w14:textId="36D1998B" w:rsidR="00B14B69" w:rsidRPr="00DA2284" w:rsidRDefault="00B14B69" w:rsidP="005D25E3">
            <w:pPr>
              <w:pStyle w:val="TableText"/>
            </w:pPr>
            <w:r w:rsidRPr="00DA2284">
              <w:t>Yes</w:t>
            </w:r>
          </w:p>
        </w:tc>
        <w:tc>
          <w:tcPr>
            <w:tcW w:w="4019" w:type="dxa"/>
          </w:tcPr>
          <w:p w14:paraId="7BE1397F" w14:textId="66F1FD6D" w:rsidR="00B14B69" w:rsidRPr="00DA2284" w:rsidRDefault="00B14B69" w:rsidP="005D25E3">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5D25E3">
            <w:pPr>
              <w:pStyle w:val="TableText"/>
            </w:pPr>
            <w:r w:rsidRPr="00DA2284">
              <w:t>Channel Number</w:t>
            </w:r>
          </w:p>
        </w:tc>
        <w:tc>
          <w:tcPr>
            <w:tcW w:w="1019" w:type="dxa"/>
          </w:tcPr>
          <w:p w14:paraId="32707D46" w14:textId="5C8AB924" w:rsidR="00B14B69" w:rsidRPr="00DA2284" w:rsidRDefault="00B14B69" w:rsidP="005D25E3">
            <w:pPr>
              <w:pStyle w:val="TableText"/>
            </w:pPr>
            <w:r w:rsidRPr="00DA2284">
              <w:t>Integer</w:t>
            </w:r>
          </w:p>
        </w:tc>
        <w:tc>
          <w:tcPr>
            <w:tcW w:w="1101" w:type="dxa"/>
          </w:tcPr>
          <w:p w14:paraId="2082AFC9" w14:textId="4444E4D9" w:rsidR="00B14B69" w:rsidRPr="00AA06A1" w:rsidRDefault="00B14B69" w:rsidP="005D25E3">
            <w:pPr>
              <w:pStyle w:val="TableText"/>
            </w:pPr>
            <w:r w:rsidRPr="00AA06A1">
              <w:t>channel</w:t>
            </w:r>
          </w:p>
        </w:tc>
        <w:tc>
          <w:tcPr>
            <w:tcW w:w="1355" w:type="dxa"/>
          </w:tcPr>
          <w:p w14:paraId="509E8530" w14:textId="49A1BAEA" w:rsidR="00B14B69" w:rsidRPr="00DA2284" w:rsidRDefault="00B14B69" w:rsidP="005D25E3">
            <w:pPr>
              <w:pStyle w:val="TableText"/>
            </w:pPr>
            <w:r w:rsidRPr="00DA2284">
              <w:t>Yes</w:t>
            </w:r>
          </w:p>
        </w:tc>
        <w:tc>
          <w:tcPr>
            <w:tcW w:w="4019" w:type="dxa"/>
          </w:tcPr>
          <w:p w14:paraId="6C68741A" w14:textId="14762451" w:rsidR="00B14B69" w:rsidRPr="00DA2284" w:rsidRDefault="00B14B69" w:rsidP="005D25E3">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5D25E3">
            <w:pPr>
              <w:pStyle w:val="TableText"/>
            </w:pPr>
            <w:r w:rsidRPr="00DA2284">
              <w:t>Network Protocol</w:t>
            </w:r>
          </w:p>
        </w:tc>
        <w:tc>
          <w:tcPr>
            <w:tcW w:w="1019" w:type="dxa"/>
          </w:tcPr>
          <w:p w14:paraId="779F218A" w14:textId="36013D36" w:rsidR="00B14B69" w:rsidRPr="00DA2284" w:rsidRDefault="00B14B69" w:rsidP="005D25E3">
            <w:pPr>
              <w:pStyle w:val="TableText"/>
            </w:pPr>
            <w:r w:rsidRPr="00DA2284">
              <w:t>Integer</w:t>
            </w:r>
          </w:p>
        </w:tc>
        <w:tc>
          <w:tcPr>
            <w:tcW w:w="1101" w:type="dxa"/>
          </w:tcPr>
          <w:p w14:paraId="2ED69CE0" w14:textId="5EA1ED48" w:rsidR="00B14B69" w:rsidRPr="00AA06A1" w:rsidRDefault="00B14B69" w:rsidP="005D25E3">
            <w:pPr>
              <w:pStyle w:val="TableText"/>
            </w:pPr>
            <w:r w:rsidRPr="00AA06A1">
              <w:t>prot</w:t>
            </w:r>
          </w:p>
        </w:tc>
        <w:tc>
          <w:tcPr>
            <w:tcW w:w="1355" w:type="dxa"/>
          </w:tcPr>
          <w:p w14:paraId="7A4D0D05" w14:textId="23E5F3FB" w:rsidR="00B14B69" w:rsidRPr="00DA2284" w:rsidRDefault="00B14B69" w:rsidP="005D25E3">
            <w:pPr>
              <w:pStyle w:val="TableText"/>
            </w:pPr>
            <w:r w:rsidRPr="00DA2284">
              <w:t>Yes</w:t>
            </w:r>
          </w:p>
        </w:tc>
        <w:tc>
          <w:tcPr>
            <w:tcW w:w="4019" w:type="dxa"/>
          </w:tcPr>
          <w:p w14:paraId="07291B35" w14:textId="77777777" w:rsidR="004313A4" w:rsidRPr="003E2427" w:rsidRDefault="00B14B69" w:rsidP="005D25E3">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5D25E3">
            <w:pPr>
              <w:pStyle w:val="TableText"/>
            </w:pPr>
            <w:r w:rsidRPr="003E2427">
              <w:t>0 – IPv4 (TCP)</w:t>
            </w:r>
          </w:p>
          <w:p w14:paraId="78F97C3D" w14:textId="51CD3FC2" w:rsidR="00B14B69" w:rsidRPr="003E2427" w:rsidRDefault="004313A4" w:rsidP="005D25E3">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5D25E3">
            <w:pPr>
              <w:pStyle w:val="TableText"/>
            </w:pPr>
            <w:r w:rsidRPr="00DA2284">
              <w:lastRenderedPageBreak/>
              <w:t>Network Information</w:t>
            </w:r>
          </w:p>
        </w:tc>
        <w:tc>
          <w:tcPr>
            <w:tcW w:w="1019" w:type="dxa"/>
          </w:tcPr>
          <w:p w14:paraId="7F18AD11" w14:textId="0B193E1A" w:rsidR="00B14B69" w:rsidRPr="00DA2284" w:rsidRDefault="00B14B69" w:rsidP="005D25E3">
            <w:pPr>
              <w:pStyle w:val="TableText"/>
            </w:pPr>
            <w:r w:rsidRPr="00DA2284">
              <w:t>String</w:t>
            </w:r>
          </w:p>
        </w:tc>
        <w:tc>
          <w:tcPr>
            <w:tcW w:w="1101" w:type="dxa"/>
          </w:tcPr>
          <w:p w14:paraId="70B455F1" w14:textId="0544B40B" w:rsidR="00B14B69" w:rsidRPr="00AA06A1" w:rsidRDefault="00B14B69" w:rsidP="005D25E3">
            <w:pPr>
              <w:pStyle w:val="TableText"/>
            </w:pPr>
            <w:r w:rsidRPr="00AA06A1">
              <w:t>net</w:t>
            </w:r>
          </w:p>
        </w:tc>
        <w:tc>
          <w:tcPr>
            <w:tcW w:w="1355" w:type="dxa"/>
          </w:tcPr>
          <w:p w14:paraId="5151E6A0" w14:textId="39F30A86" w:rsidR="00B14B69" w:rsidRPr="00DA2284" w:rsidRDefault="00B14B69" w:rsidP="005D25E3">
            <w:pPr>
              <w:pStyle w:val="TableText"/>
            </w:pPr>
            <w:r w:rsidRPr="00DA2284">
              <w:t>Yes</w:t>
            </w:r>
          </w:p>
        </w:tc>
        <w:tc>
          <w:tcPr>
            <w:tcW w:w="4019" w:type="dxa"/>
          </w:tcPr>
          <w:p w14:paraId="4E096D81" w14:textId="133212C9" w:rsidR="00B14B69" w:rsidRPr="00DA2284" w:rsidRDefault="00B14B69" w:rsidP="005D25E3">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5D25E3">
            <w:pPr>
              <w:pStyle w:val="TableText"/>
            </w:pPr>
            <w:r w:rsidRPr="00DA2284">
              <w:t>Retries</w:t>
            </w:r>
          </w:p>
        </w:tc>
        <w:tc>
          <w:tcPr>
            <w:tcW w:w="1019" w:type="dxa"/>
          </w:tcPr>
          <w:p w14:paraId="4A396196" w14:textId="4B156D6D" w:rsidR="00B14B69" w:rsidRPr="00DA2284" w:rsidRDefault="00B14B69" w:rsidP="005D25E3">
            <w:pPr>
              <w:pStyle w:val="TableText"/>
            </w:pPr>
            <w:r w:rsidRPr="00DA2284">
              <w:t>Integer</w:t>
            </w:r>
          </w:p>
        </w:tc>
        <w:tc>
          <w:tcPr>
            <w:tcW w:w="1101" w:type="dxa"/>
          </w:tcPr>
          <w:p w14:paraId="16619322" w14:textId="1013CEE3" w:rsidR="00B14B69" w:rsidRPr="00AA06A1" w:rsidRDefault="00B14B69" w:rsidP="005D25E3">
            <w:pPr>
              <w:pStyle w:val="TableText"/>
            </w:pPr>
            <w:r w:rsidRPr="00AA06A1">
              <w:t>retries</w:t>
            </w:r>
          </w:p>
        </w:tc>
        <w:tc>
          <w:tcPr>
            <w:tcW w:w="1355" w:type="dxa"/>
          </w:tcPr>
          <w:p w14:paraId="38563873" w14:textId="62F482B3" w:rsidR="00B14B69" w:rsidRPr="00DA2284" w:rsidRDefault="00B14B69" w:rsidP="005D25E3">
            <w:pPr>
              <w:pStyle w:val="TableText"/>
            </w:pPr>
            <w:r w:rsidRPr="00DA2284">
              <w:t>No</w:t>
            </w:r>
          </w:p>
        </w:tc>
        <w:tc>
          <w:tcPr>
            <w:tcW w:w="4019" w:type="dxa"/>
          </w:tcPr>
          <w:p w14:paraId="5EC056FD" w14:textId="5946FB9F" w:rsidR="00B14B69" w:rsidRPr="00DA2284" w:rsidRDefault="00B14B69" w:rsidP="005D25E3">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5D25E3">
            <w:pPr>
              <w:pStyle w:val="TableText"/>
            </w:pPr>
            <w:r w:rsidRPr="00DA2284">
              <w:t>Backoff</w:t>
            </w:r>
          </w:p>
        </w:tc>
        <w:tc>
          <w:tcPr>
            <w:tcW w:w="1019" w:type="dxa"/>
          </w:tcPr>
          <w:p w14:paraId="61E3EDFF" w14:textId="2EC44AE5" w:rsidR="00B14B69" w:rsidRPr="00DA2284" w:rsidRDefault="00B14B69" w:rsidP="005D25E3">
            <w:pPr>
              <w:pStyle w:val="TableText"/>
            </w:pPr>
            <w:r w:rsidRPr="00DA2284">
              <w:t>Integer</w:t>
            </w:r>
          </w:p>
        </w:tc>
        <w:tc>
          <w:tcPr>
            <w:tcW w:w="1101" w:type="dxa"/>
          </w:tcPr>
          <w:p w14:paraId="002E32FF" w14:textId="3B79F61A" w:rsidR="00B14B69" w:rsidRPr="00AA06A1" w:rsidRDefault="00B14B69" w:rsidP="005D25E3">
            <w:pPr>
              <w:pStyle w:val="TableText"/>
            </w:pPr>
            <w:r w:rsidRPr="00AA06A1">
              <w:t>backoff</w:t>
            </w:r>
          </w:p>
        </w:tc>
        <w:tc>
          <w:tcPr>
            <w:tcW w:w="1355" w:type="dxa"/>
          </w:tcPr>
          <w:p w14:paraId="07670E92" w14:textId="50E32527" w:rsidR="00B14B69" w:rsidRPr="00DA2284" w:rsidRDefault="00B14B69" w:rsidP="005D25E3">
            <w:pPr>
              <w:pStyle w:val="TableText"/>
            </w:pPr>
            <w:r w:rsidRPr="00DA2284">
              <w:t>No</w:t>
            </w:r>
          </w:p>
        </w:tc>
        <w:tc>
          <w:tcPr>
            <w:tcW w:w="4019" w:type="dxa"/>
          </w:tcPr>
          <w:p w14:paraId="17A6B7C8" w14:textId="35151D9D" w:rsidR="00B14B69" w:rsidRPr="00DA2284" w:rsidRDefault="00B14B69" w:rsidP="005D25E3">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proofErr w:type="gramStart"/>
      <w:r>
        <w:t>ABCD:EF</w:t>
      </w:r>
      <w:proofErr w:type="gramEnd"/>
      <w:r>
        <w:t xml:space="preserve">01:2345:6789:ABCD:EF01:2345:6789 </w:t>
      </w:r>
    </w:p>
    <w:p w14:paraId="6712EEBE" w14:textId="77777777" w:rsidR="00DA2284" w:rsidRDefault="00DA2284" w:rsidP="00E76727">
      <w:pPr>
        <w:pStyle w:val="BulletIndent"/>
      </w:pPr>
      <w:r>
        <w:t>[</w:t>
      </w:r>
      <w:proofErr w:type="gramStart"/>
      <w:r>
        <w:t>ABCD:EF</w:t>
      </w:r>
      <w:proofErr w:type="gramEnd"/>
      <w:r>
        <w:t>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w:t>
      </w:r>
      <w:proofErr w:type="gramStart"/>
      <w:r>
        <w:t>a number of</w:t>
      </w:r>
      <w:proofErr w:type="gramEnd"/>
      <w:r>
        <w:t xml:space="preserve">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w:t>
      </w:r>
      <w:proofErr w:type="gramStart"/>
      <w:r>
        <w:t>a number of</w:t>
      </w:r>
      <w:proofErr w:type="gramEnd"/>
      <w:r>
        <w:t xml:space="preserve">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90" w:name="_Toc170288559"/>
      <w:r w:rsidRPr="005A587D">
        <w:lastRenderedPageBreak/>
        <w:t xml:space="preserve">Connection </w:t>
      </w:r>
      <w:r w:rsidR="006B0494" w:rsidRPr="005A587D">
        <w:t>scheduling</w:t>
      </w:r>
      <w:bookmarkEnd w:id="90"/>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47D9023" w:rsidR="005A587D" w:rsidRDefault="005A587D" w:rsidP="005A587D">
      <w:pPr>
        <w:pStyle w:val="BodyText"/>
      </w:pPr>
      <w:r>
        <w:t xml:space="preserve">The scheduled connection entry defines when these scheduled connections should occur. </w:t>
      </w:r>
      <w:r w:rsidR="00236EBD">
        <w:t xml:space="preserve">The capability section of the Field Device Profile specifies the number of available connection schedules. </w:t>
      </w:r>
      <w:r>
        <w:t>The fields are as follows:</w:t>
      </w:r>
    </w:p>
    <w:p w14:paraId="1645E89C" w14:textId="2421213D"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91" w:author="Steve Beadle" w:date="2024-07-12T10:30:00Z">
        <w:r w:rsidR="005123EF" w:rsidRPr="005123EF">
          <w:rPr>
            <w:rStyle w:val="Crossreference"/>
            <w:rPrChange w:id="92" w:author="Steve Beadle" w:date="2024-07-12T10:30:00Z">
              <w:rPr/>
            </w:rPrChange>
          </w:rPr>
          <w:t xml:space="preserve">Table </w:t>
        </w:r>
        <w:r w:rsidR="005123EF" w:rsidRPr="005123EF">
          <w:rPr>
            <w:rStyle w:val="Crossreference"/>
            <w:rPrChange w:id="93" w:author="Steve Beadle" w:date="2024-07-12T10:30:00Z">
              <w:rPr>
                <w:noProof/>
              </w:rPr>
            </w:rPrChange>
          </w:rPr>
          <w:t>4</w:t>
        </w:r>
      </w:ins>
      <w:del w:id="94" w:author="Steve Beadle" w:date="2024-07-12T10:30:00Z">
        <w:r w:rsidR="00324618" w:rsidRPr="005023E0" w:rsidDel="005123EF">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r w:rsidR="005A587D" w:rsidRPr="005A587D">
        <w:rPr>
          <w:b/>
          <w:bCs/>
        </w:rPr>
        <w:t>connectionSchedule</w:t>
      </w:r>
      <w:r w:rsidR="005A587D">
        <w:t>.</w:t>
      </w:r>
    </w:p>
    <w:p w14:paraId="1AD757B4" w14:textId="510DB4A6" w:rsidR="005A587D" w:rsidRDefault="00732C0C" w:rsidP="009F3044">
      <w:pPr>
        <w:pStyle w:val="Caption"/>
      </w:pPr>
      <w:bookmarkStart w:id="95" w:name="_Ref160460276"/>
      <w:bookmarkStart w:id="96" w:name="_Toc160543310"/>
      <w:bookmarkStart w:id="97" w:name="_Toc170288643"/>
      <w:r>
        <w:t xml:space="preserve">Table </w:t>
      </w:r>
      <w:fldSimple w:instr=" SEQ Table \* ARABIC ">
        <w:r w:rsidR="005123EF">
          <w:rPr>
            <w:noProof/>
          </w:rPr>
          <w:t>4</w:t>
        </w:r>
      </w:fldSimple>
      <w:bookmarkEnd w:id="95"/>
      <w:r>
        <w:tab/>
      </w:r>
      <w:r w:rsidRPr="00732C0C">
        <w:t xml:space="preserve">Information used in defining </w:t>
      </w:r>
      <w:r w:rsidR="00F14026">
        <w:t>s</w:t>
      </w:r>
      <w:r w:rsidRPr="00732C0C">
        <w:t xml:space="preserve">cheduled </w:t>
      </w:r>
      <w:proofErr w:type="gramStart"/>
      <w:r w:rsidR="00F14026">
        <w:t>c</w:t>
      </w:r>
      <w:r w:rsidRPr="00732C0C">
        <w:t>onnections</w:t>
      </w:r>
      <w:bookmarkEnd w:id="96"/>
      <w:bookmarkEnd w:id="97"/>
      <w:proofErr w:type="gramEnd"/>
    </w:p>
    <w:tbl>
      <w:tblPr>
        <w:tblStyle w:val="LucidTable2"/>
        <w:tblW w:w="9072" w:type="dxa"/>
        <w:jc w:val="center"/>
        <w:tblLook w:val="04A0" w:firstRow="1" w:lastRow="0" w:firstColumn="1" w:lastColumn="0" w:noHBand="0" w:noVBand="1"/>
      </w:tblPr>
      <w:tblGrid>
        <w:gridCol w:w="1982"/>
        <w:gridCol w:w="978"/>
        <w:gridCol w:w="1519"/>
        <w:gridCol w:w="1355"/>
        <w:gridCol w:w="3238"/>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5D25E3">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5D25E3">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5D25E3">
            <w:pPr>
              <w:pStyle w:val="TableText"/>
              <w:rPr>
                <w:rFonts w:eastAsia="DengXian"/>
              </w:rPr>
            </w:pPr>
            <w:r w:rsidRPr="00AA06A1">
              <w:rPr>
                <w:rFonts w:eastAsia="DengXian"/>
              </w:rPr>
              <w:t>num</w:t>
            </w:r>
          </w:p>
        </w:tc>
        <w:tc>
          <w:tcPr>
            <w:tcW w:w="0" w:type="auto"/>
          </w:tcPr>
          <w:p w14:paraId="4BD5DC64" w14:textId="77777777" w:rsidR="005A587D" w:rsidRPr="00AA06A1" w:rsidRDefault="005A587D" w:rsidP="005D25E3">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5D25E3">
            <w:pPr>
              <w:pStyle w:val="TableText"/>
              <w:rPr>
                <w:rFonts w:eastAsia="DengXian"/>
              </w:rPr>
            </w:pPr>
            <w:r w:rsidRPr="0095636A">
              <w:rPr>
                <w:rFonts w:eastAsia="DengXian"/>
              </w:rPr>
              <w:t>Storage Index</w:t>
            </w:r>
          </w:p>
        </w:tc>
      </w:tr>
      <w:tr w:rsidR="00732C0C" w:rsidRPr="005A587D" w14:paraId="70052CA6" w14:textId="77777777" w:rsidTr="00265A9F">
        <w:trPr>
          <w:jc w:val="center"/>
        </w:trPr>
        <w:tc>
          <w:tcPr>
            <w:tcW w:w="0" w:type="auto"/>
          </w:tcPr>
          <w:p w14:paraId="49CCBAAD" w14:textId="77777777" w:rsidR="005A587D" w:rsidRPr="00AA06A1" w:rsidRDefault="005A587D" w:rsidP="005D25E3">
            <w:pPr>
              <w:pStyle w:val="TableText"/>
              <w:rPr>
                <w:rFonts w:eastAsia="DengXian"/>
              </w:rPr>
            </w:pPr>
            <w:r w:rsidRPr="00AA06A1">
              <w:rPr>
                <w:rFonts w:eastAsia="DengXian"/>
              </w:rPr>
              <w:t>Start Time</w:t>
            </w:r>
          </w:p>
        </w:tc>
        <w:tc>
          <w:tcPr>
            <w:tcW w:w="0" w:type="auto"/>
          </w:tcPr>
          <w:p w14:paraId="4E22523E" w14:textId="77777777" w:rsidR="005A587D" w:rsidRPr="00AA06A1" w:rsidRDefault="005A587D" w:rsidP="005D25E3">
            <w:pPr>
              <w:pStyle w:val="TableText"/>
              <w:rPr>
                <w:rFonts w:eastAsia="DengXian"/>
              </w:rPr>
            </w:pPr>
            <w:r w:rsidRPr="00AA06A1">
              <w:rPr>
                <w:rFonts w:eastAsia="DengXian"/>
              </w:rPr>
              <w:t>Number</w:t>
            </w:r>
          </w:p>
        </w:tc>
        <w:tc>
          <w:tcPr>
            <w:tcW w:w="0" w:type="auto"/>
          </w:tcPr>
          <w:p w14:paraId="15B9F4BC" w14:textId="77777777" w:rsidR="005A587D" w:rsidRPr="00AA06A1" w:rsidRDefault="005A587D" w:rsidP="005D25E3">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5D25E3">
            <w:pPr>
              <w:pStyle w:val="TableText"/>
              <w:rPr>
                <w:rFonts w:eastAsia="DengXian"/>
              </w:rPr>
            </w:pPr>
            <w:r w:rsidRPr="00AA06A1">
              <w:rPr>
                <w:rFonts w:eastAsia="DengXian"/>
              </w:rPr>
              <w:t>No</w:t>
            </w:r>
          </w:p>
        </w:tc>
        <w:tc>
          <w:tcPr>
            <w:tcW w:w="3238" w:type="dxa"/>
          </w:tcPr>
          <w:p w14:paraId="6F8F8599" w14:textId="5D9AFB25" w:rsidR="005A587D" w:rsidRPr="00AA06A1" w:rsidRDefault="005A587D" w:rsidP="005D25E3">
            <w:pPr>
              <w:pStyle w:val="TableText"/>
              <w:rPr>
                <w:rFonts w:eastAsia="DengXian"/>
              </w:rPr>
            </w:pPr>
            <w:r w:rsidRPr="00AA06A1">
              <w:rPr>
                <w:rFonts w:eastAsia="DengXian"/>
              </w:rPr>
              <w:t xml:space="preserve">The start time for the scheduled connection, as an offset in milliseconds from the start of the </w:t>
            </w:r>
            <w:r w:rsidR="005D25E3">
              <w:rPr>
                <w:rFonts w:eastAsia="DengXian"/>
              </w:rPr>
              <w:t>specified b</w:t>
            </w:r>
            <w:r w:rsidRPr="00AA06A1">
              <w:rPr>
                <w:rFonts w:eastAsia="DengXian"/>
              </w:rPr>
              <w:t>oundary).</w:t>
            </w:r>
          </w:p>
        </w:tc>
      </w:tr>
      <w:tr w:rsidR="00732C0C" w:rsidRPr="005A587D" w14:paraId="1F2FEEEC" w14:textId="77777777" w:rsidTr="00265A9F">
        <w:trPr>
          <w:jc w:val="center"/>
        </w:trPr>
        <w:tc>
          <w:tcPr>
            <w:tcW w:w="0" w:type="auto"/>
          </w:tcPr>
          <w:p w14:paraId="118ED611" w14:textId="77777777" w:rsidR="005A587D" w:rsidRPr="00AA06A1" w:rsidRDefault="005A587D" w:rsidP="005D25E3">
            <w:pPr>
              <w:pStyle w:val="TableText"/>
              <w:rPr>
                <w:rFonts w:eastAsia="DengXian"/>
              </w:rPr>
            </w:pPr>
            <w:r w:rsidRPr="00AA06A1">
              <w:rPr>
                <w:rFonts w:eastAsia="DengXian"/>
              </w:rPr>
              <w:t>Repeat Interval</w:t>
            </w:r>
          </w:p>
        </w:tc>
        <w:tc>
          <w:tcPr>
            <w:tcW w:w="0" w:type="auto"/>
          </w:tcPr>
          <w:p w14:paraId="2FB70419" w14:textId="77777777" w:rsidR="005A587D" w:rsidRPr="00AA06A1" w:rsidRDefault="005A587D" w:rsidP="005D25E3">
            <w:pPr>
              <w:pStyle w:val="TableText"/>
              <w:rPr>
                <w:rFonts w:eastAsia="DengXian"/>
              </w:rPr>
            </w:pPr>
            <w:r w:rsidRPr="00AA06A1">
              <w:rPr>
                <w:rFonts w:eastAsia="DengXian"/>
              </w:rPr>
              <w:t>Number</w:t>
            </w:r>
          </w:p>
        </w:tc>
        <w:tc>
          <w:tcPr>
            <w:tcW w:w="0" w:type="auto"/>
          </w:tcPr>
          <w:p w14:paraId="1B24F638" w14:textId="77777777" w:rsidR="005A587D" w:rsidRPr="00AA06A1" w:rsidRDefault="005A587D" w:rsidP="005D25E3">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5D25E3">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5D25E3">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trPr>
        <w:tc>
          <w:tcPr>
            <w:tcW w:w="0" w:type="auto"/>
          </w:tcPr>
          <w:p w14:paraId="4B6466FF" w14:textId="3E1F8F03" w:rsidR="005D25E3" w:rsidRPr="00AA06A1" w:rsidRDefault="005D25E3" w:rsidP="005D25E3">
            <w:pPr>
              <w:pStyle w:val="TableText"/>
              <w:rPr>
                <w:rFonts w:eastAsia="DengXian"/>
              </w:rPr>
            </w:pPr>
            <w:r>
              <w:rPr>
                <w:rFonts w:eastAsia="DengXian"/>
              </w:rPr>
              <w:t>Repeat Count</w:t>
            </w:r>
          </w:p>
        </w:tc>
        <w:tc>
          <w:tcPr>
            <w:tcW w:w="0" w:type="auto"/>
          </w:tcPr>
          <w:p w14:paraId="65D01A94" w14:textId="290E6F30" w:rsidR="005D25E3" w:rsidRPr="00AA06A1" w:rsidRDefault="005D25E3" w:rsidP="005D25E3">
            <w:pPr>
              <w:pStyle w:val="TableText"/>
              <w:rPr>
                <w:rFonts w:eastAsia="DengXian"/>
              </w:rPr>
            </w:pPr>
            <w:r>
              <w:rPr>
                <w:rFonts w:eastAsia="DengXian"/>
              </w:rPr>
              <w:t>Integer</w:t>
            </w:r>
          </w:p>
        </w:tc>
        <w:tc>
          <w:tcPr>
            <w:tcW w:w="0" w:type="auto"/>
          </w:tcPr>
          <w:p w14:paraId="7B9886B7" w14:textId="6E1675BE" w:rsidR="005D25E3" w:rsidRPr="00AA06A1" w:rsidRDefault="005D25E3" w:rsidP="005D25E3">
            <w:pPr>
              <w:pStyle w:val="TableText"/>
              <w:rPr>
                <w:rFonts w:eastAsia="DengXian"/>
              </w:rPr>
            </w:pPr>
            <w:r>
              <w:rPr>
                <w:rFonts w:eastAsia="DengXian"/>
              </w:rPr>
              <w:t>count</w:t>
            </w:r>
          </w:p>
        </w:tc>
        <w:tc>
          <w:tcPr>
            <w:tcW w:w="0" w:type="auto"/>
          </w:tcPr>
          <w:p w14:paraId="25750A5A" w14:textId="1C25BAA3" w:rsidR="005D25E3" w:rsidRPr="00AA06A1" w:rsidRDefault="005D25E3" w:rsidP="005D25E3">
            <w:pPr>
              <w:pStyle w:val="TableText"/>
              <w:rPr>
                <w:rFonts w:eastAsia="DengXian"/>
              </w:rPr>
            </w:pPr>
            <w:r>
              <w:rPr>
                <w:rFonts w:eastAsia="DengXian"/>
              </w:rPr>
              <w:t>No</w:t>
            </w:r>
          </w:p>
        </w:tc>
        <w:tc>
          <w:tcPr>
            <w:tcW w:w="3238" w:type="dxa"/>
          </w:tcPr>
          <w:p w14:paraId="161AD984" w14:textId="133439B2" w:rsidR="005D25E3" w:rsidRPr="00AA06A1" w:rsidRDefault="005D25E3" w:rsidP="005D25E3">
            <w:pPr>
              <w:pStyle w:val="TableText"/>
              <w:rPr>
                <w:rFonts w:eastAsia="DengXian"/>
              </w:rPr>
            </w:pPr>
            <w:r w:rsidRPr="005D25E3">
              <w:rPr>
                <w:rFonts w:eastAsia="DengXian"/>
              </w:rPr>
              <w:t>The number of repeats during the startBoundary interval</w:t>
            </w:r>
          </w:p>
        </w:tc>
      </w:tr>
      <w:tr w:rsidR="00732C0C" w:rsidRPr="005A587D" w14:paraId="3F084052" w14:textId="77777777" w:rsidTr="00265A9F">
        <w:trPr>
          <w:jc w:val="center"/>
        </w:trPr>
        <w:tc>
          <w:tcPr>
            <w:tcW w:w="0" w:type="auto"/>
          </w:tcPr>
          <w:p w14:paraId="0CEDA64F" w14:textId="77777777" w:rsidR="005A587D" w:rsidRPr="00AA06A1" w:rsidRDefault="005A587D" w:rsidP="005D25E3">
            <w:pPr>
              <w:pStyle w:val="TableText"/>
              <w:rPr>
                <w:rFonts w:eastAsia="DengXian"/>
              </w:rPr>
            </w:pPr>
            <w:r w:rsidRPr="00AA06A1">
              <w:rPr>
                <w:rFonts w:eastAsia="DengXian"/>
              </w:rPr>
              <w:t>Start Time Boundary</w:t>
            </w:r>
          </w:p>
        </w:tc>
        <w:tc>
          <w:tcPr>
            <w:tcW w:w="0" w:type="auto"/>
          </w:tcPr>
          <w:p w14:paraId="1411DE9F" w14:textId="77777777" w:rsidR="005A587D" w:rsidRPr="00AA06A1" w:rsidRDefault="005A587D" w:rsidP="005D25E3">
            <w:pPr>
              <w:pStyle w:val="TableText"/>
              <w:rPr>
                <w:rFonts w:eastAsia="DengXian"/>
              </w:rPr>
            </w:pPr>
            <w:r w:rsidRPr="00AA06A1">
              <w:rPr>
                <w:rFonts w:eastAsia="DengXian"/>
              </w:rPr>
              <w:t>Number</w:t>
            </w:r>
          </w:p>
        </w:tc>
        <w:tc>
          <w:tcPr>
            <w:tcW w:w="0" w:type="auto"/>
          </w:tcPr>
          <w:p w14:paraId="0C963CE7" w14:textId="77777777" w:rsidR="005A587D" w:rsidRPr="00AA06A1" w:rsidRDefault="005A587D" w:rsidP="005D25E3">
            <w:pPr>
              <w:pStyle w:val="TableText"/>
              <w:rPr>
                <w:rFonts w:eastAsia="DengXian"/>
              </w:rPr>
            </w:pPr>
            <w:r w:rsidRPr="00AA06A1">
              <w:rPr>
                <w:rFonts w:eastAsia="DengXian"/>
              </w:rPr>
              <w:t>startBoundary</w:t>
            </w:r>
          </w:p>
        </w:tc>
        <w:tc>
          <w:tcPr>
            <w:tcW w:w="0" w:type="auto"/>
          </w:tcPr>
          <w:p w14:paraId="7AAB13CD" w14:textId="77777777" w:rsidR="005A587D" w:rsidRPr="00AA06A1" w:rsidRDefault="005A587D" w:rsidP="005D25E3">
            <w:pPr>
              <w:pStyle w:val="TableText"/>
              <w:rPr>
                <w:rFonts w:eastAsia="DengXian"/>
              </w:rPr>
            </w:pPr>
            <w:r w:rsidRPr="00AA06A1">
              <w:rPr>
                <w:rFonts w:eastAsia="DengXian"/>
              </w:rPr>
              <w:t>No</w:t>
            </w:r>
          </w:p>
        </w:tc>
        <w:tc>
          <w:tcPr>
            <w:tcW w:w="3238" w:type="dxa"/>
          </w:tcPr>
          <w:p w14:paraId="10238DEC" w14:textId="64B04ECF" w:rsidR="005A587D" w:rsidRPr="00AA06A1" w:rsidRDefault="00236EBD" w:rsidP="005D25E3">
            <w:pPr>
              <w:pStyle w:val="TableText"/>
              <w:rPr>
                <w:rFonts w:eastAsia="DengXian"/>
              </w:rPr>
            </w:pPr>
            <w:r>
              <w:rPr>
                <w:rFonts w:eastAsia="DengXian"/>
              </w:rPr>
              <w:t>0 = Day</w:t>
            </w:r>
            <w:r w:rsidR="005D25E3">
              <w:rPr>
                <w:rFonts w:eastAsia="DengXian"/>
              </w:rPr>
              <w:t xml:space="preserve"> (default)</w:t>
            </w:r>
            <w:r>
              <w:rPr>
                <w:rFonts w:eastAsia="DengXian"/>
              </w:rPr>
              <w:t>, 1 = Week, 2 = Month.</w:t>
            </w:r>
          </w:p>
        </w:tc>
      </w:tr>
    </w:tbl>
    <w:p w14:paraId="1F651518" w14:textId="77777777" w:rsidR="005A587D" w:rsidRDefault="005A587D" w:rsidP="005A587D">
      <w:pPr>
        <w:pStyle w:val="BodyText"/>
      </w:pP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5815A00C"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5123EF">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98" w:author="Steve Beadle" w:date="2024-07-12T10:30:00Z">
        <w:r w:rsidR="005123EF" w:rsidRPr="005123EF">
          <w:rPr>
            <w:rStyle w:val="Crossreference"/>
            <w:rPrChange w:id="99" w:author="Steve Beadle" w:date="2024-07-12T10:30:00Z">
              <w:rPr/>
            </w:rPrChange>
          </w:rPr>
          <w:t>Time formats</w:t>
        </w:r>
      </w:ins>
      <w:del w:id="100" w:author="Steve Beadle" w:date="2024-07-12T10:30:00Z">
        <w:r w:rsidR="00324618" w:rsidRPr="005023E0" w:rsidDel="005123EF">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the same time each week. For example, a connection at the start of Tuesday and Friday is achieved using a boundary of a week, a start time of 24 hours</w:t>
      </w:r>
      <w:r w:rsidR="00653BF6">
        <w:t>,</w:t>
      </w:r>
      <w:r>
        <w:t xml:space="preserve"> and an interval of three days.</w:t>
      </w:r>
    </w:p>
    <w:p w14:paraId="1287287B" w14:textId="24619249" w:rsidR="005D25E3" w:rsidRPr="005023E0" w:rsidRDefault="005D25E3" w:rsidP="00732C0C">
      <w:pPr>
        <w:pStyle w:val="BodyText"/>
        <w:rPr>
          <w:b/>
          <w:bCs/>
        </w:rPr>
      </w:pPr>
      <w:r w:rsidRPr="005023E0">
        <w:rPr>
          <w:b/>
          <w:bCs/>
        </w:rPr>
        <w:t>Repeat Count</w:t>
      </w:r>
    </w:p>
    <w:p w14:paraId="6B86CED0" w14:textId="5C1AD593" w:rsidR="005D25E3" w:rsidRDefault="005D25E3" w:rsidP="00732C0C">
      <w:pPr>
        <w:pStyle w:val="BodyText"/>
      </w:pPr>
      <w:r w:rsidRPr="005D25E3">
        <w:t>The number of repeats during the startBoundary interval</w:t>
      </w:r>
      <w:r>
        <w:t>.</w:t>
      </w:r>
    </w:p>
    <w:p w14:paraId="1864F5A8" w14:textId="77777777" w:rsidR="00732C0C" w:rsidRPr="00732C0C" w:rsidRDefault="00732C0C" w:rsidP="00732C0C">
      <w:pPr>
        <w:pStyle w:val="BodyText"/>
        <w:rPr>
          <w:b/>
          <w:bCs/>
        </w:rPr>
      </w:pPr>
      <w:r w:rsidRPr="00732C0C">
        <w:rPr>
          <w:b/>
          <w:bCs/>
        </w:rPr>
        <w:t>Start Boundary</w:t>
      </w:r>
    </w:p>
    <w:p w14:paraId="3F172C9C" w14:textId="3A9EA767" w:rsidR="00732C0C" w:rsidRDefault="00236EBD" w:rsidP="00732C0C">
      <w:pPr>
        <w:pStyle w:val="BodyText"/>
      </w:pPr>
      <w:r w:rsidRPr="00236EBD">
        <w:rPr>
          <w:rFonts w:eastAsia="DengXian"/>
        </w:rPr>
        <w:t xml:space="preserve"> </w:t>
      </w:r>
      <w:r w:rsidRPr="00AA06A1">
        <w:rPr>
          <w:rFonts w:eastAsia="DengXian"/>
        </w:rPr>
        <w:t xml:space="preserve">If 0 (default) the start boundary is a </w:t>
      </w:r>
      <w:r>
        <w:rPr>
          <w:rFonts w:eastAsia="DengXian"/>
        </w:rPr>
        <w:t>day (from midnight UTC)</w:t>
      </w:r>
      <w:r w:rsidRPr="00AA06A1">
        <w:rPr>
          <w:rFonts w:eastAsia="DengXian"/>
        </w:rPr>
        <w:t xml:space="preserve">. If 1 the start boundary is a </w:t>
      </w:r>
      <w:r>
        <w:rPr>
          <w:rFonts w:eastAsia="DengXian"/>
        </w:rPr>
        <w:t>week (from midnight UTC Monday), if 2 the start boundary is a calendar month (from midnight UTC 1</w:t>
      </w:r>
      <w:r w:rsidRPr="00BA2E5C">
        <w:rPr>
          <w:rFonts w:eastAsia="DengXian"/>
          <w:vertAlign w:val="superscript"/>
        </w:rPr>
        <w:t>st</w:t>
      </w:r>
      <w:r>
        <w:rPr>
          <w:rFonts w:eastAsia="DengXian"/>
        </w:rPr>
        <w:t xml:space="preserve"> day)</w:t>
      </w:r>
      <w:r w:rsidRPr="00AA06A1">
        <w:rPr>
          <w:rFonts w:eastAsia="DengXian"/>
        </w:rPr>
        <w:t>.</w:t>
      </w:r>
    </w:p>
    <w:p w14:paraId="5B5768C5" w14:textId="77777777" w:rsidR="0007620E" w:rsidRDefault="0007620E" w:rsidP="001725CA">
      <w:pPr>
        <w:pStyle w:val="Heading3"/>
      </w:pPr>
      <w:bookmarkStart w:id="101" w:name="_Ref160538894"/>
      <w:bookmarkStart w:id="102" w:name="_Ref160538900"/>
      <w:bookmarkStart w:id="103" w:name="_Toc170288560"/>
      <w:r>
        <w:lastRenderedPageBreak/>
        <w:t>Time formats</w:t>
      </w:r>
      <w:bookmarkEnd w:id="101"/>
      <w:bookmarkEnd w:id="102"/>
      <w:bookmarkEnd w:id="103"/>
    </w:p>
    <w:p w14:paraId="435B32B8" w14:textId="264DA493"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104" w:author="Steve Beadle" w:date="2024-07-12T10:30:00Z">
        <w:r w:rsidR="005123EF" w:rsidRPr="005123EF">
          <w:rPr>
            <w:rStyle w:val="Crossreference"/>
            <w:rPrChange w:id="105" w:author="Steve Beadle" w:date="2024-07-12T10:30:00Z">
              <w:rPr/>
            </w:rPrChange>
          </w:rPr>
          <w:t xml:space="preserve">Table </w:t>
        </w:r>
        <w:r w:rsidR="005123EF" w:rsidRPr="005123EF">
          <w:rPr>
            <w:rStyle w:val="Crossreference"/>
            <w:rPrChange w:id="106" w:author="Steve Beadle" w:date="2024-07-12T10:30:00Z">
              <w:rPr>
                <w:noProof/>
              </w:rPr>
            </w:rPrChange>
          </w:rPr>
          <w:t>5</w:t>
        </w:r>
      </w:ins>
      <w:del w:id="107" w:author="Steve Beadle" w:date="2024-07-12T10:30:00Z">
        <w:r w:rsidR="00324618" w:rsidRPr="005023E0" w:rsidDel="005123EF">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5EBD2B55" w:rsidR="0007620E" w:rsidRPr="00AE3465" w:rsidRDefault="0007620E" w:rsidP="000B4273">
      <w:pPr>
        <w:pStyle w:val="Caption"/>
        <w:keepNext/>
      </w:pPr>
      <w:bookmarkStart w:id="108" w:name="_Ref160532049"/>
      <w:bookmarkStart w:id="109" w:name="_Toc170288644"/>
      <w:r>
        <w:t xml:space="preserve">Table </w:t>
      </w:r>
      <w:fldSimple w:instr=" SEQ Table \* ARABIC ">
        <w:r w:rsidR="005123EF">
          <w:rPr>
            <w:noProof/>
          </w:rPr>
          <w:t>5</w:t>
        </w:r>
      </w:fldSimple>
      <w:bookmarkEnd w:id="108"/>
      <w:r w:rsidRPr="00AE3465">
        <w:tab/>
        <w:t>Time formats</w:t>
      </w:r>
      <w:bookmarkEnd w:id="10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5D25E3">
            <w:pPr>
              <w:pStyle w:val="TableText"/>
            </w:pPr>
            <w:r w:rsidRPr="00C16A60">
              <w:t>Absolute time</w:t>
            </w:r>
          </w:p>
        </w:tc>
        <w:tc>
          <w:tcPr>
            <w:tcW w:w="6734" w:type="dxa"/>
            <w:shd w:val="clear" w:color="auto" w:fill="auto"/>
          </w:tcPr>
          <w:p w14:paraId="304A229E" w14:textId="77777777" w:rsidR="0007620E" w:rsidRPr="00524662" w:rsidRDefault="0007620E" w:rsidP="005D25E3">
            <w:pPr>
              <w:pStyle w:val="TableText"/>
            </w:pPr>
            <w:r w:rsidRPr="00524662">
              <w:t xml:space="preserve">All times are specified in UTC. </w:t>
            </w:r>
          </w:p>
          <w:p w14:paraId="271ED088" w14:textId="4379400E" w:rsidR="0007620E" w:rsidRDefault="0007620E" w:rsidP="005D25E3">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5D25E3">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5D25E3">
            <w:pPr>
              <w:pStyle w:val="TableText"/>
            </w:pPr>
            <w:r w:rsidRPr="00524662">
              <w:t>(</w:t>
            </w:r>
            <w:hyperlink r:id="rId35">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5D25E3">
            <w:pPr>
              <w:pStyle w:val="TableText"/>
            </w:pPr>
            <w:r>
              <w:t>Relative time</w:t>
            </w:r>
          </w:p>
        </w:tc>
        <w:tc>
          <w:tcPr>
            <w:tcW w:w="6734" w:type="dxa"/>
            <w:shd w:val="clear" w:color="auto" w:fill="auto"/>
          </w:tcPr>
          <w:p w14:paraId="45BCFE57" w14:textId="77777777" w:rsidR="0007620E" w:rsidRDefault="0007620E" w:rsidP="005D25E3">
            <w:pPr>
              <w:pStyle w:val="TableText"/>
            </w:pPr>
            <w:r>
              <w:t>All durations are specified in milliseconds as a number.</w:t>
            </w:r>
          </w:p>
          <w:p w14:paraId="7E7634C1" w14:textId="77777777" w:rsidR="0007620E" w:rsidRPr="008A325B" w:rsidRDefault="0007620E" w:rsidP="005D25E3">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5D25E3">
            <w:pPr>
              <w:pStyle w:val="TableText"/>
            </w:pPr>
            <w:r>
              <w:t>Weeks</w:t>
            </w:r>
          </w:p>
        </w:tc>
        <w:tc>
          <w:tcPr>
            <w:tcW w:w="6734" w:type="dxa"/>
            <w:shd w:val="clear" w:color="auto" w:fill="auto"/>
          </w:tcPr>
          <w:p w14:paraId="11D94951" w14:textId="77777777" w:rsidR="0007620E" w:rsidRPr="00BB4BBA" w:rsidRDefault="0007620E" w:rsidP="005D25E3">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110" w:name="_Toc170288561"/>
      <w:r>
        <w:t>Events</w:t>
      </w:r>
      <w:bookmarkEnd w:id="110"/>
    </w:p>
    <w:p w14:paraId="1E9023B2" w14:textId="3695D9BF"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5123EF">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111" w:author="Steve Beadle" w:date="2024-07-12T10:30:00Z">
        <w:r w:rsidR="005123EF" w:rsidRPr="005123EF">
          <w:rPr>
            <w:rStyle w:val="Crossreference"/>
            <w:rPrChange w:id="112" w:author="Steve Beadle" w:date="2024-07-12T10:30:00Z">
              <w:rPr/>
            </w:rPrChange>
          </w:rPr>
          <w:t>Points</w:t>
        </w:r>
      </w:ins>
      <w:del w:id="113" w:author="Steve Beadle" w:date="2024-07-12T10:30:00Z">
        <w:r w:rsidR="00324618" w:rsidRPr="005023E0" w:rsidDel="005123EF">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w:t>
      </w:r>
      <w:proofErr w:type="gramStart"/>
      <w:r>
        <w:t>at a later time</w:t>
      </w:r>
      <w:proofErr w:type="gramEnd"/>
      <w:r>
        <w:t xml:space="preserv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114" w:name="_Toc170288562"/>
      <w:r>
        <w:t>Actions</w:t>
      </w:r>
      <w:bookmarkEnd w:id="114"/>
    </w:p>
    <w:p w14:paraId="4C058027" w14:textId="49837F5F"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115" w:author="Steve Beadle" w:date="2024-07-12T10:30:00Z">
        <w:r w:rsidR="005123EF" w:rsidRPr="005123EF">
          <w:rPr>
            <w:rStyle w:val="Crossreference"/>
            <w:rPrChange w:id="116" w:author="Steve Beadle" w:date="2024-07-12T10:30:00Z">
              <w:rPr/>
            </w:rPrChange>
          </w:rPr>
          <w:t xml:space="preserve">Table </w:t>
        </w:r>
        <w:r w:rsidR="005123EF" w:rsidRPr="005123EF">
          <w:rPr>
            <w:rStyle w:val="Crossreference"/>
            <w:rPrChange w:id="117" w:author="Steve Beadle" w:date="2024-07-12T10:30:00Z">
              <w:rPr>
                <w:noProof/>
              </w:rPr>
            </w:rPrChange>
          </w:rPr>
          <w:t>6</w:t>
        </w:r>
      </w:ins>
      <w:del w:id="118" w:author="Steve Beadle" w:date="2024-07-12T10:30:00Z">
        <w:r w:rsidR="00324618" w:rsidRPr="005023E0" w:rsidDel="005123EF">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13C8FE71" w:rsidR="00910BE0" w:rsidRDefault="00910BE0" w:rsidP="009F3044">
      <w:pPr>
        <w:pStyle w:val="Caption"/>
      </w:pPr>
      <w:bookmarkStart w:id="119" w:name="_Ref160614062"/>
      <w:bookmarkStart w:id="120" w:name="_Toc170288645"/>
      <w:r>
        <w:t xml:space="preserve">Table </w:t>
      </w:r>
      <w:fldSimple w:instr=" SEQ Table \* ARABIC ">
        <w:r w:rsidR="005123EF">
          <w:rPr>
            <w:noProof/>
          </w:rPr>
          <w:t>6</w:t>
        </w:r>
      </w:fldSimple>
      <w:bookmarkEnd w:id="119"/>
      <w:r>
        <w:tab/>
        <w:t>Actions</w:t>
      </w:r>
      <w:bookmarkEnd w:id="12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5D25E3">
            <w:pPr>
              <w:pStyle w:val="TableText"/>
            </w:pPr>
            <w:r w:rsidRPr="00910BE0">
              <w:t>0</w:t>
            </w:r>
          </w:p>
        </w:tc>
        <w:tc>
          <w:tcPr>
            <w:tcW w:w="7863" w:type="dxa"/>
            <w:shd w:val="clear" w:color="auto" w:fill="auto"/>
          </w:tcPr>
          <w:p w14:paraId="4422D1D1" w14:textId="339A099E" w:rsidR="00910BE0" w:rsidRPr="008A325B" w:rsidRDefault="00910BE0" w:rsidP="005D25E3">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5D25E3">
            <w:pPr>
              <w:pStyle w:val="TableText"/>
            </w:pPr>
            <w:r w:rsidRPr="00910BE0">
              <w:t>1</w:t>
            </w:r>
          </w:p>
        </w:tc>
        <w:tc>
          <w:tcPr>
            <w:tcW w:w="7863" w:type="dxa"/>
            <w:shd w:val="clear" w:color="auto" w:fill="auto"/>
          </w:tcPr>
          <w:p w14:paraId="27D64D8F" w14:textId="4B7EDA72" w:rsidR="00910BE0" w:rsidRPr="008A325B" w:rsidRDefault="00910BE0" w:rsidP="005D25E3">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5D25E3">
            <w:pPr>
              <w:pStyle w:val="TableText"/>
            </w:pPr>
            <w:r>
              <w:t>2</w:t>
            </w:r>
          </w:p>
        </w:tc>
        <w:tc>
          <w:tcPr>
            <w:tcW w:w="7863" w:type="dxa"/>
            <w:shd w:val="clear" w:color="auto" w:fill="auto"/>
          </w:tcPr>
          <w:p w14:paraId="7BFCE09C" w14:textId="7CE9CA87" w:rsidR="00910BE0" w:rsidRPr="00910BE0" w:rsidRDefault="00910BE0" w:rsidP="005D25E3">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8546EF1"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w:t>
      </w:r>
      <w:r w:rsidR="00777F7B" w:rsidRPr="00BA7567">
        <w:t xml:space="preserve">3 </w:t>
      </w:r>
      <w:r w:rsidR="00560546" w:rsidRPr="00BA7567">
        <w:t>action 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 xml:space="preserve">subject to the </w:t>
      </w:r>
      <w:r w:rsidR="00E948D0" w:rsidRPr="003B21BC">
        <w:lastRenderedPageBreak/>
        <w:t>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413B6448" w:rsidR="00E948D0" w:rsidRDefault="00E948D0" w:rsidP="005E596E">
      <w:pPr>
        <w:pStyle w:val="BodyText"/>
      </w:pPr>
      <w:r>
        <w:t xml:space="preserve">For more information, </w:t>
      </w:r>
      <w:r w:rsidRPr="00280C1C">
        <w:t>see</w:t>
      </w:r>
      <w:r w:rsidR="00280C1C" w:rsidRPr="00280C1C">
        <w:t xml:space="preserve"> the Configuration properties </w:t>
      </w:r>
      <w:r w:rsidR="00280C1C" w:rsidRPr="00280C1C">
        <w:rPr>
          <w:rFonts w:ascii="Courier New" w:hAnsi="Courier New" w:cs="Courier New"/>
        </w:rPr>
        <w:t>whenXXX</w:t>
      </w:r>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121" w:author="Steve Beadle" w:date="2024-07-12T10:30:00Z">
        <w:r w:rsidR="005123EF" w:rsidRPr="005123EF">
          <w:rPr>
            <w:rStyle w:val="Crossreference"/>
            <w:rPrChange w:id="122" w:author="Steve Beadle" w:date="2024-07-12T10:30:00Z">
              <w:rPr/>
            </w:rPrChange>
          </w:rPr>
          <w:t xml:space="preserve">Table </w:t>
        </w:r>
        <w:r w:rsidR="005123EF" w:rsidRPr="005123EF">
          <w:rPr>
            <w:rStyle w:val="Crossreference"/>
            <w:rPrChange w:id="123" w:author="Steve Beadle" w:date="2024-07-12T10:30:00Z">
              <w:rPr>
                <w:noProof/>
              </w:rPr>
            </w:rPrChange>
          </w:rPr>
          <w:t>8</w:t>
        </w:r>
      </w:ins>
      <w:del w:id="124" w:author="Steve Beadle" w:date="2024-07-12T10:30:00Z">
        <w:r w:rsidR="00324618" w:rsidRPr="005023E0" w:rsidDel="005123EF">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w:t>
      </w:r>
      <w:proofErr w:type="gramStart"/>
      <w:r>
        <w:t>all of</w:t>
      </w:r>
      <w:proofErr w:type="gramEnd"/>
      <w:r>
        <w:t xml:space="preserve">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125" w:name="_Ref160616879"/>
      <w:bookmarkStart w:id="126" w:name="_Toc170288563"/>
      <w:r>
        <w:t>Points</w:t>
      </w:r>
      <w:bookmarkEnd w:id="125"/>
      <w:bookmarkEnd w:id="126"/>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32932D77"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127" w:author="Steve Beadle" w:date="2024-07-12T10:30:00Z">
        <w:r w:rsidR="005123EF" w:rsidRPr="005123EF">
          <w:rPr>
            <w:rStyle w:val="Crossreference"/>
            <w:rPrChange w:id="128" w:author="Steve Beadle" w:date="2024-07-12T10:30:00Z">
              <w:rPr/>
            </w:rPrChange>
          </w:rPr>
          <w:t xml:space="preserve">Table </w:t>
        </w:r>
        <w:r w:rsidR="005123EF" w:rsidRPr="005123EF">
          <w:rPr>
            <w:rStyle w:val="Crossreference"/>
            <w:rPrChange w:id="129" w:author="Steve Beadle" w:date="2024-07-12T10:30:00Z">
              <w:rPr>
                <w:noProof/>
              </w:rPr>
            </w:rPrChange>
          </w:rPr>
          <w:t>7</w:t>
        </w:r>
      </w:ins>
      <w:del w:id="130" w:author="Steve Beadle" w:date="2024-07-12T10:30:00Z">
        <w:r w:rsidR="00324618" w:rsidRPr="005023E0" w:rsidDel="005123EF">
          <w:rPr>
            <w:rStyle w:val="Crossreference"/>
          </w:rPr>
          <w:delText>Table 7</w:delText>
        </w:r>
      </w:del>
      <w:r w:rsidRPr="000B2D66">
        <w:rPr>
          <w:rStyle w:val="Crossreference"/>
        </w:rPr>
        <w:fldChar w:fldCharType="end"/>
      </w:r>
      <w:r>
        <w:t xml:space="preserve"> describes the elements w</w:t>
      </w:r>
      <w:r w:rsidR="00212C02">
        <w:t xml:space="preserve">ithin the object </w:t>
      </w:r>
      <w:r w:rsidR="00212C02" w:rsidRPr="00212C02">
        <w:rPr>
          <w:b/>
          <w:bCs/>
        </w:rPr>
        <w:t>deviceLink</w:t>
      </w:r>
      <w:r w:rsidR="00941B54">
        <w:t>.</w:t>
      </w:r>
    </w:p>
    <w:p w14:paraId="19E223A3" w14:textId="3FEFBDD0" w:rsidR="00212C02" w:rsidRPr="00212C02" w:rsidRDefault="00BB5A05" w:rsidP="009F3044">
      <w:pPr>
        <w:pStyle w:val="Caption"/>
      </w:pPr>
      <w:bookmarkStart w:id="131" w:name="_Ref161139195"/>
      <w:bookmarkStart w:id="132" w:name="_Toc170288646"/>
      <w:r>
        <w:t xml:space="preserve">Table </w:t>
      </w:r>
      <w:fldSimple w:instr=" SEQ Table \* ARABIC ">
        <w:r w:rsidR="005123EF">
          <w:rPr>
            <w:noProof/>
          </w:rPr>
          <w:t>7</w:t>
        </w:r>
      </w:fldSimple>
      <w:bookmarkEnd w:id="131"/>
      <w:r>
        <w:tab/>
      </w:r>
      <w:r w:rsidRPr="00BB5A05">
        <w:t xml:space="preserve">Configuration structure for a </w:t>
      </w:r>
      <w:r w:rsidR="00994C7D">
        <w:t>d</w:t>
      </w:r>
      <w:r w:rsidRPr="00BB5A05">
        <w:t xml:space="preserve">evice </w:t>
      </w:r>
      <w:r w:rsidR="00994C7D">
        <w:t>l</w:t>
      </w:r>
      <w:r w:rsidRPr="00BB5A05">
        <w:t>ink</w:t>
      </w:r>
      <w:bookmarkEnd w:id="13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1539"/>
        <w:gridCol w:w="1661"/>
        <w:gridCol w:w="1414"/>
        <w:gridCol w:w="2502"/>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5D25E3">
            <w:pPr>
              <w:pStyle w:val="TableText"/>
            </w:pPr>
            <w:r>
              <w:t>Device Link Number</w:t>
            </w:r>
          </w:p>
        </w:tc>
        <w:tc>
          <w:tcPr>
            <w:tcW w:w="1566" w:type="dxa"/>
          </w:tcPr>
          <w:p w14:paraId="291F232C" w14:textId="380A2EDF" w:rsidR="00BB5A05" w:rsidRPr="008A325B" w:rsidRDefault="00BB5A05" w:rsidP="005D25E3">
            <w:pPr>
              <w:pStyle w:val="TableText"/>
            </w:pPr>
            <w:r>
              <w:t>Number</w:t>
            </w:r>
          </w:p>
        </w:tc>
        <w:tc>
          <w:tcPr>
            <w:tcW w:w="1700" w:type="dxa"/>
          </w:tcPr>
          <w:p w14:paraId="2D63A720" w14:textId="79B4F8E6" w:rsidR="00BB5A05" w:rsidRPr="008A325B" w:rsidRDefault="00BB5A05" w:rsidP="005D25E3">
            <w:pPr>
              <w:pStyle w:val="TableText"/>
            </w:pPr>
            <w:r w:rsidRPr="000B1489">
              <w:t>num</w:t>
            </w:r>
          </w:p>
        </w:tc>
        <w:tc>
          <w:tcPr>
            <w:tcW w:w="1417" w:type="dxa"/>
          </w:tcPr>
          <w:p w14:paraId="3DE5E5E6" w14:textId="2EBD923B" w:rsidR="00BB5A05" w:rsidRPr="008A325B" w:rsidRDefault="00BB5A05" w:rsidP="005D25E3">
            <w:pPr>
              <w:pStyle w:val="TableText"/>
            </w:pPr>
            <w:r>
              <w:t>Yes</w:t>
            </w:r>
          </w:p>
        </w:tc>
        <w:tc>
          <w:tcPr>
            <w:tcW w:w="2552" w:type="dxa"/>
            <w:shd w:val="clear" w:color="auto" w:fill="auto"/>
          </w:tcPr>
          <w:p w14:paraId="37ED784C" w14:textId="399FB2E2" w:rsidR="00BB5A05" w:rsidRPr="008A325B" w:rsidRDefault="00BB5A05" w:rsidP="005D25E3">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5D25E3">
            <w:pPr>
              <w:pStyle w:val="TableText"/>
            </w:pPr>
            <w:r>
              <w:t>Name</w:t>
            </w:r>
          </w:p>
        </w:tc>
        <w:tc>
          <w:tcPr>
            <w:tcW w:w="1566" w:type="dxa"/>
          </w:tcPr>
          <w:p w14:paraId="349A175D" w14:textId="59ECF114" w:rsidR="00BB5A05" w:rsidRPr="008A325B" w:rsidRDefault="00BB5A05" w:rsidP="005D25E3">
            <w:pPr>
              <w:pStyle w:val="TableText"/>
            </w:pPr>
            <w:r>
              <w:t>String</w:t>
            </w:r>
          </w:p>
        </w:tc>
        <w:tc>
          <w:tcPr>
            <w:tcW w:w="1700" w:type="dxa"/>
          </w:tcPr>
          <w:p w14:paraId="59084B05" w14:textId="71E97D41" w:rsidR="00BB5A05" w:rsidRPr="008A325B" w:rsidRDefault="00BB5A05" w:rsidP="005D25E3">
            <w:pPr>
              <w:pStyle w:val="TableText"/>
            </w:pPr>
            <w:r w:rsidRPr="000B1489">
              <w:t>name</w:t>
            </w:r>
          </w:p>
        </w:tc>
        <w:tc>
          <w:tcPr>
            <w:tcW w:w="1417" w:type="dxa"/>
          </w:tcPr>
          <w:p w14:paraId="2FBBF02D" w14:textId="25772385" w:rsidR="00BB5A05" w:rsidRPr="008A325B" w:rsidRDefault="00BB5A05" w:rsidP="005D25E3">
            <w:pPr>
              <w:pStyle w:val="TableText"/>
            </w:pPr>
            <w:r>
              <w:t>Yes</w:t>
            </w:r>
          </w:p>
        </w:tc>
        <w:tc>
          <w:tcPr>
            <w:tcW w:w="2552" w:type="dxa"/>
            <w:shd w:val="clear" w:color="auto" w:fill="auto"/>
          </w:tcPr>
          <w:p w14:paraId="3287F9C5" w14:textId="53A94585" w:rsidR="00BB5A05" w:rsidRPr="008A325B" w:rsidRDefault="00BB5A05" w:rsidP="005D25E3">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5D25E3">
            <w:pPr>
              <w:pStyle w:val="TableText"/>
            </w:pPr>
            <w:r>
              <w:t>Device Link Connection String</w:t>
            </w:r>
          </w:p>
        </w:tc>
        <w:tc>
          <w:tcPr>
            <w:tcW w:w="1566" w:type="dxa"/>
          </w:tcPr>
          <w:p w14:paraId="3F0C5D99" w14:textId="4F3FE6A7" w:rsidR="00BB5A05" w:rsidRPr="008A325B" w:rsidRDefault="00BB5A05" w:rsidP="005D25E3">
            <w:pPr>
              <w:pStyle w:val="TableText"/>
            </w:pPr>
            <w:r>
              <w:t>String</w:t>
            </w:r>
          </w:p>
        </w:tc>
        <w:tc>
          <w:tcPr>
            <w:tcW w:w="1700" w:type="dxa"/>
          </w:tcPr>
          <w:p w14:paraId="586F99B6" w14:textId="6180624B" w:rsidR="00BB5A05" w:rsidRPr="008A325B" w:rsidRDefault="00BB5A05" w:rsidP="005D25E3">
            <w:pPr>
              <w:pStyle w:val="TableText"/>
            </w:pPr>
            <w:r w:rsidRPr="000B1489">
              <w:t>conn</w:t>
            </w:r>
          </w:p>
        </w:tc>
        <w:tc>
          <w:tcPr>
            <w:tcW w:w="1417" w:type="dxa"/>
          </w:tcPr>
          <w:p w14:paraId="4C68C0DF" w14:textId="1547B7FB" w:rsidR="00BB5A05" w:rsidRPr="008A325B" w:rsidRDefault="00BB5A05" w:rsidP="005D25E3">
            <w:pPr>
              <w:pStyle w:val="TableText"/>
            </w:pPr>
            <w:r>
              <w:t>No</w:t>
            </w:r>
          </w:p>
        </w:tc>
        <w:tc>
          <w:tcPr>
            <w:tcW w:w="2552" w:type="dxa"/>
            <w:shd w:val="clear" w:color="auto" w:fill="auto"/>
          </w:tcPr>
          <w:p w14:paraId="69BBF81C" w14:textId="7B69DEC3" w:rsidR="00BB5A05" w:rsidRPr="008A325B" w:rsidRDefault="00BB5A05" w:rsidP="005D25E3">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11952A24" w:rsidR="00BB5A05" w:rsidRDefault="00BB5A05" w:rsidP="00BB5A05">
      <w:pPr>
        <w:pStyle w:val="BodyText"/>
      </w:pPr>
      <w:r w:rsidRPr="00BA7567">
        <w:lastRenderedPageBreak/>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5123EF">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133" w:author="Steve Beadle" w:date="2024-07-12T10:30:00Z">
        <w:r w:rsidR="005123EF" w:rsidRPr="005123EF">
          <w:rPr>
            <w:rStyle w:val="Crossreference"/>
            <w:rPrChange w:id="134" w:author="Steve Beadle" w:date="2024-07-12T10:30:00Z">
              <w:rPr/>
            </w:rPrChange>
          </w:rPr>
          <w:t>Calculated points</w:t>
        </w:r>
      </w:ins>
      <w:del w:id="135" w:author="Steve Beadle" w:date="2024-07-12T10:30:00Z">
        <w:r w:rsidR="00324618" w:rsidRPr="005023E0" w:rsidDel="005123EF">
          <w:rPr>
            <w:rStyle w:val="Crossreference"/>
          </w:rPr>
          <w:delText>Calculated points</w:delText>
        </w:r>
      </w:del>
      <w:r w:rsidR="006C34B5" w:rsidRPr="00BA7567">
        <w:rPr>
          <w:rStyle w:val="Crossreference"/>
        </w:rPr>
        <w:fldChar w:fldCharType="end"/>
      </w:r>
      <w:r w:rsidRPr="00BA7567">
        <w:t>.</w:t>
      </w:r>
    </w:p>
    <w:p w14:paraId="3B8A64C0" w14:textId="315201A5"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136" w:author="Steve Beadle" w:date="2024-07-12T10:30:00Z">
        <w:r w:rsidR="005123EF" w:rsidRPr="005123EF">
          <w:rPr>
            <w:rStyle w:val="Crossreference"/>
            <w:rPrChange w:id="137" w:author="Steve Beadle" w:date="2024-07-12T10:30:00Z">
              <w:rPr/>
            </w:rPrChange>
          </w:rPr>
          <w:t xml:space="preserve">Table </w:t>
        </w:r>
        <w:r w:rsidR="005123EF" w:rsidRPr="005123EF">
          <w:rPr>
            <w:rStyle w:val="Crossreference"/>
            <w:rPrChange w:id="138" w:author="Steve Beadle" w:date="2024-07-12T10:30:00Z">
              <w:rPr>
                <w:noProof/>
              </w:rPr>
            </w:rPrChange>
          </w:rPr>
          <w:t>8</w:t>
        </w:r>
      </w:ins>
      <w:del w:id="139" w:author="Steve Beadle" w:date="2024-07-12T10:30:00Z">
        <w:r w:rsidR="00324618" w:rsidRPr="005023E0" w:rsidDel="005123EF">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52318B99" w:rsidR="009F3044" w:rsidRDefault="009F3044" w:rsidP="00FC378E">
      <w:pPr>
        <w:pStyle w:val="Caption"/>
        <w:keepNext/>
      </w:pPr>
      <w:bookmarkStart w:id="140" w:name="_Ref161048279"/>
      <w:bookmarkStart w:id="141" w:name="_Toc170288647"/>
      <w:r>
        <w:t xml:space="preserve">Table </w:t>
      </w:r>
      <w:fldSimple w:instr=" SEQ Table \* ARABIC ">
        <w:r w:rsidR="005123EF">
          <w:rPr>
            <w:noProof/>
          </w:rPr>
          <w:t>8</w:t>
        </w:r>
      </w:fldSimple>
      <w:bookmarkEnd w:id="140"/>
      <w:r>
        <w:tab/>
      </w:r>
      <w:r w:rsidRPr="009F3044">
        <w:t xml:space="preserve">Configuration structure for a </w:t>
      </w:r>
      <w:r w:rsidR="0071041B">
        <w:t>p</w:t>
      </w:r>
      <w:r w:rsidR="004B4EE1">
        <w:t>oint</w:t>
      </w:r>
      <w:bookmarkEnd w:id="141"/>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5D25E3">
            <w:pPr>
              <w:pStyle w:val="TableText"/>
              <w:rPr>
                <w:rFonts w:eastAsia="DengXian"/>
              </w:rPr>
            </w:pPr>
            <w:r w:rsidRPr="00B50947">
              <w:rPr>
                <w:rFonts w:eastAsia="DengXian"/>
              </w:rPr>
              <w:t>Device Link</w:t>
            </w:r>
          </w:p>
        </w:tc>
        <w:tc>
          <w:tcPr>
            <w:tcW w:w="1080" w:type="dxa"/>
          </w:tcPr>
          <w:p w14:paraId="65985082" w14:textId="77777777" w:rsidR="00D359EE" w:rsidRPr="00B50947" w:rsidRDefault="00D359EE" w:rsidP="005D25E3">
            <w:pPr>
              <w:pStyle w:val="TableText"/>
              <w:rPr>
                <w:rFonts w:eastAsia="DengXian"/>
              </w:rPr>
            </w:pPr>
            <w:r w:rsidRPr="00B50947">
              <w:rPr>
                <w:rFonts w:eastAsia="DengXian"/>
              </w:rPr>
              <w:t>Number</w:t>
            </w:r>
          </w:p>
        </w:tc>
        <w:tc>
          <w:tcPr>
            <w:tcW w:w="2160" w:type="dxa"/>
          </w:tcPr>
          <w:p w14:paraId="1F55697D" w14:textId="77777777" w:rsidR="00D359EE" w:rsidRPr="00B50947" w:rsidRDefault="00D359EE" w:rsidP="005D25E3">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5D25E3">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5D25E3">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5D25E3">
            <w:pPr>
              <w:pStyle w:val="TableText"/>
              <w:rPr>
                <w:rFonts w:eastAsia="DengXian"/>
              </w:rPr>
            </w:pPr>
            <w:r w:rsidRPr="00B50947">
              <w:rPr>
                <w:rFonts w:eastAsia="DengXian"/>
              </w:rPr>
              <w:t>Point Number</w:t>
            </w:r>
          </w:p>
        </w:tc>
        <w:tc>
          <w:tcPr>
            <w:tcW w:w="1080" w:type="dxa"/>
          </w:tcPr>
          <w:p w14:paraId="47C26D39" w14:textId="77777777" w:rsidR="00D359EE" w:rsidRPr="00B50947" w:rsidRDefault="00D359EE" w:rsidP="005D25E3">
            <w:pPr>
              <w:pStyle w:val="TableText"/>
              <w:rPr>
                <w:rFonts w:eastAsia="DengXian"/>
              </w:rPr>
            </w:pPr>
            <w:r w:rsidRPr="00B50947">
              <w:rPr>
                <w:rFonts w:eastAsia="DengXian"/>
              </w:rPr>
              <w:t>Number</w:t>
            </w:r>
          </w:p>
        </w:tc>
        <w:tc>
          <w:tcPr>
            <w:tcW w:w="2160" w:type="dxa"/>
          </w:tcPr>
          <w:p w14:paraId="08E50006" w14:textId="77777777" w:rsidR="00D359EE" w:rsidRPr="00B50947" w:rsidRDefault="00D359EE" w:rsidP="005D25E3">
            <w:pPr>
              <w:pStyle w:val="TableText"/>
              <w:rPr>
                <w:rFonts w:eastAsia="DengXian"/>
              </w:rPr>
            </w:pPr>
            <w:r w:rsidRPr="00B50947">
              <w:rPr>
                <w:rFonts w:eastAsia="DengXian"/>
              </w:rPr>
              <w:t>num</w:t>
            </w:r>
          </w:p>
        </w:tc>
        <w:tc>
          <w:tcPr>
            <w:tcW w:w="810" w:type="dxa"/>
          </w:tcPr>
          <w:p w14:paraId="543E9143" w14:textId="77777777" w:rsidR="00D359EE" w:rsidRPr="00B50947" w:rsidRDefault="00D359EE" w:rsidP="005D25E3">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5D25E3">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5D25E3">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5D25E3">
            <w:pPr>
              <w:pStyle w:val="TableText"/>
              <w:rPr>
                <w:rFonts w:eastAsia="DengXian"/>
              </w:rPr>
            </w:pPr>
            <w:r w:rsidRPr="00B50947">
              <w:rPr>
                <w:rFonts w:eastAsia="DengXian"/>
              </w:rPr>
              <w:t>String (enum)</w:t>
            </w:r>
          </w:p>
        </w:tc>
        <w:tc>
          <w:tcPr>
            <w:tcW w:w="2160" w:type="dxa"/>
          </w:tcPr>
          <w:p w14:paraId="2DE0B9E8" w14:textId="77777777" w:rsidR="00D359EE" w:rsidRPr="00B50947" w:rsidRDefault="00D359EE" w:rsidP="005D25E3">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5D25E3">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5D25E3">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5D25E3">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5D25E3">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5D25E3">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5D25E3">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5D25E3">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5D25E3">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5D25E3">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5D25E3">
            <w:pPr>
              <w:pStyle w:val="TableText"/>
              <w:rPr>
                <w:rFonts w:eastAsia="DengXian"/>
              </w:rPr>
            </w:pPr>
            <w:r w:rsidRPr="00B50947">
              <w:rPr>
                <w:rFonts w:eastAsia="DengXian"/>
              </w:rPr>
              <w:t>className</w:t>
            </w:r>
          </w:p>
        </w:tc>
        <w:tc>
          <w:tcPr>
            <w:tcW w:w="810" w:type="dxa"/>
          </w:tcPr>
          <w:p w14:paraId="05407B08" w14:textId="77777777" w:rsidR="00D359EE" w:rsidRPr="00B50947" w:rsidRDefault="00D359EE" w:rsidP="005D25E3">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5D25E3">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5D25E3">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5D25E3">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5D25E3">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5D25E3">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5D25E3">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5D25E3">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5D25E3">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5D25E3">
            <w:pPr>
              <w:pStyle w:val="TableText"/>
              <w:rPr>
                <w:rFonts w:eastAsia="DengXian"/>
              </w:rPr>
            </w:pPr>
            <w:r w:rsidRPr="00B50947">
              <w:rPr>
                <w:rFonts w:eastAsia="DengXian"/>
              </w:rPr>
              <w:t>canOverride</w:t>
            </w:r>
          </w:p>
        </w:tc>
        <w:tc>
          <w:tcPr>
            <w:tcW w:w="810" w:type="dxa"/>
          </w:tcPr>
          <w:p w14:paraId="3EE684E1" w14:textId="77777777" w:rsidR="00D359EE" w:rsidRPr="00B50947" w:rsidRDefault="00D359EE" w:rsidP="005D25E3">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5D25E3">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5D25E3">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5D25E3">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5D25E3">
            <w:pPr>
              <w:pStyle w:val="TableText"/>
              <w:rPr>
                <w:rFonts w:eastAsia="DengXian"/>
              </w:rPr>
            </w:pPr>
            <w:r w:rsidRPr="00B50947">
              <w:rPr>
                <w:rFonts w:eastAsia="DengXian"/>
              </w:rPr>
              <w:t>scanRate</w:t>
            </w:r>
          </w:p>
        </w:tc>
        <w:tc>
          <w:tcPr>
            <w:tcW w:w="810" w:type="dxa"/>
          </w:tcPr>
          <w:p w14:paraId="32BFC683" w14:textId="77777777" w:rsidR="00D359EE" w:rsidRPr="00B50947" w:rsidRDefault="00D359EE" w:rsidP="005D25E3">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5D25E3">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w:t>
            </w:r>
            <w:proofErr w:type="gramStart"/>
            <w:r w:rsidRPr="00B50947">
              <w:rPr>
                <w:rFonts w:eastAsia="DengXian"/>
              </w:rPr>
              <w:t>rate, but</w:t>
            </w:r>
            <w:proofErr w:type="gramEnd"/>
            <w:r w:rsidRPr="00B50947">
              <w:rPr>
                <w:rFonts w:eastAsia="DengXian"/>
              </w:rPr>
              <w:t xml:space="preserve"> </w:t>
            </w:r>
            <w:r w:rsidR="00896295" w:rsidRPr="00B50947">
              <w:t>is</w:t>
            </w:r>
            <w:r w:rsidRPr="00B50947">
              <w:rPr>
                <w:rFonts w:eastAsia="DengXian"/>
              </w:rPr>
              <w:t xml:space="preserve"> the faster of the logRate or any attached incidentLog rates.</w:t>
            </w:r>
          </w:p>
        </w:tc>
      </w:tr>
      <w:tr w:rsidR="009F3044" w:rsidRPr="00D359EE" w14:paraId="20018A5F" w14:textId="77777777" w:rsidTr="0061012F">
        <w:trPr>
          <w:jc w:val="center"/>
        </w:trPr>
        <w:tc>
          <w:tcPr>
            <w:tcW w:w="1255" w:type="dxa"/>
          </w:tcPr>
          <w:p w14:paraId="41CB121D" w14:textId="77777777" w:rsidR="00D359EE" w:rsidRPr="00B50947" w:rsidRDefault="00D359EE" w:rsidP="005D25E3">
            <w:pPr>
              <w:pStyle w:val="TableText"/>
              <w:rPr>
                <w:rFonts w:eastAsia="DengXian"/>
              </w:rPr>
            </w:pPr>
            <w:r w:rsidRPr="00B50947">
              <w:rPr>
                <w:rFonts w:eastAsia="DengXian"/>
              </w:rPr>
              <w:t>Scan Offset</w:t>
            </w:r>
          </w:p>
        </w:tc>
        <w:tc>
          <w:tcPr>
            <w:tcW w:w="1080" w:type="dxa"/>
          </w:tcPr>
          <w:p w14:paraId="2682BA21" w14:textId="77777777" w:rsidR="00D359EE" w:rsidRPr="00B50947" w:rsidRDefault="00D359EE" w:rsidP="005D25E3">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5D25E3">
            <w:pPr>
              <w:pStyle w:val="TableText"/>
              <w:rPr>
                <w:rFonts w:eastAsia="DengXian"/>
              </w:rPr>
            </w:pPr>
            <w:r w:rsidRPr="00B50947">
              <w:rPr>
                <w:rFonts w:eastAsia="DengXian"/>
              </w:rPr>
              <w:t>scanOffset</w:t>
            </w:r>
          </w:p>
        </w:tc>
        <w:tc>
          <w:tcPr>
            <w:tcW w:w="810" w:type="dxa"/>
          </w:tcPr>
          <w:p w14:paraId="16ECEB88" w14:textId="77777777" w:rsidR="00D359EE" w:rsidRPr="00B50947" w:rsidRDefault="00D359EE" w:rsidP="005D25E3">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5D25E3">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5D25E3">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5D25E3">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5D25E3">
            <w:pPr>
              <w:pStyle w:val="TableText"/>
              <w:rPr>
                <w:rFonts w:eastAsia="DengXian"/>
              </w:rPr>
            </w:pPr>
            <w:r w:rsidRPr="00B50947">
              <w:rPr>
                <w:rFonts w:eastAsia="DengXian"/>
              </w:rPr>
              <w:t>logRate</w:t>
            </w:r>
          </w:p>
        </w:tc>
        <w:tc>
          <w:tcPr>
            <w:tcW w:w="810" w:type="dxa"/>
          </w:tcPr>
          <w:p w14:paraId="0A3F1A37" w14:textId="77777777" w:rsidR="00D359EE" w:rsidRPr="00B50947" w:rsidRDefault="00D359EE" w:rsidP="005D25E3">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5D25E3">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5D25E3">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5D25E3">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5D25E3">
            <w:pPr>
              <w:pStyle w:val="TableText"/>
              <w:rPr>
                <w:rFonts w:eastAsia="DengXian"/>
              </w:rPr>
            </w:pPr>
            <w:r w:rsidRPr="00B50947">
              <w:rPr>
                <w:rFonts w:eastAsia="DengXian"/>
              </w:rPr>
              <w:t>logOffset</w:t>
            </w:r>
          </w:p>
        </w:tc>
        <w:tc>
          <w:tcPr>
            <w:tcW w:w="810" w:type="dxa"/>
          </w:tcPr>
          <w:p w14:paraId="65F48AFD" w14:textId="77777777" w:rsidR="00D359EE" w:rsidRPr="00B50947" w:rsidRDefault="00D359EE" w:rsidP="005D25E3">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5D25E3">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5D25E3">
            <w:pPr>
              <w:pStyle w:val="TableText"/>
              <w:rPr>
                <w:lang w:bidi="he-IL"/>
              </w:rPr>
            </w:pPr>
            <w:r w:rsidRPr="00B50947">
              <w:rPr>
                <w:lang w:bidi="he-IL"/>
              </w:rPr>
              <w:t xml:space="preserve">When </w:t>
            </w:r>
            <w:proofErr w:type="gramStart"/>
            <w:r w:rsidRPr="00B50947">
              <w:rPr>
                <w:lang w:bidi="he-IL"/>
              </w:rPr>
              <w:t>Connected</w:t>
            </w:r>
            <w:proofErr w:type="gramEnd"/>
          </w:p>
        </w:tc>
        <w:tc>
          <w:tcPr>
            <w:tcW w:w="1080" w:type="dxa"/>
            <w:noWrap/>
            <w:hideMark/>
          </w:tcPr>
          <w:p w14:paraId="5B6CD958"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79DAECBE" w14:textId="77777777" w:rsidR="00D359EE" w:rsidRPr="00B50947" w:rsidRDefault="00D359EE" w:rsidP="005D25E3">
            <w:pPr>
              <w:pStyle w:val="TableText"/>
              <w:rPr>
                <w:lang w:bidi="he-IL"/>
              </w:rPr>
            </w:pPr>
            <w:r w:rsidRPr="00B50947">
              <w:rPr>
                <w:lang w:bidi="he-IL"/>
              </w:rPr>
              <w:t>whenConnected</w:t>
            </w:r>
          </w:p>
        </w:tc>
        <w:tc>
          <w:tcPr>
            <w:tcW w:w="810" w:type="dxa"/>
            <w:noWrap/>
            <w:hideMark/>
          </w:tcPr>
          <w:p w14:paraId="5EB924D1" w14:textId="77777777" w:rsidR="00D359EE" w:rsidRPr="00B50947" w:rsidRDefault="00D359EE" w:rsidP="005D25E3">
            <w:pPr>
              <w:pStyle w:val="TableText"/>
              <w:rPr>
                <w:lang w:bidi="he-IL"/>
              </w:rPr>
            </w:pPr>
            <w:r w:rsidRPr="00B50947">
              <w:rPr>
                <w:lang w:bidi="he-IL"/>
              </w:rPr>
              <w:t>No</w:t>
            </w:r>
          </w:p>
        </w:tc>
        <w:tc>
          <w:tcPr>
            <w:tcW w:w="3767" w:type="dxa"/>
            <w:noWrap/>
            <w:hideMark/>
          </w:tcPr>
          <w:p w14:paraId="7FC64010" w14:textId="1CE84DFC" w:rsidR="00D359EE" w:rsidRPr="009F3044" w:rsidRDefault="00D359EE" w:rsidP="005D25E3">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 or 3.</w:t>
            </w:r>
          </w:p>
          <w:p w14:paraId="7394935B" w14:textId="77777777" w:rsidR="00D359EE" w:rsidRPr="00B50947" w:rsidRDefault="00D359EE" w:rsidP="005D25E3">
            <w:pPr>
              <w:pStyle w:val="TableText"/>
              <w:rPr>
                <w:lang w:bidi="he-IL"/>
              </w:rPr>
            </w:pPr>
            <w:r w:rsidRPr="00B50947">
              <w:rPr>
                <w:lang w:bidi="he-IL"/>
              </w:rPr>
              <w:lastRenderedPageBreak/>
              <w:t>(There is no behaviour difference for the value 3).</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5D25E3">
            <w:pPr>
              <w:pStyle w:val="TableText"/>
              <w:rPr>
                <w:lang w:bidi="he-IL"/>
              </w:rPr>
            </w:pPr>
            <w:r w:rsidRPr="00B50947">
              <w:rPr>
                <w:lang w:bidi="he-IL"/>
              </w:rPr>
              <w:lastRenderedPageBreak/>
              <w:t>When Online</w:t>
            </w:r>
          </w:p>
        </w:tc>
        <w:tc>
          <w:tcPr>
            <w:tcW w:w="1080" w:type="dxa"/>
            <w:noWrap/>
          </w:tcPr>
          <w:p w14:paraId="66694AD7" w14:textId="77777777" w:rsidR="00D359EE" w:rsidRPr="00B50947" w:rsidRDefault="00D359EE" w:rsidP="005D25E3">
            <w:pPr>
              <w:pStyle w:val="TableText"/>
              <w:rPr>
                <w:lang w:bidi="he-IL"/>
              </w:rPr>
            </w:pPr>
            <w:r w:rsidRPr="00B50947">
              <w:rPr>
                <w:lang w:bidi="he-IL"/>
              </w:rPr>
              <w:t>number</w:t>
            </w:r>
          </w:p>
        </w:tc>
        <w:tc>
          <w:tcPr>
            <w:tcW w:w="2160" w:type="dxa"/>
            <w:noWrap/>
          </w:tcPr>
          <w:p w14:paraId="70690361" w14:textId="77777777" w:rsidR="00D359EE" w:rsidRPr="00B50947" w:rsidRDefault="00D359EE" w:rsidP="005D25E3">
            <w:pPr>
              <w:pStyle w:val="TableText"/>
              <w:rPr>
                <w:lang w:bidi="he-IL"/>
              </w:rPr>
            </w:pPr>
            <w:r w:rsidRPr="00B50947">
              <w:rPr>
                <w:lang w:bidi="he-IL"/>
              </w:rPr>
              <w:t>whenOnline</w:t>
            </w:r>
          </w:p>
        </w:tc>
        <w:tc>
          <w:tcPr>
            <w:tcW w:w="810" w:type="dxa"/>
            <w:noWrap/>
          </w:tcPr>
          <w:p w14:paraId="07B398F4" w14:textId="77777777" w:rsidR="00D359EE" w:rsidRPr="00B50947" w:rsidRDefault="00D359EE" w:rsidP="005D25E3">
            <w:pPr>
              <w:pStyle w:val="TableText"/>
              <w:rPr>
                <w:lang w:bidi="he-IL"/>
              </w:rPr>
            </w:pPr>
            <w:r w:rsidRPr="00B50947">
              <w:rPr>
                <w:lang w:bidi="he-IL"/>
              </w:rPr>
              <w:t>No</w:t>
            </w:r>
          </w:p>
        </w:tc>
        <w:tc>
          <w:tcPr>
            <w:tcW w:w="3767" w:type="dxa"/>
            <w:noWrap/>
          </w:tcPr>
          <w:p w14:paraId="0FFF6DBC" w14:textId="1CC097EC" w:rsidR="00D359EE" w:rsidRPr="00BA7567" w:rsidRDefault="00D359EE" w:rsidP="005D25E3">
            <w:pPr>
              <w:pStyle w:val="TableText"/>
              <w:rPr>
                <w:rFonts w:eastAsia="DengXian"/>
              </w:rPr>
            </w:pPr>
            <w:r w:rsidRPr="00BA7567">
              <w:rPr>
                <w:lang w:bidi="he-IL"/>
              </w:rPr>
              <w:t xml:space="preserve">The </w:t>
            </w:r>
            <w:r w:rsidR="00F95A9D">
              <w:rPr>
                <w:lang w:bidi="he-IL"/>
              </w:rPr>
              <w:t>Offline</w:t>
            </w:r>
            <w:r w:rsidRPr="00BA7567">
              <w:rPr>
                <w:lang w:bidi="he-IL"/>
              </w:rPr>
              <w:t xml:space="preserve"> flag is </w:t>
            </w:r>
            <w:r w:rsidR="00F95A9D">
              <w:rPr>
                <w:lang w:bidi="he-IL"/>
              </w:rPr>
              <w:t>clear</w:t>
            </w:r>
            <w:r w:rsidR="00896295" w:rsidRPr="00BA7567">
              <w:rPr>
                <w:lang w:bidi="he-IL"/>
              </w:rPr>
              <w:t>,</w:t>
            </w:r>
            <w:r w:rsidRPr="00BA7567">
              <w:rPr>
                <w:lang w:bidi="he-IL"/>
              </w:rPr>
              <w:t xml:space="preserve"> and this event is triggered when a </w:t>
            </w:r>
            <w:r w:rsidR="005425A5">
              <w:rPr>
                <w:lang w:bidi="he-IL"/>
              </w:rPr>
              <w:t>point</w:t>
            </w:r>
            <w:r w:rsidRPr="00BA7567">
              <w:rPr>
                <w:lang w:bidi="he-IL"/>
              </w:rPr>
              <w:t xml:space="preserve"> is active and available.</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5D25E3">
            <w:pPr>
              <w:pStyle w:val="TableText"/>
              <w:rPr>
                <w:lang w:bidi="he-IL"/>
              </w:rPr>
            </w:pPr>
            <w:r w:rsidRPr="00B50947">
              <w:rPr>
                <w:lang w:bidi="he-IL"/>
              </w:rPr>
              <w:t xml:space="preserve">When </w:t>
            </w:r>
            <w:proofErr w:type="gramStart"/>
            <w:r w:rsidRPr="00B50947">
              <w:rPr>
                <w:lang w:bidi="he-IL"/>
              </w:rPr>
              <w:t>Restarted</w:t>
            </w:r>
            <w:proofErr w:type="gramEnd"/>
          </w:p>
        </w:tc>
        <w:tc>
          <w:tcPr>
            <w:tcW w:w="1080" w:type="dxa"/>
            <w:noWrap/>
            <w:hideMark/>
          </w:tcPr>
          <w:p w14:paraId="7A9FF140"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64F72E57" w14:textId="77777777" w:rsidR="00D359EE" w:rsidRPr="00B50947" w:rsidRDefault="00D359EE" w:rsidP="005D25E3">
            <w:pPr>
              <w:pStyle w:val="TableText"/>
              <w:rPr>
                <w:lang w:bidi="he-IL"/>
              </w:rPr>
            </w:pPr>
            <w:r w:rsidRPr="00B50947">
              <w:rPr>
                <w:lang w:bidi="he-IL"/>
              </w:rPr>
              <w:t>whenRestart</w:t>
            </w:r>
          </w:p>
        </w:tc>
        <w:tc>
          <w:tcPr>
            <w:tcW w:w="810" w:type="dxa"/>
            <w:noWrap/>
            <w:hideMark/>
          </w:tcPr>
          <w:p w14:paraId="79B9B6D0" w14:textId="77777777" w:rsidR="00D359EE" w:rsidRPr="00B50947" w:rsidRDefault="00D359EE" w:rsidP="005D25E3">
            <w:pPr>
              <w:pStyle w:val="TableText"/>
              <w:rPr>
                <w:lang w:bidi="he-IL"/>
              </w:rPr>
            </w:pPr>
            <w:r w:rsidRPr="00B50947">
              <w:rPr>
                <w:lang w:bidi="he-IL"/>
              </w:rPr>
              <w:t>No</w:t>
            </w:r>
          </w:p>
        </w:tc>
        <w:tc>
          <w:tcPr>
            <w:tcW w:w="3767" w:type="dxa"/>
            <w:noWrap/>
            <w:hideMark/>
          </w:tcPr>
          <w:p w14:paraId="64A74963" w14:textId="1ABB86B5" w:rsidR="00D359EE" w:rsidRPr="00BA7567" w:rsidRDefault="002677DB" w:rsidP="005D25E3">
            <w:pPr>
              <w:pStyle w:val="TableText"/>
              <w:rPr>
                <w:lang w:bidi="he-IL"/>
              </w:rPr>
            </w:pPr>
            <w:r>
              <w:rPr>
                <w:lang w:bidi="he-IL"/>
              </w:rPr>
              <w:t xml:space="preserve">The </w:t>
            </w:r>
            <w:r w:rsidR="00D359EE" w:rsidRPr="00BA7567">
              <w:rPr>
                <w:lang w:bidi="he-IL"/>
              </w:rPr>
              <w:t>R</w:t>
            </w:r>
            <w:r w:rsidR="008C3DE6">
              <w:rPr>
                <w:lang w:bidi="he-IL"/>
              </w:rPr>
              <w:t>estart</w:t>
            </w:r>
            <w:r w:rsidR="00D359EE" w:rsidRPr="00BA7567">
              <w:rPr>
                <w:lang w:bidi="he-IL"/>
              </w:rPr>
              <w:t xml:space="preserve"> flag is set when the </w:t>
            </w:r>
            <w:r w:rsidR="005425A5">
              <w:rPr>
                <w:lang w:bidi="he-IL"/>
              </w:rPr>
              <w:t>point</w:t>
            </w:r>
            <w:r w:rsidR="00D359EE" w:rsidRPr="00BA7567">
              <w:rPr>
                <w:lang w:bidi="he-IL"/>
              </w:rPr>
              <w:t xml:space="preserve"> has been reconfigured or the </w:t>
            </w:r>
            <w:r w:rsidR="004B4EE1" w:rsidRPr="00BA7567">
              <w:rPr>
                <w:lang w:bidi="he-IL"/>
              </w:rPr>
              <w:t>FD</w:t>
            </w:r>
            <w:r w:rsidR="00D359EE" w:rsidRPr="00BA7567">
              <w:rPr>
                <w:lang w:bidi="he-IL"/>
              </w:rPr>
              <w:t xml:space="preserve"> or </w:t>
            </w:r>
            <w:r w:rsidR="005425A5">
              <w:rPr>
                <w:lang w:bidi="he-IL"/>
              </w:rPr>
              <w:t>point</w:t>
            </w:r>
            <w:r w:rsidR="00D359EE" w:rsidRPr="00BA7567">
              <w:rPr>
                <w:lang w:bidi="he-IL"/>
              </w:rPr>
              <w:t xml:space="preserve"> have come </w:t>
            </w:r>
            <w:r>
              <w:rPr>
                <w:lang w:bidi="he-IL"/>
              </w:rPr>
              <w:t>on scan</w:t>
            </w:r>
            <w:r w:rsidR="00D359EE" w:rsidRPr="00BA7567">
              <w:rPr>
                <w:lang w:bidi="he-IL"/>
              </w:rPr>
              <w:t xml:space="preserve">. This flag remains set until the first value has been recorded by the </w:t>
            </w:r>
            <w:r w:rsidR="004B4EE1" w:rsidRPr="00BA7567">
              <w:rPr>
                <w:lang w:bidi="he-IL"/>
              </w:rPr>
              <w:t>FD</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5D25E3">
            <w:pPr>
              <w:pStyle w:val="TableText"/>
              <w:rPr>
                <w:lang w:bidi="he-IL"/>
              </w:rPr>
            </w:pPr>
            <w:r w:rsidRPr="00B50947">
              <w:rPr>
                <w:lang w:bidi="he-IL"/>
              </w:rPr>
              <w:t>When Communications Lost</w:t>
            </w:r>
          </w:p>
        </w:tc>
        <w:tc>
          <w:tcPr>
            <w:tcW w:w="1080" w:type="dxa"/>
            <w:noWrap/>
            <w:hideMark/>
          </w:tcPr>
          <w:p w14:paraId="47AE0F32"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7B89DAC6" w14:textId="77777777" w:rsidR="00D359EE" w:rsidRPr="00B50947" w:rsidRDefault="00D359EE" w:rsidP="005D25E3">
            <w:pPr>
              <w:pStyle w:val="TableText"/>
              <w:rPr>
                <w:lang w:bidi="he-IL"/>
              </w:rPr>
            </w:pPr>
            <w:r w:rsidRPr="00B50947">
              <w:rPr>
                <w:lang w:bidi="he-IL"/>
              </w:rPr>
              <w:t>whenCommsLost</w:t>
            </w:r>
          </w:p>
        </w:tc>
        <w:tc>
          <w:tcPr>
            <w:tcW w:w="810" w:type="dxa"/>
            <w:noWrap/>
            <w:hideMark/>
          </w:tcPr>
          <w:p w14:paraId="729ACBC6" w14:textId="77777777" w:rsidR="00D359EE" w:rsidRPr="00B50947" w:rsidRDefault="00D359EE" w:rsidP="005D25E3">
            <w:pPr>
              <w:pStyle w:val="TableText"/>
              <w:rPr>
                <w:lang w:bidi="he-IL"/>
              </w:rPr>
            </w:pPr>
            <w:r w:rsidRPr="00B50947">
              <w:rPr>
                <w:lang w:bidi="he-IL"/>
              </w:rPr>
              <w:t>No</w:t>
            </w:r>
          </w:p>
        </w:tc>
        <w:tc>
          <w:tcPr>
            <w:tcW w:w="3767" w:type="dxa"/>
            <w:noWrap/>
            <w:hideMark/>
          </w:tcPr>
          <w:p w14:paraId="37884FDC" w14:textId="5C922FD6" w:rsidR="00D359EE" w:rsidRPr="00BA7567" w:rsidRDefault="00D359EE" w:rsidP="005D25E3">
            <w:pPr>
              <w:pStyle w:val="TableText"/>
              <w:rPr>
                <w:lang w:bidi="he-IL"/>
              </w:rPr>
            </w:pPr>
            <w:r w:rsidRPr="00BA7567">
              <w:rPr>
                <w:lang w:bidi="he-IL"/>
              </w:rPr>
              <w:t xml:space="preserve">The </w:t>
            </w:r>
            <w:r w:rsidR="002677DB">
              <w:rPr>
                <w:lang w:bidi="he-IL"/>
              </w:rPr>
              <w:t>C</w:t>
            </w:r>
            <w:r w:rsidRPr="00BA7567">
              <w:rPr>
                <w:lang w:bidi="he-IL"/>
              </w:rPr>
              <w:t>omms</w:t>
            </w:r>
            <w:r w:rsidR="002677DB">
              <w:rPr>
                <w:lang w:bidi="he-IL"/>
              </w:rPr>
              <w:t xml:space="preserve"> L</w:t>
            </w:r>
            <w:r w:rsidRPr="00BA7567">
              <w:rPr>
                <w:lang w:bidi="he-IL"/>
              </w:rPr>
              <w:t xml:space="preserve">ost flag indicates that communications with the downstream device have been lost.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5D25E3">
            <w:pPr>
              <w:pStyle w:val="TableText"/>
              <w:rPr>
                <w:lang w:bidi="he-IL"/>
              </w:rPr>
            </w:pPr>
            <w:r w:rsidRPr="00B50947">
              <w:rPr>
                <w:lang w:bidi="he-IL"/>
              </w:rPr>
              <w:t>When Remotely Forced</w:t>
            </w:r>
          </w:p>
        </w:tc>
        <w:tc>
          <w:tcPr>
            <w:tcW w:w="1080" w:type="dxa"/>
            <w:noWrap/>
            <w:hideMark/>
          </w:tcPr>
          <w:p w14:paraId="2254435A"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15A8896C" w14:textId="77777777" w:rsidR="00D359EE" w:rsidRPr="00B50947" w:rsidRDefault="00D359EE" w:rsidP="005D25E3">
            <w:pPr>
              <w:pStyle w:val="TableText"/>
              <w:rPr>
                <w:lang w:bidi="he-IL"/>
              </w:rPr>
            </w:pPr>
            <w:r w:rsidRPr="00B50947">
              <w:rPr>
                <w:lang w:bidi="he-IL"/>
              </w:rPr>
              <w:t>whenRemForce</w:t>
            </w:r>
          </w:p>
        </w:tc>
        <w:tc>
          <w:tcPr>
            <w:tcW w:w="810" w:type="dxa"/>
            <w:noWrap/>
            <w:hideMark/>
          </w:tcPr>
          <w:p w14:paraId="7DACB0C6" w14:textId="77777777" w:rsidR="00D359EE" w:rsidRPr="00B50947" w:rsidRDefault="00D359EE" w:rsidP="005D25E3">
            <w:pPr>
              <w:pStyle w:val="TableText"/>
              <w:rPr>
                <w:lang w:bidi="he-IL"/>
              </w:rPr>
            </w:pPr>
            <w:r w:rsidRPr="00B50947">
              <w:rPr>
                <w:lang w:bidi="he-IL"/>
              </w:rPr>
              <w:t>No</w:t>
            </w:r>
          </w:p>
        </w:tc>
        <w:tc>
          <w:tcPr>
            <w:tcW w:w="3767" w:type="dxa"/>
            <w:noWrap/>
            <w:hideMark/>
          </w:tcPr>
          <w:p w14:paraId="65069323" w14:textId="4D4E2BFB" w:rsidR="00D359EE" w:rsidRPr="00BA7567" w:rsidRDefault="00D359EE" w:rsidP="005D25E3">
            <w:pPr>
              <w:pStyle w:val="TableText"/>
              <w:rPr>
                <w:lang w:bidi="he-IL"/>
              </w:rPr>
            </w:pPr>
            <w:r w:rsidRPr="00BA7567">
              <w:rPr>
                <w:lang w:bidi="he-IL"/>
              </w:rPr>
              <w:t xml:space="preserve">The </w:t>
            </w:r>
            <w:r w:rsidR="002677DB">
              <w:rPr>
                <w:lang w:bidi="he-IL"/>
              </w:rPr>
              <w:t>Remote F</w:t>
            </w:r>
            <w:r w:rsidRPr="00BA7567">
              <w:rPr>
                <w:lang w:bidi="he-IL"/>
              </w:rPr>
              <w:t>orce</w:t>
            </w:r>
            <w:r w:rsidR="002677DB">
              <w:rPr>
                <w:lang w:bidi="he-IL"/>
              </w:rPr>
              <w:t>d</w:t>
            </w:r>
            <w:r w:rsidRPr="00BA7567">
              <w:rPr>
                <w:lang w:bidi="he-IL"/>
              </w:rPr>
              <w:t xml:space="preserve"> flag indicates that the value of the </w:t>
            </w:r>
            <w:r w:rsidR="005425A5">
              <w:rPr>
                <w:lang w:bidi="he-IL"/>
              </w:rPr>
              <w:t>point</w:t>
            </w:r>
            <w:r w:rsidRPr="00BA7567">
              <w:rPr>
                <w:lang w:bidi="he-IL"/>
              </w:rPr>
              <w:t xml:space="preserve"> has been forced to a value by a downstream device.</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5D25E3">
            <w:pPr>
              <w:pStyle w:val="TableText"/>
              <w:rPr>
                <w:lang w:bidi="he-IL"/>
              </w:rPr>
            </w:pPr>
            <w:r w:rsidRPr="00B50947">
              <w:rPr>
                <w:lang w:bidi="he-IL"/>
              </w:rPr>
              <w:t>When Locally Forced</w:t>
            </w:r>
          </w:p>
        </w:tc>
        <w:tc>
          <w:tcPr>
            <w:tcW w:w="1080" w:type="dxa"/>
            <w:noWrap/>
            <w:hideMark/>
          </w:tcPr>
          <w:p w14:paraId="23CFA9D3"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70B2D074" w14:textId="77777777" w:rsidR="00D359EE" w:rsidRPr="00B50947" w:rsidRDefault="00D359EE" w:rsidP="005D25E3">
            <w:pPr>
              <w:pStyle w:val="TableText"/>
              <w:rPr>
                <w:lang w:bidi="he-IL"/>
              </w:rPr>
            </w:pPr>
            <w:r w:rsidRPr="00B50947">
              <w:rPr>
                <w:lang w:bidi="he-IL"/>
              </w:rPr>
              <w:t>whenLocForce</w:t>
            </w:r>
          </w:p>
        </w:tc>
        <w:tc>
          <w:tcPr>
            <w:tcW w:w="810" w:type="dxa"/>
            <w:noWrap/>
            <w:hideMark/>
          </w:tcPr>
          <w:p w14:paraId="16F3D2F3" w14:textId="77777777" w:rsidR="00D359EE" w:rsidRPr="00B50947" w:rsidRDefault="00D359EE" w:rsidP="005D25E3">
            <w:pPr>
              <w:pStyle w:val="TableText"/>
              <w:rPr>
                <w:lang w:bidi="he-IL"/>
              </w:rPr>
            </w:pPr>
            <w:r w:rsidRPr="00B50947">
              <w:rPr>
                <w:lang w:bidi="he-IL"/>
              </w:rPr>
              <w:t>No</w:t>
            </w:r>
          </w:p>
        </w:tc>
        <w:tc>
          <w:tcPr>
            <w:tcW w:w="3767" w:type="dxa"/>
            <w:noWrap/>
            <w:hideMark/>
          </w:tcPr>
          <w:p w14:paraId="22F081D5" w14:textId="78D522B5" w:rsidR="00D359EE" w:rsidRPr="00BA7567" w:rsidRDefault="00D359EE" w:rsidP="005D25E3">
            <w:pPr>
              <w:pStyle w:val="TableText"/>
              <w:rPr>
                <w:lang w:bidi="he-IL"/>
              </w:rPr>
            </w:pPr>
            <w:r w:rsidRPr="00BA7567">
              <w:rPr>
                <w:lang w:bidi="he-IL"/>
              </w:rPr>
              <w:t xml:space="preserve">The </w:t>
            </w:r>
            <w:r w:rsidR="002677DB">
              <w:rPr>
                <w:lang w:bidi="he-IL"/>
              </w:rPr>
              <w:t>Local F</w:t>
            </w:r>
            <w:r w:rsidRPr="00BA7567">
              <w:rPr>
                <w:lang w:bidi="he-IL"/>
              </w:rPr>
              <w:t xml:space="preserve">orced flag indicates that the value of the </w:t>
            </w:r>
            <w:r w:rsidR="005425A5">
              <w:rPr>
                <w:lang w:bidi="he-IL"/>
              </w:rPr>
              <w:t>point</w:t>
            </w:r>
            <w:r w:rsidRPr="00BA7567">
              <w:rPr>
                <w:lang w:bidi="he-IL"/>
              </w:rPr>
              <w:t xml:space="preserve"> has been forced to a value by the device (test state, for example) or by human interaction.</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5D25E3">
            <w:pPr>
              <w:pStyle w:val="TableText"/>
              <w:rPr>
                <w:lang w:bidi="he-IL"/>
              </w:rPr>
            </w:pPr>
            <w:r w:rsidRPr="00B50947">
              <w:rPr>
                <w:lang w:bidi="he-IL"/>
              </w:rPr>
              <w:t>When Chatter</w:t>
            </w:r>
          </w:p>
        </w:tc>
        <w:tc>
          <w:tcPr>
            <w:tcW w:w="1080" w:type="dxa"/>
            <w:noWrap/>
            <w:hideMark/>
          </w:tcPr>
          <w:p w14:paraId="61BE1101"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539F4E8B" w14:textId="77777777" w:rsidR="00D359EE" w:rsidRPr="00B50947" w:rsidRDefault="00D359EE" w:rsidP="005D25E3">
            <w:pPr>
              <w:pStyle w:val="TableText"/>
              <w:rPr>
                <w:lang w:bidi="he-IL"/>
              </w:rPr>
            </w:pPr>
            <w:r w:rsidRPr="00B50947">
              <w:rPr>
                <w:lang w:bidi="he-IL"/>
              </w:rPr>
              <w:t>whenChatter</w:t>
            </w:r>
          </w:p>
        </w:tc>
        <w:tc>
          <w:tcPr>
            <w:tcW w:w="810" w:type="dxa"/>
            <w:noWrap/>
            <w:hideMark/>
          </w:tcPr>
          <w:p w14:paraId="21951C04" w14:textId="77777777" w:rsidR="00D359EE" w:rsidRPr="00B50947" w:rsidRDefault="00D359EE" w:rsidP="005D25E3">
            <w:pPr>
              <w:pStyle w:val="TableText"/>
              <w:rPr>
                <w:lang w:bidi="he-IL"/>
              </w:rPr>
            </w:pPr>
            <w:r w:rsidRPr="00B50947">
              <w:rPr>
                <w:lang w:bidi="he-IL"/>
              </w:rPr>
              <w:t>No</w:t>
            </w:r>
          </w:p>
        </w:tc>
        <w:tc>
          <w:tcPr>
            <w:tcW w:w="3767" w:type="dxa"/>
            <w:noWrap/>
            <w:hideMark/>
          </w:tcPr>
          <w:p w14:paraId="7060800B" w14:textId="255430BD" w:rsidR="00D359EE" w:rsidRPr="00BA7567" w:rsidRDefault="00D359EE" w:rsidP="005D25E3">
            <w:pPr>
              <w:pStyle w:val="TableText"/>
              <w:rPr>
                <w:lang w:bidi="he-IL"/>
              </w:rPr>
            </w:pPr>
            <w:r w:rsidRPr="00BA7567">
              <w:rPr>
                <w:lang w:bidi="he-IL"/>
              </w:rPr>
              <w:t xml:space="preserve">The </w:t>
            </w:r>
            <w:r w:rsidR="00DD5363">
              <w:rPr>
                <w:lang w:bidi="he-IL"/>
              </w:rPr>
              <w:t>C</w:t>
            </w:r>
            <w:r w:rsidRPr="00BA7567">
              <w:rPr>
                <w:lang w:bidi="he-IL"/>
              </w:rPr>
              <w:t xml:space="preserve">hatter flag indicates that a binary or double-bit binary </w:t>
            </w:r>
            <w:r w:rsidR="005425A5">
              <w:rPr>
                <w:lang w:bidi="he-IL"/>
              </w:rPr>
              <w:t>point</w:t>
            </w:r>
            <w:r w:rsidRPr="00BA7567">
              <w:rPr>
                <w:lang w:bidi="he-IL"/>
              </w:rPr>
              <w:t xml:space="preserve"> is changing value often enough to trigger a chatter filter.</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5D25E3">
            <w:pPr>
              <w:pStyle w:val="TableText"/>
              <w:rPr>
                <w:lang w:bidi="he-IL"/>
              </w:rPr>
            </w:pPr>
            <w:r w:rsidRPr="00B50947">
              <w:rPr>
                <w:lang w:bidi="he-IL"/>
              </w:rPr>
              <w:t>When Overrange</w:t>
            </w:r>
          </w:p>
        </w:tc>
        <w:tc>
          <w:tcPr>
            <w:tcW w:w="1080" w:type="dxa"/>
            <w:noWrap/>
            <w:hideMark/>
          </w:tcPr>
          <w:p w14:paraId="74082B61"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787520F2" w14:textId="77777777" w:rsidR="00D359EE" w:rsidRPr="00B50947" w:rsidRDefault="00D359EE" w:rsidP="005D25E3">
            <w:pPr>
              <w:pStyle w:val="TableText"/>
              <w:rPr>
                <w:lang w:bidi="he-IL"/>
              </w:rPr>
            </w:pPr>
            <w:r w:rsidRPr="00B50947">
              <w:rPr>
                <w:lang w:bidi="he-IL"/>
              </w:rPr>
              <w:t>whenOverrange</w:t>
            </w:r>
          </w:p>
        </w:tc>
        <w:tc>
          <w:tcPr>
            <w:tcW w:w="810" w:type="dxa"/>
            <w:noWrap/>
            <w:hideMark/>
          </w:tcPr>
          <w:p w14:paraId="407DD5BB" w14:textId="77777777" w:rsidR="00D359EE" w:rsidRPr="00B50947" w:rsidRDefault="00D359EE" w:rsidP="005D25E3">
            <w:pPr>
              <w:pStyle w:val="TableText"/>
              <w:rPr>
                <w:lang w:bidi="he-IL"/>
              </w:rPr>
            </w:pPr>
            <w:r w:rsidRPr="00B50947">
              <w:rPr>
                <w:lang w:bidi="he-IL"/>
              </w:rPr>
              <w:t>No</w:t>
            </w:r>
          </w:p>
        </w:tc>
        <w:tc>
          <w:tcPr>
            <w:tcW w:w="3767" w:type="dxa"/>
            <w:noWrap/>
            <w:hideMark/>
          </w:tcPr>
          <w:p w14:paraId="367D3D7A" w14:textId="5F1B4206" w:rsidR="00D359EE" w:rsidRPr="00BA7567" w:rsidRDefault="00D359EE" w:rsidP="005D25E3">
            <w:pPr>
              <w:pStyle w:val="TableText"/>
              <w:rPr>
                <w:lang w:bidi="he-IL"/>
              </w:rPr>
            </w:pPr>
            <w:r w:rsidRPr="00BA7567">
              <w:rPr>
                <w:lang w:bidi="he-IL"/>
              </w:rPr>
              <w:t xml:space="preserve">The </w:t>
            </w:r>
            <w:r w:rsidR="00900EF7">
              <w:rPr>
                <w:lang w:bidi="he-IL"/>
              </w:rPr>
              <w:t>O</w:t>
            </w:r>
            <w:r w:rsidRPr="00BA7567">
              <w:rPr>
                <w:lang w:bidi="he-IL"/>
              </w:rPr>
              <w:t xml:space="preserve">verrange flag indicates that the </w:t>
            </w:r>
            <w:r w:rsidR="005425A5">
              <w:rPr>
                <w:lang w:bidi="he-IL"/>
              </w:rPr>
              <w:t>point</w:t>
            </w:r>
            <w:r w:rsidRPr="00BA7567">
              <w:rPr>
                <w:lang w:bidi="he-IL"/>
              </w:rPr>
              <w:t xml:space="preserve">’s true value exceeds the defined range that the </w:t>
            </w:r>
            <w:r w:rsidR="005425A5">
              <w:rPr>
                <w:lang w:bidi="he-IL"/>
              </w:rPr>
              <w:t>point</w:t>
            </w:r>
            <w:r w:rsidRPr="00BA7567">
              <w:rPr>
                <w:lang w:bidi="he-IL"/>
              </w:rPr>
              <w:t xml:space="preserve"> supports (analogue inputs only). </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5D25E3">
            <w:pPr>
              <w:pStyle w:val="TableText"/>
              <w:rPr>
                <w:lang w:bidi="he-IL"/>
              </w:rPr>
            </w:pPr>
            <w:r w:rsidRPr="00B50947">
              <w:rPr>
                <w:lang w:bidi="he-IL"/>
              </w:rPr>
              <w:t>When Discontinuity</w:t>
            </w:r>
          </w:p>
        </w:tc>
        <w:tc>
          <w:tcPr>
            <w:tcW w:w="1080" w:type="dxa"/>
            <w:noWrap/>
            <w:hideMark/>
          </w:tcPr>
          <w:p w14:paraId="5B4E669F"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69C3B5FB" w14:textId="77777777" w:rsidR="00D359EE" w:rsidRPr="00B50947" w:rsidRDefault="00D359EE" w:rsidP="005D25E3">
            <w:pPr>
              <w:pStyle w:val="TableText"/>
              <w:rPr>
                <w:lang w:bidi="he-IL"/>
              </w:rPr>
            </w:pPr>
            <w:r w:rsidRPr="00B50947">
              <w:rPr>
                <w:lang w:bidi="he-IL"/>
              </w:rPr>
              <w:t>whenDiscontinuity</w:t>
            </w:r>
          </w:p>
        </w:tc>
        <w:tc>
          <w:tcPr>
            <w:tcW w:w="810" w:type="dxa"/>
            <w:noWrap/>
            <w:hideMark/>
          </w:tcPr>
          <w:p w14:paraId="14293E52" w14:textId="77777777" w:rsidR="00D359EE" w:rsidRPr="00B50947" w:rsidRDefault="00D359EE" w:rsidP="005D25E3">
            <w:pPr>
              <w:pStyle w:val="TableText"/>
              <w:rPr>
                <w:lang w:bidi="he-IL"/>
              </w:rPr>
            </w:pPr>
            <w:r w:rsidRPr="00B50947">
              <w:rPr>
                <w:lang w:bidi="he-IL"/>
              </w:rPr>
              <w:t>No</w:t>
            </w:r>
          </w:p>
        </w:tc>
        <w:tc>
          <w:tcPr>
            <w:tcW w:w="3767" w:type="dxa"/>
            <w:noWrap/>
            <w:hideMark/>
          </w:tcPr>
          <w:p w14:paraId="0D4884FE" w14:textId="08280FE4" w:rsidR="00D359EE" w:rsidRPr="00BA7567" w:rsidRDefault="00D359EE" w:rsidP="005D25E3">
            <w:pPr>
              <w:pStyle w:val="TableText"/>
              <w:rPr>
                <w:lang w:bidi="he-IL"/>
              </w:rPr>
            </w:pPr>
            <w:r w:rsidRPr="00BA7567">
              <w:rPr>
                <w:lang w:bidi="he-IL"/>
              </w:rPr>
              <w:t xml:space="preserve">The </w:t>
            </w:r>
            <w:r w:rsidR="00900EF7">
              <w:rPr>
                <w:lang w:bidi="he-IL"/>
              </w:rPr>
              <w:t>D</w:t>
            </w:r>
            <w:r w:rsidRPr="00BA7567">
              <w:rPr>
                <w:lang w:bidi="he-IL"/>
              </w:rPr>
              <w:t>iscontinuity flag indicates that the reported value cannot be compared against previous values for calculating count difference (</w:t>
            </w:r>
            <w:proofErr w:type="gramStart"/>
            <w:r w:rsidRPr="00BA7567">
              <w:rPr>
                <w:lang w:bidi="he-IL"/>
              </w:rPr>
              <w:t>e.g.</w:t>
            </w:r>
            <w:proofErr w:type="gramEnd"/>
            <w:r w:rsidRPr="00BA7567">
              <w:rPr>
                <w:lang w:bidi="he-IL"/>
              </w:rPr>
              <w:t xml:space="preserve"> rate of change calculation). </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5D25E3">
            <w:pPr>
              <w:pStyle w:val="TableText"/>
              <w:rPr>
                <w:lang w:bidi="he-IL"/>
              </w:rPr>
            </w:pPr>
            <w:r w:rsidRPr="00B50947">
              <w:rPr>
                <w:lang w:bidi="he-IL"/>
              </w:rPr>
              <w:t>When Reference Error</w:t>
            </w:r>
          </w:p>
        </w:tc>
        <w:tc>
          <w:tcPr>
            <w:tcW w:w="1080" w:type="dxa"/>
            <w:noWrap/>
            <w:hideMark/>
          </w:tcPr>
          <w:p w14:paraId="6C0C2097"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284B2EC7" w14:textId="77777777" w:rsidR="00D359EE" w:rsidRPr="00B50947" w:rsidRDefault="00D359EE" w:rsidP="005D25E3">
            <w:pPr>
              <w:pStyle w:val="TableText"/>
              <w:rPr>
                <w:lang w:bidi="he-IL"/>
              </w:rPr>
            </w:pPr>
            <w:r w:rsidRPr="00B50947">
              <w:rPr>
                <w:lang w:bidi="he-IL"/>
              </w:rPr>
              <w:t>whenRefError</w:t>
            </w:r>
          </w:p>
        </w:tc>
        <w:tc>
          <w:tcPr>
            <w:tcW w:w="810" w:type="dxa"/>
            <w:noWrap/>
            <w:hideMark/>
          </w:tcPr>
          <w:p w14:paraId="674E4DC0" w14:textId="77777777" w:rsidR="00D359EE" w:rsidRPr="00B50947" w:rsidRDefault="00D359EE" w:rsidP="005D25E3">
            <w:pPr>
              <w:pStyle w:val="TableText"/>
              <w:rPr>
                <w:lang w:bidi="he-IL"/>
              </w:rPr>
            </w:pPr>
            <w:r w:rsidRPr="00B50947">
              <w:rPr>
                <w:lang w:bidi="he-IL"/>
              </w:rPr>
              <w:t>No</w:t>
            </w:r>
          </w:p>
        </w:tc>
        <w:tc>
          <w:tcPr>
            <w:tcW w:w="3767" w:type="dxa"/>
            <w:noWrap/>
            <w:hideMark/>
          </w:tcPr>
          <w:p w14:paraId="4209A733" w14:textId="0AAFAFDF" w:rsidR="00D359EE" w:rsidRPr="00BA7567" w:rsidRDefault="00D359EE" w:rsidP="005D25E3">
            <w:pPr>
              <w:pStyle w:val="TableText"/>
              <w:rPr>
                <w:lang w:bidi="he-IL"/>
              </w:rPr>
            </w:pPr>
            <w:r w:rsidRPr="00BA7567">
              <w:rPr>
                <w:lang w:bidi="he-IL"/>
              </w:rPr>
              <w:t xml:space="preserve">The Reference Error flag indicates that the measurement process has determined that the object’s data value may not have the expected level of accuracy. For example, the reference signal used in the analogue-to-digital conversion process is out of limits, or a calculated value has been contaminated with noise (analogue inputs only). </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5D25E3">
            <w:pPr>
              <w:pStyle w:val="TableText"/>
              <w:rPr>
                <w:lang w:bidi="he-IL"/>
              </w:rPr>
            </w:pPr>
            <w:r w:rsidRPr="00B50947">
              <w:rPr>
                <w:lang w:bidi="he-IL"/>
              </w:rPr>
              <w:t xml:space="preserve">When </w:t>
            </w:r>
            <w:proofErr w:type="gramStart"/>
            <w:r w:rsidRPr="00B50947">
              <w:rPr>
                <w:lang w:bidi="he-IL"/>
              </w:rPr>
              <w:t>Changed</w:t>
            </w:r>
            <w:proofErr w:type="gramEnd"/>
          </w:p>
        </w:tc>
        <w:tc>
          <w:tcPr>
            <w:tcW w:w="1080" w:type="dxa"/>
            <w:noWrap/>
            <w:hideMark/>
          </w:tcPr>
          <w:p w14:paraId="7B294616" w14:textId="77777777" w:rsidR="00D359EE" w:rsidRPr="00B50947" w:rsidRDefault="00D359EE" w:rsidP="005D25E3">
            <w:pPr>
              <w:pStyle w:val="TableText"/>
              <w:rPr>
                <w:lang w:bidi="he-IL"/>
              </w:rPr>
            </w:pPr>
            <w:r w:rsidRPr="00B50947">
              <w:rPr>
                <w:lang w:bidi="he-IL"/>
              </w:rPr>
              <w:t>number</w:t>
            </w:r>
          </w:p>
        </w:tc>
        <w:tc>
          <w:tcPr>
            <w:tcW w:w="2160" w:type="dxa"/>
            <w:noWrap/>
            <w:hideMark/>
          </w:tcPr>
          <w:p w14:paraId="7972AFED" w14:textId="77777777" w:rsidR="00D359EE" w:rsidRPr="00B50947" w:rsidRDefault="00D359EE" w:rsidP="005D25E3">
            <w:pPr>
              <w:pStyle w:val="TableText"/>
              <w:rPr>
                <w:lang w:bidi="he-IL"/>
              </w:rPr>
            </w:pPr>
            <w:r w:rsidRPr="00B50947">
              <w:rPr>
                <w:lang w:bidi="he-IL"/>
              </w:rPr>
              <w:t>whenChange</w:t>
            </w:r>
          </w:p>
        </w:tc>
        <w:tc>
          <w:tcPr>
            <w:tcW w:w="810" w:type="dxa"/>
            <w:noWrap/>
            <w:hideMark/>
          </w:tcPr>
          <w:p w14:paraId="3FD413B4" w14:textId="77777777" w:rsidR="00D359EE" w:rsidRPr="00B50947" w:rsidRDefault="00D359EE" w:rsidP="005D25E3">
            <w:pPr>
              <w:pStyle w:val="TableText"/>
              <w:rPr>
                <w:lang w:bidi="he-IL"/>
              </w:rPr>
            </w:pPr>
            <w:r w:rsidRPr="00B50947">
              <w:rPr>
                <w:lang w:bidi="he-IL"/>
              </w:rPr>
              <w:t>No</w:t>
            </w:r>
          </w:p>
        </w:tc>
        <w:tc>
          <w:tcPr>
            <w:tcW w:w="3767" w:type="dxa"/>
            <w:noWrap/>
            <w:hideMark/>
          </w:tcPr>
          <w:p w14:paraId="4604BCED" w14:textId="37442BC9" w:rsidR="00D359EE" w:rsidRPr="00B50947" w:rsidRDefault="00D359EE" w:rsidP="005D25E3">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3=log event and call SA.</w:t>
            </w:r>
          </w:p>
          <w:p w14:paraId="3ED0B673" w14:textId="77777777" w:rsidR="00D359EE" w:rsidRPr="00B50947" w:rsidRDefault="00D359EE" w:rsidP="005D25E3">
            <w:pPr>
              <w:pStyle w:val="TableText"/>
              <w:rPr>
                <w:lang w:bidi="he-IL"/>
              </w:rPr>
            </w:pPr>
            <w:r w:rsidRPr="00B50947">
              <w:rPr>
                <w:lang w:bidi="he-IL"/>
              </w:rPr>
              <w:t>Behaviour varies slightly with type:</w:t>
            </w:r>
          </w:p>
          <w:p w14:paraId="67F43843" w14:textId="77777777" w:rsidR="00D359EE" w:rsidRPr="00B50947" w:rsidRDefault="00D359EE" w:rsidP="005D25E3">
            <w:pPr>
              <w:pStyle w:val="TableText"/>
              <w:rPr>
                <w:lang w:bidi="he-IL"/>
              </w:rPr>
            </w:pPr>
            <w:r w:rsidRPr="00B50947">
              <w:rPr>
                <w:lang w:bidi="he-IL"/>
              </w:rPr>
              <w:t>Analogue and counter values change by a significant change deadband.</w:t>
            </w:r>
          </w:p>
          <w:p w14:paraId="1F1F3E0E" w14:textId="77777777" w:rsidR="00D359EE" w:rsidRPr="00B50947" w:rsidRDefault="00D359EE" w:rsidP="005D25E3">
            <w:pPr>
              <w:pStyle w:val="TableText"/>
              <w:rPr>
                <w:lang w:bidi="he-IL"/>
              </w:rPr>
            </w:pPr>
            <w:r w:rsidRPr="00B50947">
              <w:rPr>
                <w:lang w:bidi="he-IL"/>
              </w:rPr>
              <w:t>Strings can include any change.</w:t>
            </w:r>
          </w:p>
          <w:p w14:paraId="0C9C5F27" w14:textId="4D507C96" w:rsidR="00D359EE" w:rsidRPr="00B50947" w:rsidRDefault="00D359EE" w:rsidP="005D25E3">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728CFDCD"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42" w:author="Steve Beadle" w:date="2024-07-12T10:30:00Z">
        <w:r w:rsidR="005123EF" w:rsidRPr="005123EF">
          <w:rPr>
            <w:rStyle w:val="Crossreference"/>
            <w:rPrChange w:id="143" w:author="Steve Beadle" w:date="2024-07-12T10:30:00Z">
              <w:rPr/>
            </w:rPrChange>
          </w:rPr>
          <w:t xml:space="preserve">Table </w:t>
        </w:r>
        <w:r w:rsidR="005123EF" w:rsidRPr="005123EF">
          <w:rPr>
            <w:rStyle w:val="Crossreference"/>
            <w:rPrChange w:id="144" w:author="Steve Beadle" w:date="2024-07-12T10:30:00Z">
              <w:rPr>
                <w:noProof/>
              </w:rPr>
            </w:rPrChange>
          </w:rPr>
          <w:t>9</w:t>
        </w:r>
      </w:ins>
      <w:del w:id="145" w:author="Steve Beadle" w:date="2024-07-12T10:30:00Z">
        <w:r w:rsidR="00324618" w:rsidRPr="005023E0" w:rsidDel="005123EF">
          <w:rPr>
            <w:rStyle w:val="Crossreference"/>
          </w:rPr>
          <w:delText>Table 9</w:delText>
        </w:r>
      </w:del>
      <w:r w:rsidR="00896295" w:rsidRPr="00896295">
        <w:rPr>
          <w:rStyle w:val="Crossreference"/>
        </w:rPr>
        <w:fldChar w:fldCharType="end"/>
      </w:r>
      <w:r w:rsidR="00896295">
        <w:t xml:space="preserve"> for further information.</w:t>
      </w:r>
    </w:p>
    <w:p w14:paraId="4E380CB1" w14:textId="51D7F40D" w:rsidR="009F3044" w:rsidRDefault="009F3044" w:rsidP="00896295">
      <w:pPr>
        <w:pStyle w:val="Caption"/>
        <w:keepNext/>
      </w:pPr>
      <w:bookmarkStart w:id="146" w:name="_Ref161149864"/>
      <w:bookmarkStart w:id="147" w:name="_Toc170288648"/>
      <w:r>
        <w:t xml:space="preserve">Table </w:t>
      </w:r>
      <w:fldSimple w:instr=" SEQ Table \* ARABIC ">
        <w:r w:rsidR="005123EF">
          <w:rPr>
            <w:noProof/>
          </w:rPr>
          <w:t>9</w:t>
        </w:r>
      </w:fldSimple>
      <w:bookmarkEnd w:id="146"/>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w:t>
      </w:r>
      <w:proofErr w:type="gramStart"/>
      <w:r w:rsidRPr="009F3044">
        <w:t>protocol</w:t>
      </w:r>
      <w:bookmarkEnd w:id="147"/>
      <w:proofErr w:type="gramEnd"/>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5D25E3">
            <w:pPr>
              <w:pStyle w:val="TableText"/>
            </w:pPr>
            <w:r>
              <w:t>Analogue input</w:t>
            </w:r>
          </w:p>
        </w:tc>
        <w:tc>
          <w:tcPr>
            <w:tcW w:w="3260" w:type="dxa"/>
          </w:tcPr>
          <w:p w14:paraId="03144484" w14:textId="1F5AA0A8" w:rsidR="00803AF4" w:rsidRPr="008A325B" w:rsidRDefault="00803AF4" w:rsidP="005D25E3">
            <w:pPr>
              <w:pStyle w:val="TableText"/>
            </w:pPr>
            <w:r>
              <w:t>analogue</w:t>
            </w:r>
          </w:p>
        </w:tc>
        <w:tc>
          <w:tcPr>
            <w:tcW w:w="2684" w:type="dxa"/>
            <w:shd w:val="clear" w:color="auto" w:fill="auto"/>
          </w:tcPr>
          <w:p w14:paraId="555DAB56" w14:textId="004A2BCC" w:rsidR="00803AF4" w:rsidRPr="008A325B" w:rsidRDefault="00803AF4" w:rsidP="005D25E3">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5D25E3">
            <w:pPr>
              <w:pStyle w:val="TableText"/>
            </w:pPr>
            <w:r>
              <w:t>Analogue output</w:t>
            </w:r>
          </w:p>
        </w:tc>
        <w:tc>
          <w:tcPr>
            <w:tcW w:w="3260" w:type="dxa"/>
          </w:tcPr>
          <w:p w14:paraId="666313F6" w14:textId="7428C1CA" w:rsidR="00803AF4" w:rsidRPr="008A325B" w:rsidRDefault="00803AF4" w:rsidP="005D25E3">
            <w:pPr>
              <w:pStyle w:val="TableText"/>
            </w:pPr>
            <w:r>
              <w:t>analogue</w:t>
            </w:r>
          </w:p>
        </w:tc>
        <w:tc>
          <w:tcPr>
            <w:tcW w:w="2684" w:type="dxa"/>
            <w:shd w:val="clear" w:color="auto" w:fill="auto"/>
          </w:tcPr>
          <w:p w14:paraId="07D5B06F" w14:textId="2B85550E" w:rsidR="00803AF4" w:rsidRPr="008A325B" w:rsidRDefault="00803AF4" w:rsidP="005D25E3">
            <w:pPr>
              <w:pStyle w:val="TableText"/>
            </w:pPr>
            <w:r>
              <w:t>ao</w:t>
            </w:r>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5D25E3">
            <w:pPr>
              <w:pStyle w:val="TableText"/>
            </w:pPr>
            <w:r>
              <w:t>Binary input</w:t>
            </w:r>
          </w:p>
        </w:tc>
        <w:tc>
          <w:tcPr>
            <w:tcW w:w="3260" w:type="dxa"/>
          </w:tcPr>
          <w:p w14:paraId="137844EB" w14:textId="2E4E5905" w:rsidR="00803AF4" w:rsidRPr="008A325B" w:rsidRDefault="00803AF4" w:rsidP="005D25E3">
            <w:pPr>
              <w:pStyle w:val="TableText"/>
            </w:pPr>
            <w:r>
              <w:t>binary</w:t>
            </w:r>
          </w:p>
        </w:tc>
        <w:tc>
          <w:tcPr>
            <w:tcW w:w="2684" w:type="dxa"/>
            <w:shd w:val="clear" w:color="auto" w:fill="auto"/>
          </w:tcPr>
          <w:p w14:paraId="16864113" w14:textId="0D4A9D1D" w:rsidR="00803AF4" w:rsidRPr="008A325B" w:rsidRDefault="00803AF4" w:rsidP="005D25E3">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5D25E3">
            <w:pPr>
              <w:pStyle w:val="TableText"/>
            </w:pPr>
            <w:r>
              <w:t>Binary output</w:t>
            </w:r>
          </w:p>
        </w:tc>
        <w:tc>
          <w:tcPr>
            <w:tcW w:w="3260" w:type="dxa"/>
          </w:tcPr>
          <w:p w14:paraId="6BBB87EC" w14:textId="2059C7B4" w:rsidR="00803AF4" w:rsidRPr="008A325B" w:rsidRDefault="00803AF4" w:rsidP="005D25E3">
            <w:pPr>
              <w:pStyle w:val="TableText"/>
            </w:pPr>
            <w:r>
              <w:t>binary</w:t>
            </w:r>
          </w:p>
        </w:tc>
        <w:tc>
          <w:tcPr>
            <w:tcW w:w="2684" w:type="dxa"/>
            <w:shd w:val="clear" w:color="auto" w:fill="auto"/>
          </w:tcPr>
          <w:p w14:paraId="373453F8" w14:textId="06FA60A0" w:rsidR="00803AF4" w:rsidRPr="008A325B" w:rsidRDefault="00803AF4" w:rsidP="005D25E3">
            <w:pPr>
              <w:pStyle w:val="TableText"/>
            </w:pPr>
            <w:r>
              <w:t>bo</w:t>
            </w:r>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5D25E3">
            <w:pPr>
              <w:pStyle w:val="TableText"/>
            </w:pPr>
            <w:r>
              <w:t>Counter</w:t>
            </w:r>
          </w:p>
        </w:tc>
        <w:tc>
          <w:tcPr>
            <w:tcW w:w="3260" w:type="dxa"/>
          </w:tcPr>
          <w:p w14:paraId="68E36EAD" w14:textId="5B4CAD9E" w:rsidR="00803AF4" w:rsidRPr="008A325B" w:rsidRDefault="00803AF4" w:rsidP="005D25E3">
            <w:pPr>
              <w:pStyle w:val="TableText"/>
            </w:pPr>
            <w:r>
              <w:t>counter</w:t>
            </w:r>
          </w:p>
        </w:tc>
        <w:tc>
          <w:tcPr>
            <w:tcW w:w="2684" w:type="dxa"/>
            <w:shd w:val="clear" w:color="auto" w:fill="auto"/>
          </w:tcPr>
          <w:p w14:paraId="0FC42310" w14:textId="43E6F816" w:rsidR="00803AF4" w:rsidRPr="008A325B" w:rsidRDefault="00803AF4" w:rsidP="005D25E3">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5D25E3">
            <w:pPr>
              <w:pStyle w:val="TableText"/>
            </w:pPr>
            <w:r>
              <w:t>String</w:t>
            </w:r>
          </w:p>
        </w:tc>
        <w:tc>
          <w:tcPr>
            <w:tcW w:w="3260" w:type="dxa"/>
          </w:tcPr>
          <w:p w14:paraId="1373238C" w14:textId="3496D36E" w:rsidR="00803AF4" w:rsidRPr="008A325B" w:rsidRDefault="00803AF4" w:rsidP="005D25E3">
            <w:pPr>
              <w:pStyle w:val="TableText"/>
            </w:pPr>
            <w:r>
              <w:t>string</w:t>
            </w:r>
          </w:p>
        </w:tc>
        <w:tc>
          <w:tcPr>
            <w:tcW w:w="2684" w:type="dxa"/>
            <w:shd w:val="clear" w:color="auto" w:fill="auto"/>
          </w:tcPr>
          <w:p w14:paraId="5B198489" w14:textId="5DE0F5F5" w:rsidR="00803AF4" w:rsidRPr="008A325B" w:rsidRDefault="00803AF4" w:rsidP="005D25E3">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5D25E3">
            <w:pPr>
              <w:pStyle w:val="TableText"/>
            </w:pPr>
            <w:r>
              <w:t xml:space="preserve">Extended </w:t>
            </w:r>
            <w:r w:rsidR="005425A5">
              <w:t>point</w:t>
            </w:r>
          </w:p>
        </w:tc>
        <w:tc>
          <w:tcPr>
            <w:tcW w:w="3260" w:type="dxa"/>
          </w:tcPr>
          <w:p w14:paraId="5802F5F3" w14:textId="6F7141B9" w:rsidR="00803AF4" w:rsidRPr="008A325B" w:rsidRDefault="00803AF4" w:rsidP="005D25E3">
            <w:pPr>
              <w:pStyle w:val="TableText"/>
            </w:pPr>
            <w:r>
              <w:t>extPoint</w:t>
            </w:r>
          </w:p>
        </w:tc>
        <w:tc>
          <w:tcPr>
            <w:tcW w:w="2684" w:type="dxa"/>
            <w:shd w:val="clear" w:color="auto" w:fill="auto"/>
          </w:tcPr>
          <w:p w14:paraId="404E6947" w14:textId="1BC33FE2" w:rsidR="00803AF4" w:rsidRPr="008A325B" w:rsidRDefault="00803AF4" w:rsidP="005D25E3">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148" w:name="_Toc170288564"/>
      <w:r w:rsidRPr="00982CA0">
        <w:t xml:space="preserve">Point </w:t>
      </w:r>
      <w:r w:rsidR="006B0494" w:rsidRPr="00982CA0">
        <w:t>quality flags</w:t>
      </w:r>
      <w:bookmarkEnd w:id="148"/>
    </w:p>
    <w:p w14:paraId="1020421F" w14:textId="5A81576E"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w:t>
      </w:r>
      <w:r w:rsidRPr="009875CE">
        <w:lastRenderedPageBreak/>
        <w:t xml:space="preserve">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49" w:author="Steve Beadle" w:date="2024-07-12T10:30:00Z">
        <w:r w:rsidR="005123EF" w:rsidRPr="005123EF">
          <w:rPr>
            <w:rStyle w:val="Crossreference"/>
            <w:rPrChange w:id="150" w:author="Steve Beadle" w:date="2024-07-12T10:30:00Z">
              <w:rPr/>
            </w:rPrChange>
          </w:rPr>
          <w:t xml:space="preserve">Table </w:t>
        </w:r>
        <w:r w:rsidR="005123EF" w:rsidRPr="005123EF">
          <w:rPr>
            <w:rStyle w:val="Crossreference"/>
            <w:rPrChange w:id="151" w:author="Steve Beadle" w:date="2024-07-12T10:30:00Z">
              <w:rPr>
                <w:noProof/>
              </w:rPr>
            </w:rPrChange>
          </w:rPr>
          <w:t>10</w:t>
        </w:r>
      </w:ins>
      <w:del w:id="152" w:author="Steve Beadle" w:date="2024-07-12T10:30:00Z">
        <w:r w:rsidR="00324618" w:rsidRPr="005023E0" w:rsidDel="005123EF">
          <w:rPr>
            <w:rStyle w:val="Crossreference"/>
          </w:rPr>
          <w:delText>Table 10</w:delText>
        </w:r>
      </w:del>
      <w:r w:rsidR="00896295" w:rsidRPr="00896295">
        <w:rPr>
          <w:rStyle w:val="Crossreference"/>
        </w:rPr>
        <w:fldChar w:fldCharType="end"/>
      </w:r>
      <w:r w:rsidR="00896295">
        <w:t>.</w:t>
      </w:r>
    </w:p>
    <w:p w14:paraId="2FF81EEA" w14:textId="5A87F98B" w:rsidR="00893D2D" w:rsidRDefault="00893D2D" w:rsidP="00896295">
      <w:pPr>
        <w:pStyle w:val="Caption"/>
        <w:keepNext/>
      </w:pPr>
      <w:bookmarkStart w:id="153" w:name="_Ref161150038"/>
      <w:bookmarkStart w:id="154" w:name="_Toc170288649"/>
      <w:r>
        <w:t xml:space="preserve">Table </w:t>
      </w:r>
      <w:fldSimple w:instr=" SEQ Table \* ARABIC ">
        <w:r w:rsidR="005123EF">
          <w:rPr>
            <w:noProof/>
          </w:rPr>
          <w:t>10</w:t>
        </w:r>
      </w:fldSimple>
      <w:bookmarkEnd w:id="153"/>
      <w:r>
        <w:tab/>
      </w:r>
      <w:r w:rsidRPr="00893D2D">
        <w:t xml:space="preserve">Point </w:t>
      </w:r>
      <w:r w:rsidR="000104B4">
        <w:t>q</w:t>
      </w:r>
      <w:r w:rsidRPr="00893D2D">
        <w:t xml:space="preserve">uality </w:t>
      </w:r>
      <w:r w:rsidR="000104B4">
        <w:t>f</w:t>
      </w:r>
      <w:r w:rsidRPr="00893D2D">
        <w:t>lags</w:t>
      </w:r>
      <w:bookmarkEnd w:id="154"/>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5D25E3">
            <w:pPr>
              <w:pStyle w:val="TableText"/>
            </w:pPr>
            <w:r w:rsidRPr="00B97174">
              <w:t>Offline</w:t>
            </w:r>
          </w:p>
        </w:tc>
        <w:tc>
          <w:tcPr>
            <w:tcW w:w="0" w:type="auto"/>
          </w:tcPr>
          <w:p w14:paraId="568C4AB0" w14:textId="77777777" w:rsidR="00B97174" w:rsidRPr="00B50947" w:rsidRDefault="00B97174" w:rsidP="005D25E3">
            <w:pPr>
              <w:pStyle w:val="TableText"/>
            </w:pPr>
            <w:r w:rsidRPr="00B50947">
              <w:t>0</w:t>
            </w:r>
          </w:p>
        </w:tc>
        <w:tc>
          <w:tcPr>
            <w:tcW w:w="6524" w:type="dxa"/>
          </w:tcPr>
          <w:p w14:paraId="5F1A193A" w14:textId="5B890365" w:rsidR="00B97174" w:rsidRPr="00B97174" w:rsidRDefault="00B97174" w:rsidP="005D25E3">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5D25E3">
            <w:pPr>
              <w:pStyle w:val="TableText"/>
            </w:pPr>
            <w:r w:rsidRPr="00B97174">
              <w:t>Restart</w:t>
            </w:r>
          </w:p>
        </w:tc>
        <w:tc>
          <w:tcPr>
            <w:tcW w:w="0" w:type="auto"/>
          </w:tcPr>
          <w:p w14:paraId="60459797" w14:textId="77777777" w:rsidR="00B97174" w:rsidRPr="00B50947" w:rsidRDefault="00B97174" w:rsidP="005D25E3">
            <w:pPr>
              <w:pStyle w:val="TableText"/>
            </w:pPr>
            <w:r w:rsidRPr="00B50947">
              <w:t>1</w:t>
            </w:r>
          </w:p>
        </w:tc>
        <w:tc>
          <w:tcPr>
            <w:tcW w:w="6524" w:type="dxa"/>
          </w:tcPr>
          <w:p w14:paraId="68D5729D" w14:textId="6061045A" w:rsidR="00B97174" w:rsidRPr="00B97174" w:rsidRDefault="00B97174" w:rsidP="005D25E3">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5D25E3">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5D25E3">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5D25E3">
            <w:pPr>
              <w:pStyle w:val="TableText"/>
            </w:pPr>
            <w:r w:rsidRPr="00B97174">
              <w:t>Comms Lost</w:t>
            </w:r>
          </w:p>
        </w:tc>
        <w:tc>
          <w:tcPr>
            <w:tcW w:w="0" w:type="auto"/>
          </w:tcPr>
          <w:p w14:paraId="30F7E4AF" w14:textId="77777777" w:rsidR="00B97174" w:rsidRPr="00B50947" w:rsidRDefault="00B97174" w:rsidP="005D25E3">
            <w:pPr>
              <w:pStyle w:val="TableText"/>
            </w:pPr>
            <w:r w:rsidRPr="00B50947">
              <w:t>2</w:t>
            </w:r>
          </w:p>
        </w:tc>
        <w:tc>
          <w:tcPr>
            <w:tcW w:w="6524" w:type="dxa"/>
          </w:tcPr>
          <w:p w14:paraId="310CCFE3" w14:textId="44A49AFE" w:rsidR="00B97174" w:rsidRPr="00B97174" w:rsidRDefault="00B97174" w:rsidP="005D25E3">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5D25E3">
            <w:pPr>
              <w:pStyle w:val="TableText"/>
            </w:pPr>
            <w:r w:rsidRPr="00B97174">
              <w:t>Remote Forced</w:t>
            </w:r>
          </w:p>
        </w:tc>
        <w:tc>
          <w:tcPr>
            <w:tcW w:w="0" w:type="auto"/>
          </w:tcPr>
          <w:p w14:paraId="08FC3101" w14:textId="77777777" w:rsidR="00B97174" w:rsidRPr="00B50947" w:rsidRDefault="00B97174" w:rsidP="005D25E3">
            <w:pPr>
              <w:pStyle w:val="TableText"/>
            </w:pPr>
            <w:r w:rsidRPr="00B50947">
              <w:t>3</w:t>
            </w:r>
          </w:p>
        </w:tc>
        <w:tc>
          <w:tcPr>
            <w:tcW w:w="6524" w:type="dxa"/>
          </w:tcPr>
          <w:p w14:paraId="4DF0B85F" w14:textId="30202ABC" w:rsidR="00B97174" w:rsidRPr="00B97174" w:rsidRDefault="00B97174" w:rsidP="005D25E3">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5D25E3">
            <w:pPr>
              <w:pStyle w:val="TableText"/>
            </w:pPr>
            <w:r w:rsidRPr="00B97174">
              <w:t>Local Forced</w:t>
            </w:r>
          </w:p>
        </w:tc>
        <w:tc>
          <w:tcPr>
            <w:tcW w:w="0" w:type="auto"/>
          </w:tcPr>
          <w:p w14:paraId="792EC53E" w14:textId="77777777" w:rsidR="00B97174" w:rsidRPr="00B50947" w:rsidRDefault="00B97174" w:rsidP="005D25E3">
            <w:pPr>
              <w:pStyle w:val="TableText"/>
            </w:pPr>
            <w:r w:rsidRPr="00B50947">
              <w:t>4</w:t>
            </w:r>
          </w:p>
        </w:tc>
        <w:tc>
          <w:tcPr>
            <w:tcW w:w="6524" w:type="dxa"/>
          </w:tcPr>
          <w:p w14:paraId="1251E193" w14:textId="5A1BCEA6" w:rsidR="00B97174" w:rsidRPr="00B97174" w:rsidRDefault="00B97174" w:rsidP="005D25E3">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5D25E3">
            <w:pPr>
              <w:pStyle w:val="TableText"/>
            </w:pPr>
            <w:r w:rsidRPr="00B97174">
              <w:t>Chatter</w:t>
            </w:r>
          </w:p>
        </w:tc>
        <w:tc>
          <w:tcPr>
            <w:tcW w:w="0" w:type="auto"/>
          </w:tcPr>
          <w:p w14:paraId="6744AFF0" w14:textId="77777777" w:rsidR="00B97174" w:rsidRPr="00B50947" w:rsidRDefault="00B97174" w:rsidP="005D25E3">
            <w:pPr>
              <w:pStyle w:val="TableText"/>
            </w:pPr>
            <w:r w:rsidRPr="00B50947">
              <w:t>5</w:t>
            </w:r>
          </w:p>
        </w:tc>
        <w:tc>
          <w:tcPr>
            <w:tcW w:w="6524" w:type="dxa"/>
          </w:tcPr>
          <w:p w14:paraId="511E7688" w14:textId="309A4AC7" w:rsidR="00B97174" w:rsidRPr="00B97174" w:rsidRDefault="008B29E1" w:rsidP="005D25E3">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exact definition of what changing quickly means is device dependant and not something that can be changed by the protocol.</w:t>
            </w:r>
          </w:p>
          <w:p w14:paraId="18B63246" w14:textId="4BBD4F96" w:rsidR="00B97174" w:rsidRPr="00B97174" w:rsidRDefault="00B97174" w:rsidP="005D25E3">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5D25E3">
            <w:pPr>
              <w:pStyle w:val="TableText"/>
            </w:pPr>
            <w:r w:rsidRPr="00B97174">
              <w:t>Range Error</w:t>
            </w:r>
          </w:p>
        </w:tc>
        <w:tc>
          <w:tcPr>
            <w:tcW w:w="0" w:type="auto"/>
          </w:tcPr>
          <w:p w14:paraId="25F2958E" w14:textId="77777777" w:rsidR="00B97174" w:rsidRPr="00B50947" w:rsidRDefault="00B97174" w:rsidP="005D25E3">
            <w:pPr>
              <w:pStyle w:val="TableText"/>
            </w:pPr>
            <w:r w:rsidRPr="00B50947">
              <w:t>6</w:t>
            </w:r>
          </w:p>
        </w:tc>
        <w:tc>
          <w:tcPr>
            <w:tcW w:w="6524" w:type="dxa"/>
          </w:tcPr>
          <w:p w14:paraId="66604160" w14:textId="742A870A" w:rsidR="00B97174" w:rsidRPr="00B97174" w:rsidRDefault="00B97174" w:rsidP="005D25E3">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5D25E3">
            <w:pPr>
              <w:pStyle w:val="TableText"/>
            </w:pPr>
            <w:r w:rsidRPr="00B97174">
              <w:t>Discontinuity</w:t>
            </w:r>
          </w:p>
        </w:tc>
        <w:tc>
          <w:tcPr>
            <w:tcW w:w="0" w:type="auto"/>
          </w:tcPr>
          <w:p w14:paraId="379E4CE4" w14:textId="77777777" w:rsidR="00B97174" w:rsidRPr="00B50947" w:rsidRDefault="00B97174" w:rsidP="005D25E3">
            <w:pPr>
              <w:pStyle w:val="TableText"/>
            </w:pPr>
            <w:r w:rsidRPr="00B50947">
              <w:t>7</w:t>
            </w:r>
          </w:p>
        </w:tc>
        <w:tc>
          <w:tcPr>
            <w:tcW w:w="6524" w:type="dxa"/>
          </w:tcPr>
          <w:p w14:paraId="4EF89DAB" w14:textId="4913B242" w:rsidR="00B97174" w:rsidRPr="00B97174" w:rsidRDefault="00B97174" w:rsidP="005D25E3">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5D25E3">
            <w:pPr>
              <w:pStyle w:val="TableText"/>
            </w:pPr>
            <w:r w:rsidRPr="00B97174">
              <w:t>Reference Error</w:t>
            </w:r>
          </w:p>
        </w:tc>
        <w:tc>
          <w:tcPr>
            <w:tcW w:w="0" w:type="auto"/>
          </w:tcPr>
          <w:p w14:paraId="0B926ED5" w14:textId="77777777" w:rsidR="00B97174" w:rsidRPr="00B50947" w:rsidRDefault="00B97174" w:rsidP="005D25E3">
            <w:pPr>
              <w:pStyle w:val="TableText"/>
            </w:pPr>
            <w:r w:rsidRPr="00B50947">
              <w:t>8</w:t>
            </w:r>
          </w:p>
        </w:tc>
        <w:tc>
          <w:tcPr>
            <w:tcW w:w="6524" w:type="dxa"/>
          </w:tcPr>
          <w:p w14:paraId="0BB2A08C" w14:textId="6754C85A" w:rsidR="00B97174" w:rsidRPr="00B97174" w:rsidRDefault="00B97174" w:rsidP="005D25E3">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5D25E3">
            <w:pPr>
              <w:pStyle w:val="TableText"/>
            </w:pPr>
            <w:r w:rsidRPr="00B97174">
              <w:lastRenderedPageBreak/>
              <w:t>Unable to Read</w:t>
            </w:r>
          </w:p>
        </w:tc>
        <w:tc>
          <w:tcPr>
            <w:tcW w:w="0" w:type="auto"/>
          </w:tcPr>
          <w:p w14:paraId="0BF71B83" w14:textId="77777777" w:rsidR="00B97174" w:rsidRPr="00B50947" w:rsidRDefault="00B97174" w:rsidP="005D25E3">
            <w:pPr>
              <w:pStyle w:val="TableText"/>
            </w:pPr>
            <w:r w:rsidRPr="00B50947">
              <w:t>9</w:t>
            </w:r>
          </w:p>
        </w:tc>
        <w:tc>
          <w:tcPr>
            <w:tcW w:w="6524" w:type="dxa"/>
          </w:tcPr>
          <w:p w14:paraId="21E7300E" w14:textId="4F1CAF04" w:rsidR="00B97174" w:rsidRPr="00B97174" w:rsidRDefault="00B97174" w:rsidP="005D25E3">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517792E6"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r w:rsidR="002F3B71" w:rsidRPr="00261786">
        <w:rPr>
          <w:rFonts w:ascii="Courier New" w:hAnsi="Courier New" w:cs="Courier New"/>
        </w:rPr>
        <w:t>whenXXXX</w:t>
      </w:r>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155" w:author="Steve Beadle" w:date="2024-07-12T10:30:00Z">
        <w:r w:rsidR="005123EF" w:rsidRPr="005123EF">
          <w:rPr>
            <w:rStyle w:val="Crossreference"/>
            <w:rPrChange w:id="156" w:author="Steve Beadle" w:date="2024-07-12T10:30:00Z">
              <w:rPr/>
            </w:rPrChange>
          </w:rPr>
          <w:t xml:space="preserve">Table </w:t>
        </w:r>
        <w:r w:rsidR="005123EF" w:rsidRPr="005123EF">
          <w:rPr>
            <w:rStyle w:val="Crossreference"/>
            <w:rPrChange w:id="157" w:author="Steve Beadle" w:date="2024-07-12T10:30:00Z">
              <w:rPr>
                <w:noProof/>
              </w:rPr>
            </w:rPrChange>
          </w:rPr>
          <w:t>8</w:t>
        </w:r>
      </w:ins>
      <w:del w:id="158" w:author="Steve Beadle" w:date="2024-07-12T10:30:00Z">
        <w:r w:rsidR="00324618" w:rsidRPr="005023E0" w:rsidDel="005123EF">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159" w:name="_Toc170288565"/>
      <w:r w:rsidRPr="00A513E2">
        <w:t xml:space="preserve">Binary </w:t>
      </w:r>
      <w:r w:rsidR="006B0494" w:rsidRPr="00A513E2">
        <w:t>points</w:t>
      </w:r>
      <w:bookmarkEnd w:id="159"/>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“bo” for binary input and binary output.</w:t>
      </w:r>
    </w:p>
    <w:p w14:paraId="2EECBA07" w14:textId="689B6A76"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160" w:author="Steve Beadle" w:date="2024-07-12T10:30:00Z">
        <w:r w:rsidR="005123EF" w:rsidRPr="005123EF">
          <w:rPr>
            <w:rStyle w:val="Crossreference"/>
            <w:rPrChange w:id="161" w:author="Steve Beadle" w:date="2024-07-12T10:30:00Z">
              <w:rPr/>
            </w:rPrChange>
          </w:rPr>
          <w:t>Table</w:t>
        </w:r>
        <w:r w:rsidR="005123EF">
          <w:t xml:space="preserve"> </w:t>
        </w:r>
        <w:r w:rsidR="005123EF">
          <w:rPr>
            <w:noProof/>
          </w:rPr>
          <w:t>11</w:t>
        </w:r>
      </w:ins>
      <w:del w:id="162" w:author="Steve Beadle" w:date="2024-07-12T10:30:00Z">
        <w:r w:rsidR="00324618" w:rsidRPr="005023E0" w:rsidDel="005123EF">
          <w:rPr>
            <w:rStyle w:val="Crossreference"/>
          </w:rPr>
          <w:delText>Table</w:delText>
        </w:r>
        <w:r w:rsidR="00324618" w:rsidDel="005123EF">
          <w:delText xml:space="preserve"> </w:delText>
        </w:r>
        <w:r w:rsidR="00324618" w:rsidDel="005123EF">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11E64C3F" w:rsidR="00D014F9" w:rsidRDefault="00D014F9" w:rsidP="00D014F9">
      <w:pPr>
        <w:pStyle w:val="Caption"/>
      </w:pPr>
      <w:bookmarkStart w:id="163" w:name="_Ref161299982"/>
      <w:bookmarkStart w:id="164" w:name="_Toc170288650"/>
      <w:r>
        <w:t xml:space="preserve">Table </w:t>
      </w:r>
      <w:fldSimple w:instr=" SEQ Table \* ARABIC ">
        <w:r w:rsidR="005123EF">
          <w:rPr>
            <w:noProof/>
          </w:rPr>
          <w:t>11</w:t>
        </w:r>
      </w:fldSimple>
      <w:bookmarkEnd w:id="163"/>
      <w:r>
        <w:tab/>
        <w:t xml:space="preserve">Configuration structure for a binary </w:t>
      </w:r>
      <w:r w:rsidR="000104B4">
        <w:t>p</w:t>
      </w:r>
      <w:r>
        <w:t>oint</w:t>
      </w:r>
      <w:bookmarkEnd w:id="164"/>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5D25E3">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5D25E3">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5D25E3">
            <w:pPr>
              <w:pStyle w:val="TableText"/>
              <w:rPr>
                <w:lang w:bidi="he-IL"/>
              </w:rPr>
            </w:pPr>
            <w:r w:rsidRPr="00B50947">
              <w:rPr>
                <w:lang w:bidi="he-IL"/>
              </w:rPr>
              <w:t>Yes</w:t>
            </w:r>
          </w:p>
        </w:tc>
        <w:tc>
          <w:tcPr>
            <w:tcW w:w="4113" w:type="dxa"/>
            <w:noWrap/>
            <w:hideMark/>
          </w:tcPr>
          <w:p w14:paraId="13C744FE" w14:textId="32EB66F5" w:rsidR="00D014F9" w:rsidRPr="00B50947" w:rsidRDefault="00D014F9" w:rsidP="005D25E3">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5D25E3">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5D25E3">
            <w:pPr>
              <w:pStyle w:val="TableText"/>
              <w:rPr>
                <w:lang w:bidi="he-IL"/>
              </w:rPr>
            </w:pPr>
            <w:r w:rsidRPr="00B50947">
              <w:rPr>
                <w:lang w:bidi="he-IL"/>
              </w:rPr>
              <w:t>string</w:t>
            </w:r>
          </w:p>
        </w:tc>
        <w:tc>
          <w:tcPr>
            <w:tcW w:w="1530" w:type="dxa"/>
            <w:noWrap/>
          </w:tcPr>
          <w:p w14:paraId="48BA3396" w14:textId="77777777" w:rsidR="00D014F9" w:rsidRPr="00B50947" w:rsidRDefault="00D014F9" w:rsidP="005D25E3">
            <w:pPr>
              <w:pStyle w:val="TableText"/>
              <w:rPr>
                <w:lang w:bidi="he-IL"/>
              </w:rPr>
            </w:pPr>
            <w:r w:rsidRPr="00B50947">
              <w:rPr>
                <w:lang w:bidi="he-IL"/>
              </w:rPr>
              <w:t>parentType</w:t>
            </w:r>
          </w:p>
        </w:tc>
        <w:tc>
          <w:tcPr>
            <w:tcW w:w="914" w:type="dxa"/>
            <w:noWrap/>
          </w:tcPr>
          <w:p w14:paraId="2A59D4D0" w14:textId="77777777" w:rsidR="00D014F9" w:rsidRPr="00B50947" w:rsidRDefault="00D014F9" w:rsidP="005D25E3">
            <w:pPr>
              <w:pStyle w:val="TableText"/>
              <w:rPr>
                <w:lang w:bidi="he-IL"/>
              </w:rPr>
            </w:pPr>
            <w:r w:rsidRPr="00B50947">
              <w:rPr>
                <w:lang w:bidi="he-IL"/>
              </w:rPr>
              <w:t>Yes</w:t>
            </w:r>
          </w:p>
        </w:tc>
        <w:tc>
          <w:tcPr>
            <w:tcW w:w="4113" w:type="dxa"/>
            <w:noWrap/>
          </w:tcPr>
          <w:p w14:paraId="534608CD" w14:textId="77777777" w:rsidR="00D014F9" w:rsidRPr="00B50947" w:rsidRDefault="00D014F9" w:rsidP="005D25E3">
            <w:pPr>
              <w:pStyle w:val="TableText"/>
              <w:rPr>
                <w:lang w:bidi="he-IL"/>
              </w:rPr>
            </w:pPr>
            <w:r w:rsidRPr="00B50947">
              <w:rPr>
                <w:lang w:bidi="he-IL"/>
              </w:rPr>
              <w:t>“bi” or “bo”</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5D25E3">
            <w:pPr>
              <w:pStyle w:val="TableText"/>
              <w:rPr>
                <w:lang w:bidi="he-IL"/>
              </w:rPr>
            </w:pPr>
            <w:r w:rsidRPr="00B50947">
              <w:rPr>
                <w:lang w:bidi="he-IL"/>
              </w:rPr>
              <w:t>Bit Count</w:t>
            </w:r>
          </w:p>
        </w:tc>
        <w:tc>
          <w:tcPr>
            <w:tcW w:w="990" w:type="dxa"/>
            <w:noWrap/>
          </w:tcPr>
          <w:p w14:paraId="276660FE" w14:textId="77777777" w:rsidR="00D014F9" w:rsidRPr="00B50947" w:rsidRDefault="00D014F9" w:rsidP="005D25E3">
            <w:pPr>
              <w:pStyle w:val="TableText"/>
              <w:rPr>
                <w:lang w:bidi="he-IL"/>
              </w:rPr>
            </w:pPr>
            <w:r w:rsidRPr="00B50947">
              <w:rPr>
                <w:lang w:bidi="he-IL"/>
              </w:rPr>
              <w:t>integer</w:t>
            </w:r>
          </w:p>
        </w:tc>
        <w:tc>
          <w:tcPr>
            <w:tcW w:w="1530" w:type="dxa"/>
            <w:noWrap/>
          </w:tcPr>
          <w:p w14:paraId="1DA3B1D7" w14:textId="77777777" w:rsidR="00D014F9" w:rsidRPr="00B50947" w:rsidRDefault="00D014F9" w:rsidP="005D25E3">
            <w:pPr>
              <w:pStyle w:val="TableText"/>
              <w:rPr>
                <w:lang w:bidi="he-IL"/>
              </w:rPr>
            </w:pPr>
            <w:r w:rsidRPr="00B50947">
              <w:rPr>
                <w:lang w:bidi="he-IL"/>
              </w:rPr>
              <w:t>bits</w:t>
            </w:r>
          </w:p>
        </w:tc>
        <w:tc>
          <w:tcPr>
            <w:tcW w:w="914" w:type="dxa"/>
            <w:noWrap/>
          </w:tcPr>
          <w:p w14:paraId="2BEA419D" w14:textId="77777777" w:rsidR="00D014F9" w:rsidRPr="00B50947" w:rsidRDefault="00D014F9" w:rsidP="005D25E3">
            <w:pPr>
              <w:pStyle w:val="TableText"/>
              <w:rPr>
                <w:lang w:bidi="he-IL"/>
              </w:rPr>
            </w:pPr>
            <w:r w:rsidRPr="00B50947">
              <w:rPr>
                <w:lang w:bidi="he-IL"/>
              </w:rPr>
              <w:t>No</w:t>
            </w:r>
          </w:p>
        </w:tc>
        <w:tc>
          <w:tcPr>
            <w:tcW w:w="4113" w:type="dxa"/>
            <w:noWrap/>
          </w:tcPr>
          <w:p w14:paraId="54E3DE37" w14:textId="77777777" w:rsidR="00D014F9" w:rsidRPr="00B50947" w:rsidRDefault="00D014F9" w:rsidP="005D25E3">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5D25E3">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5D25E3">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5D25E3">
            <w:pPr>
              <w:pStyle w:val="TableText"/>
              <w:rPr>
                <w:lang w:bidi="he-IL"/>
              </w:rPr>
            </w:pPr>
            <w:r w:rsidRPr="00B50947">
              <w:rPr>
                <w:lang w:bidi="he-IL"/>
              </w:rPr>
              <w:t>No</w:t>
            </w:r>
          </w:p>
        </w:tc>
        <w:tc>
          <w:tcPr>
            <w:tcW w:w="4113" w:type="dxa"/>
            <w:noWrap/>
            <w:hideMark/>
          </w:tcPr>
          <w:p w14:paraId="74AD462D"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5D25E3">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5D25E3">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5D25E3">
            <w:pPr>
              <w:pStyle w:val="TableText"/>
              <w:rPr>
                <w:lang w:bidi="he-IL"/>
              </w:rPr>
            </w:pPr>
            <w:r w:rsidRPr="00B50947">
              <w:rPr>
                <w:lang w:bidi="he-IL"/>
              </w:rPr>
              <w:t>No</w:t>
            </w:r>
          </w:p>
        </w:tc>
        <w:tc>
          <w:tcPr>
            <w:tcW w:w="4113" w:type="dxa"/>
            <w:noWrap/>
            <w:hideMark/>
          </w:tcPr>
          <w:p w14:paraId="45F57A6D" w14:textId="0BD98752"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5D25E3">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5D25E3">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5D25E3">
            <w:pPr>
              <w:pStyle w:val="TableText"/>
              <w:rPr>
                <w:lang w:bidi="he-IL"/>
              </w:rPr>
            </w:pPr>
            <w:r w:rsidRPr="00B50947">
              <w:rPr>
                <w:lang w:bidi="he-IL"/>
              </w:rPr>
              <w:t>No</w:t>
            </w:r>
          </w:p>
        </w:tc>
        <w:tc>
          <w:tcPr>
            <w:tcW w:w="4113" w:type="dxa"/>
            <w:noWrap/>
            <w:hideMark/>
          </w:tcPr>
          <w:p w14:paraId="6D186EDB"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5D25E3">
            <w:pPr>
              <w:pStyle w:val="TableText"/>
              <w:rPr>
                <w:lang w:bidi="he-IL"/>
              </w:rPr>
            </w:pPr>
            <w:r w:rsidRPr="00B50947">
              <w:rPr>
                <w:lang w:bidi="he-IL"/>
              </w:rPr>
              <w:t>State 1 Action</w:t>
            </w:r>
          </w:p>
        </w:tc>
        <w:tc>
          <w:tcPr>
            <w:tcW w:w="990" w:type="dxa"/>
            <w:noWrap/>
            <w:hideMark/>
          </w:tcPr>
          <w:p w14:paraId="596EE1DC"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5D25E3">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5D25E3">
            <w:pPr>
              <w:pStyle w:val="TableText"/>
              <w:rPr>
                <w:lang w:bidi="he-IL"/>
              </w:rPr>
            </w:pPr>
            <w:r w:rsidRPr="00B50947">
              <w:rPr>
                <w:lang w:bidi="he-IL"/>
              </w:rPr>
              <w:t>No</w:t>
            </w:r>
          </w:p>
        </w:tc>
        <w:tc>
          <w:tcPr>
            <w:tcW w:w="4113" w:type="dxa"/>
            <w:noWrap/>
            <w:hideMark/>
          </w:tcPr>
          <w:p w14:paraId="4B427364"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5D25E3">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5D25E3">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5D25E3">
            <w:pPr>
              <w:pStyle w:val="TableText"/>
              <w:rPr>
                <w:lang w:bidi="he-IL"/>
              </w:rPr>
            </w:pPr>
            <w:r w:rsidRPr="00B50947">
              <w:rPr>
                <w:lang w:bidi="he-IL"/>
              </w:rPr>
              <w:t>No</w:t>
            </w:r>
          </w:p>
        </w:tc>
        <w:tc>
          <w:tcPr>
            <w:tcW w:w="4113" w:type="dxa"/>
            <w:noWrap/>
            <w:hideMark/>
          </w:tcPr>
          <w:p w14:paraId="3AD91B94" w14:textId="3328FEC0"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5D25E3">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5D25E3">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5D25E3">
            <w:pPr>
              <w:pStyle w:val="TableText"/>
              <w:rPr>
                <w:lang w:bidi="he-IL"/>
              </w:rPr>
            </w:pPr>
            <w:r w:rsidRPr="00B50947">
              <w:rPr>
                <w:lang w:bidi="he-IL"/>
              </w:rPr>
              <w:t>No</w:t>
            </w:r>
          </w:p>
        </w:tc>
        <w:tc>
          <w:tcPr>
            <w:tcW w:w="4113" w:type="dxa"/>
            <w:noWrap/>
            <w:hideMark/>
          </w:tcPr>
          <w:p w14:paraId="30FBF716"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5D25E3">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5D25E3">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5D25E3">
            <w:pPr>
              <w:pStyle w:val="TableText"/>
              <w:rPr>
                <w:lang w:bidi="he-IL"/>
              </w:rPr>
            </w:pPr>
            <w:r w:rsidRPr="00B50947">
              <w:rPr>
                <w:lang w:bidi="he-IL"/>
              </w:rPr>
              <w:t>No</w:t>
            </w:r>
          </w:p>
        </w:tc>
        <w:tc>
          <w:tcPr>
            <w:tcW w:w="4113" w:type="dxa"/>
            <w:noWrap/>
            <w:hideMark/>
          </w:tcPr>
          <w:p w14:paraId="04E9C6F5" w14:textId="77777777" w:rsidR="00D014F9" w:rsidRPr="00B50947" w:rsidRDefault="00D014F9" w:rsidP="005D25E3">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5D25E3">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5D25E3">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5D25E3">
            <w:pPr>
              <w:pStyle w:val="TableText"/>
              <w:rPr>
                <w:lang w:bidi="he-IL"/>
              </w:rPr>
            </w:pPr>
            <w:r w:rsidRPr="00B50947">
              <w:rPr>
                <w:lang w:bidi="he-IL"/>
              </w:rPr>
              <w:t>No</w:t>
            </w:r>
          </w:p>
        </w:tc>
        <w:tc>
          <w:tcPr>
            <w:tcW w:w="4113" w:type="dxa"/>
            <w:noWrap/>
            <w:hideMark/>
          </w:tcPr>
          <w:p w14:paraId="539FE249" w14:textId="46C1DACD"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5D25E3">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5D25E3">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5D25E3">
            <w:pPr>
              <w:pStyle w:val="TableText"/>
              <w:rPr>
                <w:lang w:bidi="he-IL"/>
              </w:rPr>
            </w:pPr>
            <w:r w:rsidRPr="00B50947">
              <w:rPr>
                <w:lang w:bidi="he-IL"/>
              </w:rPr>
              <w:t>No</w:t>
            </w:r>
          </w:p>
        </w:tc>
        <w:tc>
          <w:tcPr>
            <w:tcW w:w="4113" w:type="dxa"/>
            <w:noWrap/>
            <w:hideMark/>
          </w:tcPr>
          <w:p w14:paraId="7593CA5D"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5D25E3">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5D25E3">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5D25E3">
            <w:pPr>
              <w:pStyle w:val="TableText"/>
              <w:rPr>
                <w:lang w:bidi="he-IL"/>
              </w:rPr>
            </w:pPr>
            <w:r w:rsidRPr="00B50947">
              <w:rPr>
                <w:lang w:bidi="he-IL"/>
              </w:rPr>
              <w:t>No</w:t>
            </w:r>
          </w:p>
        </w:tc>
        <w:tc>
          <w:tcPr>
            <w:tcW w:w="4113" w:type="dxa"/>
            <w:noWrap/>
            <w:hideMark/>
          </w:tcPr>
          <w:p w14:paraId="04BEBFE4"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5D25E3">
            <w:pPr>
              <w:pStyle w:val="TableText"/>
              <w:rPr>
                <w:lang w:bidi="he-IL"/>
              </w:rPr>
            </w:pPr>
            <w:r w:rsidRPr="00B50947">
              <w:rPr>
                <w:lang w:bidi="he-IL"/>
              </w:rPr>
              <w:lastRenderedPageBreak/>
              <w:t>State 3 Persistence</w:t>
            </w:r>
          </w:p>
        </w:tc>
        <w:tc>
          <w:tcPr>
            <w:tcW w:w="990" w:type="dxa"/>
            <w:noWrap/>
            <w:hideMark/>
          </w:tcPr>
          <w:p w14:paraId="70ACBBB2"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5D25E3">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5D25E3">
            <w:pPr>
              <w:pStyle w:val="TableText"/>
              <w:rPr>
                <w:lang w:bidi="he-IL"/>
              </w:rPr>
            </w:pPr>
            <w:r w:rsidRPr="00B50947">
              <w:rPr>
                <w:lang w:bidi="he-IL"/>
              </w:rPr>
              <w:t>No</w:t>
            </w:r>
          </w:p>
        </w:tc>
        <w:tc>
          <w:tcPr>
            <w:tcW w:w="4113" w:type="dxa"/>
            <w:noWrap/>
            <w:hideMark/>
          </w:tcPr>
          <w:p w14:paraId="43B83FAD" w14:textId="15F3B627"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5D25E3">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5D25E3">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5D25E3">
            <w:pPr>
              <w:pStyle w:val="TableText"/>
              <w:rPr>
                <w:lang w:bidi="he-IL"/>
              </w:rPr>
            </w:pPr>
            <w:r w:rsidRPr="00B50947">
              <w:rPr>
                <w:lang w:bidi="he-IL"/>
              </w:rPr>
              <w:t>No</w:t>
            </w:r>
          </w:p>
        </w:tc>
        <w:tc>
          <w:tcPr>
            <w:tcW w:w="4113" w:type="dxa"/>
            <w:noWrap/>
            <w:hideMark/>
          </w:tcPr>
          <w:p w14:paraId="5B4119C4"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5D25E3">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5D25E3">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5D25E3">
            <w:pPr>
              <w:pStyle w:val="TableText"/>
              <w:rPr>
                <w:lang w:bidi="he-IL"/>
              </w:rPr>
            </w:pPr>
            <w:r w:rsidRPr="00B50947">
              <w:rPr>
                <w:lang w:bidi="he-IL"/>
              </w:rPr>
              <w:t>No</w:t>
            </w:r>
          </w:p>
        </w:tc>
        <w:tc>
          <w:tcPr>
            <w:tcW w:w="4113" w:type="dxa"/>
            <w:noWrap/>
            <w:hideMark/>
          </w:tcPr>
          <w:p w14:paraId="7BFCF29D"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5D25E3">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5D25E3">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5D25E3">
            <w:pPr>
              <w:pStyle w:val="TableText"/>
              <w:rPr>
                <w:lang w:bidi="he-IL"/>
              </w:rPr>
            </w:pPr>
            <w:r w:rsidRPr="00B50947">
              <w:rPr>
                <w:lang w:bidi="he-IL"/>
              </w:rPr>
              <w:t>No</w:t>
            </w:r>
          </w:p>
        </w:tc>
        <w:tc>
          <w:tcPr>
            <w:tcW w:w="4113" w:type="dxa"/>
            <w:noWrap/>
            <w:hideMark/>
          </w:tcPr>
          <w:p w14:paraId="6162CB51" w14:textId="419FBB2D"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5D25E3">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5D25E3">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5D25E3">
            <w:pPr>
              <w:pStyle w:val="TableText"/>
              <w:rPr>
                <w:lang w:bidi="he-IL"/>
              </w:rPr>
            </w:pPr>
            <w:r w:rsidRPr="00B50947">
              <w:rPr>
                <w:lang w:bidi="he-IL"/>
              </w:rPr>
              <w:t>No</w:t>
            </w:r>
          </w:p>
        </w:tc>
        <w:tc>
          <w:tcPr>
            <w:tcW w:w="4113" w:type="dxa"/>
            <w:noWrap/>
            <w:hideMark/>
          </w:tcPr>
          <w:p w14:paraId="0A21635D"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5D25E3">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5D25E3">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5D25E3">
            <w:pPr>
              <w:pStyle w:val="TableText"/>
              <w:rPr>
                <w:lang w:bidi="he-IL"/>
              </w:rPr>
            </w:pPr>
            <w:r w:rsidRPr="00B50947">
              <w:rPr>
                <w:lang w:bidi="he-IL"/>
              </w:rPr>
              <w:t>No</w:t>
            </w:r>
          </w:p>
        </w:tc>
        <w:tc>
          <w:tcPr>
            <w:tcW w:w="4113" w:type="dxa"/>
            <w:noWrap/>
            <w:hideMark/>
          </w:tcPr>
          <w:p w14:paraId="3FBC8D52"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5D25E3">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5D25E3">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5D25E3">
            <w:pPr>
              <w:pStyle w:val="TableText"/>
              <w:rPr>
                <w:lang w:bidi="he-IL"/>
              </w:rPr>
            </w:pPr>
            <w:r w:rsidRPr="00B50947">
              <w:rPr>
                <w:lang w:bidi="he-IL"/>
              </w:rPr>
              <w:t>No</w:t>
            </w:r>
          </w:p>
        </w:tc>
        <w:tc>
          <w:tcPr>
            <w:tcW w:w="4113" w:type="dxa"/>
            <w:noWrap/>
            <w:hideMark/>
          </w:tcPr>
          <w:p w14:paraId="35505E3C" w14:textId="27DC925A"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5D25E3">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5D25E3">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5D25E3">
            <w:pPr>
              <w:pStyle w:val="TableText"/>
              <w:rPr>
                <w:lang w:bidi="he-IL"/>
              </w:rPr>
            </w:pPr>
            <w:r w:rsidRPr="00B50947">
              <w:rPr>
                <w:lang w:bidi="he-IL"/>
              </w:rPr>
              <w:t>No</w:t>
            </w:r>
          </w:p>
        </w:tc>
        <w:tc>
          <w:tcPr>
            <w:tcW w:w="4113" w:type="dxa"/>
            <w:noWrap/>
            <w:hideMark/>
          </w:tcPr>
          <w:p w14:paraId="71839B73"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5D25E3">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5D25E3">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5D25E3">
            <w:pPr>
              <w:pStyle w:val="TableText"/>
              <w:rPr>
                <w:lang w:bidi="he-IL"/>
              </w:rPr>
            </w:pPr>
            <w:r w:rsidRPr="00B50947">
              <w:rPr>
                <w:lang w:bidi="he-IL"/>
              </w:rPr>
              <w:t>No</w:t>
            </w:r>
          </w:p>
        </w:tc>
        <w:tc>
          <w:tcPr>
            <w:tcW w:w="4113" w:type="dxa"/>
            <w:noWrap/>
            <w:hideMark/>
          </w:tcPr>
          <w:p w14:paraId="072D6E71"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5D25E3">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5D25E3">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5D25E3">
            <w:pPr>
              <w:pStyle w:val="TableText"/>
              <w:rPr>
                <w:lang w:bidi="he-IL"/>
              </w:rPr>
            </w:pPr>
            <w:r w:rsidRPr="00B50947">
              <w:rPr>
                <w:lang w:bidi="he-IL"/>
              </w:rPr>
              <w:t>No</w:t>
            </w:r>
          </w:p>
        </w:tc>
        <w:tc>
          <w:tcPr>
            <w:tcW w:w="4113" w:type="dxa"/>
            <w:noWrap/>
            <w:hideMark/>
          </w:tcPr>
          <w:p w14:paraId="3F907E00" w14:textId="53E75AD7"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5D25E3">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5D25E3">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5D25E3">
            <w:pPr>
              <w:pStyle w:val="TableText"/>
              <w:rPr>
                <w:lang w:bidi="he-IL"/>
              </w:rPr>
            </w:pPr>
            <w:r w:rsidRPr="00B50947">
              <w:rPr>
                <w:lang w:bidi="he-IL"/>
              </w:rPr>
              <w:t>No</w:t>
            </w:r>
          </w:p>
        </w:tc>
        <w:tc>
          <w:tcPr>
            <w:tcW w:w="4113" w:type="dxa"/>
            <w:noWrap/>
            <w:hideMark/>
          </w:tcPr>
          <w:p w14:paraId="1ED512C6"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5D25E3">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5D25E3">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5D25E3">
            <w:pPr>
              <w:pStyle w:val="TableText"/>
              <w:rPr>
                <w:lang w:bidi="he-IL"/>
              </w:rPr>
            </w:pPr>
            <w:r w:rsidRPr="00B50947">
              <w:rPr>
                <w:lang w:bidi="he-IL"/>
              </w:rPr>
              <w:t>No</w:t>
            </w:r>
          </w:p>
        </w:tc>
        <w:tc>
          <w:tcPr>
            <w:tcW w:w="4113" w:type="dxa"/>
            <w:noWrap/>
            <w:hideMark/>
          </w:tcPr>
          <w:p w14:paraId="298F57CD" w14:textId="77777777" w:rsidR="00D014F9" w:rsidRPr="00B50947" w:rsidRDefault="00D014F9" w:rsidP="005D25E3">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5D25E3">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5D25E3">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5D25E3">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5D25E3">
            <w:pPr>
              <w:pStyle w:val="TableText"/>
              <w:rPr>
                <w:lang w:bidi="he-IL"/>
              </w:rPr>
            </w:pPr>
            <w:r w:rsidRPr="00B50947">
              <w:rPr>
                <w:lang w:bidi="he-IL"/>
              </w:rPr>
              <w:t>No</w:t>
            </w:r>
          </w:p>
        </w:tc>
        <w:tc>
          <w:tcPr>
            <w:tcW w:w="4113" w:type="dxa"/>
            <w:noWrap/>
            <w:hideMark/>
          </w:tcPr>
          <w:p w14:paraId="07A38944" w14:textId="6D94C345" w:rsidR="00D014F9" w:rsidRPr="00B50947" w:rsidRDefault="00D014F9" w:rsidP="005D25E3">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5D25E3">
            <w:pPr>
              <w:pStyle w:val="TableText"/>
              <w:rPr>
                <w:lang w:bidi="he-IL"/>
              </w:rPr>
            </w:pPr>
            <w:r w:rsidRPr="00B50947">
              <w:rPr>
                <w:lang w:bidi="he-IL"/>
              </w:rPr>
              <w:t>State 7 Name</w:t>
            </w:r>
          </w:p>
        </w:tc>
        <w:tc>
          <w:tcPr>
            <w:tcW w:w="990" w:type="dxa"/>
            <w:noWrap/>
            <w:hideMark/>
          </w:tcPr>
          <w:p w14:paraId="0D127AD9" w14:textId="77777777" w:rsidR="00D014F9" w:rsidRPr="00B50947" w:rsidRDefault="00D014F9" w:rsidP="005D25E3">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5D25E3">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5D25E3">
            <w:pPr>
              <w:pStyle w:val="TableText"/>
              <w:rPr>
                <w:lang w:bidi="he-IL"/>
              </w:rPr>
            </w:pPr>
            <w:r w:rsidRPr="00B50947">
              <w:rPr>
                <w:lang w:bidi="he-IL"/>
              </w:rPr>
              <w:t>No</w:t>
            </w:r>
          </w:p>
        </w:tc>
        <w:tc>
          <w:tcPr>
            <w:tcW w:w="4113" w:type="dxa"/>
            <w:noWrap/>
            <w:hideMark/>
          </w:tcPr>
          <w:p w14:paraId="5D8B7912" w14:textId="77777777" w:rsidR="00D014F9" w:rsidRPr="00B50947" w:rsidRDefault="00D014F9" w:rsidP="005D25E3">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5D25E3">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5D25E3">
            <w:pPr>
              <w:pStyle w:val="TableText"/>
              <w:rPr>
                <w:lang w:bidi="he-IL"/>
              </w:rPr>
            </w:pPr>
            <w:r w:rsidRPr="00B50947">
              <w:rPr>
                <w:lang w:bidi="he-IL"/>
              </w:rPr>
              <w:t>integer</w:t>
            </w:r>
          </w:p>
        </w:tc>
        <w:tc>
          <w:tcPr>
            <w:tcW w:w="1530" w:type="dxa"/>
            <w:noWrap/>
          </w:tcPr>
          <w:p w14:paraId="1AD8F58F" w14:textId="77777777" w:rsidR="00D014F9" w:rsidRPr="00B50947" w:rsidRDefault="00D014F9" w:rsidP="005D25E3">
            <w:pPr>
              <w:pStyle w:val="TableText"/>
              <w:rPr>
                <w:lang w:bidi="he-IL"/>
              </w:rPr>
            </w:pPr>
            <w:r w:rsidRPr="00B50947">
              <w:rPr>
                <w:lang w:bidi="he-IL"/>
              </w:rPr>
              <w:t>controlPulseTime</w:t>
            </w:r>
          </w:p>
        </w:tc>
        <w:tc>
          <w:tcPr>
            <w:tcW w:w="914" w:type="dxa"/>
            <w:noWrap/>
          </w:tcPr>
          <w:p w14:paraId="10512FFD" w14:textId="77777777" w:rsidR="00D014F9" w:rsidRPr="00B50947" w:rsidRDefault="00D014F9" w:rsidP="005D25E3">
            <w:pPr>
              <w:pStyle w:val="TableText"/>
              <w:rPr>
                <w:lang w:bidi="he-IL"/>
              </w:rPr>
            </w:pPr>
            <w:r w:rsidRPr="00B50947">
              <w:rPr>
                <w:lang w:bidi="he-IL"/>
              </w:rPr>
              <w:t>No</w:t>
            </w:r>
          </w:p>
        </w:tc>
        <w:tc>
          <w:tcPr>
            <w:tcW w:w="4113" w:type="dxa"/>
            <w:noWrap/>
          </w:tcPr>
          <w:p w14:paraId="15AAC9DD" w14:textId="7F140DBF" w:rsidR="00D014F9" w:rsidRPr="00B50947" w:rsidRDefault="00D014F9" w:rsidP="005D25E3">
            <w:pPr>
              <w:pStyle w:val="TableText"/>
              <w:rPr>
                <w:lang w:bidi="he-IL"/>
              </w:rPr>
            </w:pPr>
            <w:r w:rsidRPr="00B50947">
              <w:rPr>
                <w:lang w:bidi="he-IL"/>
              </w:rPr>
              <w:t xml:space="preserve">Control Pulse time (milliseconds) applies only to </w:t>
            </w:r>
            <w:proofErr w:type="gramStart"/>
            <w:r w:rsidRPr="00B50947">
              <w:rPr>
                <w:lang w:bidi="he-IL"/>
              </w:rPr>
              <w:t>1 bit</w:t>
            </w:r>
            <w:proofErr w:type="gramEnd"/>
            <w:r w:rsidRPr="00B50947">
              <w:rPr>
                <w:lang w:bidi="he-IL"/>
              </w:rPr>
              <w:t xml:space="preserve">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5D25E3">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5D25E3">
            <w:pPr>
              <w:pStyle w:val="TableText"/>
              <w:rPr>
                <w:lang w:bidi="he-IL"/>
              </w:rPr>
            </w:pPr>
            <w:r w:rsidRPr="00B50947">
              <w:rPr>
                <w:lang w:bidi="he-IL"/>
              </w:rPr>
              <w:t>boolean</w:t>
            </w:r>
          </w:p>
        </w:tc>
        <w:tc>
          <w:tcPr>
            <w:tcW w:w="1530" w:type="dxa"/>
            <w:noWrap/>
          </w:tcPr>
          <w:p w14:paraId="51242DFB" w14:textId="77777777" w:rsidR="00D014F9" w:rsidRPr="00B50947" w:rsidRDefault="00D014F9" w:rsidP="005D25E3">
            <w:pPr>
              <w:pStyle w:val="TableText"/>
              <w:rPr>
                <w:lang w:bidi="he-IL"/>
              </w:rPr>
            </w:pPr>
            <w:r w:rsidRPr="00B50947">
              <w:rPr>
                <w:lang w:bidi="he-IL"/>
              </w:rPr>
              <w:t>controlPulsePolarity</w:t>
            </w:r>
          </w:p>
        </w:tc>
        <w:tc>
          <w:tcPr>
            <w:tcW w:w="914" w:type="dxa"/>
            <w:noWrap/>
          </w:tcPr>
          <w:p w14:paraId="7404D0D9" w14:textId="77777777" w:rsidR="00D014F9" w:rsidRPr="00B50947" w:rsidRDefault="00D014F9" w:rsidP="005D25E3">
            <w:pPr>
              <w:pStyle w:val="TableText"/>
              <w:rPr>
                <w:lang w:bidi="he-IL"/>
              </w:rPr>
            </w:pPr>
            <w:r w:rsidRPr="00B50947">
              <w:rPr>
                <w:lang w:bidi="he-IL"/>
              </w:rPr>
              <w:t>No</w:t>
            </w:r>
          </w:p>
        </w:tc>
        <w:tc>
          <w:tcPr>
            <w:tcW w:w="4113" w:type="dxa"/>
            <w:noWrap/>
          </w:tcPr>
          <w:p w14:paraId="77CCFD6E" w14:textId="3F6056F1" w:rsidR="00D014F9" w:rsidRPr="00B50947" w:rsidRDefault="00D014F9" w:rsidP="005D25E3">
            <w:pPr>
              <w:pStyle w:val="TableText"/>
              <w:rPr>
                <w:lang w:bidi="he-IL"/>
              </w:rPr>
            </w:pPr>
            <w:r w:rsidRPr="00B50947">
              <w:rPr>
                <w:lang w:bidi="he-IL"/>
              </w:rPr>
              <w:t xml:space="preserve">Control Pulse polarity applies only to </w:t>
            </w:r>
            <w:proofErr w:type="gramStart"/>
            <w:r w:rsidRPr="00B50947">
              <w:rPr>
                <w:lang w:bidi="he-IL"/>
              </w:rPr>
              <w:t>1 bit</w:t>
            </w:r>
            <w:proofErr w:type="gramEnd"/>
            <w:r w:rsidRPr="00B50947">
              <w:rPr>
                <w:lang w:bidi="he-IL"/>
              </w:rPr>
              <w:t xml:space="preserve">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lastRenderedPageBreak/>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527E8D11" w:rsidR="00D014F9" w:rsidRDefault="00B5685B" w:rsidP="00B50947">
      <w:pPr>
        <w:pStyle w:val="BodyText"/>
        <w:keepNext/>
      </w:pPr>
      <w:r>
        <w:rPr>
          <w:rStyle w:val="Crossreference"/>
        </w:rPr>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165" w:author="Steve Beadle" w:date="2024-07-12T10:30:00Z">
        <w:r w:rsidR="005123EF" w:rsidRPr="005123EF">
          <w:rPr>
            <w:rStyle w:val="Crossreference"/>
            <w:rPrChange w:id="166" w:author="Steve Beadle" w:date="2024-07-12T10:30:00Z">
              <w:rPr/>
            </w:rPrChange>
          </w:rPr>
          <w:t xml:space="preserve">Figure </w:t>
        </w:r>
        <w:r w:rsidR="005123EF" w:rsidRPr="005123EF">
          <w:rPr>
            <w:rStyle w:val="Crossreference"/>
            <w:rPrChange w:id="167" w:author="Steve Beadle" w:date="2024-07-12T10:30:00Z">
              <w:rPr>
                <w:noProof/>
              </w:rPr>
            </w:rPrChange>
          </w:rPr>
          <w:t>4</w:t>
        </w:r>
      </w:ins>
      <w:del w:id="168" w:author="Steve Beadle" w:date="2024-07-12T10:30:00Z">
        <w:r w:rsidR="00324618" w:rsidRPr="005023E0" w:rsidDel="005123EF">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20EBC9B7">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288FA3C1" w:rsidR="00A20075" w:rsidRDefault="00A20075" w:rsidP="00A20075">
      <w:pPr>
        <w:pStyle w:val="Caption"/>
      </w:pPr>
      <w:bookmarkStart w:id="169" w:name="_Ref161910224"/>
      <w:bookmarkStart w:id="170" w:name="_Toc170288631"/>
      <w:r>
        <w:t xml:space="preserve">Figure </w:t>
      </w:r>
      <w:fldSimple w:instr=" SEQ Figure \* ARABIC ">
        <w:r w:rsidR="005123EF">
          <w:rPr>
            <w:noProof/>
          </w:rPr>
          <w:t>4</w:t>
        </w:r>
      </w:fldSimple>
      <w:bookmarkEnd w:id="169"/>
      <w:r>
        <w:tab/>
      </w:r>
      <w:r w:rsidRPr="00BA7567">
        <w:t xml:space="preserve">Supported implementation of persistence for binary </w:t>
      </w:r>
      <w:proofErr w:type="gramStart"/>
      <w:r w:rsidRPr="00BA7567">
        <w:t>points</w:t>
      </w:r>
      <w:bookmarkEnd w:id="170"/>
      <w:proofErr w:type="gramEnd"/>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w:t>
      </w:r>
      <w:proofErr w:type="gramStart"/>
      <w:r>
        <w:t>1 bit</w:t>
      </w:r>
      <w:proofErr w:type="gramEnd"/>
      <w:r>
        <w:t xml:space="preserve">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171" w:name="_Toc170288566"/>
      <w:r>
        <w:t xml:space="preserve">Analogue </w:t>
      </w:r>
      <w:r w:rsidR="006B0494">
        <w:t>points</w:t>
      </w:r>
      <w:bookmarkEnd w:id="171"/>
    </w:p>
    <w:p w14:paraId="7B6E8A76" w14:textId="5A675AC0"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172" w:author="Steve Beadle" w:date="2024-07-12T10:30:00Z">
        <w:r w:rsidR="005123EF" w:rsidRPr="005123EF">
          <w:rPr>
            <w:rStyle w:val="Crossreference"/>
            <w:rPrChange w:id="173" w:author="Steve Beadle" w:date="2024-07-12T10:30:00Z">
              <w:rPr/>
            </w:rPrChange>
          </w:rPr>
          <w:t xml:space="preserve">Table </w:t>
        </w:r>
        <w:r w:rsidR="005123EF" w:rsidRPr="005123EF">
          <w:rPr>
            <w:rStyle w:val="Crossreference"/>
            <w:rPrChange w:id="174" w:author="Steve Beadle" w:date="2024-07-12T10:30:00Z">
              <w:rPr>
                <w:noProof/>
              </w:rPr>
            </w:rPrChange>
          </w:rPr>
          <w:t>12</w:t>
        </w:r>
      </w:ins>
      <w:del w:id="175" w:author="Steve Beadle" w:date="2024-07-12T10:30:00Z">
        <w:r w:rsidR="00324618" w:rsidRPr="005023E0" w:rsidDel="005123EF">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4558B0DC" w:rsidR="00A20075" w:rsidRDefault="00A20075" w:rsidP="00A20075">
      <w:pPr>
        <w:pStyle w:val="Caption"/>
      </w:pPr>
      <w:bookmarkStart w:id="176" w:name="_Ref161301633"/>
      <w:bookmarkStart w:id="177" w:name="_Toc170288651"/>
      <w:r>
        <w:t xml:space="preserve">Table </w:t>
      </w:r>
      <w:fldSimple w:instr=" SEQ Table \* ARABIC ">
        <w:r w:rsidR="005123EF">
          <w:rPr>
            <w:noProof/>
          </w:rPr>
          <w:t>12</w:t>
        </w:r>
      </w:fldSimple>
      <w:bookmarkEnd w:id="176"/>
      <w:r>
        <w:tab/>
      </w:r>
      <w:r w:rsidRPr="00A20075">
        <w:t>Configuration structure for a</w:t>
      </w:r>
      <w:r>
        <w:t>n</w:t>
      </w:r>
      <w:r w:rsidRPr="00A20075">
        <w:t xml:space="preserve"> </w:t>
      </w:r>
      <w:r>
        <w:t>analogue</w:t>
      </w:r>
      <w:r w:rsidRPr="00A20075">
        <w:t xml:space="preserve"> </w:t>
      </w:r>
      <w:r w:rsidR="00B445A6">
        <w:t>p</w:t>
      </w:r>
      <w:r w:rsidRPr="00A20075">
        <w:t>oint</w:t>
      </w:r>
      <w:bookmarkEnd w:id="177"/>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lastRenderedPageBreak/>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5D25E3">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5D25E3">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5D25E3">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5D25E3">
            <w:pPr>
              <w:pStyle w:val="TableText"/>
              <w:rPr>
                <w:lang w:bidi="he-IL"/>
              </w:rPr>
            </w:pPr>
            <w:r w:rsidRPr="00B50947">
              <w:rPr>
                <w:lang w:bidi="he-IL"/>
              </w:rPr>
              <w:t>Yes</w:t>
            </w:r>
          </w:p>
        </w:tc>
        <w:tc>
          <w:tcPr>
            <w:tcW w:w="4037" w:type="dxa"/>
            <w:noWrap/>
            <w:hideMark/>
          </w:tcPr>
          <w:p w14:paraId="2ADC2CA7" w14:textId="44308B2C" w:rsidR="00D271BA" w:rsidRPr="00B50947" w:rsidRDefault="00D271BA" w:rsidP="005D25E3">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5D25E3">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5D25E3">
            <w:pPr>
              <w:pStyle w:val="TableText"/>
              <w:rPr>
                <w:lang w:bidi="he-IL"/>
              </w:rPr>
            </w:pPr>
            <w:r w:rsidRPr="00B50947">
              <w:rPr>
                <w:lang w:bidi="he-IL"/>
              </w:rPr>
              <w:t>string</w:t>
            </w:r>
          </w:p>
        </w:tc>
        <w:tc>
          <w:tcPr>
            <w:tcW w:w="1446" w:type="dxa"/>
            <w:noWrap/>
          </w:tcPr>
          <w:p w14:paraId="6D6B5EF3" w14:textId="77777777" w:rsidR="00D271BA" w:rsidRPr="00B50947" w:rsidRDefault="00D271BA" w:rsidP="005D25E3">
            <w:pPr>
              <w:pStyle w:val="TableText"/>
              <w:rPr>
                <w:lang w:bidi="he-IL"/>
              </w:rPr>
            </w:pPr>
            <w:r w:rsidRPr="00B50947">
              <w:rPr>
                <w:lang w:bidi="he-IL"/>
              </w:rPr>
              <w:t>parentType</w:t>
            </w:r>
          </w:p>
        </w:tc>
        <w:tc>
          <w:tcPr>
            <w:tcW w:w="900" w:type="dxa"/>
            <w:noWrap/>
          </w:tcPr>
          <w:p w14:paraId="4B26713C" w14:textId="77777777" w:rsidR="00D271BA" w:rsidRPr="00B50947" w:rsidRDefault="00D271BA" w:rsidP="005D25E3">
            <w:pPr>
              <w:pStyle w:val="TableText"/>
              <w:rPr>
                <w:lang w:bidi="he-IL"/>
              </w:rPr>
            </w:pPr>
            <w:r w:rsidRPr="00B50947">
              <w:rPr>
                <w:lang w:bidi="he-IL"/>
              </w:rPr>
              <w:t>Yes</w:t>
            </w:r>
          </w:p>
        </w:tc>
        <w:tc>
          <w:tcPr>
            <w:tcW w:w="4037" w:type="dxa"/>
            <w:noWrap/>
          </w:tcPr>
          <w:p w14:paraId="1CD2E670" w14:textId="77777777" w:rsidR="00D271BA" w:rsidRPr="00B50947" w:rsidRDefault="00D271BA" w:rsidP="005D25E3">
            <w:pPr>
              <w:pStyle w:val="TableText"/>
              <w:rPr>
                <w:lang w:bidi="he-IL"/>
              </w:rPr>
            </w:pPr>
            <w:r w:rsidRPr="00B50947">
              <w:rPr>
                <w:lang w:bidi="he-IL"/>
              </w:rPr>
              <w:t>“ai” or “ao”</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5D25E3">
            <w:pPr>
              <w:pStyle w:val="TableText"/>
              <w:rPr>
                <w:lang w:bidi="he-IL"/>
              </w:rPr>
            </w:pPr>
            <w:r w:rsidRPr="00B50947">
              <w:rPr>
                <w:lang w:bidi="he-IL"/>
              </w:rPr>
              <w:t>Raw Scale 1</w:t>
            </w:r>
          </w:p>
        </w:tc>
        <w:tc>
          <w:tcPr>
            <w:tcW w:w="1134" w:type="dxa"/>
            <w:noWrap/>
            <w:hideMark/>
          </w:tcPr>
          <w:p w14:paraId="0E6B8FA7"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4F72BDA1" w14:textId="77777777" w:rsidR="00D271BA" w:rsidRPr="00B50947" w:rsidRDefault="00D271BA" w:rsidP="005D25E3">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5D25E3">
            <w:pPr>
              <w:pStyle w:val="TableText"/>
              <w:rPr>
                <w:lang w:bidi="he-IL"/>
              </w:rPr>
            </w:pPr>
            <w:r w:rsidRPr="00B50947">
              <w:rPr>
                <w:lang w:bidi="he-IL"/>
              </w:rPr>
              <w:t>No</w:t>
            </w:r>
          </w:p>
        </w:tc>
        <w:tc>
          <w:tcPr>
            <w:tcW w:w="4037" w:type="dxa"/>
            <w:noWrap/>
            <w:hideMark/>
          </w:tcPr>
          <w:p w14:paraId="0CD0CFE0" w14:textId="1557FF5D" w:rsidR="00D271BA" w:rsidRPr="00B50947" w:rsidRDefault="00D271BA" w:rsidP="005D25E3">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w:t>
            </w:r>
            <w:proofErr w:type="gramStart"/>
            <w:r w:rsidRPr="00B50947">
              <w:rPr>
                <w:lang w:bidi="he-IL"/>
              </w:rPr>
              <w:t>e.g.</w:t>
            </w:r>
            <w:proofErr w:type="gramEnd"/>
            <w:r w:rsidRPr="00B50947">
              <w:rPr>
                <w:lang w:bidi="he-IL"/>
              </w:rPr>
              <w:t xml:space="preserve">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5D25E3">
            <w:pPr>
              <w:pStyle w:val="TableText"/>
              <w:rPr>
                <w:lang w:bidi="he-IL"/>
              </w:rPr>
            </w:pPr>
            <w:r w:rsidRPr="00B50947">
              <w:rPr>
                <w:lang w:bidi="he-IL"/>
              </w:rPr>
              <w:t>Raw Scale 2</w:t>
            </w:r>
          </w:p>
        </w:tc>
        <w:tc>
          <w:tcPr>
            <w:tcW w:w="1134" w:type="dxa"/>
            <w:noWrap/>
            <w:hideMark/>
          </w:tcPr>
          <w:p w14:paraId="5BFB5591"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540E730B" w14:textId="77777777" w:rsidR="00D271BA" w:rsidRPr="00B50947" w:rsidRDefault="00D271BA" w:rsidP="005D25E3">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5D25E3">
            <w:pPr>
              <w:pStyle w:val="TableText"/>
              <w:rPr>
                <w:lang w:bidi="he-IL"/>
              </w:rPr>
            </w:pPr>
            <w:r w:rsidRPr="00B50947">
              <w:rPr>
                <w:lang w:bidi="he-IL"/>
              </w:rPr>
              <w:t>No</w:t>
            </w:r>
          </w:p>
        </w:tc>
        <w:tc>
          <w:tcPr>
            <w:tcW w:w="4037" w:type="dxa"/>
            <w:noWrap/>
            <w:hideMark/>
          </w:tcPr>
          <w:p w14:paraId="0FCC176C" w14:textId="77777777" w:rsidR="00D271BA" w:rsidRPr="00B50947" w:rsidRDefault="00D271BA" w:rsidP="005D25E3">
            <w:pPr>
              <w:pStyle w:val="TableText"/>
              <w:rPr>
                <w:lang w:bidi="he-IL"/>
              </w:rPr>
            </w:pPr>
            <w:r w:rsidRPr="00B50947">
              <w:rPr>
                <w:lang w:bidi="he-IL"/>
              </w:rPr>
              <w:t>Raw scale 2 is the second raw value for the scaling (</w:t>
            </w:r>
            <w:proofErr w:type="gramStart"/>
            <w:r w:rsidRPr="00B50947">
              <w:rPr>
                <w:lang w:bidi="he-IL"/>
              </w:rPr>
              <w:t>e.g.</w:t>
            </w:r>
            <w:proofErr w:type="gramEnd"/>
            <w:r w:rsidRPr="00B50947">
              <w:rPr>
                <w:lang w:bidi="he-IL"/>
              </w:rPr>
              <w:t xml:space="preserve">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5D25E3">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5D25E3">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5D25E3">
            <w:pPr>
              <w:pStyle w:val="TableText"/>
              <w:rPr>
                <w:lang w:bidi="he-IL"/>
              </w:rPr>
            </w:pPr>
            <w:r w:rsidRPr="00B50947">
              <w:rPr>
                <w:lang w:bidi="he-IL"/>
              </w:rPr>
              <w:t>No</w:t>
            </w:r>
          </w:p>
        </w:tc>
        <w:tc>
          <w:tcPr>
            <w:tcW w:w="4037" w:type="dxa"/>
            <w:noWrap/>
            <w:hideMark/>
          </w:tcPr>
          <w:p w14:paraId="3500CC81" w14:textId="517D3445" w:rsidR="00D271BA" w:rsidRPr="00B50947" w:rsidRDefault="00D271BA" w:rsidP="005D25E3">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w:t>
            </w:r>
            <w:proofErr w:type="gramStart"/>
            <w:r w:rsidRPr="00B50947">
              <w:rPr>
                <w:lang w:bidi="he-IL"/>
              </w:rPr>
              <w:t>e.g.</w:t>
            </w:r>
            <w:proofErr w:type="gramEnd"/>
            <w:r w:rsidRPr="00B50947">
              <w:rPr>
                <w:lang w:bidi="he-IL"/>
              </w:rPr>
              <w:t xml:space="preserve">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5D25E3">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5D25E3">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5D25E3">
            <w:pPr>
              <w:pStyle w:val="TableText"/>
              <w:rPr>
                <w:lang w:bidi="he-IL"/>
              </w:rPr>
            </w:pPr>
            <w:r w:rsidRPr="00B50947">
              <w:rPr>
                <w:lang w:bidi="he-IL"/>
              </w:rPr>
              <w:t>No</w:t>
            </w:r>
          </w:p>
        </w:tc>
        <w:tc>
          <w:tcPr>
            <w:tcW w:w="4037" w:type="dxa"/>
            <w:noWrap/>
            <w:hideMark/>
          </w:tcPr>
          <w:p w14:paraId="3C7E6C44" w14:textId="77777777" w:rsidR="00D271BA" w:rsidRPr="00B50947" w:rsidRDefault="00D271BA" w:rsidP="005D25E3">
            <w:pPr>
              <w:pStyle w:val="TableText"/>
              <w:rPr>
                <w:lang w:bidi="he-IL"/>
              </w:rPr>
            </w:pPr>
            <w:r w:rsidRPr="00B50947">
              <w:rPr>
                <w:lang w:bidi="he-IL"/>
              </w:rPr>
              <w:t>Engineering scale 2; this is the second engineering value that corresponds to the second raw value (</w:t>
            </w:r>
            <w:proofErr w:type="gramStart"/>
            <w:r w:rsidRPr="00B50947">
              <w:rPr>
                <w:lang w:bidi="he-IL"/>
              </w:rPr>
              <w:t>e.g.</w:t>
            </w:r>
            <w:proofErr w:type="gramEnd"/>
            <w:r w:rsidRPr="00B50947">
              <w:rPr>
                <w:lang w:bidi="he-IL"/>
              </w:rPr>
              <w:t xml:space="preserve">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5D25E3">
            <w:pPr>
              <w:pStyle w:val="TableText"/>
              <w:rPr>
                <w:lang w:bidi="he-IL"/>
              </w:rPr>
            </w:pPr>
            <w:r w:rsidRPr="00B50947">
              <w:rPr>
                <w:lang w:bidi="he-IL"/>
              </w:rPr>
              <w:t>Minimum</w:t>
            </w:r>
          </w:p>
        </w:tc>
        <w:tc>
          <w:tcPr>
            <w:tcW w:w="1134" w:type="dxa"/>
            <w:noWrap/>
            <w:hideMark/>
          </w:tcPr>
          <w:p w14:paraId="70A45BDF"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5D25E3">
            <w:pPr>
              <w:pStyle w:val="TableText"/>
              <w:rPr>
                <w:lang w:bidi="he-IL"/>
              </w:rPr>
            </w:pPr>
            <w:r w:rsidRPr="00B50947">
              <w:rPr>
                <w:lang w:bidi="he-IL"/>
              </w:rPr>
              <w:t>min</w:t>
            </w:r>
          </w:p>
        </w:tc>
        <w:tc>
          <w:tcPr>
            <w:tcW w:w="900" w:type="dxa"/>
            <w:noWrap/>
            <w:hideMark/>
          </w:tcPr>
          <w:p w14:paraId="0CBDB9C4" w14:textId="77777777" w:rsidR="00D271BA" w:rsidRPr="00B50947" w:rsidRDefault="00D271BA" w:rsidP="005D25E3">
            <w:pPr>
              <w:pStyle w:val="TableText"/>
              <w:rPr>
                <w:lang w:bidi="he-IL"/>
              </w:rPr>
            </w:pPr>
            <w:r w:rsidRPr="00B50947">
              <w:rPr>
                <w:lang w:bidi="he-IL"/>
              </w:rPr>
              <w:t>No</w:t>
            </w:r>
          </w:p>
        </w:tc>
        <w:tc>
          <w:tcPr>
            <w:tcW w:w="4037" w:type="dxa"/>
            <w:noWrap/>
            <w:hideMark/>
          </w:tcPr>
          <w:p w14:paraId="658C5876" w14:textId="77777777" w:rsidR="00D271BA" w:rsidRPr="00B50947" w:rsidRDefault="00D271BA" w:rsidP="005D25E3">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w:t>
            </w:r>
            <w:proofErr w:type="gramStart"/>
            <w:r w:rsidRPr="00B50947">
              <w:rPr>
                <w:lang w:bidi="he-IL"/>
              </w:rPr>
              <w:t>dead-band</w:t>
            </w:r>
            <w:proofErr w:type="gramEnd"/>
            <w:r w:rsidRPr="00B50947">
              <w:rPr>
                <w:lang w:bidi="he-IL"/>
              </w:rPr>
              <w:t>)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5D25E3">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5D25E3">
            <w:pPr>
              <w:pStyle w:val="TableText"/>
              <w:rPr>
                <w:lang w:bidi="he-IL"/>
              </w:rPr>
            </w:pPr>
            <w:r w:rsidRPr="00B50947">
              <w:rPr>
                <w:lang w:bidi="he-IL"/>
              </w:rPr>
              <w:t>max</w:t>
            </w:r>
          </w:p>
        </w:tc>
        <w:tc>
          <w:tcPr>
            <w:tcW w:w="900" w:type="dxa"/>
            <w:noWrap/>
            <w:hideMark/>
          </w:tcPr>
          <w:p w14:paraId="249CB283" w14:textId="77777777" w:rsidR="00D271BA" w:rsidRPr="00B50947" w:rsidRDefault="00D271BA" w:rsidP="005D25E3">
            <w:pPr>
              <w:pStyle w:val="TableText"/>
              <w:rPr>
                <w:lang w:bidi="he-IL"/>
              </w:rPr>
            </w:pPr>
            <w:r w:rsidRPr="00B50947">
              <w:rPr>
                <w:lang w:bidi="he-IL"/>
              </w:rPr>
              <w:t>No</w:t>
            </w:r>
          </w:p>
        </w:tc>
        <w:tc>
          <w:tcPr>
            <w:tcW w:w="4037" w:type="dxa"/>
            <w:noWrap/>
            <w:hideMark/>
          </w:tcPr>
          <w:p w14:paraId="2A7915FF" w14:textId="77777777" w:rsidR="00D271BA" w:rsidRPr="00B50947" w:rsidRDefault="00D271BA" w:rsidP="005D25E3">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w:t>
            </w:r>
            <w:proofErr w:type="gramStart"/>
            <w:r w:rsidRPr="00B50947">
              <w:rPr>
                <w:lang w:bidi="he-IL"/>
              </w:rPr>
              <w:t>dead-band</w:t>
            </w:r>
            <w:proofErr w:type="gramEnd"/>
            <w:r w:rsidRPr="00B50947">
              <w:rPr>
                <w:lang w:bidi="he-IL"/>
              </w:rPr>
              <w:t>)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5D25E3">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5D25E3">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5D25E3">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5D25E3">
            <w:pPr>
              <w:pStyle w:val="TableText"/>
              <w:rPr>
                <w:lang w:bidi="he-IL"/>
              </w:rPr>
            </w:pPr>
            <w:r w:rsidRPr="00B50947">
              <w:rPr>
                <w:lang w:bidi="he-IL"/>
              </w:rPr>
              <w:t>No</w:t>
            </w:r>
          </w:p>
        </w:tc>
        <w:tc>
          <w:tcPr>
            <w:tcW w:w="4037" w:type="dxa"/>
            <w:noWrap/>
            <w:hideMark/>
          </w:tcPr>
          <w:p w14:paraId="7C3BD67E" w14:textId="6BEC473C" w:rsidR="00D271BA" w:rsidRPr="00B50947" w:rsidRDefault="00D271BA" w:rsidP="005D25E3">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5D25E3">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5D25E3">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5D25E3">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5D25E3">
            <w:pPr>
              <w:pStyle w:val="TableText"/>
              <w:rPr>
                <w:lang w:bidi="he-IL"/>
              </w:rPr>
            </w:pPr>
            <w:r w:rsidRPr="00B50947">
              <w:rPr>
                <w:lang w:bidi="he-IL"/>
              </w:rPr>
              <w:t>No</w:t>
            </w:r>
          </w:p>
        </w:tc>
        <w:tc>
          <w:tcPr>
            <w:tcW w:w="4037" w:type="dxa"/>
            <w:noWrap/>
            <w:hideMark/>
          </w:tcPr>
          <w:p w14:paraId="7215B6F9" w14:textId="6275A854" w:rsidR="00D271BA" w:rsidRPr="00B50947" w:rsidRDefault="00D271BA" w:rsidP="005D25E3">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lastRenderedPageBreak/>
        <w:t xml:space="preserve">Raw Scale 1 and Engineering Scale 1 are associated, as are Raw Scale 2 and Engineering Scale 2. </w:t>
      </w:r>
    </w:p>
    <w:p w14:paraId="2F8E2ADA" w14:textId="63E02CE7"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178" w:author="Steve Beadle" w:date="2024-07-12T10:30:00Z">
        <w:r w:rsidR="005123EF" w:rsidRPr="005123EF">
          <w:rPr>
            <w:rStyle w:val="Crossreference"/>
            <w:rPrChange w:id="179" w:author="Steve Beadle" w:date="2024-07-12T10:30:00Z">
              <w:rPr/>
            </w:rPrChange>
          </w:rPr>
          <w:t xml:space="preserve">Figure </w:t>
        </w:r>
        <w:r w:rsidR="005123EF" w:rsidRPr="005123EF">
          <w:rPr>
            <w:rStyle w:val="Crossreference"/>
            <w:rPrChange w:id="180" w:author="Steve Beadle" w:date="2024-07-12T10:30:00Z">
              <w:rPr>
                <w:noProof/>
              </w:rPr>
            </w:rPrChange>
          </w:rPr>
          <w:t>5</w:t>
        </w:r>
      </w:ins>
      <w:del w:id="181" w:author="Steve Beadle" w:date="2024-07-12T10:30:00Z">
        <w:r w:rsidR="00324618" w:rsidRPr="005023E0" w:rsidDel="005123EF">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2E2112E2" w:rsidR="00C71A0E" w:rsidRDefault="00C71A0E" w:rsidP="00C71A0E">
      <w:pPr>
        <w:pStyle w:val="Caption"/>
      </w:pPr>
      <w:bookmarkStart w:id="182" w:name="_Ref161302842"/>
      <w:bookmarkStart w:id="183" w:name="_Toc170288632"/>
      <w:r>
        <w:t xml:space="preserve">Figure </w:t>
      </w:r>
      <w:fldSimple w:instr=" SEQ Figure \* ARABIC ">
        <w:r w:rsidR="005123EF">
          <w:rPr>
            <w:noProof/>
          </w:rPr>
          <w:t>5</w:t>
        </w:r>
      </w:fldSimple>
      <w:bookmarkEnd w:id="182"/>
      <w:r>
        <w:tab/>
        <w:t>Analogue scaling</w:t>
      </w:r>
      <w:bookmarkEnd w:id="183"/>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xml:space="preserve">, then the </w:t>
      </w:r>
      <w:proofErr w:type="gramStart"/>
      <w:r>
        <w:t>FD  reject</w:t>
      </w:r>
      <w:r w:rsidR="00107CC7">
        <w:t>s</w:t>
      </w:r>
      <w:proofErr w:type="gramEnd"/>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lastRenderedPageBreak/>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4A35D7B7"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184" w:author="Steve Beadle" w:date="2024-07-12T10:30:00Z">
        <w:r w:rsidR="005123EF" w:rsidRPr="005123EF">
          <w:rPr>
            <w:rStyle w:val="Crossreference"/>
            <w:rPrChange w:id="185" w:author="Steve Beadle" w:date="2024-07-12T10:30:00Z">
              <w:rPr/>
            </w:rPrChange>
          </w:rPr>
          <w:t xml:space="preserve">Table </w:t>
        </w:r>
        <w:r w:rsidR="005123EF" w:rsidRPr="005123EF">
          <w:rPr>
            <w:rStyle w:val="Crossreference"/>
            <w:rPrChange w:id="186" w:author="Steve Beadle" w:date="2024-07-12T10:30:00Z">
              <w:rPr>
                <w:noProof/>
              </w:rPr>
            </w:rPrChange>
          </w:rPr>
          <w:t>13</w:t>
        </w:r>
      </w:ins>
      <w:del w:id="187" w:author="Steve Beadle" w:date="2024-07-12T10:30:00Z">
        <w:r w:rsidR="00324618" w:rsidRPr="005023E0" w:rsidDel="005123EF">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6429F308" w:rsidR="00740693" w:rsidRDefault="007D285E" w:rsidP="007D285E">
      <w:pPr>
        <w:pStyle w:val="Caption"/>
      </w:pPr>
      <w:bookmarkStart w:id="188" w:name="_Ref161304973"/>
      <w:bookmarkStart w:id="189" w:name="_Toc170288652"/>
      <w:r>
        <w:t xml:space="preserve">Table </w:t>
      </w:r>
      <w:fldSimple w:instr=" SEQ Table \* ARABIC ">
        <w:r w:rsidR="005123EF">
          <w:rPr>
            <w:noProof/>
          </w:rPr>
          <w:t>13</w:t>
        </w:r>
      </w:fldSimple>
      <w:bookmarkEnd w:id="188"/>
      <w:r>
        <w:tab/>
      </w:r>
      <w:r w:rsidRPr="007D285E">
        <w:t xml:space="preserve">Information used in defining significant change for analogue </w:t>
      </w:r>
      <w:proofErr w:type="gramStart"/>
      <w:r w:rsidR="00676F46">
        <w:t>p</w:t>
      </w:r>
      <w:r w:rsidRPr="007D285E">
        <w:t>oints</w:t>
      </w:r>
      <w:bookmarkEnd w:id="189"/>
      <w:proofErr w:type="gramEnd"/>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5D25E3">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5D25E3">
            <w:pPr>
              <w:pStyle w:val="TableText"/>
            </w:pPr>
            <w:r w:rsidRPr="00B50947">
              <w:t>Number</w:t>
            </w:r>
          </w:p>
        </w:tc>
        <w:tc>
          <w:tcPr>
            <w:tcW w:w="1427" w:type="dxa"/>
          </w:tcPr>
          <w:p w14:paraId="4A15C9DA" w14:textId="77777777" w:rsidR="007D285E" w:rsidRPr="00B50947" w:rsidRDefault="007D285E" w:rsidP="005D25E3">
            <w:pPr>
              <w:pStyle w:val="TableText"/>
            </w:pPr>
            <w:r w:rsidRPr="00B50947">
              <w:t>change</w:t>
            </w:r>
          </w:p>
        </w:tc>
        <w:tc>
          <w:tcPr>
            <w:tcW w:w="4084" w:type="dxa"/>
          </w:tcPr>
          <w:p w14:paraId="40ED7D4C" w14:textId="77777777" w:rsidR="007D285E" w:rsidRPr="00B50947" w:rsidRDefault="007D285E" w:rsidP="005D25E3">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w:t>
      </w:r>
      <w:proofErr w:type="gramStart"/>
      <w:r w:rsidRPr="007D285E">
        <w:rPr>
          <w:rFonts w:eastAsia="DengXian"/>
          <w:lang w:eastAsia="en-US"/>
        </w:rPr>
        <w:t>is considered to be</w:t>
      </w:r>
      <w:proofErr w:type="gramEnd"/>
      <w:r w:rsidRPr="007D285E">
        <w:rPr>
          <w:rFonts w:eastAsia="DengXian"/>
          <w:lang w:eastAsia="en-US"/>
        </w:rPr>
        <w:t xml:space="preserv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13D31307"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5123EF">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190" w:author="Steve Beadle" w:date="2024-07-12T10:30:00Z">
        <w:r w:rsidR="005123EF" w:rsidRPr="005123EF">
          <w:rPr>
            <w:rStyle w:val="Crossreference"/>
            <w:rPrChange w:id="191" w:author="Steve Beadle" w:date="2024-07-12T10:30:00Z">
              <w:rPr/>
            </w:rPrChange>
          </w:rPr>
          <w:t>Points</w:t>
        </w:r>
      </w:ins>
      <w:del w:id="192" w:author="Steve Beadle" w:date="2024-07-12T10:30:00Z">
        <w:r w:rsidR="00324618" w:rsidRPr="005023E0" w:rsidDel="005123EF">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r w:rsidRPr="007D46B2">
        <w:rPr>
          <w:rFonts w:eastAsia="DengXian"/>
          <w:b/>
          <w:bCs/>
          <w:lang w:eastAsia="en-US"/>
        </w:rPr>
        <w:t>whenChange</w:t>
      </w:r>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193" w:name="_Toc170288567"/>
      <w:r>
        <w:t xml:space="preserve">Counter </w:t>
      </w:r>
      <w:r w:rsidR="006B0494">
        <w:t>points</w:t>
      </w:r>
      <w:bookmarkEnd w:id="193"/>
    </w:p>
    <w:p w14:paraId="7A85E138" w14:textId="352D9BE3"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194" w:author="Steve Beadle" w:date="2024-07-12T10:30:00Z">
        <w:r w:rsidR="005123EF" w:rsidRPr="005123EF">
          <w:rPr>
            <w:rStyle w:val="Crossreference"/>
            <w:rPrChange w:id="195" w:author="Steve Beadle" w:date="2024-07-12T10:30:00Z">
              <w:rPr/>
            </w:rPrChange>
          </w:rPr>
          <w:t xml:space="preserve">Table </w:t>
        </w:r>
        <w:r w:rsidR="005123EF" w:rsidRPr="005123EF">
          <w:rPr>
            <w:rStyle w:val="Crossreference"/>
            <w:rPrChange w:id="196" w:author="Steve Beadle" w:date="2024-07-12T10:30:00Z">
              <w:rPr>
                <w:noProof/>
              </w:rPr>
            </w:rPrChange>
          </w:rPr>
          <w:t>14</w:t>
        </w:r>
      </w:ins>
      <w:del w:id="197" w:author="Steve Beadle" w:date="2024-07-12T10:30:00Z">
        <w:r w:rsidR="00324618" w:rsidRPr="005023E0" w:rsidDel="005123EF">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72A4BC8F" w:rsidR="007D46B2" w:rsidRDefault="007D46B2" w:rsidP="007D46B2">
      <w:pPr>
        <w:pStyle w:val="Caption"/>
      </w:pPr>
      <w:bookmarkStart w:id="198" w:name="_Ref161829255"/>
      <w:bookmarkStart w:id="199" w:name="_Toc170288653"/>
      <w:r>
        <w:t xml:space="preserve">Table </w:t>
      </w:r>
      <w:fldSimple w:instr=" SEQ Table \* ARABIC ">
        <w:r w:rsidR="005123EF">
          <w:rPr>
            <w:noProof/>
          </w:rPr>
          <w:t>14</w:t>
        </w:r>
      </w:fldSimple>
      <w:bookmarkEnd w:id="198"/>
      <w:r>
        <w:tab/>
      </w:r>
      <w:r w:rsidRPr="007D46B2">
        <w:t xml:space="preserve">Information used in counter </w:t>
      </w:r>
      <w:proofErr w:type="gramStart"/>
      <w:r w:rsidR="00676F46">
        <w:t>p</w:t>
      </w:r>
      <w:r w:rsidRPr="007D46B2">
        <w:t>oints</w:t>
      </w:r>
      <w:bookmarkEnd w:id="199"/>
      <w:proofErr w:type="gramEnd"/>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5D25E3">
            <w:pPr>
              <w:pStyle w:val="TableText"/>
            </w:pPr>
            <w:r w:rsidRPr="00BA4341">
              <w:t>Parent Point</w:t>
            </w:r>
          </w:p>
        </w:tc>
        <w:tc>
          <w:tcPr>
            <w:tcW w:w="1050" w:type="dxa"/>
            <w:noWrap/>
            <w:hideMark/>
          </w:tcPr>
          <w:p w14:paraId="6D0985CF" w14:textId="77777777" w:rsidR="007D46B2" w:rsidRPr="00B50947" w:rsidRDefault="007D46B2" w:rsidP="005D25E3">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5D25E3">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5D25E3">
            <w:pPr>
              <w:pStyle w:val="TableText"/>
              <w:rPr>
                <w:lang w:bidi="he-IL"/>
              </w:rPr>
            </w:pPr>
            <w:r w:rsidRPr="00B50947">
              <w:rPr>
                <w:lang w:bidi="he-IL"/>
              </w:rPr>
              <w:t>Yes</w:t>
            </w:r>
          </w:p>
        </w:tc>
        <w:tc>
          <w:tcPr>
            <w:tcW w:w="4127" w:type="dxa"/>
            <w:noWrap/>
            <w:hideMark/>
          </w:tcPr>
          <w:p w14:paraId="7DE2AE05" w14:textId="0408207C" w:rsidR="007D46B2" w:rsidRPr="00B50947" w:rsidRDefault="007D46B2" w:rsidP="005D25E3">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5D25E3">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5D25E3">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5D25E3">
            <w:pPr>
              <w:pStyle w:val="TableText"/>
              <w:rPr>
                <w:lang w:bidi="he-IL"/>
              </w:rPr>
            </w:pPr>
            <w:r w:rsidRPr="00B50947">
              <w:rPr>
                <w:lang w:bidi="he-IL"/>
              </w:rPr>
              <w:t>resetPeriod</w:t>
            </w:r>
          </w:p>
        </w:tc>
        <w:tc>
          <w:tcPr>
            <w:tcW w:w="810" w:type="dxa"/>
            <w:noWrap/>
            <w:hideMark/>
          </w:tcPr>
          <w:p w14:paraId="7228C5BE" w14:textId="77777777" w:rsidR="007D46B2" w:rsidRPr="00B50947" w:rsidRDefault="007D46B2" w:rsidP="005D25E3">
            <w:pPr>
              <w:pStyle w:val="TableText"/>
              <w:rPr>
                <w:lang w:bidi="he-IL"/>
              </w:rPr>
            </w:pPr>
            <w:r w:rsidRPr="00B50947">
              <w:rPr>
                <w:lang w:bidi="he-IL"/>
              </w:rPr>
              <w:t>No</w:t>
            </w:r>
          </w:p>
        </w:tc>
        <w:tc>
          <w:tcPr>
            <w:tcW w:w="4127" w:type="dxa"/>
            <w:noWrap/>
            <w:hideMark/>
          </w:tcPr>
          <w:p w14:paraId="2136F519" w14:textId="46D2EC32" w:rsidR="007D46B2" w:rsidRPr="00B50947" w:rsidRDefault="007D46B2" w:rsidP="005D25E3">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5D25E3">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5D25E3">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5D25E3">
            <w:pPr>
              <w:pStyle w:val="TableText"/>
              <w:rPr>
                <w:lang w:bidi="he-IL"/>
              </w:rPr>
            </w:pPr>
            <w:r w:rsidRPr="00B50947">
              <w:rPr>
                <w:lang w:bidi="he-IL"/>
              </w:rPr>
              <w:t>resetOffset</w:t>
            </w:r>
          </w:p>
        </w:tc>
        <w:tc>
          <w:tcPr>
            <w:tcW w:w="810" w:type="dxa"/>
            <w:noWrap/>
            <w:hideMark/>
          </w:tcPr>
          <w:p w14:paraId="7C3A2899" w14:textId="77777777" w:rsidR="007D46B2" w:rsidRPr="00B50947" w:rsidRDefault="007D46B2" w:rsidP="005D25E3">
            <w:pPr>
              <w:pStyle w:val="TableText"/>
              <w:rPr>
                <w:lang w:bidi="he-IL"/>
              </w:rPr>
            </w:pPr>
            <w:r w:rsidRPr="00B50947">
              <w:rPr>
                <w:lang w:bidi="he-IL"/>
              </w:rPr>
              <w:t>No</w:t>
            </w:r>
          </w:p>
        </w:tc>
        <w:tc>
          <w:tcPr>
            <w:tcW w:w="4127" w:type="dxa"/>
            <w:noWrap/>
            <w:hideMark/>
          </w:tcPr>
          <w:p w14:paraId="5E347F13" w14:textId="77777777" w:rsidR="007D46B2" w:rsidRPr="00B50947" w:rsidRDefault="007D46B2" w:rsidP="005D25E3">
            <w:pPr>
              <w:pStyle w:val="TableText"/>
              <w:rPr>
                <w:lang w:bidi="he-IL"/>
              </w:rPr>
            </w:pPr>
            <w:r w:rsidRPr="00B50947">
              <w:rPr>
                <w:lang w:bidi="he-IL"/>
              </w:rPr>
              <w:t>Offset from start of week (Monday) in 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5D25E3">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5D25E3">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5D25E3">
            <w:pPr>
              <w:pStyle w:val="TableText"/>
              <w:rPr>
                <w:lang w:bidi="he-IL"/>
              </w:rPr>
            </w:pPr>
            <w:r w:rsidRPr="00B50947">
              <w:rPr>
                <w:lang w:bidi="he-IL"/>
              </w:rPr>
              <w:t>reportPeriod</w:t>
            </w:r>
          </w:p>
        </w:tc>
        <w:tc>
          <w:tcPr>
            <w:tcW w:w="810" w:type="dxa"/>
            <w:noWrap/>
            <w:hideMark/>
          </w:tcPr>
          <w:p w14:paraId="4A33DBDB" w14:textId="77777777" w:rsidR="007D46B2" w:rsidRPr="00B50947" w:rsidRDefault="007D46B2" w:rsidP="005D25E3">
            <w:pPr>
              <w:pStyle w:val="TableText"/>
              <w:rPr>
                <w:lang w:bidi="he-IL"/>
              </w:rPr>
            </w:pPr>
            <w:r w:rsidRPr="00B50947">
              <w:rPr>
                <w:lang w:bidi="he-IL"/>
              </w:rPr>
              <w:t>No</w:t>
            </w:r>
          </w:p>
        </w:tc>
        <w:tc>
          <w:tcPr>
            <w:tcW w:w="4127" w:type="dxa"/>
            <w:noWrap/>
            <w:hideMark/>
          </w:tcPr>
          <w:p w14:paraId="42862EEF" w14:textId="24BC0804" w:rsidR="007D46B2" w:rsidRPr="00B50947" w:rsidRDefault="007D46B2" w:rsidP="005D25E3">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5D25E3">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5D25E3">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5D25E3">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5D25E3">
            <w:pPr>
              <w:pStyle w:val="TableText"/>
              <w:rPr>
                <w:lang w:bidi="he-IL"/>
              </w:rPr>
            </w:pPr>
            <w:r w:rsidRPr="00B50947">
              <w:rPr>
                <w:lang w:bidi="he-IL"/>
              </w:rPr>
              <w:t>No</w:t>
            </w:r>
          </w:p>
        </w:tc>
        <w:tc>
          <w:tcPr>
            <w:tcW w:w="4127" w:type="dxa"/>
            <w:noWrap/>
            <w:hideMark/>
          </w:tcPr>
          <w:p w14:paraId="49FE8451" w14:textId="77777777" w:rsidR="007D46B2" w:rsidRPr="00B50947" w:rsidRDefault="007D46B2" w:rsidP="005D25E3">
            <w:pPr>
              <w:pStyle w:val="TableText"/>
              <w:rPr>
                <w:lang w:bidi="he-IL"/>
              </w:rPr>
            </w:pPr>
            <w:r w:rsidRPr="00B50947">
              <w:rPr>
                <w:lang w:bidi="he-IL"/>
              </w:rPr>
              <w:t xml:space="preserve">Multiplies the number of counts to evaluate the value of this counter. </w:t>
            </w:r>
            <w:proofErr w:type="gramStart"/>
            <w:r w:rsidRPr="00B50947">
              <w:rPr>
                <w:lang w:bidi="he-IL"/>
              </w:rPr>
              <w:t>i.e.</w:t>
            </w:r>
            <w:proofErr w:type="gramEnd"/>
            <w:r w:rsidRPr="00B50947">
              <w:rPr>
                <w:lang w:bidi="he-IL"/>
              </w:rPr>
              <w:t xml:space="preserv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5D25E3">
            <w:pPr>
              <w:pStyle w:val="TableText"/>
              <w:rPr>
                <w:lang w:bidi="he-IL"/>
              </w:rPr>
            </w:pPr>
            <w:r w:rsidRPr="00B50947">
              <w:rPr>
                <w:lang w:bidi="he-IL"/>
              </w:rPr>
              <w:lastRenderedPageBreak/>
              <w:t>Units</w:t>
            </w:r>
          </w:p>
        </w:tc>
        <w:tc>
          <w:tcPr>
            <w:tcW w:w="1050" w:type="dxa"/>
            <w:noWrap/>
            <w:hideMark/>
          </w:tcPr>
          <w:p w14:paraId="001BE27C" w14:textId="77777777" w:rsidR="007D46B2" w:rsidRPr="00B50947" w:rsidRDefault="007D46B2" w:rsidP="005D25E3">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5D25E3">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5D25E3">
            <w:pPr>
              <w:pStyle w:val="TableText"/>
              <w:rPr>
                <w:lang w:bidi="he-IL"/>
              </w:rPr>
            </w:pPr>
            <w:r w:rsidRPr="00B50947">
              <w:rPr>
                <w:lang w:bidi="he-IL"/>
              </w:rPr>
              <w:t>No</w:t>
            </w:r>
          </w:p>
        </w:tc>
        <w:tc>
          <w:tcPr>
            <w:tcW w:w="4127" w:type="dxa"/>
            <w:noWrap/>
            <w:hideMark/>
          </w:tcPr>
          <w:p w14:paraId="24720F85" w14:textId="5C8C50BA" w:rsidR="007D46B2" w:rsidRPr="00B50947" w:rsidRDefault="007D46B2" w:rsidP="005D25E3">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5D25E3">
            <w:pPr>
              <w:pStyle w:val="TableText"/>
              <w:rPr>
                <w:lang w:bidi="he-IL"/>
              </w:rPr>
            </w:pPr>
            <w:r w:rsidRPr="00B50947">
              <w:rPr>
                <w:lang w:bidi="he-IL"/>
              </w:rPr>
              <w:t>Significant Change Value</w:t>
            </w:r>
          </w:p>
        </w:tc>
        <w:tc>
          <w:tcPr>
            <w:tcW w:w="1050" w:type="dxa"/>
            <w:noWrap/>
            <w:hideMark/>
          </w:tcPr>
          <w:p w14:paraId="7406C876" w14:textId="77777777" w:rsidR="007D46B2" w:rsidRPr="00B50947" w:rsidRDefault="007D46B2" w:rsidP="005D25E3">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5D25E3">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5D25E3">
            <w:pPr>
              <w:pStyle w:val="TableText"/>
              <w:rPr>
                <w:lang w:bidi="he-IL"/>
              </w:rPr>
            </w:pPr>
            <w:r w:rsidRPr="00B50947">
              <w:rPr>
                <w:lang w:bidi="he-IL"/>
              </w:rPr>
              <w:t>No</w:t>
            </w:r>
          </w:p>
        </w:tc>
        <w:tc>
          <w:tcPr>
            <w:tcW w:w="4127" w:type="dxa"/>
            <w:noWrap/>
            <w:hideMark/>
          </w:tcPr>
          <w:p w14:paraId="05A824E6" w14:textId="0E01D028" w:rsidR="007D46B2" w:rsidRPr="00B50947" w:rsidRDefault="007D46B2" w:rsidP="005D25E3">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3100684B"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200" w:author="Steve Beadle" w:date="2024-07-12T10:30:00Z">
        <w:r w:rsidR="005123EF" w:rsidRPr="005123EF">
          <w:rPr>
            <w:rStyle w:val="Crossreference"/>
            <w:rPrChange w:id="201" w:author="Steve Beadle" w:date="2024-07-12T10:30:00Z">
              <w:rPr/>
            </w:rPrChange>
          </w:rPr>
          <w:t xml:space="preserve">Table </w:t>
        </w:r>
        <w:r w:rsidR="005123EF" w:rsidRPr="005123EF">
          <w:rPr>
            <w:rStyle w:val="Crossreference"/>
            <w:rPrChange w:id="202" w:author="Steve Beadle" w:date="2024-07-12T10:30:00Z">
              <w:rPr>
                <w:noProof/>
              </w:rPr>
            </w:rPrChange>
          </w:rPr>
          <w:t>15</w:t>
        </w:r>
      </w:ins>
      <w:del w:id="203" w:author="Steve Beadle" w:date="2024-07-12T10:30:00Z">
        <w:r w:rsidR="00324618" w:rsidRPr="005023E0" w:rsidDel="005123EF">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427F11B5" w:rsidR="005F2CCD" w:rsidRPr="005F2CCD" w:rsidRDefault="005F2CCD" w:rsidP="00251DC9">
      <w:pPr>
        <w:pStyle w:val="Caption"/>
        <w:keepNext/>
      </w:pPr>
      <w:bookmarkStart w:id="204" w:name="_Ref161305322"/>
      <w:bookmarkStart w:id="205" w:name="_Toc170288654"/>
      <w:r w:rsidRPr="005F2CCD">
        <w:t xml:space="preserve">Table </w:t>
      </w:r>
      <w:fldSimple w:instr=" SEQ Table \* ARABIC ">
        <w:r w:rsidR="005123EF">
          <w:rPr>
            <w:noProof/>
          </w:rPr>
          <w:t>15</w:t>
        </w:r>
      </w:fldSimple>
      <w:bookmarkEnd w:id="204"/>
      <w:r w:rsidRPr="005F2CCD">
        <w:tab/>
        <w:t xml:space="preserve">Information used in defining significant change for </w:t>
      </w:r>
      <w:r>
        <w:t>counter</w:t>
      </w:r>
      <w:r w:rsidRPr="005F2CCD">
        <w:t xml:space="preserve"> </w:t>
      </w:r>
      <w:proofErr w:type="gramStart"/>
      <w:r w:rsidR="00C4094A">
        <w:t>p</w:t>
      </w:r>
      <w:r w:rsidRPr="005F2CCD">
        <w:t>oints</w:t>
      </w:r>
      <w:bookmarkEnd w:id="205"/>
      <w:proofErr w:type="gramEnd"/>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w:t>
      </w:r>
      <w:proofErr w:type="gramStart"/>
      <w:r w:rsidRPr="005F2CCD">
        <w:rPr>
          <w:rFonts w:eastAsia="DengXian"/>
          <w:lang w:eastAsia="en-US"/>
        </w:rPr>
        <w:t>is considered to be</w:t>
      </w:r>
      <w:proofErr w:type="gramEnd"/>
      <w:r w:rsidRPr="005F2CCD">
        <w:rPr>
          <w:rFonts w:eastAsia="DengXian"/>
          <w:lang w:eastAsia="en-US"/>
        </w:rPr>
        <w:t xml:space="preserv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729AD4EC"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5123EF">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206" w:author="Steve Beadle" w:date="2024-07-12T10:30:00Z">
        <w:r w:rsidR="005123EF" w:rsidRPr="005123EF">
          <w:rPr>
            <w:color w:val="0000FF"/>
            <w:u w:val="single"/>
            <w:rPrChange w:id="207" w:author="Steve Beadle" w:date="2024-07-12T10:30:00Z">
              <w:rPr/>
            </w:rPrChange>
          </w:rPr>
          <w:t>Points</w:t>
        </w:r>
      </w:ins>
      <w:del w:id="208" w:author="Steve Beadle" w:date="2024-07-12T10:30:00Z">
        <w:r w:rsidR="00324618" w:rsidRPr="005023E0" w:rsidDel="005123EF">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r w:rsidRPr="005F2CCD">
        <w:rPr>
          <w:rFonts w:eastAsia="DengXian"/>
          <w:b/>
          <w:bCs/>
          <w:lang w:eastAsia="en-US"/>
        </w:rPr>
        <w:t>whenChange</w:t>
      </w:r>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209" w:name="_Toc170288568"/>
      <w:r w:rsidRPr="005F2CCD">
        <w:rPr>
          <w:rFonts w:eastAsia="DengXian"/>
          <w:lang w:eastAsia="en-US"/>
        </w:rPr>
        <w:t xml:space="preserve">Analogue </w:t>
      </w:r>
      <w:r w:rsidR="006B0494" w:rsidRPr="005F2CCD">
        <w:rPr>
          <w:rFonts w:eastAsia="DengXian"/>
          <w:lang w:eastAsia="en-US"/>
        </w:rPr>
        <w:t>limits</w:t>
      </w:r>
      <w:bookmarkEnd w:id="209"/>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31031D39"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10" w:author="Steve Beadle" w:date="2024-07-12T10:30:00Z">
        <w:r w:rsidR="005123EF" w:rsidRPr="005123EF">
          <w:rPr>
            <w:rStyle w:val="Crossreference"/>
            <w:rPrChange w:id="211" w:author="Steve Beadle" w:date="2024-07-12T10:30:00Z">
              <w:rPr/>
            </w:rPrChange>
          </w:rPr>
          <w:t xml:space="preserve">Table </w:t>
        </w:r>
        <w:r w:rsidR="005123EF" w:rsidRPr="005123EF">
          <w:rPr>
            <w:rStyle w:val="Crossreference"/>
            <w:rPrChange w:id="212" w:author="Steve Beadle" w:date="2024-07-12T10:30:00Z">
              <w:rPr>
                <w:noProof/>
              </w:rPr>
            </w:rPrChange>
          </w:rPr>
          <w:t>16</w:t>
        </w:r>
      </w:ins>
      <w:del w:id="213" w:author="Steve Beadle" w:date="2024-07-12T10:30:00Z">
        <w:r w:rsidR="00324618" w:rsidRPr="005023E0" w:rsidDel="005123EF">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r w:rsidRPr="005F2CCD">
        <w:rPr>
          <w:rFonts w:eastAsia="DengXian"/>
          <w:b/>
          <w:bCs/>
          <w:lang w:eastAsia="en-US"/>
        </w:rPr>
        <w:t>analogueLimit</w:t>
      </w:r>
      <w:r w:rsidR="00BA4341">
        <w:rPr>
          <w:rFonts w:eastAsia="DengXian"/>
          <w:lang w:eastAsia="en-US"/>
        </w:rPr>
        <w:t>.</w:t>
      </w:r>
    </w:p>
    <w:p w14:paraId="13F3C32B" w14:textId="27EBA3ED" w:rsidR="005F2CCD" w:rsidRDefault="005F2CCD" w:rsidP="005F2CCD">
      <w:pPr>
        <w:pStyle w:val="Caption"/>
      </w:pPr>
      <w:bookmarkStart w:id="214" w:name="_Ref161306485"/>
      <w:bookmarkStart w:id="215" w:name="_Toc170288655"/>
      <w:r>
        <w:t xml:space="preserve">Table </w:t>
      </w:r>
      <w:fldSimple w:instr=" SEQ Table \* ARABIC ">
        <w:r w:rsidR="005123EF">
          <w:rPr>
            <w:noProof/>
          </w:rPr>
          <w:t>16</w:t>
        </w:r>
      </w:fldSimple>
      <w:bookmarkEnd w:id="214"/>
      <w:r>
        <w:tab/>
      </w:r>
      <w:r w:rsidRPr="005F2CCD">
        <w:t xml:space="preserve">Information used in defining an analogue </w:t>
      </w:r>
      <w:proofErr w:type="gramStart"/>
      <w:r w:rsidRPr="005F2CCD">
        <w:t>limit</w:t>
      </w:r>
      <w:bookmarkEnd w:id="215"/>
      <w:proofErr w:type="gramEnd"/>
    </w:p>
    <w:tbl>
      <w:tblPr>
        <w:tblStyle w:val="LucidTable8"/>
        <w:tblW w:w="9072" w:type="dxa"/>
        <w:jc w:val="center"/>
        <w:tblLook w:val="04A0" w:firstRow="1" w:lastRow="0" w:firstColumn="1" w:lastColumn="0" w:noHBand="0" w:noVBand="1"/>
      </w:tblPr>
      <w:tblGrid>
        <w:gridCol w:w="1586"/>
        <w:gridCol w:w="1024"/>
        <w:gridCol w:w="1252"/>
        <w:gridCol w:w="1355"/>
        <w:gridCol w:w="3855"/>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5D25E3">
            <w:pPr>
              <w:pStyle w:val="TableText"/>
            </w:pPr>
            <w:r w:rsidRPr="00B50947">
              <w:t>Parent</w:t>
            </w:r>
          </w:p>
        </w:tc>
        <w:tc>
          <w:tcPr>
            <w:tcW w:w="1032" w:type="dxa"/>
          </w:tcPr>
          <w:p w14:paraId="094BBA05" w14:textId="77777777" w:rsidR="005F2CCD" w:rsidRPr="00B50947" w:rsidRDefault="005F2CCD" w:rsidP="005D25E3">
            <w:pPr>
              <w:pStyle w:val="TableText"/>
            </w:pPr>
            <w:r w:rsidRPr="00B50947">
              <w:t>Integer</w:t>
            </w:r>
          </w:p>
        </w:tc>
        <w:tc>
          <w:tcPr>
            <w:tcW w:w="869" w:type="dxa"/>
          </w:tcPr>
          <w:p w14:paraId="392BF9FB" w14:textId="77777777" w:rsidR="005F2CCD" w:rsidRPr="00B50947" w:rsidRDefault="005F2CCD" w:rsidP="005D25E3">
            <w:pPr>
              <w:pStyle w:val="TableText"/>
            </w:pPr>
            <w:r w:rsidRPr="00B50947">
              <w:t>parent</w:t>
            </w:r>
          </w:p>
        </w:tc>
        <w:tc>
          <w:tcPr>
            <w:tcW w:w="1239" w:type="dxa"/>
          </w:tcPr>
          <w:p w14:paraId="6721D372" w14:textId="77777777" w:rsidR="005F2CCD" w:rsidRPr="00B50947" w:rsidRDefault="005F2CCD" w:rsidP="005D25E3">
            <w:pPr>
              <w:pStyle w:val="TableText"/>
            </w:pPr>
            <w:r w:rsidRPr="00B50947">
              <w:t>Yes</w:t>
            </w:r>
          </w:p>
        </w:tc>
        <w:tc>
          <w:tcPr>
            <w:tcW w:w="4269" w:type="dxa"/>
          </w:tcPr>
          <w:p w14:paraId="17B99E46" w14:textId="0EADD8BB" w:rsidR="005F2CCD" w:rsidRPr="00B50947" w:rsidRDefault="005F2CCD" w:rsidP="005D25E3">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5D25E3">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5D25E3">
            <w:pPr>
              <w:pStyle w:val="TableText"/>
            </w:pPr>
            <w:r w:rsidRPr="00B50947">
              <w:t>String</w:t>
            </w:r>
          </w:p>
        </w:tc>
        <w:tc>
          <w:tcPr>
            <w:tcW w:w="869" w:type="dxa"/>
          </w:tcPr>
          <w:p w14:paraId="70262552" w14:textId="77777777" w:rsidR="005F2CCD" w:rsidRPr="00B50947" w:rsidRDefault="005F2CCD" w:rsidP="005D25E3">
            <w:pPr>
              <w:pStyle w:val="TableText"/>
            </w:pPr>
            <w:r w:rsidRPr="00B50947">
              <w:t>parentType</w:t>
            </w:r>
          </w:p>
        </w:tc>
        <w:tc>
          <w:tcPr>
            <w:tcW w:w="1239" w:type="dxa"/>
          </w:tcPr>
          <w:p w14:paraId="0272A20B" w14:textId="77777777" w:rsidR="005F2CCD" w:rsidRPr="00B50947" w:rsidRDefault="005F2CCD" w:rsidP="005D25E3">
            <w:pPr>
              <w:pStyle w:val="TableText"/>
            </w:pPr>
            <w:r w:rsidRPr="00B50947">
              <w:t>Yes</w:t>
            </w:r>
          </w:p>
        </w:tc>
        <w:tc>
          <w:tcPr>
            <w:tcW w:w="4269" w:type="dxa"/>
          </w:tcPr>
          <w:p w14:paraId="02BF3F2A" w14:textId="3E603322" w:rsidR="005F2CCD" w:rsidRPr="00B50947" w:rsidRDefault="005F2CCD" w:rsidP="005D25E3">
            <w:pPr>
              <w:pStyle w:val="TableText"/>
            </w:pPr>
            <w:r w:rsidRPr="00B50947">
              <w:t xml:space="preserve">Type of </w:t>
            </w:r>
            <w:r w:rsidR="006935F1">
              <w:t>point</w:t>
            </w:r>
            <w:r w:rsidRPr="00B50947">
              <w:t xml:space="preserve"> the limit refers to, “ai”,”ao”,”x”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5D25E3">
            <w:pPr>
              <w:pStyle w:val="TableText"/>
            </w:pPr>
            <w:r w:rsidRPr="00B50947">
              <w:t>Point Limit Index</w:t>
            </w:r>
          </w:p>
        </w:tc>
        <w:tc>
          <w:tcPr>
            <w:tcW w:w="1032" w:type="dxa"/>
          </w:tcPr>
          <w:p w14:paraId="62CDEF09" w14:textId="77777777" w:rsidR="005F2CCD" w:rsidRPr="00B50947" w:rsidRDefault="005F2CCD" w:rsidP="005D25E3">
            <w:pPr>
              <w:pStyle w:val="TableText"/>
            </w:pPr>
            <w:r w:rsidRPr="00B50947">
              <w:t>Number</w:t>
            </w:r>
          </w:p>
        </w:tc>
        <w:tc>
          <w:tcPr>
            <w:tcW w:w="869" w:type="dxa"/>
          </w:tcPr>
          <w:p w14:paraId="11580CA1" w14:textId="77777777" w:rsidR="005F2CCD" w:rsidRPr="00B50947" w:rsidRDefault="005F2CCD" w:rsidP="005D25E3">
            <w:pPr>
              <w:pStyle w:val="TableText"/>
            </w:pPr>
            <w:r w:rsidRPr="00B50947">
              <w:t>num</w:t>
            </w:r>
          </w:p>
        </w:tc>
        <w:tc>
          <w:tcPr>
            <w:tcW w:w="1239" w:type="dxa"/>
          </w:tcPr>
          <w:p w14:paraId="79E94697" w14:textId="77777777" w:rsidR="005F2CCD" w:rsidRPr="00B50947" w:rsidRDefault="005F2CCD" w:rsidP="005D25E3">
            <w:pPr>
              <w:pStyle w:val="TableText"/>
            </w:pPr>
            <w:r w:rsidRPr="00B50947">
              <w:t>Yes</w:t>
            </w:r>
          </w:p>
        </w:tc>
        <w:tc>
          <w:tcPr>
            <w:tcW w:w="4269" w:type="dxa"/>
          </w:tcPr>
          <w:p w14:paraId="0546015A" w14:textId="06444EF8" w:rsidR="005F2CCD" w:rsidRPr="00B50947" w:rsidRDefault="005F2CCD" w:rsidP="005D25E3">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5D25E3">
            <w:pPr>
              <w:pStyle w:val="TableText"/>
            </w:pPr>
            <w:r w:rsidRPr="00B50947">
              <w:t>Name</w:t>
            </w:r>
          </w:p>
        </w:tc>
        <w:tc>
          <w:tcPr>
            <w:tcW w:w="1032" w:type="dxa"/>
          </w:tcPr>
          <w:p w14:paraId="6E1EE9C9" w14:textId="77777777" w:rsidR="005F2CCD" w:rsidRPr="00B50947" w:rsidRDefault="005F2CCD" w:rsidP="005D25E3">
            <w:pPr>
              <w:pStyle w:val="TableText"/>
            </w:pPr>
            <w:r w:rsidRPr="00B50947">
              <w:t>String</w:t>
            </w:r>
          </w:p>
        </w:tc>
        <w:tc>
          <w:tcPr>
            <w:tcW w:w="869" w:type="dxa"/>
          </w:tcPr>
          <w:p w14:paraId="32FBAE6B" w14:textId="77777777" w:rsidR="005F2CCD" w:rsidRPr="00B50947" w:rsidRDefault="005F2CCD" w:rsidP="005D25E3">
            <w:pPr>
              <w:pStyle w:val="TableText"/>
            </w:pPr>
            <w:r w:rsidRPr="00B50947">
              <w:t>name</w:t>
            </w:r>
          </w:p>
        </w:tc>
        <w:tc>
          <w:tcPr>
            <w:tcW w:w="1239" w:type="dxa"/>
          </w:tcPr>
          <w:p w14:paraId="7C5F1602" w14:textId="77777777" w:rsidR="005F2CCD" w:rsidRPr="00B50947" w:rsidRDefault="005F2CCD" w:rsidP="005D25E3">
            <w:pPr>
              <w:pStyle w:val="TableText"/>
            </w:pPr>
            <w:r w:rsidRPr="00B50947">
              <w:t>No</w:t>
            </w:r>
          </w:p>
        </w:tc>
        <w:tc>
          <w:tcPr>
            <w:tcW w:w="4269" w:type="dxa"/>
          </w:tcPr>
          <w:p w14:paraId="66DC5471" w14:textId="1435D81E" w:rsidR="005F2CCD" w:rsidRPr="00B50947" w:rsidRDefault="005F2CCD" w:rsidP="005D25E3">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5D25E3">
            <w:pPr>
              <w:pStyle w:val="TableText"/>
            </w:pPr>
            <w:r w:rsidRPr="00B50947">
              <w:t>Action</w:t>
            </w:r>
          </w:p>
        </w:tc>
        <w:tc>
          <w:tcPr>
            <w:tcW w:w="1032" w:type="dxa"/>
          </w:tcPr>
          <w:p w14:paraId="5C973FC8" w14:textId="77777777" w:rsidR="005F2CCD" w:rsidRPr="00B50947" w:rsidRDefault="005F2CCD" w:rsidP="005D25E3">
            <w:pPr>
              <w:pStyle w:val="TableText"/>
            </w:pPr>
            <w:r w:rsidRPr="00B50947">
              <w:t>Number</w:t>
            </w:r>
          </w:p>
        </w:tc>
        <w:tc>
          <w:tcPr>
            <w:tcW w:w="869" w:type="dxa"/>
          </w:tcPr>
          <w:p w14:paraId="3176B559" w14:textId="77777777" w:rsidR="005F2CCD" w:rsidRPr="00B50947" w:rsidRDefault="005F2CCD" w:rsidP="005D25E3">
            <w:pPr>
              <w:pStyle w:val="TableText"/>
            </w:pPr>
            <w:r w:rsidRPr="00B50947">
              <w:t>action</w:t>
            </w:r>
          </w:p>
        </w:tc>
        <w:tc>
          <w:tcPr>
            <w:tcW w:w="1239" w:type="dxa"/>
          </w:tcPr>
          <w:p w14:paraId="3217DB12" w14:textId="77777777" w:rsidR="005F2CCD" w:rsidRPr="00B50947" w:rsidRDefault="005F2CCD" w:rsidP="005D25E3">
            <w:pPr>
              <w:pStyle w:val="TableText"/>
            </w:pPr>
            <w:r w:rsidRPr="00B50947">
              <w:t>Yes</w:t>
            </w:r>
          </w:p>
        </w:tc>
        <w:tc>
          <w:tcPr>
            <w:tcW w:w="4269" w:type="dxa"/>
          </w:tcPr>
          <w:p w14:paraId="583BFCCE" w14:textId="77777777" w:rsidR="005F2CCD" w:rsidRPr="00B50947" w:rsidRDefault="005F2CCD" w:rsidP="005D25E3">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5D25E3">
            <w:pPr>
              <w:pStyle w:val="TableText"/>
            </w:pPr>
            <w:r w:rsidRPr="00B50947">
              <w:t>Direction</w:t>
            </w:r>
          </w:p>
        </w:tc>
        <w:tc>
          <w:tcPr>
            <w:tcW w:w="1032" w:type="dxa"/>
          </w:tcPr>
          <w:p w14:paraId="6010B9C4" w14:textId="77777777" w:rsidR="005F2CCD" w:rsidRPr="00B50947" w:rsidRDefault="005F2CCD" w:rsidP="005D25E3">
            <w:pPr>
              <w:pStyle w:val="TableText"/>
            </w:pPr>
            <w:r w:rsidRPr="00B50947">
              <w:t>Number</w:t>
            </w:r>
          </w:p>
        </w:tc>
        <w:tc>
          <w:tcPr>
            <w:tcW w:w="869" w:type="dxa"/>
          </w:tcPr>
          <w:p w14:paraId="7CB37156" w14:textId="77777777" w:rsidR="005F2CCD" w:rsidRPr="00B50947" w:rsidRDefault="005F2CCD" w:rsidP="005D25E3">
            <w:pPr>
              <w:pStyle w:val="TableText"/>
            </w:pPr>
            <w:r w:rsidRPr="00B50947">
              <w:t>dirctn</w:t>
            </w:r>
          </w:p>
        </w:tc>
        <w:tc>
          <w:tcPr>
            <w:tcW w:w="1239" w:type="dxa"/>
          </w:tcPr>
          <w:p w14:paraId="0B0FE7FB" w14:textId="77777777" w:rsidR="005F2CCD" w:rsidRPr="00B50947" w:rsidRDefault="005F2CCD" w:rsidP="005D25E3">
            <w:pPr>
              <w:pStyle w:val="TableText"/>
            </w:pPr>
            <w:r w:rsidRPr="00B50947">
              <w:t>Yes</w:t>
            </w:r>
          </w:p>
        </w:tc>
        <w:tc>
          <w:tcPr>
            <w:tcW w:w="4269" w:type="dxa"/>
          </w:tcPr>
          <w:p w14:paraId="7C4345D9" w14:textId="77777777" w:rsidR="005F2CCD" w:rsidRPr="00B50947" w:rsidRDefault="005F2CCD" w:rsidP="005D25E3">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5D25E3">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5D25E3">
            <w:pPr>
              <w:pStyle w:val="TableText"/>
            </w:pPr>
            <w:r w:rsidRPr="00B50947">
              <w:t>Number</w:t>
            </w:r>
          </w:p>
        </w:tc>
        <w:tc>
          <w:tcPr>
            <w:tcW w:w="869" w:type="dxa"/>
          </w:tcPr>
          <w:p w14:paraId="23D840CA" w14:textId="77777777" w:rsidR="005F2CCD" w:rsidRPr="00B50947" w:rsidRDefault="005F2CCD" w:rsidP="005D25E3">
            <w:pPr>
              <w:pStyle w:val="TableText"/>
            </w:pPr>
            <w:r w:rsidRPr="00B50947">
              <w:t>value</w:t>
            </w:r>
          </w:p>
        </w:tc>
        <w:tc>
          <w:tcPr>
            <w:tcW w:w="1239" w:type="dxa"/>
          </w:tcPr>
          <w:p w14:paraId="3A3A37E3" w14:textId="77777777" w:rsidR="005F2CCD" w:rsidRPr="00B50947" w:rsidRDefault="005F2CCD" w:rsidP="005D25E3">
            <w:pPr>
              <w:pStyle w:val="TableText"/>
            </w:pPr>
            <w:r w:rsidRPr="00B50947">
              <w:t>Yes</w:t>
            </w:r>
          </w:p>
        </w:tc>
        <w:tc>
          <w:tcPr>
            <w:tcW w:w="4269" w:type="dxa"/>
          </w:tcPr>
          <w:p w14:paraId="667EC346" w14:textId="77777777" w:rsidR="005F2CCD" w:rsidRPr="00B50947" w:rsidRDefault="005F2CCD" w:rsidP="005D25E3">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5D25E3">
            <w:pPr>
              <w:pStyle w:val="TableText"/>
            </w:pPr>
            <w:r w:rsidRPr="00B50947">
              <w:t>Hysteresis</w:t>
            </w:r>
          </w:p>
        </w:tc>
        <w:tc>
          <w:tcPr>
            <w:tcW w:w="1032" w:type="dxa"/>
          </w:tcPr>
          <w:p w14:paraId="6A124E82" w14:textId="77777777" w:rsidR="005F2CCD" w:rsidRPr="00B50947" w:rsidRDefault="005F2CCD" w:rsidP="005D25E3">
            <w:pPr>
              <w:pStyle w:val="TableText"/>
            </w:pPr>
            <w:r w:rsidRPr="00B50947">
              <w:t>Number</w:t>
            </w:r>
          </w:p>
        </w:tc>
        <w:tc>
          <w:tcPr>
            <w:tcW w:w="869" w:type="dxa"/>
          </w:tcPr>
          <w:p w14:paraId="5B5AC30B" w14:textId="77777777" w:rsidR="005F2CCD" w:rsidRPr="00B50947" w:rsidRDefault="005F2CCD" w:rsidP="005D25E3">
            <w:pPr>
              <w:pStyle w:val="TableText"/>
            </w:pPr>
            <w:r w:rsidRPr="00B50947">
              <w:t>hyst</w:t>
            </w:r>
          </w:p>
        </w:tc>
        <w:tc>
          <w:tcPr>
            <w:tcW w:w="1239" w:type="dxa"/>
          </w:tcPr>
          <w:p w14:paraId="43F95377" w14:textId="77777777" w:rsidR="005F2CCD" w:rsidRPr="00B50947" w:rsidRDefault="005F2CCD" w:rsidP="005D25E3">
            <w:pPr>
              <w:pStyle w:val="TableText"/>
            </w:pPr>
            <w:r w:rsidRPr="00B50947">
              <w:t>No</w:t>
            </w:r>
          </w:p>
        </w:tc>
        <w:tc>
          <w:tcPr>
            <w:tcW w:w="4269" w:type="dxa"/>
          </w:tcPr>
          <w:p w14:paraId="4F03C73C" w14:textId="77777777" w:rsidR="005F2CCD" w:rsidRPr="00B50947" w:rsidRDefault="005F2CCD" w:rsidP="005D25E3">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5D25E3">
            <w:pPr>
              <w:pStyle w:val="TableText"/>
            </w:pPr>
            <w:r w:rsidRPr="00B50947">
              <w:t xml:space="preserve">Enter </w:t>
            </w:r>
            <w:r w:rsidR="0016119D">
              <w:t>P</w:t>
            </w:r>
            <w:r w:rsidR="0016119D" w:rsidRPr="00B50947">
              <w:t>ersistence</w:t>
            </w:r>
          </w:p>
        </w:tc>
        <w:tc>
          <w:tcPr>
            <w:tcW w:w="1032" w:type="dxa"/>
          </w:tcPr>
          <w:p w14:paraId="1C4E71CE" w14:textId="77777777" w:rsidR="005F2CCD" w:rsidRPr="00B50947" w:rsidRDefault="005F2CCD" w:rsidP="005D25E3">
            <w:pPr>
              <w:pStyle w:val="TableText"/>
            </w:pPr>
            <w:r w:rsidRPr="00B50947">
              <w:t>Number</w:t>
            </w:r>
          </w:p>
        </w:tc>
        <w:tc>
          <w:tcPr>
            <w:tcW w:w="869" w:type="dxa"/>
          </w:tcPr>
          <w:p w14:paraId="0870BE7C" w14:textId="77777777" w:rsidR="005F2CCD" w:rsidRPr="00B50947" w:rsidRDefault="005F2CCD" w:rsidP="005D25E3">
            <w:pPr>
              <w:pStyle w:val="TableText"/>
            </w:pPr>
            <w:r w:rsidRPr="00B50947">
              <w:t>enter</w:t>
            </w:r>
          </w:p>
        </w:tc>
        <w:tc>
          <w:tcPr>
            <w:tcW w:w="1239" w:type="dxa"/>
          </w:tcPr>
          <w:p w14:paraId="68485BEF" w14:textId="77777777" w:rsidR="005F2CCD" w:rsidRPr="00B50947" w:rsidRDefault="005F2CCD" w:rsidP="005D25E3">
            <w:pPr>
              <w:pStyle w:val="TableText"/>
            </w:pPr>
            <w:r w:rsidRPr="00B50947">
              <w:t>No</w:t>
            </w:r>
          </w:p>
        </w:tc>
        <w:tc>
          <w:tcPr>
            <w:tcW w:w="4269" w:type="dxa"/>
          </w:tcPr>
          <w:p w14:paraId="3AFBC534" w14:textId="46F5D3A3" w:rsidR="005F2CCD" w:rsidRPr="00B50947" w:rsidRDefault="005F2CCD" w:rsidP="005D25E3">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5D25E3">
            <w:pPr>
              <w:pStyle w:val="TableText"/>
            </w:pPr>
            <w:r w:rsidRPr="00B50947">
              <w:t xml:space="preserve">Leave </w:t>
            </w:r>
            <w:r w:rsidR="0016119D">
              <w:t>P</w:t>
            </w:r>
            <w:r w:rsidR="0016119D" w:rsidRPr="00B50947">
              <w:t>ersistence</w:t>
            </w:r>
          </w:p>
        </w:tc>
        <w:tc>
          <w:tcPr>
            <w:tcW w:w="1032" w:type="dxa"/>
          </w:tcPr>
          <w:p w14:paraId="212AEB26" w14:textId="77777777" w:rsidR="005F2CCD" w:rsidRPr="00B50947" w:rsidRDefault="005F2CCD" w:rsidP="005D25E3">
            <w:pPr>
              <w:pStyle w:val="TableText"/>
            </w:pPr>
            <w:r w:rsidRPr="00B50947">
              <w:t>Number</w:t>
            </w:r>
          </w:p>
        </w:tc>
        <w:tc>
          <w:tcPr>
            <w:tcW w:w="869" w:type="dxa"/>
          </w:tcPr>
          <w:p w14:paraId="068BD751" w14:textId="77777777" w:rsidR="005F2CCD" w:rsidRPr="00B50947" w:rsidRDefault="005F2CCD" w:rsidP="005D25E3">
            <w:pPr>
              <w:pStyle w:val="TableText"/>
            </w:pPr>
            <w:r w:rsidRPr="00B50947">
              <w:t>leave</w:t>
            </w:r>
          </w:p>
        </w:tc>
        <w:tc>
          <w:tcPr>
            <w:tcW w:w="1239" w:type="dxa"/>
          </w:tcPr>
          <w:p w14:paraId="3DCFEEFB" w14:textId="77777777" w:rsidR="005F2CCD" w:rsidRPr="00B50947" w:rsidRDefault="005F2CCD" w:rsidP="005D25E3">
            <w:pPr>
              <w:pStyle w:val="TableText"/>
            </w:pPr>
            <w:r w:rsidRPr="00B50947">
              <w:t>No</w:t>
            </w:r>
          </w:p>
        </w:tc>
        <w:tc>
          <w:tcPr>
            <w:tcW w:w="4269" w:type="dxa"/>
          </w:tcPr>
          <w:p w14:paraId="6D0FE1A2" w14:textId="71FDEE5C" w:rsidR="005F2CCD" w:rsidRPr="00B50947" w:rsidRDefault="005F2CCD" w:rsidP="005D25E3">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5D25E3">
            <w:pPr>
              <w:pStyle w:val="TableText"/>
            </w:pPr>
            <w:r w:rsidRPr="00B50947">
              <w:t xml:space="preserve">Monday </w:t>
            </w:r>
            <w:r w:rsidR="0016119D">
              <w:t>P</w:t>
            </w:r>
            <w:r w:rsidR="0016119D" w:rsidRPr="00B50947">
              <w:t>rofile</w:t>
            </w:r>
          </w:p>
        </w:tc>
        <w:tc>
          <w:tcPr>
            <w:tcW w:w="1032" w:type="dxa"/>
          </w:tcPr>
          <w:p w14:paraId="1751ADA4" w14:textId="77777777" w:rsidR="005F2CCD" w:rsidRPr="00B50947" w:rsidRDefault="005F2CCD" w:rsidP="005D25E3">
            <w:pPr>
              <w:pStyle w:val="TableText"/>
            </w:pPr>
            <w:r w:rsidRPr="00B50947">
              <w:t>Number</w:t>
            </w:r>
          </w:p>
        </w:tc>
        <w:tc>
          <w:tcPr>
            <w:tcW w:w="869" w:type="dxa"/>
          </w:tcPr>
          <w:p w14:paraId="337F2E4B" w14:textId="77777777" w:rsidR="005F2CCD" w:rsidRPr="00B50947" w:rsidRDefault="005F2CCD" w:rsidP="005D25E3">
            <w:pPr>
              <w:pStyle w:val="TableText"/>
            </w:pPr>
            <w:r w:rsidRPr="00B50947">
              <w:t>mon</w:t>
            </w:r>
          </w:p>
        </w:tc>
        <w:tc>
          <w:tcPr>
            <w:tcW w:w="1239" w:type="dxa"/>
          </w:tcPr>
          <w:p w14:paraId="311FB230" w14:textId="77777777" w:rsidR="005F2CCD" w:rsidRPr="00B50947" w:rsidRDefault="005F2CCD" w:rsidP="005D25E3">
            <w:pPr>
              <w:pStyle w:val="TableText"/>
            </w:pPr>
            <w:r w:rsidRPr="00B50947">
              <w:t>No</w:t>
            </w:r>
          </w:p>
        </w:tc>
        <w:tc>
          <w:tcPr>
            <w:tcW w:w="4269" w:type="dxa"/>
          </w:tcPr>
          <w:p w14:paraId="2803A518" w14:textId="77777777" w:rsidR="005F2CCD" w:rsidRPr="00B50947" w:rsidRDefault="005F2CCD" w:rsidP="005D25E3">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5D25E3">
            <w:pPr>
              <w:pStyle w:val="TableText"/>
            </w:pPr>
            <w:r w:rsidRPr="00B50947">
              <w:t xml:space="preserve">Tuesday </w:t>
            </w:r>
            <w:r w:rsidR="0016119D">
              <w:t>P</w:t>
            </w:r>
            <w:r w:rsidR="0016119D" w:rsidRPr="00B50947">
              <w:t>rofile</w:t>
            </w:r>
          </w:p>
        </w:tc>
        <w:tc>
          <w:tcPr>
            <w:tcW w:w="1032" w:type="dxa"/>
          </w:tcPr>
          <w:p w14:paraId="79009230" w14:textId="77777777" w:rsidR="005F2CCD" w:rsidRPr="00B50947" w:rsidRDefault="005F2CCD" w:rsidP="005D25E3">
            <w:pPr>
              <w:pStyle w:val="TableText"/>
            </w:pPr>
            <w:r w:rsidRPr="00B50947">
              <w:t>Number</w:t>
            </w:r>
          </w:p>
        </w:tc>
        <w:tc>
          <w:tcPr>
            <w:tcW w:w="869" w:type="dxa"/>
          </w:tcPr>
          <w:p w14:paraId="25F526F6" w14:textId="77777777" w:rsidR="005F2CCD" w:rsidRPr="00B50947" w:rsidRDefault="005F2CCD" w:rsidP="005D25E3">
            <w:pPr>
              <w:pStyle w:val="TableText"/>
            </w:pPr>
            <w:r w:rsidRPr="00B50947">
              <w:t>tue</w:t>
            </w:r>
          </w:p>
        </w:tc>
        <w:tc>
          <w:tcPr>
            <w:tcW w:w="1239" w:type="dxa"/>
          </w:tcPr>
          <w:p w14:paraId="48E47805" w14:textId="77777777" w:rsidR="005F2CCD" w:rsidRPr="00B50947" w:rsidRDefault="005F2CCD" w:rsidP="005D25E3">
            <w:pPr>
              <w:pStyle w:val="TableText"/>
            </w:pPr>
            <w:r w:rsidRPr="00B50947">
              <w:t>No</w:t>
            </w:r>
          </w:p>
        </w:tc>
        <w:tc>
          <w:tcPr>
            <w:tcW w:w="4269" w:type="dxa"/>
          </w:tcPr>
          <w:p w14:paraId="7FDD2AAF" w14:textId="77777777" w:rsidR="005F2CCD" w:rsidRPr="00B50947" w:rsidRDefault="005F2CCD" w:rsidP="005D25E3">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5D25E3">
            <w:pPr>
              <w:pStyle w:val="TableText"/>
            </w:pPr>
            <w:r w:rsidRPr="00B50947">
              <w:t xml:space="preserve">Wednesday </w:t>
            </w:r>
            <w:r w:rsidR="0016119D">
              <w:t>P</w:t>
            </w:r>
            <w:r w:rsidR="0016119D" w:rsidRPr="00B50947">
              <w:t>rofile</w:t>
            </w:r>
          </w:p>
        </w:tc>
        <w:tc>
          <w:tcPr>
            <w:tcW w:w="1032" w:type="dxa"/>
          </w:tcPr>
          <w:p w14:paraId="3F0C30E5" w14:textId="77777777" w:rsidR="005F2CCD" w:rsidRPr="00B50947" w:rsidRDefault="005F2CCD" w:rsidP="005D25E3">
            <w:pPr>
              <w:pStyle w:val="TableText"/>
            </w:pPr>
            <w:r w:rsidRPr="00B50947">
              <w:t>Number</w:t>
            </w:r>
          </w:p>
        </w:tc>
        <w:tc>
          <w:tcPr>
            <w:tcW w:w="869" w:type="dxa"/>
          </w:tcPr>
          <w:p w14:paraId="51BC9D6D" w14:textId="77777777" w:rsidR="005F2CCD" w:rsidRPr="00B50947" w:rsidRDefault="005F2CCD" w:rsidP="005D25E3">
            <w:pPr>
              <w:pStyle w:val="TableText"/>
            </w:pPr>
            <w:r w:rsidRPr="00B50947">
              <w:t>wed</w:t>
            </w:r>
          </w:p>
        </w:tc>
        <w:tc>
          <w:tcPr>
            <w:tcW w:w="1239" w:type="dxa"/>
          </w:tcPr>
          <w:p w14:paraId="4BF04F70" w14:textId="77777777" w:rsidR="005F2CCD" w:rsidRPr="00B50947" w:rsidRDefault="005F2CCD" w:rsidP="005D25E3">
            <w:pPr>
              <w:pStyle w:val="TableText"/>
            </w:pPr>
            <w:r w:rsidRPr="00B50947">
              <w:t>No</w:t>
            </w:r>
          </w:p>
        </w:tc>
        <w:tc>
          <w:tcPr>
            <w:tcW w:w="4269" w:type="dxa"/>
          </w:tcPr>
          <w:p w14:paraId="5D246AA8" w14:textId="77777777" w:rsidR="005F2CCD" w:rsidRPr="00B50947" w:rsidRDefault="005F2CCD" w:rsidP="005D25E3">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5D25E3">
            <w:pPr>
              <w:pStyle w:val="TableText"/>
            </w:pPr>
            <w:r w:rsidRPr="00B50947">
              <w:t xml:space="preserve">Thursday </w:t>
            </w:r>
            <w:r w:rsidR="0016119D">
              <w:t>P</w:t>
            </w:r>
            <w:r w:rsidR="0016119D" w:rsidRPr="00B50947">
              <w:t>rofile</w:t>
            </w:r>
          </w:p>
        </w:tc>
        <w:tc>
          <w:tcPr>
            <w:tcW w:w="1032" w:type="dxa"/>
          </w:tcPr>
          <w:p w14:paraId="7F09B86A" w14:textId="77777777" w:rsidR="005F2CCD" w:rsidRPr="00B50947" w:rsidRDefault="005F2CCD" w:rsidP="005D25E3">
            <w:pPr>
              <w:pStyle w:val="TableText"/>
            </w:pPr>
            <w:r w:rsidRPr="00B50947">
              <w:t>Number</w:t>
            </w:r>
          </w:p>
        </w:tc>
        <w:tc>
          <w:tcPr>
            <w:tcW w:w="869" w:type="dxa"/>
          </w:tcPr>
          <w:p w14:paraId="32F4B0F8" w14:textId="77777777" w:rsidR="005F2CCD" w:rsidRPr="00B50947" w:rsidRDefault="005F2CCD" w:rsidP="005D25E3">
            <w:pPr>
              <w:pStyle w:val="TableText"/>
            </w:pPr>
            <w:r w:rsidRPr="00B50947">
              <w:t>thu</w:t>
            </w:r>
          </w:p>
        </w:tc>
        <w:tc>
          <w:tcPr>
            <w:tcW w:w="1239" w:type="dxa"/>
          </w:tcPr>
          <w:p w14:paraId="7035FAAC" w14:textId="77777777" w:rsidR="005F2CCD" w:rsidRPr="00B50947" w:rsidRDefault="005F2CCD" w:rsidP="005D25E3">
            <w:pPr>
              <w:pStyle w:val="TableText"/>
            </w:pPr>
            <w:r w:rsidRPr="00B50947">
              <w:t>No</w:t>
            </w:r>
          </w:p>
        </w:tc>
        <w:tc>
          <w:tcPr>
            <w:tcW w:w="4269" w:type="dxa"/>
          </w:tcPr>
          <w:p w14:paraId="61DE9DDB" w14:textId="77777777" w:rsidR="005F2CCD" w:rsidRPr="00B50947" w:rsidRDefault="005F2CCD" w:rsidP="005D25E3">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5D25E3">
            <w:pPr>
              <w:pStyle w:val="TableText"/>
            </w:pPr>
            <w:r w:rsidRPr="00B50947">
              <w:t xml:space="preserve">Friday </w:t>
            </w:r>
            <w:r w:rsidR="0016119D">
              <w:t>P</w:t>
            </w:r>
            <w:r w:rsidR="0016119D" w:rsidRPr="00B50947">
              <w:t>rofile</w:t>
            </w:r>
          </w:p>
        </w:tc>
        <w:tc>
          <w:tcPr>
            <w:tcW w:w="1032" w:type="dxa"/>
          </w:tcPr>
          <w:p w14:paraId="23715508" w14:textId="77777777" w:rsidR="005F2CCD" w:rsidRPr="00B50947" w:rsidRDefault="005F2CCD" w:rsidP="005D25E3">
            <w:pPr>
              <w:pStyle w:val="TableText"/>
            </w:pPr>
            <w:r w:rsidRPr="00B50947">
              <w:t>Number</w:t>
            </w:r>
          </w:p>
        </w:tc>
        <w:tc>
          <w:tcPr>
            <w:tcW w:w="869" w:type="dxa"/>
          </w:tcPr>
          <w:p w14:paraId="4DD7D2D8" w14:textId="77777777" w:rsidR="005F2CCD" w:rsidRPr="00B50947" w:rsidRDefault="005F2CCD" w:rsidP="005D25E3">
            <w:pPr>
              <w:pStyle w:val="TableText"/>
            </w:pPr>
            <w:r w:rsidRPr="00B50947">
              <w:t>fri</w:t>
            </w:r>
          </w:p>
        </w:tc>
        <w:tc>
          <w:tcPr>
            <w:tcW w:w="1239" w:type="dxa"/>
          </w:tcPr>
          <w:p w14:paraId="6BC0987C" w14:textId="77777777" w:rsidR="005F2CCD" w:rsidRPr="00B50947" w:rsidRDefault="005F2CCD" w:rsidP="005D25E3">
            <w:pPr>
              <w:pStyle w:val="TableText"/>
            </w:pPr>
            <w:r w:rsidRPr="00B50947">
              <w:t>No</w:t>
            </w:r>
          </w:p>
        </w:tc>
        <w:tc>
          <w:tcPr>
            <w:tcW w:w="4269" w:type="dxa"/>
          </w:tcPr>
          <w:p w14:paraId="56A6BC17" w14:textId="77777777" w:rsidR="005F2CCD" w:rsidRPr="00B50947" w:rsidRDefault="005F2CCD" w:rsidP="005D25E3">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5D25E3">
            <w:pPr>
              <w:pStyle w:val="TableText"/>
            </w:pPr>
            <w:r w:rsidRPr="00B50947">
              <w:t xml:space="preserve">Saturday </w:t>
            </w:r>
            <w:r w:rsidR="0016119D">
              <w:t>P</w:t>
            </w:r>
            <w:r w:rsidR="0016119D" w:rsidRPr="00B50947">
              <w:t>rofile</w:t>
            </w:r>
          </w:p>
        </w:tc>
        <w:tc>
          <w:tcPr>
            <w:tcW w:w="1032" w:type="dxa"/>
          </w:tcPr>
          <w:p w14:paraId="6CD25332" w14:textId="77777777" w:rsidR="005F2CCD" w:rsidRPr="00B50947" w:rsidRDefault="005F2CCD" w:rsidP="005D25E3">
            <w:pPr>
              <w:pStyle w:val="TableText"/>
            </w:pPr>
            <w:r w:rsidRPr="00B50947">
              <w:t>Number</w:t>
            </w:r>
          </w:p>
        </w:tc>
        <w:tc>
          <w:tcPr>
            <w:tcW w:w="869" w:type="dxa"/>
          </w:tcPr>
          <w:p w14:paraId="5BCE98DA" w14:textId="77777777" w:rsidR="005F2CCD" w:rsidRPr="00B50947" w:rsidRDefault="005F2CCD" w:rsidP="005D25E3">
            <w:pPr>
              <w:pStyle w:val="TableText"/>
            </w:pPr>
            <w:r w:rsidRPr="00B50947">
              <w:t>sat</w:t>
            </w:r>
          </w:p>
        </w:tc>
        <w:tc>
          <w:tcPr>
            <w:tcW w:w="1239" w:type="dxa"/>
          </w:tcPr>
          <w:p w14:paraId="1FCACE6C" w14:textId="77777777" w:rsidR="005F2CCD" w:rsidRPr="00B50947" w:rsidRDefault="005F2CCD" w:rsidP="005D25E3">
            <w:pPr>
              <w:pStyle w:val="TableText"/>
            </w:pPr>
            <w:r w:rsidRPr="00B50947">
              <w:t>No</w:t>
            </w:r>
          </w:p>
        </w:tc>
        <w:tc>
          <w:tcPr>
            <w:tcW w:w="4269" w:type="dxa"/>
          </w:tcPr>
          <w:p w14:paraId="425DB5F0" w14:textId="77777777" w:rsidR="005F2CCD" w:rsidRPr="00B50947" w:rsidRDefault="005F2CCD" w:rsidP="005D25E3">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5D25E3">
            <w:pPr>
              <w:pStyle w:val="TableText"/>
            </w:pPr>
            <w:r w:rsidRPr="00B50947">
              <w:t xml:space="preserve">Sunday </w:t>
            </w:r>
            <w:r w:rsidR="0016119D">
              <w:t>P</w:t>
            </w:r>
            <w:r w:rsidR="0016119D" w:rsidRPr="00B50947">
              <w:t>rofile</w:t>
            </w:r>
          </w:p>
        </w:tc>
        <w:tc>
          <w:tcPr>
            <w:tcW w:w="1032" w:type="dxa"/>
          </w:tcPr>
          <w:p w14:paraId="264A6FA8" w14:textId="77777777" w:rsidR="005F2CCD" w:rsidRPr="00B50947" w:rsidRDefault="005F2CCD" w:rsidP="005D25E3">
            <w:pPr>
              <w:pStyle w:val="TableText"/>
            </w:pPr>
            <w:r w:rsidRPr="00B50947">
              <w:t>Number</w:t>
            </w:r>
          </w:p>
        </w:tc>
        <w:tc>
          <w:tcPr>
            <w:tcW w:w="869" w:type="dxa"/>
          </w:tcPr>
          <w:p w14:paraId="10AA34A2" w14:textId="77777777" w:rsidR="005F2CCD" w:rsidRPr="00B50947" w:rsidRDefault="005F2CCD" w:rsidP="005D25E3">
            <w:pPr>
              <w:pStyle w:val="TableText"/>
            </w:pPr>
            <w:r w:rsidRPr="00B50947">
              <w:t>sun</w:t>
            </w:r>
          </w:p>
        </w:tc>
        <w:tc>
          <w:tcPr>
            <w:tcW w:w="1239" w:type="dxa"/>
          </w:tcPr>
          <w:p w14:paraId="6CB1F1F5" w14:textId="77777777" w:rsidR="005F2CCD" w:rsidRPr="00B50947" w:rsidRDefault="005F2CCD" w:rsidP="005D25E3">
            <w:pPr>
              <w:pStyle w:val="TableText"/>
            </w:pPr>
            <w:r w:rsidRPr="00B50947">
              <w:t>No</w:t>
            </w:r>
          </w:p>
        </w:tc>
        <w:tc>
          <w:tcPr>
            <w:tcW w:w="4269" w:type="dxa"/>
          </w:tcPr>
          <w:p w14:paraId="019C2C4F" w14:textId="77777777" w:rsidR="005F2CCD" w:rsidRPr="00B50947" w:rsidRDefault="005F2CCD" w:rsidP="005D25E3">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lastRenderedPageBreak/>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"analogueLimit"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parentType"</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num</w:t>
      </w:r>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dirctn</w:t>
      </w:r>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hyst</w:t>
      </w:r>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xml:space="preserve">: </w:t>
      </w:r>
      <w:proofErr w:type="gramStart"/>
      <w:r w:rsidRPr="00B50947">
        <w:rPr>
          <w:lang w:bidi="he-IL"/>
        </w:rPr>
        <w:t>2000</w:t>
      </w:r>
      <w:proofErr w:type="gramEnd"/>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6285DF85"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16" w:author="Steve Beadle" w:date="2024-07-12T10:30:00Z">
        <w:r w:rsidR="005123EF" w:rsidRPr="005123EF">
          <w:rPr>
            <w:rStyle w:val="Crossreference"/>
            <w:rPrChange w:id="217" w:author="Steve Beadle" w:date="2024-07-12T10:30:00Z">
              <w:rPr/>
            </w:rPrChange>
          </w:rPr>
          <w:t xml:space="preserve">Figure </w:t>
        </w:r>
        <w:r w:rsidR="005123EF" w:rsidRPr="005123EF">
          <w:rPr>
            <w:rStyle w:val="Crossreference"/>
            <w:rPrChange w:id="218" w:author="Steve Beadle" w:date="2024-07-12T10:30:00Z">
              <w:rPr>
                <w:noProof/>
              </w:rPr>
            </w:rPrChange>
          </w:rPr>
          <w:t>6</w:t>
        </w:r>
      </w:ins>
      <w:del w:id="219" w:author="Steve Beadle" w:date="2024-07-12T10:30:00Z">
        <w:r w:rsidR="00324618" w:rsidRPr="005023E0" w:rsidDel="005123EF">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53E187B9"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220" w:author="Steve Beadle" w:date="2024-07-12T10:30:00Z">
        <w:r w:rsidR="005123EF" w:rsidRPr="005123EF">
          <w:rPr>
            <w:rStyle w:val="Crossreference"/>
            <w:rPrChange w:id="221" w:author="Steve Beadle" w:date="2024-07-12T10:30:00Z">
              <w:rPr/>
            </w:rPrChange>
          </w:rPr>
          <w:t xml:space="preserve">Figure </w:t>
        </w:r>
        <w:r w:rsidR="005123EF" w:rsidRPr="005123EF">
          <w:rPr>
            <w:rStyle w:val="Crossreference"/>
            <w:rPrChange w:id="222" w:author="Steve Beadle" w:date="2024-07-12T10:30:00Z">
              <w:rPr>
                <w:noProof/>
              </w:rPr>
            </w:rPrChange>
          </w:rPr>
          <w:t>6</w:t>
        </w:r>
      </w:ins>
      <w:del w:id="223" w:author="Steve Beadle" w:date="2024-07-12T10:30:00Z">
        <w:r w:rsidR="00324618" w:rsidRPr="005023E0" w:rsidDel="005123EF">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1950975F" w:rsidR="00D51AF5" w:rsidRDefault="00D51AF5" w:rsidP="00D51AF5">
      <w:pPr>
        <w:pStyle w:val="Caption"/>
      </w:pPr>
      <w:bookmarkStart w:id="224" w:name="_Ref161306703"/>
      <w:bookmarkStart w:id="225" w:name="_Toc170288633"/>
      <w:r>
        <w:t xml:space="preserve">Figure </w:t>
      </w:r>
      <w:fldSimple w:instr=" SEQ Figure \* ARABIC ">
        <w:r w:rsidR="005123EF">
          <w:rPr>
            <w:noProof/>
          </w:rPr>
          <w:t>6</w:t>
        </w:r>
      </w:fldSimple>
      <w:bookmarkEnd w:id="224"/>
      <w:r>
        <w:tab/>
      </w:r>
      <w:r w:rsidRPr="00D51AF5">
        <w:t>State change mechanism</w:t>
      </w:r>
      <w:bookmarkEnd w:id="225"/>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57F8A722" w:rsidR="00D51AF5" w:rsidRDefault="00D51AF5" w:rsidP="00D51AF5">
      <w:pPr>
        <w:pStyle w:val="Caption"/>
      </w:pPr>
      <w:bookmarkStart w:id="226" w:name="_Toc170288634"/>
      <w:r>
        <w:t xml:space="preserve">Figure </w:t>
      </w:r>
      <w:fldSimple w:instr=" SEQ Figure \* ARABIC ">
        <w:r w:rsidR="005123EF">
          <w:rPr>
            <w:noProof/>
          </w:rPr>
          <w:t>7</w:t>
        </w:r>
      </w:fldSimple>
      <w:r>
        <w:tab/>
      </w:r>
      <w:r w:rsidRPr="00D51AF5">
        <w:t>Analogue normal state</w:t>
      </w:r>
      <w:bookmarkEnd w:id="226"/>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20175AC2"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227" w:author="Steve Beadle" w:date="2024-07-12T10:30:00Z">
        <w:r w:rsidR="005123EF" w:rsidRPr="005123EF">
          <w:rPr>
            <w:rStyle w:val="Crossreference"/>
            <w:rPrChange w:id="228" w:author="Steve Beadle" w:date="2024-07-12T10:30:00Z">
              <w:rPr/>
            </w:rPrChange>
          </w:rPr>
          <w:t xml:space="preserve">Figure </w:t>
        </w:r>
        <w:r w:rsidR="005123EF" w:rsidRPr="005123EF">
          <w:rPr>
            <w:rStyle w:val="Crossreference"/>
            <w:rPrChange w:id="229" w:author="Steve Beadle" w:date="2024-07-12T10:30:00Z">
              <w:rPr>
                <w:noProof/>
              </w:rPr>
            </w:rPrChange>
          </w:rPr>
          <w:t>8</w:t>
        </w:r>
      </w:ins>
      <w:del w:id="230" w:author="Steve Beadle" w:date="2024-07-12T10:30:00Z">
        <w:r w:rsidR="00324618" w:rsidRPr="005023E0" w:rsidDel="005123EF">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231" w:author="Steve Beadle" w:date="2024-07-12T10:30:00Z">
        <w:r w:rsidR="005123EF" w:rsidRPr="005123EF">
          <w:rPr>
            <w:rStyle w:val="Crossreference"/>
            <w:rPrChange w:id="232" w:author="Steve Beadle" w:date="2024-07-12T10:30:00Z">
              <w:rPr/>
            </w:rPrChange>
          </w:rPr>
          <w:t xml:space="preserve">Figure </w:t>
        </w:r>
        <w:r w:rsidR="005123EF" w:rsidRPr="005123EF">
          <w:rPr>
            <w:rStyle w:val="Crossreference"/>
            <w:rPrChange w:id="233" w:author="Steve Beadle" w:date="2024-07-12T10:30:00Z">
              <w:rPr>
                <w:noProof/>
              </w:rPr>
            </w:rPrChange>
          </w:rPr>
          <w:t>9</w:t>
        </w:r>
      </w:ins>
      <w:del w:id="234" w:author="Steve Beadle" w:date="2024-07-12T10:30:00Z">
        <w:r w:rsidR="00324618" w:rsidRPr="005023E0" w:rsidDel="005123EF">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2739759C"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235" w:author="Steve Beadle" w:date="2024-07-12T10:30:00Z">
        <w:r w:rsidR="005123EF" w:rsidRPr="005123EF">
          <w:rPr>
            <w:rStyle w:val="Crossreference"/>
            <w:rPrChange w:id="236" w:author="Steve Beadle" w:date="2024-07-12T10:30:00Z">
              <w:rPr/>
            </w:rPrChange>
          </w:rPr>
          <w:t xml:space="preserve">Figure </w:t>
        </w:r>
        <w:r w:rsidR="005123EF" w:rsidRPr="005123EF">
          <w:rPr>
            <w:rStyle w:val="Crossreference"/>
            <w:rPrChange w:id="237" w:author="Steve Beadle" w:date="2024-07-12T10:30:00Z">
              <w:rPr>
                <w:noProof/>
              </w:rPr>
            </w:rPrChange>
          </w:rPr>
          <w:t>8</w:t>
        </w:r>
      </w:ins>
      <w:del w:id="238" w:author="Steve Beadle" w:date="2024-07-12T10:30:00Z">
        <w:r w:rsidR="00324618" w:rsidRPr="005023E0" w:rsidDel="005123EF">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08059741" w:rsidR="00E43FE2" w:rsidRDefault="00E43FE2" w:rsidP="00E43FE2">
      <w:pPr>
        <w:pStyle w:val="Caption"/>
      </w:pPr>
      <w:bookmarkStart w:id="239" w:name="_Ref161308030"/>
      <w:bookmarkStart w:id="240" w:name="_Toc170288635"/>
      <w:r>
        <w:t xml:space="preserve">Figure </w:t>
      </w:r>
      <w:fldSimple w:instr=" SEQ Figure \* ARABIC ">
        <w:r w:rsidR="005123EF">
          <w:rPr>
            <w:noProof/>
          </w:rPr>
          <w:t>8</w:t>
        </w:r>
      </w:fldSimple>
      <w:bookmarkEnd w:id="239"/>
      <w:r>
        <w:tab/>
      </w:r>
      <w:r w:rsidRPr="00E43FE2">
        <w:t xml:space="preserve">Ramping analogue value with 4 </w:t>
      </w:r>
      <w:proofErr w:type="gramStart"/>
      <w:r w:rsidRPr="00E43FE2">
        <w:t>limits</w:t>
      </w:r>
      <w:bookmarkEnd w:id="240"/>
      <w:proofErr w:type="gramEnd"/>
    </w:p>
    <w:p w14:paraId="7DA37B18" w14:textId="4CE03592"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241" w:author="Steve Beadle" w:date="2024-07-12T10:30:00Z">
        <w:r w:rsidR="005123EF" w:rsidRPr="005123EF">
          <w:rPr>
            <w:rStyle w:val="Crossreference"/>
            <w:rPrChange w:id="242" w:author="Steve Beadle" w:date="2024-07-12T10:30:00Z">
              <w:rPr/>
            </w:rPrChange>
          </w:rPr>
          <w:t xml:space="preserve">Figure </w:t>
        </w:r>
        <w:r w:rsidR="005123EF" w:rsidRPr="005123EF">
          <w:rPr>
            <w:rStyle w:val="Crossreference"/>
            <w:rPrChange w:id="243" w:author="Steve Beadle" w:date="2024-07-12T10:30:00Z">
              <w:rPr>
                <w:noProof/>
              </w:rPr>
            </w:rPrChange>
          </w:rPr>
          <w:t>9</w:t>
        </w:r>
      </w:ins>
      <w:del w:id="244" w:author="Steve Beadle" w:date="2024-07-12T10:30:00Z">
        <w:r w:rsidR="00324618" w:rsidRPr="005023E0" w:rsidDel="005123EF">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38704A73" w:rsidR="00E43FE2" w:rsidRDefault="00E43FE2" w:rsidP="00E43FE2">
      <w:pPr>
        <w:pStyle w:val="Caption"/>
      </w:pPr>
      <w:bookmarkStart w:id="245" w:name="_Ref161308250"/>
      <w:bookmarkStart w:id="246" w:name="_Toc170288636"/>
      <w:r>
        <w:t xml:space="preserve">Figure </w:t>
      </w:r>
      <w:fldSimple w:instr=" SEQ Figure \* ARABIC ">
        <w:r w:rsidR="005123EF">
          <w:rPr>
            <w:noProof/>
          </w:rPr>
          <w:t>9</w:t>
        </w:r>
      </w:fldSimple>
      <w:bookmarkEnd w:id="245"/>
      <w:r>
        <w:tab/>
      </w:r>
      <w:r w:rsidRPr="00E43FE2">
        <w:t xml:space="preserve">Step-change analogue value with </w:t>
      </w:r>
      <w:r w:rsidR="00D01088">
        <w:t>4</w:t>
      </w:r>
      <w:r w:rsidRPr="00E43FE2">
        <w:t xml:space="preserve"> limits</w:t>
      </w:r>
      <w:bookmarkEnd w:id="246"/>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5185213F" w:rsidR="00AB3C53" w:rsidRPr="00AB3C53" w:rsidRDefault="00AB3C53" w:rsidP="00AB3C53">
      <w:pPr>
        <w:pStyle w:val="BodyText"/>
        <w:rPr>
          <w:rFonts w:eastAsia="DengXian"/>
        </w:rPr>
      </w:pPr>
      <w:bookmarkStart w:id="247"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5123EF">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248" w:author="Steve Beadle" w:date="2024-07-12T10:30:00Z">
        <w:r w:rsidR="005123EF" w:rsidRPr="005123EF">
          <w:rPr>
            <w:rStyle w:val="Crossreference"/>
            <w:rPrChange w:id="249" w:author="Steve Beadle" w:date="2024-07-12T10:30:00Z">
              <w:rPr/>
            </w:rPrChange>
          </w:rPr>
          <w:t>Limit and control profiles</w:t>
        </w:r>
      </w:ins>
      <w:del w:id="250" w:author="Steve Beadle" w:date="2024-07-12T10:30:00Z">
        <w:r w:rsidR="00324618" w:rsidRPr="005023E0" w:rsidDel="005123EF">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w:t>
      </w:r>
      <w:proofErr w:type="gramStart"/>
      <w:r w:rsidRPr="00F41EE2">
        <w:rPr>
          <w:rFonts w:eastAsia="DengXian"/>
        </w:rPr>
        <w:t>all of</w:t>
      </w:r>
      <w:proofErr w:type="gramEnd"/>
      <w:r w:rsidRPr="00F41EE2">
        <w:rPr>
          <w:rFonts w:eastAsia="DengXian"/>
        </w:rPr>
        <w:t xml:space="preserve">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247"/>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proofErr w:type="gramStart"/>
      <w:r w:rsidR="006B0494" w:rsidRPr="004213DA">
        <w:rPr>
          <w:rFonts w:eastAsia="DengXian"/>
        </w:rPr>
        <w:t>persistence</w:t>
      </w:r>
      <w:proofErr w:type="gramEnd"/>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proofErr w:type="gramStart"/>
      <w:r w:rsidR="006B0494" w:rsidRPr="004213DA">
        <w:rPr>
          <w:rFonts w:eastAsia="DengXian"/>
        </w:rPr>
        <w:t>persistence</w:t>
      </w:r>
      <w:proofErr w:type="gramEnd"/>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251" w:name="_Toc170288569"/>
      <w:r w:rsidRPr="0023515A">
        <w:rPr>
          <w:rFonts w:eastAsia="DengXian"/>
        </w:rPr>
        <w:t xml:space="preserve">Counter </w:t>
      </w:r>
      <w:r w:rsidR="006B0494" w:rsidRPr="0023515A">
        <w:rPr>
          <w:rFonts w:eastAsia="DengXian"/>
        </w:rPr>
        <w:t>limits</w:t>
      </w:r>
      <w:bookmarkEnd w:id="251"/>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w:t>
      </w:r>
      <w:proofErr w:type="gramStart"/>
      <w:r w:rsidRPr="00B1706D">
        <w:rPr>
          <w:rFonts w:eastAsia="DengXian"/>
        </w:rPr>
        <w:t>all of</w:t>
      </w:r>
      <w:proofErr w:type="gramEnd"/>
      <w:r w:rsidRPr="00B1706D">
        <w:rPr>
          <w:rFonts w:eastAsia="DengXian"/>
        </w:rPr>
        <w:t xml:space="preserve">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40571201"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252" w:author="Steve Beadle" w:date="2024-07-12T10:30:00Z">
        <w:r w:rsidR="005123EF" w:rsidRPr="005123EF">
          <w:rPr>
            <w:rStyle w:val="Crossreference"/>
            <w:rPrChange w:id="253" w:author="Steve Beadle" w:date="2024-07-12T10:30:00Z">
              <w:rPr/>
            </w:rPrChange>
          </w:rPr>
          <w:t xml:space="preserve">Figure </w:t>
        </w:r>
        <w:r w:rsidR="005123EF" w:rsidRPr="005123EF">
          <w:rPr>
            <w:rStyle w:val="Crossreference"/>
            <w:rPrChange w:id="254" w:author="Steve Beadle" w:date="2024-07-12T10:30:00Z">
              <w:rPr>
                <w:noProof/>
              </w:rPr>
            </w:rPrChange>
          </w:rPr>
          <w:t>10</w:t>
        </w:r>
      </w:ins>
      <w:del w:id="255" w:author="Steve Beadle" w:date="2024-07-12T10:30:00Z">
        <w:r w:rsidR="00324618" w:rsidRPr="005023E0" w:rsidDel="005123EF">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0A7F31AE" w:rsidR="00B1706D" w:rsidRDefault="00B1706D" w:rsidP="00B1706D">
      <w:pPr>
        <w:pStyle w:val="Caption"/>
      </w:pPr>
      <w:bookmarkStart w:id="256" w:name="_Ref161765726"/>
      <w:bookmarkStart w:id="257" w:name="_Toc170288637"/>
      <w:r>
        <w:t xml:space="preserve">Figure </w:t>
      </w:r>
      <w:fldSimple w:instr=" SEQ Figure \* ARABIC ">
        <w:r w:rsidR="005123EF">
          <w:rPr>
            <w:noProof/>
          </w:rPr>
          <w:t>10</w:t>
        </w:r>
      </w:fldSimple>
      <w:bookmarkEnd w:id="256"/>
      <w:r>
        <w:tab/>
      </w:r>
      <w:r w:rsidRPr="00B1706D">
        <w:t>Counter normal state</w:t>
      </w:r>
      <w:bookmarkEnd w:id="257"/>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3AB6B65E"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258" w:author="Steve Beadle" w:date="2024-07-12T10:30:00Z">
        <w:r w:rsidR="005123EF" w:rsidRPr="005123EF">
          <w:rPr>
            <w:rStyle w:val="Crossreference"/>
            <w:rPrChange w:id="259" w:author="Steve Beadle" w:date="2024-07-12T10:30:00Z">
              <w:rPr/>
            </w:rPrChange>
          </w:rPr>
          <w:t xml:space="preserve">Table </w:t>
        </w:r>
        <w:r w:rsidR="005123EF" w:rsidRPr="005123EF">
          <w:rPr>
            <w:rStyle w:val="Crossreference"/>
            <w:rPrChange w:id="260" w:author="Steve Beadle" w:date="2024-07-12T10:30:00Z">
              <w:rPr>
                <w:noProof/>
              </w:rPr>
            </w:rPrChange>
          </w:rPr>
          <w:t>17</w:t>
        </w:r>
      </w:ins>
      <w:del w:id="261" w:author="Steve Beadle" w:date="2024-07-12T10:30:00Z">
        <w:r w:rsidR="00324618" w:rsidRPr="005023E0" w:rsidDel="005123EF">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r w:rsidRPr="00B1706D">
        <w:rPr>
          <w:rFonts w:eastAsia="DengXian"/>
          <w:b/>
          <w:bCs/>
        </w:rPr>
        <w:t>counterLimit</w:t>
      </w:r>
      <w:r w:rsidR="00C36CF5">
        <w:rPr>
          <w:rFonts w:eastAsia="DengXian"/>
        </w:rPr>
        <w:t>.</w:t>
      </w:r>
    </w:p>
    <w:p w14:paraId="13A35EE1" w14:textId="3395C44A" w:rsidR="00B1706D" w:rsidRDefault="00B1706D" w:rsidP="00B1706D">
      <w:pPr>
        <w:pStyle w:val="Caption"/>
      </w:pPr>
      <w:bookmarkStart w:id="262" w:name="_Ref161312936"/>
      <w:bookmarkStart w:id="263" w:name="_Toc170288656"/>
      <w:r>
        <w:t xml:space="preserve">Table </w:t>
      </w:r>
      <w:fldSimple w:instr=" SEQ Table \* ARABIC ">
        <w:r w:rsidR="005123EF">
          <w:rPr>
            <w:noProof/>
          </w:rPr>
          <w:t>17</w:t>
        </w:r>
      </w:fldSimple>
      <w:bookmarkEnd w:id="262"/>
      <w:r>
        <w:tab/>
      </w:r>
      <w:r w:rsidR="003557AA" w:rsidRPr="003557AA">
        <w:t xml:space="preserve">Information used in defining a counter </w:t>
      </w:r>
      <w:proofErr w:type="gramStart"/>
      <w:r w:rsidR="003557AA" w:rsidRPr="003557AA">
        <w:t>limit</w:t>
      </w:r>
      <w:bookmarkEnd w:id="263"/>
      <w:proofErr w:type="gramEnd"/>
    </w:p>
    <w:tbl>
      <w:tblPr>
        <w:tblStyle w:val="LucidTable9"/>
        <w:tblW w:w="9072" w:type="dxa"/>
        <w:jc w:val="center"/>
        <w:tblLook w:val="04A0" w:firstRow="1" w:lastRow="0" w:firstColumn="1" w:lastColumn="0" w:noHBand="0" w:noVBand="1"/>
      </w:tblPr>
      <w:tblGrid>
        <w:gridCol w:w="1606"/>
        <w:gridCol w:w="1031"/>
        <w:gridCol w:w="930"/>
        <w:gridCol w:w="1355"/>
        <w:gridCol w:w="4150"/>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5D25E3">
            <w:pPr>
              <w:pStyle w:val="TableText"/>
            </w:pPr>
            <w:r w:rsidRPr="00163DC5">
              <w:t>Parent Point</w:t>
            </w:r>
          </w:p>
        </w:tc>
        <w:tc>
          <w:tcPr>
            <w:tcW w:w="1032" w:type="dxa"/>
          </w:tcPr>
          <w:p w14:paraId="5EBA878D" w14:textId="77777777" w:rsidR="003557AA" w:rsidRPr="00163DC5" w:rsidRDefault="003557AA" w:rsidP="005D25E3">
            <w:pPr>
              <w:pStyle w:val="TableText"/>
            </w:pPr>
            <w:r w:rsidRPr="00163DC5">
              <w:t>Integer</w:t>
            </w:r>
          </w:p>
        </w:tc>
        <w:tc>
          <w:tcPr>
            <w:tcW w:w="932" w:type="dxa"/>
          </w:tcPr>
          <w:p w14:paraId="34EF02B1" w14:textId="77777777" w:rsidR="003557AA" w:rsidRPr="00163DC5" w:rsidRDefault="003557AA" w:rsidP="005D25E3">
            <w:pPr>
              <w:pStyle w:val="TableText"/>
            </w:pPr>
            <w:r w:rsidRPr="00163DC5">
              <w:t>parent</w:t>
            </w:r>
          </w:p>
        </w:tc>
        <w:tc>
          <w:tcPr>
            <w:tcW w:w="1239" w:type="dxa"/>
          </w:tcPr>
          <w:p w14:paraId="50470B4E" w14:textId="77777777" w:rsidR="003557AA" w:rsidRPr="00163DC5" w:rsidRDefault="003557AA" w:rsidP="005D25E3">
            <w:pPr>
              <w:pStyle w:val="TableText"/>
            </w:pPr>
            <w:r w:rsidRPr="00163DC5">
              <w:t>Yes</w:t>
            </w:r>
          </w:p>
        </w:tc>
        <w:tc>
          <w:tcPr>
            <w:tcW w:w="4204" w:type="dxa"/>
          </w:tcPr>
          <w:p w14:paraId="5089825B" w14:textId="6ED09085" w:rsidR="003557AA" w:rsidRPr="00163DC5" w:rsidRDefault="003557AA" w:rsidP="005D25E3">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5D25E3">
            <w:pPr>
              <w:pStyle w:val="TableText"/>
            </w:pPr>
            <w:r w:rsidRPr="00163DC5">
              <w:t>Point Limit Index</w:t>
            </w:r>
          </w:p>
        </w:tc>
        <w:tc>
          <w:tcPr>
            <w:tcW w:w="1032" w:type="dxa"/>
          </w:tcPr>
          <w:p w14:paraId="5BFE8F07" w14:textId="77777777" w:rsidR="003557AA" w:rsidRPr="00163DC5" w:rsidRDefault="003557AA" w:rsidP="005D25E3">
            <w:pPr>
              <w:pStyle w:val="TableText"/>
            </w:pPr>
            <w:r w:rsidRPr="00163DC5">
              <w:t>Number</w:t>
            </w:r>
          </w:p>
        </w:tc>
        <w:tc>
          <w:tcPr>
            <w:tcW w:w="932" w:type="dxa"/>
          </w:tcPr>
          <w:p w14:paraId="4FC1D8DB" w14:textId="77777777" w:rsidR="003557AA" w:rsidRPr="00163DC5" w:rsidRDefault="003557AA" w:rsidP="005D25E3">
            <w:pPr>
              <w:pStyle w:val="TableText"/>
            </w:pPr>
            <w:r w:rsidRPr="00163DC5">
              <w:t>num</w:t>
            </w:r>
          </w:p>
        </w:tc>
        <w:tc>
          <w:tcPr>
            <w:tcW w:w="1239" w:type="dxa"/>
          </w:tcPr>
          <w:p w14:paraId="5AA9372D" w14:textId="77777777" w:rsidR="003557AA" w:rsidRPr="00163DC5" w:rsidRDefault="003557AA" w:rsidP="005D25E3">
            <w:pPr>
              <w:pStyle w:val="TableText"/>
            </w:pPr>
            <w:r w:rsidRPr="00163DC5">
              <w:t>Yes</w:t>
            </w:r>
          </w:p>
        </w:tc>
        <w:tc>
          <w:tcPr>
            <w:tcW w:w="4204" w:type="dxa"/>
          </w:tcPr>
          <w:p w14:paraId="28B6AF96" w14:textId="21007A34" w:rsidR="003557AA" w:rsidRPr="00163DC5" w:rsidRDefault="003557AA" w:rsidP="005D25E3">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5D25E3">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5D25E3">
            <w:pPr>
              <w:pStyle w:val="TableText"/>
            </w:pPr>
            <w:r w:rsidRPr="00163DC5">
              <w:t>String</w:t>
            </w:r>
          </w:p>
        </w:tc>
        <w:tc>
          <w:tcPr>
            <w:tcW w:w="932" w:type="dxa"/>
          </w:tcPr>
          <w:p w14:paraId="20B9A1BD" w14:textId="77777777" w:rsidR="003557AA" w:rsidRPr="00163DC5" w:rsidRDefault="003557AA" w:rsidP="005D25E3">
            <w:pPr>
              <w:pStyle w:val="TableText"/>
            </w:pPr>
            <w:r w:rsidRPr="00163DC5">
              <w:t>name</w:t>
            </w:r>
          </w:p>
        </w:tc>
        <w:tc>
          <w:tcPr>
            <w:tcW w:w="1239" w:type="dxa"/>
          </w:tcPr>
          <w:p w14:paraId="0C7E85FD" w14:textId="77777777" w:rsidR="003557AA" w:rsidRPr="00163DC5" w:rsidRDefault="003557AA" w:rsidP="005D25E3">
            <w:pPr>
              <w:pStyle w:val="TableText"/>
            </w:pPr>
            <w:r w:rsidRPr="00163DC5">
              <w:t>No</w:t>
            </w:r>
          </w:p>
        </w:tc>
        <w:tc>
          <w:tcPr>
            <w:tcW w:w="4204" w:type="dxa"/>
          </w:tcPr>
          <w:p w14:paraId="6CE6E278" w14:textId="33AF1B55" w:rsidR="003557AA" w:rsidRPr="00163DC5" w:rsidRDefault="003557AA" w:rsidP="005D25E3">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5D25E3">
            <w:pPr>
              <w:pStyle w:val="TableText"/>
            </w:pPr>
            <w:r w:rsidRPr="00163DC5">
              <w:t>Action</w:t>
            </w:r>
          </w:p>
        </w:tc>
        <w:tc>
          <w:tcPr>
            <w:tcW w:w="1032" w:type="dxa"/>
          </w:tcPr>
          <w:p w14:paraId="74234B3D" w14:textId="77777777" w:rsidR="003557AA" w:rsidRPr="00163DC5" w:rsidRDefault="003557AA" w:rsidP="005D25E3">
            <w:pPr>
              <w:pStyle w:val="TableText"/>
            </w:pPr>
            <w:r w:rsidRPr="00163DC5">
              <w:t>Number</w:t>
            </w:r>
          </w:p>
        </w:tc>
        <w:tc>
          <w:tcPr>
            <w:tcW w:w="932" w:type="dxa"/>
          </w:tcPr>
          <w:p w14:paraId="090A489E" w14:textId="77777777" w:rsidR="003557AA" w:rsidRPr="00163DC5" w:rsidRDefault="003557AA" w:rsidP="005D25E3">
            <w:pPr>
              <w:pStyle w:val="TableText"/>
            </w:pPr>
            <w:r w:rsidRPr="00163DC5">
              <w:t>action</w:t>
            </w:r>
          </w:p>
        </w:tc>
        <w:tc>
          <w:tcPr>
            <w:tcW w:w="1239" w:type="dxa"/>
          </w:tcPr>
          <w:p w14:paraId="6A9086C6" w14:textId="77777777" w:rsidR="003557AA" w:rsidRPr="00163DC5" w:rsidRDefault="003557AA" w:rsidP="005D25E3">
            <w:pPr>
              <w:pStyle w:val="TableText"/>
            </w:pPr>
            <w:r w:rsidRPr="00163DC5">
              <w:t>Yes</w:t>
            </w:r>
          </w:p>
        </w:tc>
        <w:tc>
          <w:tcPr>
            <w:tcW w:w="4204" w:type="dxa"/>
          </w:tcPr>
          <w:p w14:paraId="458F4EAB" w14:textId="530BC980" w:rsidR="003557AA" w:rsidRPr="00163DC5" w:rsidRDefault="003557AA" w:rsidP="005D25E3">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5D25E3">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5D25E3">
            <w:pPr>
              <w:pStyle w:val="TableText"/>
            </w:pPr>
            <w:r w:rsidRPr="00163DC5">
              <w:t>Number</w:t>
            </w:r>
          </w:p>
        </w:tc>
        <w:tc>
          <w:tcPr>
            <w:tcW w:w="932" w:type="dxa"/>
          </w:tcPr>
          <w:p w14:paraId="26BFDB00" w14:textId="77777777" w:rsidR="003557AA" w:rsidRPr="00163DC5" w:rsidRDefault="003557AA" w:rsidP="005D25E3">
            <w:pPr>
              <w:pStyle w:val="TableText"/>
            </w:pPr>
            <w:r w:rsidRPr="00163DC5">
              <w:t>value</w:t>
            </w:r>
          </w:p>
        </w:tc>
        <w:tc>
          <w:tcPr>
            <w:tcW w:w="1239" w:type="dxa"/>
          </w:tcPr>
          <w:p w14:paraId="294161CC" w14:textId="77777777" w:rsidR="003557AA" w:rsidRPr="00163DC5" w:rsidRDefault="003557AA" w:rsidP="005D25E3">
            <w:pPr>
              <w:pStyle w:val="TableText"/>
            </w:pPr>
            <w:r w:rsidRPr="00163DC5">
              <w:t>Yes</w:t>
            </w:r>
          </w:p>
        </w:tc>
        <w:tc>
          <w:tcPr>
            <w:tcW w:w="4204" w:type="dxa"/>
          </w:tcPr>
          <w:p w14:paraId="4C519DEF" w14:textId="6F1CD918" w:rsidR="003557AA" w:rsidRPr="00163DC5" w:rsidRDefault="003557AA" w:rsidP="005D25E3">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5D25E3">
            <w:pPr>
              <w:pStyle w:val="TableText"/>
            </w:pPr>
            <w:r w:rsidRPr="00163DC5">
              <w:t xml:space="preserve">Monday </w:t>
            </w:r>
            <w:r w:rsidR="0016119D">
              <w:t>P</w:t>
            </w:r>
            <w:r w:rsidR="0016119D" w:rsidRPr="00163DC5">
              <w:t>rofile</w:t>
            </w:r>
          </w:p>
        </w:tc>
        <w:tc>
          <w:tcPr>
            <w:tcW w:w="1032" w:type="dxa"/>
          </w:tcPr>
          <w:p w14:paraId="5F3A52B0" w14:textId="77777777" w:rsidR="003557AA" w:rsidRPr="00163DC5" w:rsidRDefault="003557AA" w:rsidP="005D25E3">
            <w:pPr>
              <w:pStyle w:val="TableText"/>
            </w:pPr>
            <w:r w:rsidRPr="00163DC5">
              <w:t>Number</w:t>
            </w:r>
          </w:p>
        </w:tc>
        <w:tc>
          <w:tcPr>
            <w:tcW w:w="932" w:type="dxa"/>
          </w:tcPr>
          <w:p w14:paraId="5B831695" w14:textId="77777777" w:rsidR="003557AA" w:rsidRPr="00163DC5" w:rsidRDefault="003557AA" w:rsidP="005D25E3">
            <w:pPr>
              <w:pStyle w:val="TableText"/>
            </w:pPr>
            <w:r w:rsidRPr="00163DC5">
              <w:t>mon</w:t>
            </w:r>
          </w:p>
        </w:tc>
        <w:tc>
          <w:tcPr>
            <w:tcW w:w="1239" w:type="dxa"/>
          </w:tcPr>
          <w:p w14:paraId="4F063A81" w14:textId="77777777" w:rsidR="003557AA" w:rsidRPr="00163DC5" w:rsidRDefault="003557AA" w:rsidP="005D25E3">
            <w:pPr>
              <w:pStyle w:val="TableText"/>
            </w:pPr>
            <w:r w:rsidRPr="00163DC5">
              <w:t>No</w:t>
            </w:r>
          </w:p>
        </w:tc>
        <w:tc>
          <w:tcPr>
            <w:tcW w:w="4204" w:type="dxa"/>
          </w:tcPr>
          <w:p w14:paraId="3CFF41AD" w14:textId="77777777" w:rsidR="003557AA" w:rsidRPr="00163DC5" w:rsidRDefault="003557AA" w:rsidP="005D25E3">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5D25E3">
            <w:pPr>
              <w:pStyle w:val="TableText"/>
            </w:pPr>
            <w:r w:rsidRPr="00163DC5">
              <w:t xml:space="preserve">Tuesday </w:t>
            </w:r>
            <w:r w:rsidR="0016119D">
              <w:t>P</w:t>
            </w:r>
            <w:r w:rsidR="0016119D" w:rsidRPr="00163DC5">
              <w:t>rofile</w:t>
            </w:r>
          </w:p>
        </w:tc>
        <w:tc>
          <w:tcPr>
            <w:tcW w:w="1032" w:type="dxa"/>
          </w:tcPr>
          <w:p w14:paraId="60F231C0" w14:textId="77777777" w:rsidR="003557AA" w:rsidRPr="00163DC5" w:rsidRDefault="003557AA" w:rsidP="005D25E3">
            <w:pPr>
              <w:pStyle w:val="TableText"/>
            </w:pPr>
            <w:r w:rsidRPr="00163DC5">
              <w:t>Number</w:t>
            </w:r>
          </w:p>
        </w:tc>
        <w:tc>
          <w:tcPr>
            <w:tcW w:w="932" w:type="dxa"/>
          </w:tcPr>
          <w:p w14:paraId="466B7D73" w14:textId="77777777" w:rsidR="003557AA" w:rsidRPr="00163DC5" w:rsidRDefault="003557AA" w:rsidP="005D25E3">
            <w:pPr>
              <w:pStyle w:val="TableText"/>
            </w:pPr>
            <w:r w:rsidRPr="00163DC5">
              <w:t>tue</w:t>
            </w:r>
          </w:p>
        </w:tc>
        <w:tc>
          <w:tcPr>
            <w:tcW w:w="1239" w:type="dxa"/>
          </w:tcPr>
          <w:p w14:paraId="24B8716E" w14:textId="77777777" w:rsidR="003557AA" w:rsidRPr="00163DC5" w:rsidRDefault="003557AA" w:rsidP="005D25E3">
            <w:pPr>
              <w:pStyle w:val="TableText"/>
            </w:pPr>
            <w:r w:rsidRPr="00163DC5">
              <w:t>No</w:t>
            </w:r>
          </w:p>
        </w:tc>
        <w:tc>
          <w:tcPr>
            <w:tcW w:w="4204" w:type="dxa"/>
          </w:tcPr>
          <w:p w14:paraId="52E45BD5" w14:textId="77777777" w:rsidR="003557AA" w:rsidRPr="00163DC5" w:rsidRDefault="003557AA" w:rsidP="005D25E3">
            <w:pPr>
              <w:pStyle w:val="TableText"/>
            </w:pPr>
            <w:r w:rsidRPr="00163DC5">
              <w:t>Profile number for Monday.</w:t>
            </w:r>
          </w:p>
        </w:tc>
      </w:tr>
      <w:tr w:rsidR="003557AA" w:rsidRPr="00163DC5" w14:paraId="17F7B960" w14:textId="77777777" w:rsidTr="003557AA">
        <w:trPr>
          <w:jc w:val="center"/>
        </w:trPr>
        <w:tc>
          <w:tcPr>
            <w:tcW w:w="1609" w:type="dxa"/>
          </w:tcPr>
          <w:p w14:paraId="30760100" w14:textId="1A0B3835" w:rsidR="003557AA" w:rsidRPr="00163DC5" w:rsidRDefault="003557AA" w:rsidP="005D25E3">
            <w:pPr>
              <w:pStyle w:val="TableText"/>
            </w:pPr>
            <w:r w:rsidRPr="00163DC5">
              <w:lastRenderedPageBreak/>
              <w:t xml:space="preserve">Wednesday </w:t>
            </w:r>
            <w:r w:rsidR="0016119D">
              <w:t>P</w:t>
            </w:r>
            <w:r w:rsidR="0016119D" w:rsidRPr="00163DC5">
              <w:t>rofile</w:t>
            </w:r>
          </w:p>
        </w:tc>
        <w:tc>
          <w:tcPr>
            <w:tcW w:w="1032" w:type="dxa"/>
          </w:tcPr>
          <w:p w14:paraId="3A112EBF" w14:textId="77777777" w:rsidR="003557AA" w:rsidRPr="00163DC5" w:rsidRDefault="003557AA" w:rsidP="005D25E3">
            <w:pPr>
              <w:pStyle w:val="TableText"/>
            </w:pPr>
            <w:r w:rsidRPr="00163DC5">
              <w:t>Number</w:t>
            </w:r>
          </w:p>
        </w:tc>
        <w:tc>
          <w:tcPr>
            <w:tcW w:w="932" w:type="dxa"/>
          </w:tcPr>
          <w:p w14:paraId="403B35BF" w14:textId="77777777" w:rsidR="003557AA" w:rsidRPr="00163DC5" w:rsidRDefault="003557AA" w:rsidP="005D25E3">
            <w:pPr>
              <w:pStyle w:val="TableText"/>
            </w:pPr>
            <w:r w:rsidRPr="00163DC5">
              <w:t>wed</w:t>
            </w:r>
          </w:p>
        </w:tc>
        <w:tc>
          <w:tcPr>
            <w:tcW w:w="1239" w:type="dxa"/>
          </w:tcPr>
          <w:p w14:paraId="3A89AA7E" w14:textId="77777777" w:rsidR="003557AA" w:rsidRPr="00163DC5" w:rsidRDefault="003557AA" w:rsidP="005D25E3">
            <w:pPr>
              <w:pStyle w:val="TableText"/>
            </w:pPr>
            <w:r w:rsidRPr="00163DC5">
              <w:t>No</w:t>
            </w:r>
          </w:p>
        </w:tc>
        <w:tc>
          <w:tcPr>
            <w:tcW w:w="4204" w:type="dxa"/>
          </w:tcPr>
          <w:p w14:paraId="4E5E6FE6" w14:textId="77777777" w:rsidR="003557AA" w:rsidRPr="00163DC5" w:rsidRDefault="003557AA" w:rsidP="005D25E3">
            <w:pPr>
              <w:pStyle w:val="TableText"/>
            </w:pPr>
            <w:r w:rsidRPr="00163DC5">
              <w:t>Profile number for Monday.</w:t>
            </w:r>
          </w:p>
        </w:tc>
      </w:tr>
      <w:tr w:rsidR="003557AA" w:rsidRPr="00163DC5" w14:paraId="3BBF515C" w14:textId="77777777" w:rsidTr="003557AA">
        <w:trPr>
          <w:jc w:val="center"/>
        </w:trPr>
        <w:tc>
          <w:tcPr>
            <w:tcW w:w="1609" w:type="dxa"/>
          </w:tcPr>
          <w:p w14:paraId="158F6428" w14:textId="3B77FCBB" w:rsidR="003557AA" w:rsidRPr="00163DC5" w:rsidRDefault="003557AA" w:rsidP="005D25E3">
            <w:pPr>
              <w:pStyle w:val="TableText"/>
            </w:pPr>
            <w:r w:rsidRPr="00163DC5">
              <w:t xml:space="preserve">Thursday </w:t>
            </w:r>
            <w:r w:rsidR="0016119D">
              <w:t>P</w:t>
            </w:r>
            <w:r w:rsidR="0016119D" w:rsidRPr="00163DC5">
              <w:t>rofile</w:t>
            </w:r>
          </w:p>
        </w:tc>
        <w:tc>
          <w:tcPr>
            <w:tcW w:w="1032" w:type="dxa"/>
          </w:tcPr>
          <w:p w14:paraId="39020290" w14:textId="77777777" w:rsidR="003557AA" w:rsidRPr="00163DC5" w:rsidRDefault="003557AA" w:rsidP="005D25E3">
            <w:pPr>
              <w:pStyle w:val="TableText"/>
            </w:pPr>
            <w:r w:rsidRPr="00163DC5">
              <w:t>Number</w:t>
            </w:r>
          </w:p>
        </w:tc>
        <w:tc>
          <w:tcPr>
            <w:tcW w:w="932" w:type="dxa"/>
          </w:tcPr>
          <w:p w14:paraId="1D29125A" w14:textId="77777777" w:rsidR="003557AA" w:rsidRPr="00163DC5" w:rsidRDefault="003557AA" w:rsidP="005D25E3">
            <w:pPr>
              <w:pStyle w:val="TableText"/>
            </w:pPr>
            <w:r w:rsidRPr="00163DC5">
              <w:t>thu</w:t>
            </w:r>
          </w:p>
        </w:tc>
        <w:tc>
          <w:tcPr>
            <w:tcW w:w="1239" w:type="dxa"/>
          </w:tcPr>
          <w:p w14:paraId="4BB1B779" w14:textId="77777777" w:rsidR="003557AA" w:rsidRPr="00163DC5" w:rsidRDefault="003557AA" w:rsidP="005D25E3">
            <w:pPr>
              <w:pStyle w:val="TableText"/>
            </w:pPr>
            <w:r w:rsidRPr="00163DC5">
              <w:t>No</w:t>
            </w:r>
          </w:p>
        </w:tc>
        <w:tc>
          <w:tcPr>
            <w:tcW w:w="4204" w:type="dxa"/>
          </w:tcPr>
          <w:p w14:paraId="7BD8804F" w14:textId="77777777" w:rsidR="003557AA" w:rsidRPr="00163DC5" w:rsidRDefault="003557AA" w:rsidP="005D25E3">
            <w:pPr>
              <w:pStyle w:val="TableText"/>
            </w:pPr>
            <w:r w:rsidRPr="00163DC5">
              <w:t>Profile number for Monday.</w:t>
            </w:r>
          </w:p>
        </w:tc>
      </w:tr>
      <w:tr w:rsidR="003557AA" w:rsidRPr="00163DC5" w14:paraId="54D1361E" w14:textId="77777777" w:rsidTr="003557AA">
        <w:trPr>
          <w:jc w:val="center"/>
        </w:trPr>
        <w:tc>
          <w:tcPr>
            <w:tcW w:w="1609" w:type="dxa"/>
          </w:tcPr>
          <w:p w14:paraId="35A0F73C" w14:textId="0527639C" w:rsidR="003557AA" w:rsidRPr="00163DC5" w:rsidRDefault="003557AA" w:rsidP="005D25E3">
            <w:pPr>
              <w:pStyle w:val="TableText"/>
            </w:pPr>
            <w:r w:rsidRPr="00163DC5">
              <w:t xml:space="preserve">Friday </w:t>
            </w:r>
            <w:r w:rsidR="0016119D">
              <w:t>P</w:t>
            </w:r>
            <w:r w:rsidR="0016119D" w:rsidRPr="00163DC5">
              <w:t>rofile</w:t>
            </w:r>
          </w:p>
        </w:tc>
        <w:tc>
          <w:tcPr>
            <w:tcW w:w="1032" w:type="dxa"/>
          </w:tcPr>
          <w:p w14:paraId="7B399734" w14:textId="77777777" w:rsidR="003557AA" w:rsidRPr="00163DC5" w:rsidRDefault="003557AA" w:rsidP="005D25E3">
            <w:pPr>
              <w:pStyle w:val="TableText"/>
            </w:pPr>
            <w:r w:rsidRPr="00163DC5">
              <w:t>Number</w:t>
            </w:r>
          </w:p>
        </w:tc>
        <w:tc>
          <w:tcPr>
            <w:tcW w:w="932" w:type="dxa"/>
          </w:tcPr>
          <w:p w14:paraId="6B6AA0FF" w14:textId="77777777" w:rsidR="003557AA" w:rsidRPr="00163DC5" w:rsidRDefault="003557AA" w:rsidP="005D25E3">
            <w:pPr>
              <w:pStyle w:val="TableText"/>
            </w:pPr>
            <w:r w:rsidRPr="00163DC5">
              <w:t>fri</w:t>
            </w:r>
          </w:p>
        </w:tc>
        <w:tc>
          <w:tcPr>
            <w:tcW w:w="1239" w:type="dxa"/>
          </w:tcPr>
          <w:p w14:paraId="74AF4142" w14:textId="77777777" w:rsidR="003557AA" w:rsidRPr="00163DC5" w:rsidRDefault="003557AA" w:rsidP="005D25E3">
            <w:pPr>
              <w:pStyle w:val="TableText"/>
            </w:pPr>
            <w:r w:rsidRPr="00163DC5">
              <w:t>No</w:t>
            </w:r>
          </w:p>
        </w:tc>
        <w:tc>
          <w:tcPr>
            <w:tcW w:w="4204" w:type="dxa"/>
          </w:tcPr>
          <w:p w14:paraId="02676D1A" w14:textId="77777777" w:rsidR="003557AA" w:rsidRPr="00163DC5" w:rsidRDefault="003557AA" w:rsidP="005D25E3">
            <w:pPr>
              <w:pStyle w:val="TableText"/>
            </w:pPr>
            <w:r w:rsidRPr="00163DC5">
              <w:t>Profile number for Monday.</w:t>
            </w:r>
          </w:p>
        </w:tc>
      </w:tr>
      <w:tr w:rsidR="003557AA" w:rsidRPr="00163DC5" w14:paraId="4BD8F739" w14:textId="77777777" w:rsidTr="003557AA">
        <w:trPr>
          <w:jc w:val="center"/>
        </w:trPr>
        <w:tc>
          <w:tcPr>
            <w:tcW w:w="1609" w:type="dxa"/>
          </w:tcPr>
          <w:p w14:paraId="7915F52A" w14:textId="53250AB2" w:rsidR="003557AA" w:rsidRPr="00163DC5" w:rsidRDefault="003557AA" w:rsidP="005D25E3">
            <w:pPr>
              <w:pStyle w:val="TableText"/>
            </w:pPr>
            <w:r w:rsidRPr="00163DC5">
              <w:t xml:space="preserve">Saturday </w:t>
            </w:r>
            <w:r w:rsidR="0016119D">
              <w:t>P</w:t>
            </w:r>
            <w:r w:rsidR="0016119D" w:rsidRPr="00163DC5">
              <w:t>rofile</w:t>
            </w:r>
          </w:p>
        </w:tc>
        <w:tc>
          <w:tcPr>
            <w:tcW w:w="1032" w:type="dxa"/>
          </w:tcPr>
          <w:p w14:paraId="5A6B3C0D" w14:textId="77777777" w:rsidR="003557AA" w:rsidRPr="00163DC5" w:rsidRDefault="003557AA" w:rsidP="005D25E3">
            <w:pPr>
              <w:pStyle w:val="TableText"/>
            </w:pPr>
            <w:r w:rsidRPr="00163DC5">
              <w:t>Number</w:t>
            </w:r>
          </w:p>
        </w:tc>
        <w:tc>
          <w:tcPr>
            <w:tcW w:w="932" w:type="dxa"/>
          </w:tcPr>
          <w:p w14:paraId="5EEB98DC" w14:textId="77777777" w:rsidR="003557AA" w:rsidRPr="00163DC5" w:rsidRDefault="003557AA" w:rsidP="005D25E3">
            <w:pPr>
              <w:pStyle w:val="TableText"/>
            </w:pPr>
            <w:r w:rsidRPr="00163DC5">
              <w:t>sat</w:t>
            </w:r>
          </w:p>
        </w:tc>
        <w:tc>
          <w:tcPr>
            <w:tcW w:w="1239" w:type="dxa"/>
          </w:tcPr>
          <w:p w14:paraId="0F541D78" w14:textId="77777777" w:rsidR="003557AA" w:rsidRPr="00163DC5" w:rsidRDefault="003557AA" w:rsidP="005D25E3">
            <w:pPr>
              <w:pStyle w:val="TableText"/>
            </w:pPr>
            <w:r w:rsidRPr="00163DC5">
              <w:t>No</w:t>
            </w:r>
          </w:p>
        </w:tc>
        <w:tc>
          <w:tcPr>
            <w:tcW w:w="4204" w:type="dxa"/>
          </w:tcPr>
          <w:p w14:paraId="28FB4D80" w14:textId="77777777" w:rsidR="003557AA" w:rsidRPr="00163DC5" w:rsidRDefault="003557AA" w:rsidP="005D25E3">
            <w:pPr>
              <w:pStyle w:val="TableText"/>
            </w:pPr>
            <w:r w:rsidRPr="00163DC5">
              <w:t>Profile number for Monday.</w:t>
            </w:r>
          </w:p>
        </w:tc>
      </w:tr>
      <w:tr w:rsidR="003557AA" w:rsidRPr="00163DC5" w14:paraId="035C84E5" w14:textId="77777777" w:rsidTr="003557AA">
        <w:trPr>
          <w:jc w:val="center"/>
        </w:trPr>
        <w:tc>
          <w:tcPr>
            <w:tcW w:w="1609" w:type="dxa"/>
          </w:tcPr>
          <w:p w14:paraId="5D9129BC" w14:textId="4F184340" w:rsidR="003557AA" w:rsidRPr="00163DC5" w:rsidRDefault="003557AA" w:rsidP="005D25E3">
            <w:pPr>
              <w:pStyle w:val="TableText"/>
            </w:pPr>
            <w:r w:rsidRPr="00163DC5">
              <w:t xml:space="preserve">Sunday </w:t>
            </w:r>
            <w:r w:rsidR="0016119D">
              <w:t>P</w:t>
            </w:r>
            <w:r w:rsidR="0016119D" w:rsidRPr="00163DC5">
              <w:t>rofile</w:t>
            </w:r>
          </w:p>
        </w:tc>
        <w:tc>
          <w:tcPr>
            <w:tcW w:w="1032" w:type="dxa"/>
          </w:tcPr>
          <w:p w14:paraId="24FAFDF2" w14:textId="77777777" w:rsidR="003557AA" w:rsidRPr="00163DC5" w:rsidRDefault="003557AA" w:rsidP="005D25E3">
            <w:pPr>
              <w:pStyle w:val="TableText"/>
            </w:pPr>
            <w:r w:rsidRPr="00163DC5">
              <w:t>Number</w:t>
            </w:r>
          </w:p>
        </w:tc>
        <w:tc>
          <w:tcPr>
            <w:tcW w:w="932" w:type="dxa"/>
          </w:tcPr>
          <w:p w14:paraId="4BECEEED" w14:textId="77777777" w:rsidR="003557AA" w:rsidRPr="00163DC5" w:rsidRDefault="003557AA" w:rsidP="005D25E3">
            <w:pPr>
              <w:pStyle w:val="TableText"/>
            </w:pPr>
            <w:r w:rsidRPr="00163DC5">
              <w:t>sun</w:t>
            </w:r>
          </w:p>
        </w:tc>
        <w:tc>
          <w:tcPr>
            <w:tcW w:w="1239" w:type="dxa"/>
          </w:tcPr>
          <w:p w14:paraId="5B96D4E9" w14:textId="77777777" w:rsidR="003557AA" w:rsidRPr="00163DC5" w:rsidRDefault="003557AA" w:rsidP="005D25E3">
            <w:pPr>
              <w:pStyle w:val="TableText"/>
            </w:pPr>
            <w:r w:rsidRPr="00163DC5">
              <w:t>No</w:t>
            </w:r>
          </w:p>
        </w:tc>
        <w:tc>
          <w:tcPr>
            <w:tcW w:w="4204" w:type="dxa"/>
          </w:tcPr>
          <w:p w14:paraId="4472CE2E" w14:textId="77777777" w:rsidR="003557AA" w:rsidRPr="00163DC5" w:rsidRDefault="003557AA" w:rsidP="005D25E3">
            <w:pPr>
              <w:pStyle w:val="TableText"/>
            </w:pPr>
            <w:r w:rsidRPr="00163DC5">
              <w:t>Profile number for Monday.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w:t>
      </w:r>
      <w:proofErr w:type="gramStart"/>
      <w:r w:rsidRPr="003557AA">
        <w:rPr>
          <w:rFonts w:eastAsia="DengXian"/>
        </w:rPr>
        <w:t>as a consequence of</w:t>
      </w:r>
      <w:proofErr w:type="gramEnd"/>
      <w:r w:rsidRPr="003557AA">
        <w:rPr>
          <w:rFonts w:eastAsia="DengXian"/>
        </w:rPr>
        <w:t xml:space="preserve">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7A69D599"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5123EF">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64" w:author="Steve Beadle" w:date="2024-07-12T10:30:00Z">
        <w:r w:rsidR="005123EF" w:rsidRPr="005123EF">
          <w:rPr>
            <w:rStyle w:val="Crossreference"/>
            <w:rPrChange w:id="265" w:author="Steve Beadle" w:date="2024-07-12T10:30:00Z">
              <w:rPr/>
            </w:rPrChange>
          </w:rPr>
          <w:t>Limit and control profiles</w:t>
        </w:r>
      </w:ins>
      <w:del w:id="266" w:author="Steve Beadle" w:date="2024-07-12T10:30:00Z">
        <w:r w:rsidR="00324618" w:rsidRPr="005023E0" w:rsidDel="005123EF">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proofErr w:type="gramStart"/>
      <w:r w:rsidR="006935F1">
        <w:rPr>
          <w:rFonts w:eastAsia="DengXian"/>
        </w:rPr>
        <w:t>point</w:t>
      </w:r>
      <w:r w:rsidRPr="00AB3C53">
        <w:rPr>
          <w:rFonts w:eastAsia="DengXian"/>
        </w:rPr>
        <w:t xml:space="preserve"> changes</w:t>
      </w:r>
      <w:proofErr w:type="gramEnd"/>
      <w:r w:rsidRPr="00AB3C53">
        <w:rPr>
          <w:rFonts w:eastAsia="DengXian"/>
        </w:rPr>
        <w:t xml:space="preserve">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w:t>
      </w:r>
      <w:proofErr w:type="gramStart"/>
      <w:r w:rsidRPr="00F41EE2">
        <w:rPr>
          <w:rFonts w:eastAsia="DengXian"/>
        </w:rPr>
        <w:t>all of</w:t>
      </w:r>
      <w:proofErr w:type="gramEnd"/>
      <w:r w:rsidRPr="00F41EE2">
        <w:rPr>
          <w:rFonts w:eastAsia="DengXian"/>
        </w:rPr>
        <w:t xml:space="preserve">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267" w:name="_Toc170288570"/>
      <w:r w:rsidRPr="00384B6A">
        <w:rPr>
          <w:rFonts w:eastAsia="DengXian"/>
        </w:rPr>
        <w:t xml:space="preserve">No </w:t>
      </w:r>
      <w:r w:rsidR="006B0494" w:rsidRPr="00384B6A">
        <w:rPr>
          <w:rFonts w:eastAsia="DengXian"/>
        </w:rPr>
        <w:t>change</w:t>
      </w:r>
      <w:bookmarkEnd w:id="267"/>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 xml:space="preserve">s support no change detection. The change in value over </w:t>
      </w:r>
      <w:proofErr w:type="gramStart"/>
      <w:r w:rsidRPr="00384B6A">
        <w:rPr>
          <w:rFonts w:eastAsia="DengXian"/>
        </w:rPr>
        <w:t>a period of time</w:t>
      </w:r>
      <w:proofErr w:type="gramEnd"/>
      <w:r w:rsidRPr="00384B6A">
        <w:rPr>
          <w:rFonts w:eastAsia="DengXian"/>
        </w:rPr>
        <w:t xml:space="preserv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4880D9CA"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268" w:author="Steve Beadle" w:date="2024-07-12T10:30:00Z">
        <w:r w:rsidR="005123EF" w:rsidRPr="005123EF">
          <w:rPr>
            <w:rStyle w:val="Crossreference"/>
            <w:rPrChange w:id="269" w:author="Steve Beadle" w:date="2024-07-12T10:30:00Z">
              <w:rPr/>
            </w:rPrChange>
          </w:rPr>
          <w:t xml:space="preserve">Table </w:t>
        </w:r>
        <w:r w:rsidR="005123EF" w:rsidRPr="005123EF">
          <w:rPr>
            <w:rStyle w:val="Crossreference"/>
            <w:rPrChange w:id="270" w:author="Steve Beadle" w:date="2024-07-12T10:30:00Z">
              <w:rPr>
                <w:noProof/>
              </w:rPr>
            </w:rPrChange>
          </w:rPr>
          <w:t>18</w:t>
        </w:r>
      </w:ins>
      <w:del w:id="271" w:author="Steve Beadle" w:date="2024-07-12T10:30:00Z">
        <w:r w:rsidR="00324618" w:rsidRPr="005023E0" w:rsidDel="005123EF">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r w:rsidRPr="00384B6A">
        <w:rPr>
          <w:rFonts w:eastAsia="DengXian"/>
          <w:b/>
          <w:bCs/>
        </w:rPr>
        <w:t>noChange</w:t>
      </w:r>
      <w:r w:rsidR="00C36CF5">
        <w:rPr>
          <w:rFonts w:eastAsia="DengXian"/>
        </w:rPr>
        <w:t>.</w:t>
      </w:r>
    </w:p>
    <w:p w14:paraId="33556E46" w14:textId="5EAB2F44" w:rsidR="003557AA" w:rsidRDefault="00384B6A" w:rsidP="000A491B">
      <w:pPr>
        <w:pStyle w:val="Caption"/>
        <w:keepNext/>
      </w:pPr>
      <w:bookmarkStart w:id="272" w:name="_Ref161314992"/>
      <w:bookmarkStart w:id="273" w:name="_Toc170288657"/>
      <w:r>
        <w:lastRenderedPageBreak/>
        <w:t xml:space="preserve">Table </w:t>
      </w:r>
      <w:fldSimple w:instr=" SEQ Table \* ARABIC ">
        <w:r w:rsidR="005123EF">
          <w:rPr>
            <w:noProof/>
          </w:rPr>
          <w:t>18</w:t>
        </w:r>
      </w:fldSimple>
      <w:bookmarkEnd w:id="272"/>
      <w:r>
        <w:tab/>
      </w:r>
      <w:r w:rsidRPr="00384B6A">
        <w:t xml:space="preserve">Information used in defining no change for analogue and counter </w:t>
      </w:r>
      <w:proofErr w:type="gramStart"/>
      <w:r w:rsidR="009A0F57">
        <w:t>p</w:t>
      </w:r>
      <w:r w:rsidRPr="00384B6A">
        <w:t>oints</w:t>
      </w:r>
      <w:bookmarkEnd w:id="273"/>
      <w:proofErr w:type="gramEnd"/>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5D25E3">
            <w:pPr>
              <w:pStyle w:val="TableText"/>
            </w:pPr>
            <w:r w:rsidRPr="00163DC5">
              <w:t>Parent Point</w:t>
            </w:r>
          </w:p>
        </w:tc>
        <w:tc>
          <w:tcPr>
            <w:tcW w:w="1150" w:type="dxa"/>
          </w:tcPr>
          <w:p w14:paraId="75035F9F" w14:textId="77777777" w:rsidR="000A491B" w:rsidRPr="00163DC5" w:rsidRDefault="000A491B" w:rsidP="005D25E3">
            <w:pPr>
              <w:pStyle w:val="TableText"/>
            </w:pPr>
            <w:r w:rsidRPr="00163DC5">
              <w:t>Integer</w:t>
            </w:r>
          </w:p>
        </w:tc>
        <w:tc>
          <w:tcPr>
            <w:tcW w:w="1440" w:type="dxa"/>
          </w:tcPr>
          <w:p w14:paraId="1D784E80" w14:textId="77777777" w:rsidR="000A491B" w:rsidRPr="00163DC5" w:rsidRDefault="000A491B" w:rsidP="005D25E3">
            <w:pPr>
              <w:pStyle w:val="TableText"/>
            </w:pPr>
            <w:r w:rsidRPr="00163DC5">
              <w:t>parent</w:t>
            </w:r>
          </w:p>
        </w:tc>
        <w:tc>
          <w:tcPr>
            <w:tcW w:w="905" w:type="dxa"/>
          </w:tcPr>
          <w:p w14:paraId="2B68422B" w14:textId="77777777" w:rsidR="000A491B" w:rsidRPr="00163DC5" w:rsidRDefault="000A491B" w:rsidP="005D25E3">
            <w:pPr>
              <w:pStyle w:val="TableText"/>
            </w:pPr>
            <w:r w:rsidRPr="00163DC5">
              <w:t>Yes</w:t>
            </w:r>
          </w:p>
        </w:tc>
        <w:tc>
          <w:tcPr>
            <w:tcW w:w="4032" w:type="dxa"/>
          </w:tcPr>
          <w:p w14:paraId="59BF31E7" w14:textId="4C3BF057" w:rsidR="000A491B" w:rsidRPr="00163DC5" w:rsidRDefault="000A491B" w:rsidP="005D25E3">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5D25E3">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5D25E3">
            <w:pPr>
              <w:pStyle w:val="TableText"/>
            </w:pPr>
            <w:r w:rsidRPr="00163DC5">
              <w:t>String</w:t>
            </w:r>
          </w:p>
        </w:tc>
        <w:tc>
          <w:tcPr>
            <w:tcW w:w="1440" w:type="dxa"/>
          </w:tcPr>
          <w:p w14:paraId="1232EABB" w14:textId="77777777" w:rsidR="000A491B" w:rsidRPr="00163DC5" w:rsidRDefault="000A491B" w:rsidP="005D25E3">
            <w:pPr>
              <w:pStyle w:val="TableText"/>
            </w:pPr>
            <w:r w:rsidRPr="00163DC5">
              <w:t>parentType</w:t>
            </w:r>
          </w:p>
        </w:tc>
        <w:tc>
          <w:tcPr>
            <w:tcW w:w="905" w:type="dxa"/>
          </w:tcPr>
          <w:p w14:paraId="4663B4D1" w14:textId="77777777" w:rsidR="000A491B" w:rsidRPr="00163DC5" w:rsidRDefault="000A491B" w:rsidP="005D25E3">
            <w:pPr>
              <w:pStyle w:val="TableText"/>
            </w:pPr>
            <w:r w:rsidRPr="00163DC5">
              <w:t>Yes</w:t>
            </w:r>
          </w:p>
        </w:tc>
        <w:tc>
          <w:tcPr>
            <w:tcW w:w="4032" w:type="dxa"/>
          </w:tcPr>
          <w:p w14:paraId="7A1C8832" w14:textId="32801B03" w:rsidR="000A491B" w:rsidRPr="00163DC5" w:rsidRDefault="000A491B" w:rsidP="005D25E3">
            <w:pPr>
              <w:pStyle w:val="TableText"/>
            </w:pPr>
            <w:r w:rsidRPr="00163DC5">
              <w:t xml:space="preserve">Type of </w:t>
            </w:r>
            <w:r w:rsidR="005C697D">
              <w:t>point</w:t>
            </w:r>
            <w:r w:rsidRPr="00163DC5">
              <w:t xml:space="preserve"> the limit refers to, “ai”</w:t>
            </w:r>
            <w:proofErr w:type="gramStart"/>
            <w:r w:rsidRPr="00163DC5">
              <w:t>, ”ao</w:t>
            </w:r>
            <w:proofErr w:type="gramEnd"/>
            <w:r w:rsidRPr="00163DC5">
              <w:t>”,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5D25E3">
            <w:pPr>
              <w:pStyle w:val="TableText"/>
            </w:pPr>
            <w:r w:rsidRPr="00163DC5">
              <w:t>Point Limit Index</w:t>
            </w:r>
          </w:p>
        </w:tc>
        <w:tc>
          <w:tcPr>
            <w:tcW w:w="1150" w:type="dxa"/>
          </w:tcPr>
          <w:p w14:paraId="6A8065D1" w14:textId="77777777" w:rsidR="000A491B" w:rsidRPr="00163DC5" w:rsidRDefault="000A491B" w:rsidP="005D25E3">
            <w:pPr>
              <w:pStyle w:val="TableText"/>
            </w:pPr>
            <w:r w:rsidRPr="00163DC5">
              <w:t>Number</w:t>
            </w:r>
          </w:p>
        </w:tc>
        <w:tc>
          <w:tcPr>
            <w:tcW w:w="1440" w:type="dxa"/>
          </w:tcPr>
          <w:p w14:paraId="5ACEFB56" w14:textId="77777777" w:rsidR="000A491B" w:rsidRPr="00163DC5" w:rsidRDefault="000A491B" w:rsidP="005D25E3">
            <w:pPr>
              <w:pStyle w:val="TableText"/>
            </w:pPr>
            <w:r w:rsidRPr="00163DC5">
              <w:t>num</w:t>
            </w:r>
          </w:p>
        </w:tc>
        <w:tc>
          <w:tcPr>
            <w:tcW w:w="905" w:type="dxa"/>
          </w:tcPr>
          <w:p w14:paraId="518CE81C" w14:textId="77777777" w:rsidR="000A491B" w:rsidRPr="00163DC5" w:rsidRDefault="000A491B" w:rsidP="005D25E3">
            <w:pPr>
              <w:pStyle w:val="TableText"/>
            </w:pPr>
            <w:r w:rsidRPr="00163DC5">
              <w:t>Yes</w:t>
            </w:r>
          </w:p>
        </w:tc>
        <w:tc>
          <w:tcPr>
            <w:tcW w:w="4032" w:type="dxa"/>
          </w:tcPr>
          <w:p w14:paraId="25B15A28" w14:textId="0E0FC747" w:rsidR="000A491B" w:rsidRPr="00163DC5" w:rsidRDefault="000A491B" w:rsidP="005D25E3">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5D25E3">
            <w:pPr>
              <w:pStyle w:val="TableText"/>
            </w:pPr>
            <w:r w:rsidRPr="00163DC5">
              <w:t>Name</w:t>
            </w:r>
          </w:p>
        </w:tc>
        <w:tc>
          <w:tcPr>
            <w:tcW w:w="1150" w:type="dxa"/>
          </w:tcPr>
          <w:p w14:paraId="0D30E84A" w14:textId="77777777" w:rsidR="000A491B" w:rsidRPr="00163DC5" w:rsidRDefault="000A491B" w:rsidP="005D25E3">
            <w:pPr>
              <w:pStyle w:val="TableText"/>
            </w:pPr>
            <w:r w:rsidRPr="00163DC5">
              <w:t>String</w:t>
            </w:r>
          </w:p>
        </w:tc>
        <w:tc>
          <w:tcPr>
            <w:tcW w:w="1440" w:type="dxa"/>
          </w:tcPr>
          <w:p w14:paraId="284C1668" w14:textId="77777777" w:rsidR="000A491B" w:rsidRPr="00163DC5" w:rsidRDefault="000A491B" w:rsidP="005D25E3">
            <w:pPr>
              <w:pStyle w:val="TableText"/>
            </w:pPr>
            <w:r w:rsidRPr="00163DC5">
              <w:t>name</w:t>
            </w:r>
          </w:p>
        </w:tc>
        <w:tc>
          <w:tcPr>
            <w:tcW w:w="905" w:type="dxa"/>
          </w:tcPr>
          <w:p w14:paraId="0A045E1D" w14:textId="77777777" w:rsidR="000A491B" w:rsidRPr="00163DC5" w:rsidRDefault="000A491B" w:rsidP="005D25E3">
            <w:pPr>
              <w:pStyle w:val="TableText"/>
            </w:pPr>
            <w:r w:rsidRPr="00163DC5">
              <w:t>No</w:t>
            </w:r>
          </w:p>
        </w:tc>
        <w:tc>
          <w:tcPr>
            <w:tcW w:w="4032" w:type="dxa"/>
          </w:tcPr>
          <w:p w14:paraId="649B3934" w14:textId="1476489C" w:rsidR="000A491B" w:rsidRPr="00163DC5" w:rsidRDefault="000A491B" w:rsidP="005D25E3">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5D25E3">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5D25E3">
            <w:pPr>
              <w:pStyle w:val="TableText"/>
            </w:pPr>
            <w:r w:rsidRPr="00163DC5">
              <w:t>Number</w:t>
            </w:r>
          </w:p>
        </w:tc>
        <w:tc>
          <w:tcPr>
            <w:tcW w:w="1440" w:type="dxa"/>
          </w:tcPr>
          <w:p w14:paraId="3A581B92" w14:textId="77777777" w:rsidR="000A491B" w:rsidRPr="00163DC5" w:rsidRDefault="000A491B" w:rsidP="005D25E3">
            <w:pPr>
              <w:pStyle w:val="TableText"/>
            </w:pPr>
            <w:r w:rsidRPr="00163DC5">
              <w:t>deadband</w:t>
            </w:r>
          </w:p>
        </w:tc>
        <w:tc>
          <w:tcPr>
            <w:tcW w:w="905" w:type="dxa"/>
          </w:tcPr>
          <w:p w14:paraId="61268CCC" w14:textId="77777777" w:rsidR="000A491B" w:rsidRPr="00163DC5" w:rsidRDefault="000A491B" w:rsidP="005D25E3">
            <w:pPr>
              <w:pStyle w:val="TableText"/>
            </w:pPr>
            <w:r w:rsidRPr="00163DC5">
              <w:t>No</w:t>
            </w:r>
          </w:p>
        </w:tc>
        <w:tc>
          <w:tcPr>
            <w:tcW w:w="4032" w:type="dxa"/>
          </w:tcPr>
          <w:p w14:paraId="1EF4695E" w14:textId="0DF05176" w:rsidR="000A491B" w:rsidRPr="00163DC5" w:rsidRDefault="000A491B" w:rsidP="005D25E3">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5D25E3">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77777777" w:rsidR="000A491B" w:rsidRPr="00163DC5" w:rsidRDefault="000A491B" w:rsidP="005D25E3">
            <w:pPr>
              <w:pStyle w:val="TableText"/>
            </w:pPr>
            <w:r w:rsidRPr="00163DC5">
              <w:t>Number</w:t>
            </w:r>
          </w:p>
        </w:tc>
        <w:tc>
          <w:tcPr>
            <w:tcW w:w="1440" w:type="dxa"/>
          </w:tcPr>
          <w:p w14:paraId="7ACD07A7" w14:textId="77777777" w:rsidR="000A491B" w:rsidRPr="00163DC5" w:rsidRDefault="000A491B" w:rsidP="005D25E3">
            <w:pPr>
              <w:pStyle w:val="TableText"/>
            </w:pPr>
            <w:r w:rsidRPr="00163DC5">
              <w:t>period</w:t>
            </w:r>
          </w:p>
        </w:tc>
        <w:tc>
          <w:tcPr>
            <w:tcW w:w="905" w:type="dxa"/>
          </w:tcPr>
          <w:p w14:paraId="26AB953E" w14:textId="77777777" w:rsidR="000A491B" w:rsidRPr="00163DC5" w:rsidRDefault="000A491B" w:rsidP="005D25E3">
            <w:pPr>
              <w:pStyle w:val="TableText"/>
            </w:pPr>
            <w:r w:rsidRPr="00163DC5">
              <w:t>Yes</w:t>
            </w:r>
          </w:p>
        </w:tc>
        <w:tc>
          <w:tcPr>
            <w:tcW w:w="4032" w:type="dxa"/>
          </w:tcPr>
          <w:p w14:paraId="1F8943DE" w14:textId="5514AEA3" w:rsidR="000A491B" w:rsidRPr="00163DC5" w:rsidRDefault="000A491B" w:rsidP="005D25E3">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5D25E3">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77777777" w:rsidR="000A491B" w:rsidRPr="00163DC5" w:rsidRDefault="000A491B" w:rsidP="005D25E3">
            <w:pPr>
              <w:pStyle w:val="TableText"/>
            </w:pPr>
            <w:r w:rsidRPr="00163DC5">
              <w:t>Number</w:t>
            </w:r>
          </w:p>
        </w:tc>
        <w:tc>
          <w:tcPr>
            <w:tcW w:w="1440" w:type="dxa"/>
          </w:tcPr>
          <w:p w14:paraId="27E0671E" w14:textId="77777777" w:rsidR="000A491B" w:rsidRPr="00163DC5" w:rsidRDefault="000A491B" w:rsidP="005D25E3">
            <w:pPr>
              <w:pStyle w:val="TableText"/>
            </w:pPr>
            <w:r w:rsidRPr="00163DC5">
              <w:t>action</w:t>
            </w:r>
          </w:p>
        </w:tc>
        <w:tc>
          <w:tcPr>
            <w:tcW w:w="905" w:type="dxa"/>
          </w:tcPr>
          <w:p w14:paraId="66E0A7DD" w14:textId="77777777" w:rsidR="000A491B" w:rsidRPr="00163DC5" w:rsidRDefault="000A491B" w:rsidP="005D25E3">
            <w:pPr>
              <w:pStyle w:val="TableText"/>
            </w:pPr>
            <w:r w:rsidRPr="00163DC5">
              <w:t>Yes</w:t>
            </w:r>
          </w:p>
        </w:tc>
        <w:tc>
          <w:tcPr>
            <w:tcW w:w="4032" w:type="dxa"/>
          </w:tcPr>
          <w:p w14:paraId="5394AB71" w14:textId="3F292994" w:rsidR="000A491B" w:rsidRPr="00163DC5" w:rsidRDefault="000A491B" w:rsidP="005D25E3">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w:t>
      </w:r>
      <w:proofErr w:type="gramStart"/>
      <w:r w:rsidRPr="000A491B">
        <w:rPr>
          <w:rFonts w:eastAsia="DengXian"/>
        </w:rPr>
        <w:t>At this time</w:t>
      </w:r>
      <w:proofErr w:type="gramEnd"/>
      <w:r w:rsidRPr="000A491B">
        <w:rPr>
          <w:rFonts w:eastAsia="DengXian"/>
        </w:rPr>
        <w:t xml:space="preserv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56AEC7E0"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5123EF">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74" w:author="Steve Beadle" w:date="2024-07-12T10:30:00Z">
        <w:r w:rsidR="005123EF" w:rsidRPr="005123EF">
          <w:rPr>
            <w:rStyle w:val="Crossreference"/>
            <w:rPrChange w:id="275" w:author="Steve Beadle" w:date="2024-07-12T10:30:00Z">
              <w:rPr/>
            </w:rPrChange>
          </w:rPr>
          <w:t>Limit and control profiles</w:t>
        </w:r>
      </w:ins>
      <w:del w:id="276" w:author="Steve Beadle" w:date="2024-07-12T10:30:00Z">
        <w:r w:rsidR="00324618" w:rsidRPr="005023E0" w:rsidDel="005123EF">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277" w:name="_Toc170288571"/>
      <w:r w:rsidRPr="000A491B">
        <w:lastRenderedPageBreak/>
        <w:t xml:space="preserve">Extended </w:t>
      </w:r>
      <w:r w:rsidR="006B0494" w:rsidRPr="000A491B">
        <w:t>points</w:t>
      </w:r>
      <w:bookmarkEnd w:id="277"/>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 xml:space="preserve">at the end of the </w:t>
      </w:r>
      <w:proofErr w:type="gramStart"/>
      <w:r>
        <w:t>time period</w:t>
      </w:r>
      <w:proofErr w:type="gramEnd"/>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w:t>
      </w:r>
      <w:proofErr w:type="gramStart"/>
      <w:r>
        <w:t>time period</w:t>
      </w:r>
      <w:proofErr w:type="gramEnd"/>
      <w:r>
        <w:t xml:space="preserve">,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66893940"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278" w:author="Steve Beadle" w:date="2024-07-12T10:30:00Z">
        <w:r w:rsidR="005123EF" w:rsidRPr="005123EF">
          <w:rPr>
            <w:rStyle w:val="Crossreference"/>
            <w:rPrChange w:id="279" w:author="Steve Beadle" w:date="2024-07-12T10:30:00Z">
              <w:rPr/>
            </w:rPrChange>
          </w:rPr>
          <w:t xml:space="preserve">Table </w:t>
        </w:r>
        <w:r w:rsidR="005123EF" w:rsidRPr="005123EF">
          <w:rPr>
            <w:rStyle w:val="Crossreference"/>
            <w:rPrChange w:id="280" w:author="Steve Beadle" w:date="2024-07-12T10:30:00Z">
              <w:rPr>
                <w:noProof/>
              </w:rPr>
            </w:rPrChange>
          </w:rPr>
          <w:t>19</w:t>
        </w:r>
      </w:ins>
      <w:del w:id="281" w:author="Steve Beadle" w:date="2024-07-12T10:30:00Z">
        <w:r w:rsidR="00324618" w:rsidRPr="005023E0" w:rsidDel="005123EF">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r w:rsidRPr="00C63E84">
        <w:rPr>
          <w:b/>
          <w:bCs/>
        </w:rPr>
        <w:t>extPoint</w:t>
      </w:r>
      <w:r w:rsidR="00C36CF5">
        <w:t>.</w:t>
      </w:r>
    </w:p>
    <w:p w14:paraId="51B5711E" w14:textId="02EA79DE" w:rsidR="00122B46" w:rsidRDefault="00122B46" w:rsidP="00122B46">
      <w:pPr>
        <w:pStyle w:val="Caption"/>
      </w:pPr>
      <w:bookmarkStart w:id="282" w:name="_Ref161315144"/>
      <w:bookmarkStart w:id="283" w:name="_Toc170288658"/>
      <w:r>
        <w:t xml:space="preserve">Table </w:t>
      </w:r>
      <w:fldSimple w:instr=" SEQ Table \* ARABIC ">
        <w:r w:rsidR="005123EF">
          <w:rPr>
            <w:noProof/>
          </w:rPr>
          <w:t>19</w:t>
        </w:r>
      </w:fldSimple>
      <w:bookmarkEnd w:id="282"/>
      <w:r>
        <w:tab/>
      </w:r>
      <w:r w:rsidRPr="00122B46">
        <w:t>Information used in defining exten</w:t>
      </w:r>
      <w:r>
        <w:t>ded</w:t>
      </w:r>
      <w:r w:rsidRPr="00122B46">
        <w:t xml:space="preserve"> </w:t>
      </w:r>
      <w:proofErr w:type="gramStart"/>
      <w:r w:rsidR="009A0F57">
        <w:t>p</w:t>
      </w:r>
      <w:r w:rsidRPr="00122B46">
        <w:t>oints</w:t>
      </w:r>
      <w:bookmarkEnd w:id="283"/>
      <w:proofErr w:type="gramEnd"/>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5D25E3">
            <w:pPr>
              <w:pStyle w:val="TableText"/>
            </w:pPr>
            <w:r w:rsidRPr="00163DC5">
              <w:t>Parent Point</w:t>
            </w:r>
          </w:p>
        </w:tc>
        <w:tc>
          <w:tcPr>
            <w:tcW w:w="1150" w:type="dxa"/>
          </w:tcPr>
          <w:p w14:paraId="467DFA88" w14:textId="77777777" w:rsidR="00122B46" w:rsidRPr="00163DC5" w:rsidRDefault="00122B46" w:rsidP="005D25E3">
            <w:pPr>
              <w:pStyle w:val="TableText"/>
            </w:pPr>
            <w:r w:rsidRPr="00163DC5">
              <w:t>Integer</w:t>
            </w:r>
          </w:p>
        </w:tc>
        <w:tc>
          <w:tcPr>
            <w:tcW w:w="1530" w:type="dxa"/>
          </w:tcPr>
          <w:p w14:paraId="6A010321" w14:textId="77777777" w:rsidR="00122B46" w:rsidRPr="00163DC5" w:rsidRDefault="00122B46" w:rsidP="005D25E3">
            <w:pPr>
              <w:pStyle w:val="TableText"/>
            </w:pPr>
            <w:r w:rsidRPr="00163DC5">
              <w:t>parent</w:t>
            </w:r>
          </w:p>
        </w:tc>
        <w:tc>
          <w:tcPr>
            <w:tcW w:w="810" w:type="dxa"/>
          </w:tcPr>
          <w:p w14:paraId="43E1ED05" w14:textId="77777777" w:rsidR="00122B46" w:rsidRPr="00163DC5" w:rsidRDefault="00122B46" w:rsidP="005D25E3">
            <w:pPr>
              <w:pStyle w:val="TableText"/>
            </w:pPr>
            <w:r w:rsidRPr="00163DC5">
              <w:t>Yes</w:t>
            </w:r>
          </w:p>
        </w:tc>
        <w:tc>
          <w:tcPr>
            <w:tcW w:w="4037" w:type="dxa"/>
          </w:tcPr>
          <w:p w14:paraId="4D4E9F19" w14:textId="2442AEA2" w:rsidR="00122B46" w:rsidRPr="00163DC5" w:rsidRDefault="00122B46" w:rsidP="005D25E3">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5D25E3">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5D25E3">
            <w:pPr>
              <w:pStyle w:val="TableText"/>
            </w:pPr>
            <w:r w:rsidRPr="00163DC5">
              <w:t>String</w:t>
            </w:r>
          </w:p>
        </w:tc>
        <w:tc>
          <w:tcPr>
            <w:tcW w:w="1530" w:type="dxa"/>
          </w:tcPr>
          <w:p w14:paraId="0E7A2E8D" w14:textId="77777777" w:rsidR="00122B46" w:rsidRPr="00163DC5" w:rsidRDefault="00122B46" w:rsidP="005D25E3">
            <w:pPr>
              <w:pStyle w:val="TableText"/>
            </w:pPr>
            <w:r w:rsidRPr="00163DC5">
              <w:t>parentType</w:t>
            </w:r>
          </w:p>
        </w:tc>
        <w:tc>
          <w:tcPr>
            <w:tcW w:w="810" w:type="dxa"/>
          </w:tcPr>
          <w:p w14:paraId="005883F6" w14:textId="77777777" w:rsidR="00122B46" w:rsidRPr="00163DC5" w:rsidRDefault="00122B46" w:rsidP="005D25E3">
            <w:pPr>
              <w:pStyle w:val="TableText"/>
            </w:pPr>
            <w:r w:rsidRPr="00163DC5">
              <w:t>Yes</w:t>
            </w:r>
          </w:p>
        </w:tc>
        <w:tc>
          <w:tcPr>
            <w:tcW w:w="4037" w:type="dxa"/>
          </w:tcPr>
          <w:p w14:paraId="5ECB1256" w14:textId="2D3254BE" w:rsidR="00122B46" w:rsidRPr="00163DC5" w:rsidRDefault="00122B46" w:rsidP="005D25E3">
            <w:pPr>
              <w:pStyle w:val="TableText"/>
            </w:pPr>
            <w:r w:rsidRPr="00163DC5">
              <w:t xml:space="preserve">Type of parent </w:t>
            </w:r>
            <w:r w:rsidR="005C697D">
              <w:t>point</w:t>
            </w:r>
            <w:r w:rsidRPr="00163DC5">
              <w:t xml:space="preserve"> the extension refers to, “ai”, “bi”</w:t>
            </w:r>
            <w:proofErr w:type="gramStart"/>
            <w:r w:rsidRPr="00163DC5">
              <w:t>, ”ao</w:t>
            </w:r>
            <w:proofErr w:type="gramEnd"/>
            <w:r w:rsidRPr="00163DC5">
              <w:t>”, “bo”,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5D25E3">
            <w:pPr>
              <w:pStyle w:val="TableText"/>
            </w:pPr>
            <w:r w:rsidRPr="00163DC5">
              <w:t>Extension Point Index</w:t>
            </w:r>
          </w:p>
        </w:tc>
        <w:tc>
          <w:tcPr>
            <w:tcW w:w="1150" w:type="dxa"/>
          </w:tcPr>
          <w:p w14:paraId="2DE7BFCC" w14:textId="77777777" w:rsidR="00122B46" w:rsidRPr="00163DC5" w:rsidRDefault="00122B46" w:rsidP="005D25E3">
            <w:pPr>
              <w:pStyle w:val="TableText"/>
            </w:pPr>
            <w:r w:rsidRPr="00163DC5">
              <w:t>Number</w:t>
            </w:r>
          </w:p>
        </w:tc>
        <w:tc>
          <w:tcPr>
            <w:tcW w:w="1530" w:type="dxa"/>
          </w:tcPr>
          <w:p w14:paraId="2EB5B626" w14:textId="77777777" w:rsidR="00122B46" w:rsidRPr="00163DC5" w:rsidRDefault="00122B46" w:rsidP="005D25E3">
            <w:pPr>
              <w:pStyle w:val="TableText"/>
            </w:pPr>
            <w:r w:rsidRPr="00163DC5">
              <w:t>num</w:t>
            </w:r>
          </w:p>
        </w:tc>
        <w:tc>
          <w:tcPr>
            <w:tcW w:w="810" w:type="dxa"/>
          </w:tcPr>
          <w:p w14:paraId="0C199CC2" w14:textId="77777777" w:rsidR="00122B46" w:rsidRPr="00163DC5" w:rsidRDefault="00122B46" w:rsidP="005D25E3">
            <w:pPr>
              <w:pStyle w:val="TableText"/>
            </w:pPr>
            <w:r w:rsidRPr="00163DC5">
              <w:t>Yes</w:t>
            </w:r>
          </w:p>
        </w:tc>
        <w:tc>
          <w:tcPr>
            <w:tcW w:w="4037" w:type="dxa"/>
          </w:tcPr>
          <w:p w14:paraId="4D9F86DB" w14:textId="76060FDB" w:rsidR="00122B46" w:rsidRPr="00163DC5" w:rsidRDefault="00122B46" w:rsidP="005D25E3">
            <w:pPr>
              <w:pStyle w:val="TableText"/>
            </w:pPr>
            <w:r w:rsidRPr="00163DC5">
              <w:t xml:space="preserve">Extension </w:t>
            </w:r>
            <w:r w:rsidR="005C697D">
              <w:t>point</w:t>
            </w:r>
            <w:r w:rsidRPr="00163DC5">
              <w:t xml:space="preserve"> number (allowable numbers defined in the min/max/totalObjects).</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5D25E3">
            <w:pPr>
              <w:pStyle w:val="TableText"/>
            </w:pPr>
            <w:r w:rsidRPr="00163DC5">
              <w:t>Name</w:t>
            </w:r>
          </w:p>
        </w:tc>
        <w:tc>
          <w:tcPr>
            <w:tcW w:w="1150" w:type="dxa"/>
          </w:tcPr>
          <w:p w14:paraId="5F987DF0" w14:textId="77777777" w:rsidR="00122B46" w:rsidRPr="00163DC5" w:rsidRDefault="00122B46" w:rsidP="005D25E3">
            <w:pPr>
              <w:pStyle w:val="TableText"/>
            </w:pPr>
            <w:r w:rsidRPr="00163DC5">
              <w:t>String</w:t>
            </w:r>
          </w:p>
        </w:tc>
        <w:tc>
          <w:tcPr>
            <w:tcW w:w="1530" w:type="dxa"/>
          </w:tcPr>
          <w:p w14:paraId="78243AEC" w14:textId="77777777" w:rsidR="00122B46" w:rsidRPr="00163DC5" w:rsidRDefault="00122B46" w:rsidP="005D25E3">
            <w:pPr>
              <w:pStyle w:val="TableText"/>
            </w:pPr>
            <w:r w:rsidRPr="00163DC5">
              <w:t>name</w:t>
            </w:r>
          </w:p>
        </w:tc>
        <w:tc>
          <w:tcPr>
            <w:tcW w:w="810" w:type="dxa"/>
          </w:tcPr>
          <w:p w14:paraId="20F56EAA" w14:textId="77777777" w:rsidR="00122B46" w:rsidRPr="00163DC5" w:rsidRDefault="00122B46" w:rsidP="005D25E3">
            <w:pPr>
              <w:pStyle w:val="TableText"/>
            </w:pPr>
            <w:r w:rsidRPr="00163DC5">
              <w:t>No</w:t>
            </w:r>
          </w:p>
        </w:tc>
        <w:tc>
          <w:tcPr>
            <w:tcW w:w="4037" w:type="dxa"/>
          </w:tcPr>
          <w:p w14:paraId="02A33E36" w14:textId="619B4C8D" w:rsidR="00122B46" w:rsidRPr="00163DC5" w:rsidRDefault="00122B46" w:rsidP="005D25E3">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5D25E3">
            <w:pPr>
              <w:pStyle w:val="TableText"/>
            </w:pPr>
            <w:r w:rsidRPr="00163DC5">
              <w:t>Class Name</w:t>
            </w:r>
          </w:p>
        </w:tc>
        <w:tc>
          <w:tcPr>
            <w:tcW w:w="1150" w:type="dxa"/>
          </w:tcPr>
          <w:p w14:paraId="54A8ABC5" w14:textId="77777777" w:rsidR="00122B46" w:rsidRPr="00163DC5" w:rsidRDefault="00122B46" w:rsidP="005D25E3">
            <w:pPr>
              <w:pStyle w:val="TableText"/>
            </w:pPr>
            <w:r w:rsidRPr="00163DC5">
              <w:t>String</w:t>
            </w:r>
          </w:p>
        </w:tc>
        <w:tc>
          <w:tcPr>
            <w:tcW w:w="1530" w:type="dxa"/>
          </w:tcPr>
          <w:p w14:paraId="65D28BD1" w14:textId="77777777" w:rsidR="00122B46" w:rsidRPr="00163DC5" w:rsidRDefault="00122B46" w:rsidP="005D25E3">
            <w:pPr>
              <w:pStyle w:val="TableText"/>
            </w:pPr>
            <w:r w:rsidRPr="00163DC5">
              <w:t>className</w:t>
            </w:r>
          </w:p>
        </w:tc>
        <w:tc>
          <w:tcPr>
            <w:tcW w:w="810" w:type="dxa"/>
          </w:tcPr>
          <w:p w14:paraId="594AB64D" w14:textId="77777777" w:rsidR="00122B46" w:rsidRPr="00163DC5" w:rsidRDefault="00122B46" w:rsidP="005D25E3">
            <w:pPr>
              <w:pStyle w:val="TableText"/>
            </w:pPr>
            <w:r w:rsidRPr="00163DC5">
              <w:t>No</w:t>
            </w:r>
          </w:p>
        </w:tc>
        <w:tc>
          <w:tcPr>
            <w:tcW w:w="4037" w:type="dxa"/>
          </w:tcPr>
          <w:p w14:paraId="22409EF6" w14:textId="77777777" w:rsidR="00122B46" w:rsidRPr="00163DC5" w:rsidRDefault="00122B46" w:rsidP="005D25E3">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5D25E3">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5D25E3">
            <w:pPr>
              <w:pStyle w:val="TableText"/>
            </w:pPr>
            <w:r w:rsidRPr="00163DC5">
              <w:t>String</w:t>
            </w:r>
          </w:p>
        </w:tc>
        <w:tc>
          <w:tcPr>
            <w:tcW w:w="1530" w:type="dxa"/>
          </w:tcPr>
          <w:p w14:paraId="3FA03C0D" w14:textId="77777777" w:rsidR="00122B46" w:rsidRPr="00163DC5" w:rsidRDefault="00122B46" w:rsidP="005D25E3">
            <w:pPr>
              <w:pStyle w:val="TableText"/>
            </w:pPr>
            <w:r w:rsidRPr="00163DC5">
              <w:t>type</w:t>
            </w:r>
          </w:p>
        </w:tc>
        <w:tc>
          <w:tcPr>
            <w:tcW w:w="810" w:type="dxa"/>
          </w:tcPr>
          <w:p w14:paraId="012C8D2D" w14:textId="77777777" w:rsidR="00122B46" w:rsidRPr="00163DC5" w:rsidRDefault="00122B46" w:rsidP="005D25E3">
            <w:pPr>
              <w:pStyle w:val="TableText"/>
            </w:pPr>
            <w:r w:rsidRPr="00163DC5">
              <w:t>Yes</w:t>
            </w:r>
          </w:p>
        </w:tc>
        <w:tc>
          <w:tcPr>
            <w:tcW w:w="4037" w:type="dxa"/>
          </w:tcPr>
          <w:p w14:paraId="2530B1A5" w14:textId="77777777" w:rsidR="00122B46" w:rsidRPr="00163DC5" w:rsidRDefault="00122B46" w:rsidP="005D25E3">
            <w:pPr>
              <w:pStyle w:val="TableText"/>
            </w:pPr>
            <w:r w:rsidRPr="00163DC5">
              <w:t>One of:</w:t>
            </w:r>
          </w:p>
          <w:p w14:paraId="581BC68E" w14:textId="77777777" w:rsidR="00122B46" w:rsidRPr="00163DC5" w:rsidRDefault="00122B46" w:rsidP="005D25E3">
            <w:pPr>
              <w:pStyle w:val="TableText"/>
            </w:pPr>
            <w:r w:rsidRPr="00163DC5">
              <w:t xml:space="preserve">              "RoC" (Rate of Change),</w:t>
            </w:r>
          </w:p>
          <w:p w14:paraId="3C9D2318" w14:textId="77777777" w:rsidR="00122B46" w:rsidRPr="00163DC5" w:rsidRDefault="00122B46" w:rsidP="005D25E3">
            <w:pPr>
              <w:pStyle w:val="TableText"/>
            </w:pPr>
            <w:r w:rsidRPr="00163DC5">
              <w:t xml:space="preserve">              "Min",</w:t>
            </w:r>
          </w:p>
          <w:p w14:paraId="73582848" w14:textId="77777777" w:rsidR="00122B46" w:rsidRPr="00163DC5" w:rsidRDefault="00122B46" w:rsidP="005D25E3">
            <w:pPr>
              <w:pStyle w:val="TableText"/>
            </w:pPr>
            <w:r w:rsidRPr="00163DC5">
              <w:t xml:space="preserve">              "Max",</w:t>
            </w:r>
          </w:p>
          <w:p w14:paraId="180E46D3" w14:textId="77777777" w:rsidR="00122B46" w:rsidRPr="00163DC5" w:rsidRDefault="00122B46" w:rsidP="005D25E3">
            <w:pPr>
              <w:pStyle w:val="TableText"/>
            </w:pPr>
            <w:r w:rsidRPr="00163DC5">
              <w:t xml:space="preserve">              "Mean",</w:t>
            </w:r>
          </w:p>
          <w:p w14:paraId="76BFB915" w14:textId="77777777" w:rsidR="00122B46" w:rsidRPr="00163DC5" w:rsidRDefault="00122B46" w:rsidP="005D25E3">
            <w:pPr>
              <w:pStyle w:val="TableText"/>
            </w:pPr>
            <w:r w:rsidRPr="00163DC5">
              <w:t xml:space="preserve">              "StdDev",</w:t>
            </w:r>
          </w:p>
          <w:p w14:paraId="342C4FD1" w14:textId="77777777" w:rsidR="00122B46" w:rsidRPr="00163DC5" w:rsidRDefault="00122B46" w:rsidP="005D25E3">
            <w:pPr>
              <w:pStyle w:val="TableText"/>
            </w:pPr>
            <w:r w:rsidRPr="00163DC5">
              <w:t xml:space="preserve">              "Integral",</w:t>
            </w:r>
          </w:p>
          <w:p w14:paraId="22FEE210" w14:textId="77777777" w:rsidR="00122B46" w:rsidRPr="00163DC5" w:rsidRDefault="00122B46" w:rsidP="005D25E3">
            <w:pPr>
              <w:pStyle w:val="TableText"/>
            </w:pPr>
            <w:r w:rsidRPr="00163DC5">
              <w:t xml:space="preserve">              "Run Time",</w:t>
            </w:r>
          </w:p>
          <w:p w14:paraId="27335130" w14:textId="77777777" w:rsidR="00122B46" w:rsidRPr="00163DC5" w:rsidRDefault="00122B46" w:rsidP="005D25E3">
            <w:pPr>
              <w:pStyle w:val="TableText"/>
            </w:pPr>
            <w:r w:rsidRPr="00163DC5">
              <w:t xml:space="preserve">              "Count"</w:t>
            </w:r>
          </w:p>
          <w:p w14:paraId="76BE5BF3" w14:textId="08A791C8" w:rsidR="00122B46" w:rsidRPr="00163DC5" w:rsidRDefault="00122B46" w:rsidP="005D25E3">
            <w:pPr>
              <w:pStyle w:val="TableText"/>
            </w:pPr>
            <w:r w:rsidRPr="00163DC5">
              <w:t>Run times count in 1 second units, scaled by the scaleFactorType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5D25E3">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5D25E3">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5D25E3">
            <w:pPr>
              <w:pStyle w:val="TableText"/>
              <w:rPr>
                <w:lang w:bidi="he-IL"/>
              </w:rPr>
            </w:pPr>
            <w:r w:rsidRPr="00163DC5">
              <w:rPr>
                <w:lang w:bidi="he-IL"/>
              </w:rPr>
              <w:t>resetPeriod</w:t>
            </w:r>
          </w:p>
        </w:tc>
        <w:tc>
          <w:tcPr>
            <w:tcW w:w="810" w:type="dxa"/>
            <w:noWrap/>
            <w:hideMark/>
          </w:tcPr>
          <w:p w14:paraId="7A91F1DC" w14:textId="77777777" w:rsidR="00122B46" w:rsidRPr="00163DC5" w:rsidRDefault="00122B46" w:rsidP="005D25E3">
            <w:pPr>
              <w:pStyle w:val="TableText"/>
              <w:rPr>
                <w:lang w:bidi="he-IL"/>
              </w:rPr>
            </w:pPr>
            <w:r w:rsidRPr="00163DC5">
              <w:rPr>
                <w:lang w:bidi="he-IL"/>
              </w:rPr>
              <w:t>No</w:t>
            </w:r>
          </w:p>
        </w:tc>
        <w:tc>
          <w:tcPr>
            <w:tcW w:w="4037" w:type="dxa"/>
            <w:noWrap/>
            <w:hideMark/>
          </w:tcPr>
          <w:p w14:paraId="4BF876E3" w14:textId="2342FC2E" w:rsidR="00122B46" w:rsidRPr="00163DC5" w:rsidRDefault="00122B46" w:rsidP="005D25E3">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5D25E3">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5D25E3">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5D25E3">
            <w:pPr>
              <w:pStyle w:val="TableText"/>
              <w:rPr>
                <w:lang w:bidi="he-IL"/>
              </w:rPr>
            </w:pPr>
            <w:r w:rsidRPr="00163DC5">
              <w:rPr>
                <w:lang w:bidi="he-IL"/>
              </w:rPr>
              <w:t>resetOffset</w:t>
            </w:r>
          </w:p>
        </w:tc>
        <w:tc>
          <w:tcPr>
            <w:tcW w:w="810" w:type="dxa"/>
            <w:noWrap/>
            <w:hideMark/>
          </w:tcPr>
          <w:p w14:paraId="1AADE2C7" w14:textId="77777777" w:rsidR="00122B46" w:rsidRPr="00163DC5" w:rsidRDefault="00122B46" w:rsidP="005D25E3">
            <w:pPr>
              <w:pStyle w:val="TableText"/>
              <w:rPr>
                <w:lang w:bidi="he-IL"/>
              </w:rPr>
            </w:pPr>
            <w:r w:rsidRPr="00163DC5">
              <w:rPr>
                <w:lang w:bidi="he-IL"/>
              </w:rPr>
              <w:t>No</w:t>
            </w:r>
          </w:p>
        </w:tc>
        <w:tc>
          <w:tcPr>
            <w:tcW w:w="4037" w:type="dxa"/>
            <w:noWrap/>
            <w:hideMark/>
          </w:tcPr>
          <w:p w14:paraId="1BE1AE02" w14:textId="77777777" w:rsidR="00122B46" w:rsidRPr="00163DC5" w:rsidRDefault="00122B46" w:rsidP="005D25E3">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5D25E3">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5D25E3">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5D25E3">
            <w:pPr>
              <w:pStyle w:val="TableText"/>
              <w:rPr>
                <w:lang w:bidi="he-IL"/>
              </w:rPr>
            </w:pPr>
            <w:r w:rsidRPr="00163DC5">
              <w:rPr>
                <w:lang w:bidi="he-IL"/>
              </w:rPr>
              <w:t>reportPeriod</w:t>
            </w:r>
          </w:p>
        </w:tc>
        <w:tc>
          <w:tcPr>
            <w:tcW w:w="810" w:type="dxa"/>
            <w:noWrap/>
            <w:hideMark/>
          </w:tcPr>
          <w:p w14:paraId="375D329C" w14:textId="77777777" w:rsidR="00122B46" w:rsidRPr="00163DC5" w:rsidRDefault="00122B46" w:rsidP="005D25E3">
            <w:pPr>
              <w:pStyle w:val="TableText"/>
              <w:rPr>
                <w:lang w:bidi="he-IL"/>
              </w:rPr>
            </w:pPr>
            <w:r w:rsidRPr="00163DC5">
              <w:rPr>
                <w:lang w:bidi="he-IL"/>
              </w:rPr>
              <w:t>No</w:t>
            </w:r>
          </w:p>
        </w:tc>
        <w:tc>
          <w:tcPr>
            <w:tcW w:w="4037" w:type="dxa"/>
            <w:noWrap/>
            <w:hideMark/>
          </w:tcPr>
          <w:p w14:paraId="0D6B4FD6" w14:textId="77777777" w:rsidR="00122B46" w:rsidRPr="00163DC5" w:rsidRDefault="00122B46" w:rsidP="005D25E3">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5D25E3">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5D25E3">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5D25E3">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5D25E3">
            <w:pPr>
              <w:pStyle w:val="TableText"/>
              <w:rPr>
                <w:lang w:bidi="he-IL"/>
              </w:rPr>
            </w:pPr>
            <w:r w:rsidRPr="00163DC5">
              <w:rPr>
                <w:lang w:bidi="he-IL"/>
              </w:rPr>
              <w:t>No</w:t>
            </w:r>
          </w:p>
        </w:tc>
        <w:tc>
          <w:tcPr>
            <w:tcW w:w="4037" w:type="dxa"/>
            <w:noWrap/>
            <w:hideMark/>
          </w:tcPr>
          <w:p w14:paraId="26ACFE48" w14:textId="77777777" w:rsidR="00122B46" w:rsidRPr="00163DC5" w:rsidRDefault="00122B46" w:rsidP="005D25E3">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5D25E3">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5D25E3">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5D25E3">
            <w:pPr>
              <w:pStyle w:val="TableText"/>
              <w:rPr>
                <w:lang w:bidi="he-IL"/>
              </w:rPr>
            </w:pPr>
            <w:r w:rsidRPr="00163DC5">
              <w:rPr>
                <w:lang w:bidi="he-IL"/>
              </w:rPr>
              <w:t>stateMask</w:t>
            </w:r>
          </w:p>
        </w:tc>
        <w:tc>
          <w:tcPr>
            <w:tcW w:w="810" w:type="dxa"/>
            <w:noWrap/>
            <w:hideMark/>
          </w:tcPr>
          <w:p w14:paraId="2377F7E0" w14:textId="77777777" w:rsidR="00122B46" w:rsidRPr="00163DC5" w:rsidRDefault="00122B46" w:rsidP="005D25E3">
            <w:pPr>
              <w:pStyle w:val="TableText"/>
              <w:rPr>
                <w:lang w:bidi="he-IL"/>
              </w:rPr>
            </w:pPr>
            <w:r w:rsidRPr="00163DC5">
              <w:rPr>
                <w:lang w:bidi="he-IL"/>
              </w:rPr>
              <w:t>No</w:t>
            </w:r>
          </w:p>
        </w:tc>
        <w:tc>
          <w:tcPr>
            <w:tcW w:w="4037" w:type="dxa"/>
            <w:noWrap/>
            <w:hideMark/>
          </w:tcPr>
          <w:p w14:paraId="4C6D0F36" w14:textId="039C657C" w:rsidR="00122B46" w:rsidRPr="00163DC5" w:rsidRDefault="00122B46" w:rsidP="005D25E3">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value matches this bit mask. Only applies to Run Time or Counter.</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5D25E3">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5D25E3">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5D25E3">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5D25E3">
            <w:pPr>
              <w:pStyle w:val="TableText"/>
              <w:rPr>
                <w:lang w:bidi="he-IL"/>
              </w:rPr>
            </w:pPr>
            <w:r w:rsidRPr="00163DC5">
              <w:rPr>
                <w:lang w:bidi="he-IL"/>
              </w:rPr>
              <w:t>No</w:t>
            </w:r>
          </w:p>
        </w:tc>
        <w:tc>
          <w:tcPr>
            <w:tcW w:w="4037" w:type="dxa"/>
            <w:noWrap/>
            <w:hideMark/>
          </w:tcPr>
          <w:p w14:paraId="66390432" w14:textId="21EDEA64" w:rsidR="00122B46" w:rsidRPr="00163DC5" w:rsidRDefault="00122B46" w:rsidP="005D25E3">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284" w:name="_Toc170288572"/>
      <w:r>
        <w:t>Minimum</w:t>
      </w:r>
      <w:bookmarkEnd w:id="284"/>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w:t>
      </w:r>
      <w:proofErr w:type="gramStart"/>
      <w:r>
        <w:t>time period</w:t>
      </w:r>
      <w:proofErr w:type="gramEnd"/>
      <w:r>
        <w:t>.</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285" w:name="_Toc170288573"/>
      <w:r>
        <w:t>Maximum</w:t>
      </w:r>
      <w:bookmarkEnd w:id="285"/>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w:t>
      </w:r>
      <w:proofErr w:type="gramStart"/>
      <w:r>
        <w:t>time period</w:t>
      </w:r>
      <w:proofErr w:type="gramEnd"/>
      <w:r>
        <w:t>.</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286" w:name="_Toc170288574"/>
      <w:r>
        <w:t>Mean</w:t>
      </w:r>
      <w:bookmarkEnd w:id="286"/>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w:t>
      </w:r>
      <w:proofErr w:type="gramStart"/>
      <w:r>
        <w:t>time period</w:t>
      </w:r>
      <w:proofErr w:type="gramEnd"/>
      <w:r>
        <w:t>.</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287" w:name="_Toc170288575"/>
      <w:r>
        <w:t xml:space="preserve">Standard </w:t>
      </w:r>
      <w:r w:rsidR="006B0494">
        <w:t>deviation</w:t>
      </w:r>
      <w:bookmarkEnd w:id="287"/>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288" w:name="_Toc170288576"/>
      <w:r>
        <w:lastRenderedPageBreak/>
        <w:t>Integral</w:t>
      </w:r>
      <w:bookmarkEnd w:id="288"/>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w:t>
      </w:r>
      <w:proofErr w:type="gramStart"/>
      <w:r>
        <w:t>time period</w:t>
      </w:r>
      <w:proofErr w:type="gramEnd"/>
      <w:r>
        <w:t>.</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w:t>
      </w:r>
      <w:proofErr w:type="gramStart"/>
      <w:r>
        <w:t>particular FD</w:t>
      </w:r>
      <w:proofErr w:type="gramEnd"/>
      <w:r>
        <w:t xml:space="preserve">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596D64A7"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289" w:author="Steve Beadle" w:date="2024-07-12T10:30:00Z">
        <w:r w:rsidR="005123EF" w:rsidRPr="005123EF">
          <w:rPr>
            <w:rStyle w:val="Crossreference"/>
            <w:rPrChange w:id="290" w:author="Steve Beadle" w:date="2024-07-12T10:30:00Z">
              <w:rPr/>
            </w:rPrChange>
          </w:rPr>
          <w:t xml:space="preserve">Figure </w:t>
        </w:r>
        <w:r w:rsidR="005123EF" w:rsidRPr="005123EF">
          <w:rPr>
            <w:rStyle w:val="Crossreference"/>
            <w:rPrChange w:id="291" w:author="Steve Beadle" w:date="2024-07-12T10:30:00Z">
              <w:rPr>
                <w:noProof/>
              </w:rPr>
            </w:rPrChange>
          </w:rPr>
          <w:t>11</w:t>
        </w:r>
      </w:ins>
      <w:del w:id="292" w:author="Steve Beadle" w:date="2024-07-12T10:30:00Z">
        <w:r w:rsidR="00324618" w:rsidRPr="005023E0" w:rsidDel="005123EF">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0BAD8E10" w:rsidR="008D5866" w:rsidRDefault="008D5866" w:rsidP="008D5866">
      <w:pPr>
        <w:pStyle w:val="Caption"/>
      </w:pPr>
      <w:bookmarkStart w:id="293" w:name="_Ref161316465"/>
      <w:bookmarkStart w:id="294" w:name="_Toc170288638"/>
      <w:r>
        <w:t xml:space="preserve">Figure </w:t>
      </w:r>
      <w:fldSimple w:instr=" SEQ Figure \* ARABIC ">
        <w:r w:rsidR="005123EF">
          <w:rPr>
            <w:noProof/>
          </w:rPr>
          <w:t>11</w:t>
        </w:r>
      </w:fldSimple>
      <w:bookmarkEnd w:id="293"/>
      <w:r>
        <w:tab/>
      </w:r>
      <w:r w:rsidRPr="008D5866">
        <w:t xml:space="preserve">Example of calculation of integral extended </w:t>
      </w:r>
      <w:r w:rsidR="00801C39">
        <w:t>p</w:t>
      </w:r>
      <w:r w:rsidRPr="008D5866">
        <w:t>oint value</w:t>
      </w:r>
      <w:bookmarkEnd w:id="294"/>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295" w:name="_Toc170288577"/>
      <w:r>
        <w:t>Rate of change</w:t>
      </w:r>
      <w:bookmarkEnd w:id="295"/>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w:t>
      </w:r>
      <w:proofErr w:type="gramStart"/>
      <w:r>
        <w:t>a period of time</w:t>
      </w:r>
      <w:proofErr w:type="gramEnd"/>
      <w:r>
        <w:t xml:space="preserv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The ROC timebase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w:t>
      </w:r>
      <w:proofErr w:type="gramStart"/>
      <w:r w:rsidRPr="00BF2707">
        <w:rPr>
          <w:rFonts w:eastAsia="DengXian"/>
          <w:lang w:eastAsia="en-US"/>
        </w:rPr>
        <w:t>number</w:t>
      </w:r>
      <w:proofErr w:type="gramEnd"/>
      <w:r w:rsidRPr="00BF2707">
        <w:rPr>
          <w:rFonts w:eastAsia="DengXian"/>
          <w:lang w:eastAsia="en-US"/>
        </w:rPr>
        <w:t xml:space="preserve">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2609092D"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5123EF">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96" w:author="Steve Beadle" w:date="2024-07-12T10:30:00Z">
        <w:r w:rsidR="005123EF" w:rsidRPr="005123EF">
          <w:rPr>
            <w:rStyle w:val="Crossreference"/>
            <w:rPrChange w:id="297" w:author="Steve Beadle" w:date="2024-07-12T10:30:00Z">
              <w:rPr/>
            </w:rPrChange>
          </w:rPr>
          <w:t>Limit and control profiles</w:t>
        </w:r>
      </w:ins>
      <w:del w:id="298" w:author="Steve Beadle" w:date="2024-07-12T10:30:00Z">
        <w:r w:rsidR="00324618" w:rsidRPr="005023E0" w:rsidDel="005123EF">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299" w:name="_Toc170288578"/>
      <w:r>
        <w:lastRenderedPageBreak/>
        <w:t xml:space="preserve">State </w:t>
      </w:r>
      <w:r w:rsidR="006B0494">
        <w:t>counter</w:t>
      </w:r>
      <w:bookmarkEnd w:id="299"/>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w:t>
      </w:r>
      <w:proofErr w:type="gramStart"/>
      <w:r>
        <w:t>time period</w:t>
      </w:r>
      <w:proofErr w:type="gramEnd"/>
      <w:r>
        <w:t xml:space="preserve">.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w:t>
      </w:r>
      <w:proofErr w:type="gramStart"/>
      <w:r>
        <w:t>time period</w:t>
      </w:r>
      <w:proofErr w:type="gramEnd"/>
      <w:r>
        <w:t>.</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300" w:name="_Toc170288579"/>
      <w:r>
        <w:t xml:space="preserve">State </w:t>
      </w:r>
      <w:r w:rsidR="006B0494">
        <w:t>runtime</w:t>
      </w:r>
      <w:bookmarkEnd w:id="300"/>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w:t>
      </w:r>
      <w:proofErr w:type="gramStart"/>
      <w:r>
        <w:t>time period</w:t>
      </w:r>
      <w:proofErr w:type="gramEnd"/>
      <w:r>
        <w:t xml:space="preserve">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w:t>
      </w:r>
      <w:proofErr w:type="gramStart"/>
      <w:r>
        <w:t>time period</w:t>
      </w:r>
      <w:proofErr w:type="gramEnd"/>
      <w:r>
        <w:t>.</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301" w:name="_Ref161319455"/>
      <w:bookmarkStart w:id="302" w:name="_Toc170288580"/>
      <w:r w:rsidRPr="00E622A5">
        <w:t>Limit and control profiles</w:t>
      </w:r>
      <w:bookmarkEnd w:id="301"/>
      <w:bookmarkEnd w:id="302"/>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303" w:name="_Toc170288581"/>
      <w:r>
        <w:t xml:space="preserve">Limit </w:t>
      </w:r>
      <w:r w:rsidR="006B0494">
        <w:t>profiles</w:t>
      </w:r>
      <w:bookmarkEnd w:id="303"/>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06C185BE"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304" w:author="Steve Beadle" w:date="2024-07-12T10:30:00Z">
        <w:r w:rsidR="005123EF" w:rsidRPr="005123EF">
          <w:rPr>
            <w:rStyle w:val="Crossreference"/>
            <w:rPrChange w:id="305" w:author="Steve Beadle" w:date="2024-07-12T10:30:00Z">
              <w:rPr/>
            </w:rPrChange>
          </w:rPr>
          <w:t xml:space="preserve">Table </w:t>
        </w:r>
        <w:r w:rsidR="005123EF" w:rsidRPr="005123EF">
          <w:rPr>
            <w:rStyle w:val="Crossreference"/>
            <w:rPrChange w:id="306" w:author="Steve Beadle" w:date="2024-07-12T10:30:00Z">
              <w:rPr>
                <w:noProof/>
              </w:rPr>
            </w:rPrChange>
          </w:rPr>
          <w:t>20</w:t>
        </w:r>
      </w:ins>
      <w:del w:id="307" w:author="Steve Beadle" w:date="2024-07-12T10:30:00Z">
        <w:r w:rsidR="00324618" w:rsidRPr="005023E0" w:rsidDel="005123EF">
          <w:rPr>
            <w:rStyle w:val="Crossreference"/>
          </w:rPr>
          <w:delText>Table 20</w:delText>
        </w:r>
      </w:del>
      <w:r w:rsidRPr="003D567B">
        <w:rPr>
          <w:rStyle w:val="Crossreference"/>
        </w:rPr>
        <w:fldChar w:fldCharType="end"/>
      </w:r>
      <w:r>
        <w:t xml:space="preserve"> is used to define limit profiles within the object: </w:t>
      </w:r>
      <w:r w:rsidRPr="003D567B">
        <w:rPr>
          <w:b/>
          <w:bCs/>
        </w:rPr>
        <w:t>limitProfile</w:t>
      </w:r>
      <w:r w:rsidR="00F024EF">
        <w:t>.</w:t>
      </w:r>
    </w:p>
    <w:p w14:paraId="3C36AE41" w14:textId="221F1CEE" w:rsidR="00E622A5" w:rsidRDefault="003D567B" w:rsidP="00163DC5">
      <w:pPr>
        <w:pStyle w:val="Caption"/>
        <w:keepNext/>
      </w:pPr>
      <w:bookmarkStart w:id="308" w:name="_Ref161319951"/>
      <w:bookmarkStart w:id="309" w:name="_Toc170288659"/>
      <w:r>
        <w:t xml:space="preserve">Table </w:t>
      </w:r>
      <w:fldSimple w:instr=" SEQ Table \* ARABIC ">
        <w:r w:rsidR="005123EF">
          <w:rPr>
            <w:noProof/>
          </w:rPr>
          <w:t>20</w:t>
        </w:r>
      </w:fldSimple>
      <w:bookmarkEnd w:id="308"/>
      <w:r>
        <w:tab/>
      </w:r>
      <w:r w:rsidRPr="003D567B">
        <w:t xml:space="preserve">Information used in defining limit profiles for analogue and counter </w:t>
      </w:r>
      <w:proofErr w:type="gramStart"/>
      <w:r w:rsidR="00115B0F">
        <w:t>p</w:t>
      </w:r>
      <w:r w:rsidRPr="003D567B">
        <w:t>oints</w:t>
      </w:r>
      <w:bookmarkEnd w:id="309"/>
      <w:proofErr w:type="gramEnd"/>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163DC5"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163DC5" w:rsidRDefault="003D567B" w:rsidP="003D567B">
            <w:pPr>
              <w:pStyle w:val="TableHeading"/>
              <w:rPr>
                <w:b/>
                <w:sz w:val="20"/>
                <w:szCs w:val="20"/>
              </w:rPr>
            </w:pPr>
            <w:r w:rsidRPr="00163DC5">
              <w:rPr>
                <w:b/>
                <w:sz w:val="20"/>
                <w:szCs w:val="20"/>
              </w:rPr>
              <w:t>Information</w:t>
            </w:r>
          </w:p>
        </w:tc>
        <w:tc>
          <w:tcPr>
            <w:tcW w:w="1265" w:type="dxa"/>
            <w:shd w:val="clear" w:color="auto" w:fill="5BABD3"/>
          </w:tcPr>
          <w:p w14:paraId="1D72C0AF" w14:textId="77777777" w:rsidR="003D567B" w:rsidRPr="00163DC5" w:rsidRDefault="003D567B" w:rsidP="003D567B">
            <w:pPr>
              <w:pStyle w:val="TableHeading"/>
              <w:rPr>
                <w:b/>
                <w:sz w:val="20"/>
                <w:szCs w:val="20"/>
              </w:rPr>
            </w:pPr>
            <w:r w:rsidRPr="00163DC5">
              <w:rPr>
                <w:b/>
                <w:sz w:val="20"/>
                <w:szCs w:val="20"/>
              </w:rPr>
              <w:t>Type</w:t>
            </w:r>
          </w:p>
        </w:tc>
        <w:tc>
          <w:tcPr>
            <w:tcW w:w="993" w:type="dxa"/>
            <w:shd w:val="clear" w:color="auto" w:fill="5BABD3"/>
          </w:tcPr>
          <w:p w14:paraId="5656BA03" w14:textId="77777777" w:rsidR="003D567B" w:rsidRPr="00163DC5" w:rsidRDefault="003D567B" w:rsidP="003D567B">
            <w:pPr>
              <w:pStyle w:val="TableHeading"/>
              <w:rPr>
                <w:b/>
                <w:sz w:val="20"/>
                <w:szCs w:val="20"/>
              </w:rPr>
            </w:pPr>
            <w:r w:rsidRPr="00163DC5">
              <w:rPr>
                <w:b/>
                <w:sz w:val="20"/>
                <w:szCs w:val="20"/>
              </w:rPr>
              <w:t>JSON Name</w:t>
            </w:r>
          </w:p>
        </w:tc>
        <w:tc>
          <w:tcPr>
            <w:tcW w:w="1417" w:type="dxa"/>
            <w:shd w:val="clear" w:color="auto" w:fill="5BABD3"/>
          </w:tcPr>
          <w:p w14:paraId="582AE705" w14:textId="77777777" w:rsidR="003D567B" w:rsidRPr="00163DC5" w:rsidRDefault="003D567B" w:rsidP="003D567B">
            <w:pPr>
              <w:pStyle w:val="TableHeading"/>
              <w:rPr>
                <w:b/>
                <w:sz w:val="20"/>
                <w:szCs w:val="20"/>
              </w:rPr>
            </w:pPr>
            <w:r w:rsidRPr="00163DC5">
              <w:rPr>
                <w:b/>
                <w:sz w:val="20"/>
                <w:szCs w:val="20"/>
              </w:rPr>
              <w:t>Mandatory</w:t>
            </w:r>
          </w:p>
        </w:tc>
        <w:tc>
          <w:tcPr>
            <w:tcW w:w="3832" w:type="dxa"/>
            <w:shd w:val="clear" w:color="auto" w:fill="5BABD3"/>
          </w:tcPr>
          <w:p w14:paraId="00ED942B" w14:textId="77777777" w:rsidR="003D567B" w:rsidRPr="00163DC5" w:rsidRDefault="003D567B" w:rsidP="003D567B">
            <w:pPr>
              <w:pStyle w:val="TableHeading"/>
              <w:rPr>
                <w:b/>
                <w:sz w:val="20"/>
                <w:szCs w:val="20"/>
              </w:rPr>
            </w:pPr>
            <w:r w:rsidRPr="00163DC5">
              <w:rPr>
                <w:b/>
                <w:sz w:val="20"/>
                <w:szCs w:val="20"/>
              </w:rPr>
              <w:t>Description</w:t>
            </w:r>
          </w:p>
        </w:tc>
      </w:tr>
      <w:tr w:rsidR="00270690" w:rsidRPr="00163DC5" w14:paraId="6222E561"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7895C26" w14:textId="77777777" w:rsidR="003D567B" w:rsidRPr="006521EF" w:rsidRDefault="003D567B" w:rsidP="005D25E3">
            <w:pPr>
              <w:pStyle w:val="TableText"/>
              <w:rPr>
                <w:b w:val="0"/>
              </w:rPr>
            </w:pPr>
            <w:r w:rsidRPr="006521EF">
              <w:t>Limit Profile Index</w:t>
            </w:r>
          </w:p>
        </w:tc>
        <w:tc>
          <w:tcPr>
            <w:tcW w:w="1265" w:type="dxa"/>
            <w:shd w:val="clear" w:color="auto" w:fill="auto"/>
          </w:tcPr>
          <w:p w14:paraId="4BA0F85B" w14:textId="77777777" w:rsidR="003D567B" w:rsidRPr="006521EF" w:rsidRDefault="003D567B" w:rsidP="005D25E3">
            <w:pPr>
              <w:pStyle w:val="TableText"/>
              <w:rPr>
                <w:b w:val="0"/>
              </w:rPr>
            </w:pPr>
            <w:r w:rsidRPr="006521EF">
              <w:t>Number</w:t>
            </w:r>
          </w:p>
        </w:tc>
        <w:tc>
          <w:tcPr>
            <w:tcW w:w="993" w:type="dxa"/>
            <w:shd w:val="clear" w:color="auto" w:fill="auto"/>
          </w:tcPr>
          <w:p w14:paraId="7964956B" w14:textId="77777777" w:rsidR="003D567B" w:rsidRPr="006521EF" w:rsidRDefault="003D567B" w:rsidP="005D25E3">
            <w:pPr>
              <w:pStyle w:val="TableText"/>
              <w:rPr>
                <w:b w:val="0"/>
              </w:rPr>
            </w:pPr>
            <w:r w:rsidRPr="006521EF">
              <w:t>num</w:t>
            </w:r>
          </w:p>
        </w:tc>
        <w:tc>
          <w:tcPr>
            <w:tcW w:w="1417" w:type="dxa"/>
            <w:shd w:val="clear" w:color="auto" w:fill="auto"/>
          </w:tcPr>
          <w:p w14:paraId="22C52C53" w14:textId="77777777" w:rsidR="003D567B" w:rsidRPr="006521EF" w:rsidRDefault="003D567B" w:rsidP="005D25E3">
            <w:pPr>
              <w:pStyle w:val="TableText"/>
              <w:rPr>
                <w:b w:val="0"/>
              </w:rPr>
            </w:pPr>
            <w:r w:rsidRPr="006521EF">
              <w:t>Yes</w:t>
            </w:r>
          </w:p>
        </w:tc>
        <w:tc>
          <w:tcPr>
            <w:tcW w:w="3832" w:type="dxa"/>
            <w:shd w:val="clear" w:color="auto" w:fill="auto"/>
          </w:tcPr>
          <w:p w14:paraId="014228C6" w14:textId="77777777" w:rsidR="003D567B" w:rsidRPr="006521EF" w:rsidRDefault="003D567B" w:rsidP="005D25E3">
            <w:pPr>
              <w:pStyle w:val="TableText"/>
              <w:rPr>
                <w:b w:val="0"/>
              </w:rPr>
            </w:pPr>
            <w:r w:rsidRPr="006521EF">
              <w:t>An index for this limit.</w:t>
            </w:r>
          </w:p>
        </w:tc>
      </w:tr>
      <w:tr w:rsidR="00270690" w:rsidRPr="00163DC5" w14:paraId="3484E4E4"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FC6B5F2" w14:textId="77777777" w:rsidR="003D567B" w:rsidRPr="006521EF" w:rsidRDefault="003D567B" w:rsidP="005D25E3">
            <w:pPr>
              <w:pStyle w:val="TableText"/>
              <w:rPr>
                <w:b w:val="0"/>
              </w:rPr>
            </w:pPr>
            <w:r w:rsidRPr="006521EF">
              <w:t>Values</w:t>
            </w:r>
          </w:p>
        </w:tc>
        <w:tc>
          <w:tcPr>
            <w:tcW w:w="1265" w:type="dxa"/>
            <w:shd w:val="clear" w:color="auto" w:fill="auto"/>
          </w:tcPr>
          <w:p w14:paraId="353EE5F2" w14:textId="77777777" w:rsidR="003D567B" w:rsidRPr="006521EF" w:rsidRDefault="003D567B" w:rsidP="005D25E3">
            <w:pPr>
              <w:pStyle w:val="TableText"/>
              <w:rPr>
                <w:b w:val="0"/>
              </w:rPr>
            </w:pPr>
            <w:r w:rsidRPr="006521EF">
              <w:t>Array of Numbers</w:t>
            </w:r>
          </w:p>
        </w:tc>
        <w:tc>
          <w:tcPr>
            <w:tcW w:w="993" w:type="dxa"/>
            <w:shd w:val="clear" w:color="auto" w:fill="auto"/>
          </w:tcPr>
          <w:p w14:paraId="49085772" w14:textId="77777777" w:rsidR="003D567B" w:rsidRPr="006521EF" w:rsidRDefault="003D567B" w:rsidP="005D25E3">
            <w:pPr>
              <w:pStyle w:val="TableText"/>
              <w:rPr>
                <w:b w:val="0"/>
              </w:rPr>
            </w:pPr>
            <w:r w:rsidRPr="006521EF">
              <w:t>values</w:t>
            </w:r>
          </w:p>
        </w:tc>
        <w:tc>
          <w:tcPr>
            <w:tcW w:w="1417" w:type="dxa"/>
            <w:shd w:val="clear" w:color="auto" w:fill="auto"/>
          </w:tcPr>
          <w:p w14:paraId="600F84C8" w14:textId="77777777" w:rsidR="003D567B" w:rsidRPr="006521EF" w:rsidRDefault="003D567B" w:rsidP="005D25E3">
            <w:pPr>
              <w:pStyle w:val="TableText"/>
              <w:rPr>
                <w:b w:val="0"/>
              </w:rPr>
            </w:pPr>
            <w:r w:rsidRPr="006521EF">
              <w:t>Yes</w:t>
            </w:r>
          </w:p>
        </w:tc>
        <w:tc>
          <w:tcPr>
            <w:tcW w:w="3832" w:type="dxa"/>
            <w:shd w:val="clear" w:color="auto" w:fill="auto"/>
          </w:tcPr>
          <w:p w14:paraId="4E65DABA" w14:textId="77777777" w:rsidR="003D567B" w:rsidRPr="006521EF" w:rsidRDefault="003D567B" w:rsidP="005D25E3">
            <w:pPr>
              <w:pStyle w:val="TableText"/>
              <w:rPr>
                <w:b w:val="0"/>
              </w:rPr>
            </w:pPr>
            <w:r w:rsidRPr="006521EF">
              <w:t>Values array - first value applies at first time.</w:t>
            </w:r>
          </w:p>
        </w:tc>
      </w:tr>
      <w:tr w:rsidR="00270690" w:rsidRPr="00163DC5" w14:paraId="7193080F"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94DD811" w14:textId="77777777" w:rsidR="003D567B" w:rsidRPr="006521EF" w:rsidRDefault="003D567B" w:rsidP="005D25E3">
            <w:pPr>
              <w:pStyle w:val="TableText"/>
              <w:rPr>
                <w:b w:val="0"/>
              </w:rPr>
            </w:pPr>
            <w:r w:rsidRPr="006521EF">
              <w:t>Times</w:t>
            </w:r>
          </w:p>
        </w:tc>
        <w:tc>
          <w:tcPr>
            <w:tcW w:w="1265" w:type="dxa"/>
            <w:shd w:val="clear" w:color="auto" w:fill="auto"/>
          </w:tcPr>
          <w:p w14:paraId="6A66EAD3" w14:textId="77777777" w:rsidR="003D567B" w:rsidRPr="006521EF" w:rsidRDefault="003D567B" w:rsidP="005D25E3">
            <w:pPr>
              <w:pStyle w:val="TableText"/>
              <w:rPr>
                <w:b w:val="0"/>
              </w:rPr>
            </w:pPr>
            <w:r w:rsidRPr="006521EF">
              <w:t>Array of Integer</w:t>
            </w:r>
          </w:p>
        </w:tc>
        <w:tc>
          <w:tcPr>
            <w:tcW w:w="993" w:type="dxa"/>
            <w:shd w:val="clear" w:color="auto" w:fill="auto"/>
          </w:tcPr>
          <w:p w14:paraId="094B9B04" w14:textId="77777777" w:rsidR="003D567B" w:rsidRPr="006521EF" w:rsidRDefault="003D567B" w:rsidP="005D25E3">
            <w:pPr>
              <w:pStyle w:val="TableText"/>
              <w:rPr>
                <w:b w:val="0"/>
              </w:rPr>
            </w:pPr>
            <w:r w:rsidRPr="006521EF">
              <w:t>times</w:t>
            </w:r>
          </w:p>
        </w:tc>
        <w:tc>
          <w:tcPr>
            <w:tcW w:w="1417" w:type="dxa"/>
            <w:shd w:val="clear" w:color="auto" w:fill="auto"/>
          </w:tcPr>
          <w:p w14:paraId="34868D52" w14:textId="77777777" w:rsidR="003D567B" w:rsidRPr="006521EF" w:rsidRDefault="003D567B" w:rsidP="005D25E3">
            <w:pPr>
              <w:pStyle w:val="TableText"/>
              <w:rPr>
                <w:b w:val="0"/>
              </w:rPr>
            </w:pPr>
            <w:r w:rsidRPr="006521EF">
              <w:t>Yes</w:t>
            </w:r>
          </w:p>
        </w:tc>
        <w:tc>
          <w:tcPr>
            <w:tcW w:w="3832" w:type="dxa"/>
            <w:shd w:val="clear" w:color="auto" w:fill="auto"/>
          </w:tcPr>
          <w:p w14:paraId="28E8445A" w14:textId="77777777" w:rsidR="003D567B" w:rsidRPr="006521EF" w:rsidRDefault="003D567B" w:rsidP="005D25E3">
            <w:pPr>
              <w:pStyle w:val="TableText"/>
              <w:rPr>
                <w:b w:val="0"/>
              </w:rPr>
            </w:pPr>
            <w:r w:rsidRPr="006521EF">
              <w:t>Times array - in milliseconds from start of day.</w:t>
            </w:r>
          </w:p>
        </w:tc>
      </w:tr>
      <w:tr w:rsidR="00270690" w:rsidRPr="00163DC5" w14:paraId="09DF71E6"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30A91FB6" w14:textId="77777777" w:rsidR="003D567B" w:rsidRPr="006521EF" w:rsidRDefault="003D567B" w:rsidP="005D25E3">
            <w:pPr>
              <w:pStyle w:val="TableText"/>
              <w:rPr>
                <w:b w:val="0"/>
              </w:rPr>
            </w:pPr>
            <w:r w:rsidRPr="006521EF">
              <w:t>Type</w:t>
            </w:r>
          </w:p>
        </w:tc>
        <w:tc>
          <w:tcPr>
            <w:tcW w:w="1265" w:type="dxa"/>
            <w:shd w:val="clear" w:color="auto" w:fill="auto"/>
          </w:tcPr>
          <w:p w14:paraId="6332511F" w14:textId="77777777" w:rsidR="003D567B" w:rsidRPr="006521EF" w:rsidRDefault="003D567B" w:rsidP="005D25E3">
            <w:pPr>
              <w:pStyle w:val="TableText"/>
              <w:rPr>
                <w:b w:val="0"/>
              </w:rPr>
            </w:pPr>
            <w:r w:rsidRPr="006521EF">
              <w:t>Integer</w:t>
            </w:r>
          </w:p>
        </w:tc>
        <w:tc>
          <w:tcPr>
            <w:tcW w:w="993" w:type="dxa"/>
            <w:shd w:val="clear" w:color="auto" w:fill="auto"/>
          </w:tcPr>
          <w:p w14:paraId="1C5F0175" w14:textId="77777777" w:rsidR="003D567B" w:rsidRPr="006521EF" w:rsidRDefault="003D567B" w:rsidP="005D25E3">
            <w:pPr>
              <w:pStyle w:val="TableText"/>
              <w:rPr>
                <w:b w:val="0"/>
              </w:rPr>
            </w:pPr>
            <w:r w:rsidRPr="006521EF">
              <w:t>type</w:t>
            </w:r>
          </w:p>
        </w:tc>
        <w:tc>
          <w:tcPr>
            <w:tcW w:w="1417" w:type="dxa"/>
            <w:shd w:val="clear" w:color="auto" w:fill="auto"/>
          </w:tcPr>
          <w:p w14:paraId="03C7AE43" w14:textId="77777777" w:rsidR="003D567B" w:rsidRPr="006521EF" w:rsidRDefault="003D567B" w:rsidP="005D25E3">
            <w:pPr>
              <w:pStyle w:val="TableText"/>
              <w:rPr>
                <w:b w:val="0"/>
              </w:rPr>
            </w:pPr>
            <w:r w:rsidRPr="006521EF">
              <w:t>No</w:t>
            </w:r>
          </w:p>
        </w:tc>
        <w:tc>
          <w:tcPr>
            <w:tcW w:w="3832" w:type="dxa"/>
            <w:shd w:val="clear" w:color="auto" w:fill="auto"/>
          </w:tcPr>
          <w:p w14:paraId="1E750221" w14:textId="77777777" w:rsidR="003D567B" w:rsidRPr="006521EF" w:rsidRDefault="003D567B" w:rsidP="005D25E3">
            <w:pPr>
              <w:pStyle w:val="TableText"/>
              <w:rPr>
                <w:b w:val="0"/>
              </w:rPr>
            </w:pPr>
            <w:r w:rsidRPr="006521EF">
              <w:t>Whether the profile is stepped (0) or linear (1). Stepped is 'step first'. Stepped is the default.</w:t>
            </w:r>
          </w:p>
        </w:tc>
      </w:tr>
      <w:tr w:rsidR="00270690" w:rsidRPr="00163DC5" w14:paraId="52FA90BC"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C214A16" w14:textId="77777777" w:rsidR="003D567B" w:rsidRPr="006521EF" w:rsidRDefault="003D567B" w:rsidP="005D25E3">
            <w:pPr>
              <w:pStyle w:val="TableText"/>
              <w:rPr>
                <w:b w:val="0"/>
              </w:rPr>
            </w:pPr>
            <w:r w:rsidRPr="006521EF">
              <w:t xml:space="preserve">Interpolate </w:t>
            </w:r>
          </w:p>
        </w:tc>
        <w:tc>
          <w:tcPr>
            <w:tcW w:w="1265" w:type="dxa"/>
            <w:shd w:val="clear" w:color="auto" w:fill="auto"/>
          </w:tcPr>
          <w:p w14:paraId="04241D6A" w14:textId="77777777" w:rsidR="003D567B" w:rsidRPr="006521EF" w:rsidRDefault="003D567B" w:rsidP="005D25E3">
            <w:pPr>
              <w:pStyle w:val="TableText"/>
              <w:rPr>
                <w:b w:val="0"/>
              </w:rPr>
            </w:pPr>
            <w:r w:rsidRPr="006521EF">
              <w:t>Integer</w:t>
            </w:r>
          </w:p>
        </w:tc>
        <w:tc>
          <w:tcPr>
            <w:tcW w:w="993" w:type="dxa"/>
            <w:shd w:val="clear" w:color="auto" w:fill="auto"/>
          </w:tcPr>
          <w:p w14:paraId="788922CD" w14:textId="77777777" w:rsidR="003D567B" w:rsidRPr="006521EF" w:rsidRDefault="003D567B" w:rsidP="005D25E3">
            <w:pPr>
              <w:pStyle w:val="TableText"/>
              <w:rPr>
                <w:b w:val="0"/>
              </w:rPr>
            </w:pPr>
            <w:r w:rsidRPr="006521EF">
              <w:t>inter</w:t>
            </w:r>
          </w:p>
        </w:tc>
        <w:tc>
          <w:tcPr>
            <w:tcW w:w="1417" w:type="dxa"/>
            <w:shd w:val="clear" w:color="auto" w:fill="auto"/>
          </w:tcPr>
          <w:p w14:paraId="400914A0" w14:textId="77777777" w:rsidR="003D567B" w:rsidRPr="006521EF" w:rsidRDefault="003D567B" w:rsidP="005D25E3">
            <w:pPr>
              <w:pStyle w:val="TableText"/>
              <w:rPr>
                <w:b w:val="0"/>
              </w:rPr>
            </w:pPr>
            <w:r w:rsidRPr="006521EF">
              <w:t>No</w:t>
            </w:r>
          </w:p>
        </w:tc>
        <w:tc>
          <w:tcPr>
            <w:tcW w:w="3832" w:type="dxa"/>
            <w:shd w:val="clear" w:color="auto" w:fill="auto"/>
          </w:tcPr>
          <w:p w14:paraId="3769053C" w14:textId="26B279D5" w:rsidR="003D567B" w:rsidRPr="006521EF" w:rsidRDefault="003D567B" w:rsidP="005D25E3">
            <w:pPr>
              <w:pStyle w:val="TableText"/>
              <w:rPr>
                <w:b w:val="0"/>
              </w:rPr>
            </w:pPr>
            <w:r w:rsidRPr="006521EF">
              <w:t xml:space="preserve">The interpolation time (in milliseconds) is the </w:t>
            </w:r>
            <w:proofErr w:type="gramStart"/>
            <w:r w:rsidRPr="006521EF">
              <w:t>time period</w:t>
            </w:r>
            <w:proofErr w:type="gramEnd"/>
            <w:r w:rsidRPr="006521EF">
              <w:t xml:space="preserve"> used to compute a new value for the profile, interpolating between two profile </w:t>
            </w:r>
            <w:r w:rsidR="009A4FE4" w:rsidRPr="006521EF">
              <w:t>point</w:t>
            </w:r>
            <w:r w:rsidRPr="006521EF">
              <w:t>s.</w:t>
            </w:r>
            <w:r w:rsidR="005A4693" w:rsidRPr="006521EF">
              <w:t xml:space="preserve"> </w:t>
            </w:r>
            <w:r w:rsidRPr="006521EF">
              <w:t>If set to 0 then no interpolation is performed. Applies to control values.</w:t>
            </w:r>
          </w:p>
        </w:tc>
      </w:tr>
    </w:tbl>
    <w:p w14:paraId="78A58E5A" w14:textId="77777777" w:rsidR="003D567B" w:rsidRDefault="003D567B" w:rsidP="003D567B">
      <w:pPr>
        <w:pStyle w:val="BodyText"/>
      </w:pPr>
    </w:p>
    <w:p w14:paraId="3A8CEB89" w14:textId="28C3E02A" w:rsidR="003D567B" w:rsidRDefault="003D567B" w:rsidP="001725CA">
      <w:pPr>
        <w:pStyle w:val="Heading3"/>
      </w:pPr>
      <w:bookmarkStart w:id="310" w:name="_Toc170288582"/>
      <w:r>
        <w:t xml:space="preserve">Control </w:t>
      </w:r>
      <w:r w:rsidR="006B0494">
        <w:t>profiles</w:t>
      </w:r>
      <w:bookmarkEnd w:id="310"/>
    </w:p>
    <w:p w14:paraId="0A4B768C" w14:textId="2F681D56"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311" w:author="Steve Beadle" w:date="2024-07-12T10:30:00Z">
        <w:r w:rsidR="005123EF" w:rsidRPr="005123EF">
          <w:rPr>
            <w:rStyle w:val="Crossreference"/>
            <w:rPrChange w:id="312" w:author="Steve Beadle" w:date="2024-07-12T10:30:00Z">
              <w:rPr/>
            </w:rPrChange>
          </w:rPr>
          <w:t xml:space="preserve">Table </w:t>
        </w:r>
        <w:r w:rsidR="005123EF" w:rsidRPr="005123EF">
          <w:rPr>
            <w:rStyle w:val="Crossreference"/>
            <w:rPrChange w:id="313" w:author="Steve Beadle" w:date="2024-07-12T10:30:00Z">
              <w:rPr>
                <w:noProof/>
              </w:rPr>
            </w:rPrChange>
          </w:rPr>
          <w:t>21</w:t>
        </w:r>
      </w:ins>
      <w:del w:id="314" w:author="Steve Beadle" w:date="2024-07-12T10:30:00Z">
        <w:r w:rsidR="00324618" w:rsidRPr="005023E0" w:rsidDel="005123EF">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r w:rsidRPr="003D567B">
        <w:rPr>
          <w:b/>
          <w:bCs/>
        </w:rPr>
        <w:t>controlProfile</w:t>
      </w:r>
      <w:r w:rsidR="004974C2">
        <w:t>.</w:t>
      </w:r>
    </w:p>
    <w:p w14:paraId="20B39DF2" w14:textId="355FF20C" w:rsidR="003D567B" w:rsidRDefault="003D567B" w:rsidP="003D567B">
      <w:pPr>
        <w:pStyle w:val="Caption"/>
      </w:pPr>
      <w:bookmarkStart w:id="315" w:name="_Ref161319984"/>
      <w:bookmarkStart w:id="316" w:name="_Toc170288660"/>
      <w:r>
        <w:t xml:space="preserve">Table </w:t>
      </w:r>
      <w:fldSimple w:instr=" SEQ Table \* ARABIC ">
        <w:r w:rsidR="005123EF">
          <w:rPr>
            <w:noProof/>
          </w:rPr>
          <w:t>21</w:t>
        </w:r>
      </w:fldSimple>
      <w:bookmarkEnd w:id="315"/>
      <w:r>
        <w:tab/>
      </w:r>
      <w:r w:rsidRPr="003D567B">
        <w:t xml:space="preserve"> Information used in defining a control </w:t>
      </w:r>
      <w:proofErr w:type="gramStart"/>
      <w:r w:rsidRPr="003D567B">
        <w:t>profile</w:t>
      </w:r>
      <w:bookmarkEnd w:id="316"/>
      <w:proofErr w:type="gramEnd"/>
    </w:p>
    <w:tbl>
      <w:tblPr>
        <w:tblStyle w:val="LucidTable13"/>
        <w:tblW w:w="9072" w:type="dxa"/>
        <w:jc w:val="center"/>
        <w:tblLook w:val="04A0" w:firstRow="1" w:lastRow="0" w:firstColumn="1" w:lastColumn="0" w:noHBand="0" w:noVBand="1"/>
      </w:tblPr>
      <w:tblGrid>
        <w:gridCol w:w="1591"/>
        <w:gridCol w:w="1025"/>
        <w:gridCol w:w="1252"/>
        <w:gridCol w:w="1355"/>
        <w:gridCol w:w="3849"/>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5D25E3">
            <w:pPr>
              <w:pStyle w:val="TableText"/>
            </w:pPr>
            <w:r w:rsidRPr="00163DC5">
              <w:t>Parent Point</w:t>
            </w:r>
          </w:p>
        </w:tc>
        <w:tc>
          <w:tcPr>
            <w:tcW w:w="1032" w:type="dxa"/>
          </w:tcPr>
          <w:p w14:paraId="32965023" w14:textId="77777777" w:rsidR="00270690" w:rsidRPr="00163DC5" w:rsidRDefault="00270690" w:rsidP="005D25E3">
            <w:pPr>
              <w:pStyle w:val="TableText"/>
            </w:pPr>
            <w:r w:rsidRPr="00163DC5">
              <w:t>Integer</w:t>
            </w:r>
          </w:p>
        </w:tc>
        <w:tc>
          <w:tcPr>
            <w:tcW w:w="932" w:type="dxa"/>
          </w:tcPr>
          <w:p w14:paraId="4B8D2974" w14:textId="77777777" w:rsidR="00270690" w:rsidRPr="00163DC5" w:rsidRDefault="00270690" w:rsidP="005D25E3">
            <w:pPr>
              <w:pStyle w:val="TableText"/>
            </w:pPr>
            <w:r w:rsidRPr="00163DC5">
              <w:t>parent</w:t>
            </w:r>
          </w:p>
        </w:tc>
        <w:tc>
          <w:tcPr>
            <w:tcW w:w="1239" w:type="dxa"/>
          </w:tcPr>
          <w:p w14:paraId="017C1FB6" w14:textId="77777777" w:rsidR="00270690" w:rsidRPr="00163DC5" w:rsidRDefault="00270690" w:rsidP="005D25E3">
            <w:pPr>
              <w:pStyle w:val="TableText"/>
            </w:pPr>
            <w:r w:rsidRPr="00163DC5">
              <w:t>Yes</w:t>
            </w:r>
          </w:p>
        </w:tc>
        <w:tc>
          <w:tcPr>
            <w:tcW w:w="4204" w:type="dxa"/>
          </w:tcPr>
          <w:p w14:paraId="11D9310F" w14:textId="27F8A9E3" w:rsidR="00270690" w:rsidRPr="00163DC5" w:rsidRDefault="00270690" w:rsidP="005D25E3">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5D25E3">
            <w:pPr>
              <w:pStyle w:val="TableText"/>
            </w:pPr>
            <w:r w:rsidRPr="00163DC5">
              <w:t>Parent Type</w:t>
            </w:r>
          </w:p>
        </w:tc>
        <w:tc>
          <w:tcPr>
            <w:tcW w:w="1032" w:type="dxa"/>
          </w:tcPr>
          <w:p w14:paraId="7DDB2786" w14:textId="77777777" w:rsidR="00270690" w:rsidRPr="00163DC5" w:rsidRDefault="00270690" w:rsidP="005D25E3">
            <w:pPr>
              <w:pStyle w:val="TableText"/>
            </w:pPr>
            <w:r w:rsidRPr="00163DC5">
              <w:t>String</w:t>
            </w:r>
          </w:p>
        </w:tc>
        <w:tc>
          <w:tcPr>
            <w:tcW w:w="932" w:type="dxa"/>
          </w:tcPr>
          <w:p w14:paraId="5B884E1E" w14:textId="77777777" w:rsidR="00270690" w:rsidRPr="00163DC5" w:rsidRDefault="00270690" w:rsidP="005D25E3">
            <w:pPr>
              <w:pStyle w:val="TableText"/>
            </w:pPr>
            <w:r w:rsidRPr="00163DC5">
              <w:t>parentType</w:t>
            </w:r>
          </w:p>
        </w:tc>
        <w:tc>
          <w:tcPr>
            <w:tcW w:w="1239" w:type="dxa"/>
          </w:tcPr>
          <w:p w14:paraId="1729BA47" w14:textId="77777777" w:rsidR="00270690" w:rsidRPr="00163DC5" w:rsidRDefault="00270690" w:rsidP="005D25E3">
            <w:pPr>
              <w:pStyle w:val="TableText"/>
            </w:pPr>
            <w:r w:rsidRPr="00163DC5">
              <w:t>Yes</w:t>
            </w:r>
          </w:p>
        </w:tc>
        <w:tc>
          <w:tcPr>
            <w:tcW w:w="4204" w:type="dxa"/>
          </w:tcPr>
          <w:p w14:paraId="36DC066B" w14:textId="77777777" w:rsidR="00270690" w:rsidRPr="00163DC5" w:rsidRDefault="00270690" w:rsidP="005D25E3">
            <w:pPr>
              <w:pStyle w:val="TableText"/>
            </w:pPr>
            <w:r w:rsidRPr="00163DC5">
              <w:t>“ao” or “bo”</w:t>
            </w:r>
          </w:p>
        </w:tc>
      </w:tr>
      <w:tr w:rsidR="00270690" w:rsidRPr="00163DC5" w14:paraId="75485E26" w14:textId="77777777" w:rsidTr="00270690">
        <w:trPr>
          <w:jc w:val="center"/>
        </w:trPr>
        <w:tc>
          <w:tcPr>
            <w:tcW w:w="1609" w:type="dxa"/>
          </w:tcPr>
          <w:p w14:paraId="38308C85" w14:textId="77777777" w:rsidR="00270690" w:rsidRPr="00163DC5" w:rsidRDefault="00270690" w:rsidP="005D25E3">
            <w:pPr>
              <w:pStyle w:val="TableText"/>
            </w:pPr>
            <w:r w:rsidRPr="00163DC5">
              <w:t>Control Profile Index</w:t>
            </w:r>
          </w:p>
        </w:tc>
        <w:tc>
          <w:tcPr>
            <w:tcW w:w="1032" w:type="dxa"/>
          </w:tcPr>
          <w:p w14:paraId="398B90D3" w14:textId="77777777" w:rsidR="00270690" w:rsidRPr="00163DC5" w:rsidRDefault="00270690" w:rsidP="005D25E3">
            <w:pPr>
              <w:pStyle w:val="TableText"/>
            </w:pPr>
            <w:r w:rsidRPr="00163DC5">
              <w:t>Number</w:t>
            </w:r>
          </w:p>
        </w:tc>
        <w:tc>
          <w:tcPr>
            <w:tcW w:w="932" w:type="dxa"/>
          </w:tcPr>
          <w:p w14:paraId="3A3FC592" w14:textId="77777777" w:rsidR="00270690" w:rsidRPr="00163DC5" w:rsidRDefault="00270690" w:rsidP="005D25E3">
            <w:pPr>
              <w:pStyle w:val="TableText"/>
            </w:pPr>
            <w:r w:rsidRPr="00163DC5">
              <w:t>num</w:t>
            </w:r>
          </w:p>
        </w:tc>
        <w:tc>
          <w:tcPr>
            <w:tcW w:w="1239" w:type="dxa"/>
          </w:tcPr>
          <w:p w14:paraId="3B8B407D" w14:textId="77777777" w:rsidR="00270690" w:rsidRPr="00163DC5" w:rsidRDefault="00270690" w:rsidP="005D25E3">
            <w:pPr>
              <w:pStyle w:val="TableText"/>
            </w:pPr>
            <w:r w:rsidRPr="00163DC5">
              <w:t>Yes</w:t>
            </w:r>
          </w:p>
        </w:tc>
        <w:tc>
          <w:tcPr>
            <w:tcW w:w="4204" w:type="dxa"/>
          </w:tcPr>
          <w:p w14:paraId="6835DC11" w14:textId="15DA5FC9" w:rsidR="00270690" w:rsidRPr="00163DC5" w:rsidRDefault="00270690" w:rsidP="005D25E3">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5D25E3">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5D25E3">
            <w:pPr>
              <w:pStyle w:val="TableText"/>
            </w:pPr>
            <w:r w:rsidRPr="00163DC5">
              <w:t>String</w:t>
            </w:r>
          </w:p>
        </w:tc>
        <w:tc>
          <w:tcPr>
            <w:tcW w:w="932" w:type="dxa"/>
          </w:tcPr>
          <w:p w14:paraId="0040B69B" w14:textId="77777777" w:rsidR="00270690" w:rsidRPr="00163DC5" w:rsidRDefault="00270690" w:rsidP="005D25E3">
            <w:pPr>
              <w:pStyle w:val="TableText"/>
            </w:pPr>
            <w:r w:rsidRPr="00163DC5">
              <w:t>name</w:t>
            </w:r>
          </w:p>
        </w:tc>
        <w:tc>
          <w:tcPr>
            <w:tcW w:w="1239" w:type="dxa"/>
          </w:tcPr>
          <w:p w14:paraId="4DAA099C" w14:textId="77777777" w:rsidR="00270690" w:rsidRPr="00163DC5" w:rsidRDefault="00270690" w:rsidP="005D25E3">
            <w:pPr>
              <w:pStyle w:val="TableText"/>
            </w:pPr>
            <w:r w:rsidRPr="00163DC5">
              <w:t>No</w:t>
            </w:r>
          </w:p>
        </w:tc>
        <w:tc>
          <w:tcPr>
            <w:tcW w:w="4204" w:type="dxa"/>
          </w:tcPr>
          <w:p w14:paraId="0F3F9372" w14:textId="74B0DE59" w:rsidR="00270690" w:rsidRPr="00163DC5" w:rsidRDefault="00270690" w:rsidP="005D25E3">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5D25E3">
            <w:pPr>
              <w:pStyle w:val="TableText"/>
            </w:pPr>
            <w:r w:rsidRPr="00163DC5">
              <w:t xml:space="preserve">Monday </w:t>
            </w:r>
            <w:r w:rsidR="00833682">
              <w:t>P</w:t>
            </w:r>
            <w:r w:rsidR="00833682" w:rsidRPr="00163DC5">
              <w:t>rofile</w:t>
            </w:r>
          </w:p>
        </w:tc>
        <w:tc>
          <w:tcPr>
            <w:tcW w:w="1032" w:type="dxa"/>
          </w:tcPr>
          <w:p w14:paraId="1D1CD21B" w14:textId="77777777" w:rsidR="00270690" w:rsidRPr="00163DC5" w:rsidRDefault="00270690" w:rsidP="005D25E3">
            <w:pPr>
              <w:pStyle w:val="TableText"/>
            </w:pPr>
            <w:r w:rsidRPr="00163DC5">
              <w:t>Number</w:t>
            </w:r>
          </w:p>
        </w:tc>
        <w:tc>
          <w:tcPr>
            <w:tcW w:w="932" w:type="dxa"/>
          </w:tcPr>
          <w:p w14:paraId="75B50CE1" w14:textId="77777777" w:rsidR="00270690" w:rsidRPr="00163DC5" w:rsidRDefault="00270690" w:rsidP="005D25E3">
            <w:pPr>
              <w:pStyle w:val="TableText"/>
            </w:pPr>
            <w:r w:rsidRPr="00163DC5">
              <w:t>mon</w:t>
            </w:r>
          </w:p>
        </w:tc>
        <w:tc>
          <w:tcPr>
            <w:tcW w:w="1239" w:type="dxa"/>
          </w:tcPr>
          <w:p w14:paraId="3DBC00FC" w14:textId="77777777" w:rsidR="00270690" w:rsidRPr="00163DC5" w:rsidRDefault="00270690" w:rsidP="005D25E3">
            <w:pPr>
              <w:pStyle w:val="TableText"/>
            </w:pPr>
            <w:r w:rsidRPr="00163DC5">
              <w:t>No</w:t>
            </w:r>
          </w:p>
        </w:tc>
        <w:tc>
          <w:tcPr>
            <w:tcW w:w="4204" w:type="dxa"/>
          </w:tcPr>
          <w:p w14:paraId="707E9717" w14:textId="77777777" w:rsidR="00270690" w:rsidRPr="00163DC5" w:rsidRDefault="00270690" w:rsidP="005D25E3">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5D25E3">
            <w:pPr>
              <w:pStyle w:val="TableText"/>
            </w:pPr>
            <w:r w:rsidRPr="00163DC5">
              <w:t xml:space="preserve">Tuesday </w:t>
            </w:r>
            <w:r w:rsidR="00833682">
              <w:t>P</w:t>
            </w:r>
            <w:r w:rsidR="00833682" w:rsidRPr="00163DC5">
              <w:t>rofile</w:t>
            </w:r>
          </w:p>
        </w:tc>
        <w:tc>
          <w:tcPr>
            <w:tcW w:w="1032" w:type="dxa"/>
          </w:tcPr>
          <w:p w14:paraId="3B30153E" w14:textId="77777777" w:rsidR="00270690" w:rsidRPr="00163DC5" w:rsidRDefault="00270690" w:rsidP="005D25E3">
            <w:pPr>
              <w:pStyle w:val="TableText"/>
            </w:pPr>
            <w:r w:rsidRPr="00163DC5">
              <w:t>Number</w:t>
            </w:r>
          </w:p>
        </w:tc>
        <w:tc>
          <w:tcPr>
            <w:tcW w:w="932" w:type="dxa"/>
          </w:tcPr>
          <w:p w14:paraId="3EABCA4F" w14:textId="77777777" w:rsidR="00270690" w:rsidRPr="00163DC5" w:rsidRDefault="00270690" w:rsidP="005D25E3">
            <w:pPr>
              <w:pStyle w:val="TableText"/>
            </w:pPr>
            <w:r w:rsidRPr="00163DC5">
              <w:t>tue</w:t>
            </w:r>
          </w:p>
        </w:tc>
        <w:tc>
          <w:tcPr>
            <w:tcW w:w="1239" w:type="dxa"/>
          </w:tcPr>
          <w:p w14:paraId="5F7D09EB" w14:textId="77777777" w:rsidR="00270690" w:rsidRPr="00163DC5" w:rsidRDefault="00270690" w:rsidP="005D25E3">
            <w:pPr>
              <w:pStyle w:val="TableText"/>
            </w:pPr>
            <w:r w:rsidRPr="00163DC5">
              <w:t>No</w:t>
            </w:r>
          </w:p>
        </w:tc>
        <w:tc>
          <w:tcPr>
            <w:tcW w:w="4204" w:type="dxa"/>
          </w:tcPr>
          <w:p w14:paraId="5AF278AD" w14:textId="77777777" w:rsidR="00270690" w:rsidRPr="00163DC5" w:rsidRDefault="00270690" w:rsidP="005D25E3">
            <w:pPr>
              <w:pStyle w:val="TableText"/>
            </w:pPr>
            <w:r w:rsidRPr="00163DC5">
              <w:t>Profile number for Monday.</w:t>
            </w:r>
          </w:p>
        </w:tc>
      </w:tr>
      <w:tr w:rsidR="00270690" w:rsidRPr="00163DC5" w14:paraId="27DD0C81" w14:textId="77777777" w:rsidTr="00270690">
        <w:trPr>
          <w:jc w:val="center"/>
        </w:trPr>
        <w:tc>
          <w:tcPr>
            <w:tcW w:w="1609" w:type="dxa"/>
          </w:tcPr>
          <w:p w14:paraId="2E9060FB" w14:textId="53597820" w:rsidR="00270690" w:rsidRPr="00163DC5" w:rsidRDefault="00270690" w:rsidP="005D25E3">
            <w:pPr>
              <w:pStyle w:val="TableText"/>
            </w:pPr>
            <w:r w:rsidRPr="00163DC5">
              <w:t xml:space="preserve">Wednesday </w:t>
            </w:r>
            <w:r w:rsidR="00833682">
              <w:t>P</w:t>
            </w:r>
            <w:r w:rsidR="00833682" w:rsidRPr="00163DC5">
              <w:t>rofile</w:t>
            </w:r>
          </w:p>
        </w:tc>
        <w:tc>
          <w:tcPr>
            <w:tcW w:w="1032" w:type="dxa"/>
          </w:tcPr>
          <w:p w14:paraId="73E537ED" w14:textId="77777777" w:rsidR="00270690" w:rsidRPr="00163DC5" w:rsidRDefault="00270690" w:rsidP="005D25E3">
            <w:pPr>
              <w:pStyle w:val="TableText"/>
            </w:pPr>
            <w:r w:rsidRPr="00163DC5">
              <w:t>Number</w:t>
            </w:r>
          </w:p>
        </w:tc>
        <w:tc>
          <w:tcPr>
            <w:tcW w:w="932" w:type="dxa"/>
          </w:tcPr>
          <w:p w14:paraId="3B9F6886" w14:textId="77777777" w:rsidR="00270690" w:rsidRPr="00163DC5" w:rsidRDefault="00270690" w:rsidP="005D25E3">
            <w:pPr>
              <w:pStyle w:val="TableText"/>
            </w:pPr>
            <w:r w:rsidRPr="00163DC5">
              <w:t>wed</w:t>
            </w:r>
          </w:p>
        </w:tc>
        <w:tc>
          <w:tcPr>
            <w:tcW w:w="1239" w:type="dxa"/>
          </w:tcPr>
          <w:p w14:paraId="6D79A608" w14:textId="77777777" w:rsidR="00270690" w:rsidRPr="00163DC5" w:rsidRDefault="00270690" w:rsidP="005D25E3">
            <w:pPr>
              <w:pStyle w:val="TableText"/>
            </w:pPr>
            <w:r w:rsidRPr="00163DC5">
              <w:t>No</w:t>
            </w:r>
          </w:p>
        </w:tc>
        <w:tc>
          <w:tcPr>
            <w:tcW w:w="4204" w:type="dxa"/>
          </w:tcPr>
          <w:p w14:paraId="6EE37A70" w14:textId="77777777" w:rsidR="00270690" w:rsidRPr="00163DC5" w:rsidRDefault="00270690" w:rsidP="005D25E3">
            <w:pPr>
              <w:pStyle w:val="TableText"/>
            </w:pPr>
            <w:r w:rsidRPr="00163DC5">
              <w:t>Profile number for Monday.</w:t>
            </w:r>
          </w:p>
        </w:tc>
      </w:tr>
      <w:tr w:rsidR="00270690" w:rsidRPr="00163DC5" w14:paraId="578E0DC3" w14:textId="77777777" w:rsidTr="00270690">
        <w:trPr>
          <w:jc w:val="center"/>
        </w:trPr>
        <w:tc>
          <w:tcPr>
            <w:tcW w:w="1609" w:type="dxa"/>
          </w:tcPr>
          <w:p w14:paraId="66358767" w14:textId="2A6240FD" w:rsidR="00270690" w:rsidRPr="00163DC5" w:rsidRDefault="00270690" w:rsidP="005D25E3">
            <w:pPr>
              <w:pStyle w:val="TableText"/>
            </w:pPr>
            <w:r w:rsidRPr="00163DC5">
              <w:t xml:space="preserve">Thursday </w:t>
            </w:r>
            <w:r w:rsidR="00833682">
              <w:t>P</w:t>
            </w:r>
            <w:r w:rsidR="00833682" w:rsidRPr="00163DC5">
              <w:t>rofile</w:t>
            </w:r>
          </w:p>
        </w:tc>
        <w:tc>
          <w:tcPr>
            <w:tcW w:w="1032" w:type="dxa"/>
          </w:tcPr>
          <w:p w14:paraId="2E9872C1" w14:textId="77777777" w:rsidR="00270690" w:rsidRPr="00163DC5" w:rsidRDefault="00270690" w:rsidP="005D25E3">
            <w:pPr>
              <w:pStyle w:val="TableText"/>
            </w:pPr>
            <w:r w:rsidRPr="00163DC5">
              <w:t>Number</w:t>
            </w:r>
          </w:p>
        </w:tc>
        <w:tc>
          <w:tcPr>
            <w:tcW w:w="932" w:type="dxa"/>
          </w:tcPr>
          <w:p w14:paraId="29772504" w14:textId="77777777" w:rsidR="00270690" w:rsidRPr="00163DC5" w:rsidRDefault="00270690" w:rsidP="005D25E3">
            <w:pPr>
              <w:pStyle w:val="TableText"/>
            </w:pPr>
            <w:r w:rsidRPr="00163DC5">
              <w:t>thu</w:t>
            </w:r>
          </w:p>
        </w:tc>
        <w:tc>
          <w:tcPr>
            <w:tcW w:w="1239" w:type="dxa"/>
          </w:tcPr>
          <w:p w14:paraId="5AD3C831" w14:textId="77777777" w:rsidR="00270690" w:rsidRPr="00163DC5" w:rsidRDefault="00270690" w:rsidP="005D25E3">
            <w:pPr>
              <w:pStyle w:val="TableText"/>
            </w:pPr>
            <w:r w:rsidRPr="00163DC5">
              <w:t>No</w:t>
            </w:r>
          </w:p>
        </w:tc>
        <w:tc>
          <w:tcPr>
            <w:tcW w:w="4204" w:type="dxa"/>
          </w:tcPr>
          <w:p w14:paraId="09B3F36B" w14:textId="77777777" w:rsidR="00270690" w:rsidRPr="00163DC5" w:rsidRDefault="00270690" w:rsidP="005D25E3">
            <w:pPr>
              <w:pStyle w:val="TableText"/>
            </w:pPr>
            <w:r w:rsidRPr="00163DC5">
              <w:t>Profile number for Monday.</w:t>
            </w:r>
          </w:p>
        </w:tc>
      </w:tr>
      <w:tr w:rsidR="00270690" w:rsidRPr="00163DC5" w14:paraId="18EB0169" w14:textId="77777777" w:rsidTr="00270690">
        <w:trPr>
          <w:jc w:val="center"/>
        </w:trPr>
        <w:tc>
          <w:tcPr>
            <w:tcW w:w="1609" w:type="dxa"/>
          </w:tcPr>
          <w:p w14:paraId="7FB2CD06" w14:textId="1663E9D4" w:rsidR="00270690" w:rsidRPr="00163DC5" w:rsidRDefault="00270690" w:rsidP="005D25E3">
            <w:pPr>
              <w:pStyle w:val="TableText"/>
            </w:pPr>
            <w:r w:rsidRPr="00163DC5">
              <w:t xml:space="preserve">Friday </w:t>
            </w:r>
            <w:r w:rsidR="00833682">
              <w:t>P</w:t>
            </w:r>
            <w:r w:rsidR="00833682" w:rsidRPr="00163DC5">
              <w:t>rofile</w:t>
            </w:r>
          </w:p>
        </w:tc>
        <w:tc>
          <w:tcPr>
            <w:tcW w:w="1032" w:type="dxa"/>
          </w:tcPr>
          <w:p w14:paraId="0970618F" w14:textId="77777777" w:rsidR="00270690" w:rsidRPr="00163DC5" w:rsidRDefault="00270690" w:rsidP="005D25E3">
            <w:pPr>
              <w:pStyle w:val="TableText"/>
            </w:pPr>
            <w:r w:rsidRPr="00163DC5">
              <w:t>Number</w:t>
            </w:r>
          </w:p>
        </w:tc>
        <w:tc>
          <w:tcPr>
            <w:tcW w:w="932" w:type="dxa"/>
          </w:tcPr>
          <w:p w14:paraId="375B6086" w14:textId="77777777" w:rsidR="00270690" w:rsidRPr="00163DC5" w:rsidRDefault="00270690" w:rsidP="005D25E3">
            <w:pPr>
              <w:pStyle w:val="TableText"/>
            </w:pPr>
            <w:r w:rsidRPr="00163DC5">
              <w:t>fri</w:t>
            </w:r>
          </w:p>
        </w:tc>
        <w:tc>
          <w:tcPr>
            <w:tcW w:w="1239" w:type="dxa"/>
          </w:tcPr>
          <w:p w14:paraId="4792C9A6" w14:textId="77777777" w:rsidR="00270690" w:rsidRPr="00163DC5" w:rsidRDefault="00270690" w:rsidP="005D25E3">
            <w:pPr>
              <w:pStyle w:val="TableText"/>
            </w:pPr>
            <w:r w:rsidRPr="00163DC5">
              <w:t>No</w:t>
            </w:r>
          </w:p>
        </w:tc>
        <w:tc>
          <w:tcPr>
            <w:tcW w:w="4204" w:type="dxa"/>
          </w:tcPr>
          <w:p w14:paraId="654EBE64" w14:textId="77777777" w:rsidR="00270690" w:rsidRPr="00163DC5" w:rsidRDefault="00270690" w:rsidP="005D25E3">
            <w:pPr>
              <w:pStyle w:val="TableText"/>
            </w:pPr>
            <w:r w:rsidRPr="00163DC5">
              <w:t>Profile number for Monday.</w:t>
            </w:r>
          </w:p>
        </w:tc>
      </w:tr>
      <w:tr w:rsidR="00270690" w:rsidRPr="00163DC5" w14:paraId="758BEF19" w14:textId="77777777" w:rsidTr="00270690">
        <w:trPr>
          <w:jc w:val="center"/>
        </w:trPr>
        <w:tc>
          <w:tcPr>
            <w:tcW w:w="1609" w:type="dxa"/>
          </w:tcPr>
          <w:p w14:paraId="0AA1CF06" w14:textId="120E1B2C" w:rsidR="00270690" w:rsidRPr="00163DC5" w:rsidRDefault="00270690" w:rsidP="005D25E3">
            <w:pPr>
              <w:pStyle w:val="TableText"/>
            </w:pPr>
            <w:r w:rsidRPr="00163DC5">
              <w:t xml:space="preserve">Saturday </w:t>
            </w:r>
            <w:r w:rsidR="00833682">
              <w:t>P</w:t>
            </w:r>
            <w:r w:rsidR="00833682" w:rsidRPr="00163DC5">
              <w:t>rofile</w:t>
            </w:r>
          </w:p>
        </w:tc>
        <w:tc>
          <w:tcPr>
            <w:tcW w:w="1032" w:type="dxa"/>
          </w:tcPr>
          <w:p w14:paraId="7C8FBD4B" w14:textId="77777777" w:rsidR="00270690" w:rsidRPr="00163DC5" w:rsidRDefault="00270690" w:rsidP="005D25E3">
            <w:pPr>
              <w:pStyle w:val="TableText"/>
            </w:pPr>
            <w:r w:rsidRPr="00163DC5">
              <w:t>Number</w:t>
            </w:r>
          </w:p>
        </w:tc>
        <w:tc>
          <w:tcPr>
            <w:tcW w:w="932" w:type="dxa"/>
          </w:tcPr>
          <w:p w14:paraId="315DD537" w14:textId="77777777" w:rsidR="00270690" w:rsidRPr="00163DC5" w:rsidRDefault="00270690" w:rsidP="005D25E3">
            <w:pPr>
              <w:pStyle w:val="TableText"/>
            </w:pPr>
            <w:r w:rsidRPr="00163DC5">
              <w:t>sat</w:t>
            </w:r>
          </w:p>
        </w:tc>
        <w:tc>
          <w:tcPr>
            <w:tcW w:w="1239" w:type="dxa"/>
          </w:tcPr>
          <w:p w14:paraId="77C97944" w14:textId="77777777" w:rsidR="00270690" w:rsidRPr="00163DC5" w:rsidRDefault="00270690" w:rsidP="005D25E3">
            <w:pPr>
              <w:pStyle w:val="TableText"/>
            </w:pPr>
            <w:r w:rsidRPr="00163DC5">
              <w:t>No</w:t>
            </w:r>
          </w:p>
        </w:tc>
        <w:tc>
          <w:tcPr>
            <w:tcW w:w="4204" w:type="dxa"/>
          </w:tcPr>
          <w:p w14:paraId="073E2130" w14:textId="77777777" w:rsidR="00270690" w:rsidRPr="00163DC5" w:rsidRDefault="00270690" w:rsidP="005D25E3">
            <w:pPr>
              <w:pStyle w:val="TableText"/>
            </w:pPr>
            <w:r w:rsidRPr="00163DC5">
              <w:t>Profile number for Monday.</w:t>
            </w:r>
          </w:p>
        </w:tc>
      </w:tr>
      <w:tr w:rsidR="00270690" w:rsidRPr="00163DC5" w14:paraId="50220205" w14:textId="77777777" w:rsidTr="00270690">
        <w:trPr>
          <w:jc w:val="center"/>
        </w:trPr>
        <w:tc>
          <w:tcPr>
            <w:tcW w:w="1609" w:type="dxa"/>
          </w:tcPr>
          <w:p w14:paraId="146088EC" w14:textId="42352074" w:rsidR="00270690" w:rsidRPr="00163DC5" w:rsidRDefault="00270690" w:rsidP="005D25E3">
            <w:pPr>
              <w:pStyle w:val="TableText"/>
            </w:pPr>
            <w:r w:rsidRPr="00163DC5">
              <w:t xml:space="preserve">Sunday </w:t>
            </w:r>
            <w:r w:rsidR="00833682">
              <w:t>P</w:t>
            </w:r>
            <w:r w:rsidR="00833682" w:rsidRPr="00163DC5">
              <w:t>rofile</w:t>
            </w:r>
          </w:p>
        </w:tc>
        <w:tc>
          <w:tcPr>
            <w:tcW w:w="1032" w:type="dxa"/>
          </w:tcPr>
          <w:p w14:paraId="56717C82" w14:textId="77777777" w:rsidR="00270690" w:rsidRPr="00163DC5" w:rsidRDefault="00270690" w:rsidP="005D25E3">
            <w:pPr>
              <w:pStyle w:val="TableText"/>
            </w:pPr>
            <w:r w:rsidRPr="00163DC5">
              <w:t>Number</w:t>
            </w:r>
          </w:p>
        </w:tc>
        <w:tc>
          <w:tcPr>
            <w:tcW w:w="932" w:type="dxa"/>
          </w:tcPr>
          <w:p w14:paraId="5AC25899" w14:textId="77777777" w:rsidR="00270690" w:rsidRPr="00163DC5" w:rsidRDefault="00270690" w:rsidP="005D25E3">
            <w:pPr>
              <w:pStyle w:val="TableText"/>
            </w:pPr>
            <w:r w:rsidRPr="00163DC5">
              <w:t>sun</w:t>
            </w:r>
          </w:p>
        </w:tc>
        <w:tc>
          <w:tcPr>
            <w:tcW w:w="1239" w:type="dxa"/>
          </w:tcPr>
          <w:p w14:paraId="6CCDC976" w14:textId="77777777" w:rsidR="00270690" w:rsidRPr="00163DC5" w:rsidRDefault="00270690" w:rsidP="005D25E3">
            <w:pPr>
              <w:pStyle w:val="TableText"/>
            </w:pPr>
            <w:r w:rsidRPr="00163DC5">
              <w:t>No</w:t>
            </w:r>
          </w:p>
        </w:tc>
        <w:tc>
          <w:tcPr>
            <w:tcW w:w="4204" w:type="dxa"/>
          </w:tcPr>
          <w:p w14:paraId="2DB69294" w14:textId="77777777" w:rsidR="00270690" w:rsidRPr="00163DC5" w:rsidRDefault="00270690" w:rsidP="005D25E3">
            <w:pPr>
              <w:pStyle w:val="TableText"/>
            </w:pPr>
            <w:r w:rsidRPr="00163DC5">
              <w:t>Profile number for Monday.</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317" w:name="_Ref162955578"/>
      <w:bookmarkStart w:id="318" w:name="_Toc170288583"/>
      <w:r w:rsidRPr="00270690">
        <w:t xml:space="preserve">Calculated </w:t>
      </w:r>
      <w:r w:rsidR="006B0494" w:rsidRPr="00270690">
        <w:t>points</w:t>
      </w:r>
      <w:bookmarkEnd w:id="317"/>
      <w:bookmarkEnd w:id="318"/>
    </w:p>
    <w:p w14:paraId="1745A76B" w14:textId="5FCF47B6"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scanRate and scanOffset.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319" w:author="Steve Beadle" w:date="2024-07-12T10:30:00Z">
        <w:r w:rsidR="005123EF" w:rsidRPr="005123EF">
          <w:rPr>
            <w:rStyle w:val="Crossreference"/>
            <w:rPrChange w:id="320" w:author="Steve Beadle" w:date="2024-07-12T10:30:00Z">
              <w:rPr/>
            </w:rPrChange>
          </w:rPr>
          <w:t xml:space="preserve">Table </w:t>
        </w:r>
        <w:r w:rsidR="005123EF" w:rsidRPr="005123EF">
          <w:rPr>
            <w:rStyle w:val="Crossreference"/>
            <w:rPrChange w:id="321" w:author="Steve Beadle" w:date="2024-07-12T10:30:00Z">
              <w:rPr>
                <w:noProof/>
              </w:rPr>
            </w:rPrChange>
          </w:rPr>
          <w:t>22</w:t>
        </w:r>
      </w:ins>
      <w:del w:id="322" w:author="Steve Beadle" w:date="2024-07-12T10:30:00Z">
        <w:r w:rsidR="00324618" w:rsidRPr="005023E0" w:rsidDel="005123EF">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1D49812B" w:rsidR="00270690" w:rsidRDefault="00270690" w:rsidP="00270690">
      <w:pPr>
        <w:pStyle w:val="Caption"/>
      </w:pPr>
      <w:bookmarkStart w:id="323" w:name="_Ref161320438"/>
      <w:bookmarkStart w:id="324" w:name="_Toc170288661"/>
      <w:r>
        <w:t xml:space="preserve">Table </w:t>
      </w:r>
      <w:fldSimple w:instr=" SEQ Table \* ARABIC ">
        <w:r w:rsidR="005123EF">
          <w:rPr>
            <w:noProof/>
          </w:rPr>
          <w:t>22</w:t>
        </w:r>
      </w:fldSimple>
      <w:bookmarkEnd w:id="323"/>
      <w:r>
        <w:tab/>
      </w:r>
      <w:r w:rsidRPr="00270690">
        <w:t xml:space="preserve">Information used in defining a </w:t>
      </w:r>
      <w:r w:rsidR="00DA1A5D">
        <w:t>p</w:t>
      </w:r>
      <w:r w:rsidR="00C03691" w:rsidRPr="00270690">
        <w:t>oint</w:t>
      </w:r>
      <w:r w:rsidRPr="00270690">
        <w:t xml:space="preserve"> </w:t>
      </w:r>
      <w:proofErr w:type="gramStart"/>
      <w:r w:rsidRPr="00270690">
        <w:t>calculation</w:t>
      </w:r>
      <w:bookmarkEnd w:id="324"/>
      <w:proofErr w:type="gramEnd"/>
    </w:p>
    <w:tbl>
      <w:tblPr>
        <w:tblStyle w:val="LucidTable14"/>
        <w:tblW w:w="9072" w:type="dxa"/>
        <w:jc w:val="center"/>
        <w:tblLook w:val="04A0" w:firstRow="1" w:lastRow="0" w:firstColumn="1" w:lastColumn="0" w:noHBand="0" w:noVBand="1"/>
      </w:tblPr>
      <w:tblGrid>
        <w:gridCol w:w="1550"/>
        <w:gridCol w:w="1066"/>
        <w:gridCol w:w="1558"/>
        <w:gridCol w:w="1355"/>
        <w:gridCol w:w="3543"/>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5D25E3">
            <w:pPr>
              <w:pStyle w:val="TableText"/>
            </w:pPr>
            <w:r w:rsidRPr="00163DC5">
              <w:t>Calc Code Data</w:t>
            </w:r>
          </w:p>
        </w:tc>
        <w:tc>
          <w:tcPr>
            <w:tcW w:w="1038" w:type="dxa"/>
          </w:tcPr>
          <w:p w14:paraId="04A37F46" w14:textId="77777777" w:rsidR="00270690" w:rsidRPr="00163DC5" w:rsidRDefault="00270690" w:rsidP="005D25E3">
            <w:pPr>
              <w:pStyle w:val="TableText"/>
            </w:pPr>
            <w:r w:rsidRPr="00163DC5">
              <w:t>Array of Numbers</w:t>
            </w:r>
          </w:p>
        </w:tc>
        <w:tc>
          <w:tcPr>
            <w:tcW w:w="1506" w:type="dxa"/>
          </w:tcPr>
          <w:p w14:paraId="0F565BB4" w14:textId="77777777" w:rsidR="00270690" w:rsidRPr="00163DC5" w:rsidRDefault="00270690" w:rsidP="005D25E3">
            <w:pPr>
              <w:pStyle w:val="TableText"/>
            </w:pPr>
            <w:r w:rsidRPr="00163DC5">
              <w:t>calcCode</w:t>
            </w:r>
          </w:p>
        </w:tc>
        <w:tc>
          <w:tcPr>
            <w:tcW w:w="1239" w:type="dxa"/>
          </w:tcPr>
          <w:p w14:paraId="7F08AF80" w14:textId="77777777" w:rsidR="00270690" w:rsidRPr="00163DC5" w:rsidRDefault="00270690" w:rsidP="005D25E3">
            <w:pPr>
              <w:pStyle w:val="TableText"/>
            </w:pPr>
            <w:r w:rsidRPr="00163DC5">
              <w:t>No</w:t>
            </w:r>
          </w:p>
        </w:tc>
        <w:tc>
          <w:tcPr>
            <w:tcW w:w="3677" w:type="dxa"/>
          </w:tcPr>
          <w:p w14:paraId="0B41BAAA" w14:textId="081A88C7" w:rsidR="00270690" w:rsidRPr="00163DC5" w:rsidRDefault="00270690" w:rsidP="005D25E3">
            <w:pPr>
              <w:pStyle w:val="TableText"/>
            </w:pPr>
            <w:r w:rsidRPr="00163DC5">
              <w:t xml:space="preserve">Specify this only for a calculated </w:t>
            </w:r>
            <w:r w:rsidR="009A4FE4">
              <w:t>point</w:t>
            </w:r>
            <w:r w:rsidRPr="00163DC5">
              <w:t xml:space="preserve"> (the deviceLink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5D25E3">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5D25E3">
            <w:pPr>
              <w:pStyle w:val="TableText"/>
            </w:pPr>
            <w:r w:rsidRPr="00163DC5">
              <w:t>Boolean</w:t>
            </w:r>
          </w:p>
        </w:tc>
        <w:tc>
          <w:tcPr>
            <w:tcW w:w="1506" w:type="dxa"/>
          </w:tcPr>
          <w:p w14:paraId="4AB01A2B" w14:textId="77777777" w:rsidR="00270690" w:rsidRPr="00163DC5" w:rsidRDefault="00270690" w:rsidP="005D25E3">
            <w:pPr>
              <w:pStyle w:val="TableText"/>
            </w:pPr>
            <w:r w:rsidRPr="00163DC5">
              <w:t>calcOnChange</w:t>
            </w:r>
          </w:p>
        </w:tc>
        <w:tc>
          <w:tcPr>
            <w:tcW w:w="1239" w:type="dxa"/>
          </w:tcPr>
          <w:p w14:paraId="60E8BECF" w14:textId="77777777" w:rsidR="00270690" w:rsidRPr="00163DC5" w:rsidRDefault="00270690" w:rsidP="005D25E3">
            <w:pPr>
              <w:pStyle w:val="TableText"/>
            </w:pPr>
            <w:r w:rsidRPr="00163DC5">
              <w:t>No</w:t>
            </w:r>
          </w:p>
        </w:tc>
        <w:tc>
          <w:tcPr>
            <w:tcW w:w="3677" w:type="dxa"/>
          </w:tcPr>
          <w:p w14:paraId="5BECE736" w14:textId="77777777" w:rsidR="00270690" w:rsidRPr="00163DC5" w:rsidRDefault="00270690" w:rsidP="005D25E3">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02568ECF"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5123EF">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325" w:name="_Toc170288584"/>
      <w:r>
        <w:t xml:space="preserve">Incident </w:t>
      </w:r>
      <w:r w:rsidR="006B0494">
        <w:t>logging</w:t>
      </w:r>
      <w:bookmarkEnd w:id="325"/>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050C6A28"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326" w:author="Steve Beadle" w:date="2024-07-12T10:30:00Z">
        <w:r w:rsidR="005123EF" w:rsidRPr="005123EF">
          <w:rPr>
            <w:rStyle w:val="Crossreference"/>
            <w:rPrChange w:id="327" w:author="Steve Beadle" w:date="2024-07-12T10:30:00Z">
              <w:rPr/>
            </w:rPrChange>
          </w:rPr>
          <w:t xml:space="preserve">Table </w:t>
        </w:r>
        <w:r w:rsidR="005123EF" w:rsidRPr="005123EF">
          <w:rPr>
            <w:rStyle w:val="Crossreference"/>
            <w:rPrChange w:id="328" w:author="Steve Beadle" w:date="2024-07-12T10:30:00Z">
              <w:rPr>
                <w:noProof/>
              </w:rPr>
            </w:rPrChange>
          </w:rPr>
          <w:t>23</w:t>
        </w:r>
      </w:ins>
      <w:del w:id="329" w:author="Steve Beadle" w:date="2024-07-12T10:30:00Z">
        <w:r w:rsidR="00324618" w:rsidRPr="005023E0" w:rsidDel="005123EF">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r w:rsidRPr="003B6C56">
        <w:rPr>
          <w:b/>
          <w:bCs/>
        </w:rPr>
        <w:t>incidentLog:</w:t>
      </w:r>
    </w:p>
    <w:p w14:paraId="59E7F58F" w14:textId="73271ECE" w:rsidR="003B6C56" w:rsidRDefault="003B6C56" w:rsidP="003B6C56">
      <w:pPr>
        <w:pStyle w:val="Caption"/>
      </w:pPr>
      <w:bookmarkStart w:id="330" w:name="_Ref161320994"/>
      <w:bookmarkStart w:id="331" w:name="_Toc170288662"/>
      <w:r>
        <w:t xml:space="preserve">Table </w:t>
      </w:r>
      <w:fldSimple w:instr=" SEQ Table \* ARABIC ">
        <w:r w:rsidR="005123EF">
          <w:rPr>
            <w:noProof/>
          </w:rPr>
          <w:t>23</w:t>
        </w:r>
      </w:fldSimple>
      <w:bookmarkEnd w:id="330"/>
      <w:r>
        <w:tab/>
      </w:r>
      <w:r w:rsidRPr="003B6C56">
        <w:t xml:space="preserve">Information used in defining an incident </w:t>
      </w:r>
      <w:proofErr w:type="gramStart"/>
      <w:r w:rsidRPr="003B6C56">
        <w:t>log</w:t>
      </w:r>
      <w:bookmarkEnd w:id="331"/>
      <w:proofErr w:type="gramEnd"/>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5D25E3">
            <w:pPr>
              <w:pStyle w:val="TableText"/>
            </w:pPr>
            <w:r w:rsidRPr="00163DC5">
              <w:t>Parent Point</w:t>
            </w:r>
          </w:p>
        </w:tc>
        <w:tc>
          <w:tcPr>
            <w:tcW w:w="1062" w:type="dxa"/>
          </w:tcPr>
          <w:p w14:paraId="284356C9" w14:textId="77777777" w:rsidR="003B6C56" w:rsidRPr="00163DC5" w:rsidRDefault="003B6C56" w:rsidP="005D25E3">
            <w:pPr>
              <w:pStyle w:val="TableText"/>
            </w:pPr>
            <w:r w:rsidRPr="00163DC5">
              <w:t>Integer</w:t>
            </w:r>
          </w:p>
        </w:tc>
        <w:tc>
          <w:tcPr>
            <w:tcW w:w="1635" w:type="dxa"/>
          </w:tcPr>
          <w:p w14:paraId="3A6526F9" w14:textId="77777777" w:rsidR="003B6C56" w:rsidRPr="00163DC5" w:rsidRDefault="003B6C56" w:rsidP="005D25E3">
            <w:pPr>
              <w:pStyle w:val="TableText"/>
            </w:pPr>
            <w:r w:rsidRPr="00163DC5">
              <w:t>parent</w:t>
            </w:r>
          </w:p>
        </w:tc>
        <w:tc>
          <w:tcPr>
            <w:tcW w:w="879" w:type="dxa"/>
          </w:tcPr>
          <w:p w14:paraId="55950303" w14:textId="77777777" w:rsidR="003B6C56" w:rsidRPr="00163DC5" w:rsidRDefault="003B6C56" w:rsidP="005D25E3">
            <w:pPr>
              <w:pStyle w:val="TableText"/>
            </w:pPr>
            <w:r w:rsidRPr="00163DC5">
              <w:t>Yes</w:t>
            </w:r>
          </w:p>
        </w:tc>
        <w:tc>
          <w:tcPr>
            <w:tcW w:w="3947" w:type="dxa"/>
          </w:tcPr>
          <w:p w14:paraId="50A15AC9" w14:textId="657A3666" w:rsidR="003B6C56" w:rsidRPr="00163DC5" w:rsidRDefault="003B6C56" w:rsidP="005D25E3">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5D25E3">
            <w:pPr>
              <w:pStyle w:val="TableText"/>
            </w:pPr>
            <w:r w:rsidRPr="00163DC5">
              <w:t>Parent Type</w:t>
            </w:r>
          </w:p>
        </w:tc>
        <w:tc>
          <w:tcPr>
            <w:tcW w:w="1062" w:type="dxa"/>
          </w:tcPr>
          <w:p w14:paraId="7231E682" w14:textId="77777777" w:rsidR="003B6C56" w:rsidRPr="00163DC5" w:rsidRDefault="003B6C56" w:rsidP="005D25E3">
            <w:pPr>
              <w:pStyle w:val="TableText"/>
            </w:pPr>
            <w:r w:rsidRPr="00163DC5">
              <w:t>String</w:t>
            </w:r>
          </w:p>
        </w:tc>
        <w:tc>
          <w:tcPr>
            <w:tcW w:w="1635" w:type="dxa"/>
          </w:tcPr>
          <w:p w14:paraId="7F650322" w14:textId="77777777" w:rsidR="003B6C56" w:rsidRPr="00163DC5" w:rsidRDefault="003B6C56" w:rsidP="005D25E3">
            <w:pPr>
              <w:pStyle w:val="TableText"/>
            </w:pPr>
            <w:r w:rsidRPr="00163DC5">
              <w:t>parentType</w:t>
            </w:r>
          </w:p>
        </w:tc>
        <w:tc>
          <w:tcPr>
            <w:tcW w:w="879" w:type="dxa"/>
          </w:tcPr>
          <w:p w14:paraId="61361D92" w14:textId="77777777" w:rsidR="003B6C56" w:rsidRPr="00163DC5" w:rsidRDefault="003B6C56" w:rsidP="005D25E3">
            <w:pPr>
              <w:pStyle w:val="TableText"/>
            </w:pPr>
            <w:r w:rsidRPr="00163DC5">
              <w:t>Yes</w:t>
            </w:r>
          </w:p>
        </w:tc>
        <w:tc>
          <w:tcPr>
            <w:tcW w:w="3947" w:type="dxa"/>
          </w:tcPr>
          <w:p w14:paraId="74194B5E" w14:textId="1C85C16C" w:rsidR="003B6C56" w:rsidRPr="00163DC5" w:rsidRDefault="003B6C56" w:rsidP="005D25E3">
            <w:pPr>
              <w:pStyle w:val="TableText"/>
            </w:pPr>
            <w:r w:rsidRPr="00163DC5">
              <w:t xml:space="preserve">Type of the source </w:t>
            </w:r>
            <w:r w:rsidR="00F27791">
              <w:t>point</w:t>
            </w:r>
            <w:r w:rsidRPr="00163DC5">
              <w:t xml:space="preserve"> “ai”, “bi”, “ao”, “bo”, “c” or “x”.</w:t>
            </w:r>
          </w:p>
        </w:tc>
      </w:tr>
      <w:tr w:rsidR="003B6C56" w:rsidRPr="00163DC5" w14:paraId="08614011" w14:textId="77777777" w:rsidTr="00246CA3">
        <w:trPr>
          <w:jc w:val="center"/>
        </w:trPr>
        <w:tc>
          <w:tcPr>
            <w:tcW w:w="1549" w:type="dxa"/>
          </w:tcPr>
          <w:p w14:paraId="422852C0" w14:textId="77777777" w:rsidR="003B6C56" w:rsidRPr="00163DC5" w:rsidRDefault="003B6C56" w:rsidP="005D25E3">
            <w:pPr>
              <w:pStyle w:val="TableText"/>
            </w:pPr>
            <w:r w:rsidRPr="00163DC5">
              <w:t>Store Number</w:t>
            </w:r>
          </w:p>
        </w:tc>
        <w:tc>
          <w:tcPr>
            <w:tcW w:w="1062" w:type="dxa"/>
          </w:tcPr>
          <w:p w14:paraId="1FFB6B04" w14:textId="77777777" w:rsidR="003B6C56" w:rsidRPr="00163DC5" w:rsidRDefault="003B6C56" w:rsidP="005D25E3">
            <w:pPr>
              <w:pStyle w:val="TableText"/>
            </w:pPr>
            <w:r w:rsidRPr="00163DC5">
              <w:t>Integer</w:t>
            </w:r>
          </w:p>
        </w:tc>
        <w:tc>
          <w:tcPr>
            <w:tcW w:w="1635" w:type="dxa"/>
          </w:tcPr>
          <w:p w14:paraId="0B453513" w14:textId="77777777" w:rsidR="003B6C56" w:rsidRPr="00163DC5" w:rsidRDefault="003B6C56" w:rsidP="005D25E3">
            <w:pPr>
              <w:pStyle w:val="TableText"/>
            </w:pPr>
            <w:r w:rsidRPr="00163DC5">
              <w:t>num</w:t>
            </w:r>
          </w:p>
        </w:tc>
        <w:tc>
          <w:tcPr>
            <w:tcW w:w="879" w:type="dxa"/>
          </w:tcPr>
          <w:p w14:paraId="7911CB5A" w14:textId="77777777" w:rsidR="003B6C56" w:rsidRPr="00163DC5" w:rsidRDefault="003B6C56" w:rsidP="005D25E3">
            <w:pPr>
              <w:pStyle w:val="TableText"/>
            </w:pPr>
            <w:r w:rsidRPr="00163DC5">
              <w:t>Yes</w:t>
            </w:r>
          </w:p>
        </w:tc>
        <w:tc>
          <w:tcPr>
            <w:tcW w:w="3947" w:type="dxa"/>
          </w:tcPr>
          <w:p w14:paraId="3AB33767" w14:textId="4DAE4DA2" w:rsidR="003B6C56" w:rsidRPr="00163DC5" w:rsidRDefault="003B6C56" w:rsidP="005D25E3">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5D25E3">
            <w:pPr>
              <w:pStyle w:val="TableText"/>
            </w:pPr>
            <w:r w:rsidRPr="00163DC5">
              <w:lastRenderedPageBreak/>
              <w:t>Trigger Point</w:t>
            </w:r>
          </w:p>
        </w:tc>
        <w:tc>
          <w:tcPr>
            <w:tcW w:w="1062" w:type="dxa"/>
          </w:tcPr>
          <w:p w14:paraId="516EB4D1" w14:textId="77777777" w:rsidR="003B6C56" w:rsidRPr="00163DC5" w:rsidRDefault="003B6C56" w:rsidP="005D25E3">
            <w:pPr>
              <w:pStyle w:val="TableText"/>
            </w:pPr>
            <w:r w:rsidRPr="00163DC5">
              <w:t>String</w:t>
            </w:r>
          </w:p>
        </w:tc>
        <w:tc>
          <w:tcPr>
            <w:tcW w:w="1635" w:type="dxa"/>
          </w:tcPr>
          <w:p w14:paraId="1F1B9589" w14:textId="77777777" w:rsidR="003B6C56" w:rsidRPr="00163DC5" w:rsidRDefault="003B6C56" w:rsidP="005D25E3">
            <w:pPr>
              <w:pStyle w:val="TableText"/>
            </w:pPr>
            <w:r w:rsidRPr="00163DC5">
              <w:t>triggerPoint</w:t>
            </w:r>
          </w:p>
        </w:tc>
        <w:tc>
          <w:tcPr>
            <w:tcW w:w="879" w:type="dxa"/>
          </w:tcPr>
          <w:p w14:paraId="004479EC" w14:textId="77777777" w:rsidR="003B6C56" w:rsidRPr="00163DC5" w:rsidRDefault="003B6C56" w:rsidP="005D25E3">
            <w:pPr>
              <w:pStyle w:val="TableText"/>
            </w:pPr>
            <w:r w:rsidRPr="00163DC5">
              <w:t>No</w:t>
            </w:r>
          </w:p>
        </w:tc>
        <w:tc>
          <w:tcPr>
            <w:tcW w:w="3947" w:type="dxa"/>
          </w:tcPr>
          <w:p w14:paraId="5E05FB58" w14:textId="525A01F5" w:rsidR="003B6C56" w:rsidRPr="00163DC5" w:rsidRDefault="003B6C56" w:rsidP="005D25E3">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5D25E3">
            <w:pPr>
              <w:pStyle w:val="TableText"/>
            </w:pPr>
            <w:r w:rsidRPr="00163DC5">
              <w:t>TriggerType</w:t>
            </w:r>
          </w:p>
        </w:tc>
        <w:tc>
          <w:tcPr>
            <w:tcW w:w="1062" w:type="dxa"/>
          </w:tcPr>
          <w:p w14:paraId="2B96046D" w14:textId="77777777" w:rsidR="003B6C56" w:rsidRPr="00163DC5" w:rsidRDefault="003B6C56" w:rsidP="005D25E3">
            <w:pPr>
              <w:pStyle w:val="TableText"/>
            </w:pPr>
            <w:r w:rsidRPr="00163DC5">
              <w:t>String</w:t>
            </w:r>
          </w:p>
        </w:tc>
        <w:tc>
          <w:tcPr>
            <w:tcW w:w="1635" w:type="dxa"/>
          </w:tcPr>
          <w:p w14:paraId="3534894A" w14:textId="77777777" w:rsidR="003B6C56" w:rsidRPr="00163DC5" w:rsidRDefault="003B6C56" w:rsidP="005D25E3">
            <w:pPr>
              <w:pStyle w:val="TableText"/>
            </w:pPr>
            <w:r w:rsidRPr="00163DC5">
              <w:t>triggerType</w:t>
            </w:r>
          </w:p>
        </w:tc>
        <w:tc>
          <w:tcPr>
            <w:tcW w:w="879" w:type="dxa"/>
          </w:tcPr>
          <w:p w14:paraId="3B839E7F" w14:textId="77777777" w:rsidR="003B6C56" w:rsidRPr="00163DC5" w:rsidRDefault="003B6C56" w:rsidP="005D25E3">
            <w:pPr>
              <w:pStyle w:val="TableText"/>
            </w:pPr>
            <w:r w:rsidRPr="00163DC5">
              <w:t>No</w:t>
            </w:r>
          </w:p>
        </w:tc>
        <w:tc>
          <w:tcPr>
            <w:tcW w:w="3947" w:type="dxa"/>
          </w:tcPr>
          <w:p w14:paraId="436433F8" w14:textId="6209F6E8" w:rsidR="003B6C56" w:rsidRPr="00163DC5" w:rsidRDefault="003B6C56" w:rsidP="005D25E3">
            <w:pPr>
              <w:pStyle w:val="TableText"/>
            </w:pPr>
            <w:r w:rsidRPr="00163DC5">
              <w:t xml:space="preserve">Type of the trigger </w:t>
            </w:r>
            <w:r w:rsidR="00F27791">
              <w:t>point</w:t>
            </w:r>
            <w:r w:rsidRPr="00163DC5">
              <w:t xml:space="preserve"> “ai”, “bi”, “ao”, “bo”, “c”.</w:t>
            </w:r>
          </w:p>
        </w:tc>
      </w:tr>
      <w:tr w:rsidR="003B6C56" w:rsidRPr="00163DC5" w14:paraId="1E489AB0" w14:textId="77777777" w:rsidTr="00246CA3">
        <w:trPr>
          <w:jc w:val="center"/>
        </w:trPr>
        <w:tc>
          <w:tcPr>
            <w:tcW w:w="1549" w:type="dxa"/>
          </w:tcPr>
          <w:p w14:paraId="5ACA315B" w14:textId="77777777" w:rsidR="003B6C56" w:rsidRPr="00163DC5" w:rsidRDefault="003B6C56" w:rsidP="005D25E3">
            <w:pPr>
              <w:pStyle w:val="TableText"/>
            </w:pPr>
            <w:r w:rsidRPr="00163DC5">
              <w:t>Trigger Mask</w:t>
            </w:r>
          </w:p>
        </w:tc>
        <w:tc>
          <w:tcPr>
            <w:tcW w:w="1062" w:type="dxa"/>
          </w:tcPr>
          <w:p w14:paraId="19D44D7F" w14:textId="77777777" w:rsidR="003B6C56" w:rsidRPr="00163DC5" w:rsidRDefault="003B6C56" w:rsidP="005D25E3">
            <w:pPr>
              <w:pStyle w:val="TableText"/>
            </w:pPr>
            <w:r w:rsidRPr="00163DC5">
              <w:t>Integer</w:t>
            </w:r>
          </w:p>
        </w:tc>
        <w:tc>
          <w:tcPr>
            <w:tcW w:w="1635" w:type="dxa"/>
          </w:tcPr>
          <w:p w14:paraId="00ADC806" w14:textId="77777777" w:rsidR="003B6C56" w:rsidRPr="00163DC5" w:rsidRDefault="003B6C56" w:rsidP="005D25E3">
            <w:pPr>
              <w:pStyle w:val="TableText"/>
            </w:pPr>
            <w:r w:rsidRPr="00163DC5">
              <w:t>triggerMask</w:t>
            </w:r>
          </w:p>
        </w:tc>
        <w:tc>
          <w:tcPr>
            <w:tcW w:w="879" w:type="dxa"/>
          </w:tcPr>
          <w:p w14:paraId="25DF3B37" w14:textId="77777777" w:rsidR="003B6C56" w:rsidRPr="00163DC5" w:rsidRDefault="003B6C56" w:rsidP="005D25E3">
            <w:pPr>
              <w:pStyle w:val="TableText"/>
            </w:pPr>
            <w:r w:rsidRPr="00163DC5">
              <w:t>No</w:t>
            </w:r>
          </w:p>
        </w:tc>
        <w:tc>
          <w:tcPr>
            <w:tcW w:w="3947" w:type="dxa"/>
          </w:tcPr>
          <w:p w14:paraId="7FEF66D3" w14:textId="3352197E" w:rsidR="003B6C56" w:rsidRPr="00163DC5" w:rsidRDefault="003B6C56" w:rsidP="005D25E3">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5D25E3">
            <w:pPr>
              <w:pStyle w:val="TableText"/>
            </w:pPr>
            <w:r w:rsidRPr="00163DC5">
              <w:t>Trigger Start</w:t>
            </w:r>
          </w:p>
        </w:tc>
        <w:tc>
          <w:tcPr>
            <w:tcW w:w="1062" w:type="dxa"/>
          </w:tcPr>
          <w:p w14:paraId="0D37F526" w14:textId="77777777" w:rsidR="003B6C56" w:rsidRPr="00163DC5" w:rsidRDefault="003B6C56" w:rsidP="005D25E3">
            <w:pPr>
              <w:pStyle w:val="TableText"/>
            </w:pPr>
            <w:r w:rsidRPr="00163DC5">
              <w:t>Integer</w:t>
            </w:r>
          </w:p>
        </w:tc>
        <w:tc>
          <w:tcPr>
            <w:tcW w:w="1635" w:type="dxa"/>
          </w:tcPr>
          <w:p w14:paraId="36C4598B" w14:textId="77777777" w:rsidR="003B6C56" w:rsidRPr="00163DC5" w:rsidRDefault="003B6C56" w:rsidP="005D25E3">
            <w:pPr>
              <w:pStyle w:val="TableText"/>
            </w:pPr>
            <w:r w:rsidRPr="00163DC5">
              <w:t>triggerStart</w:t>
            </w:r>
          </w:p>
        </w:tc>
        <w:tc>
          <w:tcPr>
            <w:tcW w:w="879" w:type="dxa"/>
          </w:tcPr>
          <w:p w14:paraId="25ABFFD1" w14:textId="77777777" w:rsidR="003B6C56" w:rsidRPr="00163DC5" w:rsidRDefault="003B6C56" w:rsidP="005D25E3">
            <w:pPr>
              <w:pStyle w:val="TableText"/>
            </w:pPr>
            <w:r w:rsidRPr="00163DC5">
              <w:t>No</w:t>
            </w:r>
          </w:p>
        </w:tc>
        <w:tc>
          <w:tcPr>
            <w:tcW w:w="3947" w:type="dxa"/>
          </w:tcPr>
          <w:p w14:paraId="5281B1FE" w14:textId="77777777" w:rsidR="003B6C56" w:rsidRPr="00163DC5" w:rsidRDefault="003B6C56" w:rsidP="005D25E3">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5D25E3">
            <w:pPr>
              <w:pStyle w:val="TableText"/>
            </w:pPr>
            <w:r w:rsidRPr="00163DC5">
              <w:t>Trigger Length</w:t>
            </w:r>
          </w:p>
        </w:tc>
        <w:tc>
          <w:tcPr>
            <w:tcW w:w="1062" w:type="dxa"/>
          </w:tcPr>
          <w:p w14:paraId="05531792" w14:textId="77777777" w:rsidR="003B6C56" w:rsidRPr="00163DC5" w:rsidRDefault="003B6C56" w:rsidP="005D25E3">
            <w:pPr>
              <w:pStyle w:val="TableText"/>
            </w:pPr>
            <w:r w:rsidRPr="00163DC5">
              <w:t>Integer</w:t>
            </w:r>
          </w:p>
        </w:tc>
        <w:tc>
          <w:tcPr>
            <w:tcW w:w="1635" w:type="dxa"/>
          </w:tcPr>
          <w:p w14:paraId="5FBBEB04" w14:textId="77777777" w:rsidR="003B6C56" w:rsidRPr="00163DC5" w:rsidRDefault="003B6C56" w:rsidP="005D25E3">
            <w:pPr>
              <w:pStyle w:val="TableText"/>
            </w:pPr>
            <w:r w:rsidRPr="00163DC5">
              <w:t>triggerLength</w:t>
            </w:r>
          </w:p>
        </w:tc>
        <w:tc>
          <w:tcPr>
            <w:tcW w:w="879" w:type="dxa"/>
          </w:tcPr>
          <w:p w14:paraId="4733F462" w14:textId="77777777" w:rsidR="003B6C56" w:rsidRPr="00163DC5" w:rsidRDefault="003B6C56" w:rsidP="005D25E3">
            <w:pPr>
              <w:pStyle w:val="TableText"/>
            </w:pPr>
            <w:r w:rsidRPr="00163DC5">
              <w:t>No</w:t>
            </w:r>
          </w:p>
        </w:tc>
        <w:tc>
          <w:tcPr>
            <w:tcW w:w="3947" w:type="dxa"/>
          </w:tcPr>
          <w:p w14:paraId="2F333E13" w14:textId="6FA8D03C" w:rsidR="003B6C56" w:rsidRPr="00163DC5" w:rsidRDefault="003B6C56" w:rsidP="005D25E3">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5D25E3">
            <w:pPr>
              <w:pStyle w:val="TableText"/>
            </w:pPr>
            <w:r w:rsidRPr="00163DC5">
              <w:t>Action</w:t>
            </w:r>
          </w:p>
        </w:tc>
        <w:tc>
          <w:tcPr>
            <w:tcW w:w="1062" w:type="dxa"/>
          </w:tcPr>
          <w:p w14:paraId="59FDF3D2" w14:textId="77777777" w:rsidR="003B6C56" w:rsidRPr="00163DC5" w:rsidRDefault="003B6C56" w:rsidP="005D25E3">
            <w:pPr>
              <w:pStyle w:val="TableText"/>
            </w:pPr>
            <w:r w:rsidRPr="00163DC5">
              <w:t>Number</w:t>
            </w:r>
          </w:p>
        </w:tc>
        <w:tc>
          <w:tcPr>
            <w:tcW w:w="1635" w:type="dxa"/>
          </w:tcPr>
          <w:p w14:paraId="7E7FA304" w14:textId="77777777" w:rsidR="003B6C56" w:rsidRPr="00163DC5" w:rsidRDefault="003B6C56" w:rsidP="005D25E3">
            <w:pPr>
              <w:pStyle w:val="TableText"/>
            </w:pPr>
            <w:r w:rsidRPr="00163DC5">
              <w:t>action</w:t>
            </w:r>
          </w:p>
        </w:tc>
        <w:tc>
          <w:tcPr>
            <w:tcW w:w="879" w:type="dxa"/>
          </w:tcPr>
          <w:p w14:paraId="019DC798" w14:textId="77777777" w:rsidR="003B6C56" w:rsidRPr="00163DC5" w:rsidRDefault="003B6C56" w:rsidP="005D25E3">
            <w:pPr>
              <w:pStyle w:val="TableText"/>
            </w:pPr>
            <w:r w:rsidRPr="00163DC5">
              <w:t>No</w:t>
            </w:r>
          </w:p>
        </w:tc>
        <w:tc>
          <w:tcPr>
            <w:tcW w:w="3947" w:type="dxa"/>
          </w:tcPr>
          <w:p w14:paraId="1CFEBE81" w14:textId="77777777" w:rsidR="003B6C56" w:rsidRPr="00163DC5" w:rsidRDefault="003B6C56" w:rsidP="005D25E3">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5D25E3">
            <w:pPr>
              <w:pStyle w:val="TableText"/>
            </w:pPr>
            <w:r w:rsidRPr="00163DC5">
              <w:t>Log Rate</w:t>
            </w:r>
          </w:p>
        </w:tc>
        <w:tc>
          <w:tcPr>
            <w:tcW w:w="1062" w:type="dxa"/>
          </w:tcPr>
          <w:p w14:paraId="006B50E0" w14:textId="77777777" w:rsidR="003B6C56" w:rsidRPr="00163DC5" w:rsidRDefault="003B6C56" w:rsidP="005D25E3">
            <w:pPr>
              <w:pStyle w:val="TableText"/>
            </w:pPr>
            <w:r w:rsidRPr="00163DC5">
              <w:t>Integer</w:t>
            </w:r>
          </w:p>
        </w:tc>
        <w:tc>
          <w:tcPr>
            <w:tcW w:w="1635" w:type="dxa"/>
          </w:tcPr>
          <w:p w14:paraId="300A5D9E" w14:textId="77777777" w:rsidR="003B6C56" w:rsidRPr="00163DC5" w:rsidRDefault="003B6C56" w:rsidP="005D25E3">
            <w:pPr>
              <w:pStyle w:val="TableText"/>
            </w:pPr>
            <w:r w:rsidRPr="00163DC5">
              <w:t>logRate</w:t>
            </w:r>
          </w:p>
        </w:tc>
        <w:tc>
          <w:tcPr>
            <w:tcW w:w="879" w:type="dxa"/>
          </w:tcPr>
          <w:p w14:paraId="18B651BD" w14:textId="77777777" w:rsidR="003B6C56" w:rsidRPr="00163DC5" w:rsidRDefault="003B6C56" w:rsidP="005D25E3">
            <w:pPr>
              <w:pStyle w:val="TableText"/>
            </w:pPr>
            <w:r w:rsidRPr="00163DC5">
              <w:t>Yes</w:t>
            </w:r>
          </w:p>
        </w:tc>
        <w:tc>
          <w:tcPr>
            <w:tcW w:w="3947" w:type="dxa"/>
          </w:tcPr>
          <w:p w14:paraId="256A8EC0" w14:textId="3A49895B" w:rsidR="003B6C56" w:rsidRPr="00163DC5" w:rsidRDefault="003B6C56" w:rsidP="005D25E3">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5D25E3">
            <w:pPr>
              <w:pStyle w:val="TableText"/>
            </w:pPr>
            <w:r w:rsidRPr="00163DC5">
              <w:t>Log Offset</w:t>
            </w:r>
          </w:p>
        </w:tc>
        <w:tc>
          <w:tcPr>
            <w:tcW w:w="1062" w:type="dxa"/>
          </w:tcPr>
          <w:p w14:paraId="44674601" w14:textId="77777777" w:rsidR="003B6C56" w:rsidRPr="00163DC5" w:rsidRDefault="003B6C56" w:rsidP="005D25E3">
            <w:pPr>
              <w:pStyle w:val="TableText"/>
            </w:pPr>
            <w:r w:rsidRPr="00163DC5">
              <w:t>Integer</w:t>
            </w:r>
          </w:p>
        </w:tc>
        <w:tc>
          <w:tcPr>
            <w:tcW w:w="1635" w:type="dxa"/>
          </w:tcPr>
          <w:p w14:paraId="48F566BF" w14:textId="77777777" w:rsidR="003B6C56" w:rsidRPr="00163DC5" w:rsidRDefault="003B6C56" w:rsidP="005D25E3">
            <w:pPr>
              <w:pStyle w:val="TableText"/>
            </w:pPr>
            <w:r w:rsidRPr="00163DC5">
              <w:t>logOffset</w:t>
            </w:r>
          </w:p>
        </w:tc>
        <w:tc>
          <w:tcPr>
            <w:tcW w:w="879" w:type="dxa"/>
          </w:tcPr>
          <w:p w14:paraId="09738F66" w14:textId="77777777" w:rsidR="003B6C56" w:rsidRPr="00163DC5" w:rsidRDefault="003B6C56" w:rsidP="005D25E3">
            <w:pPr>
              <w:pStyle w:val="TableText"/>
            </w:pPr>
            <w:r w:rsidRPr="00163DC5">
              <w:t>No</w:t>
            </w:r>
          </w:p>
        </w:tc>
        <w:tc>
          <w:tcPr>
            <w:tcW w:w="3947" w:type="dxa"/>
          </w:tcPr>
          <w:p w14:paraId="3150DFA6" w14:textId="7BB7546A" w:rsidR="003B6C56" w:rsidRPr="00163DC5" w:rsidRDefault="003B6C56" w:rsidP="005D25E3">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332" w:name="_Toc170288585"/>
      <w:r>
        <w:lastRenderedPageBreak/>
        <w:t>Controls and overrides</w:t>
      </w:r>
      <w:bookmarkEnd w:id="332"/>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333" w:name="_Toc170288586"/>
      <w:r>
        <w:t>Controls</w:t>
      </w:r>
      <w:bookmarkEnd w:id="333"/>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33A134A6" w14:textId="62B621BE" w:rsidR="000C3CED" w:rsidDel="005023E0" w:rsidRDefault="000C3CED" w:rsidP="000C3CED">
      <w:pPr>
        <w:pStyle w:val="BodyText"/>
        <w:ind w:right="504"/>
        <w:rPr>
          <w:moveFrom w:id="334" w:author="Steve Beadle" w:date="2024-07-12T10:22:00Z"/>
        </w:rPr>
      </w:pPr>
      <w:moveFromRangeStart w:id="335" w:author="Steve Beadle" w:date="2024-07-12T10:22:00Z" w:name="move171672191"/>
      <w:moveFrom w:id="336" w:author="Steve Beadle" w:date="2024-07-12T10:22:00Z">
        <w:r w:rsidDel="005023E0">
          <w:t xml:space="preserve">If a </w:t>
        </w:r>
        <w:r w:rsidR="00F27791" w:rsidDel="005023E0">
          <w:t>point</w:t>
        </w:r>
        <w:r w:rsidDel="005023E0">
          <w:t xml:space="preserve"> attached to the “Internal” Device Link is to be modified by controls, then it must be typed as an analogue output or binary output.</w:t>
        </w:r>
      </w:moveFrom>
    </w:p>
    <w:moveFromRangeEnd w:id="335"/>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77777777"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"n"</w:t>
      </w:r>
      <w:r w:rsidRPr="00BA7567">
        <w:rPr>
          <w:rFonts w:eastAsia="MS Mincho"/>
        </w:rPr>
        <w:t>:"ao:1",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"name"</w:t>
      </w:r>
      <w:r w:rsidRPr="00BA7567">
        <w:rPr>
          <w:rFonts w:eastAsia="MS Mincho"/>
        </w:rPr>
        <w:t>:"Pump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7777777"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"o</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"name"</w:t>
      </w:r>
      <w:r w:rsidRPr="00BA7567">
        <w:rPr>
          <w:rFonts w:eastAsia="MS Mincho"/>
        </w:rPr>
        <w:t>:"Pump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5F166CAA" w14:textId="77777777" w:rsidR="005023E0" w:rsidRDefault="005023E0" w:rsidP="005023E0">
      <w:pPr>
        <w:pStyle w:val="BodyText"/>
        <w:ind w:right="504"/>
        <w:rPr>
          <w:ins w:id="337" w:author="Steve Beadle" w:date="2024-07-12T10:24:00Z"/>
        </w:rPr>
      </w:pPr>
    </w:p>
    <w:p w14:paraId="1881FD07" w14:textId="68BDF3ED" w:rsidR="005023E0" w:rsidRDefault="005023E0" w:rsidP="005023E0">
      <w:pPr>
        <w:pStyle w:val="BodyText"/>
        <w:ind w:right="504"/>
        <w:rPr>
          <w:ins w:id="338" w:author="Steve Beadle" w:date="2024-07-12T10:24:00Z"/>
        </w:rPr>
      </w:pPr>
      <w:ins w:id="339" w:author="Steve Beadle" w:date="2024-07-12T10:24:00Z">
        <w:r>
          <w:t xml:space="preserve">Use the value property “v” only for numeric </w:t>
        </w:r>
      </w:ins>
      <w:ins w:id="340" w:author="Steve Beadle" w:date="2024-07-12T10:25:00Z">
        <w:r>
          <w:t xml:space="preserve">point </w:t>
        </w:r>
      </w:ins>
      <w:ins w:id="341" w:author="Steve Beadle" w:date="2024-07-12T10:24:00Z">
        <w:r>
          <w:t>types (Analog and Binary) and “vs” only for the string</w:t>
        </w:r>
      </w:ins>
      <w:ins w:id="342" w:author="Steve Beadle" w:date="2024-07-12T10:25:00Z">
        <w:r>
          <w:t xml:space="preserve"> point</w:t>
        </w:r>
      </w:ins>
      <w:ins w:id="343" w:author="Steve Beadle" w:date="2024-07-12T10:24:00Z">
        <w:r>
          <w:t xml:space="preserve"> type.</w:t>
        </w:r>
      </w:ins>
    </w:p>
    <w:p w14:paraId="649ED820" w14:textId="17404ACB" w:rsidR="005077D9" w:rsidRDefault="005077D9" w:rsidP="005023E0">
      <w:pPr>
        <w:pStyle w:val="BodyText"/>
        <w:ind w:right="504"/>
        <w:rPr>
          <w:ins w:id="344" w:author="Steve Beadle" w:date="2024-07-12T10:22:00Z"/>
        </w:rPr>
        <w:pPrChange w:id="345" w:author="Steve Beadle" w:date="2024-07-12T10:24:00Z">
          <w:pPr>
            <w:pStyle w:val="Bullet"/>
          </w:pPr>
        </w:pPrChange>
      </w:pPr>
      <w:r w:rsidRPr="005077D9">
        <w:t>If this is a pulsed control</w:t>
      </w:r>
      <w:r>
        <w:t xml:space="preserve">, that is, </w:t>
      </w:r>
      <w:r w:rsidRPr="005077D9">
        <w:t xml:space="preserve">the </w:t>
      </w:r>
      <w:proofErr w:type="gramStart"/>
      <w:r w:rsidRPr="005077D9">
        <w:t>1 bit</w:t>
      </w:r>
      <w:proofErr w:type="gramEnd"/>
      <w:r w:rsidRPr="005077D9">
        <w:t xml:space="preserve"> binary output has a non-zero pulse duration, the value is the time in milliseconds which overrides the value specified in its configuration.</w:t>
      </w:r>
    </w:p>
    <w:p w14:paraId="003960CD" w14:textId="77777777" w:rsidR="005023E0" w:rsidRDefault="005023E0" w:rsidP="005023E0">
      <w:pPr>
        <w:pStyle w:val="BodyText"/>
        <w:ind w:right="504"/>
        <w:rPr>
          <w:moveTo w:id="346" w:author="Steve Beadle" w:date="2024-07-12T10:22:00Z"/>
        </w:rPr>
        <w:pPrChange w:id="347" w:author="Steve Beadle" w:date="2024-07-12T10:23:00Z">
          <w:pPr>
            <w:pStyle w:val="Bullet"/>
          </w:pPr>
        </w:pPrChange>
      </w:pPr>
      <w:moveToRangeStart w:id="348" w:author="Steve Beadle" w:date="2024-07-12T10:22:00Z" w:name="move171672191"/>
      <w:moveTo w:id="349" w:author="Steve Beadle" w:date="2024-07-12T10:22:00Z">
        <w:r>
          <w:t>If a point attached to the “Internal” Device Link is to be modified by controls, then it must be typed as an analogue output or binary output.</w:t>
        </w:r>
      </w:moveTo>
    </w:p>
    <w:moveToRangeEnd w:id="348"/>
    <w:p w14:paraId="22D0B125" w14:textId="77777777" w:rsidR="005023E0" w:rsidRPr="005077D9" w:rsidRDefault="005023E0" w:rsidP="005023E0">
      <w:pPr>
        <w:pStyle w:val="BodyText"/>
        <w:ind w:right="504"/>
        <w:pPrChange w:id="350" w:author="Steve Beadle" w:date="2024-07-12T10:23:00Z">
          <w:pPr>
            <w:pStyle w:val="Bullet"/>
          </w:pPr>
        </w:pPrChange>
      </w:pPr>
    </w:p>
    <w:p w14:paraId="271D340B" w14:textId="301A85AF" w:rsidR="005077D9" w:rsidRDefault="005077D9" w:rsidP="001725CA">
      <w:pPr>
        <w:pStyle w:val="Heading2"/>
      </w:pPr>
      <w:bookmarkStart w:id="351" w:name="_Toc170288587"/>
      <w:r w:rsidRPr="005077D9">
        <w:t xml:space="preserve">Overriding a </w:t>
      </w:r>
      <w:r w:rsidR="006B0494" w:rsidRPr="005077D9">
        <w:t>point</w:t>
      </w:r>
      <w:bookmarkEnd w:id="351"/>
    </w:p>
    <w:p w14:paraId="4D984D98" w14:textId="5FC19FA6" w:rsidR="005077D9" w:rsidRDefault="005077D9" w:rsidP="005077D9">
      <w:pPr>
        <w:pStyle w:val="BodyText"/>
      </w:pPr>
      <w:r>
        <w:t xml:space="preserve">Subject to the </w:t>
      </w:r>
      <w:r w:rsidRPr="005077D9">
        <w:rPr>
          <w:b/>
          <w:bCs/>
        </w:rPr>
        <w:t>canOverride</w:t>
      </w:r>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7068F2E7" w:rsidR="009074D2" w:rsidRPr="00BA7567" w:rsidRDefault="009074D2" w:rsidP="009074D2">
      <w:pPr>
        <w:pStyle w:val="Code"/>
        <w:rPr>
          <w:rFonts w:eastAsia="MS Mincho"/>
        </w:rPr>
      </w:pPr>
      <w:r w:rsidRPr="00BA7567">
        <w:rPr>
          <w:rFonts w:eastAsia="MS Mincho"/>
        </w:rPr>
        <w:t xml:space="preserve">    </w:t>
      </w:r>
      <w:del w:id="352" w:author="Steve Beadle" w:date="2024-07-12T10:25:00Z">
        <w:r w:rsidRPr="00BA7567" w:rsidDel="005023E0">
          <w:rPr>
            <w:rFonts w:eastAsia="MS Mincho"/>
            <w:color w:val="C45911" w:themeColor="accent2" w:themeShade="BF"/>
          </w:rPr>
          <w:delText>"</w:delText>
        </w:r>
      </w:del>
      <w:ins w:id="353" w:author="Steve Beadle" w:date="2024-07-12T10:25:00Z">
        <w:r w:rsidR="005023E0">
          <w:rPr>
            <w:rFonts w:eastAsia="MS Mincho"/>
            <w:color w:val="C45911" w:themeColor="accent2" w:themeShade="BF"/>
          </w:rPr>
          <w:t>“</w:t>
        </w:r>
      </w:ins>
      <w:r w:rsidRPr="00BA7567">
        <w:rPr>
          <w:rFonts w:eastAsia="MS Mincho"/>
          <w:color w:val="C45911" w:themeColor="accent2" w:themeShade="BF"/>
        </w:rPr>
        <w:t>o</w:t>
      </w:r>
      <w:del w:id="354" w:author="Steve Beadle" w:date="2024-07-12T10:25:00Z">
        <w:r w:rsidRPr="00BA7567" w:rsidDel="005023E0">
          <w:rPr>
            <w:rFonts w:eastAsia="MS Mincho"/>
            <w:color w:val="C45911" w:themeColor="accent2" w:themeShade="BF"/>
          </w:rPr>
          <w:delText>"</w:delText>
        </w:r>
      </w:del>
      <w:proofErr w:type="gramStart"/>
      <w:ins w:id="355" w:author="Steve Beadle" w:date="2024-07-12T10:25:00Z">
        <w:r w:rsidR="005023E0">
          <w:rPr>
            <w:rFonts w:eastAsia="MS Mincho"/>
            <w:color w:val="C45911" w:themeColor="accent2" w:themeShade="BF"/>
          </w:rPr>
          <w:t>”</w:t>
        </w:r>
      </w:ins>
      <w:r w:rsidRPr="00BA7567">
        <w:rPr>
          <w:rFonts w:eastAsia="MS Mincho"/>
        </w:rPr>
        <w:t>:[</w:t>
      </w:r>
      <w:proofErr w:type="gramEnd"/>
      <w:r w:rsidRPr="00BA7567">
        <w:rPr>
          <w:rFonts w:eastAsia="MS Mincho"/>
        </w:rPr>
        <w:t>{</w:t>
      </w:r>
      <w:del w:id="356" w:author="Steve Beadle" w:date="2024-07-12T10:25:00Z">
        <w:r w:rsidRPr="00BA7567" w:rsidDel="005023E0">
          <w:rPr>
            <w:rFonts w:eastAsia="MS Mincho"/>
            <w:color w:val="C45911" w:themeColor="accent2" w:themeShade="BF"/>
          </w:rPr>
          <w:delText>"</w:delText>
        </w:r>
      </w:del>
      <w:ins w:id="357" w:author="Steve Beadle" w:date="2024-07-12T10:25:00Z">
        <w:r w:rsidR="005023E0">
          <w:rPr>
            <w:rFonts w:eastAsia="MS Mincho"/>
            <w:color w:val="C45911" w:themeColor="accent2" w:themeShade="BF"/>
          </w:rPr>
          <w:t>“</w:t>
        </w:r>
      </w:ins>
      <w:r w:rsidRPr="00BA7567">
        <w:rPr>
          <w:rFonts w:eastAsia="MS Mincho"/>
          <w:color w:val="C45911" w:themeColor="accent2" w:themeShade="BF"/>
        </w:rPr>
        <w:t>n</w:t>
      </w:r>
      <w:del w:id="358" w:author="Steve Beadle" w:date="2024-07-12T10:25:00Z">
        <w:r w:rsidRPr="00BA7567" w:rsidDel="005023E0">
          <w:rPr>
            <w:rFonts w:eastAsia="MS Mincho"/>
            <w:color w:val="C45911" w:themeColor="accent2" w:themeShade="BF"/>
          </w:rPr>
          <w:delText>"</w:delText>
        </w:r>
      </w:del>
      <w:ins w:id="359" w:author="Steve Beadle" w:date="2024-07-12T10:25:00Z">
        <w:r w:rsidR="005023E0">
          <w:rPr>
            <w:rFonts w:eastAsia="MS Mincho"/>
            <w:color w:val="C45911" w:themeColor="accent2" w:themeShade="BF"/>
          </w:rPr>
          <w:t>”</w:t>
        </w:r>
      </w:ins>
      <w:r w:rsidRPr="00BA7567">
        <w:rPr>
          <w:rFonts w:eastAsia="MS Mincho"/>
        </w:rPr>
        <w:t>:</w:t>
      </w:r>
      <w:del w:id="360" w:author="Steve Beadle" w:date="2024-07-12T10:25:00Z">
        <w:r w:rsidRPr="00BA7567" w:rsidDel="005023E0">
          <w:rPr>
            <w:rFonts w:eastAsia="MS Mincho"/>
          </w:rPr>
          <w:delText>"</w:delText>
        </w:r>
      </w:del>
      <w:ins w:id="361" w:author="Steve Beadle" w:date="2024-07-12T10:25:00Z">
        <w:r w:rsidR="005023E0">
          <w:rPr>
            <w:rFonts w:eastAsia="MS Mincho"/>
          </w:rPr>
          <w:t>”</w:t>
        </w:r>
      </w:ins>
      <w:r w:rsidRPr="00BA7567">
        <w:rPr>
          <w:rFonts w:eastAsia="MS Mincho"/>
        </w:rPr>
        <w:t>ai:1</w:t>
      </w:r>
      <w:del w:id="362" w:author="Steve Beadle" w:date="2024-07-12T10:25:00Z">
        <w:r w:rsidRPr="00BA7567" w:rsidDel="005023E0">
          <w:rPr>
            <w:rFonts w:eastAsia="MS Mincho"/>
          </w:rPr>
          <w:delText>"</w:delText>
        </w:r>
      </w:del>
      <w:ins w:id="363" w:author="Steve Beadle" w:date="2024-07-12T10:25:00Z">
        <w:r w:rsidR="005023E0">
          <w:rPr>
            <w:rFonts w:eastAsia="MS Mincho"/>
          </w:rPr>
          <w:t>”</w:t>
        </w:r>
      </w:ins>
      <w:r w:rsidRPr="00BA7567">
        <w:rPr>
          <w:rFonts w:eastAsia="MS Mincho"/>
        </w:rPr>
        <w:t>,</w:t>
      </w:r>
      <w:del w:id="364" w:author="Steve Beadle" w:date="2024-07-12T10:25:00Z">
        <w:r w:rsidRPr="00BA7567" w:rsidDel="005023E0">
          <w:rPr>
            <w:rFonts w:eastAsia="MS Mincho"/>
            <w:color w:val="C45911" w:themeColor="accent2" w:themeShade="BF"/>
          </w:rPr>
          <w:delText>"</w:delText>
        </w:r>
      </w:del>
      <w:ins w:id="365" w:author="Steve Beadle" w:date="2024-07-12T10:25:00Z">
        <w:r w:rsidR="005023E0">
          <w:rPr>
            <w:rFonts w:eastAsia="MS Mincho"/>
            <w:color w:val="C45911" w:themeColor="accent2" w:themeShade="BF"/>
          </w:rPr>
          <w:t>”</w:t>
        </w:r>
      </w:ins>
      <w:r w:rsidRPr="00BA7567">
        <w:rPr>
          <w:rFonts w:eastAsia="MS Mincho"/>
          <w:color w:val="C45911" w:themeColor="accent2" w:themeShade="BF"/>
        </w:rPr>
        <w:t>v</w:t>
      </w:r>
      <w:del w:id="366" w:author="Steve Beadle" w:date="2024-07-12T10:25:00Z">
        <w:r w:rsidRPr="00BA7567" w:rsidDel="005023E0">
          <w:rPr>
            <w:rFonts w:eastAsia="MS Mincho"/>
            <w:color w:val="C45911" w:themeColor="accent2" w:themeShade="BF"/>
          </w:rPr>
          <w:delText>"</w:delText>
        </w:r>
      </w:del>
      <w:ins w:id="367" w:author="Steve Beadle" w:date="2024-07-12T10:25:00Z">
        <w:r w:rsidR="005023E0">
          <w:rPr>
            <w:rFonts w:eastAsia="MS Mincho"/>
            <w:color w:val="C45911" w:themeColor="accent2" w:themeShade="BF"/>
          </w:rPr>
          <w:t>”</w:t>
        </w:r>
      </w:ins>
      <w:r w:rsidRPr="00BA7567">
        <w:rPr>
          <w:rFonts w:eastAsia="MS Mincho"/>
        </w:rPr>
        <w:t>:1}]</w:t>
      </w:r>
    </w:p>
    <w:p w14:paraId="7ECB3FF3" w14:textId="2983B542" w:rsidR="005077D9" w:rsidRPr="00BA7567" w:rsidRDefault="009074D2" w:rsidP="004E57D4">
      <w:pPr>
        <w:pStyle w:val="Code"/>
      </w:pPr>
      <w:r w:rsidRPr="00BA7567">
        <w:rPr>
          <w:rFonts w:eastAsia="MS Mincho"/>
        </w:rPr>
        <w:lastRenderedPageBreak/>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19924047" w:rsidR="004A7922" w:rsidRPr="00BA7567" w:rsidRDefault="004A7922" w:rsidP="004A7922">
      <w:pPr>
        <w:pStyle w:val="Code"/>
        <w:rPr>
          <w:rFonts w:eastAsia="MS Mincho"/>
        </w:rPr>
      </w:pPr>
      <w:r w:rsidRPr="00BA7567">
        <w:rPr>
          <w:rFonts w:eastAsia="MS Mincho"/>
        </w:rPr>
        <w:t xml:space="preserve">    </w:t>
      </w:r>
      <w:del w:id="368" w:author="Steve Beadle" w:date="2024-07-12T10:25:00Z">
        <w:r w:rsidRPr="00BA7567" w:rsidDel="005023E0">
          <w:rPr>
            <w:rFonts w:eastAsia="MS Mincho"/>
            <w:color w:val="C45911" w:themeColor="accent2" w:themeShade="BF"/>
          </w:rPr>
          <w:delText>"</w:delText>
        </w:r>
      </w:del>
      <w:ins w:id="369" w:author="Steve Beadle" w:date="2024-07-12T10:25:00Z">
        <w:r w:rsidR="005023E0">
          <w:rPr>
            <w:rFonts w:eastAsia="MS Mincho"/>
            <w:color w:val="C45911" w:themeColor="accent2" w:themeShade="BF"/>
          </w:rPr>
          <w:t>“</w:t>
        </w:r>
      </w:ins>
      <w:r w:rsidRPr="00BA7567">
        <w:rPr>
          <w:rFonts w:eastAsia="MS Mincho"/>
          <w:color w:val="C45911" w:themeColor="accent2" w:themeShade="BF"/>
        </w:rPr>
        <w:t>o</w:t>
      </w:r>
      <w:del w:id="370" w:author="Steve Beadle" w:date="2024-07-12T10:25:00Z">
        <w:r w:rsidRPr="00BA7567" w:rsidDel="005023E0">
          <w:rPr>
            <w:rFonts w:eastAsia="MS Mincho"/>
            <w:color w:val="C45911" w:themeColor="accent2" w:themeShade="BF"/>
          </w:rPr>
          <w:delText>"</w:delText>
        </w:r>
      </w:del>
      <w:proofErr w:type="gramStart"/>
      <w:ins w:id="371" w:author="Steve Beadle" w:date="2024-07-12T10:25:00Z">
        <w:r w:rsidR="005023E0">
          <w:rPr>
            <w:rFonts w:eastAsia="MS Mincho"/>
            <w:color w:val="C45911" w:themeColor="accent2" w:themeShade="BF"/>
          </w:rPr>
          <w:t>”</w:t>
        </w:r>
      </w:ins>
      <w:r w:rsidRPr="00BA7567">
        <w:rPr>
          <w:rFonts w:eastAsia="MS Mincho"/>
        </w:rPr>
        <w:t>:[</w:t>
      </w:r>
      <w:proofErr w:type="gramEnd"/>
      <w:r w:rsidRPr="00BA7567">
        <w:rPr>
          <w:rFonts w:eastAsia="MS Mincho"/>
        </w:rPr>
        <w:t>{</w:t>
      </w:r>
      <w:del w:id="372" w:author="Steve Beadle" w:date="2024-07-12T10:25:00Z">
        <w:r w:rsidRPr="00BA7567" w:rsidDel="005023E0">
          <w:rPr>
            <w:rFonts w:eastAsia="MS Mincho"/>
            <w:color w:val="C45911" w:themeColor="accent2" w:themeShade="BF"/>
          </w:rPr>
          <w:delText>"</w:delText>
        </w:r>
      </w:del>
      <w:ins w:id="373" w:author="Steve Beadle" w:date="2024-07-12T10:25:00Z">
        <w:r w:rsidR="005023E0">
          <w:rPr>
            <w:rFonts w:eastAsia="MS Mincho"/>
            <w:color w:val="C45911" w:themeColor="accent2" w:themeShade="BF"/>
          </w:rPr>
          <w:t>“</w:t>
        </w:r>
      </w:ins>
      <w:r w:rsidR="005077D9" w:rsidRPr="00BA7567">
        <w:rPr>
          <w:rFonts w:eastAsia="MS Mincho"/>
          <w:color w:val="C45911" w:themeColor="accent2" w:themeShade="BF"/>
        </w:rPr>
        <w:t>name</w:t>
      </w:r>
      <w:del w:id="374" w:author="Steve Beadle" w:date="2024-07-12T10:25:00Z">
        <w:r w:rsidR="005077D9" w:rsidRPr="00BA7567" w:rsidDel="005023E0">
          <w:rPr>
            <w:rFonts w:eastAsia="MS Mincho"/>
            <w:color w:val="C45911" w:themeColor="accent2" w:themeShade="BF"/>
          </w:rPr>
          <w:delText>"</w:delText>
        </w:r>
      </w:del>
      <w:ins w:id="375" w:author="Steve Beadle" w:date="2024-07-12T10:25:00Z">
        <w:r w:rsidR="005023E0">
          <w:rPr>
            <w:rFonts w:eastAsia="MS Mincho"/>
            <w:color w:val="C45911" w:themeColor="accent2" w:themeShade="BF"/>
          </w:rPr>
          <w:t>”</w:t>
        </w:r>
      </w:ins>
      <w:r w:rsidR="005077D9" w:rsidRPr="00BA7567">
        <w:rPr>
          <w:rFonts w:eastAsia="MS Mincho"/>
        </w:rPr>
        <w:t>:</w:t>
      </w:r>
      <w:del w:id="376" w:author="Steve Beadle" w:date="2024-07-12T10:25:00Z">
        <w:r w:rsidR="005077D9" w:rsidRPr="00BA7567" w:rsidDel="005023E0">
          <w:rPr>
            <w:rFonts w:eastAsia="MS Mincho"/>
          </w:rPr>
          <w:delText>"</w:delText>
        </w:r>
      </w:del>
      <w:ins w:id="377" w:author="Steve Beadle" w:date="2024-07-12T10:25:00Z">
        <w:r w:rsidR="005023E0">
          <w:rPr>
            <w:rFonts w:eastAsia="MS Mincho"/>
          </w:rPr>
          <w:t>”</w:t>
        </w:r>
      </w:ins>
      <w:r w:rsidR="005077D9" w:rsidRPr="00BA7567">
        <w:rPr>
          <w:rFonts w:eastAsia="MS Mincho"/>
        </w:rPr>
        <w:t>Pump 1.Rate</w:t>
      </w:r>
      <w:del w:id="378" w:author="Steve Beadle" w:date="2024-07-12T10:25:00Z">
        <w:r w:rsidRPr="00BA7567" w:rsidDel="005023E0">
          <w:rPr>
            <w:rFonts w:eastAsia="MS Mincho"/>
          </w:rPr>
          <w:delText>"</w:delText>
        </w:r>
      </w:del>
      <w:ins w:id="379" w:author="Steve Beadle" w:date="2024-07-12T10:25:00Z">
        <w:r w:rsidR="005023E0">
          <w:rPr>
            <w:rFonts w:eastAsia="MS Mincho"/>
          </w:rPr>
          <w:t>”</w:t>
        </w:r>
      </w:ins>
      <w:r w:rsidRPr="00BA7567">
        <w:rPr>
          <w:rFonts w:eastAsia="MS Mincho"/>
        </w:rPr>
        <w:t>,</w:t>
      </w:r>
      <w:del w:id="380" w:author="Steve Beadle" w:date="2024-07-12T10:25:00Z">
        <w:r w:rsidRPr="00BA7567" w:rsidDel="005023E0">
          <w:rPr>
            <w:rFonts w:eastAsia="MS Mincho"/>
            <w:color w:val="C45911" w:themeColor="accent2" w:themeShade="BF"/>
          </w:rPr>
          <w:delText>"</w:delText>
        </w:r>
      </w:del>
      <w:ins w:id="381" w:author="Steve Beadle" w:date="2024-07-12T10:25:00Z">
        <w:r w:rsidR="005023E0">
          <w:rPr>
            <w:rFonts w:eastAsia="MS Mincho"/>
            <w:color w:val="C45911" w:themeColor="accent2" w:themeShade="BF"/>
          </w:rPr>
          <w:t>”</w:t>
        </w:r>
      </w:ins>
      <w:r w:rsidRPr="00BA7567">
        <w:rPr>
          <w:rFonts w:eastAsia="MS Mincho"/>
          <w:color w:val="C45911" w:themeColor="accent2" w:themeShade="BF"/>
        </w:rPr>
        <w:t>v</w:t>
      </w:r>
      <w:del w:id="382" w:author="Steve Beadle" w:date="2024-07-12T10:25:00Z">
        <w:r w:rsidRPr="00BA7567" w:rsidDel="005023E0">
          <w:rPr>
            <w:rFonts w:eastAsia="MS Mincho"/>
            <w:color w:val="C45911" w:themeColor="accent2" w:themeShade="BF"/>
          </w:rPr>
          <w:delText>"</w:delText>
        </w:r>
      </w:del>
      <w:ins w:id="383" w:author="Steve Beadle" w:date="2024-07-12T10:25:00Z">
        <w:r w:rsidR="005023E0">
          <w:rPr>
            <w:rFonts w:eastAsia="MS Mincho"/>
            <w:color w:val="C45911" w:themeColor="accent2" w:themeShade="BF"/>
          </w:rPr>
          <w:t>”</w:t>
        </w:r>
      </w:ins>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773E3011" w:rsidR="00BE2DEB" w:rsidRPr="00BA7567" w:rsidRDefault="00BE2DEB" w:rsidP="00BE2DEB">
      <w:pPr>
        <w:pStyle w:val="Code"/>
        <w:rPr>
          <w:rFonts w:eastAsia="MS Mincho"/>
        </w:rPr>
      </w:pPr>
      <w:r w:rsidRPr="00BA7567">
        <w:rPr>
          <w:rFonts w:eastAsia="MS Mincho"/>
        </w:rPr>
        <w:t xml:space="preserve">    </w:t>
      </w:r>
      <w:del w:id="384" w:author="Steve Beadle" w:date="2024-07-12T10:25:00Z">
        <w:r w:rsidRPr="00BA7567" w:rsidDel="005023E0">
          <w:rPr>
            <w:rFonts w:eastAsia="MS Mincho"/>
            <w:color w:val="C45911" w:themeColor="accent2" w:themeShade="BF"/>
          </w:rPr>
          <w:delText>"</w:delText>
        </w:r>
      </w:del>
      <w:ins w:id="385" w:author="Steve Beadle" w:date="2024-07-12T10:25:00Z">
        <w:r w:rsidR="005023E0">
          <w:rPr>
            <w:rFonts w:eastAsia="MS Mincho"/>
            <w:color w:val="C45911" w:themeColor="accent2" w:themeShade="BF"/>
          </w:rPr>
          <w:t>“</w:t>
        </w:r>
      </w:ins>
      <w:r w:rsidRPr="00BA7567">
        <w:rPr>
          <w:rFonts w:eastAsia="MS Mincho"/>
          <w:color w:val="C45911" w:themeColor="accent2" w:themeShade="BF"/>
        </w:rPr>
        <w:t>o</w:t>
      </w:r>
      <w:del w:id="386" w:author="Steve Beadle" w:date="2024-07-12T10:25:00Z">
        <w:r w:rsidRPr="00BA7567" w:rsidDel="005023E0">
          <w:rPr>
            <w:rFonts w:eastAsia="MS Mincho"/>
            <w:color w:val="C45911" w:themeColor="accent2" w:themeShade="BF"/>
          </w:rPr>
          <w:delText>"</w:delText>
        </w:r>
      </w:del>
      <w:proofErr w:type="gramStart"/>
      <w:ins w:id="387" w:author="Steve Beadle" w:date="2024-07-12T10:25:00Z">
        <w:r w:rsidR="005023E0">
          <w:rPr>
            <w:rFonts w:eastAsia="MS Mincho"/>
            <w:color w:val="C45911" w:themeColor="accent2" w:themeShade="BF"/>
          </w:rPr>
          <w:t>”</w:t>
        </w:r>
      </w:ins>
      <w:r w:rsidRPr="00BA7567">
        <w:rPr>
          <w:rFonts w:eastAsia="MS Mincho"/>
        </w:rPr>
        <w:t>:[</w:t>
      </w:r>
      <w:proofErr w:type="gramEnd"/>
      <w:r w:rsidRPr="00BA7567">
        <w:rPr>
          <w:rFonts w:eastAsia="MS Mincho"/>
        </w:rPr>
        <w:t>{</w:t>
      </w:r>
      <w:del w:id="388" w:author="Steve Beadle" w:date="2024-07-12T10:25:00Z">
        <w:r w:rsidRPr="00BA7567" w:rsidDel="005023E0">
          <w:rPr>
            <w:rFonts w:eastAsia="MS Mincho"/>
            <w:color w:val="C45911" w:themeColor="accent2" w:themeShade="BF"/>
          </w:rPr>
          <w:delText>"</w:delText>
        </w:r>
      </w:del>
      <w:ins w:id="389" w:author="Steve Beadle" w:date="2024-07-12T10:25:00Z">
        <w:r w:rsidR="005023E0">
          <w:rPr>
            <w:rFonts w:eastAsia="MS Mincho"/>
            <w:color w:val="C45911" w:themeColor="accent2" w:themeShade="BF"/>
          </w:rPr>
          <w:t>“</w:t>
        </w:r>
      </w:ins>
      <w:r w:rsidRPr="00BA7567">
        <w:rPr>
          <w:rFonts w:eastAsia="MS Mincho"/>
          <w:color w:val="C45911" w:themeColor="accent2" w:themeShade="BF"/>
        </w:rPr>
        <w:t>n</w:t>
      </w:r>
      <w:del w:id="390" w:author="Steve Beadle" w:date="2024-07-12T10:25:00Z">
        <w:r w:rsidRPr="00BA7567" w:rsidDel="005023E0">
          <w:rPr>
            <w:rFonts w:eastAsia="MS Mincho"/>
            <w:color w:val="C45911" w:themeColor="accent2" w:themeShade="BF"/>
          </w:rPr>
          <w:delText>"</w:delText>
        </w:r>
      </w:del>
      <w:ins w:id="391" w:author="Steve Beadle" w:date="2024-07-12T10:25:00Z">
        <w:r w:rsidR="005023E0">
          <w:rPr>
            <w:rFonts w:eastAsia="MS Mincho"/>
            <w:color w:val="C45911" w:themeColor="accent2" w:themeShade="BF"/>
          </w:rPr>
          <w:t>”</w:t>
        </w:r>
      </w:ins>
      <w:r w:rsidRPr="00BA7567">
        <w:rPr>
          <w:rFonts w:eastAsia="MS Mincho"/>
        </w:rPr>
        <w:t>:</w:t>
      </w:r>
      <w:del w:id="392" w:author="Steve Beadle" w:date="2024-07-12T10:25:00Z">
        <w:r w:rsidRPr="00BA7567" w:rsidDel="005023E0">
          <w:rPr>
            <w:rFonts w:eastAsia="MS Mincho"/>
          </w:rPr>
          <w:delText>"</w:delText>
        </w:r>
      </w:del>
      <w:ins w:id="393" w:author="Steve Beadle" w:date="2024-07-12T10:25:00Z">
        <w:r w:rsidR="005023E0">
          <w:rPr>
            <w:rFonts w:eastAsia="MS Mincho"/>
          </w:rPr>
          <w:t>”</w:t>
        </w:r>
      </w:ins>
      <w:r w:rsidRPr="00BA7567">
        <w:rPr>
          <w:rFonts w:eastAsia="MS Mincho"/>
        </w:rPr>
        <w:t>ai:1</w:t>
      </w:r>
      <w:del w:id="394" w:author="Steve Beadle" w:date="2024-07-12T10:25:00Z">
        <w:r w:rsidRPr="00BA7567" w:rsidDel="005023E0">
          <w:rPr>
            <w:rFonts w:eastAsia="MS Mincho"/>
          </w:rPr>
          <w:delText>"</w:delText>
        </w:r>
      </w:del>
      <w:ins w:id="395" w:author="Steve Beadle" w:date="2024-07-12T10:25:00Z">
        <w:r w:rsidR="005023E0">
          <w:rPr>
            <w:rFonts w:eastAsia="MS Mincho"/>
          </w:rPr>
          <w:t>”</w:t>
        </w:r>
      </w:ins>
      <w:r w:rsidRPr="00BA7567">
        <w:rPr>
          <w:rFonts w:eastAsia="MS Mincho"/>
        </w:rPr>
        <w:t>,</w:t>
      </w:r>
      <w:del w:id="396" w:author="Steve Beadle" w:date="2024-07-12T10:25:00Z">
        <w:r w:rsidRPr="00BA7567" w:rsidDel="005023E0">
          <w:rPr>
            <w:rFonts w:eastAsia="MS Mincho"/>
            <w:color w:val="C45911" w:themeColor="accent2" w:themeShade="BF"/>
          </w:rPr>
          <w:delText>"</w:delText>
        </w:r>
      </w:del>
      <w:ins w:id="397" w:author="Steve Beadle" w:date="2024-07-12T10:25:00Z">
        <w:r w:rsidR="005023E0">
          <w:rPr>
            <w:rFonts w:eastAsia="MS Mincho"/>
            <w:color w:val="C45911" w:themeColor="accent2" w:themeShade="BF"/>
          </w:rPr>
          <w:t>”</w:t>
        </w:r>
      </w:ins>
      <w:r w:rsidRPr="00BA7567">
        <w:rPr>
          <w:rFonts w:eastAsia="MS Mincho"/>
          <w:color w:val="C45911" w:themeColor="accent2" w:themeShade="BF"/>
        </w:rPr>
        <w:t>vs</w:t>
      </w:r>
      <w:del w:id="398" w:author="Steve Beadle" w:date="2024-07-12T10:25:00Z">
        <w:r w:rsidRPr="00BA7567" w:rsidDel="005023E0">
          <w:rPr>
            <w:rFonts w:eastAsia="MS Mincho"/>
            <w:color w:val="C45911" w:themeColor="accent2" w:themeShade="BF"/>
          </w:rPr>
          <w:delText>"</w:delText>
        </w:r>
      </w:del>
      <w:ins w:id="399" w:author="Steve Beadle" w:date="2024-07-12T10:25:00Z">
        <w:r w:rsidR="005023E0">
          <w:rPr>
            <w:rFonts w:eastAsia="MS Mincho"/>
            <w:color w:val="C45911" w:themeColor="accent2" w:themeShade="BF"/>
          </w:rPr>
          <w:t>”</w:t>
        </w:r>
      </w:ins>
      <w:r w:rsidRPr="00BA7567">
        <w:rPr>
          <w:rFonts w:eastAsia="MS Mincho"/>
        </w:rPr>
        <w:t>:</w:t>
      </w:r>
      <w:del w:id="400" w:author="Steve Beadle" w:date="2024-07-12T10:25:00Z">
        <w:r w:rsidRPr="00BA7567" w:rsidDel="005023E0">
          <w:rPr>
            <w:rFonts w:eastAsia="MS Mincho"/>
          </w:rPr>
          <w:delText>"</w:delText>
        </w:r>
      </w:del>
      <w:ins w:id="401" w:author="Steve Beadle" w:date="2024-07-12T10:25:00Z">
        <w:r w:rsidR="005023E0">
          <w:rPr>
            <w:rFonts w:eastAsia="MS Mincho"/>
          </w:rPr>
          <w:t>”</w:t>
        </w:r>
      </w:ins>
      <w:r w:rsidRPr="00BA7567">
        <w:rPr>
          <w:rFonts w:eastAsia="MS Mincho"/>
        </w:rPr>
        <w:t>test value</w:t>
      </w:r>
      <w:del w:id="402" w:author="Steve Beadle" w:date="2024-07-12T10:25:00Z">
        <w:r w:rsidRPr="00BA7567" w:rsidDel="005023E0">
          <w:rPr>
            <w:rFonts w:eastAsia="MS Mincho"/>
          </w:rPr>
          <w:delText>"</w:delText>
        </w:r>
      </w:del>
      <w:ins w:id="403" w:author="Steve Beadle" w:date="2024-07-12T10:25:00Z">
        <w:r w:rsidR="005023E0">
          <w:rPr>
            <w:rFonts w:eastAsia="MS Mincho"/>
          </w:rPr>
          <w:t>”</w:t>
        </w:r>
      </w:ins>
      <w:r w:rsidRPr="00BA7567">
        <w:rPr>
          <w:rFonts w:eastAsia="MS Mincho"/>
        </w:rPr>
        <w:t>}]</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7168FEF8" w:rsidR="00796F52" w:rsidRPr="00BA7567" w:rsidRDefault="00796F52" w:rsidP="00796F52">
      <w:pPr>
        <w:pStyle w:val="Code"/>
        <w:rPr>
          <w:rFonts w:eastAsia="MS Mincho"/>
        </w:rPr>
      </w:pPr>
      <w:r w:rsidRPr="00BA7567">
        <w:rPr>
          <w:rFonts w:eastAsia="MS Mincho"/>
        </w:rPr>
        <w:t xml:space="preserve">    </w:t>
      </w:r>
      <w:del w:id="404" w:author="Steve Beadle" w:date="2024-07-12T10:25:00Z">
        <w:r w:rsidRPr="00BA7567" w:rsidDel="005023E0">
          <w:rPr>
            <w:rFonts w:eastAsia="MS Mincho"/>
            <w:color w:val="C45911" w:themeColor="accent2" w:themeShade="BF"/>
          </w:rPr>
          <w:delText>"</w:delText>
        </w:r>
      </w:del>
      <w:ins w:id="405" w:author="Steve Beadle" w:date="2024-07-12T10:25:00Z">
        <w:r w:rsidR="005023E0">
          <w:rPr>
            <w:rFonts w:eastAsia="MS Mincho"/>
            <w:color w:val="C45911" w:themeColor="accent2" w:themeShade="BF"/>
          </w:rPr>
          <w:t>“</w:t>
        </w:r>
      </w:ins>
      <w:r w:rsidRPr="00BA7567">
        <w:rPr>
          <w:rFonts w:eastAsia="MS Mincho"/>
          <w:color w:val="C45911" w:themeColor="accent2" w:themeShade="BF"/>
        </w:rPr>
        <w:t>r</w:t>
      </w:r>
      <w:del w:id="406" w:author="Steve Beadle" w:date="2024-07-12T10:25:00Z">
        <w:r w:rsidRPr="00BA7567" w:rsidDel="005023E0">
          <w:rPr>
            <w:rFonts w:eastAsia="MS Mincho"/>
            <w:color w:val="C45911" w:themeColor="accent2" w:themeShade="BF"/>
          </w:rPr>
          <w:delText>"</w:delText>
        </w:r>
      </w:del>
      <w:proofErr w:type="gramStart"/>
      <w:ins w:id="407" w:author="Steve Beadle" w:date="2024-07-12T10:25:00Z">
        <w:r w:rsidR="005023E0">
          <w:rPr>
            <w:rFonts w:eastAsia="MS Mincho"/>
            <w:color w:val="C45911" w:themeColor="accent2" w:themeShade="BF"/>
          </w:rPr>
          <w:t>”</w:t>
        </w:r>
      </w:ins>
      <w:r w:rsidRPr="00BA7567">
        <w:rPr>
          <w:rFonts w:eastAsia="MS Mincho"/>
        </w:rPr>
        <w:t>:[</w:t>
      </w:r>
      <w:proofErr w:type="gramEnd"/>
      <w:r w:rsidRPr="00BA7567">
        <w:rPr>
          <w:rFonts w:eastAsia="MS Mincho"/>
        </w:rPr>
        <w:t>{</w:t>
      </w:r>
      <w:del w:id="408" w:author="Steve Beadle" w:date="2024-07-12T10:25:00Z">
        <w:r w:rsidRPr="00BA7567" w:rsidDel="005023E0">
          <w:rPr>
            <w:rFonts w:eastAsia="MS Mincho"/>
            <w:color w:val="C45911" w:themeColor="accent2" w:themeShade="BF"/>
          </w:rPr>
          <w:delText>"</w:delText>
        </w:r>
      </w:del>
      <w:ins w:id="409" w:author="Steve Beadle" w:date="2024-07-12T10:25:00Z">
        <w:r w:rsidR="005023E0">
          <w:rPr>
            <w:rFonts w:eastAsia="MS Mincho"/>
            <w:color w:val="C45911" w:themeColor="accent2" w:themeShade="BF"/>
          </w:rPr>
          <w:t>“</w:t>
        </w:r>
      </w:ins>
      <w:r w:rsidRPr="00BA7567">
        <w:rPr>
          <w:rFonts w:eastAsia="MS Mincho"/>
          <w:color w:val="C45911" w:themeColor="accent2" w:themeShade="BF"/>
        </w:rPr>
        <w:t>n</w:t>
      </w:r>
      <w:del w:id="410" w:author="Steve Beadle" w:date="2024-07-12T10:25:00Z">
        <w:r w:rsidRPr="00BA7567" w:rsidDel="005023E0">
          <w:rPr>
            <w:rFonts w:eastAsia="MS Mincho"/>
            <w:color w:val="C45911" w:themeColor="accent2" w:themeShade="BF"/>
          </w:rPr>
          <w:delText>"</w:delText>
        </w:r>
      </w:del>
      <w:ins w:id="411" w:author="Steve Beadle" w:date="2024-07-12T10:25:00Z">
        <w:r w:rsidR="005023E0">
          <w:rPr>
            <w:rFonts w:eastAsia="MS Mincho"/>
            <w:color w:val="C45911" w:themeColor="accent2" w:themeShade="BF"/>
          </w:rPr>
          <w:t>”</w:t>
        </w:r>
      </w:ins>
      <w:r w:rsidRPr="00BA7567">
        <w:rPr>
          <w:rFonts w:eastAsia="MS Mincho"/>
        </w:rPr>
        <w:t>:</w:t>
      </w:r>
      <w:del w:id="412" w:author="Steve Beadle" w:date="2024-07-12T10:25:00Z">
        <w:r w:rsidRPr="00BA7567" w:rsidDel="005023E0">
          <w:rPr>
            <w:rFonts w:eastAsia="MS Mincho"/>
          </w:rPr>
          <w:delText>"</w:delText>
        </w:r>
      </w:del>
      <w:ins w:id="413" w:author="Steve Beadle" w:date="2024-07-12T10:25:00Z">
        <w:r w:rsidR="005023E0">
          <w:rPr>
            <w:rFonts w:eastAsia="MS Mincho"/>
          </w:rPr>
          <w:t>”</w:t>
        </w:r>
      </w:ins>
      <w:r w:rsidRPr="00BA7567">
        <w:rPr>
          <w:rFonts w:eastAsia="MS Mincho"/>
        </w:rPr>
        <w:t>ai:1</w:t>
      </w:r>
      <w:del w:id="414" w:author="Steve Beadle" w:date="2024-07-12T10:25:00Z">
        <w:r w:rsidRPr="00BA7567" w:rsidDel="005023E0">
          <w:rPr>
            <w:rFonts w:eastAsia="MS Mincho"/>
          </w:rPr>
          <w:delText>"</w:delText>
        </w:r>
      </w:del>
      <w:ins w:id="415" w:author="Steve Beadle" w:date="2024-07-12T10:25:00Z">
        <w:r w:rsidR="005023E0">
          <w:rPr>
            <w:rFonts w:eastAsia="MS Mincho"/>
          </w:rPr>
          <w:t>”</w:t>
        </w:r>
      </w:ins>
      <w:r w:rsidRPr="00BA7567">
        <w:rPr>
          <w:rFonts w:eastAsia="MS Mincho"/>
        </w:rPr>
        <w:t>}]</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24608CCC" w:rsidR="00370198" w:rsidRDefault="00370198" w:rsidP="00370198">
      <w:pPr>
        <w:pStyle w:val="Code"/>
        <w:rPr>
          <w:rFonts w:eastAsia="MS Mincho"/>
        </w:rPr>
      </w:pPr>
      <w:r w:rsidRPr="00BA7567">
        <w:rPr>
          <w:rFonts w:eastAsia="MS Mincho"/>
        </w:rPr>
        <w:t xml:space="preserve">    </w:t>
      </w:r>
      <w:del w:id="416" w:author="Steve Beadle" w:date="2024-07-12T10:25:00Z">
        <w:r w:rsidRPr="00BA7567" w:rsidDel="005023E0">
          <w:rPr>
            <w:rFonts w:eastAsia="MS Mincho"/>
            <w:color w:val="C45911" w:themeColor="accent2" w:themeShade="BF"/>
          </w:rPr>
          <w:delText>"</w:delText>
        </w:r>
      </w:del>
      <w:ins w:id="417" w:author="Steve Beadle" w:date="2024-07-12T10:25:00Z">
        <w:r w:rsidR="005023E0">
          <w:rPr>
            <w:rFonts w:eastAsia="MS Mincho"/>
            <w:color w:val="C45911" w:themeColor="accent2" w:themeShade="BF"/>
          </w:rPr>
          <w:t>“</w:t>
        </w:r>
      </w:ins>
      <w:r w:rsidRPr="00BA7567">
        <w:rPr>
          <w:rFonts w:eastAsia="MS Mincho"/>
          <w:color w:val="C45911" w:themeColor="accent2" w:themeShade="BF"/>
        </w:rPr>
        <w:t>r</w:t>
      </w:r>
      <w:del w:id="418" w:author="Steve Beadle" w:date="2024-07-12T10:25:00Z">
        <w:r w:rsidRPr="00BA7567" w:rsidDel="005023E0">
          <w:rPr>
            <w:rFonts w:eastAsia="MS Mincho"/>
            <w:color w:val="C45911" w:themeColor="accent2" w:themeShade="BF"/>
          </w:rPr>
          <w:delText>"</w:delText>
        </w:r>
      </w:del>
      <w:proofErr w:type="gramStart"/>
      <w:ins w:id="419" w:author="Steve Beadle" w:date="2024-07-12T10:25:00Z">
        <w:r w:rsidR="005023E0">
          <w:rPr>
            <w:rFonts w:eastAsia="MS Mincho"/>
            <w:color w:val="C45911" w:themeColor="accent2" w:themeShade="BF"/>
          </w:rPr>
          <w:t>”</w:t>
        </w:r>
      </w:ins>
      <w:r w:rsidRPr="00BA7567">
        <w:rPr>
          <w:rFonts w:eastAsia="MS Mincho"/>
        </w:rPr>
        <w:t>:[</w:t>
      </w:r>
      <w:proofErr w:type="gramEnd"/>
      <w:r w:rsidRPr="00BA7567">
        <w:rPr>
          <w:rFonts w:eastAsia="MS Mincho"/>
        </w:rPr>
        <w:t>{</w:t>
      </w:r>
      <w:del w:id="420" w:author="Steve Beadle" w:date="2024-07-12T10:25:00Z">
        <w:r w:rsidRPr="00BA7567" w:rsidDel="005023E0">
          <w:rPr>
            <w:rFonts w:eastAsia="MS Mincho"/>
          </w:rPr>
          <w:delText>"</w:delText>
        </w:r>
      </w:del>
      <w:ins w:id="421" w:author="Steve Beadle" w:date="2024-07-12T10:25:00Z">
        <w:r w:rsidR="005023E0">
          <w:rPr>
            <w:rFonts w:eastAsia="MS Mincho"/>
          </w:rPr>
          <w:t>“</w:t>
        </w:r>
      </w:ins>
      <w:r w:rsidRPr="00BA7567">
        <w:rPr>
          <w:rFonts w:eastAsia="MS Mincho"/>
          <w:color w:val="C45911" w:themeColor="accent2" w:themeShade="BF"/>
        </w:rPr>
        <w:t>name</w:t>
      </w:r>
      <w:del w:id="422" w:author="Steve Beadle" w:date="2024-07-12T10:25:00Z">
        <w:r w:rsidRPr="00BA7567" w:rsidDel="005023E0">
          <w:rPr>
            <w:rFonts w:eastAsia="MS Mincho"/>
            <w:color w:val="C45911" w:themeColor="accent2" w:themeShade="BF"/>
          </w:rPr>
          <w:delText>"</w:delText>
        </w:r>
      </w:del>
      <w:ins w:id="423" w:author="Steve Beadle" w:date="2024-07-12T10:25:00Z">
        <w:r w:rsidR="005023E0">
          <w:rPr>
            <w:rFonts w:eastAsia="MS Mincho"/>
            <w:color w:val="C45911" w:themeColor="accent2" w:themeShade="BF"/>
          </w:rPr>
          <w:t>”</w:t>
        </w:r>
      </w:ins>
      <w:r w:rsidRPr="00BA7567">
        <w:rPr>
          <w:rFonts w:eastAsia="MS Mincho"/>
        </w:rPr>
        <w:t>:</w:t>
      </w:r>
      <w:del w:id="424" w:author="Steve Beadle" w:date="2024-07-12T10:25:00Z">
        <w:r w:rsidRPr="00BA7567" w:rsidDel="005023E0">
          <w:rPr>
            <w:rFonts w:eastAsia="MS Mincho"/>
          </w:rPr>
          <w:delText>"</w:delText>
        </w:r>
      </w:del>
      <w:ins w:id="425" w:author="Steve Beadle" w:date="2024-07-12T10:25:00Z">
        <w:r w:rsidR="005023E0">
          <w:rPr>
            <w:rFonts w:eastAsia="MS Mincho"/>
          </w:rPr>
          <w:t>”</w:t>
        </w:r>
      </w:ins>
      <w:r w:rsidRPr="00BA7567">
        <w:rPr>
          <w:rFonts w:eastAsia="MS Mincho"/>
        </w:rPr>
        <w:t>Pump 1.Rate</w:t>
      </w:r>
      <w:del w:id="426" w:author="Steve Beadle" w:date="2024-07-12T10:25:00Z">
        <w:r w:rsidRPr="00BA7567" w:rsidDel="005023E0">
          <w:rPr>
            <w:rFonts w:eastAsia="MS Mincho"/>
          </w:rPr>
          <w:delText>"</w:delText>
        </w:r>
      </w:del>
      <w:ins w:id="427" w:author="Steve Beadle" w:date="2024-07-12T10:25:00Z">
        <w:r w:rsidR="005023E0">
          <w:rPr>
            <w:rFonts w:eastAsia="MS Mincho"/>
          </w:rPr>
          <w:t>”</w:t>
        </w:r>
      </w:ins>
      <w:r w:rsidRPr="00BA7567">
        <w:rPr>
          <w:rFonts w:eastAsia="MS Mincho"/>
        </w:rPr>
        <w:t>}]</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39E0EB16" w14:textId="04E773A0" w:rsidR="005023E0" w:rsidRDefault="005023E0" w:rsidP="005023E0">
      <w:pPr>
        <w:pStyle w:val="BodyText"/>
        <w:ind w:right="504"/>
        <w:rPr>
          <w:ins w:id="428" w:author="Steve Beadle" w:date="2024-07-12T10:25:00Z"/>
        </w:rPr>
      </w:pPr>
      <w:ins w:id="429" w:author="Steve Beadle" w:date="2024-07-12T10:25:00Z">
        <w:r>
          <w:t xml:space="preserve">Use the value property “v” only for numeric </w:t>
        </w:r>
        <w:r>
          <w:t xml:space="preserve">point </w:t>
        </w:r>
        <w:r>
          <w:t>types (Analog</w:t>
        </w:r>
        <w:r>
          <w:t>, Counter</w:t>
        </w:r>
        <w:r>
          <w:t xml:space="preserve"> and Binary) and “vs” only for the string</w:t>
        </w:r>
        <w:r>
          <w:t xml:space="preserve"> point</w:t>
        </w:r>
        <w:r>
          <w:t xml:space="preserve"> type.</w:t>
        </w:r>
      </w:ins>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430" w:name="_Toc170288588"/>
      <w:r>
        <w:lastRenderedPageBreak/>
        <w:t>Data reporting</w:t>
      </w:r>
      <w:bookmarkEnd w:id="430"/>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431" w:name="_Toc163727621"/>
      <w:bookmarkStart w:id="432" w:name="_Toc170288589"/>
      <w:bookmarkEnd w:id="431"/>
      <w:r>
        <w:t xml:space="preserve">Data </w:t>
      </w:r>
      <w:r w:rsidR="006B0494">
        <w:t>formats</w:t>
      </w:r>
      <w:bookmarkEnd w:id="432"/>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eporting of data is always in ascending time order unless either of these two boolean properties are true in the FD Profile.</w:t>
      </w:r>
    </w:p>
    <w:p w14:paraId="45658AD4" w14:textId="086376D2" w:rsidR="00A54BDC" w:rsidRDefault="00B02C37" w:rsidP="00832898">
      <w:pPr>
        <w:pStyle w:val="Bullet"/>
      </w:pPr>
      <w:r>
        <w:t xml:space="preserve">If </w:t>
      </w:r>
      <w:r w:rsidR="002D15BC">
        <w:t xml:space="preserve">reportEventsDirectly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r w:rsidR="002D15BC">
        <w:t xml:space="preserve">respondCurrentDataDirectly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331E616D" w14:textId="622F2E55"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proofErr w:type="gramStart"/>
      <w:r w:rsidRPr="004C3608">
        <w:rPr>
          <w:color w:val="C45911" w:themeColor="accent2" w:themeShade="BF"/>
        </w:rPr>
        <w:t>"</w:t>
      </w:r>
      <w:r w:rsidRPr="00163DC5">
        <w:t>:[</w:t>
      </w:r>
      <w:proofErr w:type="gramEnd"/>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24625625" w:rsidR="00B200D3" w:rsidRPr="00163DC5" w:rsidRDefault="00050CF0" w:rsidP="004E57D4">
      <w:pPr>
        <w:pStyle w:val="Code"/>
      </w:pPr>
      <w:r w:rsidRPr="00163DC5">
        <w:tab/>
      </w:r>
      <w:r w:rsidRPr="00163DC5">
        <w:tab/>
      </w:r>
      <w:bookmarkStart w:id="433" w:name="_Hlk163722805"/>
      <w:r w:rsidR="00B200D3" w:rsidRPr="004C3608">
        <w:rPr>
          <w:color w:val="C45911" w:themeColor="accent2" w:themeShade="BF"/>
        </w:rPr>
        <w:t>"</w:t>
      </w:r>
      <w:bookmarkEnd w:id="433"/>
      <w:r w:rsidR="00B200D3" w:rsidRPr="004C3608">
        <w:rPr>
          <w:color w:val="C45911" w:themeColor="accent2" w:themeShade="BF"/>
        </w:rPr>
        <w:t>n"</w:t>
      </w:r>
      <w:r w:rsidR="00B200D3" w:rsidRPr="00163DC5">
        <w:t>:"ai:1",</w:t>
      </w:r>
    </w:p>
    <w:p w14:paraId="23C6373A" w14:textId="6F726671" w:rsidR="00131875" w:rsidRDefault="00B200D3" w:rsidP="004E57D4">
      <w:pPr>
        <w:pStyle w:val="Code"/>
      </w:pPr>
      <w:r w:rsidRPr="00163DC5">
        <w:tab/>
      </w:r>
      <w:r w:rsidRPr="00163DC5">
        <w:tab/>
      </w:r>
      <w:r w:rsidR="00131875">
        <w:tab/>
      </w:r>
      <w:r w:rsidR="00131875">
        <w:tab/>
      </w:r>
      <w:r w:rsidR="00131875">
        <w:tab/>
      </w:r>
      <w:r w:rsidRPr="00163DC5">
        <w:t xml:space="preserve">// </w:t>
      </w:r>
      <w:r w:rsidR="00131875">
        <w:t>W</w:t>
      </w:r>
      <w:r w:rsidRPr="00163DC5">
        <w:t xml:space="preserve">here the </w:t>
      </w:r>
      <w:proofErr w:type="gramStart"/>
      <w:r w:rsidRPr="00163DC5">
        <w:t>type</w:t>
      </w:r>
      <w:proofErr w:type="gramEnd"/>
      <w:r w:rsidRPr="00163DC5">
        <w:t xml:space="preserve"> description and point number are</w:t>
      </w:r>
    </w:p>
    <w:p w14:paraId="487CBDD8" w14:textId="1970B5D4" w:rsidR="00B200D3" w:rsidRPr="00163DC5" w:rsidRDefault="00131875" w:rsidP="004E57D4">
      <w:pPr>
        <w:pStyle w:val="Code"/>
      </w:pPr>
      <w:r>
        <w:tab/>
      </w:r>
      <w:r>
        <w:tab/>
      </w:r>
      <w:r>
        <w:tab/>
      </w:r>
      <w:r>
        <w:tab/>
      </w:r>
      <w:r>
        <w:tab/>
        <w:t>//</w:t>
      </w:r>
      <w:r w:rsidR="00B200D3" w:rsidRPr="00163DC5">
        <w:t xml:space="preserve"> separated by a colon,</w:t>
      </w:r>
      <w:r w:rsidR="00D97005">
        <w:t xml:space="preserve"> 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 xml:space="preserve">Pump </w:t>
      </w:r>
      <w:proofErr w:type="gramStart"/>
      <w:r w:rsidR="00B200D3" w:rsidRPr="00163DC5">
        <w:t>1.Rate</w:t>
      </w:r>
      <w:proofErr w:type="gramEnd"/>
      <w:r w:rsidR="00B200D3" w:rsidRPr="00163DC5">
        <w:t>",</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34061BF" w:rsidR="00B200D3" w:rsidRPr="00163DC5" w:rsidRDefault="007B2E78" w:rsidP="004E57D4">
      <w:pPr>
        <w:pStyle w:val="Code"/>
      </w:pPr>
      <w:r>
        <w:tab/>
      </w:r>
      <w:r>
        <w:tab/>
      </w:r>
      <w:r>
        <w:tab/>
      </w:r>
      <w:r>
        <w:tab/>
      </w:r>
      <w:r>
        <w:tab/>
        <w:t xml:space="preserve">// </w:t>
      </w:r>
      <w:r w:rsidR="00B200D3" w:rsidRPr="00163DC5">
        <w:t>used)</w:t>
      </w:r>
      <w:ins w:id="434" w:author="Steve Beadle" w:date="2024-07-12T10:28:00Z">
        <w:r w:rsidR="005023E0">
          <w:t xml:space="preserve"> for analogue, </w:t>
        </w:r>
      </w:ins>
      <w:proofErr w:type="gramStart"/>
      <w:ins w:id="435" w:author="Steve Beadle" w:date="2024-07-12T10:29:00Z">
        <w:r w:rsidR="005023E0">
          <w:t>counter</w:t>
        </w:r>
      </w:ins>
      <w:proofErr w:type="gramEnd"/>
      <w:ins w:id="436" w:author="Steve Beadle" w:date="2024-07-12T10:28:00Z">
        <w:r w:rsidR="005023E0">
          <w:t xml:space="preserve"> or binary points</w:t>
        </w:r>
      </w:ins>
      <w:r w:rsidR="00B200D3" w:rsidRPr="00163DC5">
        <w:t>:</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proofErr w:type="gramStart"/>
      <w:r w:rsidR="00B200D3" w:rsidRPr="004C3608">
        <w:rPr>
          <w:color w:val="C45911" w:themeColor="accent2" w:themeShade="BF"/>
        </w:rPr>
        <w:t>"</w:t>
      </w:r>
      <w:r w:rsidR="00B200D3" w:rsidRPr="00163DC5">
        <w:t>:[</w:t>
      </w:r>
      <w:proofErr w:type="gramEnd"/>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25C20F3A" w:rsidR="00B200D3" w:rsidRPr="00163DC5" w:rsidRDefault="007B2E78" w:rsidP="004E57D4">
      <w:pPr>
        <w:pStyle w:val="Code"/>
      </w:pPr>
      <w:r>
        <w:tab/>
      </w:r>
      <w:r>
        <w:tab/>
      </w:r>
      <w:r>
        <w:tab/>
      </w:r>
      <w:r>
        <w:tab/>
      </w:r>
      <w:r>
        <w:tab/>
        <w:t xml:space="preserve">// </w:t>
      </w:r>
      <w:r w:rsidR="00B200D3" w:rsidRPr="00163DC5">
        <w:t>BASE64 MIME data</w:t>
      </w:r>
      <w:ins w:id="437" w:author="Steve Beadle" w:date="2024-07-12T10:29:00Z">
        <w:r w:rsidR="005023E0">
          <w:t xml:space="preserve"> in string points only</w:t>
        </w:r>
      </w:ins>
      <w:r w:rsidR="00B200D3" w:rsidRPr="00163DC5">
        <w:t>.</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proofErr w:type="gramStart"/>
      <w:r w:rsidR="00DD63FF" w:rsidRPr="004C3608">
        <w:rPr>
          <w:color w:val="C45911" w:themeColor="accent2" w:themeShade="BF"/>
        </w:rPr>
        <w:t>"</w:t>
      </w:r>
      <w:r w:rsidRPr="00163DC5">
        <w:t>:[</w:t>
      </w:r>
      <w:proofErr w:type="gramEnd"/>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tab/>
      </w:r>
      <w:r w:rsidRPr="00163DC5">
        <w:tab/>
      </w:r>
      <w:r w:rsidR="00B200D3" w:rsidRPr="004C3608">
        <w:rPr>
          <w:color w:val="C45911" w:themeColor="accent2" w:themeShade="BF"/>
        </w:rPr>
        <w:t>"q</w:t>
      </w:r>
      <w:proofErr w:type="gramStart"/>
      <w:r w:rsidR="00B200D3" w:rsidRPr="004C3608">
        <w:rPr>
          <w:color w:val="C45911" w:themeColor="accent2" w:themeShade="BF"/>
        </w:rPr>
        <w:t>"</w:t>
      </w:r>
      <w:r w:rsidR="00B200D3" w:rsidRPr="00163DC5">
        <w:t>:[</w:t>
      </w:r>
      <w:proofErr w:type="gramEnd"/>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proofErr w:type="gramStart"/>
      <w:r w:rsidRPr="004C3608">
        <w:rPr>
          <w:color w:val="C45911" w:themeColor="accent2" w:themeShade="BF"/>
        </w:rPr>
        <w:t>"</w:t>
      </w:r>
      <w:r w:rsidRPr="00163DC5">
        <w:t>:{</w:t>
      </w:r>
      <w:proofErr w:type="gramEnd"/>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"ts</w:t>
      </w:r>
      <w:proofErr w:type="gramStart"/>
      <w:r w:rsidR="00B200D3" w:rsidRPr="004C3608">
        <w:rPr>
          <w:color w:val="C45911" w:themeColor="accent2" w:themeShade="BF"/>
        </w:rPr>
        <w:t>"</w:t>
      </w:r>
      <w:r w:rsidR="00B200D3" w:rsidRPr="00163DC5">
        <w:t>:[</w:t>
      </w:r>
      <w:proofErr w:type="gramEnd"/>
      <w:r w:rsidR="00B200D3" w:rsidRPr="00163DC5">
        <w:t xml:space="preserve">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lastRenderedPageBreak/>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proofErr w:type="gramStart"/>
      <w:r w:rsidR="00B200D3" w:rsidRPr="004C3608">
        <w:rPr>
          <w:color w:val="C45911" w:themeColor="accent2" w:themeShade="BF"/>
        </w:rPr>
        <w:t>"</w:t>
      </w:r>
      <w:r w:rsidR="00B200D3" w:rsidRPr="00163DC5">
        <w:t>:[</w:t>
      </w:r>
      <w:proofErr w:type="gramEnd"/>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w:t>
      </w:r>
      <w:proofErr w:type="gramStart"/>
      <w:r w:rsidR="00B200D3" w:rsidRPr="00163DC5">
        <w:t>1..</w:t>
      </w:r>
      <w:proofErr w:type="gramEnd"/>
      <w:r w:rsidR="00B200D3" w:rsidRPr="00163DC5">
        <w:t xml:space="preserve">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proofErr w:type="gramStart"/>
      <w:r w:rsidR="00B200D3" w:rsidRPr="004C3608">
        <w:rPr>
          <w:color w:val="C45911" w:themeColor="accent2" w:themeShade="BF"/>
        </w:rPr>
        <w:t>"</w:t>
      </w:r>
      <w:r w:rsidR="00B200D3" w:rsidRPr="00163DC5">
        <w:t>:[</w:t>
      </w:r>
      <w:proofErr w:type="gramEnd"/>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438" w:name="_Toc170288590"/>
      <w:r w:rsidRPr="00620AA0">
        <w:t>Requesting data</w:t>
      </w:r>
      <w:bookmarkEnd w:id="438"/>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[UUID]/DOWN/getdata</w:t>
      </w:r>
    </w:p>
    <w:p w14:paraId="02CCCD89" w14:textId="4FE2197B" w:rsidR="00620AA0" w:rsidRDefault="00620AA0" w:rsidP="00620AA0">
      <w:pPr>
        <w:pStyle w:val="BodyText"/>
      </w:pPr>
      <w:r>
        <w:t>The QoS is 0, and the message is:</w:t>
      </w:r>
    </w:p>
    <w:p w14:paraId="568288F7" w14:textId="34D966AB" w:rsidR="00620AA0" w:rsidRDefault="00015D2F" w:rsidP="00620AA0">
      <w:pPr>
        <w:pStyle w:val="Bullet"/>
      </w:pPr>
      <w:r w:rsidRPr="00832898">
        <w:rPr>
          <w:b/>
          <w:bCs/>
          <w:color w:val="C45911" w:themeColor="accent2" w:themeShade="BF"/>
        </w:rPr>
        <w:t>"</w:t>
      </w:r>
      <w:r>
        <w:rPr>
          <w:b/>
          <w:bCs/>
        </w:rPr>
        <w:t>O</w:t>
      </w:r>
      <w:r w:rsidRPr="00620AA0">
        <w:rPr>
          <w:b/>
          <w:bCs/>
        </w:rPr>
        <w:t>r</w:t>
      </w:r>
      <w:r w:rsidRPr="00832898">
        <w:rPr>
          <w:b/>
          <w:bCs/>
          <w:color w:val="C45911" w:themeColor="accent2" w:themeShade="BF"/>
        </w:rPr>
        <w:t>"</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B44BC86" w:rsidR="00620AA0" w:rsidRPr="00163DC5" w:rsidRDefault="00620AA0" w:rsidP="004E57D4">
      <w:pPr>
        <w:pStyle w:val="Code"/>
      </w:pPr>
      <w:r w:rsidRPr="00163DC5">
        <w:tab/>
        <w:t>{</w:t>
      </w:r>
      <w:r w:rsidRPr="00E734B1">
        <w:rPr>
          <w:color w:val="C45911" w:themeColor="accent2" w:themeShade="BF"/>
        </w:rPr>
        <w:t>"data"</w:t>
      </w:r>
      <w:r w:rsidRPr="00163DC5">
        <w:t>:"Current"}</w:t>
      </w:r>
    </w:p>
    <w:p w14:paraId="2A20139A" w14:textId="1D08BC93" w:rsidR="00620AA0" w:rsidRDefault="00214ABB" w:rsidP="00620AA0">
      <w:pPr>
        <w:pStyle w:val="Bullet"/>
      </w:pPr>
      <w:r w:rsidRPr="00832898">
        <w:rPr>
          <w:b/>
          <w:bCs/>
          <w:color w:val="C45911" w:themeColor="accent2" w:themeShade="BF"/>
        </w:rPr>
        <w:t>"</w:t>
      </w:r>
      <w:r w:rsidR="00E67F08">
        <w:rPr>
          <w:b/>
          <w:bCs/>
        </w:rPr>
        <w:t>O</w:t>
      </w:r>
      <w:r w:rsidR="00620AA0" w:rsidRPr="00620AA0">
        <w:rPr>
          <w:b/>
          <w:bCs/>
        </w:rPr>
        <w:t>r</w:t>
      </w:r>
      <w:r w:rsidRPr="00832898">
        <w:rPr>
          <w:b/>
          <w:bCs/>
          <w:color w:val="C45911" w:themeColor="accent2" w:themeShade="BF"/>
        </w:rPr>
        <w:t>"</w:t>
      </w:r>
      <w:r w:rsidR="00620AA0">
        <w:t xml:space="preserve"> to retrieve a list of current (</w:t>
      </w:r>
      <w:proofErr w:type="gramStart"/>
      <w:r w:rsidR="00620AA0">
        <w:t>at this time</w:t>
      </w:r>
      <w:proofErr w:type="gramEnd"/>
      <w:r w:rsidR="00620AA0">
        <w:t xml:space="preserve">) </w:t>
      </w:r>
      <w:r w:rsidR="00090C16">
        <w:t>point</w:t>
      </w:r>
      <w:r w:rsidR="00620AA0">
        <w:t xml:space="preserve"> data, by </w:t>
      </w:r>
      <w:r w:rsidR="00090C16">
        <w:t>point</w:t>
      </w:r>
      <w:r w:rsidR="00620AA0">
        <w:t xml:space="preserve"> identifications.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77777777"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 xml:space="preserve">:"Current", </w:t>
      </w:r>
    </w:p>
    <w:p w14:paraId="0C8EDF89" w14:textId="77777777" w:rsidR="00FF1B61" w:rsidRPr="00BA7567" w:rsidRDefault="00FF1B61" w:rsidP="00FF1B61">
      <w:pPr>
        <w:pStyle w:val="Code"/>
        <w:rPr>
          <w:rFonts w:eastAsia="MS Mincho"/>
        </w:rPr>
      </w:pPr>
      <w:r w:rsidRPr="00BA7567">
        <w:rPr>
          <w:rFonts w:eastAsia="MS Mincho"/>
        </w:rPr>
        <w:t xml:space="preserve">    </w:t>
      </w:r>
      <w:r w:rsidR="00620AA0" w:rsidRPr="00BA7567">
        <w:rPr>
          <w:color w:val="C45911" w:themeColor="accent2" w:themeShade="BF"/>
        </w:rPr>
        <w:t>"n</w:t>
      </w:r>
      <w:proofErr w:type="gramStart"/>
      <w:r w:rsidR="00620AA0" w:rsidRPr="00BA7567">
        <w:rPr>
          <w:color w:val="C45911" w:themeColor="accent2" w:themeShade="BF"/>
        </w:rPr>
        <w:t>"</w:t>
      </w:r>
      <w:r w:rsidR="00620AA0" w:rsidRPr="00BA7567">
        <w:rPr>
          <w:rFonts w:eastAsia="MS Mincho"/>
        </w:rPr>
        <w:t>:[</w:t>
      </w:r>
      <w:proofErr w:type="gramEnd"/>
      <w:r w:rsidR="00620AA0" w:rsidRPr="00BA7567">
        <w:rPr>
          <w:rFonts w:eastAsia="MS Mincho"/>
        </w:rPr>
        <w:t>"ai:1</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5BB1AB6E" w:rsidR="00620AA0" w:rsidRPr="00BA7567" w:rsidRDefault="005F33DB" w:rsidP="00620AA0">
      <w:pPr>
        <w:pStyle w:val="Bullet"/>
      </w:pPr>
      <w:r w:rsidRPr="00832898">
        <w:rPr>
          <w:b/>
          <w:bCs/>
          <w:color w:val="C45911" w:themeColor="accent2" w:themeShade="BF"/>
        </w:rPr>
        <w:t>"</w:t>
      </w:r>
      <w:r w:rsidR="00E67F08">
        <w:rPr>
          <w:b/>
        </w:rPr>
        <w:t>O</w:t>
      </w:r>
      <w:r w:rsidR="00620AA0" w:rsidRPr="005F33DB">
        <w:rPr>
          <w:b/>
        </w:rPr>
        <w:t>r</w:t>
      </w:r>
      <w:r w:rsidRPr="00832898">
        <w:rPr>
          <w:b/>
          <w:bCs/>
          <w:color w:val="C45911" w:themeColor="accent2" w:themeShade="BF"/>
        </w:rPr>
        <w:t>"</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t>{</w:t>
      </w:r>
    </w:p>
    <w:p w14:paraId="6CBB5F22"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 xml:space="preserve">:"Current",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proofErr w:type="gramStart"/>
      <w:r w:rsidRPr="00BA7567">
        <w:rPr>
          <w:color w:val="C45911" w:themeColor="accent2" w:themeShade="BF"/>
        </w:rPr>
        <w:t>"</w:t>
      </w:r>
      <w:r w:rsidRPr="00BA7567">
        <w:rPr>
          <w:rFonts w:eastAsia="MS Mincho"/>
        </w:rPr>
        <w:t>:[</w:t>
      </w:r>
      <w:proofErr w:type="gramEnd"/>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77777777" w:rsidR="000D6ED9" w:rsidRPr="00BA7567" w:rsidRDefault="000D6ED9" w:rsidP="000D6ED9">
      <w:pPr>
        <w:pStyle w:val="Code"/>
      </w:pPr>
      <w:r w:rsidRPr="00BA7567">
        <w:t xml:space="preserve">    </w:t>
      </w:r>
      <w:r w:rsidRPr="00BA7567">
        <w:rPr>
          <w:color w:val="C45911" w:themeColor="accent2" w:themeShade="BF"/>
        </w:rPr>
        <w:t>"data"</w:t>
      </w:r>
      <w:r w:rsidRPr="00BA7567">
        <w:t xml:space="preserve">:"History", </w:t>
      </w:r>
    </w:p>
    <w:p w14:paraId="7F024E1C" w14:textId="77777777" w:rsidR="000D6ED9" w:rsidRPr="00BA7567" w:rsidRDefault="000D6ED9" w:rsidP="000D6ED9">
      <w:pPr>
        <w:pStyle w:val="Code"/>
      </w:pPr>
      <w:r w:rsidRPr="00BA7567">
        <w:lastRenderedPageBreak/>
        <w:t xml:space="preserve">    </w:t>
      </w:r>
      <w:r w:rsidR="00620AA0" w:rsidRPr="00BA7567">
        <w:rPr>
          <w:color w:val="C45911" w:themeColor="accent2" w:themeShade="BF"/>
        </w:rPr>
        <w:t>"n</w:t>
      </w:r>
      <w:proofErr w:type="gramStart"/>
      <w:r w:rsidR="00620AA0" w:rsidRPr="00BA7567">
        <w:rPr>
          <w:color w:val="C45911" w:themeColor="accent2" w:themeShade="BF"/>
        </w:rPr>
        <w:t>"</w:t>
      </w:r>
      <w:r w:rsidR="00620AA0" w:rsidRPr="00BA7567">
        <w:t>:[</w:t>
      </w:r>
      <w:proofErr w:type="gramEnd"/>
      <w:r w:rsidR="00620AA0" w:rsidRPr="00BA7567">
        <w:t>"ai:1</w:t>
      </w:r>
      <w:r w:rsidRPr="00BA7567">
        <w:t>"]</w:t>
      </w:r>
    </w:p>
    <w:p w14:paraId="1EF7E60C" w14:textId="167B781E" w:rsidR="00620AA0" w:rsidRPr="00BA7567" w:rsidRDefault="000D6ED9" w:rsidP="004E57D4">
      <w:pPr>
        <w:pStyle w:val="Code"/>
      </w:pPr>
      <w:r w:rsidRPr="00BA7567">
        <w:t>}</w:t>
      </w:r>
    </w:p>
    <w:p w14:paraId="27410FA3" w14:textId="0CE8B977" w:rsidR="00620AA0" w:rsidRPr="00BA7567" w:rsidRDefault="005F33DB" w:rsidP="0059553B">
      <w:pPr>
        <w:pStyle w:val="Bullet"/>
      </w:pPr>
      <w:r w:rsidRPr="00832898">
        <w:rPr>
          <w:b/>
          <w:bCs/>
          <w:color w:val="C45911" w:themeColor="accent2" w:themeShade="BF"/>
        </w:rPr>
        <w:t>"</w:t>
      </w:r>
      <w:r w:rsidR="00E67F08">
        <w:rPr>
          <w:b/>
        </w:rPr>
        <w:t>O</w:t>
      </w:r>
      <w:r w:rsidR="00620AA0" w:rsidRPr="005F33DB">
        <w:rPr>
          <w:b/>
        </w:rPr>
        <w:t>r</w:t>
      </w:r>
      <w:r w:rsidRPr="00832898">
        <w:rPr>
          <w:b/>
          <w:bCs/>
          <w:color w:val="C45911" w:themeColor="accent2" w:themeShade="BF"/>
        </w:rPr>
        <w:t>"</w:t>
      </w:r>
      <w:r w:rsidR="00620AA0" w:rsidRPr="00BA7567">
        <w:t>:</w:t>
      </w:r>
    </w:p>
    <w:p w14:paraId="1B4745A5" w14:textId="77777777" w:rsidR="005C2661" w:rsidRPr="00BA7567" w:rsidRDefault="005C2661" w:rsidP="005C2661">
      <w:pPr>
        <w:pStyle w:val="Code"/>
      </w:pPr>
      <w:r w:rsidRPr="00BA7567">
        <w:t>{</w:t>
      </w:r>
    </w:p>
    <w:p w14:paraId="18478D8E" w14:textId="77777777" w:rsidR="005C2661" w:rsidRPr="00BA7567" w:rsidRDefault="005C2661" w:rsidP="005C2661">
      <w:pPr>
        <w:pStyle w:val="Code"/>
      </w:pPr>
      <w:r w:rsidRPr="00BA7567">
        <w:t xml:space="preserve">    </w:t>
      </w:r>
      <w:r w:rsidRPr="00BA7567">
        <w:rPr>
          <w:color w:val="C45911" w:themeColor="accent2" w:themeShade="BF"/>
        </w:rPr>
        <w:t>"data"</w:t>
      </w:r>
      <w:r w:rsidRPr="00BA7567">
        <w:t>:"History",</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proofErr w:type="gramStart"/>
      <w:r w:rsidRPr="00BA7567">
        <w:rPr>
          <w:color w:val="C45911" w:themeColor="accent2" w:themeShade="BF"/>
        </w:rPr>
        <w:t>"</w:t>
      </w:r>
      <w:r w:rsidRPr="00BA7567">
        <w:t>:[</w:t>
      </w:r>
      <w:proofErr w:type="gramEnd"/>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30F52D42" w:rsidR="00FA1683" w:rsidRDefault="00C50BE3" w:rsidP="00D46C42">
      <w:pPr>
        <w:pStyle w:val="Caption"/>
      </w:pPr>
      <w:bookmarkStart w:id="439" w:name="_Toc170288663"/>
      <w:r w:rsidRPr="00BA7567">
        <w:t xml:space="preserve">Table </w:t>
      </w:r>
      <w:fldSimple w:instr=" SEQ Table \* ARABIC ">
        <w:r w:rsidR="005123EF">
          <w:rPr>
            <w:noProof/>
          </w:rPr>
          <w:t>24</w:t>
        </w:r>
      </w:fldSimple>
      <w:r w:rsidR="00D46C42" w:rsidRPr="00BA7567">
        <w:tab/>
        <w:t>Elements of the data request message</w:t>
      </w:r>
      <w:bookmarkEnd w:id="439"/>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5D25E3">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5D25E3">
            <w:pPr>
              <w:pStyle w:val="TableText"/>
            </w:pPr>
            <w:r>
              <w:t>String</w:t>
            </w:r>
          </w:p>
        </w:tc>
        <w:tc>
          <w:tcPr>
            <w:tcW w:w="1635" w:type="dxa"/>
          </w:tcPr>
          <w:p w14:paraId="193494BC" w14:textId="474CF825" w:rsidR="006C6012" w:rsidRPr="007B3C04" w:rsidRDefault="00392275" w:rsidP="005D25E3">
            <w:pPr>
              <w:pStyle w:val="TableText"/>
            </w:pPr>
            <w:r>
              <w:t>data</w:t>
            </w:r>
          </w:p>
        </w:tc>
        <w:tc>
          <w:tcPr>
            <w:tcW w:w="1703" w:type="dxa"/>
          </w:tcPr>
          <w:p w14:paraId="113AA559" w14:textId="6B0D4B4C" w:rsidR="006C6012" w:rsidRPr="007B3C04" w:rsidRDefault="00856175" w:rsidP="005D25E3">
            <w:pPr>
              <w:pStyle w:val="TableText"/>
            </w:pPr>
            <w:r>
              <w:t>Yes</w:t>
            </w:r>
          </w:p>
        </w:tc>
        <w:tc>
          <w:tcPr>
            <w:tcW w:w="3123" w:type="dxa"/>
          </w:tcPr>
          <w:p w14:paraId="11E611E4" w14:textId="7302E2E1" w:rsidR="006C6012" w:rsidRPr="007B3C04" w:rsidRDefault="00856175" w:rsidP="005D25E3">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5D25E3">
            <w:pPr>
              <w:pStyle w:val="TableText"/>
            </w:pPr>
            <w:r>
              <w:t>Point ID List</w:t>
            </w:r>
          </w:p>
        </w:tc>
        <w:tc>
          <w:tcPr>
            <w:tcW w:w="1062" w:type="dxa"/>
          </w:tcPr>
          <w:p w14:paraId="400A5818" w14:textId="29C563F1" w:rsidR="006C6012" w:rsidRPr="007B3C04" w:rsidRDefault="002E1A73" w:rsidP="005D25E3">
            <w:pPr>
              <w:pStyle w:val="TableText"/>
            </w:pPr>
            <w:r>
              <w:t>String Array</w:t>
            </w:r>
          </w:p>
        </w:tc>
        <w:tc>
          <w:tcPr>
            <w:tcW w:w="1635" w:type="dxa"/>
          </w:tcPr>
          <w:p w14:paraId="67E27858" w14:textId="5463360F" w:rsidR="006C6012" w:rsidRPr="007B3C04" w:rsidRDefault="002E1A73" w:rsidP="005D25E3">
            <w:pPr>
              <w:pStyle w:val="TableText"/>
            </w:pPr>
            <w:r>
              <w:t>n</w:t>
            </w:r>
          </w:p>
        </w:tc>
        <w:tc>
          <w:tcPr>
            <w:tcW w:w="1703" w:type="dxa"/>
          </w:tcPr>
          <w:p w14:paraId="762FA9D2" w14:textId="389D37A4" w:rsidR="006C6012" w:rsidRPr="007B3C04" w:rsidRDefault="00117965" w:rsidP="005D25E3">
            <w:pPr>
              <w:pStyle w:val="TableText"/>
            </w:pPr>
            <w:r>
              <w:t>No</w:t>
            </w:r>
          </w:p>
        </w:tc>
        <w:tc>
          <w:tcPr>
            <w:tcW w:w="3123" w:type="dxa"/>
          </w:tcPr>
          <w:p w14:paraId="1D92E609" w14:textId="16ACD476" w:rsidR="006C6012" w:rsidRPr="007B3C04" w:rsidRDefault="00117965" w:rsidP="005D25E3">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5D25E3">
            <w:pPr>
              <w:pStyle w:val="TableText"/>
            </w:pPr>
            <w:r>
              <w:t>Point Name List</w:t>
            </w:r>
          </w:p>
        </w:tc>
        <w:tc>
          <w:tcPr>
            <w:tcW w:w="1062" w:type="dxa"/>
          </w:tcPr>
          <w:p w14:paraId="04322012" w14:textId="1075421C" w:rsidR="006C6012" w:rsidRPr="007B3C04" w:rsidRDefault="00117965" w:rsidP="005D25E3">
            <w:pPr>
              <w:pStyle w:val="TableText"/>
            </w:pPr>
            <w:r>
              <w:t>String Array</w:t>
            </w:r>
          </w:p>
        </w:tc>
        <w:tc>
          <w:tcPr>
            <w:tcW w:w="1635" w:type="dxa"/>
          </w:tcPr>
          <w:p w14:paraId="12050CD6" w14:textId="685045C4" w:rsidR="006C6012" w:rsidRPr="007B3C04" w:rsidRDefault="00F8389A" w:rsidP="005D25E3">
            <w:pPr>
              <w:pStyle w:val="TableText"/>
            </w:pPr>
            <w:r>
              <w:t>Name</w:t>
            </w:r>
          </w:p>
        </w:tc>
        <w:tc>
          <w:tcPr>
            <w:tcW w:w="1703" w:type="dxa"/>
          </w:tcPr>
          <w:p w14:paraId="66CA2D5B" w14:textId="64DAA242" w:rsidR="006C6012" w:rsidRPr="007B3C04" w:rsidRDefault="00F8389A" w:rsidP="005D25E3">
            <w:pPr>
              <w:pStyle w:val="TableText"/>
            </w:pPr>
            <w:r>
              <w:t>No</w:t>
            </w:r>
          </w:p>
        </w:tc>
        <w:tc>
          <w:tcPr>
            <w:tcW w:w="3123" w:type="dxa"/>
          </w:tcPr>
          <w:p w14:paraId="753ADE10" w14:textId="2AA6C556" w:rsidR="006C6012" w:rsidRPr="007B3C04" w:rsidRDefault="00F8389A" w:rsidP="005D25E3">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5D25E3">
            <w:pPr>
              <w:pStyle w:val="TableText"/>
            </w:pPr>
            <w:r>
              <w:t>Start Time</w:t>
            </w:r>
          </w:p>
        </w:tc>
        <w:tc>
          <w:tcPr>
            <w:tcW w:w="1062" w:type="dxa"/>
          </w:tcPr>
          <w:p w14:paraId="13821F24" w14:textId="7C86EDF4" w:rsidR="006C6012" w:rsidRPr="007B3C04" w:rsidRDefault="00C32286" w:rsidP="005D25E3">
            <w:pPr>
              <w:pStyle w:val="TableText"/>
            </w:pPr>
            <w:r>
              <w:t>Integer</w:t>
            </w:r>
          </w:p>
        </w:tc>
        <w:tc>
          <w:tcPr>
            <w:tcW w:w="1635" w:type="dxa"/>
          </w:tcPr>
          <w:p w14:paraId="01F17675" w14:textId="73204811" w:rsidR="006C6012" w:rsidRPr="007B3C04" w:rsidRDefault="0040359E" w:rsidP="005D25E3">
            <w:pPr>
              <w:pStyle w:val="TableText"/>
            </w:pPr>
            <w:r>
              <w:t>start</w:t>
            </w:r>
          </w:p>
        </w:tc>
        <w:tc>
          <w:tcPr>
            <w:tcW w:w="1703" w:type="dxa"/>
          </w:tcPr>
          <w:p w14:paraId="275A19D5" w14:textId="6E7C866B" w:rsidR="006C6012" w:rsidRPr="007B3C04" w:rsidRDefault="00C32286" w:rsidP="005D25E3">
            <w:pPr>
              <w:pStyle w:val="TableText"/>
            </w:pPr>
            <w:r>
              <w:t>No</w:t>
            </w:r>
          </w:p>
        </w:tc>
        <w:tc>
          <w:tcPr>
            <w:tcW w:w="3123" w:type="dxa"/>
          </w:tcPr>
          <w:p w14:paraId="469DC41E" w14:textId="1008D568" w:rsidR="006C6012" w:rsidRPr="007B3C04" w:rsidRDefault="00C32286" w:rsidP="005D25E3">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5D25E3">
            <w:pPr>
              <w:pStyle w:val="TableText"/>
            </w:pPr>
            <w:r>
              <w:t>End Time</w:t>
            </w:r>
          </w:p>
        </w:tc>
        <w:tc>
          <w:tcPr>
            <w:tcW w:w="1062" w:type="dxa"/>
          </w:tcPr>
          <w:p w14:paraId="7766CF4F" w14:textId="60062AAC" w:rsidR="006C6012" w:rsidRPr="007B3C04" w:rsidRDefault="0040359E" w:rsidP="005D25E3">
            <w:pPr>
              <w:pStyle w:val="TableText"/>
            </w:pPr>
            <w:r>
              <w:t>Integer</w:t>
            </w:r>
          </w:p>
        </w:tc>
        <w:tc>
          <w:tcPr>
            <w:tcW w:w="1635" w:type="dxa"/>
          </w:tcPr>
          <w:p w14:paraId="3E2BFED0" w14:textId="2AFF45CE" w:rsidR="006C6012" w:rsidRPr="007B3C04" w:rsidRDefault="0040359E" w:rsidP="005D25E3">
            <w:pPr>
              <w:pStyle w:val="TableText"/>
            </w:pPr>
            <w:r>
              <w:t>end</w:t>
            </w:r>
          </w:p>
        </w:tc>
        <w:tc>
          <w:tcPr>
            <w:tcW w:w="1703" w:type="dxa"/>
          </w:tcPr>
          <w:p w14:paraId="38DB47CE" w14:textId="13CB4686" w:rsidR="006C6012" w:rsidRPr="007B3C04" w:rsidRDefault="0098382D" w:rsidP="005D25E3">
            <w:pPr>
              <w:pStyle w:val="TableText"/>
            </w:pPr>
            <w:r>
              <w:t>No</w:t>
            </w:r>
          </w:p>
        </w:tc>
        <w:tc>
          <w:tcPr>
            <w:tcW w:w="3123" w:type="dxa"/>
          </w:tcPr>
          <w:p w14:paraId="4F5E864C" w14:textId="0738DCA7" w:rsidR="006C6012" w:rsidRPr="007B3C04" w:rsidRDefault="0098382D" w:rsidP="005D25E3">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440" w:name="_Toc170288591"/>
      <w:r>
        <w:lastRenderedPageBreak/>
        <w:t xml:space="preserve">Field </w:t>
      </w:r>
      <w:r w:rsidR="006B0494">
        <w:t>devic</w:t>
      </w:r>
      <w:r>
        <w:t>e core blocks</w:t>
      </w:r>
      <w:bookmarkEnd w:id="440"/>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r w:rsidRPr="00EB0C73">
        <w:rPr>
          <w:b/>
          <w:bCs/>
        </w:rPr>
        <w:t>canCoreUp</w:t>
      </w:r>
      <w:r>
        <w:t xml:space="preserve"> and </w:t>
      </w:r>
      <w:r w:rsidRPr="00EB0C73">
        <w:rPr>
          <w:b/>
          <w:bCs/>
        </w:rPr>
        <w:t>canCoreDown</w:t>
      </w:r>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 xml:space="preserve">And to deactivate, use the same topic with content (if applicable, </w:t>
      </w:r>
      <w:proofErr w:type="gramStart"/>
      <w:r>
        <w:t>e.g.</w:t>
      </w:r>
      <w:proofErr w:type="gramEnd"/>
      <w:r>
        <w:t xml:space="preserve"> to Logic programs):</w:t>
      </w:r>
    </w:p>
    <w:p w14:paraId="177AC58C"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proofErr w:type="gramStart"/>
      <w:r w:rsidRPr="00163DC5">
        <w:t xml:space="preserve">{ </w:t>
      </w:r>
      <w:r w:rsidRPr="00C168FD">
        <w:rPr>
          <w:color w:val="C45911" w:themeColor="accent2" w:themeShade="BF"/>
        </w:rPr>
        <w:t>"</w:t>
      </w:r>
      <w:proofErr w:type="gramEnd"/>
      <w:r w:rsidRPr="00C168FD">
        <w:rPr>
          <w:color w:val="C45911" w:themeColor="accent2" w:themeShade="BF"/>
        </w:rPr>
        <w:t>blockPart"</w:t>
      </w:r>
      <w:r w:rsidRPr="00163DC5">
        <w:t xml:space="preserve"> : 1, </w:t>
      </w:r>
      <w:r w:rsidRPr="00C168FD">
        <w:rPr>
          <w:color w:val="C45911" w:themeColor="accent2" w:themeShade="BF"/>
        </w:rPr>
        <w:t>"totalParts"</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6414EE02"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5123EF">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441" w:author="Steve Beadle" w:date="2024-07-12T10:30:00Z">
        <w:r w:rsidR="005123EF" w:rsidRPr="005123EF">
          <w:rPr>
            <w:rStyle w:val="Crossreference"/>
            <w:rPrChange w:id="442" w:author="Steve Beadle" w:date="2024-07-12T10:30:00Z">
              <w:rPr/>
            </w:rPrChange>
          </w:rPr>
          <w:t>Payload compression</w:t>
        </w:r>
      </w:ins>
      <w:del w:id="443" w:author="Steve Beadle" w:date="2024-07-12T10:30:00Z">
        <w:r w:rsidR="00324618" w:rsidRPr="005023E0" w:rsidDel="005123EF">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444" w:name="_Ref160026567"/>
      <w:bookmarkStart w:id="445" w:name="_Toc170288592"/>
      <w:r>
        <w:lastRenderedPageBreak/>
        <w:t>Use of MQTT</w:t>
      </w:r>
      <w:bookmarkEnd w:id="444"/>
      <w:bookmarkEnd w:id="445"/>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w:t>
      </w:r>
      <w:proofErr w:type="gramStart"/>
      <w:r w:rsidRPr="00BA7567">
        <w:t>have to</w:t>
      </w:r>
      <w:proofErr w:type="gramEnd"/>
      <w:r w:rsidRPr="00BA7567">
        <w:t xml:space="preserve">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446" w:name="_Toc170288593"/>
      <w:r w:rsidRPr="00B176E4">
        <w:t xml:space="preserve">Retained messages and connection </w:t>
      </w:r>
      <w:proofErr w:type="gramStart"/>
      <w:r w:rsidRPr="00B176E4">
        <w:t>state</w:t>
      </w:r>
      <w:bookmarkEnd w:id="446"/>
      <w:proofErr w:type="gramEnd"/>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447" w:name="_Toc156487355"/>
      <w:bookmarkStart w:id="448" w:name="_Toc170288594"/>
      <w:r>
        <w:t>Publish/</w:t>
      </w:r>
      <w:r w:rsidR="0012344C">
        <w:t>subscribe</w:t>
      </w:r>
      <w:r>
        <w:t xml:space="preserve"> </w:t>
      </w:r>
      <w:proofErr w:type="gramStart"/>
      <w:r>
        <w:t>transports</w:t>
      </w:r>
      <w:bookmarkEnd w:id="447"/>
      <w:bookmarkEnd w:id="448"/>
      <w:proofErr w:type="gramEnd"/>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449" w:name="_Toc170288595"/>
      <w:r>
        <w:t>Payload</w:t>
      </w:r>
      <w:bookmarkEnd w:id="449"/>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450" w:name="_Ref162949991"/>
      <w:bookmarkStart w:id="451" w:name="_Toc170288596"/>
      <w:r>
        <w:lastRenderedPageBreak/>
        <w:t>Payload compression</w:t>
      </w:r>
      <w:bookmarkEnd w:id="450"/>
      <w:bookmarkEnd w:id="451"/>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r>
        <w:t>GZip compression, “gzip”</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r>
        <w:t>Brotli compression, “</w:t>
      </w:r>
      <w:r w:rsidR="00733512">
        <w:t>br</w:t>
      </w:r>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452" w:name="_Toc170288597"/>
      <w:r>
        <w:t xml:space="preserve">Other </w:t>
      </w:r>
      <w:r w:rsidR="0012344C">
        <w:t>topics</w:t>
      </w:r>
      <w:bookmarkEnd w:id="452"/>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453" w:name="_Toc156487360"/>
      <w:bookmarkStart w:id="454" w:name="_Toc170288598"/>
      <w:r>
        <w:t>Getdeviceinfo</w:t>
      </w:r>
      <w:bookmarkEnd w:id="453"/>
      <w:bookmarkEnd w:id="454"/>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[UUID]/DOWN/getdeviceinfo</w:t>
      </w:r>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"config"</w:t>
      </w:r>
      <w:r w:rsidRPr="00163DC5">
        <w:t>:"status"}</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"config"</w:t>
      </w:r>
      <w:r w:rsidRPr="00163DC5">
        <w:t>:"profile"}</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"config"</w:t>
      </w:r>
      <w:r w:rsidRPr="00163DC5">
        <w:t>:"configuration"}</w:t>
      </w:r>
    </w:p>
    <w:p w14:paraId="3DD367CD" w14:textId="3563DC1F" w:rsidR="004E57D4" w:rsidRDefault="00897F88" w:rsidP="001725CA">
      <w:pPr>
        <w:pStyle w:val="Heading3"/>
      </w:pPr>
      <w:bookmarkStart w:id="455" w:name="_Toc156487361"/>
      <w:bookmarkStart w:id="456" w:name="_Toc170288599"/>
      <w:r>
        <w:t xml:space="preserve">Maintaining </w:t>
      </w:r>
      <w:bookmarkEnd w:id="455"/>
      <w:r w:rsidR="0012344C">
        <w:t>time</w:t>
      </w:r>
      <w:bookmarkEnd w:id="456"/>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w:t>
      </w:r>
      <w:proofErr w:type="gramStart"/>
      <w:r>
        <w:t>a  time</w:t>
      </w:r>
      <w:proofErr w:type="gramEnd"/>
      <w:r>
        <w:t xml:space="preserv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timeReq value is true, the SA responds by sending a setclock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[UUID]/DOWN/setclock</w:t>
      </w:r>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[UUID]/DOWN/setclock</w:t>
      </w:r>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[UUID]/UP/getclock</w:t>
      </w:r>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r w:rsidRPr="004C7FEF">
        <w:rPr>
          <w:rFonts w:ascii="Courier New" w:hAnsi="Courier New" w:cs="Courier New"/>
        </w:rPr>
        <w:t>setclock</w:t>
      </w:r>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[UUID]/DOWN/setclock</w:t>
      </w:r>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 xml:space="preserve">What constitutes a sufficiently short time is </w:t>
      </w:r>
      <w:proofErr w:type="gramStart"/>
      <w:r w:rsidR="000163A5" w:rsidRPr="00BA7567">
        <w:t>implementation-specific</w:t>
      </w:r>
      <w:proofErr w:type="gramEnd"/>
      <w:r w:rsidR="000769D0" w:rsidRPr="00BA7567">
        <w:t>.</w:t>
      </w:r>
    </w:p>
    <w:p w14:paraId="5B0E516C" w14:textId="06B1264B" w:rsidR="00897F88" w:rsidRDefault="004C7FEF" w:rsidP="001725CA">
      <w:pPr>
        <w:pStyle w:val="Heading2"/>
      </w:pPr>
      <w:bookmarkStart w:id="457" w:name="_Toc156487362"/>
      <w:bookmarkStart w:id="458" w:name="_Toc170288600"/>
      <w:r>
        <w:lastRenderedPageBreak/>
        <w:t xml:space="preserve">Communications, QoS, </w:t>
      </w:r>
      <w:bookmarkEnd w:id="457"/>
      <w:r w:rsidR="0012344C">
        <w:t>retention</w:t>
      </w:r>
      <w:bookmarkEnd w:id="458"/>
    </w:p>
    <w:p w14:paraId="48A88406" w14:textId="01750185"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5123EF">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459" w:name="_Toc170288601"/>
      <w:r>
        <w:lastRenderedPageBreak/>
        <w:t>Fi</w:t>
      </w:r>
      <w:r w:rsidR="00C9038A">
        <w:t>el</w:t>
      </w:r>
      <w:r>
        <w:t xml:space="preserve">d </w:t>
      </w:r>
      <w:r w:rsidR="0012344C">
        <w:t>device</w:t>
      </w:r>
      <w:r>
        <w:t xml:space="preserve"> lifecycle</w:t>
      </w:r>
      <w:bookmarkEnd w:id="459"/>
    </w:p>
    <w:p w14:paraId="63CC4D64" w14:textId="24241E9A"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460" w:author="Steve Beadle" w:date="2024-07-12T10:30:00Z">
        <w:r w:rsidR="005123EF" w:rsidRPr="005123EF">
          <w:rPr>
            <w:rStyle w:val="Crossreference"/>
            <w:rPrChange w:id="461" w:author="Steve Beadle" w:date="2024-07-12T10:30:00Z">
              <w:rPr/>
            </w:rPrChange>
          </w:rPr>
          <w:t xml:space="preserve">Figure </w:t>
        </w:r>
        <w:r w:rsidR="005123EF" w:rsidRPr="005123EF">
          <w:rPr>
            <w:rStyle w:val="Crossreference"/>
            <w:rPrChange w:id="462" w:author="Steve Beadle" w:date="2024-07-12T10:30:00Z">
              <w:rPr>
                <w:noProof/>
              </w:rPr>
            </w:rPrChange>
          </w:rPr>
          <w:t>12</w:t>
        </w:r>
      </w:ins>
      <w:del w:id="463" w:author="Steve Beadle" w:date="2024-07-12T10:30:00Z">
        <w:r w:rsidR="00324618" w:rsidRPr="005023E0" w:rsidDel="005123EF">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70EC58B7" w:rsidR="00272391" w:rsidRDefault="00272391" w:rsidP="00272391">
      <w:pPr>
        <w:pStyle w:val="Caption"/>
      </w:pPr>
      <w:bookmarkStart w:id="464" w:name="_Ref161393121"/>
      <w:bookmarkStart w:id="465" w:name="_Toc170288639"/>
      <w:r>
        <w:t xml:space="preserve">Figure </w:t>
      </w:r>
      <w:fldSimple w:instr=" SEQ Figure \* ARABIC ">
        <w:r w:rsidR="005123EF">
          <w:rPr>
            <w:noProof/>
          </w:rPr>
          <w:t>12</w:t>
        </w:r>
      </w:fldSimple>
      <w:bookmarkEnd w:id="464"/>
      <w:r>
        <w:tab/>
        <w:t>Connection state model</w:t>
      </w:r>
      <w:bookmarkEnd w:id="465"/>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466" w:name="_Toc170288602"/>
      <w:r>
        <w:t>Status message</w:t>
      </w:r>
      <w:bookmarkEnd w:id="466"/>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proofErr w:type="gramStart"/>
      <w:r>
        <w:t>in order to</w:t>
      </w:r>
      <w:proofErr w:type="gramEnd"/>
      <w:r>
        <w:t xml:space="preserve">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w:t>
      </w:r>
      <w:proofErr w:type="gramStart"/>
      <w:r w:rsidR="00645551" w:rsidRPr="00366473">
        <w:t>hyphens</w:t>
      </w:r>
      <w:proofErr w:type="gramEnd"/>
      <w:r w:rsidR="00645551" w:rsidRPr="00366473">
        <w:t xml:space="preserve">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w:t>
      </w:r>
      <w:proofErr w:type="gramStart"/>
      <w:r w:rsidR="00645551" w:rsidRPr="00366473">
        <w:t>contain</w:t>
      </w:r>
      <w:proofErr w:type="gramEnd"/>
      <w:r w:rsidR="00645551" w:rsidRPr="00366473">
        <w:t xml:space="preserve">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w:t>
      </w:r>
      <w:proofErr w:type="gramStart"/>
      <w:r w:rsidR="00645551" w:rsidRPr="00366473">
        <w:t>device-specific</w:t>
      </w:r>
      <w:proofErr w:type="gramEnd"/>
      <w:r w:rsidR="00645551" w:rsidRPr="00366473">
        <w:t xml:space="preserve">. </w:t>
      </w:r>
    </w:p>
    <w:p w14:paraId="64F168DD" w14:textId="77777777" w:rsidR="003859C8" w:rsidRDefault="00645551" w:rsidP="00645551">
      <w:pPr>
        <w:pStyle w:val="Code"/>
      </w:pPr>
      <w:r w:rsidRPr="00366473">
        <w:tab/>
      </w:r>
      <w:r w:rsidR="003859C8">
        <w:tab/>
      </w:r>
      <w:r w:rsidR="003859C8">
        <w:tab/>
      </w:r>
      <w:r w:rsidRPr="00366473">
        <w:t xml:space="preserve">// If the Required "req"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proofErr w:type="gramStart"/>
      <w:r w:rsidRPr="003F68D2">
        <w:rPr>
          <w:color w:val="C45911" w:themeColor="accent2" w:themeShade="BF"/>
        </w:rPr>
        <w:t>"</w:t>
      </w:r>
      <w:r w:rsidRPr="00163DC5">
        <w:t>:[</w:t>
      </w:r>
      <w:proofErr w:type="gramEnd"/>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"name"</w:t>
      </w:r>
      <w:r w:rsidRPr="00163DC5">
        <w:t>:"Firmware",</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"name"</w:t>
      </w:r>
      <w:r w:rsidRPr="00163DC5">
        <w:t>:"Program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"req"</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"active</w:t>
      </w:r>
      <w:proofErr w:type="gramStart"/>
      <w:r w:rsidRPr="003F68D2">
        <w:rPr>
          <w:color w:val="C45911" w:themeColor="accent2" w:themeShade="BF"/>
        </w:rPr>
        <w:t>"</w:t>
      </w:r>
      <w:r w:rsidRPr="00163DC5">
        <w:t>:false</w:t>
      </w:r>
      <w:proofErr w:type="gramEnd"/>
      <w:r w:rsidRPr="00163DC5">
        <w:t>}</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w:t>
      </w:r>
      <w:proofErr w:type="gramStart"/>
      <w:r w:rsidR="00645551" w:rsidRPr="00366473">
        <w:t>any</w:t>
      </w:r>
      <w:proofErr w:type="gramEnd"/>
      <w:r w:rsidR="00645551" w:rsidRPr="00366473">
        <w:t xml:space="preserve">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"cReq</w:t>
      </w:r>
      <w:proofErr w:type="gramStart"/>
      <w:r w:rsidRPr="003F68D2">
        <w:rPr>
          <w:color w:val="C45911" w:themeColor="accent2" w:themeShade="BF"/>
        </w:rPr>
        <w:t>"</w:t>
      </w:r>
      <w:r w:rsidRPr="00163DC5">
        <w:t>:true</w:t>
      </w:r>
      <w:proofErr w:type="gramEnd"/>
      <w:r w:rsidRPr="00163DC5">
        <w:t>,</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"timeReq</w:t>
      </w:r>
      <w:proofErr w:type="gramStart"/>
      <w:r w:rsidRPr="003F68D2">
        <w:rPr>
          <w:color w:val="C45911" w:themeColor="accent2" w:themeShade="BF"/>
        </w:rPr>
        <w:t>"</w:t>
      </w:r>
      <w:r w:rsidRPr="00163DC5">
        <w:t>:true</w:t>
      </w:r>
      <w:proofErr w:type="gramEnd"/>
      <w:r w:rsidRPr="00163DC5">
        <w:t>,</w:t>
      </w:r>
    </w:p>
    <w:p w14:paraId="65F0A6C6" w14:textId="77777777" w:rsidR="003509E0" w:rsidRDefault="00645551" w:rsidP="00645551">
      <w:pPr>
        <w:pStyle w:val="Code"/>
      </w:pPr>
      <w:r w:rsidRPr="00366473">
        <w:tab/>
      </w:r>
      <w:r w:rsidR="003509E0">
        <w:tab/>
      </w:r>
      <w:r w:rsidR="003509E0">
        <w:tab/>
      </w:r>
      <w:r w:rsidRPr="00366473">
        <w:t xml:space="preserve">// Optional text concerning state of configuration, </w:t>
      </w:r>
      <w:proofErr w:type="gramStart"/>
      <w:r w:rsidRPr="00366473">
        <w:t>e.g.</w:t>
      </w:r>
      <w:proofErr w:type="gramEnd"/>
      <w:r w:rsidRPr="00366473">
        <w:t xml:space="preserve">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w:t>
      </w:r>
      <w:proofErr w:type="gramStart"/>
      <w:r w:rsidR="00645551" w:rsidRPr="00366473">
        <w:t>not</w:t>
      </w:r>
      <w:proofErr w:type="gramEnd"/>
      <w:r w:rsidR="00645551" w:rsidRPr="00366473">
        <w:t xml:space="preserve">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"cState"</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"inactiveState</w:t>
      </w:r>
      <w:proofErr w:type="gramStart"/>
      <w:r w:rsidRPr="003F68D2">
        <w:rPr>
          <w:color w:val="C45911" w:themeColor="accent2" w:themeShade="BF"/>
        </w:rPr>
        <w:t>"</w:t>
      </w:r>
      <w:r w:rsidRPr="00163DC5">
        <w:t>:true</w:t>
      </w:r>
      <w:proofErr w:type="gramEnd"/>
      <w:r w:rsidRPr="00163DC5">
        <w:t>,</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w:t>
      </w:r>
      <w:proofErr w:type="gramStart"/>
      <w:r w:rsidR="0047335A">
        <w:t>I</w:t>
      </w:r>
      <w:r w:rsidR="00645551" w:rsidRPr="00366473">
        <w:t>.e.</w:t>
      </w:r>
      <w:proofErr w:type="gramEnd"/>
      <w:r w:rsidR="00645551" w:rsidRPr="00366473">
        <w:t xml:space="preserv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“nid”.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w:t>
      </w:r>
      <w:proofErr w:type="gramStart"/>
      <w:r w:rsidR="00645551" w:rsidRPr="00366473">
        <w:t>desired</w:t>
      </w:r>
      <w:proofErr w:type="gramEnd"/>
      <w:r w:rsidR="00645551" w:rsidRPr="00366473">
        <w:t xml:space="preserve"> </w:t>
      </w:r>
    </w:p>
    <w:p w14:paraId="01E53C3B" w14:textId="6F0F9745" w:rsidR="00645551" w:rsidRPr="00366473" w:rsidRDefault="00024D98" w:rsidP="00645551">
      <w:pPr>
        <w:pStyle w:val="Code"/>
      </w:pPr>
      <w:r>
        <w:tab/>
      </w:r>
      <w:r>
        <w:tab/>
      </w:r>
      <w:r>
        <w:tab/>
        <w:t xml:space="preserve">// </w:t>
      </w:r>
      <w:r w:rsidR="00645551" w:rsidRPr="00366473">
        <w:t>configuration to send, if cReq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proofErr w:type="gramStart"/>
      <w:r w:rsidRPr="00A44754">
        <w:rPr>
          <w:color w:val="C45911" w:themeColor="accent2" w:themeShade="BF"/>
        </w:rPr>
        <w:t>"</w:t>
      </w:r>
      <w:r w:rsidRPr="00163DC5">
        <w:t>:[</w:t>
      </w:r>
      <w:proofErr w:type="gramEnd"/>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r w:rsidRPr="00366473">
        <w:rPr>
          <w:rFonts w:ascii="Courier New" w:hAnsi="Courier New" w:cs="Courier New"/>
        </w:rPr>
        <w:t>cVer</w:t>
      </w:r>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467" w:name="_Last_Will_and"/>
      <w:bookmarkStart w:id="468" w:name="_Toc156487366"/>
      <w:bookmarkStart w:id="469" w:name="_Toc170288603"/>
      <w:bookmarkEnd w:id="467"/>
      <w:r>
        <w:t xml:space="preserve">Last </w:t>
      </w:r>
      <w:r w:rsidR="00DB0F88">
        <w:t>Will</w:t>
      </w:r>
      <w:r w:rsidR="0012344C">
        <w:t xml:space="preserve"> and </w:t>
      </w:r>
      <w:bookmarkEnd w:id="468"/>
      <w:r w:rsidR="00DB0F88">
        <w:t>Testament</w:t>
      </w:r>
      <w:bookmarkEnd w:id="469"/>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[UUID]/UP/lwt</w:t>
      </w:r>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"state"</w:t>
      </w:r>
      <w:r w:rsidRPr="00163DC5">
        <w:t xml:space="preserve">:"Fault",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470" w:name="_Toc156487367"/>
      <w:bookmarkStart w:id="471" w:name="_Toc170288604"/>
      <w:r>
        <w:t xml:space="preserve">Field </w:t>
      </w:r>
      <w:r w:rsidR="0012344C">
        <w:t>device replacement</w:t>
      </w:r>
      <w:bookmarkEnd w:id="470"/>
      <w:bookmarkEnd w:id="471"/>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472" w:name="_Toc170288605"/>
      <w:r>
        <w:lastRenderedPageBreak/>
        <w:t>Security</w:t>
      </w:r>
      <w:bookmarkEnd w:id="472"/>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473" w:name="_Toc162423095"/>
      <w:bookmarkStart w:id="474" w:name="_Toc162423686"/>
      <w:bookmarkStart w:id="475" w:name="_Toc170288606"/>
      <w:r>
        <w:lastRenderedPageBreak/>
        <w:t>Class names and ontology</w:t>
      </w:r>
      <w:bookmarkEnd w:id="473"/>
      <w:bookmarkEnd w:id="474"/>
      <w:bookmarkEnd w:id="475"/>
    </w:p>
    <w:p w14:paraId="7C7B0752" w14:textId="572D572C"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 xml:space="preserve">separate parts of the class name </w:t>
      </w:r>
      <w:proofErr w:type="gramStart"/>
      <w:r w:rsidR="005C7AEB" w:rsidRPr="00BA7567">
        <w:t>tex</w:t>
      </w:r>
      <w:r w:rsidR="00973C6B" w:rsidRPr="00BA7567">
        <w:t>t</w:t>
      </w:r>
      <w:r w:rsidR="00A81F68" w:rsidRPr="00BA7567">
        <w:t xml:space="preserve"> </w:t>
      </w:r>
      <w:r w:rsidRPr="00BA7567">
        <w:t xml:space="preserve"> with</w:t>
      </w:r>
      <w:proofErr w:type="gramEnd"/>
      <w:r w:rsidRPr="00BA7567">
        <w:t xml:space="preserve">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476" w:name="_Toc162423096"/>
      <w:bookmarkStart w:id="477" w:name="_Toc162423687"/>
      <w:bookmarkStart w:id="478" w:name="_Toc170288607"/>
      <w:r>
        <w:t>Fixed class names</w:t>
      </w:r>
      <w:bookmarkEnd w:id="476"/>
      <w:bookmarkEnd w:id="477"/>
      <w:bookmarkEnd w:id="478"/>
    </w:p>
    <w:p w14:paraId="484C0742" w14:textId="01760782"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r w:rsidRPr="001D3998">
        <w:rPr>
          <w:rFonts w:ascii="Courier New" w:hAnsi="Courier New" w:cs="Courier New"/>
        </w:rPr>
        <w:t>className</w:t>
      </w:r>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r w:rsidRPr="001D3998">
        <w:rPr>
          <w:rFonts w:ascii="Courier New" w:hAnsi="Courier New" w:cs="Courier New"/>
        </w:rPr>
        <w:t>classNames</w:t>
      </w:r>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r w:rsidRPr="001D3998">
        <w:rPr>
          <w:rFonts w:ascii="Courier New" w:hAnsi="Courier New" w:cs="Courier New"/>
        </w:rPr>
        <w:t>className</w:t>
      </w:r>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476AE5D4" w:rsidR="00DB49C5" w:rsidRDefault="00DB49C5" w:rsidP="00DB49C5">
      <w:pPr>
        <w:pStyle w:val="Caption"/>
      </w:pPr>
      <w:bookmarkStart w:id="479" w:name="_Toc162423151"/>
      <w:bookmarkStart w:id="480" w:name="_Toc162423742"/>
      <w:bookmarkStart w:id="481" w:name="_Toc170288664"/>
      <w:r>
        <w:t xml:space="preserve">Table </w:t>
      </w:r>
      <w:fldSimple w:instr=" SEQ Table \* ARABIC ">
        <w:r w:rsidR="005123EF">
          <w:rPr>
            <w:noProof/>
          </w:rPr>
          <w:t>25</w:t>
        </w:r>
      </w:fldSimple>
      <w:r>
        <w:tab/>
        <w:t>Fixed class names</w:t>
      </w:r>
      <w:bookmarkEnd w:id="479"/>
      <w:bookmarkEnd w:id="480"/>
      <w:bookmarkEnd w:id="481"/>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"className"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5D25E3">
            <w:pPr>
              <w:pStyle w:val="TableText"/>
            </w:pPr>
            <w:r w:rsidRPr="004B3F83">
              <w:t>L.</w:t>
            </w:r>
            <w:proofErr w:type="gramStart"/>
            <w:r w:rsidRPr="004B3F83">
              <w:t>FD.Battery</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5D25E3">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5D25E3">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5D25E3">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5D25E3">
            <w:pPr>
              <w:pStyle w:val="TableText"/>
            </w:pPr>
            <w:r w:rsidRPr="004B3F83">
              <w:t>L.</w:t>
            </w:r>
            <w:proofErr w:type="gramStart"/>
            <w:r w:rsidRPr="004B3F83">
              <w:t>FD.Mains</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5D25E3">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5D25E3">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5D25E3">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5D25E3">
            <w:pPr>
              <w:pStyle w:val="TableText"/>
            </w:pPr>
            <w:r w:rsidRPr="004B3F83">
              <w:t>L.</w:t>
            </w:r>
            <w:proofErr w:type="gramStart"/>
            <w:r w:rsidRPr="004B3F83">
              <w:t>FD.Signal</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5D25E3">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5D25E3">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5D25E3">
            <w:pPr>
              <w:pStyle w:val="TableText"/>
            </w:pPr>
            <w:r w:rsidRPr="004B3F83">
              <w:t>L.</w:t>
            </w:r>
            <w:proofErr w:type="gramStart"/>
            <w:r w:rsidRPr="004B3F83">
              <w:t>FD.IMSI</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5D25E3">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5D25E3">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5D25E3">
            <w:pPr>
              <w:pStyle w:val="TableText"/>
            </w:pPr>
            <w:r w:rsidRPr="004B3F83">
              <w:t>L.</w:t>
            </w:r>
            <w:proofErr w:type="gramStart"/>
            <w:r w:rsidRPr="004B3F83">
              <w:t>FD.IMEI</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5D25E3">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5D25E3">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5D25E3">
            <w:pPr>
              <w:pStyle w:val="TableText"/>
            </w:pPr>
            <w:r w:rsidRPr="004B3F83">
              <w:t>L.</w:t>
            </w:r>
            <w:proofErr w:type="gramStart"/>
            <w:r w:rsidRPr="004B3F83">
              <w:t>FD.CCID</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5D25E3">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5D25E3">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5D25E3">
            <w:pPr>
              <w:pStyle w:val="TableText"/>
            </w:pPr>
            <w:r w:rsidRPr="004B3F83">
              <w:t>L.</w:t>
            </w:r>
            <w:proofErr w:type="gramStart"/>
            <w:r w:rsidRPr="004B3F83">
              <w:t>FD.Serial</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5D25E3">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5D25E3">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5D25E3">
            <w:pPr>
              <w:pStyle w:val="TableText"/>
            </w:pPr>
            <w:r w:rsidRPr="004B3F83">
              <w:t>L.Loc.Latitude</w:t>
            </w:r>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5D25E3">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5D25E3">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5D25E3">
            <w:pPr>
              <w:pStyle w:val="TableText"/>
            </w:pPr>
            <w:r w:rsidRPr="004B3F83">
              <w:t>L.Loc.Longitude</w:t>
            </w:r>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5D25E3">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5D25E3">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5D25E3">
            <w:pPr>
              <w:pStyle w:val="TableText"/>
            </w:pPr>
            <w:r w:rsidRPr="004B3F83">
              <w:t>L.Loc.Accuracy</w:t>
            </w:r>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5D25E3">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5D25E3">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5D25E3">
            <w:pPr>
              <w:pStyle w:val="TableText"/>
            </w:pPr>
            <w:r w:rsidRPr="004B3F83">
              <w:t>L.Loc.Altitude</w:t>
            </w:r>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5D25E3">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5D25E3">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5D25E3">
            <w:pPr>
              <w:pStyle w:val="TableText"/>
            </w:pPr>
            <w:r w:rsidRPr="004B3F83">
              <w:t>L.Loc.Direction</w:t>
            </w:r>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5D25E3">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5D25E3">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5D25E3">
            <w:pPr>
              <w:pStyle w:val="TableText"/>
            </w:pPr>
            <w:r w:rsidRPr="004B3F83">
              <w:t>L.Loc.Speed</w:t>
            </w:r>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5D25E3">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5D25E3">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5D25E3">
            <w:pPr>
              <w:pStyle w:val="TableText"/>
            </w:pPr>
            <w:r w:rsidRPr="004B3F83">
              <w:lastRenderedPageBreak/>
              <w:t>L.</w:t>
            </w:r>
            <w:proofErr w:type="gramStart"/>
            <w:r w:rsidRPr="004B3F83">
              <w:t>FD.Batt.Main</w:t>
            </w:r>
            <w:proofErr w:type="gramEnd"/>
            <w:r w:rsidRPr="004B3F83">
              <w:t>.Volt</w:t>
            </w:r>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5D25E3">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5D25E3">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5D25E3">
            <w:pPr>
              <w:pStyle w:val="TableText"/>
            </w:pPr>
            <w:r w:rsidRPr="004B3F83">
              <w:t>L.</w:t>
            </w:r>
            <w:proofErr w:type="gramStart"/>
            <w:r w:rsidRPr="004B3F83">
              <w:t>FD.Batt.Main</w:t>
            </w:r>
            <w:proofErr w:type="gramEnd"/>
            <w:r w:rsidRPr="004B3F83">
              <w:t>.Charge</w:t>
            </w:r>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5D25E3">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5D25E3">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5D25E3">
            <w:pPr>
              <w:pStyle w:val="TableText"/>
            </w:pPr>
            <w:r w:rsidRPr="004B3F83">
              <w:t>L.</w:t>
            </w:r>
            <w:proofErr w:type="gramStart"/>
            <w:r w:rsidRPr="004B3F83">
              <w:t>FD.Batt.Sec</w:t>
            </w:r>
            <w:proofErr w:type="gramEnd"/>
            <w:r w:rsidRPr="004B3F83">
              <w:t>.Volt</w:t>
            </w:r>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5D25E3">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5D25E3">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5D25E3">
            <w:pPr>
              <w:pStyle w:val="TableText"/>
            </w:pPr>
            <w:r w:rsidRPr="004B3F83">
              <w:t>L.</w:t>
            </w:r>
            <w:proofErr w:type="gramStart"/>
            <w:r w:rsidRPr="004B3F83">
              <w:t>FD.Batt.Sec</w:t>
            </w:r>
            <w:proofErr w:type="gramEnd"/>
            <w:r w:rsidRPr="004B3F83">
              <w:t>.Charge</w:t>
            </w:r>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5D25E3">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5D25E3">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5D25E3">
            <w:pPr>
              <w:pStyle w:val="TableText"/>
            </w:pPr>
            <w:r w:rsidRPr="004B3F83">
              <w:t>L.</w:t>
            </w:r>
            <w:proofErr w:type="gramStart"/>
            <w:r w:rsidRPr="004B3F83">
              <w:t>FD.Temp.Int</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5D25E3">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5D25E3">
            <w:pPr>
              <w:pStyle w:val="TableText"/>
            </w:pPr>
            <w:r w:rsidRPr="004B3F83">
              <w:t>deg.C</w:t>
            </w:r>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5D25E3">
            <w:pPr>
              <w:pStyle w:val="TableText"/>
            </w:pPr>
            <w:bookmarkStart w:id="482" w:name="_Hlk147827330"/>
            <w:r w:rsidRPr="004B3F83">
              <w:t>L.</w:t>
            </w:r>
            <w:proofErr w:type="gramStart"/>
            <w:r w:rsidRPr="004B3F83">
              <w:t>FD.Temp.Int</w:t>
            </w:r>
            <w:proofErr w:type="gramEnd"/>
            <w:r w:rsidRPr="004B3F83">
              <w:t>.Min</w:t>
            </w:r>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5D25E3">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5D25E3">
            <w:pPr>
              <w:pStyle w:val="TableText"/>
            </w:pPr>
            <w:r w:rsidRPr="004B3F83">
              <w:t>deg.C</w:t>
            </w:r>
          </w:p>
        </w:tc>
        <w:bookmarkEnd w:id="482"/>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5D25E3">
            <w:pPr>
              <w:pStyle w:val="TableText"/>
            </w:pPr>
            <w:r w:rsidRPr="004B3F83">
              <w:t>L.</w:t>
            </w:r>
            <w:proofErr w:type="gramStart"/>
            <w:r w:rsidRPr="004B3F83">
              <w:t>FD.Temp.Int</w:t>
            </w:r>
            <w:proofErr w:type="gramEnd"/>
            <w:r w:rsidRPr="004B3F83">
              <w:t>.Max</w:t>
            </w:r>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5D25E3">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5D25E3">
            <w:pPr>
              <w:pStyle w:val="TableText"/>
            </w:pPr>
            <w:r w:rsidRPr="004B3F83">
              <w:t>deg.C</w:t>
            </w:r>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5D25E3">
            <w:pPr>
              <w:pStyle w:val="TableText"/>
            </w:pPr>
            <w:r w:rsidRPr="004B3F83">
              <w:t>L.</w:t>
            </w:r>
            <w:proofErr w:type="gramStart"/>
            <w:r w:rsidRPr="004B3F83">
              <w:t>FD.Temp.Int</w:t>
            </w:r>
            <w:proofErr w:type="gramEnd"/>
            <w:r w:rsidRPr="004B3F83">
              <w:t>.Mean</w:t>
            </w:r>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5D25E3">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5D25E3">
            <w:pPr>
              <w:pStyle w:val="TableText"/>
            </w:pPr>
            <w:r w:rsidRPr="004B3F83">
              <w:t>deg.C</w:t>
            </w:r>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5D25E3">
            <w:pPr>
              <w:pStyle w:val="TableText"/>
            </w:pPr>
            <w:r w:rsidRPr="004B3F83">
              <w:t>L.</w:t>
            </w:r>
            <w:proofErr w:type="gramStart"/>
            <w:r w:rsidRPr="004B3F83">
              <w:t>FD.Temp.Modem</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5D25E3">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5D25E3">
            <w:pPr>
              <w:pStyle w:val="TableText"/>
            </w:pPr>
            <w:r w:rsidRPr="004B3F83">
              <w:t>deg.C</w:t>
            </w:r>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5D25E3">
            <w:pPr>
              <w:pStyle w:val="TableText"/>
            </w:pPr>
            <w:r w:rsidRPr="004B3F83">
              <w:t>L.</w:t>
            </w:r>
            <w:proofErr w:type="gramStart"/>
            <w:r w:rsidRPr="004B3F83">
              <w:t>FD.Temp.Ext</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5D25E3">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5D25E3">
            <w:pPr>
              <w:pStyle w:val="TableText"/>
            </w:pPr>
            <w:r w:rsidRPr="004B3F83">
              <w:t>deg.C</w:t>
            </w:r>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5D25E3">
            <w:pPr>
              <w:pStyle w:val="TableText"/>
            </w:pPr>
            <w:r w:rsidRPr="004B3F83">
              <w:t>L.</w:t>
            </w:r>
            <w:proofErr w:type="gramStart"/>
            <w:r w:rsidRPr="004B3F83">
              <w:t>FD.Temp.Ext</w:t>
            </w:r>
            <w:proofErr w:type="gramEnd"/>
            <w:r w:rsidRPr="004B3F83">
              <w:t>.Min</w:t>
            </w:r>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5D25E3">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5D25E3">
            <w:pPr>
              <w:pStyle w:val="TableText"/>
            </w:pPr>
            <w:r w:rsidRPr="004B3F83">
              <w:t>deg.C</w:t>
            </w:r>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5D25E3">
            <w:pPr>
              <w:pStyle w:val="TableText"/>
            </w:pPr>
            <w:r w:rsidRPr="004B3F83">
              <w:t>L.</w:t>
            </w:r>
            <w:proofErr w:type="gramStart"/>
            <w:r w:rsidRPr="004B3F83">
              <w:t>FD.Temp.Ext</w:t>
            </w:r>
            <w:proofErr w:type="gramEnd"/>
            <w:r w:rsidRPr="004B3F83">
              <w:t>.Max</w:t>
            </w:r>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5D25E3">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5D25E3">
            <w:pPr>
              <w:pStyle w:val="TableText"/>
            </w:pPr>
            <w:r w:rsidRPr="004B3F83">
              <w:t>deg.C</w:t>
            </w:r>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5D25E3">
            <w:pPr>
              <w:pStyle w:val="TableText"/>
            </w:pPr>
            <w:r w:rsidRPr="004B3F83">
              <w:t>L.</w:t>
            </w:r>
            <w:proofErr w:type="gramStart"/>
            <w:r w:rsidRPr="004B3F83">
              <w:t>FD.Temp.Ext</w:t>
            </w:r>
            <w:proofErr w:type="gramEnd"/>
            <w:r w:rsidRPr="004B3F83">
              <w:t>.Mean</w:t>
            </w:r>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5D25E3">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5D25E3">
            <w:pPr>
              <w:pStyle w:val="TableText"/>
            </w:pPr>
            <w:r w:rsidRPr="004B3F83">
              <w:t>deg.C</w:t>
            </w:r>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5D25E3">
            <w:pPr>
              <w:pStyle w:val="TableText"/>
            </w:pPr>
            <w:r w:rsidRPr="004B3F83">
              <w:t>L.</w:t>
            </w:r>
            <w:proofErr w:type="gramStart"/>
            <w:r w:rsidRPr="004B3F83">
              <w:t>FD.Humidity</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5D25E3">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5D25E3">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5D25E3">
            <w:pPr>
              <w:pStyle w:val="TableText"/>
            </w:pPr>
            <w:r w:rsidRPr="004B3F83">
              <w:t>L.</w:t>
            </w:r>
            <w:proofErr w:type="gramStart"/>
            <w:r w:rsidRPr="004B3F83">
              <w:t>FD.Humidity.Min</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5D25E3">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5D25E3">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5D25E3">
            <w:pPr>
              <w:pStyle w:val="TableText"/>
            </w:pPr>
            <w:r w:rsidRPr="004B3F83">
              <w:t>L.</w:t>
            </w:r>
            <w:proofErr w:type="gramStart"/>
            <w:r w:rsidRPr="004B3F83">
              <w:t>FD.Humidity.Max</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5D25E3">
            <w:pPr>
              <w:pStyle w:val="TableText"/>
            </w:pPr>
            <w:r w:rsidRPr="004B3F83">
              <w:t>FD Miminum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5D25E3">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5D25E3">
            <w:pPr>
              <w:pStyle w:val="TableText"/>
            </w:pPr>
            <w:r w:rsidRPr="004B3F83">
              <w:t>L.</w:t>
            </w:r>
            <w:proofErr w:type="gramStart"/>
            <w:r w:rsidRPr="004B3F83">
              <w:t>FD.Humidity.Mean</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5D25E3">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5D25E3">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5D25E3">
            <w:pPr>
              <w:pStyle w:val="TableText"/>
            </w:pPr>
            <w:r w:rsidRPr="004B3F83">
              <w:t>L.FD.WAN.Tech</w:t>
            </w:r>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5D25E3">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5D25E3">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5D25E3">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5D25E3">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5D25E3">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5D25E3">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5D25E3">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5D25E3">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5D25E3">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5D25E3">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5D25E3">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5D25E3">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5D25E3">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5D25E3">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5D25E3">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5D25E3">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5D25E3">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5D25E3">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5D25E3">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5D25E3">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5D25E3">
            <w:pPr>
              <w:pStyle w:val="TableText"/>
            </w:pPr>
            <w:r w:rsidRPr="004B3F83">
              <w:t>L.FD.WAN.Channel</w:t>
            </w:r>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5D25E3">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5D25E3">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5D25E3">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5D25E3">
            <w:pPr>
              <w:pStyle w:val="TableText"/>
            </w:pPr>
            <w:r w:rsidRPr="004B3F83">
              <w:t>L.FD.WAN.Signal</w:t>
            </w:r>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5D25E3">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5D25E3">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5D25E3">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483" w:name="_Toc170288608"/>
      <w:bookmarkStart w:id="484" w:name="_Toc162423097"/>
      <w:bookmarkStart w:id="485" w:name="_Toc162423688"/>
      <w:r w:rsidRPr="00670623">
        <w:lastRenderedPageBreak/>
        <w:t>F</w:t>
      </w:r>
      <w:r w:rsidR="00686D0D" w:rsidRPr="00670623">
        <w:t>ield device profile extensions and layout</w:t>
      </w:r>
      <w:bookmarkEnd w:id="483"/>
    </w:p>
    <w:p w14:paraId="3B7A4F4E" w14:textId="6560B810" w:rsidR="00DB49C5" w:rsidRDefault="00DB49C5" w:rsidP="005600C9">
      <w:pPr>
        <w:pStyle w:val="Heading2"/>
      </w:pPr>
      <w:bookmarkStart w:id="486" w:name="_Toc170288609"/>
      <w:r>
        <w:t>Vendor extensions</w:t>
      </w:r>
      <w:bookmarkEnd w:id="484"/>
      <w:bookmarkEnd w:id="485"/>
      <w:bookmarkEnd w:id="486"/>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487" w:name="_Toc162423098"/>
      <w:bookmarkStart w:id="488" w:name="_Toc162423689"/>
      <w:bookmarkStart w:id="489" w:name="_Toc170288610"/>
      <w:r>
        <w:t>New properties</w:t>
      </w:r>
      <w:bookmarkEnd w:id="487"/>
      <w:bookmarkEnd w:id="488"/>
      <w:bookmarkEnd w:id="489"/>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r w:rsidRPr="001F298A">
        <w:rPr>
          <w:rFonts w:ascii="Courier New" w:hAnsi="Courier New" w:cs="Courier New"/>
        </w:rPr>
        <w:t>deviceSpecific</w:t>
      </w:r>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490" w:name="_Toc162423099"/>
      <w:bookmarkStart w:id="491" w:name="_Toc162423690"/>
      <w:bookmarkStart w:id="492" w:name="_Toc170288611"/>
      <w:r>
        <w:t>New objects</w:t>
      </w:r>
      <w:bookmarkEnd w:id="490"/>
      <w:bookmarkEnd w:id="491"/>
      <w:bookmarkEnd w:id="492"/>
    </w:p>
    <w:p w14:paraId="158C11A9" w14:textId="77777777" w:rsidR="00DB49C5" w:rsidRDefault="00DB49C5" w:rsidP="00DB49C5">
      <w:pPr>
        <w:pStyle w:val="BodyText"/>
      </w:pPr>
      <w:r>
        <w:t xml:space="preserve">Vendor-specific object types may also be added in the same way, via the </w:t>
      </w:r>
      <w:r w:rsidRPr="001F298A">
        <w:rPr>
          <w:rFonts w:ascii="Courier New" w:hAnsi="Courier New" w:cs="Courier New"/>
        </w:rPr>
        <w:t>specificToProfile</w:t>
      </w:r>
      <w:r>
        <w:t xml:space="preserve"> object type property.</w:t>
      </w:r>
    </w:p>
    <w:p w14:paraId="398E4CD2" w14:textId="77777777" w:rsidR="00DB49C5" w:rsidRDefault="00DB49C5" w:rsidP="005600C9">
      <w:pPr>
        <w:pStyle w:val="Heading3"/>
      </w:pPr>
      <w:bookmarkStart w:id="493" w:name="_Toc162423100"/>
      <w:bookmarkStart w:id="494" w:name="_Toc162423691"/>
      <w:bookmarkStart w:id="495" w:name="_Toc170288612"/>
      <w:r>
        <w:t>Translation</w:t>
      </w:r>
      <w:bookmarkEnd w:id="493"/>
      <w:bookmarkEnd w:id="494"/>
      <w:bookmarkEnd w:id="495"/>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496" w:name="_Toc162423101"/>
      <w:bookmarkStart w:id="497" w:name="_Toc162423692"/>
      <w:bookmarkStart w:id="498" w:name="_Toc170288613"/>
      <w:r>
        <w:t>Suggesting SA UI layout</w:t>
      </w:r>
      <w:bookmarkEnd w:id="496"/>
      <w:bookmarkEnd w:id="497"/>
      <w:bookmarkEnd w:id="498"/>
    </w:p>
    <w:p w14:paraId="0D8BCA7B" w14:textId="77777777" w:rsidR="00DB49C5" w:rsidRDefault="00DB49C5" w:rsidP="00DB49C5">
      <w:pPr>
        <w:pStyle w:val="BodyText"/>
      </w:pPr>
      <w:r>
        <w:t xml:space="preserve">The principal data about each object type are the </w:t>
      </w:r>
      <w:r w:rsidRPr="001F298A">
        <w:rPr>
          <w:rFonts w:ascii="Courier New" w:hAnsi="Courier New" w:cs="Courier New"/>
        </w:rPr>
        <w:t>configFields</w:t>
      </w:r>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499" w:name="_Toc162423102"/>
      <w:bookmarkStart w:id="500" w:name="_Toc162423693"/>
      <w:bookmarkStart w:id="501" w:name="_Toc170288614"/>
      <w:r>
        <w:t>configFields</w:t>
      </w:r>
      <w:bookmarkEnd w:id="499"/>
      <w:bookmarkEnd w:id="500"/>
      <w:bookmarkEnd w:id="501"/>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502" w:name="_Toc162423103"/>
      <w:bookmarkStart w:id="503" w:name="_Toc162423694"/>
      <w:bookmarkStart w:id="504" w:name="_Toc170288615"/>
      <w:r>
        <w:t>Group</w:t>
      </w:r>
      <w:bookmarkEnd w:id="502"/>
      <w:bookmarkEnd w:id="503"/>
      <w:bookmarkEnd w:id="504"/>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group: Actions.State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"controllingfieldname=1"</w:t>
      </w:r>
    </w:p>
    <w:p w14:paraId="0EF6C936" w14:textId="77777777" w:rsidR="00DB49C5" w:rsidRDefault="00DB49C5" w:rsidP="00DB49C5">
      <w:pPr>
        <w:pStyle w:val="BodyText"/>
      </w:pPr>
      <w:r>
        <w:t xml:space="preserve">which makes that item visible if the field value of </w:t>
      </w:r>
      <w:r w:rsidRPr="001F298A">
        <w:rPr>
          <w:rFonts w:ascii="Courier New" w:hAnsi="Courier New" w:cs="Courier New"/>
        </w:rPr>
        <w:t>controllingfieldname</w:t>
      </w:r>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505" w:name="_Ref160025839"/>
      <w:bookmarkStart w:id="506" w:name="_Toc162423104"/>
      <w:bookmarkStart w:id="507" w:name="_Toc162423695"/>
      <w:bookmarkStart w:id="508" w:name="_Toc170288616"/>
      <w:r>
        <w:lastRenderedPageBreak/>
        <w:t xml:space="preserve">Example use </w:t>
      </w:r>
      <w:proofErr w:type="gramStart"/>
      <w:r>
        <w:t>cases</w:t>
      </w:r>
      <w:bookmarkEnd w:id="505"/>
      <w:bookmarkEnd w:id="506"/>
      <w:bookmarkEnd w:id="507"/>
      <w:bookmarkEnd w:id="508"/>
      <w:proofErr w:type="gramEnd"/>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509" w:name="_Toc156487379"/>
    </w:p>
    <w:p w14:paraId="4EC08F38" w14:textId="77777777" w:rsidR="00DB49C5" w:rsidRPr="00D86809" w:rsidRDefault="00DB49C5" w:rsidP="00DB49C5">
      <w:pPr>
        <w:pStyle w:val="Heading2"/>
        <w:ind w:left="578" w:hanging="578"/>
        <w:rPr>
          <w:rFonts w:eastAsia="DengXian Light"/>
          <w:lang w:eastAsia="en-US"/>
        </w:rPr>
      </w:pPr>
      <w:bookmarkStart w:id="510" w:name="_Toc162423105"/>
      <w:bookmarkStart w:id="511" w:name="_Toc162423696"/>
      <w:bookmarkStart w:id="512" w:name="_Toc170288617"/>
      <w:r w:rsidRPr="00D86809">
        <w:rPr>
          <w:rFonts w:eastAsia="DengXian Light"/>
          <w:lang w:eastAsia="en-US"/>
        </w:rPr>
        <w:t>Simplest case</w:t>
      </w:r>
      <w:bookmarkEnd w:id="509"/>
      <w:bookmarkEnd w:id="510"/>
      <w:bookmarkEnd w:id="511"/>
      <w:bookmarkEnd w:id="512"/>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proofErr w:type="gramStart"/>
      <w:r w:rsidRPr="00BA7567">
        <w:t>{</w:t>
      </w:r>
      <w:r w:rsidR="00FB10FA" w:rsidRPr="00BA7567">
        <w:t xml:space="preserve">  </w:t>
      </w:r>
      <w:proofErr w:type="gramEnd"/>
      <w:r w:rsidR="00FB10FA" w:rsidRPr="00BA7567">
        <w:t xml:space="preserve">  </w:t>
      </w:r>
      <w:r w:rsidRPr="00BA7567">
        <w:rPr>
          <w:color w:val="C45911" w:themeColor="accent2" w:themeShade="BF"/>
        </w:rPr>
        <w:t>"pRef"</w:t>
      </w:r>
      <w:r w:rsidRPr="00BA7567">
        <w:t>: "ACME_RTUOne_1-23",</w:t>
      </w:r>
      <w:r w:rsidRPr="00BA7567">
        <w:br/>
      </w:r>
      <w:r w:rsidR="006F7DF7" w:rsidRPr="00BA7567">
        <w:t xml:space="preserve">     </w:t>
      </w:r>
      <w:r w:rsidRPr="00BA7567">
        <w:rPr>
          <w:color w:val="C45911" w:themeColor="accent2" w:themeShade="BF"/>
        </w:rPr>
        <w:t>"cVer"</w:t>
      </w:r>
      <w:r w:rsidRPr="00BA7567">
        <w:t>: 1,</w:t>
      </w:r>
      <w:r w:rsidRPr="00BA7567">
        <w:br/>
      </w:r>
      <w:r w:rsidR="006F7DF7" w:rsidRPr="00BA7567">
        <w:t xml:space="preserve">     </w:t>
      </w:r>
      <w:r w:rsidRPr="00BA7567">
        <w:rPr>
          <w:color w:val="C45911" w:themeColor="accent2" w:themeShade="BF"/>
        </w:rPr>
        <w:t>"cReq"</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proofErr w:type="gramStart"/>
      <w:r w:rsidRPr="00AB2D7E">
        <w:t xml:space="preserve">{ </w:t>
      </w:r>
      <w:r w:rsidRPr="002D569E">
        <w:rPr>
          <w:color w:val="C45911" w:themeColor="accent2" w:themeShade="BF"/>
        </w:rPr>
        <w:t>"</w:t>
      </w:r>
      <w:proofErr w:type="gramEnd"/>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proofErr w:type="gramStart"/>
      <w:r w:rsidRPr="0058439C">
        <w:rPr>
          <w:color w:val="C45911" w:themeColor="accent2" w:themeShade="BF"/>
        </w:rPr>
        <w:t>"</w:t>
      </w:r>
      <w:r w:rsidRPr="00AB2D7E">
        <w:t>:[</w:t>
      </w:r>
      <w:proofErr w:type="gramEnd"/>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"ts"</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513" w:name="_Toc156487380"/>
      <w:bookmarkStart w:id="514" w:name="_Toc162423106"/>
      <w:bookmarkStart w:id="515" w:name="_Toc162423697"/>
      <w:bookmarkStart w:id="516" w:name="_Toc170288618"/>
      <w:r w:rsidRPr="00D86809">
        <w:rPr>
          <w:rFonts w:eastAsia="DengXian Light"/>
          <w:lang w:eastAsia="en-US"/>
        </w:rPr>
        <w:t>A configurable field device</w:t>
      </w:r>
      <w:bookmarkEnd w:id="513"/>
      <w:bookmarkEnd w:id="514"/>
      <w:bookmarkEnd w:id="515"/>
      <w:bookmarkEnd w:id="516"/>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"canConfigDown</w:t>
      </w:r>
      <w:proofErr w:type="gramStart"/>
      <w:r w:rsidRPr="00E41777">
        <w:rPr>
          <w:color w:val="C45911" w:themeColor="accent2" w:themeShade="BF"/>
        </w:rPr>
        <w:t>"</w:t>
      </w:r>
      <w:r w:rsidRPr="00AB2D7E">
        <w:t>:true</w:t>
      </w:r>
      <w:proofErr w:type="gramEnd"/>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proofErr w:type="gramStart"/>
      <w:r w:rsidRPr="00AB2D7E">
        <w:t xml:space="preserve">{ </w:t>
      </w:r>
      <w:r w:rsidRPr="00E41777">
        <w:rPr>
          <w:color w:val="C45911" w:themeColor="accent2" w:themeShade="BF"/>
        </w:rPr>
        <w:t>"</w:t>
      </w:r>
      <w:proofErr w:type="gramEnd"/>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"pRef"</w:t>
      </w:r>
      <w:r w:rsidRPr="00BA7567">
        <w:t>: "ACME_RTUOne_1-23",</w:t>
      </w:r>
      <w:r w:rsidRPr="00BA7567">
        <w:br/>
      </w:r>
      <w:r w:rsidR="00356F0D" w:rsidRPr="00BA7567">
        <w:t xml:space="preserve">     </w:t>
      </w:r>
      <w:r w:rsidRPr="00BA7567">
        <w:rPr>
          <w:color w:val="C45911" w:themeColor="accent2" w:themeShade="BF"/>
        </w:rPr>
        <w:t>"cVer"</w:t>
      </w:r>
      <w:r w:rsidRPr="00BA7567">
        <w:t>: 2,</w:t>
      </w:r>
      <w:r w:rsidRPr="00BA7567">
        <w:br/>
      </w:r>
      <w:r w:rsidR="00356F0D" w:rsidRPr="00BA7567">
        <w:lastRenderedPageBreak/>
        <w:t xml:space="preserve">     </w:t>
      </w:r>
      <w:r w:rsidRPr="00BA7567">
        <w:rPr>
          <w:color w:val="C45911" w:themeColor="accent2" w:themeShade="BF"/>
        </w:rPr>
        <w:t>"cReq"</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517" w:name="_Toc162423107"/>
      <w:bookmarkStart w:id="518" w:name="_Toc162423698"/>
      <w:bookmarkStart w:id="519" w:name="_Toc170288619"/>
      <w:r w:rsidRPr="007A017D">
        <w:lastRenderedPageBreak/>
        <w:t xml:space="preserve">Supervisory application </w:t>
      </w:r>
      <w:r>
        <w:t>p</w:t>
      </w:r>
      <w:r w:rsidRPr="007A017D">
        <w:t>rofile document</w:t>
      </w:r>
      <w:bookmarkEnd w:id="517"/>
      <w:bookmarkEnd w:id="518"/>
      <w:bookmarkEnd w:id="519"/>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300A12C"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6521EF">
        <w:t>2</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"SAName"</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"SAVersion"</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"timePrecision"</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"canCoreUp"</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"canCoreDown"</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"canConfigDown"</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“getdata” requests.</w:t>
      </w:r>
    </w:p>
    <w:p w14:paraId="79CD92F4" w14:textId="77777777" w:rsidR="00DB49C5" w:rsidRPr="00AB2D7E" w:rsidRDefault="00DB49C5" w:rsidP="00DB49C5">
      <w:pPr>
        <w:pStyle w:val="Code"/>
      </w:pPr>
      <w:r w:rsidRPr="00AB2D7E">
        <w:tab/>
      </w:r>
      <w:r w:rsidRPr="00531171">
        <w:rPr>
          <w:color w:val="C45911" w:themeColor="accent2" w:themeShade="BF"/>
        </w:rPr>
        <w:t>"canGetData"</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"canControl"</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"canOverride"</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"canSetClock"</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"supportCompression"</w:t>
      </w:r>
      <w:r w:rsidRPr="00AB2D7E">
        <w:t>: ["</w:t>
      </w:r>
      <w:r w:rsidR="00733512">
        <w:t>gzip</w:t>
      </w:r>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"supportMIME"</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"maxAnalogueLimits"</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"maxCounterLimits"</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"supportVendorProperties"</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"supportVendorObjects"</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"supportedObjectTypes"</w:t>
      </w:r>
      <w:r w:rsidRPr="00AB2D7E">
        <w:t xml:space="preserve">: ["device", "channel", "connection", </w:t>
      </w:r>
    </w:p>
    <w:p w14:paraId="3F2B2C2B" w14:textId="77777777" w:rsidR="00DB49C5" w:rsidRPr="00AB2D7E" w:rsidRDefault="00DB49C5" w:rsidP="00DB49C5">
      <w:pPr>
        <w:pStyle w:val="Code"/>
      </w:pPr>
      <w:r w:rsidRPr="00AB2D7E">
        <w:tab/>
        <w:t xml:space="preserve">"connectionSchedule", "deviceLink", "point", "binary", </w:t>
      </w:r>
    </w:p>
    <w:p w14:paraId="764A4CED" w14:textId="77777777" w:rsidR="00DB49C5" w:rsidRPr="00AB2D7E" w:rsidRDefault="00DB49C5" w:rsidP="00DB49C5">
      <w:pPr>
        <w:pStyle w:val="Code"/>
      </w:pPr>
      <w:r w:rsidRPr="00AB2D7E">
        <w:tab/>
        <w:t xml:space="preserve">"analogue", "counter", "string", "analogueLimit", </w:t>
      </w:r>
    </w:p>
    <w:p w14:paraId="1B76221A" w14:textId="77777777" w:rsidR="00DB49C5" w:rsidRPr="00AB2D7E" w:rsidRDefault="00DB49C5" w:rsidP="00DB49C5">
      <w:pPr>
        <w:pStyle w:val="Code"/>
      </w:pPr>
      <w:r w:rsidRPr="00AB2D7E">
        <w:tab/>
        <w:t xml:space="preserve">"counterLimit", "noChange", </w:t>
      </w:r>
    </w:p>
    <w:p w14:paraId="1E06F89E" w14:textId="77777777" w:rsidR="00DB49C5" w:rsidRPr="00AB2D7E" w:rsidRDefault="00DB49C5" w:rsidP="00DB49C5">
      <w:pPr>
        <w:pStyle w:val="Code"/>
      </w:pPr>
      <w:r w:rsidRPr="00AB2D7E">
        <w:tab/>
        <w:t>"extPoint", "limitProfile", "controlProfile", "incidentLog"],</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"supportCalculatedPointConfig"</w:t>
      </w:r>
      <w:r w:rsidRPr="00AB2D7E">
        <w:t>: false,</w:t>
      </w:r>
    </w:p>
    <w:p w14:paraId="5AFD8569" w14:textId="77777777" w:rsidR="00DB49C5" w:rsidRPr="00AB2D7E" w:rsidRDefault="00DB49C5" w:rsidP="00DB49C5">
      <w:pPr>
        <w:pStyle w:val="Code"/>
      </w:pPr>
      <w:r w:rsidRPr="00AB2D7E">
        <w:lastRenderedPageBreak/>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520" w:name="_Toc162423108"/>
      <w:bookmarkStart w:id="521" w:name="_Toc162423699"/>
      <w:bookmarkStart w:id="522" w:name="_Toc170288620"/>
      <w:r>
        <w:lastRenderedPageBreak/>
        <w:t xml:space="preserve">Appendix: </w:t>
      </w:r>
      <w:r w:rsidR="00DB49C5">
        <w:t>JSON files</w:t>
      </w:r>
      <w:bookmarkEnd w:id="520"/>
      <w:bookmarkEnd w:id="521"/>
      <w:bookmarkEnd w:id="522"/>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2"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proofErr w:type="gramStart"/>
      <w:r w:rsidRPr="00AB2D7E">
        <w:rPr>
          <w:b/>
        </w:rPr>
        <w:t>lucid.schema</w:t>
      </w:r>
      <w:proofErr w:type="gramEnd"/>
      <w:r w:rsidRPr="00AB2D7E">
        <w:rPr>
          <w:b/>
        </w:rPr>
        <w:t>.json</w:t>
      </w:r>
      <w:r w:rsidRPr="00AB2D7E">
        <w:rPr>
          <w:b/>
        </w:rPr>
        <w:br/>
      </w:r>
      <w:r>
        <w:t>Provides information on the Lucid schema.</w:t>
      </w:r>
    </w:p>
    <w:p w14:paraId="4A23C60B" w14:textId="77777777" w:rsidR="00DB49C5" w:rsidRDefault="00DB49C5" w:rsidP="00DB49C5">
      <w:pPr>
        <w:pStyle w:val="Bullet"/>
      </w:pPr>
      <w:r w:rsidRPr="00AB2D7E">
        <w:rPr>
          <w:b/>
        </w:rPr>
        <w:t>Profile.json</w:t>
      </w:r>
      <w:r w:rsidRPr="00AB2D7E">
        <w:rPr>
          <w:b/>
        </w:rPr>
        <w:br/>
      </w:r>
      <w:r>
        <w:t>Provides an example Core Field Device Profile.</w:t>
      </w:r>
    </w:p>
    <w:p w14:paraId="59716C7C" w14:textId="45261DDA" w:rsidR="00DB49C5" w:rsidRPr="00360437" w:rsidRDefault="00DB49C5" w:rsidP="00DB49C5">
      <w:pPr>
        <w:pStyle w:val="Bullet"/>
      </w:pPr>
      <w:r w:rsidRPr="00AB2D7E">
        <w:rPr>
          <w:b/>
        </w:rPr>
        <w:t>Configuration.json</w:t>
      </w:r>
      <w:r w:rsidRPr="00AB2D7E">
        <w:rPr>
          <w:b/>
        </w:rPr>
        <w:br/>
      </w:r>
      <w:r>
        <w:t>Provides an example FD Configuration.</w:t>
      </w:r>
    </w:p>
    <w:p w14:paraId="6F5BBEBD" w14:textId="5B174E83" w:rsidR="00DB49C5" w:rsidRDefault="00281862" w:rsidP="00DB49C5">
      <w:pPr>
        <w:pStyle w:val="AppendixH1"/>
      </w:pPr>
      <w:bookmarkStart w:id="523" w:name="_Ref161392844"/>
      <w:bookmarkStart w:id="524" w:name="_Ref161827497"/>
      <w:bookmarkStart w:id="525" w:name="_Toc162423109"/>
      <w:bookmarkStart w:id="526" w:name="_Toc162423700"/>
      <w:bookmarkStart w:id="527" w:name="_Toc170288621"/>
      <w:r>
        <w:lastRenderedPageBreak/>
        <w:t xml:space="preserve">Appendix: </w:t>
      </w:r>
      <w:r w:rsidR="00DB49C5" w:rsidRPr="00466D9D">
        <w:t>Topic summary</w:t>
      </w:r>
      <w:bookmarkEnd w:id="523"/>
      <w:bookmarkEnd w:id="524"/>
      <w:bookmarkEnd w:id="525"/>
      <w:bookmarkEnd w:id="526"/>
      <w:bookmarkEnd w:id="527"/>
    </w:p>
    <w:p w14:paraId="2DB155DE" w14:textId="77777777" w:rsidR="00DB49C5" w:rsidRDefault="00DB49C5" w:rsidP="00DB49C5">
      <w:pPr>
        <w:pStyle w:val="BodyText"/>
      </w:pPr>
      <w:r>
        <w:t>This section lists the topics used by the protocol.</w:t>
      </w:r>
    </w:p>
    <w:p w14:paraId="0737ED35" w14:textId="68A7C908" w:rsidR="00DB49C5" w:rsidRDefault="00DB49C5" w:rsidP="00DB49C5">
      <w:pPr>
        <w:pStyle w:val="Caption"/>
      </w:pPr>
      <w:bookmarkStart w:id="528" w:name="_Toc162423152"/>
      <w:bookmarkStart w:id="529" w:name="_Toc162423743"/>
      <w:bookmarkStart w:id="530" w:name="_Toc170288665"/>
      <w:r>
        <w:t xml:space="preserve">Table </w:t>
      </w:r>
      <w:fldSimple w:instr=" SEQ Table \* ARABIC ">
        <w:r w:rsidR="005123EF">
          <w:rPr>
            <w:noProof/>
          </w:rPr>
          <w:t>26</w:t>
        </w:r>
      </w:fldSimple>
      <w:r>
        <w:tab/>
        <w:t xml:space="preserve">Topics used by the </w:t>
      </w:r>
      <w:proofErr w:type="gramStart"/>
      <w:r>
        <w:t>protocol</w:t>
      </w:r>
      <w:bookmarkEnd w:id="528"/>
      <w:bookmarkEnd w:id="529"/>
      <w:bookmarkEnd w:id="530"/>
      <w:proofErr w:type="gramEnd"/>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5D25E3">
            <w:pPr>
              <w:pStyle w:val="TableText"/>
            </w:pPr>
            <w:r w:rsidRPr="003651D7">
              <w:t>[UUID]/UP/lwt</w:t>
            </w:r>
          </w:p>
        </w:tc>
        <w:tc>
          <w:tcPr>
            <w:tcW w:w="1860" w:type="dxa"/>
          </w:tcPr>
          <w:p w14:paraId="71EEE46B" w14:textId="77777777" w:rsidR="00DB49C5" w:rsidRPr="003651D7" w:rsidRDefault="00DB49C5" w:rsidP="005D25E3">
            <w:pPr>
              <w:pStyle w:val="TableText"/>
            </w:pPr>
            <w:r w:rsidRPr="003651D7">
              <w:t>Last Will and Testament</w:t>
            </w:r>
          </w:p>
        </w:tc>
        <w:tc>
          <w:tcPr>
            <w:tcW w:w="850" w:type="dxa"/>
          </w:tcPr>
          <w:p w14:paraId="74BDE35D" w14:textId="77777777" w:rsidR="00DB49C5" w:rsidRPr="003651D7" w:rsidRDefault="00DB49C5" w:rsidP="005D25E3">
            <w:pPr>
              <w:pStyle w:val="TableText"/>
            </w:pPr>
            <w:r w:rsidRPr="003651D7">
              <w:t>2</w:t>
            </w:r>
          </w:p>
        </w:tc>
        <w:tc>
          <w:tcPr>
            <w:tcW w:w="851" w:type="dxa"/>
          </w:tcPr>
          <w:p w14:paraId="33C868C9" w14:textId="77777777" w:rsidR="00DB49C5" w:rsidRPr="003651D7" w:rsidRDefault="00DB49C5" w:rsidP="005D25E3">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5D25E3">
            <w:pPr>
              <w:pStyle w:val="TableText"/>
            </w:pPr>
            <w:r w:rsidRPr="003651D7">
              <w:t>[UUID]/UP/status</w:t>
            </w:r>
          </w:p>
        </w:tc>
        <w:tc>
          <w:tcPr>
            <w:tcW w:w="1860" w:type="dxa"/>
          </w:tcPr>
          <w:p w14:paraId="6581D54C" w14:textId="77777777" w:rsidR="00DB49C5" w:rsidRPr="003651D7" w:rsidRDefault="00DB49C5" w:rsidP="005D25E3">
            <w:pPr>
              <w:pStyle w:val="TableText"/>
            </w:pPr>
            <w:r w:rsidRPr="003651D7">
              <w:t>Status Message</w:t>
            </w:r>
          </w:p>
        </w:tc>
        <w:tc>
          <w:tcPr>
            <w:tcW w:w="850" w:type="dxa"/>
          </w:tcPr>
          <w:p w14:paraId="40E0AF4F" w14:textId="77777777" w:rsidR="00DB49C5" w:rsidRPr="003651D7" w:rsidRDefault="00DB49C5" w:rsidP="005D25E3">
            <w:pPr>
              <w:pStyle w:val="TableText"/>
            </w:pPr>
            <w:r w:rsidRPr="003651D7">
              <w:t>2</w:t>
            </w:r>
          </w:p>
        </w:tc>
        <w:tc>
          <w:tcPr>
            <w:tcW w:w="851" w:type="dxa"/>
          </w:tcPr>
          <w:p w14:paraId="06B2365B" w14:textId="77777777" w:rsidR="00DB49C5" w:rsidRPr="003651D7" w:rsidRDefault="00DB49C5" w:rsidP="005D25E3">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5D25E3">
            <w:pPr>
              <w:pStyle w:val="TableText"/>
            </w:pPr>
            <w:r w:rsidRPr="003651D7">
              <w:t>[UUID]/UP/profile</w:t>
            </w:r>
          </w:p>
        </w:tc>
        <w:tc>
          <w:tcPr>
            <w:tcW w:w="1860" w:type="dxa"/>
          </w:tcPr>
          <w:p w14:paraId="1AB339B0" w14:textId="77777777" w:rsidR="00DB49C5" w:rsidRPr="003651D7" w:rsidRDefault="00DB49C5" w:rsidP="005D25E3">
            <w:pPr>
              <w:pStyle w:val="TableText"/>
            </w:pPr>
            <w:r w:rsidRPr="003651D7">
              <w:t>FD Profile</w:t>
            </w:r>
          </w:p>
        </w:tc>
        <w:tc>
          <w:tcPr>
            <w:tcW w:w="850" w:type="dxa"/>
          </w:tcPr>
          <w:p w14:paraId="68B8C75D" w14:textId="77777777" w:rsidR="00DB49C5" w:rsidRPr="003651D7" w:rsidRDefault="00DB49C5" w:rsidP="005D25E3">
            <w:pPr>
              <w:pStyle w:val="TableText"/>
            </w:pPr>
            <w:r w:rsidRPr="003651D7">
              <w:t>1</w:t>
            </w:r>
          </w:p>
        </w:tc>
        <w:tc>
          <w:tcPr>
            <w:tcW w:w="851" w:type="dxa"/>
          </w:tcPr>
          <w:p w14:paraId="13C51DFE" w14:textId="77777777" w:rsidR="00DB49C5" w:rsidRPr="003651D7" w:rsidRDefault="00DB49C5" w:rsidP="005D25E3">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5D25E3">
            <w:pPr>
              <w:pStyle w:val="TableText"/>
            </w:pPr>
            <w:r w:rsidRPr="003651D7">
              <w:t>[UUID]/DOWN/core/block/&lt;name&gt;/&lt;version-text&gt;</w:t>
            </w:r>
          </w:p>
          <w:p w14:paraId="4D46CC12" w14:textId="77777777" w:rsidR="00DB49C5" w:rsidRPr="003651D7" w:rsidRDefault="00DB49C5" w:rsidP="005D25E3">
            <w:pPr>
              <w:pStyle w:val="TableText"/>
            </w:pPr>
          </w:p>
        </w:tc>
        <w:tc>
          <w:tcPr>
            <w:tcW w:w="1860" w:type="dxa"/>
          </w:tcPr>
          <w:p w14:paraId="300FAE73" w14:textId="77777777" w:rsidR="00DB49C5" w:rsidRPr="003651D7" w:rsidRDefault="00DB49C5" w:rsidP="005D25E3">
            <w:pPr>
              <w:pStyle w:val="TableText"/>
            </w:pPr>
            <w:r w:rsidRPr="003651D7">
              <w:t>Data Block</w:t>
            </w:r>
          </w:p>
        </w:tc>
        <w:tc>
          <w:tcPr>
            <w:tcW w:w="850" w:type="dxa"/>
          </w:tcPr>
          <w:p w14:paraId="64A4386F" w14:textId="77777777" w:rsidR="00DB49C5" w:rsidRPr="003651D7" w:rsidRDefault="00DB49C5" w:rsidP="005D25E3">
            <w:pPr>
              <w:pStyle w:val="TableText"/>
            </w:pPr>
            <w:r w:rsidRPr="003651D7">
              <w:t>0</w:t>
            </w:r>
          </w:p>
        </w:tc>
        <w:tc>
          <w:tcPr>
            <w:tcW w:w="851" w:type="dxa"/>
          </w:tcPr>
          <w:p w14:paraId="0B15DF2E" w14:textId="77777777" w:rsidR="00DB49C5" w:rsidRPr="003651D7" w:rsidRDefault="00DB49C5" w:rsidP="005D25E3">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5D25E3">
            <w:pPr>
              <w:pStyle w:val="TableText"/>
            </w:pPr>
            <w:r w:rsidRPr="003651D7">
              <w:t>[UUID]/DOWN/core/request</w:t>
            </w:r>
          </w:p>
        </w:tc>
        <w:tc>
          <w:tcPr>
            <w:tcW w:w="1860" w:type="dxa"/>
          </w:tcPr>
          <w:p w14:paraId="56CB3E3A" w14:textId="77777777" w:rsidR="00DB49C5" w:rsidRPr="003651D7" w:rsidRDefault="00DB49C5" w:rsidP="005D25E3">
            <w:pPr>
              <w:pStyle w:val="TableText"/>
            </w:pPr>
            <w:r w:rsidRPr="003651D7">
              <w:t>Request Data Block</w:t>
            </w:r>
          </w:p>
        </w:tc>
        <w:tc>
          <w:tcPr>
            <w:tcW w:w="850" w:type="dxa"/>
          </w:tcPr>
          <w:p w14:paraId="4E1F163B" w14:textId="77777777" w:rsidR="00DB49C5" w:rsidRPr="003651D7" w:rsidRDefault="00DB49C5" w:rsidP="005D25E3">
            <w:pPr>
              <w:pStyle w:val="TableText"/>
            </w:pPr>
            <w:r w:rsidRPr="003651D7">
              <w:t>0</w:t>
            </w:r>
          </w:p>
        </w:tc>
        <w:tc>
          <w:tcPr>
            <w:tcW w:w="851" w:type="dxa"/>
          </w:tcPr>
          <w:p w14:paraId="19A4A323" w14:textId="77777777" w:rsidR="00DB49C5" w:rsidRPr="003651D7" w:rsidRDefault="00DB49C5" w:rsidP="005D25E3">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5D25E3">
            <w:pPr>
              <w:pStyle w:val="TableText"/>
            </w:pPr>
            <w:r w:rsidRPr="003651D7">
              <w:t>[UUID]/UP/core/block/&lt;name&gt;</w:t>
            </w:r>
          </w:p>
        </w:tc>
        <w:tc>
          <w:tcPr>
            <w:tcW w:w="1860" w:type="dxa"/>
          </w:tcPr>
          <w:p w14:paraId="27BA971F" w14:textId="77777777" w:rsidR="00DB49C5" w:rsidRPr="003651D7" w:rsidRDefault="00DB49C5" w:rsidP="005D25E3">
            <w:pPr>
              <w:pStyle w:val="TableText"/>
            </w:pPr>
            <w:r w:rsidRPr="003651D7">
              <w:t>Data Block</w:t>
            </w:r>
          </w:p>
        </w:tc>
        <w:tc>
          <w:tcPr>
            <w:tcW w:w="850" w:type="dxa"/>
          </w:tcPr>
          <w:p w14:paraId="3C444712" w14:textId="77777777" w:rsidR="00DB49C5" w:rsidRPr="003651D7" w:rsidRDefault="00DB49C5" w:rsidP="005D25E3">
            <w:pPr>
              <w:pStyle w:val="TableText"/>
            </w:pPr>
            <w:r w:rsidRPr="003651D7">
              <w:t>0</w:t>
            </w:r>
          </w:p>
        </w:tc>
        <w:tc>
          <w:tcPr>
            <w:tcW w:w="851" w:type="dxa"/>
          </w:tcPr>
          <w:p w14:paraId="226749F8" w14:textId="77777777" w:rsidR="00DB49C5" w:rsidRPr="003651D7" w:rsidRDefault="00DB49C5" w:rsidP="005D25E3">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5D25E3">
            <w:pPr>
              <w:pStyle w:val="TableText"/>
            </w:pPr>
            <w:r w:rsidRPr="003651D7">
              <w:t>[UUID]/DOWN/configuration</w:t>
            </w:r>
          </w:p>
        </w:tc>
        <w:tc>
          <w:tcPr>
            <w:tcW w:w="1860" w:type="dxa"/>
          </w:tcPr>
          <w:p w14:paraId="010CA45A" w14:textId="77777777" w:rsidR="00DB49C5" w:rsidRPr="003651D7" w:rsidRDefault="00DB49C5" w:rsidP="005D25E3">
            <w:pPr>
              <w:pStyle w:val="TableText"/>
            </w:pPr>
            <w:r w:rsidRPr="003651D7">
              <w:t>Configuration</w:t>
            </w:r>
          </w:p>
        </w:tc>
        <w:tc>
          <w:tcPr>
            <w:tcW w:w="850" w:type="dxa"/>
          </w:tcPr>
          <w:p w14:paraId="5D09D494" w14:textId="77777777" w:rsidR="00DB49C5" w:rsidRPr="003651D7" w:rsidRDefault="00DB49C5" w:rsidP="005D25E3">
            <w:pPr>
              <w:pStyle w:val="TableText"/>
            </w:pPr>
            <w:r w:rsidRPr="003651D7">
              <w:t>1</w:t>
            </w:r>
          </w:p>
        </w:tc>
        <w:tc>
          <w:tcPr>
            <w:tcW w:w="851" w:type="dxa"/>
          </w:tcPr>
          <w:p w14:paraId="5D2D2155" w14:textId="77777777" w:rsidR="00DB49C5" w:rsidRPr="003651D7" w:rsidRDefault="00DB49C5" w:rsidP="005D25E3">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5D25E3">
            <w:pPr>
              <w:pStyle w:val="TableText"/>
            </w:pPr>
            <w:r w:rsidRPr="003651D7">
              <w:t>[UUID]/UP/configuration</w:t>
            </w:r>
          </w:p>
        </w:tc>
        <w:tc>
          <w:tcPr>
            <w:tcW w:w="1860" w:type="dxa"/>
          </w:tcPr>
          <w:p w14:paraId="5268B1B3" w14:textId="77777777" w:rsidR="00DB49C5" w:rsidRPr="003651D7" w:rsidRDefault="00DB49C5" w:rsidP="005D25E3">
            <w:pPr>
              <w:pStyle w:val="TableText"/>
            </w:pPr>
            <w:r w:rsidRPr="003651D7">
              <w:t>Configuration</w:t>
            </w:r>
          </w:p>
        </w:tc>
        <w:tc>
          <w:tcPr>
            <w:tcW w:w="850" w:type="dxa"/>
          </w:tcPr>
          <w:p w14:paraId="15760D47" w14:textId="77777777" w:rsidR="00DB49C5" w:rsidRPr="003651D7" w:rsidRDefault="00DB49C5" w:rsidP="005D25E3">
            <w:pPr>
              <w:pStyle w:val="TableText"/>
            </w:pPr>
            <w:r w:rsidRPr="003651D7">
              <w:t>1</w:t>
            </w:r>
          </w:p>
        </w:tc>
        <w:tc>
          <w:tcPr>
            <w:tcW w:w="851" w:type="dxa"/>
          </w:tcPr>
          <w:p w14:paraId="6CE809D3" w14:textId="77777777" w:rsidR="00DB49C5" w:rsidRPr="003651D7" w:rsidRDefault="00DB49C5" w:rsidP="005D25E3">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5D25E3">
            <w:pPr>
              <w:pStyle w:val="TableText"/>
            </w:pPr>
            <w:r w:rsidRPr="003651D7">
              <w:t>[UUID]/DOWN/getdeviceinfo</w:t>
            </w:r>
          </w:p>
        </w:tc>
        <w:tc>
          <w:tcPr>
            <w:tcW w:w="1860" w:type="dxa"/>
          </w:tcPr>
          <w:p w14:paraId="4CA78382" w14:textId="77777777" w:rsidR="00DB49C5" w:rsidRPr="003651D7" w:rsidRDefault="00DB49C5" w:rsidP="005D25E3">
            <w:pPr>
              <w:pStyle w:val="TableText"/>
            </w:pPr>
            <w:r w:rsidRPr="003651D7">
              <w:t>Configuration</w:t>
            </w:r>
          </w:p>
        </w:tc>
        <w:tc>
          <w:tcPr>
            <w:tcW w:w="850" w:type="dxa"/>
          </w:tcPr>
          <w:p w14:paraId="516D004C" w14:textId="77777777" w:rsidR="00DB49C5" w:rsidRPr="003651D7" w:rsidRDefault="00DB49C5" w:rsidP="005D25E3">
            <w:pPr>
              <w:pStyle w:val="TableText"/>
            </w:pPr>
            <w:r w:rsidRPr="003651D7">
              <w:t>0</w:t>
            </w:r>
          </w:p>
        </w:tc>
        <w:tc>
          <w:tcPr>
            <w:tcW w:w="851" w:type="dxa"/>
          </w:tcPr>
          <w:p w14:paraId="5DB136EE" w14:textId="77777777" w:rsidR="00DB49C5" w:rsidRPr="003651D7" w:rsidRDefault="00DB49C5" w:rsidP="005D25E3">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5D25E3">
            <w:pPr>
              <w:pStyle w:val="TableText"/>
            </w:pPr>
            <w:r w:rsidRPr="003651D7">
              <w:t>[UUID]/UP/data</w:t>
            </w:r>
          </w:p>
        </w:tc>
        <w:tc>
          <w:tcPr>
            <w:tcW w:w="1860" w:type="dxa"/>
          </w:tcPr>
          <w:p w14:paraId="0D7F055C" w14:textId="77777777" w:rsidR="00DB49C5" w:rsidRPr="003651D7" w:rsidRDefault="00DB49C5" w:rsidP="005D25E3">
            <w:pPr>
              <w:pStyle w:val="TableText"/>
            </w:pPr>
            <w:r w:rsidRPr="003651D7">
              <w:t>Data</w:t>
            </w:r>
          </w:p>
        </w:tc>
        <w:tc>
          <w:tcPr>
            <w:tcW w:w="850" w:type="dxa"/>
          </w:tcPr>
          <w:p w14:paraId="5CFD4D39" w14:textId="77777777" w:rsidR="00DB49C5" w:rsidRPr="003651D7" w:rsidRDefault="00DB49C5" w:rsidP="005D25E3">
            <w:pPr>
              <w:pStyle w:val="TableText"/>
            </w:pPr>
            <w:r w:rsidRPr="003651D7">
              <w:t>1</w:t>
            </w:r>
          </w:p>
        </w:tc>
        <w:tc>
          <w:tcPr>
            <w:tcW w:w="851" w:type="dxa"/>
          </w:tcPr>
          <w:p w14:paraId="7C886363" w14:textId="77777777" w:rsidR="00DB49C5" w:rsidRPr="003651D7" w:rsidRDefault="00DB49C5" w:rsidP="005D25E3">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5D25E3">
            <w:pPr>
              <w:pStyle w:val="TableText"/>
            </w:pPr>
            <w:r w:rsidRPr="003651D7">
              <w:t>[UUID]/DOWN/getdata</w:t>
            </w:r>
          </w:p>
        </w:tc>
        <w:tc>
          <w:tcPr>
            <w:tcW w:w="1860" w:type="dxa"/>
          </w:tcPr>
          <w:p w14:paraId="7990DF26" w14:textId="77777777" w:rsidR="00DB49C5" w:rsidRPr="003651D7" w:rsidRDefault="00DB49C5" w:rsidP="005D25E3">
            <w:pPr>
              <w:pStyle w:val="TableText"/>
            </w:pPr>
            <w:r w:rsidRPr="003651D7">
              <w:t>Data</w:t>
            </w:r>
          </w:p>
        </w:tc>
        <w:tc>
          <w:tcPr>
            <w:tcW w:w="850" w:type="dxa"/>
          </w:tcPr>
          <w:p w14:paraId="45CDA0ED" w14:textId="77777777" w:rsidR="00DB49C5" w:rsidRPr="003651D7" w:rsidRDefault="00DB49C5" w:rsidP="005D25E3">
            <w:pPr>
              <w:pStyle w:val="TableText"/>
            </w:pPr>
            <w:r w:rsidRPr="003651D7">
              <w:t>0</w:t>
            </w:r>
          </w:p>
        </w:tc>
        <w:tc>
          <w:tcPr>
            <w:tcW w:w="851" w:type="dxa"/>
          </w:tcPr>
          <w:p w14:paraId="7CA38221" w14:textId="77777777" w:rsidR="00DB49C5" w:rsidRPr="003651D7" w:rsidRDefault="00DB49C5" w:rsidP="005D25E3">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5D25E3">
            <w:pPr>
              <w:pStyle w:val="TableText"/>
            </w:pPr>
            <w:r w:rsidRPr="003651D7">
              <w:t>[UUID]/DOWN/setclock</w:t>
            </w:r>
          </w:p>
        </w:tc>
        <w:tc>
          <w:tcPr>
            <w:tcW w:w="1860" w:type="dxa"/>
          </w:tcPr>
          <w:p w14:paraId="45497C62" w14:textId="77777777" w:rsidR="00DB49C5" w:rsidRPr="003651D7" w:rsidRDefault="00DB49C5" w:rsidP="005D25E3">
            <w:pPr>
              <w:pStyle w:val="TableText"/>
            </w:pPr>
            <w:r w:rsidRPr="003651D7">
              <w:t>Clock</w:t>
            </w:r>
          </w:p>
        </w:tc>
        <w:tc>
          <w:tcPr>
            <w:tcW w:w="850" w:type="dxa"/>
          </w:tcPr>
          <w:p w14:paraId="2F35A015" w14:textId="77777777" w:rsidR="00DB49C5" w:rsidRPr="003651D7" w:rsidRDefault="00DB49C5" w:rsidP="005D25E3">
            <w:pPr>
              <w:pStyle w:val="TableText"/>
            </w:pPr>
            <w:r w:rsidRPr="003651D7">
              <w:t>0</w:t>
            </w:r>
          </w:p>
        </w:tc>
        <w:tc>
          <w:tcPr>
            <w:tcW w:w="851" w:type="dxa"/>
          </w:tcPr>
          <w:p w14:paraId="374B0F5C" w14:textId="77777777" w:rsidR="00DB49C5" w:rsidRPr="003651D7" w:rsidRDefault="00DB49C5" w:rsidP="005D25E3">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5D25E3">
            <w:pPr>
              <w:pStyle w:val="TableText"/>
            </w:pPr>
            <w:r w:rsidRPr="003651D7">
              <w:t>[UUID]/UP/getclock</w:t>
            </w:r>
          </w:p>
        </w:tc>
        <w:tc>
          <w:tcPr>
            <w:tcW w:w="1860" w:type="dxa"/>
          </w:tcPr>
          <w:p w14:paraId="660B3D59" w14:textId="77777777" w:rsidR="00DB49C5" w:rsidRPr="003651D7" w:rsidRDefault="00DB49C5" w:rsidP="005D25E3">
            <w:pPr>
              <w:pStyle w:val="TableText"/>
            </w:pPr>
            <w:r w:rsidRPr="003651D7">
              <w:t>Clock</w:t>
            </w:r>
          </w:p>
        </w:tc>
        <w:tc>
          <w:tcPr>
            <w:tcW w:w="850" w:type="dxa"/>
          </w:tcPr>
          <w:p w14:paraId="583D6768" w14:textId="77777777" w:rsidR="00DB49C5" w:rsidRPr="003651D7" w:rsidRDefault="00DB49C5" w:rsidP="005D25E3">
            <w:pPr>
              <w:pStyle w:val="TableText"/>
            </w:pPr>
            <w:r w:rsidRPr="003651D7">
              <w:t>0</w:t>
            </w:r>
          </w:p>
        </w:tc>
        <w:tc>
          <w:tcPr>
            <w:tcW w:w="851" w:type="dxa"/>
          </w:tcPr>
          <w:p w14:paraId="46B4E616" w14:textId="77777777" w:rsidR="00DB49C5" w:rsidRPr="003651D7" w:rsidRDefault="00DB49C5" w:rsidP="005D25E3">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5D25E3">
            <w:pPr>
              <w:pStyle w:val="TableText"/>
            </w:pPr>
            <w:r w:rsidRPr="003651D7">
              <w:t>[UUID]/DOWN/control</w:t>
            </w:r>
          </w:p>
        </w:tc>
        <w:tc>
          <w:tcPr>
            <w:tcW w:w="1860" w:type="dxa"/>
          </w:tcPr>
          <w:p w14:paraId="202AA7BB" w14:textId="77777777" w:rsidR="00DB49C5" w:rsidRPr="003651D7" w:rsidRDefault="00DB49C5" w:rsidP="005D25E3">
            <w:pPr>
              <w:pStyle w:val="TableText"/>
            </w:pPr>
            <w:r w:rsidRPr="003651D7">
              <w:t>Control</w:t>
            </w:r>
          </w:p>
        </w:tc>
        <w:tc>
          <w:tcPr>
            <w:tcW w:w="850" w:type="dxa"/>
          </w:tcPr>
          <w:p w14:paraId="1F717B0A" w14:textId="77777777" w:rsidR="00DB49C5" w:rsidRPr="003651D7" w:rsidRDefault="00DB49C5" w:rsidP="005D25E3">
            <w:pPr>
              <w:pStyle w:val="TableText"/>
            </w:pPr>
            <w:r w:rsidRPr="003651D7">
              <w:t>2</w:t>
            </w:r>
          </w:p>
        </w:tc>
        <w:tc>
          <w:tcPr>
            <w:tcW w:w="851" w:type="dxa"/>
          </w:tcPr>
          <w:p w14:paraId="5F89FAC2" w14:textId="77777777" w:rsidR="00DB49C5" w:rsidRPr="003651D7" w:rsidRDefault="00DB49C5" w:rsidP="005D25E3">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5D25E3">
            <w:pPr>
              <w:pStyle w:val="TableText"/>
            </w:pPr>
            <w:r w:rsidRPr="003651D7">
              <w:t>[UUID]/DOWN/override</w:t>
            </w:r>
          </w:p>
        </w:tc>
        <w:tc>
          <w:tcPr>
            <w:tcW w:w="1860" w:type="dxa"/>
          </w:tcPr>
          <w:p w14:paraId="56AB98DB" w14:textId="77777777" w:rsidR="00DB49C5" w:rsidRPr="003651D7" w:rsidRDefault="00DB49C5" w:rsidP="005D25E3">
            <w:pPr>
              <w:pStyle w:val="TableText"/>
            </w:pPr>
            <w:r w:rsidRPr="003651D7">
              <w:t>Override</w:t>
            </w:r>
          </w:p>
        </w:tc>
        <w:tc>
          <w:tcPr>
            <w:tcW w:w="850" w:type="dxa"/>
          </w:tcPr>
          <w:p w14:paraId="1013F3F6" w14:textId="77777777" w:rsidR="00DB49C5" w:rsidRPr="003651D7" w:rsidRDefault="00DB49C5" w:rsidP="005D25E3">
            <w:pPr>
              <w:pStyle w:val="TableText"/>
            </w:pPr>
            <w:r w:rsidRPr="003651D7">
              <w:t>2</w:t>
            </w:r>
          </w:p>
        </w:tc>
        <w:tc>
          <w:tcPr>
            <w:tcW w:w="851" w:type="dxa"/>
          </w:tcPr>
          <w:p w14:paraId="6882D525" w14:textId="77777777" w:rsidR="00DB49C5" w:rsidRPr="003651D7" w:rsidRDefault="00DB49C5" w:rsidP="005D25E3">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531" w:name="_Ref161043520"/>
      <w:bookmarkStart w:id="532" w:name="_Toc162423110"/>
      <w:bookmarkStart w:id="533" w:name="_Toc162423701"/>
      <w:bookmarkStart w:id="534" w:name="_Toc170288622"/>
      <w:r>
        <w:lastRenderedPageBreak/>
        <w:t xml:space="preserve">Appendix: </w:t>
      </w:r>
      <w:r w:rsidR="00DB49C5" w:rsidRPr="00360437">
        <w:t>Calculated point code</w:t>
      </w:r>
      <w:bookmarkEnd w:id="531"/>
      <w:bookmarkEnd w:id="532"/>
      <w:bookmarkEnd w:id="533"/>
      <w:bookmarkEnd w:id="534"/>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23037871" w:rsidR="00DB49C5" w:rsidRPr="004D5666" w:rsidRDefault="00DB49C5" w:rsidP="00DB49C5">
      <w:pPr>
        <w:pStyle w:val="BodyText"/>
      </w:pPr>
      <w:r>
        <w:t xml:space="preserve">An expression and its constituent operations are encoded in Polish Notation (PN). Calculation of the expression may use a Last </w:t>
      </w:r>
      <w:proofErr w:type="gramStart"/>
      <w:r>
        <w:t>In</w:t>
      </w:r>
      <w:proofErr w:type="gramEnd"/>
      <w:r>
        <w:t xml:space="preserve">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535" w:author="Steve Beadle" w:date="2024-07-12T10:30:00Z">
        <w:r w:rsidR="005123EF" w:rsidRPr="005123EF">
          <w:rPr>
            <w:rStyle w:val="Crossreference"/>
            <w:rPrChange w:id="536" w:author="Steve Beadle" w:date="2024-07-12T10:30:00Z">
              <w:rPr/>
            </w:rPrChange>
          </w:rPr>
          <w:t xml:space="preserve">Table </w:t>
        </w:r>
        <w:r w:rsidR="005123EF" w:rsidRPr="005123EF">
          <w:rPr>
            <w:rStyle w:val="Crossreference"/>
            <w:rPrChange w:id="537" w:author="Steve Beadle" w:date="2024-07-12T10:30:00Z">
              <w:rPr>
                <w:noProof/>
              </w:rPr>
            </w:rPrChange>
          </w:rPr>
          <w:t>28</w:t>
        </w:r>
      </w:ins>
      <w:del w:id="538" w:author="Steve Beadle" w:date="2024-07-12T10:30:00Z">
        <w:r w:rsidR="00324618" w:rsidRPr="005023E0" w:rsidDel="005123EF">
          <w:rPr>
            <w:rStyle w:val="Crossreference"/>
          </w:rPr>
          <w:delText>Table 28</w:delText>
        </w:r>
      </w:del>
      <w:r w:rsidRPr="00BA7567">
        <w:rPr>
          <w:rStyle w:val="Crossreference"/>
        </w:rPr>
        <w:fldChar w:fldCharType="end"/>
      </w:r>
      <w:r>
        <w:t>.</w:t>
      </w:r>
    </w:p>
    <w:p w14:paraId="1B967DCF" w14:textId="29A4A337" w:rsidR="00DB49C5" w:rsidRDefault="00DB49C5" w:rsidP="00DB49C5">
      <w:pPr>
        <w:pStyle w:val="BodyText"/>
      </w:pPr>
      <w:bookmarkStart w:id="539"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540" w:author="Steve Beadle" w:date="2024-07-12T10:30:00Z">
        <w:r w:rsidR="005123EF" w:rsidRPr="005123EF">
          <w:rPr>
            <w:rStyle w:val="Crossreference"/>
            <w:rPrChange w:id="541" w:author="Steve Beadle" w:date="2024-07-12T10:30:00Z">
              <w:rPr/>
            </w:rPrChange>
          </w:rPr>
          <w:t xml:space="preserve">Table </w:t>
        </w:r>
        <w:r w:rsidR="005123EF" w:rsidRPr="005123EF">
          <w:rPr>
            <w:rStyle w:val="Crossreference"/>
            <w:rPrChange w:id="542" w:author="Steve Beadle" w:date="2024-07-12T10:30:00Z">
              <w:rPr>
                <w:noProof/>
              </w:rPr>
            </w:rPrChange>
          </w:rPr>
          <w:t>27</w:t>
        </w:r>
      </w:ins>
      <w:del w:id="543" w:author="Steve Beadle" w:date="2024-07-12T10:30:00Z">
        <w:r w:rsidR="00324618" w:rsidRPr="005023E0" w:rsidDel="005123EF">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proofErr w:type="gramStart"/>
      <w:r w:rsidRPr="004D5666">
        <w:t>code</w:t>
      </w:r>
      <w:proofErr w:type="gramEnd"/>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539"/>
      <w:r w:rsidRPr="004D5666">
        <w:t>.</w:t>
      </w:r>
    </w:p>
    <w:p w14:paraId="19F69BBA" w14:textId="77777777" w:rsidR="00DB49C5" w:rsidRPr="0002479E" w:rsidRDefault="00DB49C5" w:rsidP="00DB49C5">
      <w:pPr>
        <w:pStyle w:val="AppendixH2"/>
        <w:rPr>
          <w:vanish/>
        </w:rPr>
      </w:pPr>
      <w:bookmarkStart w:id="544" w:name="_Toc162423111"/>
      <w:bookmarkStart w:id="545" w:name="_Toc162423702"/>
      <w:bookmarkStart w:id="546" w:name="_Toc170288623"/>
      <w:bookmarkStart w:id="547" w:name="_Toc156487387"/>
      <w:r>
        <w:t>Evaluation of a calculated point value</w:t>
      </w:r>
      <w:bookmarkEnd w:id="544"/>
      <w:bookmarkEnd w:id="545"/>
      <w:bookmarkEnd w:id="546"/>
    </w:p>
    <w:bookmarkEnd w:id="547"/>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548"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548"/>
    </w:p>
    <w:p w14:paraId="5CD45450" w14:textId="39C5F494"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549" w:author="Steve Beadle" w:date="2024-07-12T10:30:00Z">
        <w:r w:rsidR="005123EF" w:rsidRPr="005123EF">
          <w:rPr>
            <w:rStyle w:val="Crossreference"/>
            <w:rPrChange w:id="550" w:author="Steve Beadle" w:date="2024-07-12T10:30:00Z">
              <w:rPr/>
            </w:rPrChange>
          </w:rPr>
          <w:t xml:space="preserve">Table </w:t>
        </w:r>
        <w:r w:rsidR="005123EF" w:rsidRPr="005123EF">
          <w:rPr>
            <w:rStyle w:val="Crossreference"/>
            <w:rPrChange w:id="551" w:author="Steve Beadle" w:date="2024-07-12T10:30:00Z">
              <w:rPr>
                <w:noProof/>
              </w:rPr>
            </w:rPrChange>
          </w:rPr>
          <w:t>27</w:t>
        </w:r>
      </w:ins>
      <w:del w:id="552" w:author="Steve Beadle" w:date="2024-07-12T10:30:00Z">
        <w:r w:rsidR="00324618" w:rsidRPr="005023E0" w:rsidDel="005123EF">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3"/>
          <w:footerReference w:type="first" r:id="rId54"/>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553" w:name="_Toc156487388"/>
      <w:bookmarkStart w:id="554" w:name="_Toc162423112"/>
      <w:bookmarkStart w:id="555" w:name="_Toc162423703"/>
      <w:bookmarkStart w:id="556" w:name="_Toc170288624"/>
      <w:r>
        <w:lastRenderedPageBreak/>
        <w:t>Operation codes</w:t>
      </w:r>
      <w:bookmarkEnd w:id="553"/>
      <w:bookmarkEnd w:id="554"/>
      <w:bookmarkEnd w:id="555"/>
      <w:bookmarkEnd w:id="556"/>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ao</w:t>
      </w:r>
      <w:r>
        <w:t>=2</w:t>
      </w:r>
      <w:r w:rsidRPr="001615D9">
        <w:t>, bo</w:t>
      </w:r>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5738179C" w:rsidR="00DB49C5" w:rsidRPr="004D5666" w:rsidRDefault="00DB49C5" w:rsidP="00DB49C5">
      <w:pPr>
        <w:pStyle w:val="Caption"/>
      </w:pPr>
      <w:bookmarkStart w:id="557" w:name="_Ref161653695"/>
      <w:bookmarkStart w:id="558" w:name="_Toc162423153"/>
      <w:bookmarkStart w:id="559" w:name="_Toc162423744"/>
      <w:bookmarkStart w:id="560" w:name="_Toc170288666"/>
      <w:r>
        <w:t xml:space="preserve">Table </w:t>
      </w:r>
      <w:fldSimple w:instr=" SEQ Table \* ARABIC ">
        <w:r w:rsidR="005123EF">
          <w:rPr>
            <w:noProof/>
          </w:rPr>
          <w:t>27</w:t>
        </w:r>
      </w:fldSimple>
      <w:bookmarkEnd w:id="557"/>
      <w:r>
        <w:tab/>
        <w:t>Operation codes</w:t>
      </w:r>
      <w:bookmarkEnd w:id="558"/>
      <w:bookmarkEnd w:id="559"/>
      <w:bookmarkEnd w:id="560"/>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r w:rsidRPr="00474956">
              <w:rPr>
                <w:rFonts w:eastAsia="DengXian"/>
                <w:sz w:val="18"/>
                <w:szCs w:val="18"/>
              </w:rPr>
              <w:t>TMillis("AI1")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 xml:space="preserve">0 or </w:t>
            </w:r>
            <w:proofErr w:type="gramStart"/>
            <w:r w:rsidRPr="00474956">
              <w:rPr>
                <w:rFonts w:eastAsia="DengXian"/>
                <w:sz w:val="18"/>
                <w:szCs w:val="18"/>
              </w:rPr>
              <w:t>1</w:t>
            </w:r>
            <w:proofErr w:type="gramEnd"/>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w:t>
            </w:r>
            <w:proofErr w:type="gramStart"/>
            <w:r w:rsidRPr="00474956">
              <w:rPr>
                <w:rFonts w:eastAsia="DengXian"/>
                <w:sz w:val="18"/>
                <w:szCs w:val="18"/>
              </w:rPr>
              <w:t>1 !</w:t>
            </w:r>
            <w:proofErr w:type="gramEnd"/>
            <w:r w:rsidRPr="00474956">
              <w:rPr>
                <w:rFonts w:eastAsia="DengXian"/>
                <w:sz w:val="18"/>
                <w:szCs w:val="18"/>
              </w:rPr>
              <w:t>=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r w:rsidRPr="00474956">
              <w:rPr>
                <w:rFonts w:eastAsia="DengXian"/>
                <w:sz w:val="18"/>
                <w:szCs w:val="18"/>
              </w:rPr>
              <w:t>TimeWeekDay(z)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 xml:space="preserve">Get the day of week from the </w:t>
            </w:r>
            <w:proofErr w:type="gramStart"/>
            <w:r w:rsidRPr="00474956">
              <w:rPr>
                <w:rFonts w:eastAsia="DengXian"/>
                <w:sz w:val="18"/>
                <w:szCs w:val="18"/>
              </w:rPr>
              <w:t>Epoch</w:t>
            </w:r>
            <w:proofErr w:type="gramEnd"/>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r w:rsidRPr="00474956">
              <w:rPr>
                <w:rFonts w:eastAsia="DengXian"/>
                <w:sz w:val="18"/>
                <w:szCs w:val="18"/>
              </w:rPr>
              <w:t>TimeHour(z)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r w:rsidRPr="00474956">
              <w:rPr>
                <w:rFonts w:eastAsia="DengXian"/>
                <w:sz w:val="18"/>
                <w:szCs w:val="18"/>
              </w:rPr>
              <w:t>TimeMin(z),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r w:rsidRPr="00474956">
              <w:rPr>
                <w:rFonts w:eastAsia="DengXian"/>
                <w:sz w:val="18"/>
                <w:szCs w:val="18"/>
              </w:rPr>
              <w:t>TimeSec(z),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r w:rsidRPr="00474956">
              <w:rPr>
                <w:rFonts w:eastAsia="DengXian"/>
                <w:sz w:val="18"/>
                <w:szCs w:val="18"/>
              </w:rPr>
              <w:t>TimeDay(z)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r w:rsidRPr="00474956">
              <w:rPr>
                <w:rFonts w:eastAsia="DengXian"/>
                <w:sz w:val="18"/>
                <w:szCs w:val="18"/>
              </w:rPr>
              <w:t>TimeMonth(z)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r w:rsidRPr="00474956">
              <w:rPr>
                <w:rFonts w:eastAsia="DengXian"/>
                <w:sz w:val="18"/>
                <w:szCs w:val="18"/>
              </w:rPr>
              <w:t>TimeYear(z)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 xml:space="preserve">Year </w:t>
            </w:r>
            <w:proofErr w:type="gramStart"/>
            <w:r w:rsidRPr="00474956">
              <w:rPr>
                <w:rFonts w:eastAsia="DengXian"/>
                <w:sz w:val="18"/>
                <w:szCs w:val="18"/>
              </w:rPr>
              <w:t>e.g.</w:t>
            </w:r>
            <w:proofErr w:type="gramEnd"/>
            <w:r w:rsidRPr="00474956">
              <w:rPr>
                <w:rFonts w:eastAsia="DengXian"/>
                <w:sz w:val="18"/>
                <w:szCs w:val="18"/>
              </w:rPr>
              <w:t xml:space="preserve">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r w:rsidRPr="00474956">
              <w:rPr>
                <w:rFonts w:eastAsia="DengXian"/>
                <w:sz w:val="18"/>
                <w:szCs w:val="18"/>
              </w:rPr>
              <w:t xml:space="preserve">TimeEpoch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w:t>
            </w:r>
            <w:proofErr w:type="gramStart"/>
            <w:r w:rsidRPr="00474956">
              <w:rPr>
                <w:rFonts w:eastAsia="DengXian"/>
                <w:sz w:val="18"/>
                <w:szCs w:val="18"/>
              </w:rPr>
              <w:t xml:space="preserve"> 1970</w:t>
            </w:r>
            <w:proofErr w:type="gramEnd"/>
            <w:r w:rsidRPr="00474956">
              <w:rPr>
                <w:rFonts w:eastAsia="DengXian"/>
                <w:sz w:val="18"/>
                <w:szCs w:val="18"/>
              </w:rPr>
              <w:t xml:space="preserve">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r w:rsidRPr="00474956">
              <w:rPr>
                <w:rFonts w:eastAsia="DengXian"/>
                <w:sz w:val="18"/>
                <w:szCs w:val="18"/>
              </w:rPr>
              <w:t xml:space="preserve">TimeEpochMillis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w:t>
            </w:r>
            <w:proofErr w:type="gramStart"/>
            <w:r w:rsidRPr="00474956">
              <w:rPr>
                <w:rFonts w:eastAsia="DengXian"/>
                <w:sz w:val="18"/>
                <w:szCs w:val="18"/>
              </w:rPr>
              <w:t xml:space="preserve"> 1970</w:t>
            </w:r>
            <w:proofErr w:type="gramEnd"/>
            <w:r w:rsidRPr="00474956">
              <w:rPr>
                <w:rFonts w:eastAsia="DengXian"/>
                <w:sz w:val="18"/>
                <w:szCs w:val="18"/>
              </w:rPr>
              <w:t xml:space="preserve">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proofErr w:type="gramStart"/>
            <w:r w:rsidRPr="00474956">
              <w:rPr>
                <w:rFonts w:eastAsia="DengXian"/>
                <w:sz w:val="18"/>
                <w:szCs w:val="18"/>
              </w:rPr>
              <w:t>Previous(</w:t>
            </w:r>
            <w:proofErr w:type="gramEnd"/>
            <w:r w:rsidRPr="00474956">
              <w:rPr>
                <w:rFonts w:eastAsia="DengXian"/>
                <w:sz w:val="18"/>
                <w:szCs w:val="18"/>
              </w:rPr>
              <w:t>)</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5"/>
          <w:footerReference w:type="first" r:id="rId56"/>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561" w:name="_Toc156487389"/>
      <w:bookmarkStart w:id="562" w:name="_Toc162423113"/>
      <w:bookmarkStart w:id="563" w:name="_Toc162423704"/>
      <w:bookmarkStart w:id="564" w:name="_Toc170288625"/>
      <w:r>
        <w:t>Example</w:t>
      </w:r>
      <w:bookmarkEnd w:id="561"/>
      <w:bookmarkEnd w:id="562"/>
      <w:bookmarkEnd w:id="563"/>
      <w:bookmarkEnd w:id="564"/>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2E5AFB15" w:rsidR="00DB49C5" w:rsidRPr="00A05FD1" w:rsidRDefault="00DB49C5" w:rsidP="00DB49C5">
      <w:pPr>
        <w:pStyle w:val="Caption"/>
      </w:pPr>
      <w:bookmarkStart w:id="565" w:name="_Ref161653674"/>
      <w:bookmarkStart w:id="566" w:name="_Toc162423154"/>
      <w:bookmarkStart w:id="567" w:name="_Toc162423745"/>
      <w:bookmarkStart w:id="568" w:name="_Toc170288667"/>
      <w:r>
        <w:t xml:space="preserve">Table </w:t>
      </w:r>
      <w:fldSimple w:instr=" SEQ Table \* ARABIC ">
        <w:r w:rsidR="005123EF">
          <w:rPr>
            <w:noProof/>
          </w:rPr>
          <w:t>28</w:t>
        </w:r>
      </w:fldSimple>
      <w:bookmarkEnd w:id="565"/>
      <w:r>
        <w:tab/>
        <w:t>Example of a calculation</w:t>
      </w:r>
      <w:bookmarkEnd w:id="566"/>
      <w:bookmarkEnd w:id="567"/>
      <w:bookmarkEnd w:id="568"/>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5D25E3">
            <w:pPr>
              <w:pStyle w:val="TableText"/>
            </w:pPr>
            <w:r w:rsidRPr="006A60EA">
              <w:t>1</w:t>
            </w:r>
          </w:p>
        </w:tc>
        <w:tc>
          <w:tcPr>
            <w:tcW w:w="994" w:type="dxa"/>
          </w:tcPr>
          <w:p w14:paraId="45EB5A10" w14:textId="77777777" w:rsidR="00DB49C5" w:rsidRPr="006A60EA" w:rsidRDefault="00DB49C5" w:rsidP="005D25E3">
            <w:pPr>
              <w:pStyle w:val="TableText"/>
            </w:pPr>
            <w:r w:rsidRPr="006A60EA">
              <w:t>33</w:t>
            </w:r>
          </w:p>
        </w:tc>
        <w:tc>
          <w:tcPr>
            <w:tcW w:w="1173" w:type="dxa"/>
          </w:tcPr>
          <w:p w14:paraId="70EAE1EA" w14:textId="77777777" w:rsidR="00DB49C5" w:rsidRPr="006A60EA" w:rsidRDefault="00DB49C5" w:rsidP="005D25E3">
            <w:pPr>
              <w:pStyle w:val="TableText"/>
            </w:pPr>
            <w:r w:rsidRPr="006A60EA">
              <w:t>/</w:t>
            </w:r>
          </w:p>
        </w:tc>
        <w:tc>
          <w:tcPr>
            <w:tcW w:w="2067" w:type="dxa"/>
          </w:tcPr>
          <w:p w14:paraId="7DE9C07F" w14:textId="77777777" w:rsidR="00DB49C5" w:rsidRPr="006A60EA" w:rsidRDefault="00DB49C5" w:rsidP="005D25E3">
            <w:pPr>
              <w:pStyle w:val="TableText"/>
            </w:pPr>
            <w:r w:rsidRPr="006A60EA">
              <w:t>Divide</w:t>
            </w:r>
          </w:p>
        </w:tc>
        <w:tc>
          <w:tcPr>
            <w:tcW w:w="1623" w:type="dxa"/>
          </w:tcPr>
          <w:p w14:paraId="0B8AB6F6" w14:textId="77777777" w:rsidR="00DB49C5" w:rsidRPr="006A60EA" w:rsidRDefault="00DB49C5" w:rsidP="005D25E3">
            <w:pPr>
              <w:pStyle w:val="TableText"/>
            </w:pPr>
          </w:p>
        </w:tc>
        <w:tc>
          <w:tcPr>
            <w:tcW w:w="1986" w:type="dxa"/>
          </w:tcPr>
          <w:p w14:paraId="6399A15B" w14:textId="77777777" w:rsidR="00DB49C5" w:rsidRPr="006A60EA" w:rsidRDefault="00DB49C5" w:rsidP="005D25E3">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5D25E3">
            <w:pPr>
              <w:pStyle w:val="TableText"/>
            </w:pPr>
            <w:r w:rsidRPr="006A60EA">
              <w:t>2</w:t>
            </w:r>
          </w:p>
        </w:tc>
        <w:tc>
          <w:tcPr>
            <w:tcW w:w="994" w:type="dxa"/>
          </w:tcPr>
          <w:p w14:paraId="43260152" w14:textId="77777777" w:rsidR="00DB49C5" w:rsidRPr="006A60EA" w:rsidRDefault="00DB49C5" w:rsidP="005D25E3">
            <w:pPr>
              <w:pStyle w:val="TableText"/>
            </w:pPr>
            <w:r w:rsidRPr="006A60EA">
              <w:t>30</w:t>
            </w:r>
          </w:p>
        </w:tc>
        <w:tc>
          <w:tcPr>
            <w:tcW w:w="1173" w:type="dxa"/>
          </w:tcPr>
          <w:p w14:paraId="240D86A0" w14:textId="77777777" w:rsidR="00DB49C5" w:rsidRPr="006A60EA" w:rsidRDefault="00DB49C5" w:rsidP="005D25E3">
            <w:pPr>
              <w:pStyle w:val="TableText"/>
            </w:pPr>
            <w:r w:rsidRPr="006A60EA">
              <w:t>+</w:t>
            </w:r>
          </w:p>
        </w:tc>
        <w:tc>
          <w:tcPr>
            <w:tcW w:w="2067" w:type="dxa"/>
          </w:tcPr>
          <w:p w14:paraId="35F267D1" w14:textId="77777777" w:rsidR="00DB49C5" w:rsidRPr="006A60EA" w:rsidRDefault="00DB49C5" w:rsidP="005D25E3">
            <w:pPr>
              <w:pStyle w:val="TableText"/>
            </w:pPr>
            <w:r w:rsidRPr="006A60EA">
              <w:t>Add</w:t>
            </w:r>
          </w:p>
        </w:tc>
        <w:tc>
          <w:tcPr>
            <w:tcW w:w="1623" w:type="dxa"/>
          </w:tcPr>
          <w:p w14:paraId="2F857F8A" w14:textId="77777777" w:rsidR="00DB49C5" w:rsidRPr="006A60EA" w:rsidRDefault="00DB49C5" w:rsidP="005D25E3">
            <w:pPr>
              <w:pStyle w:val="TableText"/>
            </w:pPr>
          </w:p>
        </w:tc>
        <w:tc>
          <w:tcPr>
            <w:tcW w:w="1986" w:type="dxa"/>
          </w:tcPr>
          <w:p w14:paraId="2F7A96F8" w14:textId="77777777" w:rsidR="00DB49C5" w:rsidRPr="006A60EA" w:rsidRDefault="00DB49C5" w:rsidP="005D25E3">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5D25E3">
            <w:pPr>
              <w:pStyle w:val="TableText"/>
            </w:pPr>
            <w:r w:rsidRPr="006A60EA">
              <w:t>3</w:t>
            </w:r>
          </w:p>
        </w:tc>
        <w:tc>
          <w:tcPr>
            <w:tcW w:w="994" w:type="dxa"/>
          </w:tcPr>
          <w:p w14:paraId="3FC87453" w14:textId="77777777" w:rsidR="00DB49C5" w:rsidRPr="006A60EA" w:rsidRDefault="00DB49C5" w:rsidP="005D25E3">
            <w:pPr>
              <w:pStyle w:val="TableText"/>
            </w:pPr>
            <w:r w:rsidRPr="006A60EA">
              <w:t>10</w:t>
            </w:r>
          </w:p>
        </w:tc>
        <w:tc>
          <w:tcPr>
            <w:tcW w:w="1173" w:type="dxa"/>
          </w:tcPr>
          <w:p w14:paraId="08237377" w14:textId="77777777" w:rsidR="00DB49C5" w:rsidRPr="006A60EA" w:rsidRDefault="00DB49C5" w:rsidP="005D25E3">
            <w:pPr>
              <w:pStyle w:val="TableText"/>
            </w:pPr>
            <w:r w:rsidRPr="006A60EA">
              <w:t>AI1</w:t>
            </w:r>
          </w:p>
        </w:tc>
        <w:tc>
          <w:tcPr>
            <w:tcW w:w="2067" w:type="dxa"/>
          </w:tcPr>
          <w:p w14:paraId="53115181" w14:textId="77777777" w:rsidR="00DB49C5" w:rsidRPr="006A60EA" w:rsidRDefault="00DB49C5" w:rsidP="005D25E3">
            <w:pPr>
              <w:pStyle w:val="TableText"/>
            </w:pPr>
            <w:r w:rsidRPr="006A60EA">
              <w:t>Source Point Value (SPV)</w:t>
            </w:r>
          </w:p>
        </w:tc>
        <w:tc>
          <w:tcPr>
            <w:tcW w:w="1623" w:type="dxa"/>
          </w:tcPr>
          <w:p w14:paraId="5A70A152" w14:textId="77777777" w:rsidR="00DB49C5" w:rsidRPr="006A60EA" w:rsidRDefault="00DB49C5" w:rsidP="005D25E3">
            <w:pPr>
              <w:pStyle w:val="TableText"/>
            </w:pPr>
            <w:r w:rsidRPr="006A60EA">
              <w:t>0 (Analogue In)</w:t>
            </w:r>
          </w:p>
        </w:tc>
        <w:tc>
          <w:tcPr>
            <w:tcW w:w="1986" w:type="dxa"/>
          </w:tcPr>
          <w:p w14:paraId="2DE9B05D" w14:textId="77777777" w:rsidR="00DB49C5" w:rsidRPr="006A60EA" w:rsidRDefault="00DB49C5" w:rsidP="005D25E3">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5D25E3">
            <w:pPr>
              <w:pStyle w:val="TableText"/>
            </w:pPr>
            <w:r w:rsidRPr="006A60EA">
              <w:t>4</w:t>
            </w:r>
          </w:p>
        </w:tc>
        <w:tc>
          <w:tcPr>
            <w:tcW w:w="994" w:type="dxa"/>
          </w:tcPr>
          <w:p w14:paraId="6687F166" w14:textId="77777777" w:rsidR="00DB49C5" w:rsidRPr="006A60EA" w:rsidRDefault="00DB49C5" w:rsidP="005D25E3">
            <w:pPr>
              <w:pStyle w:val="TableText"/>
            </w:pPr>
            <w:r w:rsidRPr="006A60EA">
              <w:t>10</w:t>
            </w:r>
          </w:p>
        </w:tc>
        <w:tc>
          <w:tcPr>
            <w:tcW w:w="1173" w:type="dxa"/>
          </w:tcPr>
          <w:p w14:paraId="0844C481" w14:textId="77777777" w:rsidR="00DB49C5" w:rsidRPr="006A60EA" w:rsidRDefault="00DB49C5" w:rsidP="005D25E3">
            <w:pPr>
              <w:pStyle w:val="TableText"/>
            </w:pPr>
            <w:r w:rsidRPr="006A60EA">
              <w:t>AI2</w:t>
            </w:r>
          </w:p>
        </w:tc>
        <w:tc>
          <w:tcPr>
            <w:tcW w:w="2067" w:type="dxa"/>
          </w:tcPr>
          <w:p w14:paraId="5133324C" w14:textId="77777777" w:rsidR="00DB49C5" w:rsidRPr="006A60EA" w:rsidRDefault="00DB49C5" w:rsidP="005D25E3">
            <w:pPr>
              <w:pStyle w:val="TableText"/>
            </w:pPr>
            <w:r w:rsidRPr="006A60EA">
              <w:t>Source Point Value (SPV)</w:t>
            </w:r>
          </w:p>
        </w:tc>
        <w:tc>
          <w:tcPr>
            <w:tcW w:w="1623" w:type="dxa"/>
          </w:tcPr>
          <w:p w14:paraId="341D789C" w14:textId="77777777" w:rsidR="00DB49C5" w:rsidRPr="006A60EA" w:rsidRDefault="00DB49C5" w:rsidP="005D25E3">
            <w:pPr>
              <w:pStyle w:val="TableText"/>
            </w:pPr>
            <w:r w:rsidRPr="006A60EA">
              <w:t>0 (Analogue In)</w:t>
            </w:r>
          </w:p>
        </w:tc>
        <w:tc>
          <w:tcPr>
            <w:tcW w:w="1986" w:type="dxa"/>
          </w:tcPr>
          <w:p w14:paraId="69A8BAD5" w14:textId="77777777" w:rsidR="00DB49C5" w:rsidRPr="006A60EA" w:rsidRDefault="00DB49C5" w:rsidP="005D25E3">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5D25E3">
            <w:pPr>
              <w:pStyle w:val="TableText"/>
            </w:pPr>
            <w:r w:rsidRPr="006A60EA">
              <w:t>5</w:t>
            </w:r>
          </w:p>
        </w:tc>
        <w:tc>
          <w:tcPr>
            <w:tcW w:w="994" w:type="dxa"/>
          </w:tcPr>
          <w:p w14:paraId="5EB5B015" w14:textId="77777777" w:rsidR="00DB49C5" w:rsidRPr="006A60EA" w:rsidRDefault="00DB49C5" w:rsidP="005D25E3">
            <w:pPr>
              <w:pStyle w:val="TableText"/>
            </w:pPr>
            <w:r w:rsidRPr="006A60EA">
              <w:t>0</w:t>
            </w:r>
          </w:p>
        </w:tc>
        <w:tc>
          <w:tcPr>
            <w:tcW w:w="1173" w:type="dxa"/>
          </w:tcPr>
          <w:p w14:paraId="7B31080B" w14:textId="77777777" w:rsidR="00DB49C5" w:rsidRPr="006A60EA" w:rsidRDefault="00DB49C5" w:rsidP="005D25E3">
            <w:pPr>
              <w:pStyle w:val="TableText"/>
            </w:pPr>
            <w:r w:rsidRPr="006A60EA">
              <w:t>2</w:t>
            </w:r>
          </w:p>
        </w:tc>
        <w:tc>
          <w:tcPr>
            <w:tcW w:w="2067" w:type="dxa"/>
          </w:tcPr>
          <w:p w14:paraId="230E75D9" w14:textId="77777777" w:rsidR="00DB49C5" w:rsidRPr="006A60EA" w:rsidRDefault="00DB49C5" w:rsidP="005D25E3">
            <w:pPr>
              <w:pStyle w:val="TableText"/>
            </w:pPr>
            <w:r w:rsidRPr="006A60EA">
              <w:t>Integer Literal (IL)</w:t>
            </w:r>
          </w:p>
        </w:tc>
        <w:tc>
          <w:tcPr>
            <w:tcW w:w="1623" w:type="dxa"/>
          </w:tcPr>
          <w:p w14:paraId="7CCBD660" w14:textId="77777777" w:rsidR="00DB49C5" w:rsidRPr="006A60EA" w:rsidRDefault="00DB49C5" w:rsidP="005D25E3">
            <w:pPr>
              <w:pStyle w:val="TableText"/>
            </w:pPr>
            <w:r w:rsidRPr="006A60EA">
              <w:t>2</w:t>
            </w:r>
          </w:p>
        </w:tc>
        <w:tc>
          <w:tcPr>
            <w:tcW w:w="1986" w:type="dxa"/>
          </w:tcPr>
          <w:p w14:paraId="32EC2B32" w14:textId="77777777" w:rsidR="00DB49C5" w:rsidRPr="006A60EA" w:rsidRDefault="00DB49C5" w:rsidP="005D25E3">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569" w:name="_Toc156487390"/>
      <w:bookmarkStart w:id="570" w:name="_Toc162423114"/>
      <w:bookmarkStart w:id="571" w:name="_Toc162423705"/>
      <w:bookmarkStart w:id="572" w:name="_Toc170288626"/>
      <w:r>
        <w:t>Quality flags</w:t>
      </w:r>
      <w:bookmarkEnd w:id="569"/>
      <w:bookmarkEnd w:id="570"/>
      <w:bookmarkEnd w:id="571"/>
      <w:bookmarkEnd w:id="572"/>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proofErr w:type="gramStart"/>
      <w:r w:rsidR="00B8257D">
        <w:t xml:space="preserve">inverted </w:t>
      </w:r>
      <w:r w:rsidR="00DB49C5" w:rsidRPr="001779BB">
        <w:t>On</w:t>
      </w:r>
      <w:proofErr w:type="gramEnd"/>
      <w:r w:rsidR="00DB49C5" w:rsidRPr="001779BB">
        <w:t xml:space="preserve">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proofErr w:type="gramStart"/>
      <w:r w:rsidR="00DB49C5">
        <w:t>is</w:t>
      </w:r>
      <w:r w:rsidR="00DB49C5" w:rsidRPr="001779BB">
        <w:t xml:space="preserve"> </w:t>
      </w:r>
      <w:r w:rsidR="00427DBF" w:rsidRPr="00427DBF">
        <w:t xml:space="preserve"> </w:t>
      </w:r>
      <w:r w:rsidR="00427DBF">
        <w:t>Offline</w:t>
      </w:r>
      <w:proofErr w:type="gramEnd"/>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OR’d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573" w:name="_Toc162423115"/>
      <w:bookmarkStart w:id="574" w:name="_Toc162423706"/>
      <w:bookmarkStart w:id="575" w:name="_Toc170288627"/>
      <w:r>
        <w:lastRenderedPageBreak/>
        <w:t xml:space="preserve">Appendix: </w:t>
      </w:r>
      <w:r w:rsidR="00DB49C5">
        <w:t>Revision history</w:t>
      </w:r>
      <w:bookmarkEnd w:id="573"/>
      <w:bookmarkEnd w:id="574"/>
      <w:bookmarkEnd w:id="575"/>
    </w:p>
    <w:p w14:paraId="2781522D" w14:textId="4BBD4E72" w:rsidR="00DB49C5" w:rsidRPr="00360437" w:rsidRDefault="002D43A9" w:rsidP="00DB49C5">
      <w:pPr>
        <w:pStyle w:val="BodyText"/>
      </w:pPr>
      <w:r>
        <w:t xml:space="preserve">Refer to history page at: </w:t>
      </w:r>
      <w:hyperlink r:id="rId57"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58"/>
      <w:footerReference w:type="first" r:id="rId59"/>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404CD" w14:textId="77777777" w:rsidR="00976BEC" w:rsidRDefault="00976BEC">
      <w:r>
        <w:separator/>
      </w:r>
    </w:p>
    <w:p w14:paraId="19C8EFD6" w14:textId="77777777" w:rsidR="00976BEC" w:rsidRDefault="00976BEC"/>
  </w:endnote>
  <w:endnote w:type="continuationSeparator" w:id="0">
    <w:p w14:paraId="097F7A7E" w14:textId="77777777" w:rsidR="00976BEC" w:rsidRDefault="00976BEC">
      <w:r>
        <w:continuationSeparator/>
      </w:r>
    </w:p>
    <w:p w14:paraId="7A8ADE54" w14:textId="77777777" w:rsidR="00976BEC" w:rsidRDefault="00976BEC"/>
  </w:endnote>
  <w:endnote w:type="continuationNotice" w:id="1">
    <w:p w14:paraId="1FA32536" w14:textId="77777777" w:rsidR="00976BEC" w:rsidRDefault="00976BEC"/>
    <w:p w14:paraId="50D75797" w14:textId="77777777" w:rsidR="00976BEC" w:rsidRDefault="00976B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29" name="Picture 2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507FDD55"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30" name="Picture 3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5123EF">
        <w:t>2.1</w:t>
      </w:r>
    </w:fldSimple>
    <w:r w:rsidR="00617D3E">
      <w:t xml:space="preserve"> | </w:t>
    </w:r>
    <w:fldSimple w:instr=" DOCPROPERTY  &quot;Issue Date&quot;  \* MERGEFORMAT ">
      <w:r w:rsidR="005123EF">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05308A08"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31" name="Picture 3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5123EF">
        <w:t>2.1</w:t>
      </w:r>
    </w:fldSimple>
    <w:r>
      <w:t xml:space="preserve"> | </w:t>
    </w:r>
    <w:fldSimple w:instr=" DOCPROPERTY  &quot;Issue Date&quot;  \* MERGEFORMAT ">
      <w:r w:rsidR="005123EF">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284274464" name="Picture 128427446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5F8F3AA8"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5123EF">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284274465" name="Picture 128427446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2D0B5C6E"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5123EF">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30073829"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5123EF">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130E6FC2"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5123EF">
        <w:t>26-Jun-24</w:t>
      </w:r>
    </w:fldSimple>
    <w:bookmarkStart w:id="576" w:name="_Toc195946168"/>
    <w:bookmarkStart w:id="577" w:name="_Toc195946220"/>
    <w:bookmarkEnd w:id="576"/>
    <w:bookmarkEnd w:id="57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B267F" w14:textId="77777777" w:rsidR="00976BEC" w:rsidRDefault="00976BEC">
      <w:r>
        <w:separator/>
      </w:r>
    </w:p>
    <w:p w14:paraId="34F08AD0" w14:textId="77777777" w:rsidR="00976BEC" w:rsidRDefault="00976BEC"/>
  </w:footnote>
  <w:footnote w:type="continuationSeparator" w:id="0">
    <w:p w14:paraId="1DD32065" w14:textId="77777777" w:rsidR="00976BEC" w:rsidRDefault="00976BEC">
      <w:r>
        <w:continuationSeparator/>
      </w:r>
    </w:p>
    <w:p w14:paraId="478E96E9" w14:textId="77777777" w:rsidR="00976BEC" w:rsidRDefault="00976BEC"/>
  </w:footnote>
  <w:footnote w:type="continuationNotice" w:id="1">
    <w:p w14:paraId="7134D5DA" w14:textId="77777777" w:rsidR="00976BEC" w:rsidRDefault="00976BEC"/>
    <w:p w14:paraId="12FD0B0D" w14:textId="77777777" w:rsidR="00976BEC" w:rsidRDefault="00976B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 Beadle">
    <w15:presenceInfo w15:providerId="AD" w15:userId="S::SESA170272@se.com::825d15f2-3f6d-456f-b3b7-b219192c82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2267"/>
    <w:rsid w:val="0000313F"/>
    <w:rsid w:val="00004108"/>
    <w:rsid w:val="00004AA2"/>
    <w:rsid w:val="00004E5D"/>
    <w:rsid w:val="000050CB"/>
    <w:rsid w:val="00005677"/>
    <w:rsid w:val="00007075"/>
    <w:rsid w:val="000104B4"/>
    <w:rsid w:val="00010B54"/>
    <w:rsid w:val="00011FDD"/>
    <w:rsid w:val="00012079"/>
    <w:rsid w:val="000120CD"/>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3ABB"/>
    <w:rsid w:val="000343F2"/>
    <w:rsid w:val="00034B0E"/>
    <w:rsid w:val="00035529"/>
    <w:rsid w:val="00036AE8"/>
    <w:rsid w:val="00036F33"/>
    <w:rsid w:val="0003757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60645"/>
    <w:rsid w:val="00061A55"/>
    <w:rsid w:val="0006315E"/>
    <w:rsid w:val="0006383E"/>
    <w:rsid w:val="00063C36"/>
    <w:rsid w:val="00064650"/>
    <w:rsid w:val="0006573B"/>
    <w:rsid w:val="00067E64"/>
    <w:rsid w:val="0007062C"/>
    <w:rsid w:val="00072275"/>
    <w:rsid w:val="000740AD"/>
    <w:rsid w:val="000760D6"/>
    <w:rsid w:val="0007620E"/>
    <w:rsid w:val="000769D0"/>
    <w:rsid w:val="0008326C"/>
    <w:rsid w:val="0008393B"/>
    <w:rsid w:val="00083ECD"/>
    <w:rsid w:val="00083F2F"/>
    <w:rsid w:val="000853DD"/>
    <w:rsid w:val="00085496"/>
    <w:rsid w:val="0008570A"/>
    <w:rsid w:val="00085A33"/>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7E76"/>
    <w:rsid w:val="000D03F7"/>
    <w:rsid w:val="000D07C5"/>
    <w:rsid w:val="000D0B22"/>
    <w:rsid w:val="000D1A03"/>
    <w:rsid w:val="000D2959"/>
    <w:rsid w:val="000D481A"/>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7141"/>
    <w:rsid w:val="000F74C8"/>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2A8C"/>
    <w:rsid w:val="00113FE6"/>
    <w:rsid w:val="00114858"/>
    <w:rsid w:val="00115B0F"/>
    <w:rsid w:val="00116594"/>
    <w:rsid w:val="00117965"/>
    <w:rsid w:val="0012046D"/>
    <w:rsid w:val="001207C9"/>
    <w:rsid w:val="00122048"/>
    <w:rsid w:val="00122B46"/>
    <w:rsid w:val="0012344C"/>
    <w:rsid w:val="0012362F"/>
    <w:rsid w:val="001236CE"/>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69C8"/>
    <w:rsid w:val="001677EC"/>
    <w:rsid w:val="00167A0F"/>
    <w:rsid w:val="00167C45"/>
    <w:rsid w:val="00167C5D"/>
    <w:rsid w:val="001721C9"/>
    <w:rsid w:val="001725CA"/>
    <w:rsid w:val="001729FB"/>
    <w:rsid w:val="00172A4D"/>
    <w:rsid w:val="00172C59"/>
    <w:rsid w:val="00173583"/>
    <w:rsid w:val="00173C99"/>
    <w:rsid w:val="0017524C"/>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EBD"/>
    <w:rsid w:val="0023723C"/>
    <w:rsid w:val="002375BB"/>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881"/>
    <w:rsid w:val="00265A9F"/>
    <w:rsid w:val="002677DB"/>
    <w:rsid w:val="00270039"/>
    <w:rsid w:val="00270690"/>
    <w:rsid w:val="00270EF3"/>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473"/>
    <w:rsid w:val="003668CC"/>
    <w:rsid w:val="00370198"/>
    <w:rsid w:val="003708BB"/>
    <w:rsid w:val="00370DE8"/>
    <w:rsid w:val="00371215"/>
    <w:rsid w:val="00372530"/>
    <w:rsid w:val="00373488"/>
    <w:rsid w:val="00373A99"/>
    <w:rsid w:val="00375991"/>
    <w:rsid w:val="003764ED"/>
    <w:rsid w:val="00377ABD"/>
    <w:rsid w:val="00384B6A"/>
    <w:rsid w:val="003859C8"/>
    <w:rsid w:val="00385A9E"/>
    <w:rsid w:val="00387A9F"/>
    <w:rsid w:val="00390A99"/>
    <w:rsid w:val="00391A92"/>
    <w:rsid w:val="00391CCE"/>
    <w:rsid w:val="00392275"/>
    <w:rsid w:val="0039250F"/>
    <w:rsid w:val="00392D81"/>
    <w:rsid w:val="00393012"/>
    <w:rsid w:val="003945FF"/>
    <w:rsid w:val="0039528C"/>
    <w:rsid w:val="00396983"/>
    <w:rsid w:val="00396AFF"/>
    <w:rsid w:val="003974EE"/>
    <w:rsid w:val="003977C2"/>
    <w:rsid w:val="003A0DFF"/>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51D"/>
    <w:rsid w:val="003C3080"/>
    <w:rsid w:val="003C3580"/>
    <w:rsid w:val="003C37A1"/>
    <w:rsid w:val="003C4466"/>
    <w:rsid w:val="003C6FC6"/>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11FB"/>
    <w:rsid w:val="003F1E5C"/>
    <w:rsid w:val="003F1EE9"/>
    <w:rsid w:val="003F3497"/>
    <w:rsid w:val="003F5FDB"/>
    <w:rsid w:val="003F68D2"/>
    <w:rsid w:val="003F6A40"/>
    <w:rsid w:val="00400503"/>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F29"/>
    <w:rsid w:val="004F616E"/>
    <w:rsid w:val="004F6270"/>
    <w:rsid w:val="004F7354"/>
    <w:rsid w:val="00500AE2"/>
    <w:rsid w:val="0050172C"/>
    <w:rsid w:val="005023E0"/>
    <w:rsid w:val="005025B2"/>
    <w:rsid w:val="00502D14"/>
    <w:rsid w:val="005069A4"/>
    <w:rsid w:val="005077D9"/>
    <w:rsid w:val="005123EF"/>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735"/>
    <w:rsid w:val="005458F0"/>
    <w:rsid w:val="00545E21"/>
    <w:rsid w:val="00546FD8"/>
    <w:rsid w:val="005473F8"/>
    <w:rsid w:val="00550792"/>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AA0"/>
    <w:rsid w:val="00621D13"/>
    <w:rsid w:val="00623CB7"/>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21DA"/>
    <w:rsid w:val="0068378B"/>
    <w:rsid w:val="0068415D"/>
    <w:rsid w:val="0068437A"/>
    <w:rsid w:val="00685FD0"/>
    <w:rsid w:val="00686D0D"/>
    <w:rsid w:val="00687D2D"/>
    <w:rsid w:val="00690165"/>
    <w:rsid w:val="00690924"/>
    <w:rsid w:val="00691EDA"/>
    <w:rsid w:val="006935F1"/>
    <w:rsid w:val="006952F5"/>
    <w:rsid w:val="00696561"/>
    <w:rsid w:val="0069661B"/>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B58"/>
    <w:rsid w:val="007152DE"/>
    <w:rsid w:val="00715F7F"/>
    <w:rsid w:val="00715FCF"/>
    <w:rsid w:val="00716725"/>
    <w:rsid w:val="00717492"/>
    <w:rsid w:val="00717858"/>
    <w:rsid w:val="007229E8"/>
    <w:rsid w:val="00722EBC"/>
    <w:rsid w:val="007232E7"/>
    <w:rsid w:val="007236E9"/>
    <w:rsid w:val="00724271"/>
    <w:rsid w:val="00725632"/>
    <w:rsid w:val="007300CC"/>
    <w:rsid w:val="00730365"/>
    <w:rsid w:val="007303F7"/>
    <w:rsid w:val="007304E4"/>
    <w:rsid w:val="007323AF"/>
    <w:rsid w:val="0073285F"/>
    <w:rsid w:val="00732C0C"/>
    <w:rsid w:val="00733512"/>
    <w:rsid w:val="007335B8"/>
    <w:rsid w:val="007335E3"/>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8133C"/>
    <w:rsid w:val="00781EEF"/>
    <w:rsid w:val="00781F84"/>
    <w:rsid w:val="00785C3E"/>
    <w:rsid w:val="00785E20"/>
    <w:rsid w:val="00786191"/>
    <w:rsid w:val="0078652F"/>
    <w:rsid w:val="00786584"/>
    <w:rsid w:val="00787842"/>
    <w:rsid w:val="007906CC"/>
    <w:rsid w:val="0079109C"/>
    <w:rsid w:val="007914C5"/>
    <w:rsid w:val="007917EB"/>
    <w:rsid w:val="0079639D"/>
    <w:rsid w:val="00796AB9"/>
    <w:rsid w:val="00796F52"/>
    <w:rsid w:val="00797DF1"/>
    <w:rsid w:val="007A017D"/>
    <w:rsid w:val="007A1BC0"/>
    <w:rsid w:val="007A298C"/>
    <w:rsid w:val="007A3EB6"/>
    <w:rsid w:val="007A4B1F"/>
    <w:rsid w:val="007A4BBC"/>
    <w:rsid w:val="007A68F4"/>
    <w:rsid w:val="007B00E9"/>
    <w:rsid w:val="007B1287"/>
    <w:rsid w:val="007B14F3"/>
    <w:rsid w:val="007B2A4A"/>
    <w:rsid w:val="007B2AEB"/>
    <w:rsid w:val="007B2E78"/>
    <w:rsid w:val="007B3B0E"/>
    <w:rsid w:val="007B3C04"/>
    <w:rsid w:val="007B3C14"/>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B2"/>
    <w:rsid w:val="007D49D6"/>
    <w:rsid w:val="007D4B58"/>
    <w:rsid w:val="007D4BFF"/>
    <w:rsid w:val="007D5CB0"/>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538"/>
    <w:rsid w:val="00803AF4"/>
    <w:rsid w:val="00803D65"/>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13E6"/>
    <w:rsid w:val="00852FE4"/>
    <w:rsid w:val="00853AEA"/>
    <w:rsid w:val="0085408C"/>
    <w:rsid w:val="008559ED"/>
    <w:rsid w:val="00856175"/>
    <w:rsid w:val="00856788"/>
    <w:rsid w:val="0085687B"/>
    <w:rsid w:val="00856B3D"/>
    <w:rsid w:val="00860A1A"/>
    <w:rsid w:val="00861E32"/>
    <w:rsid w:val="00864BB5"/>
    <w:rsid w:val="00864F4A"/>
    <w:rsid w:val="008656A0"/>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7CA"/>
    <w:rsid w:val="00893D2D"/>
    <w:rsid w:val="008951A8"/>
    <w:rsid w:val="00896295"/>
    <w:rsid w:val="00896528"/>
    <w:rsid w:val="00896D4D"/>
    <w:rsid w:val="00896D59"/>
    <w:rsid w:val="0089742F"/>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7888"/>
    <w:rsid w:val="008E096E"/>
    <w:rsid w:val="008E1045"/>
    <w:rsid w:val="008E1C9F"/>
    <w:rsid w:val="008E27D1"/>
    <w:rsid w:val="008E2912"/>
    <w:rsid w:val="008E293D"/>
    <w:rsid w:val="008E2DFF"/>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470"/>
    <w:rsid w:val="00913CCE"/>
    <w:rsid w:val="00914753"/>
    <w:rsid w:val="00914ED4"/>
    <w:rsid w:val="00915293"/>
    <w:rsid w:val="00916039"/>
    <w:rsid w:val="00916A7B"/>
    <w:rsid w:val="00916E73"/>
    <w:rsid w:val="009174BD"/>
    <w:rsid w:val="009220BD"/>
    <w:rsid w:val="009222A4"/>
    <w:rsid w:val="00923A7E"/>
    <w:rsid w:val="009259F7"/>
    <w:rsid w:val="00925E6F"/>
    <w:rsid w:val="0092703A"/>
    <w:rsid w:val="00930290"/>
    <w:rsid w:val="00931D17"/>
    <w:rsid w:val="00932E60"/>
    <w:rsid w:val="00932FCE"/>
    <w:rsid w:val="00933B1B"/>
    <w:rsid w:val="0093576E"/>
    <w:rsid w:val="00937EE8"/>
    <w:rsid w:val="009406C9"/>
    <w:rsid w:val="00940798"/>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6BEC"/>
    <w:rsid w:val="009776BD"/>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F59"/>
    <w:rsid w:val="009E709C"/>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334D"/>
    <w:rsid w:val="00AA37E7"/>
    <w:rsid w:val="00AA42FB"/>
    <w:rsid w:val="00AA589F"/>
    <w:rsid w:val="00AA7553"/>
    <w:rsid w:val="00AA7F13"/>
    <w:rsid w:val="00AB0A9A"/>
    <w:rsid w:val="00AB0D22"/>
    <w:rsid w:val="00AB0FD9"/>
    <w:rsid w:val="00AB1D21"/>
    <w:rsid w:val="00AB2D7E"/>
    <w:rsid w:val="00AB311D"/>
    <w:rsid w:val="00AB3C53"/>
    <w:rsid w:val="00AB61A2"/>
    <w:rsid w:val="00AB6F50"/>
    <w:rsid w:val="00AB72EE"/>
    <w:rsid w:val="00AC0310"/>
    <w:rsid w:val="00AC1908"/>
    <w:rsid w:val="00AC202F"/>
    <w:rsid w:val="00AC22AF"/>
    <w:rsid w:val="00AC343F"/>
    <w:rsid w:val="00AC4DB5"/>
    <w:rsid w:val="00AC52EC"/>
    <w:rsid w:val="00AC5C23"/>
    <w:rsid w:val="00AC5E73"/>
    <w:rsid w:val="00AD07CF"/>
    <w:rsid w:val="00AD3085"/>
    <w:rsid w:val="00AD3C8E"/>
    <w:rsid w:val="00AD3E12"/>
    <w:rsid w:val="00AD5B05"/>
    <w:rsid w:val="00AD6499"/>
    <w:rsid w:val="00AD650E"/>
    <w:rsid w:val="00AD657E"/>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9F2"/>
    <w:rsid w:val="00B003D6"/>
    <w:rsid w:val="00B01C7A"/>
    <w:rsid w:val="00B0230C"/>
    <w:rsid w:val="00B024AA"/>
    <w:rsid w:val="00B02597"/>
    <w:rsid w:val="00B02815"/>
    <w:rsid w:val="00B02C37"/>
    <w:rsid w:val="00B0393E"/>
    <w:rsid w:val="00B03FC4"/>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7E1A"/>
    <w:rsid w:val="00B32307"/>
    <w:rsid w:val="00B33AA2"/>
    <w:rsid w:val="00B34348"/>
    <w:rsid w:val="00B3439A"/>
    <w:rsid w:val="00B3470D"/>
    <w:rsid w:val="00B362B3"/>
    <w:rsid w:val="00B3717C"/>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32C6"/>
    <w:rsid w:val="00B845D3"/>
    <w:rsid w:val="00B84E58"/>
    <w:rsid w:val="00B84F06"/>
    <w:rsid w:val="00B851A6"/>
    <w:rsid w:val="00B85460"/>
    <w:rsid w:val="00B878B8"/>
    <w:rsid w:val="00B87F7F"/>
    <w:rsid w:val="00B93EC3"/>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4BBA"/>
    <w:rsid w:val="00BB4EB0"/>
    <w:rsid w:val="00BB5A05"/>
    <w:rsid w:val="00BB6501"/>
    <w:rsid w:val="00BB6E06"/>
    <w:rsid w:val="00BC763F"/>
    <w:rsid w:val="00BD0D5B"/>
    <w:rsid w:val="00BD1D40"/>
    <w:rsid w:val="00BD1DF4"/>
    <w:rsid w:val="00BD26ED"/>
    <w:rsid w:val="00BD299B"/>
    <w:rsid w:val="00BD2A85"/>
    <w:rsid w:val="00BD2E2C"/>
    <w:rsid w:val="00BD3546"/>
    <w:rsid w:val="00BD3570"/>
    <w:rsid w:val="00BD3B70"/>
    <w:rsid w:val="00BD4289"/>
    <w:rsid w:val="00BD469A"/>
    <w:rsid w:val="00BD5676"/>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9038A"/>
    <w:rsid w:val="00C912E8"/>
    <w:rsid w:val="00C91E12"/>
    <w:rsid w:val="00C92C15"/>
    <w:rsid w:val="00C96EC3"/>
    <w:rsid w:val="00C979DB"/>
    <w:rsid w:val="00C97FB9"/>
    <w:rsid w:val="00CA0891"/>
    <w:rsid w:val="00CA1E42"/>
    <w:rsid w:val="00CA40D1"/>
    <w:rsid w:val="00CA4454"/>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E021A"/>
    <w:rsid w:val="00CE0A05"/>
    <w:rsid w:val="00CE0A09"/>
    <w:rsid w:val="00CE1112"/>
    <w:rsid w:val="00CE22EC"/>
    <w:rsid w:val="00CE50B3"/>
    <w:rsid w:val="00CE5314"/>
    <w:rsid w:val="00CE5BA2"/>
    <w:rsid w:val="00CE71C9"/>
    <w:rsid w:val="00CE7A0E"/>
    <w:rsid w:val="00CF0715"/>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DD1"/>
    <w:rsid w:val="00D53F6D"/>
    <w:rsid w:val="00D54F3A"/>
    <w:rsid w:val="00D5559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7856"/>
    <w:rsid w:val="00EA7F00"/>
    <w:rsid w:val="00EB06D7"/>
    <w:rsid w:val="00EB0C73"/>
    <w:rsid w:val="00EB0F16"/>
    <w:rsid w:val="00EB134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6AEE"/>
    <w:rsid w:val="00EF77B1"/>
    <w:rsid w:val="00EF7C2B"/>
    <w:rsid w:val="00F0212D"/>
    <w:rsid w:val="00F0226C"/>
    <w:rsid w:val="00F024EF"/>
    <w:rsid w:val="00F0276C"/>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64B4"/>
    <w:rsid w:val="00F70375"/>
    <w:rsid w:val="00F70460"/>
    <w:rsid w:val="00F71930"/>
    <w:rsid w:val="00F71D32"/>
    <w:rsid w:val="00F71F02"/>
    <w:rsid w:val="00F72840"/>
    <w:rsid w:val="00F72A06"/>
    <w:rsid w:val="00F7509A"/>
    <w:rsid w:val="00F755D5"/>
    <w:rsid w:val="00F759EF"/>
    <w:rsid w:val="00F763F1"/>
    <w:rsid w:val="00F7665F"/>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5D25E3"/>
    <w:pPr>
      <w:spacing w:before="60" w:after="60"/>
      <w:ind w:left="0" w:right="0"/>
      <w:jc w:val="center"/>
    </w:pPr>
    <w:rPr>
      <w:sz w:val="18"/>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header" Target="header1.xml"/><Relationship Id="rId39" Type="http://schemas.openxmlformats.org/officeDocument/2006/relationships/image" Target="media/image9.png"/><Relationship Id="rId21" Type="http://schemas.openxmlformats.org/officeDocument/2006/relationships/hyperlink" Target="https://datatracker.ietf.org/doc/html/rfc1341" TargetMode="External"/><Relationship Id="rId34" Type="http://schemas.openxmlformats.org/officeDocument/2006/relationships/image" Target="media/image5.png"/><Relationship Id="rId42" Type="http://schemas.openxmlformats.org/officeDocument/2006/relationships/image" Target="media/image12.svg"/><Relationship Id="rId47" Type="http://schemas.openxmlformats.org/officeDocument/2006/relationships/image" Target="media/image17.png"/><Relationship Id="rId50" Type="http://schemas.openxmlformats.org/officeDocument/2006/relationships/image" Target="media/image20.svg"/><Relationship Id="rId55" Type="http://schemas.openxmlformats.org/officeDocument/2006/relationships/footer" Target="footer5.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0" Type="http://schemas.openxmlformats.org/officeDocument/2006/relationships/hyperlink" Target="https://datatracker.ietf.org/doc/html/rfc4648" TargetMode="External"/><Relationship Id="rId29" Type="http://schemas.openxmlformats.org/officeDocument/2006/relationships/footer" Target="footer3.xml"/><Relationship Id="rId41" Type="http://schemas.openxmlformats.org/officeDocument/2006/relationships/image" Target="media/image11.png"/><Relationship Id="rId54" Type="http://schemas.openxmlformats.org/officeDocument/2006/relationships/footer" Target="footer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atatracker.ietf.org/doc/html/rfc1951" TargetMode="External"/><Relationship Id="rId32" Type="http://schemas.openxmlformats.org/officeDocument/2006/relationships/hyperlink" Target="http://schemaform.io" TargetMode="External"/><Relationship Id="rId37" Type="http://schemas.openxmlformats.org/officeDocument/2006/relationships/image" Target="media/image7.png"/><Relationship Id="rId40" Type="http://schemas.openxmlformats.org/officeDocument/2006/relationships/image" Target="media/image10.svg"/><Relationship Id="rId45" Type="http://schemas.openxmlformats.org/officeDocument/2006/relationships/image" Target="media/image15.png"/><Relationship Id="rId53" Type="http://schemas.openxmlformats.org/officeDocument/2006/relationships/header" Target="header2.xml"/><Relationship Id="rId58" Type="http://schemas.openxmlformats.org/officeDocument/2006/relationships/footer" Target="footer7.xml"/><Relationship Id="rId5" Type="http://schemas.openxmlformats.org/officeDocument/2006/relationships/customXml" Target="../customXml/item5.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7932" TargetMode="External"/><Relationship Id="rId28" Type="http://schemas.openxmlformats.org/officeDocument/2006/relationships/footer" Target="footer2.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hyperlink" Target="https://github.com/LucidProtocol/Lucid-Specification/commits/master/Lucid%20protocol%20specification%20v2.0.pdf" TargetMode="External"/><Relationship Id="rId61" Type="http://schemas.microsoft.com/office/2011/relationships/people" Target="people.xml"/><Relationship Id="rId10" Type="http://schemas.openxmlformats.org/officeDocument/2006/relationships/footnotes" Target="footnotes.xml"/><Relationship Id="rId19" Type="http://schemas.openxmlformats.org/officeDocument/2006/relationships/hyperlink" Target="https://tools.ietf.org/html/rfc3339" TargetMode="External"/><Relationship Id="rId31" Type="http://schemas.openxmlformats.org/officeDocument/2006/relationships/image" Target="media/image4.png"/><Relationship Id="rId44" Type="http://schemas.openxmlformats.org/officeDocument/2006/relationships/image" Target="media/image14.svg"/><Relationship Id="rId52" Type="http://schemas.openxmlformats.org/officeDocument/2006/relationships/hyperlink" Target="https://github.com/LucidProtocol/protocol-json"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952" TargetMode="External"/><Relationship Id="rId27"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hyperlink" Target="https://en.wikipedia.org/wiki/Unix_time" TargetMode="External"/><Relationship Id="rId43" Type="http://schemas.openxmlformats.org/officeDocument/2006/relationships/image" Target="media/image13.png"/><Relationship Id="rId48" Type="http://schemas.openxmlformats.org/officeDocument/2006/relationships/image" Target="media/image18.svg"/><Relationship Id="rId56"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image" Target="media/image21.jpe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9562" TargetMode="External"/><Relationship Id="rId33" Type="http://schemas.openxmlformats.org/officeDocument/2006/relationships/hyperlink" Target="http://json-schema.org" TargetMode="External"/><Relationship Id="rId38" Type="http://schemas.openxmlformats.org/officeDocument/2006/relationships/image" Target="media/image8.svg"/><Relationship Id="rId46" Type="http://schemas.openxmlformats.org/officeDocument/2006/relationships/image" Target="media/image16.svg"/><Relationship Id="rId59" Type="http://schemas.openxmlformats.org/officeDocument/2006/relationships/footer" Target="footer8.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customXml/itemProps3.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4.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5.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5280</TotalTime>
  <Pages>1</Pages>
  <Words>26788</Words>
  <Characters>152695</Characters>
  <Application>Microsoft Office Word</Application>
  <DocSecurity>0</DocSecurity>
  <Lines>1272</Lines>
  <Paragraphs>358</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179125</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Steve Beadle</cp:lastModifiedBy>
  <cp:revision>740</cp:revision>
  <cp:lastPrinted>2024-07-12T09:30:00Z</cp:lastPrinted>
  <dcterms:created xsi:type="dcterms:W3CDTF">2024-02-28T10:16:00Z</dcterms:created>
  <dcterms:modified xsi:type="dcterms:W3CDTF">2024-07-12T09:31:00Z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