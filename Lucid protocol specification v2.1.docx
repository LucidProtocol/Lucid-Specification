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3A495EC3">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1" w:name="_Toc170288539"/>
      <w:r w:rsidRPr="00B706D4">
        <w:lastRenderedPageBreak/>
        <w:t xml:space="preserve">Disclaimer and </w:t>
      </w:r>
      <w:r w:rsidR="000A3605" w:rsidRPr="00B706D4">
        <w:t>license</w:t>
      </w:r>
      <w:r w:rsidRPr="00B706D4">
        <w:t xml:space="preserve"> agreement</w:t>
      </w:r>
      <w:bookmarkEnd w:id="1"/>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2" w:name="_Toc170288540"/>
      <w:r>
        <w:t>Co</w:t>
      </w:r>
      <w:r w:rsidRPr="00B706D4">
        <w:t>p</w:t>
      </w:r>
      <w:r>
        <w:t>yright</w:t>
      </w:r>
      <w:bookmarkEnd w:id="2"/>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3" w:name="_Toc170288541"/>
      <w:r w:rsidRPr="00392D81">
        <w:lastRenderedPageBreak/>
        <w:t>Conta</w:t>
      </w:r>
      <w:r w:rsidR="00004108" w:rsidRPr="00392D81">
        <w:t xml:space="preserve">ct </w:t>
      </w:r>
      <w:r w:rsidR="00004108" w:rsidRPr="00AF4EAB">
        <w:t>address</w:t>
      </w:r>
      <w:bookmarkEnd w:id="3"/>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4" w:name="_Toc170288542"/>
      <w:r w:rsidRPr="00E15C9D">
        <w:t>Notices</w:t>
      </w:r>
      <w:bookmarkEnd w:id="4"/>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5" w:name="_Toc170288543"/>
      <w:r>
        <w:t>Conventions</w:t>
      </w:r>
      <w:bookmarkEnd w:id="5"/>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5D25E3">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6" w:name="_Toc170288544"/>
      <w:r w:rsidRPr="00E20E84">
        <w:t>Glossary of terms</w:t>
      </w:r>
      <w:bookmarkEnd w:id="6"/>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5D25E3">
            <w:pPr>
              <w:pStyle w:val="TableText"/>
            </w:pPr>
            <w:r>
              <w:t>BOM</w:t>
            </w:r>
          </w:p>
        </w:tc>
        <w:tc>
          <w:tcPr>
            <w:tcW w:w="5600" w:type="dxa"/>
            <w:shd w:val="clear" w:color="auto" w:fill="auto"/>
          </w:tcPr>
          <w:p w14:paraId="0D9F5CF8" w14:textId="38318580" w:rsidR="007D4BFF" w:rsidRPr="00BB4BBA" w:rsidRDefault="007D4BFF" w:rsidP="005D25E3">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5D25E3">
            <w:pPr>
              <w:pStyle w:val="TableText"/>
            </w:pPr>
            <w:r w:rsidRPr="00A811D3">
              <w:t xml:space="preserve">Broker </w:t>
            </w:r>
          </w:p>
        </w:tc>
        <w:tc>
          <w:tcPr>
            <w:tcW w:w="5600" w:type="dxa"/>
            <w:shd w:val="clear" w:color="auto" w:fill="auto"/>
          </w:tcPr>
          <w:p w14:paraId="5990A8A3" w14:textId="10DE1DD3" w:rsidR="00B706D4" w:rsidRPr="008A325B" w:rsidRDefault="00BB4BBA" w:rsidP="005D25E3">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5D25E3">
            <w:pPr>
              <w:pStyle w:val="TableText"/>
            </w:pPr>
            <w:r w:rsidRPr="00A811D3">
              <w:t>Device Configuration</w:t>
            </w:r>
          </w:p>
        </w:tc>
        <w:tc>
          <w:tcPr>
            <w:tcW w:w="5600" w:type="dxa"/>
            <w:shd w:val="clear" w:color="auto" w:fill="auto"/>
          </w:tcPr>
          <w:p w14:paraId="3BDAA492" w14:textId="4D6328A0" w:rsidR="00B706D4" w:rsidRPr="008A325B" w:rsidRDefault="00BB4BBA" w:rsidP="005D25E3">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5D25E3">
            <w:pPr>
              <w:pStyle w:val="TableText"/>
            </w:pPr>
            <w:r w:rsidRPr="00A811D3">
              <w:t>Device Profile</w:t>
            </w:r>
          </w:p>
        </w:tc>
        <w:tc>
          <w:tcPr>
            <w:tcW w:w="5600" w:type="dxa"/>
            <w:shd w:val="clear" w:color="auto" w:fill="auto"/>
          </w:tcPr>
          <w:p w14:paraId="09A2EAF4" w14:textId="4CE85B31" w:rsidR="00BB4BBA" w:rsidRPr="00BB4BBA" w:rsidRDefault="00BB4BBA" w:rsidP="005D25E3">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5D25E3">
            <w:pPr>
              <w:pStyle w:val="TableText"/>
            </w:pPr>
            <w:r w:rsidRPr="00BA7567">
              <w:t>FD</w:t>
            </w:r>
          </w:p>
        </w:tc>
        <w:tc>
          <w:tcPr>
            <w:tcW w:w="5600" w:type="dxa"/>
            <w:shd w:val="clear" w:color="auto" w:fill="auto"/>
          </w:tcPr>
          <w:p w14:paraId="2AF25EC1" w14:textId="549A3A59" w:rsidR="00BB4BBA" w:rsidRPr="00BA7567" w:rsidRDefault="00816354" w:rsidP="005D25E3">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5D25E3">
            <w:pPr>
              <w:pStyle w:val="TableText"/>
            </w:pPr>
            <w:r w:rsidRPr="00BA7567">
              <w:t>Field Device Link</w:t>
            </w:r>
          </w:p>
        </w:tc>
        <w:tc>
          <w:tcPr>
            <w:tcW w:w="5600" w:type="dxa"/>
            <w:shd w:val="clear" w:color="auto" w:fill="auto"/>
          </w:tcPr>
          <w:p w14:paraId="65C6452C" w14:textId="4E7D717A" w:rsidR="0030026D" w:rsidRPr="00BA7567" w:rsidRDefault="0030026D" w:rsidP="005D25E3">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5D25E3">
            <w:pPr>
              <w:pStyle w:val="TableText"/>
            </w:pPr>
            <w:r>
              <w:t>IIOT</w:t>
            </w:r>
          </w:p>
        </w:tc>
        <w:tc>
          <w:tcPr>
            <w:tcW w:w="5600" w:type="dxa"/>
            <w:shd w:val="clear" w:color="auto" w:fill="auto"/>
          </w:tcPr>
          <w:p w14:paraId="6E463C40" w14:textId="610A4A28" w:rsidR="00A811D3" w:rsidRPr="00BB4BBA" w:rsidRDefault="00A811D3" w:rsidP="005D25E3">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5D25E3">
            <w:pPr>
              <w:pStyle w:val="TableText"/>
            </w:pPr>
            <w:r>
              <w:t>IOT</w:t>
            </w:r>
          </w:p>
        </w:tc>
        <w:tc>
          <w:tcPr>
            <w:tcW w:w="5600" w:type="dxa"/>
            <w:shd w:val="clear" w:color="auto" w:fill="auto"/>
          </w:tcPr>
          <w:p w14:paraId="7B848EBB" w14:textId="35C94245" w:rsidR="00A811D3" w:rsidRPr="00BB4BBA" w:rsidRDefault="00A811D3" w:rsidP="005D25E3">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5D25E3">
            <w:pPr>
              <w:pStyle w:val="TableText"/>
            </w:pPr>
            <w:r w:rsidRPr="00BA7567">
              <w:t>JSON</w:t>
            </w:r>
          </w:p>
        </w:tc>
        <w:tc>
          <w:tcPr>
            <w:tcW w:w="5600" w:type="dxa"/>
            <w:shd w:val="clear" w:color="auto" w:fill="auto"/>
          </w:tcPr>
          <w:p w14:paraId="733E1C28" w14:textId="64698931" w:rsidR="00BB4BBA" w:rsidRPr="00BA7567" w:rsidRDefault="00D34840" w:rsidP="005D25E3">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5D25E3">
            <w:pPr>
              <w:pStyle w:val="TableText"/>
            </w:pPr>
            <w:r>
              <w:t>LWT</w:t>
            </w:r>
          </w:p>
        </w:tc>
        <w:tc>
          <w:tcPr>
            <w:tcW w:w="5600" w:type="dxa"/>
            <w:shd w:val="clear" w:color="auto" w:fill="auto"/>
          </w:tcPr>
          <w:p w14:paraId="7AC6EC30" w14:textId="33D8725A" w:rsidR="00E05760" w:rsidRPr="009D3A7D" w:rsidRDefault="00E05760" w:rsidP="005D25E3">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5D25E3">
            <w:pPr>
              <w:pStyle w:val="TableText"/>
            </w:pPr>
            <w:r w:rsidRPr="00A811D3">
              <w:lastRenderedPageBreak/>
              <w:t>MQTT</w:t>
            </w:r>
          </w:p>
        </w:tc>
        <w:tc>
          <w:tcPr>
            <w:tcW w:w="5600" w:type="dxa"/>
            <w:shd w:val="clear" w:color="auto" w:fill="auto"/>
          </w:tcPr>
          <w:p w14:paraId="1F7933A6" w14:textId="7F4172FF" w:rsidR="00BB4BBA" w:rsidRPr="00BB4BBA" w:rsidRDefault="009D3A7D" w:rsidP="005D25E3">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5D25E3">
            <w:pPr>
              <w:pStyle w:val="TableText"/>
            </w:pPr>
            <w:r>
              <w:t>OT</w:t>
            </w:r>
          </w:p>
        </w:tc>
        <w:tc>
          <w:tcPr>
            <w:tcW w:w="5600" w:type="dxa"/>
            <w:shd w:val="clear" w:color="auto" w:fill="auto"/>
          </w:tcPr>
          <w:p w14:paraId="756A96A9" w14:textId="08AB4CAB" w:rsidR="00A811D3" w:rsidRPr="009D3A7D" w:rsidRDefault="00A811D3" w:rsidP="005D25E3">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5D25E3">
            <w:pPr>
              <w:pStyle w:val="TableText"/>
            </w:pPr>
            <w:r>
              <w:t>Payload</w:t>
            </w:r>
          </w:p>
        </w:tc>
        <w:tc>
          <w:tcPr>
            <w:tcW w:w="5600" w:type="dxa"/>
            <w:shd w:val="clear" w:color="auto" w:fill="auto"/>
          </w:tcPr>
          <w:p w14:paraId="09411C6E" w14:textId="23F8E4CB" w:rsidR="00405E4C" w:rsidRDefault="00405E4C" w:rsidP="005D25E3">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5D25E3">
            <w:pPr>
              <w:pStyle w:val="TableText"/>
            </w:pPr>
            <w:r w:rsidRPr="00A811D3">
              <w:t>Point</w:t>
            </w:r>
          </w:p>
        </w:tc>
        <w:tc>
          <w:tcPr>
            <w:tcW w:w="5600" w:type="dxa"/>
            <w:shd w:val="clear" w:color="auto" w:fill="auto"/>
          </w:tcPr>
          <w:p w14:paraId="19804CDD" w14:textId="13DB969E" w:rsidR="00BB4BBA" w:rsidRPr="00BB4BBA" w:rsidRDefault="009D3A7D" w:rsidP="005D25E3">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5D25E3">
            <w:pPr>
              <w:pStyle w:val="TableText"/>
            </w:pPr>
            <w:r w:rsidRPr="00BA7567">
              <w:t>QoS</w:t>
            </w:r>
          </w:p>
        </w:tc>
        <w:tc>
          <w:tcPr>
            <w:tcW w:w="5600" w:type="dxa"/>
            <w:shd w:val="clear" w:color="auto" w:fill="auto"/>
          </w:tcPr>
          <w:p w14:paraId="27E95950" w14:textId="6674BEB2" w:rsidR="000C3CED" w:rsidRPr="00BA7567" w:rsidRDefault="00403DE2" w:rsidP="005D25E3">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5D25E3">
            <w:pPr>
              <w:pStyle w:val="TableText"/>
            </w:pPr>
            <w:r w:rsidRPr="00BA7567">
              <w:t>SA</w:t>
            </w:r>
          </w:p>
        </w:tc>
        <w:tc>
          <w:tcPr>
            <w:tcW w:w="5600" w:type="dxa"/>
            <w:shd w:val="clear" w:color="auto" w:fill="auto"/>
          </w:tcPr>
          <w:p w14:paraId="4BFC9EF9" w14:textId="39AC0F0D" w:rsidR="009D3A7D" w:rsidRPr="00BA7567" w:rsidRDefault="00A9514D" w:rsidP="005D25E3">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5D25E3">
            <w:pPr>
              <w:pStyle w:val="TableText"/>
            </w:pPr>
            <w:r w:rsidRPr="00A811D3">
              <w:t>Topic</w:t>
            </w:r>
          </w:p>
        </w:tc>
        <w:tc>
          <w:tcPr>
            <w:tcW w:w="5600" w:type="dxa"/>
            <w:shd w:val="clear" w:color="auto" w:fill="auto"/>
          </w:tcPr>
          <w:p w14:paraId="69BE1500" w14:textId="157FFB34" w:rsidR="009D3A7D" w:rsidRPr="009D3A7D" w:rsidRDefault="009D3A7D" w:rsidP="005D25E3">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5D25E3">
            <w:pPr>
              <w:pStyle w:val="TableText"/>
            </w:pPr>
            <w:r w:rsidRPr="00A811D3">
              <w:t xml:space="preserve">UUID </w:t>
            </w:r>
          </w:p>
        </w:tc>
        <w:tc>
          <w:tcPr>
            <w:tcW w:w="5600" w:type="dxa"/>
            <w:shd w:val="clear" w:color="auto" w:fill="auto"/>
          </w:tcPr>
          <w:p w14:paraId="37DB77FD" w14:textId="08854C4A" w:rsidR="009D3A7D" w:rsidRPr="009D3A7D" w:rsidRDefault="009D3A7D" w:rsidP="005D25E3">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7" w:name="_Toc170288545"/>
      <w:r>
        <w:t>References</w:t>
      </w:r>
      <w:bookmarkEnd w:id="7"/>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8" w:name="JSON"/>
            <w:r w:rsidRPr="004172D7">
              <w:rPr>
                <w:rFonts w:eastAsia="DengXian" w:cs="Arial"/>
                <w:lang w:val="fr-FR" w:eastAsia="en-US"/>
              </w:rPr>
              <w:t>[JSON]</w:t>
            </w:r>
            <w:bookmarkEnd w:id="8"/>
            <w:r w:rsidRPr="004172D7">
              <w:rPr>
                <w:rFonts w:eastAsia="DengXian" w:cs="Arial"/>
                <w:lang w:val="fr-FR" w:eastAsia="en-US"/>
              </w:rPr>
              <w:t xml:space="preserve"> </w:t>
            </w:r>
          </w:p>
        </w:tc>
        <w:tc>
          <w:tcPr>
            <w:tcW w:w="7751" w:type="dxa"/>
          </w:tcPr>
          <w:p w14:paraId="3210D6AA" w14:textId="6D39B7ED" w:rsidR="00A05273" w:rsidRPr="004172D7" w:rsidRDefault="00A05273">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9" w:name="MQTT"/>
            <w:r w:rsidRPr="004172D7">
              <w:rPr>
                <w:rFonts w:eastAsia="DengXian" w:cs="Arial"/>
                <w:lang w:eastAsia="en-US"/>
              </w:rPr>
              <w:t>[MQTT]</w:t>
            </w:r>
            <w:bookmarkEnd w:id="9"/>
            <w:r w:rsidR="00A05273" w:rsidRPr="004172D7">
              <w:rPr>
                <w:rFonts w:eastAsia="DengXian" w:cs="Arial"/>
                <w:lang w:eastAsia="en-US"/>
              </w:rPr>
              <w:t xml:space="preserve"> </w:t>
            </w:r>
          </w:p>
        </w:tc>
        <w:tc>
          <w:tcPr>
            <w:tcW w:w="7751" w:type="dxa"/>
          </w:tcPr>
          <w:p w14:paraId="5E3B3A93" w14:textId="1634E4BA" w:rsidR="0024040F" w:rsidRPr="004172D7" w:rsidRDefault="00A05273" w:rsidP="005D25E3">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5D25E3">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10" w:name="JSONSchema"/>
            <w:r w:rsidRPr="004172D7">
              <w:rPr>
                <w:rFonts w:eastAsia="DengXian" w:cs="Arial"/>
                <w:lang w:eastAsia="en-US"/>
              </w:rPr>
              <w:t>[JSONSchema]</w:t>
            </w:r>
            <w:bookmarkEnd w:id="10"/>
            <w:r w:rsidRPr="004172D7">
              <w:rPr>
                <w:rFonts w:eastAsia="DengXian" w:cs="Arial"/>
                <w:lang w:eastAsia="en-US"/>
              </w:rPr>
              <w:t xml:space="preserve"> </w:t>
            </w:r>
          </w:p>
        </w:tc>
        <w:tc>
          <w:tcPr>
            <w:tcW w:w="7751" w:type="dxa"/>
          </w:tcPr>
          <w:p w14:paraId="74FDDEC9" w14:textId="7B5192AF" w:rsidR="00A05273" w:rsidRPr="004172D7" w:rsidRDefault="00A05273">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1" w:name="Timestamps"/>
            <w:r w:rsidRPr="004172D7">
              <w:rPr>
                <w:rFonts w:eastAsia="DengXian" w:cs="Arial"/>
                <w:lang w:eastAsia="en-US"/>
              </w:rPr>
              <w:t>[Timestamps]</w:t>
            </w:r>
            <w:bookmarkEnd w:id="11"/>
            <w:r w:rsidRPr="004172D7">
              <w:rPr>
                <w:rFonts w:eastAsia="DengXian" w:cs="Arial"/>
                <w:lang w:eastAsia="en-US"/>
              </w:rPr>
              <w:t xml:space="preserve"> </w:t>
            </w:r>
          </w:p>
        </w:tc>
        <w:tc>
          <w:tcPr>
            <w:tcW w:w="7751" w:type="dxa"/>
          </w:tcPr>
          <w:p w14:paraId="4A9B94FA" w14:textId="44150248" w:rsidR="00A05273" w:rsidRPr="004172D7" w:rsidRDefault="00A05273">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2" w:name="BASE64"/>
            <w:r w:rsidRPr="004172D7">
              <w:rPr>
                <w:rFonts w:eastAsia="DengXian" w:cs="Arial"/>
                <w:lang w:eastAsia="en-US"/>
              </w:rPr>
              <w:t>[BASE64]</w:t>
            </w:r>
            <w:bookmarkEnd w:id="12"/>
            <w:r w:rsidRPr="004172D7">
              <w:rPr>
                <w:rFonts w:eastAsia="DengXian" w:cs="Arial"/>
                <w:lang w:eastAsia="en-US"/>
              </w:rPr>
              <w:t xml:space="preserve"> </w:t>
            </w:r>
          </w:p>
        </w:tc>
        <w:tc>
          <w:tcPr>
            <w:tcW w:w="7751" w:type="dxa"/>
          </w:tcPr>
          <w:p w14:paraId="2031759A" w14:textId="6B04E505" w:rsidR="00A05273" w:rsidRPr="004172D7" w:rsidRDefault="00A05273">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3" w:name="MIME"/>
            <w:r w:rsidRPr="004172D7">
              <w:rPr>
                <w:rFonts w:eastAsia="DengXian" w:cs="Arial"/>
                <w:lang w:eastAsia="en-US"/>
              </w:rPr>
              <w:t>[MIME]</w:t>
            </w:r>
            <w:bookmarkEnd w:id="13"/>
            <w:r w:rsidRPr="004172D7">
              <w:rPr>
                <w:rFonts w:eastAsia="DengXian" w:cs="Arial"/>
                <w:lang w:eastAsia="en-US"/>
              </w:rPr>
              <w:t xml:space="preserve"> </w:t>
            </w:r>
          </w:p>
        </w:tc>
        <w:tc>
          <w:tcPr>
            <w:tcW w:w="7751" w:type="dxa"/>
          </w:tcPr>
          <w:p w14:paraId="003D9FCB" w14:textId="7738ECC9" w:rsidR="00A05273" w:rsidRPr="004172D7" w:rsidRDefault="00A05273">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5D25E3">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5D25E3">
            <w:pPr>
              <w:pStyle w:val="TableText"/>
              <w:rPr>
                <w:rFonts w:eastAsia="MS Mincho"/>
              </w:rPr>
            </w:pPr>
            <w:r w:rsidRPr="004172D7">
              <w:rPr>
                <w:rFonts w:eastAsia="MS Mincho"/>
              </w:rPr>
              <w:t xml:space="preserve">Brotli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5D25E3">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5D25E3">
            <w:pPr>
              <w:pStyle w:val="TableText"/>
              <w:rPr>
                <w:rFonts w:eastAsia="MS Mincho"/>
              </w:rPr>
            </w:pPr>
            <w:hyperlink r:id="rId24"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t>[UUID]</w:t>
            </w:r>
          </w:p>
        </w:tc>
        <w:tc>
          <w:tcPr>
            <w:tcW w:w="7751" w:type="dxa"/>
          </w:tcPr>
          <w:p w14:paraId="175F083F" w14:textId="77861010" w:rsidR="00B8257D" w:rsidRPr="004172D7" w:rsidRDefault="004172D7" w:rsidP="005D25E3">
            <w:pPr>
              <w:pStyle w:val="TableText"/>
              <w:rPr>
                <w:rFonts w:eastAsia="MS Mincho"/>
              </w:rPr>
            </w:pPr>
            <w:r w:rsidRPr="004172D7">
              <w:rPr>
                <w:rFonts w:eastAsia="MS Mincho"/>
              </w:rPr>
              <w:t xml:space="preserve">Universally Unique Identifiers: </w:t>
            </w:r>
            <w:r w:rsidRPr="004172D7">
              <w:rPr>
                <w:rFonts w:eastAsia="MS Mincho"/>
              </w:rPr>
              <w:br/>
            </w:r>
            <w:hyperlink r:id="rId25"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5D25E3">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4" w:name="_Toc195946169"/>
      <w:bookmarkStart w:id="15" w:name="_Toc195946221"/>
      <w:r w:rsidR="006952F5" w:rsidRPr="00BA7567">
        <w:lastRenderedPageBreak/>
        <w:t xml:space="preserve">Table of </w:t>
      </w:r>
      <w:r w:rsidR="009B7F37" w:rsidRPr="00BA7567">
        <w:t>c</w:t>
      </w:r>
      <w:r w:rsidR="006952F5" w:rsidRPr="00BA7567">
        <w:t>ontents</w:t>
      </w:r>
      <w:bookmarkStart w:id="16" w:name="_Toc195946170"/>
      <w:bookmarkStart w:id="17" w:name="_Toc195946222"/>
      <w:bookmarkEnd w:id="14"/>
      <w:bookmarkEnd w:id="15"/>
    </w:p>
    <w:p w14:paraId="61E46BB4" w14:textId="6516F3AD"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324618">
          <w:rPr>
            <w:webHidden/>
          </w:rPr>
          <w:t>2</w:t>
        </w:r>
        <w:r w:rsidR="00354D14">
          <w:rPr>
            <w:webHidden/>
          </w:rPr>
          <w:fldChar w:fldCharType="end"/>
        </w:r>
      </w:hyperlink>
    </w:p>
    <w:p w14:paraId="1304BBD3" w14:textId="229295A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324618">
          <w:rPr>
            <w:webHidden/>
          </w:rPr>
          <w:t>2</w:t>
        </w:r>
        <w:r w:rsidR="00354D14">
          <w:rPr>
            <w:webHidden/>
          </w:rPr>
          <w:fldChar w:fldCharType="end"/>
        </w:r>
      </w:hyperlink>
    </w:p>
    <w:p w14:paraId="37A6428D" w14:textId="24B28AEB"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324618">
          <w:rPr>
            <w:webHidden/>
          </w:rPr>
          <w:t>3</w:t>
        </w:r>
        <w:r w:rsidR="00354D14">
          <w:rPr>
            <w:webHidden/>
          </w:rPr>
          <w:fldChar w:fldCharType="end"/>
        </w:r>
      </w:hyperlink>
    </w:p>
    <w:p w14:paraId="0053FE35" w14:textId="324445C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324618">
          <w:rPr>
            <w:webHidden/>
          </w:rPr>
          <w:t>3</w:t>
        </w:r>
        <w:r w:rsidR="00354D14">
          <w:rPr>
            <w:webHidden/>
          </w:rPr>
          <w:fldChar w:fldCharType="end"/>
        </w:r>
      </w:hyperlink>
    </w:p>
    <w:p w14:paraId="314BE8B5" w14:textId="0ADE6A0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324618">
          <w:rPr>
            <w:webHidden/>
          </w:rPr>
          <w:t>3</w:t>
        </w:r>
        <w:r w:rsidR="00354D14">
          <w:rPr>
            <w:webHidden/>
          </w:rPr>
          <w:fldChar w:fldCharType="end"/>
        </w:r>
      </w:hyperlink>
    </w:p>
    <w:p w14:paraId="482B3D19" w14:textId="2373B1E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324618">
          <w:rPr>
            <w:webHidden/>
          </w:rPr>
          <w:t>3</w:t>
        </w:r>
        <w:r w:rsidR="00354D14">
          <w:rPr>
            <w:webHidden/>
          </w:rPr>
          <w:fldChar w:fldCharType="end"/>
        </w:r>
      </w:hyperlink>
    </w:p>
    <w:p w14:paraId="3DD3CC09" w14:textId="58C6E35B"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324618">
          <w:rPr>
            <w:webHidden/>
          </w:rPr>
          <w:t>4</w:t>
        </w:r>
        <w:r w:rsidR="00354D14">
          <w:rPr>
            <w:webHidden/>
          </w:rPr>
          <w:fldChar w:fldCharType="end"/>
        </w:r>
      </w:hyperlink>
    </w:p>
    <w:p w14:paraId="01475AF4" w14:textId="4889C50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324618">
          <w:rPr>
            <w:webHidden/>
          </w:rPr>
          <w:t>10</w:t>
        </w:r>
        <w:r w:rsidR="00354D14">
          <w:rPr>
            <w:webHidden/>
          </w:rPr>
          <w:fldChar w:fldCharType="end"/>
        </w:r>
      </w:hyperlink>
    </w:p>
    <w:p w14:paraId="2978E269" w14:textId="35BABA8B"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324618">
          <w:rPr>
            <w:webHidden/>
          </w:rPr>
          <w:t>10</w:t>
        </w:r>
        <w:r w:rsidR="00354D14">
          <w:rPr>
            <w:webHidden/>
          </w:rPr>
          <w:fldChar w:fldCharType="end"/>
        </w:r>
      </w:hyperlink>
    </w:p>
    <w:p w14:paraId="1D92B096" w14:textId="477F7042"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324618">
          <w:rPr>
            <w:webHidden/>
          </w:rPr>
          <w:t>10</w:t>
        </w:r>
        <w:r w:rsidR="00354D14">
          <w:rPr>
            <w:webHidden/>
          </w:rPr>
          <w:fldChar w:fldCharType="end"/>
        </w:r>
      </w:hyperlink>
    </w:p>
    <w:p w14:paraId="1F8D32B0" w14:textId="1BEDF495"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324618">
          <w:rPr>
            <w:webHidden/>
          </w:rPr>
          <w:t>11</w:t>
        </w:r>
        <w:r w:rsidR="00354D14">
          <w:rPr>
            <w:webHidden/>
          </w:rPr>
          <w:fldChar w:fldCharType="end"/>
        </w:r>
      </w:hyperlink>
    </w:p>
    <w:p w14:paraId="06DE5103" w14:textId="52C31541"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324618">
          <w:rPr>
            <w:webHidden/>
          </w:rPr>
          <w:t>11</w:t>
        </w:r>
        <w:r w:rsidR="00354D14">
          <w:rPr>
            <w:webHidden/>
          </w:rPr>
          <w:fldChar w:fldCharType="end"/>
        </w:r>
      </w:hyperlink>
    </w:p>
    <w:p w14:paraId="19D68B5D" w14:textId="79134FB0"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324618">
          <w:rPr>
            <w:webHidden/>
          </w:rPr>
          <w:t>12</w:t>
        </w:r>
        <w:r w:rsidR="00354D14">
          <w:rPr>
            <w:webHidden/>
          </w:rPr>
          <w:fldChar w:fldCharType="end"/>
        </w:r>
      </w:hyperlink>
    </w:p>
    <w:p w14:paraId="56AD3182" w14:textId="14528FDC"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324618">
          <w:rPr>
            <w:webHidden/>
          </w:rPr>
          <w:t>12</w:t>
        </w:r>
        <w:r w:rsidR="00354D14">
          <w:rPr>
            <w:webHidden/>
          </w:rPr>
          <w:fldChar w:fldCharType="end"/>
        </w:r>
      </w:hyperlink>
    </w:p>
    <w:p w14:paraId="4D512BB2" w14:textId="5EC1DAF6"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324618">
          <w:rPr>
            <w:webHidden/>
          </w:rPr>
          <w:t>12</w:t>
        </w:r>
        <w:r w:rsidR="00354D14">
          <w:rPr>
            <w:webHidden/>
          </w:rPr>
          <w:fldChar w:fldCharType="end"/>
        </w:r>
      </w:hyperlink>
    </w:p>
    <w:p w14:paraId="3E061731" w14:textId="0B067EC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324618">
          <w:rPr>
            <w:webHidden/>
          </w:rPr>
          <w:t>13</w:t>
        </w:r>
        <w:r w:rsidR="00354D14">
          <w:rPr>
            <w:webHidden/>
          </w:rPr>
          <w:fldChar w:fldCharType="end"/>
        </w:r>
      </w:hyperlink>
    </w:p>
    <w:p w14:paraId="0AB4903D" w14:textId="65BAD21D"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324618">
          <w:rPr>
            <w:webHidden/>
          </w:rPr>
          <w:t>13</w:t>
        </w:r>
        <w:r w:rsidR="00354D14">
          <w:rPr>
            <w:webHidden/>
          </w:rPr>
          <w:fldChar w:fldCharType="end"/>
        </w:r>
      </w:hyperlink>
    </w:p>
    <w:p w14:paraId="4C0E3B0B" w14:textId="7B08E35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324618">
          <w:rPr>
            <w:noProof/>
            <w:webHidden/>
          </w:rPr>
          <w:t>15</w:t>
        </w:r>
        <w:r w:rsidR="00354D14">
          <w:rPr>
            <w:noProof/>
            <w:webHidden/>
          </w:rPr>
          <w:fldChar w:fldCharType="end"/>
        </w:r>
      </w:hyperlink>
    </w:p>
    <w:p w14:paraId="58FBE864" w14:textId="3360776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324618">
          <w:rPr>
            <w:noProof/>
            <w:webHidden/>
          </w:rPr>
          <w:t>15</w:t>
        </w:r>
        <w:r w:rsidR="00354D14">
          <w:rPr>
            <w:noProof/>
            <w:webHidden/>
          </w:rPr>
          <w:fldChar w:fldCharType="end"/>
        </w:r>
      </w:hyperlink>
    </w:p>
    <w:p w14:paraId="530F2489" w14:textId="56F214A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324618">
          <w:rPr>
            <w:noProof/>
            <w:webHidden/>
          </w:rPr>
          <w:t>19</w:t>
        </w:r>
        <w:r w:rsidR="00354D14">
          <w:rPr>
            <w:noProof/>
            <w:webHidden/>
          </w:rPr>
          <w:fldChar w:fldCharType="end"/>
        </w:r>
      </w:hyperlink>
    </w:p>
    <w:p w14:paraId="06F97E4E" w14:textId="590A814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324618">
          <w:rPr>
            <w:noProof/>
            <w:webHidden/>
          </w:rPr>
          <w:t>24</w:t>
        </w:r>
        <w:r w:rsidR="00354D14">
          <w:rPr>
            <w:noProof/>
            <w:webHidden/>
          </w:rPr>
          <w:fldChar w:fldCharType="end"/>
        </w:r>
      </w:hyperlink>
    </w:p>
    <w:p w14:paraId="2C6F2458" w14:textId="4FA2532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324618">
          <w:rPr>
            <w:noProof/>
            <w:webHidden/>
          </w:rPr>
          <w:t>25</w:t>
        </w:r>
        <w:r w:rsidR="00354D14">
          <w:rPr>
            <w:noProof/>
            <w:webHidden/>
          </w:rPr>
          <w:fldChar w:fldCharType="end"/>
        </w:r>
      </w:hyperlink>
    </w:p>
    <w:p w14:paraId="3ED20BAD" w14:textId="7BA033BA"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324618">
          <w:rPr>
            <w:webHidden/>
          </w:rPr>
          <w:t>25</w:t>
        </w:r>
        <w:r w:rsidR="00354D14">
          <w:rPr>
            <w:webHidden/>
          </w:rPr>
          <w:fldChar w:fldCharType="end"/>
        </w:r>
      </w:hyperlink>
    </w:p>
    <w:p w14:paraId="1B16BF2C" w14:textId="6B98622D"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324618">
          <w:rPr>
            <w:webHidden/>
          </w:rPr>
          <w:t>25</w:t>
        </w:r>
        <w:r w:rsidR="00354D14">
          <w:rPr>
            <w:webHidden/>
          </w:rPr>
          <w:fldChar w:fldCharType="end"/>
        </w:r>
      </w:hyperlink>
    </w:p>
    <w:p w14:paraId="52B0ADDC" w14:textId="77B4D413"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324618">
          <w:rPr>
            <w:webHidden/>
          </w:rPr>
          <w:t>26</w:t>
        </w:r>
        <w:r w:rsidR="00354D14">
          <w:rPr>
            <w:webHidden/>
          </w:rPr>
          <w:fldChar w:fldCharType="end"/>
        </w:r>
      </w:hyperlink>
    </w:p>
    <w:p w14:paraId="5F0AB792" w14:textId="6F38CE57"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"_Toc170288564"</w:instrText>
      </w:r>
      <w:r>
        <w:fldChar w:fldCharType="separate"/>
      </w:r>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ins w:id="18" w:author="Steve Beadle" w:date="2024-07-11T10:17:00Z">
        <w:r w:rsidR="00324618">
          <w:rPr>
            <w:noProof/>
            <w:webHidden/>
          </w:rPr>
          <w:t>29</w:t>
        </w:r>
      </w:ins>
      <w:del w:id="19" w:author="Steve Beadle" w:date="2024-07-11T10:17:00Z">
        <w:r w:rsidR="00994BE4" w:rsidDel="00324618">
          <w:rPr>
            <w:noProof/>
            <w:webHidden/>
          </w:rPr>
          <w:delText>30</w:delText>
        </w:r>
      </w:del>
      <w:r w:rsidR="00354D14">
        <w:rPr>
          <w:noProof/>
          <w:webHidden/>
        </w:rPr>
        <w:fldChar w:fldCharType="end"/>
      </w:r>
      <w:r>
        <w:rPr>
          <w:noProof/>
        </w:rPr>
        <w:fldChar w:fldCharType="end"/>
      </w:r>
    </w:p>
    <w:p w14:paraId="39315666" w14:textId="46B2596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324618">
          <w:rPr>
            <w:noProof/>
            <w:webHidden/>
          </w:rPr>
          <w:t>31</w:t>
        </w:r>
        <w:r w:rsidR="00354D14">
          <w:rPr>
            <w:noProof/>
            <w:webHidden/>
          </w:rPr>
          <w:fldChar w:fldCharType="end"/>
        </w:r>
      </w:hyperlink>
    </w:p>
    <w:p w14:paraId="34CC5249" w14:textId="431DA0E9"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"_Toc170288566"</w:instrText>
      </w:r>
      <w:r>
        <w:fldChar w:fldCharType="separate"/>
      </w:r>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ins w:id="20" w:author="Steve Beadle" w:date="2024-07-11T10:17:00Z">
        <w:r w:rsidR="00324618">
          <w:rPr>
            <w:noProof/>
            <w:webHidden/>
          </w:rPr>
          <w:t>33</w:t>
        </w:r>
      </w:ins>
      <w:del w:id="21" w:author="Steve Beadle" w:date="2024-07-11T10:17:00Z">
        <w:r w:rsidR="00994BE4" w:rsidDel="00324618">
          <w:rPr>
            <w:noProof/>
            <w:webHidden/>
          </w:rPr>
          <w:delText>34</w:delText>
        </w:r>
      </w:del>
      <w:r w:rsidR="00354D14">
        <w:rPr>
          <w:noProof/>
          <w:webHidden/>
        </w:rPr>
        <w:fldChar w:fldCharType="end"/>
      </w:r>
      <w:r>
        <w:rPr>
          <w:noProof/>
        </w:rPr>
        <w:fldChar w:fldCharType="end"/>
      </w:r>
    </w:p>
    <w:p w14:paraId="1D7D7C16" w14:textId="02DD674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7" w:history="1">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r w:rsidR="00324618">
          <w:rPr>
            <w:noProof/>
            <w:webHidden/>
          </w:rPr>
          <w:t>36</w:t>
        </w:r>
        <w:r w:rsidR="00354D14">
          <w:rPr>
            <w:noProof/>
            <w:webHidden/>
          </w:rPr>
          <w:fldChar w:fldCharType="end"/>
        </w:r>
      </w:hyperlink>
    </w:p>
    <w:p w14:paraId="720E08FE" w14:textId="68762E5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8" w:history="1">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r w:rsidR="00324618">
          <w:rPr>
            <w:noProof/>
            <w:webHidden/>
          </w:rPr>
          <w:t>38</w:t>
        </w:r>
        <w:r w:rsidR="00354D14">
          <w:rPr>
            <w:noProof/>
            <w:webHidden/>
          </w:rPr>
          <w:fldChar w:fldCharType="end"/>
        </w:r>
      </w:hyperlink>
    </w:p>
    <w:p w14:paraId="1F7BF089" w14:textId="79BF7C2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324618">
          <w:rPr>
            <w:noProof/>
            <w:webHidden/>
          </w:rPr>
          <w:t>46</w:t>
        </w:r>
        <w:r w:rsidR="00354D14">
          <w:rPr>
            <w:noProof/>
            <w:webHidden/>
          </w:rPr>
          <w:fldChar w:fldCharType="end"/>
        </w:r>
      </w:hyperlink>
    </w:p>
    <w:p w14:paraId="70C77FC6" w14:textId="47D0DF7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324618">
          <w:rPr>
            <w:noProof/>
            <w:webHidden/>
          </w:rPr>
          <w:t>49</w:t>
        </w:r>
        <w:r w:rsidR="00354D14">
          <w:rPr>
            <w:noProof/>
            <w:webHidden/>
          </w:rPr>
          <w:fldChar w:fldCharType="end"/>
        </w:r>
      </w:hyperlink>
    </w:p>
    <w:p w14:paraId="307DBE20" w14:textId="265124B7"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324618">
          <w:rPr>
            <w:webHidden/>
          </w:rPr>
          <w:t>51</w:t>
        </w:r>
        <w:r w:rsidR="00354D14">
          <w:rPr>
            <w:webHidden/>
          </w:rPr>
          <w:fldChar w:fldCharType="end"/>
        </w:r>
      </w:hyperlink>
    </w:p>
    <w:p w14:paraId="62F39A61" w14:textId="48EF956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324618">
          <w:rPr>
            <w:noProof/>
            <w:webHidden/>
          </w:rPr>
          <w:t>53</w:t>
        </w:r>
        <w:r w:rsidR="00354D14">
          <w:rPr>
            <w:noProof/>
            <w:webHidden/>
          </w:rPr>
          <w:fldChar w:fldCharType="end"/>
        </w:r>
      </w:hyperlink>
    </w:p>
    <w:p w14:paraId="36766364" w14:textId="151A408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324618">
          <w:rPr>
            <w:noProof/>
            <w:webHidden/>
          </w:rPr>
          <w:t>53</w:t>
        </w:r>
        <w:r w:rsidR="00354D14">
          <w:rPr>
            <w:noProof/>
            <w:webHidden/>
          </w:rPr>
          <w:fldChar w:fldCharType="end"/>
        </w:r>
      </w:hyperlink>
    </w:p>
    <w:p w14:paraId="76CFB93C" w14:textId="2EC308D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324618">
          <w:rPr>
            <w:noProof/>
            <w:webHidden/>
          </w:rPr>
          <w:t>53</w:t>
        </w:r>
        <w:r w:rsidR="00354D14">
          <w:rPr>
            <w:noProof/>
            <w:webHidden/>
          </w:rPr>
          <w:fldChar w:fldCharType="end"/>
        </w:r>
      </w:hyperlink>
    </w:p>
    <w:p w14:paraId="1A021EB2" w14:textId="466D2AE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324618">
          <w:rPr>
            <w:noProof/>
            <w:webHidden/>
          </w:rPr>
          <w:t>53</w:t>
        </w:r>
        <w:r w:rsidR="00354D14">
          <w:rPr>
            <w:noProof/>
            <w:webHidden/>
          </w:rPr>
          <w:fldChar w:fldCharType="end"/>
        </w:r>
      </w:hyperlink>
    </w:p>
    <w:p w14:paraId="5E605BB8" w14:textId="33B54FD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324618">
          <w:rPr>
            <w:noProof/>
            <w:webHidden/>
          </w:rPr>
          <w:t>54</w:t>
        </w:r>
        <w:r w:rsidR="00354D14">
          <w:rPr>
            <w:noProof/>
            <w:webHidden/>
          </w:rPr>
          <w:fldChar w:fldCharType="end"/>
        </w:r>
      </w:hyperlink>
    </w:p>
    <w:p w14:paraId="31AB7F81" w14:textId="694C702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324618">
          <w:rPr>
            <w:noProof/>
            <w:webHidden/>
          </w:rPr>
          <w:t>54</w:t>
        </w:r>
        <w:r w:rsidR="00354D14">
          <w:rPr>
            <w:noProof/>
            <w:webHidden/>
          </w:rPr>
          <w:fldChar w:fldCharType="end"/>
        </w:r>
      </w:hyperlink>
    </w:p>
    <w:p w14:paraId="1B4753A7" w14:textId="7786EB9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324618">
          <w:rPr>
            <w:noProof/>
            <w:webHidden/>
          </w:rPr>
          <w:t>56</w:t>
        </w:r>
        <w:r w:rsidR="00354D14">
          <w:rPr>
            <w:noProof/>
            <w:webHidden/>
          </w:rPr>
          <w:fldChar w:fldCharType="end"/>
        </w:r>
      </w:hyperlink>
    </w:p>
    <w:p w14:paraId="1A60F4B4" w14:textId="178B58E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324618">
          <w:rPr>
            <w:noProof/>
            <w:webHidden/>
          </w:rPr>
          <w:t>56</w:t>
        </w:r>
        <w:r w:rsidR="00354D14">
          <w:rPr>
            <w:noProof/>
            <w:webHidden/>
          </w:rPr>
          <w:fldChar w:fldCharType="end"/>
        </w:r>
      </w:hyperlink>
    </w:p>
    <w:p w14:paraId="1498585D" w14:textId="0E9FB28D"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324618">
          <w:rPr>
            <w:webHidden/>
          </w:rPr>
          <w:t>56</w:t>
        </w:r>
        <w:r w:rsidR="00354D14">
          <w:rPr>
            <w:webHidden/>
          </w:rPr>
          <w:fldChar w:fldCharType="end"/>
        </w:r>
      </w:hyperlink>
    </w:p>
    <w:p w14:paraId="33829964" w14:textId="2F17A3C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324618">
          <w:rPr>
            <w:noProof/>
            <w:webHidden/>
          </w:rPr>
          <w:t>56</w:t>
        </w:r>
        <w:r w:rsidR="00354D14">
          <w:rPr>
            <w:noProof/>
            <w:webHidden/>
          </w:rPr>
          <w:fldChar w:fldCharType="end"/>
        </w:r>
      </w:hyperlink>
    </w:p>
    <w:p w14:paraId="34434E3F" w14:textId="5143DA2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324618">
          <w:rPr>
            <w:noProof/>
            <w:webHidden/>
          </w:rPr>
          <w:t>57</w:t>
        </w:r>
        <w:r w:rsidR="00354D14">
          <w:rPr>
            <w:noProof/>
            <w:webHidden/>
          </w:rPr>
          <w:fldChar w:fldCharType="end"/>
        </w:r>
      </w:hyperlink>
    </w:p>
    <w:p w14:paraId="151D9437" w14:textId="21005F8F"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324618">
          <w:rPr>
            <w:webHidden/>
          </w:rPr>
          <w:t>58</w:t>
        </w:r>
        <w:r w:rsidR="00354D14">
          <w:rPr>
            <w:webHidden/>
          </w:rPr>
          <w:fldChar w:fldCharType="end"/>
        </w:r>
      </w:hyperlink>
    </w:p>
    <w:p w14:paraId="2ACBC6D7" w14:textId="1CE720F2"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324618">
          <w:rPr>
            <w:webHidden/>
          </w:rPr>
          <w:t>58</w:t>
        </w:r>
        <w:r w:rsidR="00354D14">
          <w:rPr>
            <w:webHidden/>
          </w:rPr>
          <w:fldChar w:fldCharType="end"/>
        </w:r>
      </w:hyperlink>
    </w:p>
    <w:p w14:paraId="6697FD2C" w14:textId="77C3E52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324618">
          <w:rPr>
            <w:webHidden/>
          </w:rPr>
          <w:t>60</w:t>
        </w:r>
        <w:r w:rsidR="00354D14">
          <w:rPr>
            <w:webHidden/>
          </w:rPr>
          <w:fldChar w:fldCharType="end"/>
        </w:r>
      </w:hyperlink>
    </w:p>
    <w:p w14:paraId="6FD85D5E" w14:textId="5EF818DE"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324618">
          <w:rPr>
            <w:webHidden/>
          </w:rPr>
          <w:t>60</w:t>
        </w:r>
        <w:r w:rsidR="00354D14">
          <w:rPr>
            <w:webHidden/>
          </w:rPr>
          <w:fldChar w:fldCharType="end"/>
        </w:r>
      </w:hyperlink>
    </w:p>
    <w:p w14:paraId="5A82DDED" w14:textId="791BC572"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324618">
          <w:rPr>
            <w:webHidden/>
          </w:rPr>
          <w:t>60</w:t>
        </w:r>
        <w:r w:rsidR="00354D14">
          <w:rPr>
            <w:webHidden/>
          </w:rPr>
          <w:fldChar w:fldCharType="end"/>
        </w:r>
      </w:hyperlink>
    </w:p>
    <w:p w14:paraId="6988B3D2" w14:textId="7CE21EF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324618">
          <w:rPr>
            <w:webHidden/>
          </w:rPr>
          <w:t>62</w:t>
        </w:r>
        <w:r w:rsidR="00354D14">
          <w:rPr>
            <w:webHidden/>
          </w:rPr>
          <w:fldChar w:fldCharType="end"/>
        </w:r>
      </w:hyperlink>
    </w:p>
    <w:p w14:paraId="3C67809E" w14:textId="6AF31A98"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324618">
          <w:rPr>
            <w:webHidden/>
          </w:rPr>
          <w:t>62</w:t>
        </w:r>
        <w:r w:rsidR="00354D14">
          <w:rPr>
            <w:webHidden/>
          </w:rPr>
          <w:fldChar w:fldCharType="end"/>
        </w:r>
      </w:hyperlink>
    </w:p>
    <w:p w14:paraId="69BDF481" w14:textId="1BC103B6"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324618">
          <w:rPr>
            <w:webHidden/>
          </w:rPr>
          <w:t>63</w:t>
        </w:r>
        <w:r w:rsidR="00354D14">
          <w:rPr>
            <w:webHidden/>
          </w:rPr>
          <w:fldChar w:fldCharType="end"/>
        </w:r>
      </w:hyperlink>
    </w:p>
    <w:p w14:paraId="3759E12A" w14:textId="6FF0F6E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324618">
          <w:rPr>
            <w:webHidden/>
          </w:rPr>
          <w:t>65</w:t>
        </w:r>
        <w:r w:rsidR="00354D14">
          <w:rPr>
            <w:webHidden/>
          </w:rPr>
          <w:fldChar w:fldCharType="end"/>
        </w:r>
      </w:hyperlink>
    </w:p>
    <w:p w14:paraId="0E1FDC1B" w14:textId="6C73DAC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324618">
          <w:rPr>
            <w:webHidden/>
          </w:rPr>
          <w:t>66</w:t>
        </w:r>
        <w:r w:rsidR="00354D14">
          <w:rPr>
            <w:webHidden/>
          </w:rPr>
          <w:fldChar w:fldCharType="end"/>
        </w:r>
      </w:hyperlink>
    </w:p>
    <w:p w14:paraId="774BB519" w14:textId="00C945DF"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324618">
          <w:rPr>
            <w:webHidden/>
          </w:rPr>
          <w:t>66</w:t>
        </w:r>
        <w:r w:rsidR="00354D14">
          <w:rPr>
            <w:webHidden/>
          </w:rPr>
          <w:fldChar w:fldCharType="end"/>
        </w:r>
      </w:hyperlink>
    </w:p>
    <w:p w14:paraId="2E6F7040" w14:textId="063829F9"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324618">
          <w:rPr>
            <w:webHidden/>
          </w:rPr>
          <w:t>66</w:t>
        </w:r>
        <w:r w:rsidR="00354D14">
          <w:rPr>
            <w:webHidden/>
          </w:rPr>
          <w:fldChar w:fldCharType="end"/>
        </w:r>
      </w:hyperlink>
    </w:p>
    <w:p w14:paraId="04321DF2" w14:textId="57B22FED"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324618">
          <w:rPr>
            <w:webHidden/>
          </w:rPr>
          <w:t>66</w:t>
        </w:r>
        <w:r w:rsidR="00354D14">
          <w:rPr>
            <w:webHidden/>
          </w:rPr>
          <w:fldChar w:fldCharType="end"/>
        </w:r>
      </w:hyperlink>
    </w:p>
    <w:p w14:paraId="11B38676" w14:textId="250A57C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324618">
          <w:rPr>
            <w:noProof/>
            <w:webHidden/>
          </w:rPr>
          <w:t>67</w:t>
        </w:r>
        <w:r w:rsidR="00354D14">
          <w:rPr>
            <w:noProof/>
            <w:webHidden/>
          </w:rPr>
          <w:fldChar w:fldCharType="end"/>
        </w:r>
      </w:hyperlink>
    </w:p>
    <w:p w14:paraId="2F3A2387" w14:textId="4A042432"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324618">
          <w:rPr>
            <w:webHidden/>
          </w:rPr>
          <w:t>67</w:t>
        </w:r>
        <w:r w:rsidR="00354D14">
          <w:rPr>
            <w:webHidden/>
          </w:rPr>
          <w:fldChar w:fldCharType="end"/>
        </w:r>
      </w:hyperlink>
    </w:p>
    <w:p w14:paraId="6471B088" w14:textId="7F18AB3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324618">
          <w:rPr>
            <w:noProof/>
            <w:webHidden/>
          </w:rPr>
          <w:t>67</w:t>
        </w:r>
        <w:r w:rsidR="00354D14">
          <w:rPr>
            <w:noProof/>
            <w:webHidden/>
          </w:rPr>
          <w:fldChar w:fldCharType="end"/>
        </w:r>
      </w:hyperlink>
    </w:p>
    <w:p w14:paraId="788E3DF9" w14:textId="4F496D7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324618">
          <w:rPr>
            <w:noProof/>
            <w:webHidden/>
          </w:rPr>
          <w:t>67</w:t>
        </w:r>
        <w:r w:rsidR="00354D14">
          <w:rPr>
            <w:noProof/>
            <w:webHidden/>
          </w:rPr>
          <w:fldChar w:fldCharType="end"/>
        </w:r>
      </w:hyperlink>
    </w:p>
    <w:p w14:paraId="03EC813B" w14:textId="669ABD54"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324618">
          <w:rPr>
            <w:webHidden/>
          </w:rPr>
          <w:t>69</w:t>
        </w:r>
        <w:r w:rsidR="00354D14">
          <w:rPr>
            <w:webHidden/>
          </w:rPr>
          <w:fldChar w:fldCharType="end"/>
        </w:r>
      </w:hyperlink>
    </w:p>
    <w:p w14:paraId="23266D02" w14:textId="0C556ED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324618">
          <w:rPr>
            <w:webHidden/>
          </w:rPr>
          <w:t>70</w:t>
        </w:r>
        <w:r w:rsidR="00354D14">
          <w:rPr>
            <w:webHidden/>
          </w:rPr>
          <w:fldChar w:fldCharType="end"/>
        </w:r>
      </w:hyperlink>
    </w:p>
    <w:p w14:paraId="14309E86" w14:textId="70D4FC8D"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324618">
          <w:rPr>
            <w:webHidden/>
          </w:rPr>
          <w:t>70</w:t>
        </w:r>
        <w:r w:rsidR="00354D14">
          <w:rPr>
            <w:webHidden/>
          </w:rPr>
          <w:fldChar w:fldCharType="end"/>
        </w:r>
      </w:hyperlink>
    </w:p>
    <w:p w14:paraId="283E4862" w14:textId="5E089EDD"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324618">
          <w:rPr>
            <w:webHidden/>
          </w:rPr>
          <w:t>72</w:t>
        </w:r>
        <w:r w:rsidR="00354D14">
          <w:rPr>
            <w:webHidden/>
          </w:rPr>
          <w:fldChar w:fldCharType="end"/>
        </w:r>
      </w:hyperlink>
    </w:p>
    <w:p w14:paraId="786B98F0" w14:textId="63FE40C4"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324618">
          <w:rPr>
            <w:webHidden/>
          </w:rPr>
          <w:t>72</w:t>
        </w:r>
        <w:r w:rsidR="00354D14">
          <w:rPr>
            <w:webHidden/>
          </w:rPr>
          <w:fldChar w:fldCharType="end"/>
        </w:r>
      </w:hyperlink>
    </w:p>
    <w:p w14:paraId="52D71803" w14:textId="377EB85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324618">
          <w:rPr>
            <w:webHidden/>
          </w:rPr>
          <w:t>74</w:t>
        </w:r>
        <w:r w:rsidR="00354D14">
          <w:rPr>
            <w:webHidden/>
          </w:rPr>
          <w:fldChar w:fldCharType="end"/>
        </w:r>
      </w:hyperlink>
    </w:p>
    <w:p w14:paraId="20C1096D" w14:textId="56C160A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324618">
          <w:rPr>
            <w:webHidden/>
          </w:rPr>
          <w:t>76</w:t>
        </w:r>
        <w:r w:rsidR="00354D14">
          <w:rPr>
            <w:webHidden/>
          </w:rPr>
          <w:fldChar w:fldCharType="end"/>
        </w:r>
      </w:hyperlink>
    </w:p>
    <w:p w14:paraId="28936860" w14:textId="145C2081"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324618">
          <w:rPr>
            <w:webHidden/>
          </w:rPr>
          <w:t>76</w:t>
        </w:r>
        <w:r w:rsidR="00354D14">
          <w:rPr>
            <w:webHidden/>
          </w:rPr>
          <w:fldChar w:fldCharType="end"/>
        </w:r>
      </w:hyperlink>
    </w:p>
    <w:p w14:paraId="3A17F32E" w14:textId="16048D3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324618">
          <w:rPr>
            <w:webHidden/>
          </w:rPr>
          <w:t>78</w:t>
        </w:r>
        <w:r w:rsidR="00354D14">
          <w:rPr>
            <w:webHidden/>
          </w:rPr>
          <w:fldChar w:fldCharType="end"/>
        </w:r>
      </w:hyperlink>
    </w:p>
    <w:p w14:paraId="43D9106A" w14:textId="0A285DB1"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324618">
          <w:rPr>
            <w:webHidden/>
          </w:rPr>
          <w:t>78</w:t>
        </w:r>
        <w:r w:rsidR="00354D14">
          <w:rPr>
            <w:webHidden/>
          </w:rPr>
          <w:fldChar w:fldCharType="end"/>
        </w:r>
      </w:hyperlink>
    </w:p>
    <w:p w14:paraId="79579124" w14:textId="728291C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324618">
          <w:rPr>
            <w:noProof/>
            <w:webHidden/>
          </w:rPr>
          <w:t>78</w:t>
        </w:r>
        <w:r w:rsidR="00354D14">
          <w:rPr>
            <w:noProof/>
            <w:webHidden/>
          </w:rPr>
          <w:fldChar w:fldCharType="end"/>
        </w:r>
      </w:hyperlink>
    </w:p>
    <w:p w14:paraId="2F67FBBA" w14:textId="25DCD27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324618">
          <w:rPr>
            <w:noProof/>
            <w:webHidden/>
          </w:rPr>
          <w:t>78</w:t>
        </w:r>
        <w:r w:rsidR="00354D14">
          <w:rPr>
            <w:noProof/>
            <w:webHidden/>
          </w:rPr>
          <w:fldChar w:fldCharType="end"/>
        </w:r>
      </w:hyperlink>
    </w:p>
    <w:p w14:paraId="4330ECE8" w14:textId="70BFAE8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324618">
          <w:rPr>
            <w:noProof/>
            <w:webHidden/>
          </w:rPr>
          <w:t>78</w:t>
        </w:r>
        <w:r w:rsidR="00354D14">
          <w:rPr>
            <w:noProof/>
            <w:webHidden/>
          </w:rPr>
          <w:fldChar w:fldCharType="end"/>
        </w:r>
      </w:hyperlink>
    </w:p>
    <w:p w14:paraId="46FD4E0F" w14:textId="5BF8777E"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324618">
          <w:rPr>
            <w:webHidden/>
          </w:rPr>
          <w:t>78</w:t>
        </w:r>
        <w:r w:rsidR="00354D14">
          <w:rPr>
            <w:webHidden/>
          </w:rPr>
          <w:fldChar w:fldCharType="end"/>
        </w:r>
      </w:hyperlink>
    </w:p>
    <w:p w14:paraId="7EA85DC0" w14:textId="1ED8A31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324618">
          <w:rPr>
            <w:noProof/>
            <w:webHidden/>
          </w:rPr>
          <w:t>78</w:t>
        </w:r>
        <w:r w:rsidR="00354D14">
          <w:rPr>
            <w:noProof/>
            <w:webHidden/>
          </w:rPr>
          <w:fldChar w:fldCharType="end"/>
        </w:r>
      </w:hyperlink>
    </w:p>
    <w:p w14:paraId="1C2199D2" w14:textId="3870B59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324618">
          <w:rPr>
            <w:noProof/>
            <w:webHidden/>
          </w:rPr>
          <w:t>78</w:t>
        </w:r>
        <w:r w:rsidR="00354D14">
          <w:rPr>
            <w:noProof/>
            <w:webHidden/>
          </w:rPr>
          <w:fldChar w:fldCharType="end"/>
        </w:r>
      </w:hyperlink>
    </w:p>
    <w:p w14:paraId="5016C58F" w14:textId="2F92B7E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324618">
          <w:rPr>
            <w:webHidden/>
          </w:rPr>
          <w:t>80</w:t>
        </w:r>
        <w:r w:rsidR="00354D14">
          <w:rPr>
            <w:webHidden/>
          </w:rPr>
          <w:fldChar w:fldCharType="end"/>
        </w:r>
      </w:hyperlink>
    </w:p>
    <w:p w14:paraId="14A5E89A" w14:textId="2D55AFCF"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324618">
          <w:rPr>
            <w:webHidden/>
          </w:rPr>
          <w:t>80</w:t>
        </w:r>
        <w:r w:rsidR="00354D14">
          <w:rPr>
            <w:webHidden/>
          </w:rPr>
          <w:fldChar w:fldCharType="end"/>
        </w:r>
      </w:hyperlink>
    </w:p>
    <w:p w14:paraId="3BD913C4" w14:textId="6458EBEE"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324618">
          <w:rPr>
            <w:webHidden/>
          </w:rPr>
          <w:t>80</w:t>
        </w:r>
        <w:r w:rsidR="00354D14">
          <w:rPr>
            <w:webHidden/>
          </w:rPr>
          <w:fldChar w:fldCharType="end"/>
        </w:r>
      </w:hyperlink>
    </w:p>
    <w:p w14:paraId="11D82C69" w14:textId="75CD798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324618">
          <w:rPr>
            <w:webHidden/>
          </w:rPr>
          <w:t>82</w:t>
        </w:r>
        <w:r w:rsidR="00354D14">
          <w:rPr>
            <w:webHidden/>
          </w:rPr>
          <w:fldChar w:fldCharType="end"/>
        </w:r>
      </w:hyperlink>
    </w:p>
    <w:p w14:paraId="2D2C6255" w14:textId="7FEC9B8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0" w:history="1">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r w:rsidR="00324618">
          <w:rPr>
            <w:webHidden/>
          </w:rPr>
          <w:t>84</w:t>
        </w:r>
        <w:r w:rsidR="00354D14">
          <w:rPr>
            <w:webHidden/>
          </w:rPr>
          <w:fldChar w:fldCharType="end"/>
        </w:r>
      </w:hyperlink>
    </w:p>
    <w:p w14:paraId="1AC51479" w14:textId="12290D2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1" w:history="1">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r w:rsidR="00324618">
          <w:rPr>
            <w:webHidden/>
          </w:rPr>
          <w:t>85</w:t>
        </w:r>
        <w:r w:rsidR="00354D14">
          <w:rPr>
            <w:webHidden/>
          </w:rPr>
          <w:fldChar w:fldCharType="end"/>
        </w:r>
      </w:hyperlink>
    </w:p>
    <w:p w14:paraId="15AF2546" w14:textId="23814BF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2" w:history="1">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r w:rsidR="00324618">
          <w:rPr>
            <w:webHidden/>
          </w:rPr>
          <w:t>86</w:t>
        </w:r>
        <w:r w:rsidR="00354D14">
          <w:rPr>
            <w:webHidden/>
          </w:rPr>
          <w:fldChar w:fldCharType="end"/>
        </w:r>
      </w:hyperlink>
    </w:p>
    <w:p w14:paraId="7B35B48F" w14:textId="1DDC6C66" w:rsidR="00354D14" w:rsidRDefault="00000000">
      <w:pPr>
        <w:pStyle w:val="TOC2"/>
        <w:rPr>
          <w:rFonts w:asciiTheme="minorHAnsi" w:eastAsiaTheme="minorEastAsia" w:hAnsiTheme="minorHAnsi" w:cstheme="minorBidi"/>
          <w:kern w:val="2"/>
          <w:sz w:val="22"/>
          <w:szCs w:val="22"/>
          <w14:ligatures w14:val="standardContextual"/>
        </w:rPr>
      </w:pPr>
      <w:hyperlink w:anchor="_Toc170288623" w:history="1">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r w:rsidR="00324618">
          <w:rPr>
            <w:webHidden/>
          </w:rPr>
          <w:t>86</w:t>
        </w:r>
        <w:r w:rsidR="00354D14">
          <w:rPr>
            <w:webHidden/>
          </w:rPr>
          <w:fldChar w:fldCharType="end"/>
        </w:r>
      </w:hyperlink>
    </w:p>
    <w:p w14:paraId="565CD2C0" w14:textId="5EF91A23" w:rsidR="00354D14" w:rsidRDefault="00000000">
      <w:pPr>
        <w:pStyle w:val="TOC2"/>
        <w:rPr>
          <w:rFonts w:asciiTheme="minorHAnsi" w:eastAsiaTheme="minorEastAsia" w:hAnsiTheme="minorHAnsi" w:cstheme="minorBidi"/>
          <w:kern w:val="2"/>
          <w:sz w:val="22"/>
          <w:szCs w:val="22"/>
          <w14:ligatures w14:val="standardContextual"/>
        </w:rPr>
      </w:pPr>
      <w:hyperlink w:anchor="_Toc170288624" w:history="1">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r w:rsidR="00324618">
          <w:rPr>
            <w:webHidden/>
          </w:rPr>
          <w:t>87</w:t>
        </w:r>
        <w:r w:rsidR="00354D14">
          <w:rPr>
            <w:webHidden/>
          </w:rPr>
          <w:fldChar w:fldCharType="end"/>
        </w:r>
      </w:hyperlink>
    </w:p>
    <w:p w14:paraId="420DF2E1" w14:textId="7F90A0D1" w:rsidR="00354D14" w:rsidRDefault="00000000">
      <w:pPr>
        <w:pStyle w:val="TOC2"/>
        <w:rPr>
          <w:rFonts w:asciiTheme="minorHAnsi" w:eastAsiaTheme="minorEastAsia" w:hAnsiTheme="minorHAnsi" w:cstheme="minorBidi"/>
          <w:kern w:val="2"/>
          <w:sz w:val="22"/>
          <w:szCs w:val="22"/>
          <w14:ligatures w14:val="standardContextual"/>
        </w:rPr>
      </w:pPr>
      <w:hyperlink w:anchor="_Toc170288625" w:history="1">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r w:rsidR="00324618">
          <w:rPr>
            <w:webHidden/>
          </w:rPr>
          <w:t>93</w:t>
        </w:r>
        <w:r w:rsidR="00354D14">
          <w:rPr>
            <w:webHidden/>
          </w:rPr>
          <w:fldChar w:fldCharType="end"/>
        </w:r>
      </w:hyperlink>
    </w:p>
    <w:p w14:paraId="2C2B877E" w14:textId="5AC367CE" w:rsidR="00354D14" w:rsidRDefault="00000000">
      <w:pPr>
        <w:pStyle w:val="TOC2"/>
        <w:rPr>
          <w:rFonts w:asciiTheme="minorHAnsi" w:eastAsiaTheme="minorEastAsia" w:hAnsiTheme="minorHAnsi" w:cstheme="minorBidi"/>
          <w:kern w:val="2"/>
          <w:sz w:val="22"/>
          <w:szCs w:val="22"/>
          <w14:ligatures w14:val="standardContextual"/>
        </w:rPr>
      </w:pPr>
      <w:hyperlink w:anchor="_Toc170288626" w:history="1">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r w:rsidR="00324618">
          <w:rPr>
            <w:webHidden/>
          </w:rPr>
          <w:t>93</w:t>
        </w:r>
        <w:r w:rsidR="00354D14">
          <w:rPr>
            <w:webHidden/>
          </w:rPr>
          <w:fldChar w:fldCharType="end"/>
        </w:r>
      </w:hyperlink>
    </w:p>
    <w:p w14:paraId="1CF9B9E1" w14:textId="567C194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7" w:history="1">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r w:rsidR="00324618">
          <w:rPr>
            <w:webHidden/>
          </w:rPr>
          <w:t>95</w:t>
        </w:r>
        <w:r w:rsidR="00354D14">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6"/>
    <w:bookmarkEnd w:id="17"/>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033D53C1"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324618">
          <w:rPr>
            <w:noProof/>
            <w:webHidden/>
          </w:rPr>
          <w:t>14</w:t>
        </w:r>
        <w:r w:rsidR="00354D14">
          <w:rPr>
            <w:noProof/>
            <w:webHidden/>
          </w:rPr>
          <w:fldChar w:fldCharType="end"/>
        </w:r>
      </w:hyperlink>
    </w:p>
    <w:p w14:paraId="243303C7" w14:textId="6355370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324618">
          <w:rPr>
            <w:noProof/>
            <w:webHidden/>
          </w:rPr>
          <w:t>15</w:t>
        </w:r>
        <w:r w:rsidR="00354D14">
          <w:rPr>
            <w:noProof/>
            <w:webHidden/>
          </w:rPr>
          <w:fldChar w:fldCharType="end"/>
        </w:r>
      </w:hyperlink>
    </w:p>
    <w:p w14:paraId="5424BCD6" w14:textId="772A099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324618">
          <w:rPr>
            <w:noProof/>
            <w:webHidden/>
          </w:rPr>
          <w:t>19</w:t>
        </w:r>
        <w:r w:rsidR="00354D14">
          <w:rPr>
            <w:noProof/>
            <w:webHidden/>
          </w:rPr>
          <w:fldChar w:fldCharType="end"/>
        </w:r>
      </w:hyperlink>
    </w:p>
    <w:p w14:paraId="206D4BE4" w14:textId="6629675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324618">
          <w:rPr>
            <w:noProof/>
            <w:webHidden/>
          </w:rPr>
          <w:t>33</w:t>
        </w:r>
        <w:r w:rsidR="00354D14">
          <w:rPr>
            <w:noProof/>
            <w:webHidden/>
          </w:rPr>
          <w:fldChar w:fldCharType="end"/>
        </w:r>
      </w:hyperlink>
    </w:p>
    <w:p w14:paraId="1C051DC2" w14:textId="57ADC47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324618">
          <w:rPr>
            <w:noProof/>
            <w:webHidden/>
          </w:rPr>
          <w:t>35</w:t>
        </w:r>
        <w:r w:rsidR="00354D14">
          <w:rPr>
            <w:noProof/>
            <w:webHidden/>
          </w:rPr>
          <w:fldChar w:fldCharType="end"/>
        </w:r>
      </w:hyperlink>
    </w:p>
    <w:p w14:paraId="0B534A3C" w14:textId="4A47591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324618">
          <w:rPr>
            <w:noProof/>
            <w:webHidden/>
          </w:rPr>
          <w:t>41</w:t>
        </w:r>
        <w:r w:rsidR="00354D14">
          <w:rPr>
            <w:noProof/>
            <w:webHidden/>
          </w:rPr>
          <w:fldChar w:fldCharType="end"/>
        </w:r>
      </w:hyperlink>
    </w:p>
    <w:p w14:paraId="1553A077" w14:textId="2EF0BCE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324618">
          <w:rPr>
            <w:noProof/>
            <w:webHidden/>
          </w:rPr>
          <w:t>41</w:t>
        </w:r>
        <w:r w:rsidR="00354D14">
          <w:rPr>
            <w:noProof/>
            <w:webHidden/>
          </w:rPr>
          <w:fldChar w:fldCharType="end"/>
        </w:r>
      </w:hyperlink>
    </w:p>
    <w:p w14:paraId="443F9F57" w14:textId="7CA65B5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324618">
          <w:rPr>
            <w:noProof/>
            <w:webHidden/>
          </w:rPr>
          <w:t>43</w:t>
        </w:r>
        <w:r w:rsidR="00354D14">
          <w:rPr>
            <w:noProof/>
            <w:webHidden/>
          </w:rPr>
          <w:fldChar w:fldCharType="end"/>
        </w:r>
      </w:hyperlink>
    </w:p>
    <w:p w14:paraId="57D0A997" w14:textId="4AF063F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324618">
          <w:rPr>
            <w:noProof/>
            <w:webHidden/>
          </w:rPr>
          <w:t>44</w:t>
        </w:r>
        <w:r w:rsidR="00354D14">
          <w:rPr>
            <w:noProof/>
            <w:webHidden/>
          </w:rPr>
          <w:fldChar w:fldCharType="end"/>
        </w:r>
      </w:hyperlink>
    </w:p>
    <w:p w14:paraId="7B06EFA7" w14:textId="26C7CF0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324618">
          <w:rPr>
            <w:noProof/>
            <w:webHidden/>
          </w:rPr>
          <w:t>47</w:t>
        </w:r>
        <w:r w:rsidR="00354D14">
          <w:rPr>
            <w:noProof/>
            <w:webHidden/>
          </w:rPr>
          <w:fldChar w:fldCharType="end"/>
        </w:r>
      </w:hyperlink>
    </w:p>
    <w:p w14:paraId="5424C5CA" w14:textId="557F56E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324618">
          <w:rPr>
            <w:noProof/>
            <w:webHidden/>
          </w:rPr>
          <w:t>54</w:t>
        </w:r>
        <w:r w:rsidR="00354D14">
          <w:rPr>
            <w:noProof/>
            <w:webHidden/>
          </w:rPr>
          <w:fldChar w:fldCharType="end"/>
        </w:r>
      </w:hyperlink>
    </w:p>
    <w:p w14:paraId="21C4B46C" w14:textId="4A52DAD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324618">
          <w:rPr>
            <w:noProof/>
            <w:webHidden/>
          </w:rPr>
          <w:t>70</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4FDA3FDF"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324618">
          <w:rPr>
            <w:noProof/>
            <w:webHidden/>
          </w:rPr>
          <w:t>21</w:t>
        </w:r>
        <w:r w:rsidR="00354D14">
          <w:rPr>
            <w:noProof/>
            <w:webHidden/>
          </w:rPr>
          <w:fldChar w:fldCharType="end"/>
        </w:r>
      </w:hyperlink>
    </w:p>
    <w:p w14:paraId="58BD7C53" w14:textId="2DE9DCB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324618">
          <w:rPr>
            <w:noProof/>
            <w:webHidden/>
          </w:rPr>
          <w:t>22</w:t>
        </w:r>
        <w:r w:rsidR="00354D14">
          <w:rPr>
            <w:noProof/>
            <w:webHidden/>
          </w:rPr>
          <w:fldChar w:fldCharType="end"/>
        </w:r>
      </w:hyperlink>
    </w:p>
    <w:p w14:paraId="78574F78" w14:textId="77B65B4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324618">
          <w:rPr>
            <w:noProof/>
            <w:webHidden/>
          </w:rPr>
          <w:t>22</w:t>
        </w:r>
        <w:r w:rsidR="00354D14">
          <w:rPr>
            <w:noProof/>
            <w:webHidden/>
          </w:rPr>
          <w:fldChar w:fldCharType="end"/>
        </w:r>
      </w:hyperlink>
    </w:p>
    <w:p w14:paraId="4890AE32" w14:textId="133C482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324618">
          <w:rPr>
            <w:noProof/>
            <w:webHidden/>
          </w:rPr>
          <w:t>24</w:t>
        </w:r>
        <w:r w:rsidR="00354D14">
          <w:rPr>
            <w:noProof/>
            <w:webHidden/>
          </w:rPr>
          <w:fldChar w:fldCharType="end"/>
        </w:r>
      </w:hyperlink>
    </w:p>
    <w:p w14:paraId="71779AE3" w14:textId="131DD00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324618">
          <w:rPr>
            <w:noProof/>
            <w:webHidden/>
          </w:rPr>
          <w:t>25</w:t>
        </w:r>
        <w:r w:rsidR="00354D14">
          <w:rPr>
            <w:noProof/>
            <w:webHidden/>
          </w:rPr>
          <w:fldChar w:fldCharType="end"/>
        </w:r>
      </w:hyperlink>
    </w:p>
    <w:p w14:paraId="147DF7CB" w14:textId="568674B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324618">
          <w:rPr>
            <w:noProof/>
            <w:webHidden/>
          </w:rPr>
          <w:t>25</w:t>
        </w:r>
        <w:r w:rsidR="00354D14">
          <w:rPr>
            <w:noProof/>
            <w:webHidden/>
          </w:rPr>
          <w:fldChar w:fldCharType="end"/>
        </w:r>
      </w:hyperlink>
    </w:p>
    <w:p w14:paraId="3F97EE01" w14:textId="1CBED60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324618">
          <w:rPr>
            <w:noProof/>
            <w:webHidden/>
          </w:rPr>
          <w:t>26</w:t>
        </w:r>
        <w:r w:rsidR="00354D14">
          <w:rPr>
            <w:noProof/>
            <w:webHidden/>
          </w:rPr>
          <w:fldChar w:fldCharType="end"/>
        </w:r>
      </w:hyperlink>
    </w:p>
    <w:p w14:paraId="42926C3D" w14:textId="1BFB397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324618">
          <w:rPr>
            <w:noProof/>
            <w:webHidden/>
          </w:rPr>
          <w:t>27</w:t>
        </w:r>
        <w:r w:rsidR="00354D14">
          <w:rPr>
            <w:noProof/>
            <w:webHidden/>
          </w:rPr>
          <w:fldChar w:fldCharType="end"/>
        </w:r>
      </w:hyperlink>
    </w:p>
    <w:p w14:paraId="064F2BC4" w14:textId="18A448B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324618">
          <w:rPr>
            <w:noProof/>
            <w:webHidden/>
          </w:rPr>
          <w:t>29</w:t>
        </w:r>
        <w:r w:rsidR="00354D14">
          <w:rPr>
            <w:noProof/>
            <w:webHidden/>
          </w:rPr>
          <w:fldChar w:fldCharType="end"/>
        </w:r>
      </w:hyperlink>
    </w:p>
    <w:p w14:paraId="264EBC3F" w14:textId="71AFEDE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324618">
          <w:rPr>
            <w:noProof/>
            <w:webHidden/>
          </w:rPr>
          <w:t>30</w:t>
        </w:r>
        <w:r w:rsidR="00354D14">
          <w:rPr>
            <w:noProof/>
            <w:webHidden/>
          </w:rPr>
          <w:fldChar w:fldCharType="end"/>
        </w:r>
      </w:hyperlink>
    </w:p>
    <w:p w14:paraId="35987FA6" w14:textId="24A184C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324618">
          <w:rPr>
            <w:noProof/>
            <w:webHidden/>
          </w:rPr>
          <w:t>31</w:t>
        </w:r>
        <w:r w:rsidR="00354D14">
          <w:rPr>
            <w:noProof/>
            <w:webHidden/>
          </w:rPr>
          <w:fldChar w:fldCharType="end"/>
        </w:r>
      </w:hyperlink>
    </w:p>
    <w:p w14:paraId="3665D713" w14:textId="6370325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"_Toc170288651"</w:instrText>
      </w:r>
      <w:r>
        <w:fldChar w:fldCharType="separate"/>
      </w:r>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ins w:id="22" w:author="Steve Beadle" w:date="2024-07-11T10:17:00Z">
        <w:r w:rsidR="00324618">
          <w:rPr>
            <w:noProof/>
            <w:webHidden/>
          </w:rPr>
          <w:t>33</w:t>
        </w:r>
      </w:ins>
      <w:del w:id="23" w:author="Steve Beadle" w:date="2024-07-11T10:17:00Z">
        <w:r w:rsidR="00994BE4" w:rsidDel="00324618">
          <w:rPr>
            <w:noProof/>
            <w:webHidden/>
          </w:rPr>
          <w:delText>34</w:delText>
        </w:r>
      </w:del>
      <w:r w:rsidR="00354D14">
        <w:rPr>
          <w:noProof/>
          <w:webHidden/>
        </w:rPr>
        <w:fldChar w:fldCharType="end"/>
      </w:r>
      <w:r>
        <w:rPr>
          <w:noProof/>
        </w:rPr>
        <w:fldChar w:fldCharType="end"/>
      </w:r>
    </w:p>
    <w:p w14:paraId="7BF8D096" w14:textId="5FB1624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324618">
          <w:rPr>
            <w:noProof/>
            <w:webHidden/>
          </w:rPr>
          <w:t>36</w:t>
        </w:r>
        <w:r w:rsidR="00354D14">
          <w:rPr>
            <w:noProof/>
            <w:webHidden/>
          </w:rPr>
          <w:fldChar w:fldCharType="end"/>
        </w:r>
      </w:hyperlink>
    </w:p>
    <w:p w14:paraId="1366FEC9" w14:textId="00ED115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324618">
          <w:rPr>
            <w:noProof/>
            <w:webHidden/>
          </w:rPr>
          <w:t>36</w:t>
        </w:r>
        <w:r w:rsidR="00354D14">
          <w:rPr>
            <w:noProof/>
            <w:webHidden/>
          </w:rPr>
          <w:fldChar w:fldCharType="end"/>
        </w:r>
      </w:hyperlink>
    </w:p>
    <w:p w14:paraId="714914E5" w14:textId="21C012F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"_Toc170288654"</w:instrText>
      </w:r>
      <w:r>
        <w:fldChar w:fldCharType="separate"/>
      </w:r>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ins w:id="24" w:author="Steve Beadle" w:date="2024-07-11T10:17:00Z">
        <w:r w:rsidR="00324618">
          <w:rPr>
            <w:noProof/>
            <w:webHidden/>
          </w:rPr>
          <w:t>37</w:t>
        </w:r>
      </w:ins>
      <w:del w:id="25" w:author="Steve Beadle" w:date="2024-07-11T10:17:00Z">
        <w:r w:rsidR="00994BE4" w:rsidDel="00324618">
          <w:rPr>
            <w:noProof/>
            <w:webHidden/>
          </w:rPr>
          <w:delText>38</w:delText>
        </w:r>
      </w:del>
      <w:r w:rsidR="00354D14">
        <w:rPr>
          <w:noProof/>
          <w:webHidden/>
        </w:rPr>
        <w:fldChar w:fldCharType="end"/>
      </w:r>
      <w:r>
        <w:rPr>
          <w:noProof/>
        </w:rPr>
        <w:fldChar w:fldCharType="end"/>
      </w:r>
    </w:p>
    <w:p w14:paraId="1BB39805" w14:textId="03F9B6A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324618">
          <w:rPr>
            <w:noProof/>
            <w:webHidden/>
          </w:rPr>
          <w:t>38</w:t>
        </w:r>
        <w:r w:rsidR="00354D14">
          <w:rPr>
            <w:noProof/>
            <w:webHidden/>
          </w:rPr>
          <w:fldChar w:fldCharType="end"/>
        </w:r>
      </w:hyperlink>
    </w:p>
    <w:p w14:paraId="53DBB0FC" w14:textId="76FEF6F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324618">
          <w:rPr>
            <w:noProof/>
            <w:webHidden/>
          </w:rPr>
          <w:t>47</w:t>
        </w:r>
        <w:r w:rsidR="00354D14">
          <w:rPr>
            <w:noProof/>
            <w:webHidden/>
          </w:rPr>
          <w:fldChar w:fldCharType="end"/>
        </w:r>
      </w:hyperlink>
    </w:p>
    <w:p w14:paraId="2E21A417" w14:textId="08CF238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324618">
          <w:rPr>
            <w:noProof/>
            <w:webHidden/>
          </w:rPr>
          <w:t>50</w:t>
        </w:r>
        <w:r w:rsidR="00354D14">
          <w:rPr>
            <w:noProof/>
            <w:webHidden/>
          </w:rPr>
          <w:fldChar w:fldCharType="end"/>
        </w:r>
      </w:hyperlink>
    </w:p>
    <w:p w14:paraId="5BA0D973" w14:textId="27CB87C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324618">
          <w:rPr>
            <w:noProof/>
            <w:webHidden/>
          </w:rPr>
          <w:t>52</w:t>
        </w:r>
        <w:r w:rsidR="00354D14">
          <w:rPr>
            <w:noProof/>
            <w:webHidden/>
          </w:rPr>
          <w:fldChar w:fldCharType="end"/>
        </w:r>
      </w:hyperlink>
    </w:p>
    <w:p w14:paraId="44C2FB7A" w14:textId="1D865F3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324618">
          <w:rPr>
            <w:noProof/>
            <w:webHidden/>
          </w:rPr>
          <w:t>57</w:t>
        </w:r>
        <w:r w:rsidR="00354D14">
          <w:rPr>
            <w:noProof/>
            <w:webHidden/>
          </w:rPr>
          <w:fldChar w:fldCharType="end"/>
        </w:r>
      </w:hyperlink>
    </w:p>
    <w:p w14:paraId="073643FA" w14:textId="51B6179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324618">
          <w:rPr>
            <w:noProof/>
            <w:webHidden/>
          </w:rPr>
          <w:t>57</w:t>
        </w:r>
        <w:r w:rsidR="00354D14">
          <w:rPr>
            <w:noProof/>
            <w:webHidden/>
          </w:rPr>
          <w:fldChar w:fldCharType="end"/>
        </w:r>
      </w:hyperlink>
    </w:p>
    <w:p w14:paraId="47DA7A54" w14:textId="6CC8E43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324618">
          <w:rPr>
            <w:noProof/>
            <w:webHidden/>
          </w:rPr>
          <w:t>58</w:t>
        </w:r>
        <w:r w:rsidR="00354D14">
          <w:rPr>
            <w:noProof/>
            <w:webHidden/>
          </w:rPr>
          <w:fldChar w:fldCharType="end"/>
        </w:r>
      </w:hyperlink>
    </w:p>
    <w:p w14:paraId="2393BE50" w14:textId="7A4605B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324618">
          <w:rPr>
            <w:noProof/>
            <w:webHidden/>
          </w:rPr>
          <w:t>58</w:t>
        </w:r>
        <w:r w:rsidR="00354D14">
          <w:rPr>
            <w:noProof/>
            <w:webHidden/>
          </w:rPr>
          <w:fldChar w:fldCharType="end"/>
        </w:r>
      </w:hyperlink>
    </w:p>
    <w:p w14:paraId="75F8B5B6" w14:textId="4A03FCC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324618">
          <w:rPr>
            <w:noProof/>
            <w:webHidden/>
          </w:rPr>
          <w:t>64</w:t>
        </w:r>
        <w:r w:rsidR="00354D14">
          <w:rPr>
            <w:noProof/>
            <w:webHidden/>
          </w:rPr>
          <w:fldChar w:fldCharType="end"/>
        </w:r>
      </w:hyperlink>
    </w:p>
    <w:p w14:paraId="615FFF3A" w14:textId="0F67AEC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324618">
          <w:rPr>
            <w:noProof/>
            <w:webHidden/>
          </w:rPr>
          <w:t>76</w:t>
        </w:r>
        <w:r w:rsidR="00354D14">
          <w:rPr>
            <w:noProof/>
            <w:webHidden/>
          </w:rPr>
          <w:fldChar w:fldCharType="end"/>
        </w:r>
      </w:hyperlink>
    </w:p>
    <w:p w14:paraId="3ACF3481" w14:textId="20BEE53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324618">
          <w:rPr>
            <w:noProof/>
            <w:webHidden/>
          </w:rPr>
          <w:t>85</w:t>
        </w:r>
        <w:r w:rsidR="00354D14">
          <w:rPr>
            <w:noProof/>
            <w:webHidden/>
          </w:rPr>
          <w:fldChar w:fldCharType="end"/>
        </w:r>
      </w:hyperlink>
    </w:p>
    <w:p w14:paraId="3A1E09F0" w14:textId="277F882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324618">
          <w:rPr>
            <w:noProof/>
            <w:webHidden/>
          </w:rPr>
          <w:t>87</w:t>
        </w:r>
        <w:r w:rsidR="00354D14">
          <w:rPr>
            <w:noProof/>
            <w:webHidden/>
          </w:rPr>
          <w:fldChar w:fldCharType="end"/>
        </w:r>
      </w:hyperlink>
    </w:p>
    <w:p w14:paraId="2D700432" w14:textId="473B264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324618">
          <w:rPr>
            <w:noProof/>
            <w:webHidden/>
          </w:rPr>
          <w:t>93</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6"/>
          <w:footerReference w:type="even" r:id="rId27"/>
          <w:footerReference w:type="default" r:id="rId28"/>
          <w:footerReference w:type="first" r:id="rId29"/>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26" w:name="_Ref160012265"/>
      <w:bookmarkStart w:id="27" w:name="_Toc170288546"/>
      <w:r>
        <w:lastRenderedPageBreak/>
        <w:t>Introduction</w:t>
      </w:r>
      <w:bookmarkEnd w:id="26"/>
      <w:bookmarkEnd w:id="27"/>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28" w:name="_Toc170288547"/>
      <w:r>
        <w:t>Purpose</w:t>
      </w:r>
      <w:bookmarkEnd w:id="28"/>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9" w:name="_Toc170288548"/>
      <w:r>
        <w:t>Use of the protocol</w:t>
      </w:r>
      <w:bookmarkEnd w:id="29"/>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30" w:name="_Toc170288549"/>
      <w:r>
        <w:t>Protocol history</w:t>
      </w:r>
      <w:bookmarkEnd w:id="30"/>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31" w:name="_Toc170288550"/>
      <w:r>
        <w:t>Protocol transport</w:t>
      </w:r>
      <w:bookmarkEnd w:id="31"/>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0500399B"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324618">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32" w:author="Steve Beadle" w:date="2024-07-11T10:17:00Z">
        <w:r w:rsidR="00324618" w:rsidRPr="00324618">
          <w:rPr>
            <w:rStyle w:val="Crossreference"/>
            <w:rPrChange w:id="33" w:author="Steve Beadle" w:date="2024-07-11T10:17:00Z">
              <w:rPr/>
            </w:rPrChange>
          </w:rPr>
          <w:t>Use of MQTT</w:t>
        </w:r>
      </w:ins>
      <w:del w:id="34" w:author="Steve Beadle" w:date="2024-07-11T10:17:00Z">
        <w:r w:rsidR="00994BE4" w:rsidRPr="007D5CB0" w:rsidDel="00324618">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4D811A39"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35" w:author="Steve Beadle" w:date="2024-07-11T10:17:00Z">
        <w:r w:rsidR="00324618" w:rsidRPr="00324618">
          <w:rPr>
            <w:rStyle w:val="Crossreference"/>
            <w:rFonts w:eastAsia="DengXian"/>
            <w:rPrChange w:id="36" w:author="Steve Beadle" w:date="2024-07-11T10:17:00Z">
              <w:rPr>
                <w:rFonts w:eastAsia="DengXian" w:cs="Arial"/>
                <w:lang w:eastAsia="en-US"/>
              </w:rPr>
            </w:rPrChange>
          </w:rPr>
          <w:t>[JSONSchema]</w:t>
        </w:r>
      </w:ins>
      <w:del w:id="37" w:author="Steve Beadle" w:date="2024-07-11T10:17:00Z">
        <w:r w:rsidR="00994BE4" w:rsidRPr="007D5CB0" w:rsidDel="00324618">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38" w:name="_Ref163149864"/>
      <w:bookmarkStart w:id="39" w:name="_Ref163149872"/>
      <w:bookmarkStart w:id="40" w:name="_Ref163149876"/>
      <w:bookmarkStart w:id="41"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38"/>
      <w:bookmarkEnd w:id="39"/>
      <w:bookmarkEnd w:id="40"/>
      <w:bookmarkEnd w:id="41"/>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42" w:name="_Toc170288552"/>
      <w:r w:rsidRPr="00A05273">
        <w:t xml:space="preserve">Lucid </w:t>
      </w:r>
      <w:r w:rsidR="00A018AA">
        <w:t>b</w:t>
      </w:r>
      <w:r w:rsidRPr="00A05273">
        <w:t xml:space="preserve">etween </w:t>
      </w:r>
      <w:r w:rsidR="006B0494" w:rsidRPr="00A05273">
        <w:t>supervisory applications</w:t>
      </w:r>
      <w:bookmarkEnd w:id="42"/>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43" w:name="_Toc170288553"/>
      <w:r>
        <w:t>Data representation</w:t>
      </w:r>
      <w:bookmarkEnd w:id="43"/>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44" w:name="_Toc170288554"/>
      <w:r>
        <w:lastRenderedPageBreak/>
        <w:t xml:space="preserve">Data </w:t>
      </w:r>
      <w:r w:rsidR="006B0494">
        <w:t>model</w:t>
      </w:r>
      <w:bookmarkEnd w:id="44"/>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45" w:name="_Toc170288555"/>
      <w:r>
        <w:t xml:space="preserve">Field </w:t>
      </w:r>
      <w:r w:rsidR="006B0494">
        <w:t>device</w:t>
      </w:r>
      <w:bookmarkEnd w:id="45"/>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5F9630DC"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46" w:author="Steve Beadle" w:date="2024-07-11T10:17:00Z">
        <w:r w:rsidR="00324618" w:rsidRPr="00324618">
          <w:rPr>
            <w:rStyle w:val="Crossreference"/>
            <w:rPrChange w:id="47" w:author="Steve Beadle" w:date="2024-07-11T10:17:00Z">
              <w:rPr/>
            </w:rPrChange>
          </w:rPr>
          <w:t xml:space="preserve">Figure </w:t>
        </w:r>
        <w:r w:rsidR="00324618" w:rsidRPr="00324618">
          <w:rPr>
            <w:rStyle w:val="Crossreference"/>
            <w:rPrChange w:id="48" w:author="Steve Beadle" w:date="2024-07-11T10:17:00Z">
              <w:rPr>
                <w:noProof/>
              </w:rPr>
            </w:rPrChange>
          </w:rPr>
          <w:t>1</w:t>
        </w:r>
      </w:ins>
      <w:del w:id="49" w:author="Steve Beadle" w:date="2024-07-11T10:17:00Z">
        <w:r w:rsidR="00994BE4" w:rsidRPr="007D5CB0" w:rsidDel="00324618">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146E1AA9"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324618">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50" w:author="Steve Beadle" w:date="2024-07-11T10:17:00Z">
        <w:r w:rsidR="00324618" w:rsidRPr="00324618">
          <w:rPr>
            <w:rStyle w:val="Crossreference"/>
            <w:rPrChange w:id="51" w:author="Steve Beadle" w:date="2024-07-11T10:17:00Z">
              <w:rPr/>
            </w:rPrChange>
          </w:rPr>
          <w:t>Example use cases</w:t>
        </w:r>
      </w:ins>
      <w:del w:id="52" w:author="Steve Beadle" w:date="2024-07-11T10:17:00Z">
        <w:r w:rsidR="00994BE4" w:rsidRPr="007D5CB0" w:rsidDel="00324618">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1DA71DEC" w:rsidR="00E279F0" w:rsidRDefault="00E279F0" w:rsidP="009F3044">
      <w:pPr>
        <w:pStyle w:val="Caption"/>
      </w:pPr>
      <w:bookmarkStart w:id="53" w:name="_Ref160528474"/>
      <w:bookmarkStart w:id="54" w:name="_Toc170288628"/>
      <w:r>
        <w:t xml:space="preserve">Figure </w:t>
      </w:r>
      <w:r w:rsidR="00000000">
        <w:fldChar w:fldCharType="begin"/>
      </w:r>
      <w:r w:rsidR="00000000">
        <w:instrText xml:space="preserve"> SEQ Figure \* ARABIC </w:instrText>
      </w:r>
      <w:r w:rsidR="00000000">
        <w:fldChar w:fldCharType="separate"/>
      </w:r>
      <w:r w:rsidR="00324618">
        <w:rPr>
          <w:noProof/>
        </w:rPr>
        <w:t>1</w:t>
      </w:r>
      <w:r w:rsidR="00000000">
        <w:rPr>
          <w:noProof/>
        </w:rPr>
        <w:fldChar w:fldCharType="end"/>
      </w:r>
      <w:bookmarkEnd w:id="53"/>
      <w:r>
        <w:tab/>
      </w:r>
      <w:r w:rsidRPr="00E279F0">
        <w:t xml:space="preserve">Field device and </w:t>
      </w:r>
      <w:r w:rsidR="00A018AA">
        <w:t>s</w:t>
      </w:r>
      <w:r w:rsidRPr="00E279F0">
        <w:t>upervisory application messages</w:t>
      </w:r>
      <w:bookmarkEnd w:id="54"/>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7DBE7B1A"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324618">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55" w:author="Steve Beadle" w:date="2024-07-11T10:17:00Z">
        <w:r w:rsidR="00324618" w:rsidRPr="00324618">
          <w:rPr>
            <w:rStyle w:val="Crossreference"/>
            <w:rPrChange w:id="56" w:author="Steve Beadle" w:date="2024-07-11T10:17:00Z">
              <w:rPr/>
            </w:rPrChange>
          </w:rPr>
          <w:t>Use of MQTT</w:t>
        </w:r>
      </w:ins>
      <w:del w:id="57" w:author="Steve Beadle" w:date="2024-07-11T10:17:00Z">
        <w:r w:rsidR="00994BE4" w:rsidRPr="007D5CB0" w:rsidDel="00324618">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FD</w:t>
      </w:r>
      <w:r w:rsidR="00CA0891">
        <w:t>,</w:t>
      </w:r>
      <w:r>
        <w:t xml:space="preserve"> </w:t>
      </w:r>
      <w:r w:rsidR="00CA0891">
        <w:t xml:space="preserve">but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58" w:name="_Toc170288556"/>
      <w:r>
        <w:t>Lucid schema</w:t>
      </w:r>
      <w:bookmarkEnd w:id="58"/>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1">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60161F88" w:rsidR="005950AA" w:rsidRDefault="00FC7015" w:rsidP="009F3044">
      <w:pPr>
        <w:pStyle w:val="Caption"/>
      </w:pPr>
      <w:bookmarkStart w:id="59" w:name="_Toc170288629"/>
      <w:r w:rsidRPr="00BA7567">
        <w:t>Figure</w:t>
      </w:r>
      <w:r w:rsidR="00D82389" w:rsidRPr="00BA7567">
        <w:t xml:space="preserve"> </w:t>
      </w:r>
      <w:r w:rsidR="00000000">
        <w:fldChar w:fldCharType="begin"/>
      </w:r>
      <w:r w:rsidR="00000000">
        <w:instrText xml:space="preserve"> SEQ Figure \* ARABIC </w:instrText>
      </w:r>
      <w:r w:rsidR="00000000">
        <w:fldChar w:fldCharType="separate"/>
      </w:r>
      <w:r w:rsidR="00324618">
        <w:rPr>
          <w:noProof/>
        </w:rPr>
        <w:t>2</w:t>
      </w:r>
      <w:r w:rsidR="00000000">
        <w:rPr>
          <w:noProof/>
        </w:rPr>
        <w:fldChar w:fldCharType="end"/>
      </w:r>
      <w:r w:rsidR="00D82389" w:rsidRPr="00BA7567">
        <w:tab/>
        <w:t>JSON schema</w:t>
      </w:r>
      <w:bookmarkEnd w:id="59"/>
    </w:p>
    <w:p w14:paraId="6D28A886" w14:textId="29299CF9" w:rsidR="009C3498" w:rsidRDefault="009C3498" w:rsidP="009C3498">
      <w:pPr>
        <w:pStyle w:val="Heading3"/>
      </w:pPr>
      <w:bookmarkStart w:id="60" w:name="_Toc170288557"/>
      <w:r>
        <w:t xml:space="preserve">Device </w:t>
      </w:r>
      <w:r w:rsidR="006B0494">
        <w:t>profile</w:t>
      </w:r>
      <w:bookmarkEnd w:id="60"/>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61"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61"/>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5C122EE3"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324618">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62" w:author="Steve Beadle" w:date="2024-07-11T10:17:00Z">
        <w:r w:rsidR="00324618" w:rsidRPr="00324618">
          <w:rPr>
            <w:rStyle w:val="Crossreference"/>
            <w:rPrChange w:id="63" w:author="Steve Beadle" w:date="2024-07-11T10:17:00Z">
              <w:rPr/>
            </w:rPrChange>
          </w:rPr>
          <w:t>Configuration</w:t>
        </w:r>
      </w:ins>
      <w:del w:id="64" w:author="Steve Beadle" w:date="2024-07-11T10:17:00Z">
        <w:r w:rsidR="00994BE4" w:rsidRPr="007D5CB0" w:rsidDel="00324618">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2"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3" w:history="1">
        <w:r w:rsidR="00E52734" w:rsidRPr="007A298C">
          <w:rPr>
            <w:rStyle w:val="Crossreference"/>
            <w:rFonts w:eastAsia="DengXian"/>
          </w:rPr>
          <w:t>http://json-schema.org</w:t>
        </w:r>
      </w:hyperlink>
      <w:r w:rsidR="00AA37E7">
        <w:rPr>
          <w:rFonts w:eastAsia="DengXian"/>
          <w:lang w:eastAsia="en-US"/>
        </w:rPr>
        <w:t>.</w:t>
      </w:r>
    </w:p>
    <w:p w14:paraId="3DBE3D84" w14:textId="077ED793"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65" w:author="Steve Beadle" w:date="2024-07-11T10:17:00Z">
        <w:r w:rsidR="00324618" w:rsidRPr="00324618">
          <w:rPr>
            <w:rStyle w:val="Crossreference"/>
            <w:rPrChange w:id="66" w:author="Steve Beadle" w:date="2024-07-11T10:17:00Z">
              <w:rPr/>
            </w:rPrChange>
          </w:rPr>
          <w:t xml:space="preserve">Figure </w:t>
        </w:r>
        <w:r w:rsidR="00324618" w:rsidRPr="00324618">
          <w:rPr>
            <w:rStyle w:val="Crossreference"/>
            <w:rPrChange w:id="67" w:author="Steve Beadle" w:date="2024-07-11T10:17:00Z">
              <w:rPr>
                <w:noProof/>
              </w:rPr>
            </w:rPrChange>
          </w:rPr>
          <w:t>3</w:t>
        </w:r>
      </w:ins>
      <w:del w:id="68" w:author="Steve Beadle" w:date="2024-07-11T10:17:00Z">
        <w:r w:rsidR="00994BE4" w:rsidRPr="007D5CB0" w:rsidDel="00324618">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002C7119"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324618">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324618">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324618"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74552E65" w:rsidR="00D616A6" w:rsidRDefault="00FC7015" w:rsidP="007335B8">
      <w:pPr>
        <w:pStyle w:val="Caption"/>
      </w:pPr>
      <w:bookmarkStart w:id="69" w:name="_Ref160529908"/>
      <w:bookmarkStart w:id="70" w:name="_Toc160543266"/>
      <w:bookmarkStart w:id="71" w:name="_Toc170288630"/>
      <w:r>
        <w:t xml:space="preserve">Figure </w:t>
      </w:r>
      <w:r w:rsidR="00000000">
        <w:fldChar w:fldCharType="begin"/>
      </w:r>
      <w:r w:rsidR="00000000">
        <w:instrText xml:space="preserve"> SEQ Figure \* ARABIC </w:instrText>
      </w:r>
      <w:r w:rsidR="00000000">
        <w:fldChar w:fldCharType="separate"/>
      </w:r>
      <w:r w:rsidR="00324618">
        <w:rPr>
          <w:noProof/>
        </w:rPr>
        <w:t>3</w:t>
      </w:r>
      <w:r w:rsidR="00000000">
        <w:rPr>
          <w:noProof/>
        </w:rPr>
        <w:fldChar w:fldCharType="end"/>
      </w:r>
      <w:bookmarkEnd w:id="69"/>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70"/>
      <w:bookmarkEnd w:id="71"/>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72" w:name="_Ref160530157"/>
      <w:bookmarkStart w:id="73" w:name="_Toc170288558"/>
      <w:r>
        <w:t>Configuration</w:t>
      </w:r>
      <w:bookmarkEnd w:id="72"/>
      <w:bookmarkEnd w:id="73"/>
    </w:p>
    <w:p w14:paraId="3B8A49D7" w14:textId="30C00538"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324618">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74" w:author="Steve Beadle" w:date="2024-07-11T10:17:00Z">
        <w:r w:rsidR="00324618" w:rsidRPr="00324618">
          <w:rPr>
            <w:rStyle w:val="Crossreference"/>
            <w:rPrChange w:id="75" w:author="Steve Beadle" w:date="2024-07-11T10:17:00Z">
              <w:rPr/>
            </w:rPrChange>
          </w:rPr>
          <w:t>Configuration errors</w:t>
        </w:r>
      </w:ins>
      <w:del w:id="76" w:author="Steve Beadle" w:date="2024-07-11T10:17:00Z">
        <w:r w:rsidR="00994BE4" w:rsidRPr="007D5CB0" w:rsidDel="00324618">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77" w:name="_Ref162954664"/>
      <w:r>
        <w:t xml:space="preserve">Configuration </w:t>
      </w:r>
      <w:r w:rsidR="006B0494">
        <w:t>errors</w:t>
      </w:r>
      <w:bookmarkEnd w:id="77"/>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6620DE35"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78" w:author="Steve Beadle" w:date="2024-07-11T10:17:00Z">
        <w:r w:rsidR="00324618" w:rsidRPr="00324618">
          <w:rPr>
            <w:rStyle w:val="Crossreference"/>
            <w:rPrChange w:id="79" w:author="Steve Beadle" w:date="2024-07-11T10:17:00Z">
              <w:rPr/>
            </w:rPrChange>
          </w:rPr>
          <w:t xml:space="preserve">Table </w:t>
        </w:r>
        <w:r w:rsidR="00324618" w:rsidRPr="00324618">
          <w:rPr>
            <w:rStyle w:val="Crossreference"/>
            <w:rPrChange w:id="80" w:author="Steve Beadle" w:date="2024-07-11T10:17:00Z">
              <w:rPr>
                <w:noProof/>
              </w:rPr>
            </w:rPrChange>
          </w:rPr>
          <w:t>1</w:t>
        </w:r>
      </w:ins>
      <w:del w:id="81" w:author="Steve Beadle" w:date="2024-07-11T10:17:00Z">
        <w:r w:rsidR="00994BE4" w:rsidRPr="007D5CB0" w:rsidDel="00324618">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5744FC38" w:rsidR="00180D58" w:rsidRDefault="00FC7015" w:rsidP="00297394">
      <w:pPr>
        <w:pStyle w:val="Caption"/>
        <w:keepNext/>
      </w:pPr>
      <w:bookmarkStart w:id="82" w:name="_Ref160457063"/>
      <w:bookmarkStart w:id="83" w:name="_Toc160543307"/>
      <w:bookmarkStart w:id="84" w:name="_Toc170288640"/>
      <w:r>
        <w:t xml:space="preserve">Table </w:t>
      </w:r>
      <w:r w:rsidR="00000000">
        <w:fldChar w:fldCharType="begin"/>
      </w:r>
      <w:r w:rsidR="00000000">
        <w:instrText xml:space="preserve"> SEQ Table \* ARABIC </w:instrText>
      </w:r>
      <w:r w:rsidR="00000000">
        <w:fldChar w:fldCharType="separate"/>
      </w:r>
      <w:r w:rsidR="00324618">
        <w:rPr>
          <w:noProof/>
        </w:rPr>
        <w:t>1</w:t>
      </w:r>
      <w:r w:rsidR="00000000">
        <w:rPr>
          <w:noProof/>
        </w:rPr>
        <w:fldChar w:fldCharType="end"/>
      </w:r>
      <w:bookmarkEnd w:id="82"/>
      <w:r w:rsidR="00180D58">
        <w:tab/>
      </w:r>
      <w:r w:rsidR="00180D58" w:rsidRPr="00180D58">
        <w:t>Device elements</w:t>
      </w:r>
      <w:bookmarkEnd w:id="83"/>
      <w:bookmarkEnd w:id="8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5D25E3">
            <w:pPr>
              <w:pStyle w:val="TableText"/>
            </w:pPr>
            <w:r>
              <w:t>Node Id</w:t>
            </w:r>
          </w:p>
        </w:tc>
        <w:tc>
          <w:tcPr>
            <w:tcW w:w="1339" w:type="dxa"/>
            <w:shd w:val="clear" w:color="auto" w:fill="auto"/>
          </w:tcPr>
          <w:p w14:paraId="46124F7B" w14:textId="0FCD2FF9" w:rsidR="00E4091F" w:rsidRPr="008A325B" w:rsidRDefault="00E4091F" w:rsidP="005D25E3">
            <w:pPr>
              <w:pStyle w:val="TableText"/>
            </w:pPr>
            <w:r>
              <w:t>String</w:t>
            </w:r>
          </w:p>
        </w:tc>
        <w:tc>
          <w:tcPr>
            <w:tcW w:w="1617" w:type="dxa"/>
          </w:tcPr>
          <w:p w14:paraId="6305A1D9" w14:textId="4DB62F82" w:rsidR="00E4091F" w:rsidRPr="00DA2284" w:rsidRDefault="00E4091F" w:rsidP="005D25E3">
            <w:pPr>
              <w:pStyle w:val="TableText"/>
            </w:pPr>
            <w:r w:rsidRPr="00DA2284">
              <w:t>nid</w:t>
            </w:r>
          </w:p>
        </w:tc>
        <w:tc>
          <w:tcPr>
            <w:tcW w:w="1355" w:type="dxa"/>
          </w:tcPr>
          <w:p w14:paraId="0D5C810A" w14:textId="61497613" w:rsidR="00E4091F" w:rsidRDefault="00E4091F" w:rsidP="005D25E3">
            <w:pPr>
              <w:pStyle w:val="TableText"/>
            </w:pPr>
            <w:r w:rsidRPr="005543B9">
              <w:t>Yes</w:t>
            </w:r>
          </w:p>
        </w:tc>
        <w:tc>
          <w:tcPr>
            <w:tcW w:w="3204" w:type="dxa"/>
          </w:tcPr>
          <w:p w14:paraId="7D23332A" w14:textId="5A43ADAA" w:rsidR="00E4091F" w:rsidRDefault="00E4091F" w:rsidP="005D25E3">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5D25E3">
            <w:pPr>
              <w:pStyle w:val="TableText"/>
            </w:pPr>
            <w:r>
              <w:t>Name</w:t>
            </w:r>
          </w:p>
        </w:tc>
        <w:tc>
          <w:tcPr>
            <w:tcW w:w="1339" w:type="dxa"/>
            <w:shd w:val="clear" w:color="auto" w:fill="auto"/>
          </w:tcPr>
          <w:p w14:paraId="2CEC0AD4" w14:textId="4601881E" w:rsidR="00E4091F" w:rsidRPr="008A325B" w:rsidRDefault="00E4091F" w:rsidP="005D25E3">
            <w:pPr>
              <w:pStyle w:val="TableText"/>
            </w:pPr>
            <w:r>
              <w:t>String</w:t>
            </w:r>
          </w:p>
        </w:tc>
        <w:tc>
          <w:tcPr>
            <w:tcW w:w="1617" w:type="dxa"/>
          </w:tcPr>
          <w:p w14:paraId="3F790927" w14:textId="43CFC8AE" w:rsidR="00E4091F" w:rsidRPr="00DA2284" w:rsidRDefault="00E4091F" w:rsidP="005D25E3">
            <w:pPr>
              <w:pStyle w:val="TableText"/>
            </w:pPr>
            <w:r w:rsidRPr="00DA2284">
              <w:t>name</w:t>
            </w:r>
          </w:p>
        </w:tc>
        <w:tc>
          <w:tcPr>
            <w:tcW w:w="1355" w:type="dxa"/>
          </w:tcPr>
          <w:p w14:paraId="15CBCFC4" w14:textId="155296A0" w:rsidR="00E4091F" w:rsidRDefault="00E4091F" w:rsidP="005D25E3">
            <w:pPr>
              <w:pStyle w:val="TableText"/>
            </w:pPr>
            <w:r>
              <w:t>Yes</w:t>
            </w:r>
          </w:p>
        </w:tc>
        <w:tc>
          <w:tcPr>
            <w:tcW w:w="3204" w:type="dxa"/>
          </w:tcPr>
          <w:p w14:paraId="16C3BF1B" w14:textId="09D11D75" w:rsidR="00E4091F" w:rsidRDefault="00E4091F" w:rsidP="005D25E3">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5D25E3">
            <w:pPr>
              <w:pStyle w:val="TableText"/>
            </w:pPr>
            <w:r>
              <w:t>Location</w:t>
            </w:r>
          </w:p>
        </w:tc>
        <w:tc>
          <w:tcPr>
            <w:tcW w:w="1339" w:type="dxa"/>
            <w:shd w:val="clear" w:color="auto" w:fill="auto"/>
          </w:tcPr>
          <w:p w14:paraId="18B33563" w14:textId="0035E11E" w:rsidR="00E4091F" w:rsidRDefault="00E4091F" w:rsidP="005D25E3">
            <w:pPr>
              <w:pStyle w:val="TableText"/>
            </w:pPr>
            <w:r>
              <w:t>String</w:t>
            </w:r>
          </w:p>
        </w:tc>
        <w:tc>
          <w:tcPr>
            <w:tcW w:w="1617" w:type="dxa"/>
          </w:tcPr>
          <w:p w14:paraId="20529501" w14:textId="2E09E410" w:rsidR="00E4091F" w:rsidRPr="00DA2284" w:rsidRDefault="00E4091F" w:rsidP="005D25E3">
            <w:pPr>
              <w:pStyle w:val="TableText"/>
            </w:pPr>
            <w:r w:rsidRPr="00DA2284">
              <w:t>loc</w:t>
            </w:r>
          </w:p>
        </w:tc>
        <w:tc>
          <w:tcPr>
            <w:tcW w:w="1355" w:type="dxa"/>
          </w:tcPr>
          <w:p w14:paraId="3E0DD4B8" w14:textId="4C7EFB13" w:rsidR="00E4091F" w:rsidRDefault="00E4091F" w:rsidP="005D25E3">
            <w:pPr>
              <w:pStyle w:val="TableText"/>
            </w:pPr>
            <w:r>
              <w:t>No</w:t>
            </w:r>
          </w:p>
        </w:tc>
        <w:tc>
          <w:tcPr>
            <w:tcW w:w="3204" w:type="dxa"/>
          </w:tcPr>
          <w:p w14:paraId="519FB7AA" w14:textId="7E1D3966" w:rsidR="00E4091F" w:rsidRDefault="00650646" w:rsidP="005D25E3">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5D25E3">
            <w:pPr>
              <w:pStyle w:val="TableText"/>
            </w:pPr>
            <w:r>
              <w:t>Owner</w:t>
            </w:r>
          </w:p>
        </w:tc>
        <w:tc>
          <w:tcPr>
            <w:tcW w:w="1339" w:type="dxa"/>
            <w:shd w:val="clear" w:color="auto" w:fill="auto"/>
          </w:tcPr>
          <w:p w14:paraId="6F65CBA1" w14:textId="1DB0BE5D" w:rsidR="00E4091F" w:rsidRDefault="00E4091F" w:rsidP="005D25E3">
            <w:pPr>
              <w:pStyle w:val="TableText"/>
            </w:pPr>
            <w:r>
              <w:t>String</w:t>
            </w:r>
          </w:p>
        </w:tc>
        <w:tc>
          <w:tcPr>
            <w:tcW w:w="1617" w:type="dxa"/>
          </w:tcPr>
          <w:p w14:paraId="5CD44588" w14:textId="2083C0F1" w:rsidR="00E4091F" w:rsidRPr="00DA2284" w:rsidRDefault="00E4091F" w:rsidP="005D25E3">
            <w:pPr>
              <w:pStyle w:val="TableText"/>
            </w:pPr>
            <w:r w:rsidRPr="00DA2284">
              <w:t>ownr</w:t>
            </w:r>
          </w:p>
        </w:tc>
        <w:tc>
          <w:tcPr>
            <w:tcW w:w="1355" w:type="dxa"/>
          </w:tcPr>
          <w:p w14:paraId="135D59D4" w14:textId="798D9824" w:rsidR="00E4091F" w:rsidRDefault="00E4091F" w:rsidP="005D25E3">
            <w:pPr>
              <w:pStyle w:val="TableText"/>
            </w:pPr>
            <w:r>
              <w:t>No</w:t>
            </w:r>
          </w:p>
        </w:tc>
        <w:tc>
          <w:tcPr>
            <w:tcW w:w="3204" w:type="dxa"/>
          </w:tcPr>
          <w:p w14:paraId="3336C5FF" w14:textId="48129EEE" w:rsidR="00E4091F" w:rsidRDefault="00E4091F" w:rsidP="005D25E3">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5D25E3">
            <w:pPr>
              <w:pStyle w:val="TableText"/>
            </w:pPr>
            <w:r>
              <w:t>Asset</w:t>
            </w:r>
          </w:p>
        </w:tc>
        <w:tc>
          <w:tcPr>
            <w:tcW w:w="1339" w:type="dxa"/>
            <w:shd w:val="clear" w:color="auto" w:fill="auto"/>
          </w:tcPr>
          <w:p w14:paraId="0D6A727A" w14:textId="65582BDE" w:rsidR="00E4091F" w:rsidRDefault="00E4091F" w:rsidP="005D25E3">
            <w:pPr>
              <w:pStyle w:val="TableText"/>
            </w:pPr>
            <w:r>
              <w:t>String</w:t>
            </w:r>
          </w:p>
        </w:tc>
        <w:tc>
          <w:tcPr>
            <w:tcW w:w="1617" w:type="dxa"/>
          </w:tcPr>
          <w:p w14:paraId="7C76FCAC" w14:textId="0297DC5D" w:rsidR="00E4091F" w:rsidRPr="00DA2284" w:rsidRDefault="00E4091F" w:rsidP="005D25E3">
            <w:pPr>
              <w:pStyle w:val="TableText"/>
            </w:pPr>
            <w:r w:rsidRPr="00DA2284">
              <w:t>asst</w:t>
            </w:r>
          </w:p>
        </w:tc>
        <w:tc>
          <w:tcPr>
            <w:tcW w:w="1355" w:type="dxa"/>
          </w:tcPr>
          <w:p w14:paraId="18FA9940" w14:textId="16ED80CD" w:rsidR="00E4091F" w:rsidRDefault="00E4091F" w:rsidP="005D25E3">
            <w:pPr>
              <w:pStyle w:val="TableText"/>
            </w:pPr>
            <w:r>
              <w:t>No</w:t>
            </w:r>
          </w:p>
        </w:tc>
        <w:tc>
          <w:tcPr>
            <w:tcW w:w="3204" w:type="dxa"/>
          </w:tcPr>
          <w:p w14:paraId="2D89C484" w14:textId="307307FA" w:rsidR="00E4091F" w:rsidRDefault="00E4091F" w:rsidP="005D25E3">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5D25E3">
            <w:pPr>
              <w:pStyle w:val="TableText"/>
            </w:pPr>
            <w:r>
              <w:t>Serial</w:t>
            </w:r>
          </w:p>
        </w:tc>
        <w:tc>
          <w:tcPr>
            <w:tcW w:w="1339" w:type="dxa"/>
            <w:shd w:val="clear" w:color="auto" w:fill="auto"/>
          </w:tcPr>
          <w:p w14:paraId="0A0D3A30" w14:textId="48166049" w:rsidR="00E4091F" w:rsidRDefault="00E4091F" w:rsidP="005D25E3">
            <w:pPr>
              <w:pStyle w:val="TableText"/>
            </w:pPr>
            <w:r>
              <w:t>String</w:t>
            </w:r>
          </w:p>
        </w:tc>
        <w:tc>
          <w:tcPr>
            <w:tcW w:w="1617" w:type="dxa"/>
          </w:tcPr>
          <w:p w14:paraId="4E330608" w14:textId="1D78ABC9" w:rsidR="00E4091F" w:rsidRPr="00DA2284" w:rsidRDefault="00E4091F" w:rsidP="005D25E3">
            <w:pPr>
              <w:pStyle w:val="TableText"/>
            </w:pPr>
            <w:r w:rsidRPr="00DA2284">
              <w:t>serl</w:t>
            </w:r>
          </w:p>
        </w:tc>
        <w:tc>
          <w:tcPr>
            <w:tcW w:w="1355" w:type="dxa"/>
          </w:tcPr>
          <w:p w14:paraId="0B8C8ADD" w14:textId="3962FAA3" w:rsidR="00E4091F" w:rsidRDefault="00E4091F" w:rsidP="005D25E3">
            <w:pPr>
              <w:pStyle w:val="TableText"/>
            </w:pPr>
            <w:r>
              <w:t>No</w:t>
            </w:r>
          </w:p>
        </w:tc>
        <w:tc>
          <w:tcPr>
            <w:tcW w:w="3204" w:type="dxa"/>
          </w:tcPr>
          <w:p w14:paraId="7FA56B9B" w14:textId="25361708" w:rsidR="00E4091F" w:rsidRDefault="00E4091F" w:rsidP="005D25E3">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5D25E3">
            <w:pPr>
              <w:pStyle w:val="TableText"/>
            </w:pPr>
            <w:r>
              <w:t>Latitude</w:t>
            </w:r>
          </w:p>
        </w:tc>
        <w:tc>
          <w:tcPr>
            <w:tcW w:w="1339" w:type="dxa"/>
            <w:shd w:val="clear" w:color="auto" w:fill="auto"/>
          </w:tcPr>
          <w:p w14:paraId="407DD68F" w14:textId="737450C7" w:rsidR="00E4091F" w:rsidRDefault="00E4091F" w:rsidP="005D25E3">
            <w:pPr>
              <w:pStyle w:val="TableText"/>
            </w:pPr>
            <w:r>
              <w:t>Number</w:t>
            </w:r>
          </w:p>
        </w:tc>
        <w:tc>
          <w:tcPr>
            <w:tcW w:w="1617" w:type="dxa"/>
          </w:tcPr>
          <w:p w14:paraId="602200FF" w14:textId="504BD981" w:rsidR="00E4091F" w:rsidRPr="00DA2284" w:rsidRDefault="00E4091F" w:rsidP="005D25E3">
            <w:pPr>
              <w:pStyle w:val="TableText"/>
            </w:pPr>
            <w:r w:rsidRPr="00DA2284">
              <w:t>latitude</w:t>
            </w:r>
          </w:p>
        </w:tc>
        <w:tc>
          <w:tcPr>
            <w:tcW w:w="1355" w:type="dxa"/>
          </w:tcPr>
          <w:p w14:paraId="5DE84E42" w14:textId="08E40368" w:rsidR="00E4091F" w:rsidRDefault="00E4091F" w:rsidP="005D25E3">
            <w:pPr>
              <w:pStyle w:val="TableText"/>
            </w:pPr>
            <w:r>
              <w:t>No</w:t>
            </w:r>
          </w:p>
        </w:tc>
        <w:tc>
          <w:tcPr>
            <w:tcW w:w="3204" w:type="dxa"/>
          </w:tcPr>
          <w:p w14:paraId="3F98B75F" w14:textId="2E636295" w:rsidR="00E4091F" w:rsidRDefault="00E4091F" w:rsidP="005D25E3">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5D25E3">
            <w:pPr>
              <w:pStyle w:val="TableText"/>
            </w:pPr>
            <w:r>
              <w:t>Longitude</w:t>
            </w:r>
          </w:p>
        </w:tc>
        <w:tc>
          <w:tcPr>
            <w:tcW w:w="1339" w:type="dxa"/>
            <w:shd w:val="clear" w:color="auto" w:fill="auto"/>
          </w:tcPr>
          <w:p w14:paraId="6A225104" w14:textId="0071F427" w:rsidR="00E4091F" w:rsidRDefault="00E4091F" w:rsidP="005D25E3">
            <w:pPr>
              <w:pStyle w:val="TableText"/>
            </w:pPr>
            <w:r>
              <w:t>Number</w:t>
            </w:r>
          </w:p>
        </w:tc>
        <w:tc>
          <w:tcPr>
            <w:tcW w:w="1617" w:type="dxa"/>
          </w:tcPr>
          <w:p w14:paraId="418AF233" w14:textId="2EB0259B" w:rsidR="00E4091F" w:rsidRPr="00DA2284" w:rsidRDefault="00E4091F" w:rsidP="005D25E3">
            <w:pPr>
              <w:pStyle w:val="TableText"/>
            </w:pPr>
            <w:r w:rsidRPr="00DA2284">
              <w:t>longitude</w:t>
            </w:r>
          </w:p>
        </w:tc>
        <w:tc>
          <w:tcPr>
            <w:tcW w:w="1355" w:type="dxa"/>
          </w:tcPr>
          <w:p w14:paraId="0A7A7003" w14:textId="369F6FF2" w:rsidR="00E4091F" w:rsidRDefault="00E4091F" w:rsidP="005D25E3">
            <w:pPr>
              <w:pStyle w:val="TableText"/>
            </w:pPr>
            <w:r>
              <w:t>No</w:t>
            </w:r>
          </w:p>
        </w:tc>
        <w:tc>
          <w:tcPr>
            <w:tcW w:w="3204" w:type="dxa"/>
          </w:tcPr>
          <w:p w14:paraId="1627E2A2" w14:textId="1D966494" w:rsidR="00E4091F" w:rsidRDefault="00E4091F" w:rsidP="005D25E3">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5D25E3">
            <w:pPr>
              <w:pStyle w:val="TableText"/>
            </w:pPr>
            <w:r>
              <w:t>On Scan</w:t>
            </w:r>
          </w:p>
        </w:tc>
        <w:tc>
          <w:tcPr>
            <w:tcW w:w="1339" w:type="dxa"/>
            <w:shd w:val="clear" w:color="auto" w:fill="auto"/>
          </w:tcPr>
          <w:p w14:paraId="73F89310" w14:textId="077FCA1E" w:rsidR="00E4091F" w:rsidRDefault="00E4091F" w:rsidP="005D25E3">
            <w:pPr>
              <w:pStyle w:val="TableText"/>
            </w:pPr>
            <w:r>
              <w:t>Boolean</w:t>
            </w:r>
          </w:p>
        </w:tc>
        <w:tc>
          <w:tcPr>
            <w:tcW w:w="1617" w:type="dxa"/>
          </w:tcPr>
          <w:p w14:paraId="222ECA05" w14:textId="4C79835D" w:rsidR="00E4091F" w:rsidRPr="00DA2284" w:rsidRDefault="00E4091F" w:rsidP="005D25E3">
            <w:pPr>
              <w:pStyle w:val="TableText"/>
            </w:pPr>
            <w:r w:rsidRPr="00DA2284">
              <w:t>scan</w:t>
            </w:r>
          </w:p>
        </w:tc>
        <w:tc>
          <w:tcPr>
            <w:tcW w:w="1355" w:type="dxa"/>
          </w:tcPr>
          <w:p w14:paraId="7808E95F" w14:textId="6CB175E7" w:rsidR="00E4091F" w:rsidRDefault="00E4091F" w:rsidP="005D25E3">
            <w:pPr>
              <w:pStyle w:val="TableText"/>
            </w:pPr>
            <w:r>
              <w:t>Yes</w:t>
            </w:r>
          </w:p>
        </w:tc>
        <w:tc>
          <w:tcPr>
            <w:tcW w:w="3204" w:type="dxa"/>
          </w:tcPr>
          <w:p w14:paraId="08EDCD43" w14:textId="6F050711" w:rsidR="00E4091F" w:rsidRDefault="00E4091F" w:rsidP="005D25E3">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1D717281"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85" w:author="Steve Beadle" w:date="2024-07-11T10:17:00Z">
        <w:r w:rsidR="00324618" w:rsidRPr="00324618">
          <w:rPr>
            <w:rStyle w:val="Crossreference"/>
            <w:rPrChange w:id="86" w:author="Steve Beadle" w:date="2024-07-11T10:17:00Z">
              <w:rPr/>
            </w:rPrChange>
          </w:rPr>
          <w:t xml:space="preserve">Table </w:t>
        </w:r>
        <w:r w:rsidR="00324618" w:rsidRPr="00324618">
          <w:rPr>
            <w:rStyle w:val="Crossreference"/>
            <w:rPrChange w:id="87" w:author="Steve Beadle" w:date="2024-07-11T10:17:00Z">
              <w:rPr>
                <w:noProof/>
              </w:rPr>
            </w:rPrChange>
          </w:rPr>
          <w:t>2</w:t>
        </w:r>
      </w:ins>
      <w:del w:id="88" w:author="Steve Beadle" w:date="2024-07-11T10:17:00Z">
        <w:r w:rsidR="00994BE4" w:rsidRPr="007D5CB0" w:rsidDel="00324618">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767D8148" w:rsidR="004313A4" w:rsidRDefault="004313A4" w:rsidP="009F3044">
      <w:pPr>
        <w:pStyle w:val="Caption"/>
      </w:pPr>
      <w:bookmarkStart w:id="89" w:name="_Ref160537695"/>
      <w:bookmarkStart w:id="90" w:name="_Toc160543308"/>
      <w:bookmarkStart w:id="91" w:name="_Toc170288641"/>
      <w:r>
        <w:t xml:space="preserve">Table </w:t>
      </w:r>
      <w:r w:rsidR="00000000">
        <w:fldChar w:fldCharType="begin"/>
      </w:r>
      <w:r w:rsidR="00000000">
        <w:instrText xml:space="preserve"> SEQ Table \* ARABIC </w:instrText>
      </w:r>
      <w:r w:rsidR="00000000">
        <w:fldChar w:fldCharType="separate"/>
      </w:r>
      <w:r w:rsidR="00324618">
        <w:rPr>
          <w:noProof/>
        </w:rPr>
        <w:t>2</w:t>
      </w:r>
      <w:r w:rsidR="00000000">
        <w:rPr>
          <w:noProof/>
        </w:rPr>
        <w:fldChar w:fldCharType="end"/>
      </w:r>
      <w:bookmarkEnd w:id="89"/>
      <w:r>
        <w:tab/>
      </w:r>
      <w:r w:rsidRPr="004313A4">
        <w:t>Channel elements</w:t>
      </w:r>
      <w:bookmarkEnd w:id="90"/>
      <w:bookmarkEnd w:id="91"/>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5D25E3">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5D25E3">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5D25E3">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5D25E3">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5D25E3">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5D25E3">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5D25E3">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5D25E3">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5D25E3">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5D25E3">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5D25E3">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5D25E3">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5D25E3">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5D25E3">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5D25E3">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5D25E3">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5D25E3">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0FE21491"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92" w:author="Steve Beadle" w:date="2024-07-11T10:17:00Z">
        <w:r w:rsidR="00324618" w:rsidRPr="00324618">
          <w:rPr>
            <w:rStyle w:val="Crossreference"/>
            <w:rPrChange w:id="93" w:author="Steve Beadle" w:date="2024-07-11T10:17:00Z">
              <w:rPr/>
            </w:rPrChange>
          </w:rPr>
          <w:t xml:space="preserve">Table </w:t>
        </w:r>
        <w:r w:rsidR="00324618" w:rsidRPr="00324618">
          <w:rPr>
            <w:rStyle w:val="Crossreference"/>
            <w:rPrChange w:id="94" w:author="Steve Beadle" w:date="2024-07-11T10:17:00Z">
              <w:rPr>
                <w:noProof/>
              </w:rPr>
            </w:rPrChange>
          </w:rPr>
          <w:t>3</w:t>
        </w:r>
      </w:ins>
      <w:del w:id="95" w:author="Steve Beadle" w:date="2024-07-11T10:17:00Z">
        <w:r w:rsidR="00994BE4" w:rsidRPr="007D5CB0" w:rsidDel="00324618">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76510645" w:rsidR="00B14B69" w:rsidRDefault="00B14B69" w:rsidP="00537F2E">
      <w:pPr>
        <w:pStyle w:val="Caption"/>
        <w:keepNext/>
      </w:pPr>
      <w:bookmarkStart w:id="96" w:name="_Ref160457959"/>
      <w:bookmarkStart w:id="97" w:name="_Toc160543309"/>
      <w:bookmarkStart w:id="98" w:name="_Toc170288642"/>
      <w:r>
        <w:t xml:space="preserve">Table </w:t>
      </w:r>
      <w:r w:rsidR="00000000">
        <w:fldChar w:fldCharType="begin"/>
      </w:r>
      <w:r w:rsidR="00000000">
        <w:instrText xml:space="preserve"> SEQ Table \* ARABIC </w:instrText>
      </w:r>
      <w:r w:rsidR="00000000">
        <w:fldChar w:fldCharType="separate"/>
      </w:r>
      <w:r w:rsidR="00324618">
        <w:rPr>
          <w:noProof/>
        </w:rPr>
        <w:t>3</w:t>
      </w:r>
      <w:r w:rsidR="00000000">
        <w:rPr>
          <w:noProof/>
        </w:rPr>
        <w:fldChar w:fldCharType="end"/>
      </w:r>
      <w:bookmarkEnd w:id="96"/>
      <w:r>
        <w:tab/>
      </w:r>
      <w:r w:rsidR="005A587D">
        <w:t>Connection</w:t>
      </w:r>
      <w:r w:rsidRPr="00B14B69">
        <w:t xml:space="preserve"> elements</w:t>
      </w:r>
      <w:bookmarkEnd w:id="97"/>
      <w:bookmarkEnd w:id="98"/>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5D25E3">
            <w:pPr>
              <w:pStyle w:val="TableText"/>
            </w:pPr>
            <w:r w:rsidRPr="00DA2284">
              <w:t>Connection Number</w:t>
            </w:r>
          </w:p>
        </w:tc>
        <w:tc>
          <w:tcPr>
            <w:tcW w:w="1019" w:type="dxa"/>
          </w:tcPr>
          <w:p w14:paraId="2CE52BFD" w14:textId="72616A97" w:rsidR="00B14B69" w:rsidRPr="00DA2284" w:rsidRDefault="00B14B69" w:rsidP="005D25E3">
            <w:pPr>
              <w:pStyle w:val="TableText"/>
            </w:pPr>
            <w:r w:rsidRPr="00DA2284">
              <w:t>Integer</w:t>
            </w:r>
          </w:p>
        </w:tc>
        <w:tc>
          <w:tcPr>
            <w:tcW w:w="1101" w:type="dxa"/>
          </w:tcPr>
          <w:p w14:paraId="6ED55782" w14:textId="0CE1D373" w:rsidR="00B14B69" w:rsidRPr="00AA06A1" w:rsidRDefault="00B14B69" w:rsidP="005D25E3">
            <w:pPr>
              <w:pStyle w:val="TableText"/>
            </w:pPr>
            <w:r w:rsidRPr="00AA06A1">
              <w:t>num</w:t>
            </w:r>
          </w:p>
        </w:tc>
        <w:tc>
          <w:tcPr>
            <w:tcW w:w="1355" w:type="dxa"/>
          </w:tcPr>
          <w:p w14:paraId="098B04D3" w14:textId="2960AEF8" w:rsidR="00B14B69" w:rsidRPr="00DA2284" w:rsidRDefault="00B14B69" w:rsidP="005D25E3">
            <w:pPr>
              <w:pStyle w:val="TableText"/>
            </w:pPr>
            <w:r w:rsidRPr="00DA2284">
              <w:t>Yes</w:t>
            </w:r>
          </w:p>
        </w:tc>
        <w:tc>
          <w:tcPr>
            <w:tcW w:w="4019" w:type="dxa"/>
          </w:tcPr>
          <w:p w14:paraId="3544CA06" w14:textId="16FFE3C4" w:rsidR="00B14B69" w:rsidRPr="00DA2284" w:rsidRDefault="00B14B69" w:rsidP="005D25E3">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5D25E3">
            <w:pPr>
              <w:pStyle w:val="TableText"/>
            </w:pPr>
            <w:r w:rsidRPr="00DA2284">
              <w:t>Connection Name</w:t>
            </w:r>
          </w:p>
        </w:tc>
        <w:tc>
          <w:tcPr>
            <w:tcW w:w="1019" w:type="dxa"/>
          </w:tcPr>
          <w:p w14:paraId="20022CCA" w14:textId="0C4817F2" w:rsidR="00B14B69" w:rsidRPr="00DA2284" w:rsidRDefault="00B14B69" w:rsidP="005D25E3">
            <w:pPr>
              <w:pStyle w:val="TableText"/>
            </w:pPr>
            <w:r w:rsidRPr="00DA2284">
              <w:t>String</w:t>
            </w:r>
          </w:p>
        </w:tc>
        <w:tc>
          <w:tcPr>
            <w:tcW w:w="1101" w:type="dxa"/>
          </w:tcPr>
          <w:p w14:paraId="0E7D15D5" w14:textId="457B2B24" w:rsidR="00B14B69" w:rsidRPr="00AA06A1" w:rsidRDefault="00B14B69" w:rsidP="005D25E3">
            <w:pPr>
              <w:pStyle w:val="TableText"/>
            </w:pPr>
            <w:r w:rsidRPr="00AA06A1">
              <w:t>name</w:t>
            </w:r>
          </w:p>
        </w:tc>
        <w:tc>
          <w:tcPr>
            <w:tcW w:w="1355" w:type="dxa"/>
          </w:tcPr>
          <w:p w14:paraId="6FBB34B0" w14:textId="36D1998B" w:rsidR="00B14B69" w:rsidRPr="00DA2284" w:rsidRDefault="00B14B69" w:rsidP="005D25E3">
            <w:pPr>
              <w:pStyle w:val="TableText"/>
            </w:pPr>
            <w:r w:rsidRPr="00DA2284">
              <w:t>Yes</w:t>
            </w:r>
          </w:p>
        </w:tc>
        <w:tc>
          <w:tcPr>
            <w:tcW w:w="4019" w:type="dxa"/>
          </w:tcPr>
          <w:p w14:paraId="7BE1397F" w14:textId="66F1FD6D" w:rsidR="00B14B69" w:rsidRPr="00DA2284" w:rsidRDefault="00B14B69" w:rsidP="005D25E3">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5D25E3">
            <w:pPr>
              <w:pStyle w:val="TableText"/>
            </w:pPr>
            <w:r w:rsidRPr="00DA2284">
              <w:t>Channel Number</w:t>
            </w:r>
          </w:p>
        </w:tc>
        <w:tc>
          <w:tcPr>
            <w:tcW w:w="1019" w:type="dxa"/>
          </w:tcPr>
          <w:p w14:paraId="32707D46" w14:textId="5C8AB924" w:rsidR="00B14B69" w:rsidRPr="00DA2284" w:rsidRDefault="00B14B69" w:rsidP="005D25E3">
            <w:pPr>
              <w:pStyle w:val="TableText"/>
            </w:pPr>
            <w:r w:rsidRPr="00DA2284">
              <w:t>Integer</w:t>
            </w:r>
          </w:p>
        </w:tc>
        <w:tc>
          <w:tcPr>
            <w:tcW w:w="1101" w:type="dxa"/>
          </w:tcPr>
          <w:p w14:paraId="2082AFC9" w14:textId="4444E4D9" w:rsidR="00B14B69" w:rsidRPr="00AA06A1" w:rsidRDefault="00B14B69" w:rsidP="005D25E3">
            <w:pPr>
              <w:pStyle w:val="TableText"/>
            </w:pPr>
            <w:r w:rsidRPr="00AA06A1">
              <w:t>channel</w:t>
            </w:r>
          </w:p>
        </w:tc>
        <w:tc>
          <w:tcPr>
            <w:tcW w:w="1355" w:type="dxa"/>
          </w:tcPr>
          <w:p w14:paraId="509E8530" w14:textId="49A1BAEA" w:rsidR="00B14B69" w:rsidRPr="00DA2284" w:rsidRDefault="00B14B69" w:rsidP="005D25E3">
            <w:pPr>
              <w:pStyle w:val="TableText"/>
            </w:pPr>
            <w:r w:rsidRPr="00DA2284">
              <w:t>Yes</w:t>
            </w:r>
          </w:p>
        </w:tc>
        <w:tc>
          <w:tcPr>
            <w:tcW w:w="4019" w:type="dxa"/>
          </w:tcPr>
          <w:p w14:paraId="6C68741A" w14:textId="14762451" w:rsidR="00B14B69" w:rsidRPr="00DA2284" w:rsidRDefault="00B14B69" w:rsidP="005D25E3">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5D25E3">
            <w:pPr>
              <w:pStyle w:val="TableText"/>
            </w:pPr>
            <w:r w:rsidRPr="00DA2284">
              <w:t>Network Protocol</w:t>
            </w:r>
          </w:p>
        </w:tc>
        <w:tc>
          <w:tcPr>
            <w:tcW w:w="1019" w:type="dxa"/>
          </w:tcPr>
          <w:p w14:paraId="779F218A" w14:textId="36013D36" w:rsidR="00B14B69" w:rsidRPr="00DA2284" w:rsidRDefault="00B14B69" w:rsidP="005D25E3">
            <w:pPr>
              <w:pStyle w:val="TableText"/>
            </w:pPr>
            <w:r w:rsidRPr="00DA2284">
              <w:t>Integer</w:t>
            </w:r>
          </w:p>
        </w:tc>
        <w:tc>
          <w:tcPr>
            <w:tcW w:w="1101" w:type="dxa"/>
          </w:tcPr>
          <w:p w14:paraId="2ED69CE0" w14:textId="5EA1ED48" w:rsidR="00B14B69" w:rsidRPr="00AA06A1" w:rsidRDefault="00B14B69" w:rsidP="005D25E3">
            <w:pPr>
              <w:pStyle w:val="TableText"/>
            </w:pPr>
            <w:r w:rsidRPr="00AA06A1">
              <w:t>prot</w:t>
            </w:r>
          </w:p>
        </w:tc>
        <w:tc>
          <w:tcPr>
            <w:tcW w:w="1355" w:type="dxa"/>
          </w:tcPr>
          <w:p w14:paraId="7A4D0D05" w14:textId="23E5F3FB" w:rsidR="00B14B69" w:rsidRPr="00DA2284" w:rsidRDefault="00B14B69" w:rsidP="005D25E3">
            <w:pPr>
              <w:pStyle w:val="TableText"/>
            </w:pPr>
            <w:r w:rsidRPr="00DA2284">
              <w:t>Yes</w:t>
            </w:r>
          </w:p>
        </w:tc>
        <w:tc>
          <w:tcPr>
            <w:tcW w:w="4019" w:type="dxa"/>
          </w:tcPr>
          <w:p w14:paraId="07291B35" w14:textId="77777777" w:rsidR="004313A4" w:rsidRPr="003E2427" w:rsidRDefault="00B14B69" w:rsidP="005D25E3">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5D25E3">
            <w:pPr>
              <w:pStyle w:val="TableText"/>
            </w:pPr>
            <w:r w:rsidRPr="003E2427">
              <w:t>0 – IPv4 (TCP)</w:t>
            </w:r>
          </w:p>
          <w:p w14:paraId="78F97C3D" w14:textId="51CD3FC2" w:rsidR="00B14B69" w:rsidRPr="003E2427" w:rsidRDefault="004313A4" w:rsidP="005D25E3">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5D25E3">
            <w:pPr>
              <w:pStyle w:val="TableText"/>
            </w:pPr>
            <w:r w:rsidRPr="00DA2284">
              <w:lastRenderedPageBreak/>
              <w:t>Network Information</w:t>
            </w:r>
          </w:p>
        </w:tc>
        <w:tc>
          <w:tcPr>
            <w:tcW w:w="1019" w:type="dxa"/>
          </w:tcPr>
          <w:p w14:paraId="7F18AD11" w14:textId="0B193E1A" w:rsidR="00B14B69" w:rsidRPr="00DA2284" w:rsidRDefault="00B14B69" w:rsidP="005D25E3">
            <w:pPr>
              <w:pStyle w:val="TableText"/>
            </w:pPr>
            <w:r w:rsidRPr="00DA2284">
              <w:t>String</w:t>
            </w:r>
          </w:p>
        </w:tc>
        <w:tc>
          <w:tcPr>
            <w:tcW w:w="1101" w:type="dxa"/>
          </w:tcPr>
          <w:p w14:paraId="70B455F1" w14:textId="0544B40B" w:rsidR="00B14B69" w:rsidRPr="00AA06A1" w:rsidRDefault="00B14B69" w:rsidP="005D25E3">
            <w:pPr>
              <w:pStyle w:val="TableText"/>
            </w:pPr>
            <w:r w:rsidRPr="00AA06A1">
              <w:t>net</w:t>
            </w:r>
          </w:p>
        </w:tc>
        <w:tc>
          <w:tcPr>
            <w:tcW w:w="1355" w:type="dxa"/>
          </w:tcPr>
          <w:p w14:paraId="5151E6A0" w14:textId="39F30A86" w:rsidR="00B14B69" w:rsidRPr="00DA2284" w:rsidRDefault="00B14B69" w:rsidP="005D25E3">
            <w:pPr>
              <w:pStyle w:val="TableText"/>
            </w:pPr>
            <w:r w:rsidRPr="00DA2284">
              <w:t>Yes</w:t>
            </w:r>
          </w:p>
        </w:tc>
        <w:tc>
          <w:tcPr>
            <w:tcW w:w="4019" w:type="dxa"/>
          </w:tcPr>
          <w:p w14:paraId="4E096D81" w14:textId="133212C9" w:rsidR="00B14B69" w:rsidRPr="00DA2284" w:rsidRDefault="00B14B69" w:rsidP="005D25E3">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5D25E3">
            <w:pPr>
              <w:pStyle w:val="TableText"/>
            </w:pPr>
            <w:r w:rsidRPr="00DA2284">
              <w:t>Retries</w:t>
            </w:r>
          </w:p>
        </w:tc>
        <w:tc>
          <w:tcPr>
            <w:tcW w:w="1019" w:type="dxa"/>
          </w:tcPr>
          <w:p w14:paraId="4A396196" w14:textId="4B156D6D" w:rsidR="00B14B69" w:rsidRPr="00DA2284" w:rsidRDefault="00B14B69" w:rsidP="005D25E3">
            <w:pPr>
              <w:pStyle w:val="TableText"/>
            </w:pPr>
            <w:r w:rsidRPr="00DA2284">
              <w:t>Integer</w:t>
            </w:r>
          </w:p>
        </w:tc>
        <w:tc>
          <w:tcPr>
            <w:tcW w:w="1101" w:type="dxa"/>
          </w:tcPr>
          <w:p w14:paraId="16619322" w14:textId="1013CEE3" w:rsidR="00B14B69" w:rsidRPr="00AA06A1" w:rsidRDefault="00B14B69" w:rsidP="005D25E3">
            <w:pPr>
              <w:pStyle w:val="TableText"/>
            </w:pPr>
            <w:r w:rsidRPr="00AA06A1">
              <w:t>retries</w:t>
            </w:r>
          </w:p>
        </w:tc>
        <w:tc>
          <w:tcPr>
            <w:tcW w:w="1355" w:type="dxa"/>
          </w:tcPr>
          <w:p w14:paraId="38563873" w14:textId="62F482B3" w:rsidR="00B14B69" w:rsidRPr="00DA2284" w:rsidRDefault="00B14B69" w:rsidP="005D25E3">
            <w:pPr>
              <w:pStyle w:val="TableText"/>
            </w:pPr>
            <w:r w:rsidRPr="00DA2284">
              <w:t>No</w:t>
            </w:r>
          </w:p>
        </w:tc>
        <w:tc>
          <w:tcPr>
            <w:tcW w:w="4019" w:type="dxa"/>
          </w:tcPr>
          <w:p w14:paraId="5EC056FD" w14:textId="5946FB9F" w:rsidR="00B14B69" w:rsidRPr="00DA2284" w:rsidRDefault="00B14B69" w:rsidP="005D25E3">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5D25E3">
            <w:pPr>
              <w:pStyle w:val="TableText"/>
            </w:pPr>
            <w:r w:rsidRPr="00DA2284">
              <w:t>Backoff</w:t>
            </w:r>
          </w:p>
        </w:tc>
        <w:tc>
          <w:tcPr>
            <w:tcW w:w="1019" w:type="dxa"/>
          </w:tcPr>
          <w:p w14:paraId="61E3EDFF" w14:textId="2EC44AE5" w:rsidR="00B14B69" w:rsidRPr="00DA2284" w:rsidRDefault="00B14B69" w:rsidP="005D25E3">
            <w:pPr>
              <w:pStyle w:val="TableText"/>
            </w:pPr>
            <w:r w:rsidRPr="00DA2284">
              <w:t>Integer</w:t>
            </w:r>
          </w:p>
        </w:tc>
        <w:tc>
          <w:tcPr>
            <w:tcW w:w="1101" w:type="dxa"/>
          </w:tcPr>
          <w:p w14:paraId="002E32FF" w14:textId="3B79F61A" w:rsidR="00B14B69" w:rsidRPr="00AA06A1" w:rsidRDefault="00B14B69" w:rsidP="005D25E3">
            <w:pPr>
              <w:pStyle w:val="TableText"/>
            </w:pPr>
            <w:r w:rsidRPr="00AA06A1">
              <w:t>backoff</w:t>
            </w:r>
          </w:p>
        </w:tc>
        <w:tc>
          <w:tcPr>
            <w:tcW w:w="1355" w:type="dxa"/>
          </w:tcPr>
          <w:p w14:paraId="07670E92" w14:textId="50E32527" w:rsidR="00B14B69" w:rsidRPr="00DA2284" w:rsidRDefault="00B14B69" w:rsidP="005D25E3">
            <w:pPr>
              <w:pStyle w:val="TableText"/>
            </w:pPr>
            <w:r w:rsidRPr="00DA2284">
              <w:t>No</w:t>
            </w:r>
          </w:p>
        </w:tc>
        <w:tc>
          <w:tcPr>
            <w:tcW w:w="4019" w:type="dxa"/>
          </w:tcPr>
          <w:p w14:paraId="17A6B7C8" w14:textId="35151D9D" w:rsidR="00B14B69" w:rsidRPr="00DA2284" w:rsidRDefault="00B14B69" w:rsidP="005D25E3">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9" w:name="_Toc170288559"/>
      <w:r w:rsidRPr="005A587D">
        <w:lastRenderedPageBreak/>
        <w:t xml:space="preserve">Connection </w:t>
      </w:r>
      <w:r w:rsidR="006B0494" w:rsidRPr="005A587D">
        <w:t>scheduling</w:t>
      </w:r>
      <w:bookmarkEnd w:id="99"/>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8B29537" w:rsidR="005A587D" w:rsidRDefault="005A587D" w:rsidP="005A587D">
      <w:pPr>
        <w:pStyle w:val="BodyText"/>
      </w:pPr>
      <w:r>
        <w:t xml:space="preserve">The scheduled connection entry defines when these scheduled connections should occur. </w:t>
      </w:r>
      <w:ins w:id="100" w:author="Steve Beadle" w:date="2024-07-11T09:40:00Z">
        <w:r w:rsidR="00236EBD">
          <w:t>The capability section of the Field Device Profile specifies the n</w:t>
        </w:r>
      </w:ins>
      <w:ins w:id="101" w:author="Steve Beadle" w:date="2024-07-11T09:41:00Z">
        <w:r w:rsidR="00236EBD">
          <w:t xml:space="preserve">umber of available connection schedules. </w:t>
        </w:r>
      </w:ins>
      <w:r>
        <w:t>T</w:t>
      </w:r>
      <w:del w:id="102" w:author="Steve Beadle" w:date="2024-07-11T09:39:00Z">
        <w:r w:rsidDel="00236EBD">
          <w:delText>here is only ever one scheduled connection entry and t</w:delText>
        </w:r>
      </w:del>
      <w:r>
        <w:t xml:space="preserve">he fields </w:t>
      </w:r>
      <w:del w:id="103" w:author="Steve Beadle" w:date="2024-07-11T09:40:00Z">
        <w:r w:rsidDel="00236EBD">
          <w:delText xml:space="preserve">for that entry </w:delText>
        </w:r>
      </w:del>
      <w:r>
        <w:t>are as follows:</w:t>
      </w:r>
    </w:p>
    <w:p w14:paraId="1645E89C" w14:textId="48259144"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104" w:author="Steve Beadle" w:date="2024-07-11T10:17:00Z">
        <w:r w:rsidR="00324618" w:rsidRPr="00324618">
          <w:rPr>
            <w:rStyle w:val="Crossreference"/>
            <w:rPrChange w:id="105" w:author="Steve Beadle" w:date="2024-07-11T10:17:00Z">
              <w:rPr/>
            </w:rPrChange>
          </w:rPr>
          <w:t xml:space="preserve">Table </w:t>
        </w:r>
        <w:r w:rsidR="00324618" w:rsidRPr="00324618">
          <w:rPr>
            <w:rStyle w:val="Crossreference"/>
            <w:rPrChange w:id="106" w:author="Steve Beadle" w:date="2024-07-11T10:17:00Z">
              <w:rPr>
                <w:noProof/>
              </w:rPr>
            </w:rPrChange>
          </w:rPr>
          <w:t>4</w:t>
        </w:r>
      </w:ins>
      <w:del w:id="107" w:author="Steve Beadle" w:date="2024-07-11T10:17:00Z">
        <w:r w:rsidR="00994BE4" w:rsidRPr="007D5CB0" w:rsidDel="00324618">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4B6A7357" w:rsidR="005A587D" w:rsidRDefault="00732C0C" w:rsidP="009F3044">
      <w:pPr>
        <w:pStyle w:val="Caption"/>
      </w:pPr>
      <w:bookmarkStart w:id="108" w:name="_Ref160460276"/>
      <w:bookmarkStart w:id="109" w:name="_Toc160543310"/>
      <w:bookmarkStart w:id="110" w:name="_Toc170288643"/>
      <w:r>
        <w:t xml:space="preserve">Table </w:t>
      </w:r>
      <w:r w:rsidR="00000000">
        <w:fldChar w:fldCharType="begin"/>
      </w:r>
      <w:r w:rsidR="00000000">
        <w:instrText xml:space="preserve"> SEQ Table \* ARABIC </w:instrText>
      </w:r>
      <w:r w:rsidR="00000000">
        <w:fldChar w:fldCharType="separate"/>
      </w:r>
      <w:r w:rsidR="00324618">
        <w:rPr>
          <w:noProof/>
        </w:rPr>
        <w:t>4</w:t>
      </w:r>
      <w:r w:rsidR="00000000">
        <w:rPr>
          <w:noProof/>
        </w:rPr>
        <w:fldChar w:fldCharType="end"/>
      </w:r>
      <w:bookmarkEnd w:id="108"/>
      <w:r>
        <w:tab/>
      </w:r>
      <w:r w:rsidRPr="00732C0C">
        <w:t xml:space="preserve">Information used in defining </w:t>
      </w:r>
      <w:r w:rsidR="00F14026">
        <w:t>s</w:t>
      </w:r>
      <w:r w:rsidRPr="00732C0C">
        <w:t xml:space="preserve">cheduled </w:t>
      </w:r>
      <w:r w:rsidR="00F14026">
        <w:t>c</w:t>
      </w:r>
      <w:r w:rsidRPr="00732C0C">
        <w:t>onnections</w:t>
      </w:r>
      <w:bookmarkEnd w:id="109"/>
      <w:bookmarkEnd w:id="110"/>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5D25E3">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5D25E3">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5D25E3">
            <w:pPr>
              <w:pStyle w:val="TableText"/>
              <w:rPr>
                <w:rFonts w:eastAsia="DengXian"/>
              </w:rPr>
            </w:pPr>
            <w:r w:rsidRPr="00AA06A1">
              <w:rPr>
                <w:rFonts w:eastAsia="DengXian"/>
              </w:rPr>
              <w:t>num</w:t>
            </w:r>
          </w:p>
        </w:tc>
        <w:tc>
          <w:tcPr>
            <w:tcW w:w="0" w:type="auto"/>
          </w:tcPr>
          <w:p w14:paraId="4BD5DC64" w14:textId="77777777" w:rsidR="005A587D" w:rsidRPr="00AA06A1" w:rsidRDefault="005A587D" w:rsidP="005D25E3">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5D25E3">
            <w:pPr>
              <w:pStyle w:val="TableText"/>
              <w:rPr>
                <w:rFonts w:eastAsia="DengXian"/>
              </w:rPr>
            </w:pPr>
            <w:r w:rsidRPr="0095636A">
              <w:rPr>
                <w:rFonts w:eastAsia="DengXian"/>
              </w:rPr>
              <w:t>Storage Index</w:t>
            </w:r>
          </w:p>
        </w:tc>
      </w:tr>
      <w:tr w:rsidR="00391A92" w:rsidRPr="005A587D" w:rsidDel="00391A92" w14:paraId="7AEF8996" w14:textId="05B273D6" w:rsidTr="00265A9F">
        <w:trPr>
          <w:jc w:val="center"/>
          <w:del w:id="111" w:author="Steve Beadle" w:date="2024-07-11T09:28:00Z"/>
        </w:trPr>
        <w:tc>
          <w:tcPr>
            <w:tcW w:w="0" w:type="auto"/>
          </w:tcPr>
          <w:p w14:paraId="266D4B51" w14:textId="09C5521B" w:rsidR="005A587D" w:rsidRPr="00AA06A1" w:rsidDel="00391A92" w:rsidRDefault="005A587D" w:rsidP="005D25E3">
            <w:pPr>
              <w:pStyle w:val="TableText"/>
              <w:rPr>
                <w:del w:id="112" w:author="Steve Beadle" w:date="2024-07-11T09:28:00Z"/>
                <w:rFonts w:eastAsia="DengXian"/>
              </w:rPr>
            </w:pPr>
            <w:del w:id="113" w:author="Steve Beadle" w:date="2024-07-11T09:28:00Z">
              <w:r w:rsidRPr="00AA06A1" w:rsidDel="00391A92">
                <w:rPr>
                  <w:rFonts w:eastAsia="DengXian"/>
                </w:rPr>
                <w:delText>Connection Number</w:delText>
              </w:r>
            </w:del>
          </w:p>
        </w:tc>
        <w:tc>
          <w:tcPr>
            <w:tcW w:w="0" w:type="auto"/>
          </w:tcPr>
          <w:p w14:paraId="49EF39F1" w14:textId="73CDA963" w:rsidR="005A587D" w:rsidRPr="00AA06A1" w:rsidDel="00391A92" w:rsidRDefault="005A587D" w:rsidP="005D25E3">
            <w:pPr>
              <w:pStyle w:val="TableText"/>
              <w:rPr>
                <w:del w:id="114" w:author="Steve Beadle" w:date="2024-07-11T09:28:00Z"/>
                <w:rFonts w:eastAsia="DengXian"/>
              </w:rPr>
            </w:pPr>
            <w:del w:id="115" w:author="Steve Beadle" w:date="2024-07-11T09:28:00Z">
              <w:r w:rsidRPr="00AA06A1" w:rsidDel="00391A92">
                <w:rPr>
                  <w:rFonts w:eastAsia="DengXian"/>
                </w:rPr>
                <w:delText>Integer</w:delText>
              </w:r>
            </w:del>
          </w:p>
        </w:tc>
        <w:tc>
          <w:tcPr>
            <w:tcW w:w="0" w:type="auto"/>
          </w:tcPr>
          <w:p w14:paraId="798EB262" w14:textId="6E247E86" w:rsidR="005A587D" w:rsidRPr="00AA06A1" w:rsidDel="00391A92" w:rsidRDefault="005A587D" w:rsidP="005D25E3">
            <w:pPr>
              <w:pStyle w:val="TableText"/>
              <w:rPr>
                <w:del w:id="116" w:author="Steve Beadle" w:date="2024-07-11T09:28:00Z"/>
                <w:rFonts w:eastAsia="DengXian"/>
              </w:rPr>
            </w:pPr>
            <w:del w:id="117" w:author="Steve Beadle" w:date="2024-07-11T09:28:00Z">
              <w:r w:rsidRPr="00AA06A1" w:rsidDel="00391A92">
                <w:rPr>
                  <w:rFonts w:eastAsia="DengXian"/>
                </w:rPr>
                <w:delText>conn</w:delText>
              </w:r>
            </w:del>
          </w:p>
        </w:tc>
        <w:tc>
          <w:tcPr>
            <w:tcW w:w="0" w:type="auto"/>
          </w:tcPr>
          <w:p w14:paraId="725E3FA7" w14:textId="48A1F245" w:rsidR="005A587D" w:rsidRPr="00AA06A1" w:rsidDel="00391A92" w:rsidRDefault="005A587D" w:rsidP="005D25E3">
            <w:pPr>
              <w:pStyle w:val="TableText"/>
              <w:rPr>
                <w:del w:id="118" w:author="Steve Beadle" w:date="2024-07-11T09:28:00Z"/>
                <w:rFonts w:eastAsia="DengXian"/>
              </w:rPr>
            </w:pPr>
            <w:del w:id="119" w:author="Steve Beadle" w:date="2024-07-11T09:28:00Z">
              <w:r w:rsidRPr="00AA06A1" w:rsidDel="00391A92">
                <w:rPr>
                  <w:rFonts w:eastAsia="DengXian"/>
                </w:rPr>
                <w:delText>Yes</w:delText>
              </w:r>
            </w:del>
          </w:p>
        </w:tc>
        <w:tc>
          <w:tcPr>
            <w:tcW w:w="3238" w:type="dxa"/>
          </w:tcPr>
          <w:p w14:paraId="24BCD2CB" w14:textId="0A1C95FB" w:rsidR="005A587D" w:rsidRPr="00AA06A1" w:rsidDel="00391A92" w:rsidRDefault="005A587D" w:rsidP="005D25E3">
            <w:pPr>
              <w:pStyle w:val="TableText"/>
              <w:rPr>
                <w:del w:id="120" w:author="Steve Beadle" w:date="2024-07-11T09:28:00Z"/>
                <w:rFonts w:eastAsia="DengXian"/>
              </w:rPr>
            </w:pPr>
            <w:del w:id="121" w:author="Steve Beadle" w:date="2024-07-11T09:28:00Z">
              <w:r w:rsidRPr="00AA06A1" w:rsidDel="00391A92">
                <w:rPr>
                  <w:rFonts w:eastAsia="DengXian"/>
                </w:rPr>
                <w:delText>The connection to use</w:delText>
              </w:r>
            </w:del>
          </w:p>
        </w:tc>
      </w:tr>
      <w:tr w:rsidR="00391A92" w:rsidRPr="005A587D" w:rsidDel="00391A92" w14:paraId="09959047" w14:textId="7D14B7A4" w:rsidTr="00265A9F">
        <w:trPr>
          <w:jc w:val="center"/>
          <w:del w:id="122" w:author="Steve Beadle" w:date="2024-07-11T09:28:00Z"/>
        </w:trPr>
        <w:tc>
          <w:tcPr>
            <w:tcW w:w="0" w:type="auto"/>
          </w:tcPr>
          <w:p w14:paraId="527E4982" w14:textId="755DE5C4" w:rsidR="005A587D" w:rsidRPr="00AA06A1" w:rsidDel="00391A92" w:rsidRDefault="005A587D" w:rsidP="005D25E3">
            <w:pPr>
              <w:pStyle w:val="TableText"/>
              <w:rPr>
                <w:del w:id="123" w:author="Steve Beadle" w:date="2024-07-11T09:28:00Z"/>
                <w:rFonts w:eastAsia="DengXian"/>
              </w:rPr>
            </w:pPr>
            <w:del w:id="124" w:author="Steve Beadle" w:date="2024-07-11T09:28:00Z">
              <w:r w:rsidRPr="00AA06A1" w:rsidDel="00391A92">
                <w:rPr>
                  <w:rFonts w:eastAsia="DengXian"/>
                </w:rPr>
                <w:delText>Mode</w:delText>
              </w:r>
            </w:del>
          </w:p>
        </w:tc>
        <w:tc>
          <w:tcPr>
            <w:tcW w:w="0" w:type="auto"/>
          </w:tcPr>
          <w:p w14:paraId="51D6F08B" w14:textId="132EC7F4" w:rsidR="005A587D" w:rsidRPr="00AA06A1" w:rsidDel="00391A92" w:rsidRDefault="005A587D" w:rsidP="005D25E3">
            <w:pPr>
              <w:pStyle w:val="TableText"/>
              <w:rPr>
                <w:del w:id="125" w:author="Steve Beadle" w:date="2024-07-11T09:28:00Z"/>
                <w:rFonts w:eastAsia="DengXian"/>
              </w:rPr>
            </w:pPr>
            <w:del w:id="126" w:author="Steve Beadle" w:date="2024-07-11T09:28:00Z">
              <w:r w:rsidRPr="00AA06A1" w:rsidDel="00391A92">
                <w:rPr>
                  <w:rFonts w:eastAsia="DengXian"/>
                </w:rPr>
                <w:delText>Integer</w:delText>
              </w:r>
            </w:del>
          </w:p>
        </w:tc>
        <w:tc>
          <w:tcPr>
            <w:tcW w:w="0" w:type="auto"/>
          </w:tcPr>
          <w:p w14:paraId="3DD6E90D" w14:textId="5F43D198" w:rsidR="005A587D" w:rsidRPr="00AA06A1" w:rsidDel="00391A92" w:rsidRDefault="005A587D" w:rsidP="005D25E3">
            <w:pPr>
              <w:pStyle w:val="TableText"/>
              <w:rPr>
                <w:del w:id="127" w:author="Steve Beadle" w:date="2024-07-11T09:28:00Z"/>
                <w:rFonts w:eastAsia="DengXian"/>
              </w:rPr>
            </w:pPr>
            <w:del w:id="128" w:author="Steve Beadle" w:date="2024-07-11T09:28:00Z">
              <w:r w:rsidRPr="00AA06A1" w:rsidDel="00391A92">
                <w:rPr>
                  <w:rFonts w:eastAsia="DengXian"/>
                </w:rPr>
                <w:delText>mode</w:delText>
              </w:r>
            </w:del>
          </w:p>
        </w:tc>
        <w:tc>
          <w:tcPr>
            <w:tcW w:w="0" w:type="auto"/>
          </w:tcPr>
          <w:p w14:paraId="78B7686B" w14:textId="0DC60360" w:rsidR="005A587D" w:rsidRPr="00AA06A1" w:rsidDel="00391A92" w:rsidRDefault="005A587D" w:rsidP="005D25E3">
            <w:pPr>
              <w:pStyle w:val="TableText"/>
              <w:rPr>
                <w:del w:id="129" w:author="Steve Beadle" w:date="2024-07-11T09:28:00Z"/>
                <w:rFonts w:eastAsia="DengXian"/>
              </w:rPr>
            </w:pPr>
            <w:del w:id="130" w:author="Steve Beadle" w:date="2024-07-11T09:28:00Z">
              <w:r w:rsidRPr="00AA06A1" w:rsidDel="00391A92">
                <w:rPr>
                  <w:rFonts w:eastAsia="DengXian"/>
                </w:rPr>
                <w:delText>Yes</w:delText>
              </w:r>
            </w:del>
          </w:p>
        </w:tc>
        <w:tc>
          <w:tcPr>
            <w:tcW w:w="3238" w:type="dxa"/>
          </w:tcPr>
          <w:p w14:paraId="2F2DC2C3" w14:textId="3629CFC6" w:rsidR="005A587D" w:rsidRPr="00AA06A1" w:rsidDel="00391A92" w:rsidRDefault="005A587D" w:rsidP="005D25E3">
            <w:pPr>
              <w:pStyle w:val="TableText"/>
              <w:rPr>
                <w:del w:id="131" w:author="Steve Beadle" w:date="2024-07-11T09:28:00Z"/>
                <w:rFonts w:eastAsia="DengXian"/>
              </w:rPr>
            </w:pPr>
            <w:del w:id="132" w:author="Steve Beadle" w:date="2024-07-11T09:28:00Z">
              <w:r w:rsidRPr="00AA06A1" w:rsidDel="00391A92">
                <w:rPr>
                  <w:rFonts w:eastAsia="DengXian"/>
                </w:rPr>
                <w:delText>The connection mode, 0=On Demand (default), 1=Permanent.</w:delText>
              </w:r>
            </w:del>
          </w:p>
        </w:tc>
      </w:tr>
      <w:tr w:rsidR="00732C0C" w:rsidRPr="005A587D" w14:paraId="70052CA6" w14:textId="77777777" w:rsidTr="00265A9F">
        <w:trPr>
          <w:jc w:val="center"/>
        </w:trPr>
        <w:tc>
          <w:tcPr>
            <w:tcW w:w="0" w:type="auto"/>
          </w:tcPr>
          <w:p w14:paraId="49CCBAAD" w14:textId="77777777" w:rsidR="005A587D" w:rsidRPr="00AA06A1" w:rsidRDefault="005A587D" w:rsidP="005D25E3">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5D25E3">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5D25E3">
            <w:pPr>
              <w:pStyle w:val="TableText"/>
              <w:rPr>
                <w:rFonts w:eastAsia="DengXian"/>
              </w:rPr>
            </w:pPr>
            <w:r w:rsidRPr="00AA06A1">
              <w:rPr>
                <w:rFonts w:eastAsia="DengXian"/>
              </w:rPr>
              <w:t>No</w:t>
            </w:r>
          </w:p>
        </w:tc>
        <w:tc>
          <w:tcPr>
            <w:tcW w:w="3238" w:type="dxa"/>
          </w:tcPr>
          <w:p w14:paraId="6F8F8599" w14:textId="4CF1EBB1" w:rsidR="005A587D" w:rsidRPr="00AA06A1" w:rsidRDefault="005A587D" w:rsidP="005D25E3">
            <w:pPr>
              <w:pStyle w:val="TableText"/>
              <w:rPr>
                <w:rFonts w:eastAsia="DengXian"/>
              </w:rPr>
            </w:pPr>
            <w:r w:rsidRPr="00AA06A1">
              <w:rPr>
                <w:rFonts w:eastAsia="DengXian"/>
              </w:rPr>
              <w:t xml:space="preserve">The start time for the scheduled connection, as an offset in milliseconds from the start of the </w:t>
            </w:r>
            <w:del w:id="133" w:author="Steve Beadle" w:date="2024-07-11T09:57:00Z">
              <w:r w:rsidRPr="00AA06A1" w:rsidDel="005D25E3">
                <w:rPr>
                  <w:rFonts w:eastAsia="DengXian"/>
                </w:rPr>
                <w:delText>week (or month if start</w:delText>
              </w:r>
            </w:del>
            <w:ins w:id="134" w:author="Steve Beadle" w:date="2024-07-11T09:57:00Z">
              <w:r w:rsidR="005D25E3">
                <w:rPr>
                  <w:rFonts w:eastAsia="DengXian"/>
                </w:rPr>
                <w:t xml:space="preserve">specified </w:t>
              </w:r>
            </w:ins>
            <w:del w:id="135" w:author="Steve Beadle" w:date="2024-07-11T09:57:00Z">
              <w:r w:rsidRPr="00AA06A1" w:rsidDel="005D25E3">
                <w:rPr>
                  <w:rFonts w:eastAsia="DengXian"/>
                </w:rPr>
                <w:delText>B</w:delText>
              </w:r>
            </w:del>
            <w:ins w:id="136" w:author="Steve Beadle" w:date="2024-07-11T09:58:00Z">
              <w:r w:rsidR="005D25E3">
                <w:rPr>
                  <w:rFonts w:eastAsia="DengXian"/>
                </w:rPr>
                <w:t>b</w:t>
              </w:r>
            </w:ins>
            <w:r w:rsidRPr="00AA06A1">
              <w:rPr>
                <w:rFonts w:eastAsia="DengXian"/>
              </w:rPr>
              <w:t>oundary</w:t>
            </w:r>
            <w:del w:id="137" w:author="Steve Beadle" w:date="2024-07-11T09:58:00Z">
              <w:r w:rsidRPr="00AA06A1" w:rsidDel="005D25E3">
                <w:rPr>
                  <w:rFonts w:eastAsia="DengXian"/>
                </w:rPr>
                <w:delText xml:space="preserve"> is 1</w:delText>
              </w:r>
            </w:del>
            <w:r w:rsidRPr="00AA06A1">
              <w:rPr>
                <w:rFonts w:eastAsia="DengXian"/>
              </w:rPr>
              <w:t>).</w:t>
            </w:r>
          </w:p>
        </w:tc>
      </w:tr>
      <w:tr w:rsidR="00732C0C" w:rsidRPr="005A587D" w14:paraId="1F2FEEEC" w14:textId="77777777" w:rsidTr="00265A9F">
        <w:trPr>
          <w:jc w:val="center"/>
        </w:trPr>
        <w:tc>
          <w:tcPr>
            <w:tcW w:w="0" w:type="auto"/>
          </w:tcPr>
          <w:p w14:paraId="118ED611" w14:textId="77777777" w:rsidR="005A587D" w:rsidRPr="00AA06A1" w:rsidRDefault="005A587D" w:rsidP="005D25E3">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5D25E3">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5D25E3">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5D25E3">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ins w:id="138" w:author="Steve Beadle" w:date="2024-07-11T09:54:00Z"/>
        </w:trPr>
        <w:tc>
          <w:tcPr>
            <w:tcW w:w="0" w:type="auto"/>
          </w:tcPr>
          <w:p w14:paraId="4B6466FF" w14:textId="3E1F8F03" w:rsidR="005D25E3" w:rsidRPr="00AA06A1" w:rsidRDefault="005D25E3" w:rsidP="005D25E3">
            <w:pPr>
              <w:pStyle w:val="TableText"/>
              <w:rPr>
                <w:ins w:id="139" w:author="Steve Beadle" w:date="2024-07-11T09:54:00Z"/>
                <w:rFonts w:eastAsia="DengXian"/>
              </w:rPr>
            </w:pPr>
            <w:ins w:id="140" w:author="Steve Beadle" w:date="2024-07-11T09:54:00Z">
              <w:r>
                <w:rPr>
                  <w:rFonts w:eastAsia="DengXian"/>
                </w:rPr>
                <w:t>Repeat C</w:t>
              </w:r>
            </w:ins>
            <w:ins w:id="141" w:author="Steve Beadle" w:date="2024-07-11T09:55:00Z">
              <w:r>
                <w:rPr>
                  <w:rFonts w:eastAsia="DengXian"/>
                </w:rPr>
                <w:t>ount</w:t>
              </w:r>
            </w:ins>
          </w:p>
        </w:tc>
        <w:tc>
          <w:tcPr>
            <w:tcW w:w="0" w:type="auto"/>
          </w:tcPr>
          <w:p w14:paraId="65D01A94" w14:textId="290E6F30" w:rsidR="005D25E3" w:rsidRPr="00AA06A1" w:rsidRDefault="005D25E3" w:rsidP="005D25E3">
            <w:pPr>
              <w:pStyle w:val="TableText"/>
              <w:rPr>
                <w:ins w:id="142" w:author="Steve Beadle" w:date="2024-07-11T09:54:00Z"/>
                <w:rFonts w:eastAsia="DengXian"/>
              </w:rPr>
            </w:pPr>
            <w:ins w:id="143" w:author="Steve Beadle" w:date="2024-07-11T09:55:00Z">
              <w:r>
                <w:rPr>
                  <w:rFonts w:eastAsia="DengXian"/>
                </w:rPr>
                <w:t>Integer</w:t>
              </w:r>
            </w:ins>
          </w:p>
        </w:tc>
        <w:tc>
          <w:tcPr>
            <w:tcW w:w="0" w:type="auto"/>
          </w:tcPr>
          <w:p w14:paraId="7B9886B7" w14:textId="6E1675BE" w:rsidR="005D25E3" w:rsidRPr="00AA06A1" w:rsidRDefault="005D25E3" w:rsidP="005D25E3">
            <w:pPr>
              <w:pStyle w:val="TableText"/>
              <w:rPr>
                <w:ins w:id="144" w:author="Steve Beadle" w:date="2024-07-11T09:54:00Z"/>
                <w:rFonts w:eastAsia="DengXian"/>
              </w:rPr>
            </w:pPr>
            <w:ins w:id="145" w:author="Steve Beadle" w:date="2024-07-11T09:55:00Z">
              <w:r>
                <w:rPr>
                  <w:rFonts w:eastAsia="DengXian"/>
                </w:rPr>
                <w:t>count</w:t>
              </w:r>
            </w:ins>
          </w:p>
        </w:tc>
        <w:tc>
          <w:tcPr>
            <w:tcW w:w="0" w:type="auto"/>
          </w:tcPr>
          <w:p w14:paraId="25750A5A" w14:textId="1C25BAA3" w:rsidR="005D25E3" w:rsidRPr="00AA06A1" w:rsidRDefault="005D25E3" w:rsidP="005D25E3">
            <w:pPr>
              <w:pStyle w:val="TableText"/>
              <w:rPr>
                <w:ins w:id="146" w:author="Steve Beadle" w:date="2024-07-11T09:54:00Z"/>
                <w:rFonts w:eastAsia="DengXian"/>
              </w:rPr>
            </w:pPr>
            <w:ins w:id="147" w:author="Steve Beadle" w:date="2024-07-11T09:55:00Z">
              <w:r>
                <w:rPr>
                  <w:rFonts w:eastAsia="DengXian"/>
                </w:rPr>
                <w:t>No</w:t>
              </w:r>
            </w:ins>
          </w:p>
        </w:tc>
        <w:tc>
          <w:tcPr>
            <w:tcW w:w="3238" w:type="dxa"/>
          </w:tcPr>
          <w:p w14:paraId="161AD984" w14:textId="133439B2" w:rsidR="005D25E3" w:rsidRPr="00AA06A1" w:rsidRDefault="005D25E3" w:rsidP="005D25E3">
            <w:pPr>
              <w:pStyle w:val="TableText"/>
              <w:rPr>
                <w:ins w:id="148" w:author="Steve Beadle" w:date="2024-07-11T09:54:00Z"/>
                <w:rFonts w:eastAsia="DengXian"/>
              </w:rPr>
            </w:pPr>
            <w:ins w:id="149" w:author="Steve Beadle" w:date="2024-07-11T09:56:00Z">
              <w:r w:rsidRPr="005D25E3">
                <w:rPr>
                  <w:rFonts w:eastAsia="DengXian"/>
                </w:rPr>
                <w:t>The number of repeats during the startBoundary interval</w:t>
              </w:r>
            </w:ins>
          </w:p>
        </w:tc>
      </w:tr>
      <w:tr w:rsidR="00732C0C" w:rsidRPr="005A587D" w14:paraId="3F084052" w14:textId="77777777" w:rsidTr="00265A9F">
        <w:trPr>
          <w:jc w:val="center"/>
        </w:trPr>
        <w:tc>
          <w:tcPr>
            <w:tcW w:w="0" w:type="auto"/>
          </w:tcPr>
          <w:p w14:paraId="0CEDA64F" w14:textId="77777777" w:rsidR="005A587D" w:rsidRPr="00AA06A1" w:rsidRDefault="005A587D" w:rsidP="005D25E3">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5D25E3">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5D25E3">
            <w:pPr>
              <w:pStyle w:val="TableText"/>
              <w:rPr>
                <w:rFonts w:eastAsia="DengXian"/>
              </w:rPr>
            </w:pPr>
            <w:r w:rsidRPr="00AA06A1">
              <w:rPr>
                <w:rFonts w:eastAsia="DengXian"/>
              </w:rPr>
              <w:t>No</w:t>
            </w:r>
          </w:p>
        </w:tc>
        <w:tc>
          <w:tcPr>
            <w:tcW w:w="3238" w:type="dxa"/>
          </w:tcPr>
          <w:p w14:paraId="10238DEC" w14:textId="733F2444" w:rsidR="005A587D" w:rsidRPr="00AA06A1" w:rsidRDefault="005A587D" w:rsidP="005D25E3">
            <w:pPr>
              <w:pStyle w:val="TableText"/>
              <w:rPr>
                <w:rFonts w:eastAsia="DengXian"/>
              </w:rPr>
            </w:pPr>
            <w:del w:id="150" w:author="Steve Beadle" w:date="2024-07-11T09:38:00Z">
              <w:r w:rsidRPr="00AA06A1" w:rsidDel="00236EBD">
                <w:rPr>
                  <w:rFonts w:eastAsia="DengXian"/>
                </w:rPr>
                <w:delText xml:space="preserve">If 0 (default) the start boundary is a </w:delText>
              </w:r>
            </w:del>
            <w:del w:id="151" w:author="Steve Beadle" w:date="2024-07-11T09:29:00Z">
              <w:r w:rsidRPr="00AA06A1" w:rsidDel="00391A92">
                <w:rPr>
                  <w:rFonts w:eastAsia="DengXian"/>
                </w:rPr>
                <w:delText>week</w:delText>
              </w:r>
            </w:del>
            <w:del w:id="152" w:author="Steve Beadle" w:date="2024-07-11T09:38:00Z">
              <w:r w:rsidRPr="00AA06A1" w:rsidDel="00236EBD">
                <w:rPr>
                  <w:rFonts w:eastAsia="DengXian"/>
                </w:rPr>
                <w:delText xml:space="preserve">. If 1 the start boundary is a </w:delText>
              </w:r>
            </w:del>
            <w:del w:id="153" w:author="Steve Beadle" w:date="2024-07-11T09:29:00Z">
              <w:r w:rsidRPr="00AA06A1" w:rsidDel="00391A92">
                <w:rPr>
                  <w:rFonts w:eastAsia="DengXian"/>
                </w:rPr>
                <w:delText>month</w:delText>
              </w:r>
            </w:del>
            <w:del w:id="154" w:author="Steve Beadle" w:date="2024-07-11T09:38:00Z">
              <w:r w:rsidRPr="00AA06A1" w:rsidDel="00236EBD">
                <w:rPr>
                  <w:rFonts w:eastAsia="DengXian"/>
                </w:rPr>
                <w:delText>.</w:delText>
              </w:r>
            </w:del>
            <w:ins w:id="155" w:author="Steve Beadle" w:date="2024-07-11T09:38:00Z">
              <w:r w:rsidR="00236EBD">
                <w:rPr>
                  <w:rFonts w:eastAsia="DengXian"/>
                </w:rPr>
                <w:t>0 = Day</w:t>
              </w:r>
            </w:ins>
            <w:ins w:id="156" w:author="Steve Beadle" w:date="2024-07-11T09:55:00Z">
              <w:r w:rsidR="005D25E3">
                <w:rPr>
                  <w:rFonts w:eastAsia="DengXian"/>
                </w:rPr>
                <w:t xml:space="preserve"> (default)</w:t>
              </w:r>
            </w:ins>
            <w:ins w:id="157" w:author="Steve Beadle" w:date="2024-07-11T09:38:00Z">
              <w:r w:rsidR="00236EBD">
                <w:rPr>
                  <w:rFonts w:eastAsia="DengXian"/>
                </w:rPr>
                <w:t>, 1 = Week, 2 = Month</w:t>
              </w:r>
            </w:ins>
            <w:ins w:id="158" w:author="Steve Beadle" w:date="2024-07-11T09:39:00Z">
              <w:r w:rsidR="00236EBD">
                <w:rPr>
                  <w:rFonts w:eastAsia="DengXian"/>
                </w:rPr>
                <w:t>.</w:t>
              </w:r>
            </w:ins>
          </w:p>
        </w:tc>
      </w:tr>
    </w:tbl>
    <w:p w14:paraId="1F651518" w14:textId="77777777" w:rsidR="005A587D" w:rsidRDefault="005A587D" w:rsidP="005A587D">
      <w:pPr>
        <w:pStyle w:val="BodyText"/>
      </w:pPr>
    </w:p>
    <w:p w14:paraId="6DE48B0D" w14:textId="6174BF06" w:rsidR="00732C0C" w:rsidRPr="00732C0C" w:rsidDel="00236EBD" w:rsidRDefault="00732C0C" w:rsidP="00732C0C">
      <w:pPr>
        <w:pStyle w:val="BodyText"/>
        <w:rPr>
          <w:del w:id="159" w:author="Steve Beadle" w:date="2024-07-11T09:37:00Z"/>
          <w:b/>
          <w:bCs/>
        </w:rPr>
      </w:pPr>
      <w:del w:id="160" w:author="Steve Beadle" w:date="2024-07-11T09:37:00Z">
        <w:r w:rsidRPr="00732C0C" w:rsidDel="00236EBD">
          <w:rPr>
            <w:b/>
            <w:bCs/>
          </w:rPr>
          <w:delText>Mode</w:delText>
        </w:r>
      </w:del>
    </w:p>
    <w:p w14:paraId="73B752FA" w14:textId="69F814A2" w:rsidR="00732C0C" w:rsidDel="00236EBD" w:rsidRDefault="00732C0C" w:rsidP="00732C0C">
      <w:pPr>
        <w:pStyle w:val="BodyText"/>
        <w:rPr>
          <w:del w:id="161" w:author="Steve Beadle" w:date="2024-07-11T09:37:00Z"/>
        </w:rPr>
      </w:pPr>
      <w:del w:id="162" w:author="Steve Beadle" w:date="2024-07-11T09:37:00Z">
        <w:r w:rsidDel="00236EBD">
          <w:delText>When 0, On Demand, the FD connect</w:delText>
        </w:r>
        <w:r w:rsidR="002E20FB" w:rsidDel="00236EBD">
          <w:delText>s</w:delText>
        </w:r>
        <w:r w:rsidDel="00236EBD">
          <w:delText xml:space="preserve"> to the </w:delText>
        </w:r>
        <w:r w:rsidR="00FB1382" w:rsidDel="00236EBD">
          <w:delText>Broker</w:delText>
        </w:r>
        <w:r w:rsidDel="00236EBD">
          <w:delText xml:space="preserve"> on </w:delText>
        </w:r>
        <w:r w:rsidR="00F6073B" w:rsidDel="00236EBD">
          <w:delText>a</w:delText>
        </w:r>
        <w:r w:rsidDel="00236EBD">
          <w:delText xml:space="preserve"> schedule of start time and repeat interval, with additional connections for when events call for connections. </w:delText>
        </w:r>
      </w:del>
    </w:p>
    <w:p w14:paraId="5AF73854" w14:textId="3ABF7D32" w:rsidR="00732C0C" w:rsidDel="00236EBD" w:rsidRDefault="00732C0C" w:rsidP="00732C0C">
      <w:pPr>
        <w:pStyle w:val="BodyText"/>
        <w:rPr>
          <w:del w:id="163" w:author="Steve Beadle" w:date="2024-07-11T09:37:00Z"/>
        </w:rPr>
      </w:pPr>
      <w:del w:id="164" w:author="Steve Beadle" w:date="2024-07-11T09:37:00Z">
        <w:r w:rsidDel="00236EBD">
          <w:delText>When 1, Permanent, the FD connect</w:delText>
        </w:r>
        <w:r w:rsidR="002E20FB" w:rsidDel="00236EBD">
          <w:delText>s</w:delText>
        </w:r>
        <w:r w:rsidDel="00236EBD">
          <w:delText xml:space="preserve"> continuously to the </w:delText>
        </w:r>
        <w:r w:rsidR="00FB1382" w:rsidDel="00236EBD">
          <w:delText>Broker</w:delText>
        </w:r>
        <w:r w:rsidDel="00236EBD">
          <w:delText xml:space="preserve"> and update it with data as and when it has data</w:delText>
        </w:r>
        <w:r w:rsidR="00F6073B" w:rsidDel="00236EBD">
          <w:delText>.</w:delText>
        </w:r>
        <w:r w:rsidDel="00236EBD">
          <w:delText xml:space="preserve"> </w:delText>
        </w:r>
        <w:r w:rsidR="00F6073B" w:rsidDel="00236EBD">
          <w:delText>T</w:delText>
        </w:r>
        <w:r w:rsidDel="00236EBD">
          <w:delText>he start time and repeat interval are unnecessary.</w:delText>
        </w:r>
      </w:del>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798F153E"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324618">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65" w:author="Steve Beadle" w:date="2024-07-11T10:17:00Z">
        <w:r w:rsidR="00324618" w:rsidRPr="00324618">
          <w:rPr>
            <w:rStyle w:val="Crossreference"/>
            <w:rPrChange w:id="166" w:author="Steve Beadle" w:date="2024-07-11T10:17:00Z">
              <w:rPr/>
            </w:rPrChange>
          </w:rPr>
          <w:t>Time formats</w:t>
        </w:r>
      </w:ins>
      <w:del w:id="167" w:author="Steve Beadle" w:date="2024-07-11T10:17:00Z">
        <w:r w:rsidR="00994BE4" w:rsidRPr="007D5CB0" w:rsidDel="00324618">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rPr>
          <w:ins w:id="168" w:author="Steve Beadle" w:date="2024-07-11T09:55:00Z"/>
        </w:rPr>
      </w:pPr>
      <w:r>
        <w:lastRenderedPageBreak/>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D25E3" w:rsidRDefault="005D25E3" w:rsidP="00732C0C">
      <w:pPr>
        <w:pStyle w:val="BodyText"/>
        <w:rPr>
          <w:ins w:id="169" w:author="Steve Beadle" w:date="2024-07-11T09:55:00Z"/>
          <w:b/>
          <w:bCs/>
          <w:rPrChange w:id="170" w:author="Steve Beadle" w:date="2024-07-11T09:56:00Z">
            <w:rPr>
              <w:ins w:id="171" w:author="Steve Beadle" w:date="2024-07-11T09:55:00Z"/>
            </w:rPr>
          </w:rPrChange>
        </w:rPr>
      </w:pPr>
      <w:ins w:id="172" w:author="Steve Beadle" w:date="2024-07-11T09:55:00Z">
        <w:r w:rsidRPr="005D25E3">
          <w:rPr>
            <w:b/>
            <w:bCs/>
            <w:rPrChange w:id="173" w:author="Steve Beadle" w:date="2024-07-11T09:56:00Z">
              <w:rPr/>
            </w:rPrChange>
          </w:rPr>
          <w:t>Repeat Count</w:t>
        </w:r>
      </w:ins>
    </w:p>
    <w:p w14:paraId="6B86CED0" w14:textId="5C1AD593" w:rsidR="005D25E3" w:rsidRDefault="005D25E3" w:rsidP="00732C0C">
      <w:pPr>
        <w:pStyle w:val="BodyText"/>
      </w:pPr>
      <w:ins w:id="174" w:author="Steve Beadle" w:date="2024-07-11T09:57:00Z">
        <w:r w:rsidRPr="005D25E3">
          <w:t>The number of repeats during the startBoundary interval</w:t>
        </w:r>
        <w:r>
          <w:t>.</w:t>
        </w:r>
      </w:ins>
    </w:p>
    <w:p w14:paraId="1864F5A8" w14:textId="77777777" w:rsidR="00732C0C" w:rsidRPr="00732C0C" w:rsidRDefault="00732C0C" w:rsidP="00732C0C">
      <w:pPr>
        <w:pStyle w:val="BodyText"/>
        <w:rPr>
          <w:b/>
          <w:bCs/>
        </w:rPr>
      </w:pPr>
      <w:r w:rsidRPr="00732C0C">
        <w:rPr>
          <w:b/>
          <w:bCs/>
        </w:rPr>
        <w:t>Start Boundary</w:t>
      </w:r>
    </w:p>
    <w:p w14:paraId="3F172C9C" w14:textId="0C854B26" w:rsidR="00732C0C" w:rsidRDefault="00732C0C" w:rsidP="00732C0C">
      <w:pPr>
        <w:pStyle w:val="BodyText"/>
      </w:pPr>
      <w:del w:id="175" w:author="Steve Beadle" w:date="2024-07-11T09:39:00Z">
        <w:r w:rsidDel="00236EBD">
          <w:delText>By default, the start time is relative to a week boundary, but by specifying 1</w:delText>
        </w:r>
        <w:r w:rsidR="00F6073B" w:rsidDel="00236EBD">
          <w:delText>,</w:delText>
        </w:r>
        <w:r w:rsidDel="00236EBD">
          <w:delText xml:space="preserve"> a start boundary of the beginning of a month is used</w:delText>
        </w:r>
      </w:del>
      <w:ins w:id="176" w:author="Steve Beadle" w:date="2024-07-11T09:39:00Z">
        <w:r w:rsidR="00236EBD" w:rsidRPr="00236EBD">
          <w:rPr>
            <w:rFonts w:eastAsia="DengXian"/>
          </w:rPr>
          <w:t xml:space="preserve"> </w:t>
        </w:r>
        <w:r w:rsidR="00236EBD" w:rsidRPr="00AA06A1">
          <w:rPr>
            <w:rFonts w:eastAsia="DengXian"/>
          </w:rPr>
          <w:t xml:space="preserve">If 0 (default) the start boundary is a </w:t>
        </w:r>
        <w:r w:rsidR="00236EBD">
          <w:rPr>
            <w:rFonts w:eastAsia="DengXian"/>
          </w:rPr>
          <w:t>day (from midnight UTC)</w:t>
        </w:r>
        <w:r w:rsidR="00236EBD" w:rsidRPr="00AA06A1">
          <w:rPr>
            <w:rFonts w:eastAsia="DengXian"/>
          </w:rPr>
          <w:t xml:space="preserve">. If 1 the start boundary is a </w:t>
        </w:r>
        <w:r w:rsidR="00236EBD">
          <w:rPr>
            <w:rFonts w:eastAsia="DengXian"/>
          </w:rPr>
          <w:t>week (from midnight UTC Monday), if 2 the start boundary is a calendar month (from midnight UTC 1</w:t>
        </w:r>
        <w:r w:rsidR="00236EBD" w:rsidRPr="00BA2E5C">
          <w:rPr>
            <w:rFonts w:eastAsia="DengXian"/>
            <w:vertAlign w:val="superscript"/>
          </w:rPr>
          <w:t>st</w:t>
        </w:r>
        <w:r w:rsidR="00236EBD">
          <w:rPr>
            <w:rFonts w:eastAsia="DengXian"/>
          </w:rPr>
          <w:t xml:space="preserve"> day)</w:t>
        </w:r>
        <w:r w:rsidR="00236EBD" w:rsidRPr="00AA06A1">
          <w:rPr>
            <w:rFonts w:eastAsia="DengXian"/>
          </w:rPr>
          <w:t>.</w:t>
        </w:r>
      </w:ins>
      <w:del w:id="177" w:author="Steve Beadle" w:date="2024-07-11T09:39:00Z">
        <w:r w:rsidDel="00236EBD">
          <w:delText>.</w:delText>
        </w:r>
      </w:del>
    </w:p>
    <w:p w14:paraId="5B5768C5" w14:textId="77777777" w:rsidR="0007620E" w:rsidRDefault="0007620E" w:rsidP="001725CA">
      <w:pPr>
        <w:pStyle w:val="Heading3"/>
      </w:pPr>
      <w:bookmarkStart w:id="178" w:name="_Ref160538894"/>
      <w:bookmarkStart w:id="179" w:name="_Ref160538900"/>
      <w:bookmarkStart w:id="180" w:name="_Toc170288560"/>
      <w:r>
        <w:t>Time formats</w:t>
      </w:r>
      <w:bookmarkEnd w:id="178"/>
      <w:bookmarkEnd w:id="179"/>
      <w:bookmarkEnd w:id="180"/>
    </w:p>
    <w:p w14:paraId="435B32B8" w14:textId="2A24292E"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81" w:author="Steve Beadle" w:date="2024-07-11T10:17:00Z">
        <w:r w:rsidR="00324618" w:rsidRPr="00324618">
          <w:rPr>
            <w:rStyle w:val="Crossreference"/>
            <w:rPrChange w:id="182" w:author="Steve Beadle" w:date="2024-07-11T10:17:00Z">
              <w:rPr/>
            </w:rPrChange>
          </w:rPr>
          <w:t xml:space="preserve">Table </w:t>
        </w:r>
        <w:r w:rsidR="00324618" w:rsidRPr="00324618">
          <w:rPr>
            <w:rStyle w:val="Crossreference"/>
            <w:rPrChange w:id="183" w:author="Steve Beadle" w:date="2024-07-11T10:17:00Z">
              <w:rPr>
                <w:noProof/>
              </w:rPr>
            </w:rPrChange>
          </w:rPr>
          <w:t>5</w:t>
        </w:r>
      </w:ins>
      <w:del w:id="184" w:author="Steve Beadle" w:date="2024-07-11T10:17:00Z">
        <w:r w:rsidR="00994BE4" w:rsidRPr="007D5CB0" w:rsidDel="00324618">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69100354" w:rsidR="0007620E" w:rsidRPr="00AE3465" w:rsidRDefault="0007620E" w:rsidP="000B4273">
      <w:pPr>
        <w:pStyle w:val="Caption"/>
        <w:keepNext/>
      </w:pPr>
      <w:bookmarkStart w:id="185" w:name="_Ref160532049"/>
      <w:bookmarkStart w:id="186" w:name="_Toc170288644"/>
      <w:r>
        <w:t xml:space="preserve">Table </w:t>
      </w:r>
      <w:r w:rsidR="00000000">
        <w:fldChar w:fldCharType="begin"/>
      </w:r>
      <w:r w:rsidR="00000000">
        <w:instrText xml:space="preserve"> SEQ Table \* ARABIC </w:instrText>
      </w:r>
      <w:r w:rsidR="00000000">
        <w:fldChar w:fldCharType="separate"/>
      </w:r>
      <w:r w:rsidR="00324618">
        <w:rPr>
          <w:noProof/>
        </w:rPr>
        <w:t>5</w:t>
      </w:r>
      <w:r w:rsidR="00000000">
        <w:rPr>
          <w:noProof/>
        </w:rPr>
        <w:fldChar w:fldCharType="end"/>
      </w:r>
      <w:bookmarkEnd w:id="185"/>
      <w:r w:rsidRPr="00AE3465">
        <w:tab/>
        <w:t>Time formats</w:t>
      </w:r>
      <w:bookmarkEnd w:id="18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5D25E3">
            <w:pPr>
              <w:pStyle w:val="TableText"/>
            </w:pPr>
            <w:r w:rsidRPr="00C16A60">
              <w:t>Absolute time</w:t>
            </w:r>
          </w:p>
        </w:tc>
        <w:tc>
          <w:tcPr>
            <w:tcW w:w="6734" w:type="dxa"/>
            <w:shd w:val="clear" w:color="auto" w:fill="auto"/>
          </w:tcPr>
          <w:p w14:paraId="304A229E" w14:textId="77777777" w:rsidR="0007620E" w:rsidRPr="00524662" w:rsidRDefault="0007620E" w:rsidP="005D25E3">
            <w:pPr>
              <w:pStyle w:val="TableText"/>
            </w:pPr>
            <w:r w:rsidRPr="00524662">
              <w:t xml:space="preserve">All times are specified in UTC. </w:t>
            </w:r>
          </w:p>
          <w:p w14:paraId="271ED088" w14:textId="4379400E" w:rsidR="0007620E" w:rsidRDefault="0007620E" w:rsidP="005D25E3">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5D25E3">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5D25E3">
            <w:pPr>
              <w:pStyle w:val="TableText"/>
            </w:pPr>
            <w:r w:rsidRPr="00524662">
              <w:t>(</w:t>
            </w:r>
            <w:hyperlink r:id="rId35">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5D25E3">
            <w:pPr>
              <w:pStyle w:val="TableText"/>
            </w:pPr>
            <w:r>
              <w:t>Relative time</w:t>
            </w:r>
          </w:p>
        </w:tc>
        <w:tc>
          <w:tcPr>
            <w:tcW w:w="6734" w:type="dxa"/>
            <w:shd w:val="clear" w:color="auto" w:fill="auto"/>
          </w:tcPr>
          <w:p w14:paraId="45BCFE57" w14:textId="77777777" w:rsidR="0007620E" w:rsidRDefault="0007620E" w:rsidP="005D25E3">
            <w:pPr>
              <w:pStyle w:val="TableText"/>
            </w:pPr>
            <w:r>
              <w:t>All durations are specified in milliseconds as a number.</w:t>
            </w:r>
          </w:p>
          <w:p w14:paraId="7E7634C1" w14:textId="77777777" w:rsidR="0007620E" w:rsidRPr="008A325B" w:rsidRDefault="0007620E" w:rsidP="005D25E3">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5D25E3">
            <w:pPr>
              <w:pStyle w:val="TableText"/>
            </w:pPr>
            <w:r>
              <w:t>Weeks</w:t>
            </w:r>
          </w:p>
        </w:tc>
        <w:tc>
          <w:tcPr>
            <w:tcW w:w="6734" w:type="dxa"/>
            <w:shd w:val="clear" w:color="auto" w:fill="auto"/>
          </w:tcPr>
          <w:p w14:paraId="11D94951" w14:textId="77777777" w:rsidR="0007620E" w:rsidRPr="00BB4BBA" w:rsidRDefault="0007620E" w:rsidP="005D25E3">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87" w:name="_Toc170288561"/>
      <w:r>
        <w:t>Events</w:t>
      </w:r>
      <w:bookmarkEnd w:id="187"/>
    </w:p>
    <w:p w14:paraId="1E9023B2" w14:textId="26483218"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324618">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88" w:author="Steve Beadle" w:date="2024-07-11T10:17:00Z">
        <w:r w:rsidR="00324618" w:rsidRPr="00324618">
          <w:rPr>
            <w:rStyle w:val="Crossreference"/>
            <w:rPrChange w:id="189" w:author="Steve Beadle" w:date="2024-07-11T10:17:00Z">
              <w:rPr/>
            </w:rPrChange>
          </w:rPr>
          <w:t>Points</w:t>
        </w:r>
      </w:ins>
      <w:del w:id="190" w:author="Steve Beadle" w:date="2024-07-11T10:17:00Z">
        <w:r w:rsidR="00994BE4" w:rsidRPr="007D5CB0" w:rsidDel="00324618">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91" w:name="_Toc170288562"/>
      <w:r>
        <w:t>Actions</w:t>
      </w:r>
      <w:bookmarkEnd w:id="191"/>
    </w:p>
    <w:p w14:paraId="4C058027" w14:textId="2FBEA0BE"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92" w:author="Steve Beadle" w:date="2024-07-11T10:17:00Z">
        <w:r w:rsidR="00324618" w:rsidRPr="00324618">
          <w:rPr>
            <w:rStyle w:val="Crossreference"/>
            <w:rPrChange w:id="193" w:author="Steve Beadle" w:date="2024-07-11T10:17:00Z">
              <w:rPr/>
            </w:rPrChange>
          </w:rPr>
          <w:t xml:space="preserve">Table </w:t>
        </w:r>
        <w:r w:rsidR="00324618" w:rsidRPr="00324618">
          <w:rPr>
            <w:rStyle w:val="Crossreference"/>
            <w:rPrChange w:id="194" w:author="Steve Beadle" w:date="2024-07-11T10:17:00Z">
              <w:rPr>
                <w:noProof/>
              </w:rPr>
            </w:rPrChange>
          </w:rPr>
          <w:t>6</w:t>
        </w:r>
      </w:ins>
      <w:del w:id="195" w:author="Steve Beadle" w:date="2024-07-11T10:17:00Z">
        <w:r w:rsidR="00994BE4" w:rsidRPr="007D5CB0" w:rsidDel="00324618">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70070C0D" w:rsidR="00910BE0" w:rsidRDefault="00910BE0" w:rsidP="009F3044">
      <w:pPr>
        <w:pStyle w:val="Caption"/>
      </w:pPr>
      <w:bookmarkStart w:id="196" w:name="_Ref160614062"/>
      <w:bookmarkStart w:id="197" w:name="_Toc170288645"/>
      <w:r>
        <w:t xml:space="preserve">Table </w:t>
      </w:r>
      <w:r w:rsidR="00000000">
        <w:fldChar w:fldCharType="begin"/>
      </w:r>
      <w:r w:rsidR="00000000">
        <w:instrText xml:space="preserve"> SEQ Table \* ARABIC </w:instrText>
      </w:r>
      <w:r w:rsidR="00000000">
        <w:fldChar w:fldCharType="separate"/>
      </w:r>
      <w:r w:rsidR="00324618">
        <w:rPr>
          <w:noProof/>
        </w:rPr>
        <w:t>6</w:t>
      </w:r>
      <w:r w:rsidR="00000000">
        <w:rPr>
          <w:noProof/>
        </w:rPr>
        <w:fldChar w:fldCharType="end"/>
      </w:r>
      <w:bookmarkEnd w:id="196"/>
      <w:r>
        <w:tab/>
        <w:t>Actions</w:t>
      </w:r>
      <w:bookmarkEnd w:id="19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lastRenderedPageBreak/>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5D25E3">
            <w:pPr>
              <w:pStyle w:val="TableText"/>
            </w:pPr>
            <w:r w:rsidRPr="00910BE0">
              <w:t>0</w:t>
            </w:r>
          </w:p>
        </w:tc>
        <w:tc>
          <w:tcPr>
            <w:tcW w:w="7863" w:type="dxa"/>
            <w:shd w:val="clear" w:color="auto" w:fill="auto"/>
          </w:tcPr>
          <w:p w14:paraId="4422D1D1" w14:textId="339A099E" w:rsidR="00910BE0" w:rsidRPr="008A325B" w:rsidRDefault="00910BE0" w:rsidP="005D25E3">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5D25E3">
            <w:pPr>
              <w:pStyle w:val="TableText"/>
            </w:pPr>
            <w:r w:rsidRPr="00910BE0">
              <w:t>1</w:t>
            </w:r>
          </w:p>
        </w:tc>
        <w:tc>
          <w:tcPr>
            <w:tcW w:w="7863" w:type="dxa"/>
            <w:shd w:val="clear" w:color="auto" w:fill="auto"/>
          </w:tcPr>
          <w:p w14:paraId="27D64D8F" w14:textId="4B7EDA72" w:rsidR="00910BE0" w:rsidRPr="008A325B" w:rsidRDefault="00910BE0" w:rsidP="005D25E3">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5D25E3">
            <w:pPr>
              <w:pStyle w:val="TableText"/>
            </w:pPr>
            <w:r>
              <w:t>2</w:t>
            </w:r>
          </w:p>
        </w:tc>
        <w:tc>
          <w:tcPr>
            <w:tcW w:w="7863" w:type="dxa"/>
            <w:shd w:val="clear" w:color="auto" w:fill="auto"/>
          </w:tcPr>
          <w:p w14:paraId="7BFCE09C" w14:textId="7CE9CA87" w:rsidR="00910BE0" w:rsidRPr="00910BE0" w:rsidRDefault="00910BE0" w:rsidP="005D25E3">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75592D3D"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98" w:author="Steve Beadle" w:date="2024-07-11T10:17:00Z">
        <w:r w:rsidR="00324618" w:rsidRPr="00324618">
          <w:rPr>
            <w:rStyle w:val="Crossreference"/>
            <w:rPrChange w:id="199" w:author="Steve Beadle" w:date="2024-07-11T10:17:00Z">
              <w:rPr/>
            </w:rPrChange>
          </w:rPr>
          <w:t xml:space="preserve">Table </w:t>
        </w:r>
        <w:r w:rsidR="00324618" w:rsidRPr="00324618">
          <w:rPr>
            <w:rStyle w:val="Crossreference"/>
            <w:rPrChange w:id="200" w:author="Steve Beadle" w:date="2024-07-11T10:17:00Z">
              <w:rPr>
                <w:noProof/>
              </w:rPr>
            </w:rPrChange>
          </w:rPr>
          <w:t>8</w:t>
        </w:r>
      </w:ins>
      <w:del w:id="201" w:author="Steve Beadle" w:date="2024-07-11T10:17:00Z">
        <w:r w:rsidR="00994BE4" w:rsidRPr="007D5CB0" w:rsidDel="00324618">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202" w:name="_Ref160616879"/>
      <w:bookmarkStart w:id="203" w:name="_Toc170288563"/>
      <w:r>
        <w:t>Points</w:t>
      </w:r>
      <w:bookmarkEnd w:id="202"/>
      <w:bookmarkEnd w:id="203"/>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35C5C776"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204" w:author="Steve Beadle" w:date="2024-07-11T10:17:00Z">
        <w:r w:rsidR="00324618" w:rsidRPr="00324618">
          <w:rPr>
            <w:rStyle w:val="Crossreference"/>
            <w:rPrChange w:id="205" w:author="Steve Beadle" w:date="2024-07-11T10:17:00Z">
              <w:rPr/>
            </w:rPrChange>
          </w:rPr>
          <w:t xml:space="preserve">Table </w:t>
        </w:r>
        <w:r w:rsidR="00324618" w:rsidRPr="00324618">
          <w:rPr>
            <w:rStyle w:val="Crossreference"/>
            <w:rPrChange w:id="206" w:author="Steve Beadle" w:date="2024-07-11T10:17:00Z">
              <w:rPr>
                <w:noProof/>
              </w:rPr>
            </w:rPrChange>
          </w:rPr>
          <w:t>7</w:t>
        </w:r>
      </w:ins>
      <w:del w:id="207" w:author="Steve Beadle" w:date="2024-07-11T10:17:00Z">
        <w:r w:rsidR="00994BE4" w:rsidRPr="007D5CB0" w:rsidDel="00324618">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525399B0" w:rsidR="00212C02" w:rsidRPr="00212C02" w:rsidRDefault="00BB5A05" w:rsidP="009F3044">
      <w:pPr>
        <w:pStyle w:val="Caption"/>
      </w:pPr>
      <w:bookmarkStart w:id="208" w:name="_Ref161139195"/>
      <w:bookmarkStart w:id="209" w:name="_Toc170288646"/>
      <w:r>
        <w:lastRenderedPageBreak/>
        <w:t xml:space="preserve">Table </w:t>
      </w:r>
      <w:r w:rsidR="00000000">
        <w:fldChar w:fldCharType="begin"/>
      </w:r>
      <w:r w:rsidR="00000000">
        <w:instrText xml:space="preserve"> SEQ Table \* ARABIC </w:instrText>
      </w:r>
      <w:r w:rsidR="00000000">
        <w:fldChar w:fldCharType="separate"/>
      </w:r>
      <w:r w:rsidR="00324618">
        <w:rPr>
          <w:noProof/>
        </w:rPr>
        <w:t>7</w:t>
      </w:r>
      <w:r w:rsidR="00000000">
        <w:rPr>
          <w:noProof/>
        </w:rPr>
        <w:fldChar w:fldCharType="end"/>
      </w:r>
      <w:bookmarkEnd w:id="208"/>
      <w:r>
        <w:tab/>
      </w:r>
      <w:r w:rsidRPr="00BB5A05">
        <w:t xml:space="preserve">Configuration structure for a </w:t>
      </w:r>
      <w:r w:rsidR="00994C7D">
        <w:t>d</w:t>
      </w:r>
      <w:r w:rsidRPr="00BB5A05">
        <w:t xml:space="preserve">evice </w:t>
      </w:r>
      <w:r w:rsidR="00994C7D">
        <w:t>l</w:t>
      </w:r>
      <w:r w:rsidRPr="00BB5A05">
        <w:t>ink</w:t>
      </w:r>
      <w:bookmarkEnd w:id="2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5D25E3">
            <w:pPr>
              <w:pStyle w:val="TableText"/>
            </w:pPr>
            <w:r>
              <w:t>Device Link Number</w:t>
            </w:r>
          </w:p>
        </w:tc>
        <w:tc>
          <w:tcPr>
            <w:tcW w:w="1566" w:type="dxa"/>
          </w:tcPr>
          <w:p w14:paraId="291F232C" w14:textId="380A2EDF" w:rsidR="00BB5A05" w:rsidRPr="008A325B" w:rsidRDefault="00BB5A05" w:rsidP="005D25E3">
            <w:pPr>
              <w:pStyle w:val="TableText"/>
            </w:pPr>
            <w:r>
              <w:t>Number</w:t>
            </w:r>
          </w:p>
        </w:tc>
        <w:tc>
          <w:tcPr>
            <w:tcW w:w="1700" w:type="dxa"/>
          </w:tcPr>
          <w:p w14:paraId="2D63A720" w14:textId="79B4F8E6" w:rsidR="00BB5A05" w:rsidRPr="008A325B" w:rsidRDefault="00BB5A05" w:rsidP="005D25E3">
            <w:pPr>
              <w:pStyle w:val="TableText"/>
            </w:pPr>
            <w:r w:rsidRPr="000B1489">
              <w:t>num</w:t>
            </w:r>
          </w:p>
        </w:tc>
        <w:tc>
          <w:tcPr>
            <w:tcW w:w="1417" w:type="dxa"/>
          </w:tcPr>
          <w:p w14:paraId="3DE5E5E6" w14:textId="2EBD923B" w:rsidR="00BB5A05" w:rsidRPr="008A325B" w:rsidRDefault="00BB5A05" w:rsidP="005D25E3">
            <w:pPr>
              <w:pStyle w:val="TableText"/>
            </w:pPr>
            <w:r>
              <w:t>Yes</w:t>
            </w:r>
          </w:p>
        </w:tc>
        <w:tc>
          <w:tcPr>
            <w:tcW w:w="2552" w:type="dxa"/>
            <w:shd w:val="clear" w:color="auto" w:fill="auto"/>
          </w:tcPr>
          <w:p w14:paraId="37ED784C" w14:textId="399FB2E2" w:rsidR="00BB5A05" w:rsidRPr="008A325B" w:rsidRDefault="00BB5A05" w:rsidP="005D25E3">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5D25E3">
            <w:pPr>
              <w:pStyle w:val="TableText"/>
            </w:pPr>
            <w:r>
              <w:t>Name</w:t>
            </w:r>
          </w:p>
        </w:tc>
        <w:tc>
          <w:tcPr>
            <w:tcW w:w="1566" w:type="dxa"/>
          </w:tcPr>
          <w:p w14:paraId="349A175D" w14:textId="59ECF114" w:rsidR="00BB5A05" w:rsidRPr="008A325B" w:rsidRDefault="00BB5A05" w:rsidP="005D25E3">
            <w:pPr>
              <w:pStyle w:val="TableText"/>
            </w:pPr>
            <w:r>
              <w:t>String</w:t>
            </w:r>
          </w:p>
        </w:tc>
        <w:tc>
          <w:tcPr>
            <w:tcW w:w="1700" w:type="dxa"/>
          </w:tcPr>
          <w:p w14:paraId="59084B05" w14:textId="71E97D41" w:rsidR="00BB5A05" w:rsidRPr="008A325B" w:rsidRDefault="00BB5A05" w:rsidP="005D25E3">
            <w:pPr>
              <w:pStyle w:val="TableText"/>
            </w:pPr>
            <w:r w:rsidRPr="000B1489">
              <w:t>name</w:t>
            </w:r>
          </w:p>
        </w:tc>
        <w:tc>
          <w:tcPr>
            <w:tcW w:w="1417" w:type="dxa"/>
          </w:tcPr>
          <w:p w14:paraId="2FBBF02D" w14:textId="25772385" w:rsidR="00BB5A05" w:rsidRPr="008A325B" w:rsidRDefault="00BB5A05" w:rsidP="005D25E3">
            <w:pPr>
              <w:pStyle w:val="TableText"/>
            </w:pPr>
            <w:r>
              <w:t>Yes</w:t>
            </w:r>
          </w:p>
        </w:tc>
        <w:tc>
          <w:tcPr>
            <w:tcW w:w="2552" w:type="dxa"/>
            <w:shd w:val="clear" w:color="auto" w:fill="auto"/>
          </w:tcPr>
          <w:p w14:paraId="3287F9C5" w14:textId="53A94585" w:rsidR="00BB5A05" w:rsidRPr="008A325B" w:rsidRDefault="00BB5A05" w:rsidP="005D25E3">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5D25E3">
            <w:pPr>
              <w:pStyle w:val="TableText"/>
            </w:pPr>
            <w:r>
              <w:t>Device Link Connection String</w:t>
            </w:r>
          </w:p>
        </w:tc>
        <w:tc>
          <w:tcPr>
            <w:tcW w:w="1566" w:type="dxa"/>
          </w:tcPr>
          <w:p w14:paraId="3F0C5D99" w14:textId="4F3FE6A7" w:rsidR="00BB5A05" w:rsidRPr="008A325B" w:rsidRDefault="00BB5A05" w:rsidP="005D25E3">
            <w:pPr>
              <w:pStyle w:val="TableText"/>
            </w:pPr>
            <w:r>
              <w:t>String</w:t>
            </w:r>
          </w:p>
        </w:tc>
        <w:tc>
          <w:tcPr>
            <w:tcW w:w="1700" w:type="dxa"/>
          </w:tcPr>
          <w:p w14:paraId="586F99B6" w14:textId="6180624B" w:rsidR="00BB5A05" w:rsidRPr="008A325B" w:rsidRDefault="00BB5A05" w:rsidP="005D25E3">
            <w:pPr>
              <w:pStyle w:val="TableText"/>
            </w:pPr>
            <w:r w:rsidRPr="000B1489">
              <w:t>conn</w:t>
            </w:r>
          </w:p>
        </w:tc>
        <w:tc>
          <w:tcPr>
            <w:tcW w:w="1417" w:type="dxa"/>
          </w:tcPr>
          <w:p w14:paraId="4C68C0DF" w14:textId="1547B7FB" w:rsidR="00BB5A05" w:rsidRPr="008A325B" w:rsidRDefault="00BB5A05" w:rsidP="005D25E3">
            <w:pPr>
              <w:pStyle w:val="TableText"/>
            </w:pPr>
            <w:r>
              <w:t>No</w:t>
            </w:r>
          </w:p>
        </w:tc>
        <w:tc>
          <w:tcPr>
            <w:tcW w:w="2552" w:type="dxa"/>
            <w:shd w:val="clear" w:color="auto" w:fill="auto"/>
          </w:tcPr>
          <w:p w14:paraId="69BBF81C" w14:textId="7B69DEC3" w:rsidR="00BB5A05" w:rsidRPr="008A325B" w:rsidRDefault="00BB5A05" w:rsidP="005D25E3">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24F328C9"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324618">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210" w:author="Steve Beadle" w:date="2024-07-11T10:17:00Z">
        <w:r w:rsidR="00324618" w:rsidRPr="00324618">
          <w:rPr>
            <w:rStyle w:val="Crossreference"/>
            <w:rPrChange w:id="211" w:author="Steve Beadle" w:date="2024-07-11T10:17:00Z">
              <w:rPr/>
            </w:rPrChange>
          </w:rPr>
          <w:t>Calculated points</w:t>
        </w:r>
      </w:ins>
      <w:del w:id="212" w:author="Steve Beadle" w:date="2024-07-11T10:17:00Z">
        <w:r w:rsidR="00994BE4" w:rsidRPr="007D5CB0" w:rsidDel="00324618">
          <w:rPr>
            <w:rStyle w:val="Crossreference"/>
          </w:rPr>
          <w:delText>Calculated points</w:delText>
        </w:r>
      </w:del>
      <w:r w:rsidR="006C34B5" w:rsidRPr="00BA7567">
        <w:rPr>
          <w:rStyle w:val="Crossreference"/>
        </w:rPr>
        <w:fldChar w:fldCharType="end"/>
      </w:r>
      <w:r w:rsidRPr="00BA7567">
        <w:t>.</w:t>
      </w:r>
    </w:p>
    <w:p w14:paraId="3B8A64C0" w14:textId="022CE927"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213" w:author="Steve Beadle" w:date="2024-07-11T10:17:00Z">
        <w:r w:rsidR="00324618" w:rsidRPr="00324618">
          <w:rPr>
            <w:rStyle w:val="Crossreference"/>
            <w:rPrChange w:id="214" w:author="Steve Beadle" w:date="2024-07-11T10:17:00Z">
              <w:rPr/>
            </w:rPrChange>
          </w:rPr>
          <w:t xml:space="preserve">Table </w:t>
        </w:r>
        <w:r w:rsidR="00324618" w:rsidRPr="00324618">
          <w:rPr>
            <w:rStyle w:val="Crossreference"/>
            <w:rPrChange w:id="215" w:author="Steve Beadle" w:date="2024-07-11T10:17:00Z">
              <w:rPr>
                <w:noProof/>
              </w:rPr>
            </w:rPrChange>
          </w:rPr>
          <w:t>8</w:t>
        </w:r>
      </w:ins>
      <w:del w:id="216" w:author="Steve Beadle" w:date="2024-07-11T10:17:00Z">
        <w:r w:rsidR="00994BE4" w:rsidRPr="007D5CB0" w:rsidDel="00324618">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63468FB5" w:rsidR="009F3044" w:rsidRDefault="009F3044" w:rsidP="00FC378E">
      <w:pPr>
        <w:pStyle w:val="Caption"/>
        <w:keepNext/>
      </w:pPr>
      <w:bookmarkStart w:id="217" w:name="_Ref161048279"/>
      <w:bookmarkStart w:id="218" w:name="_Toc170288647"/>
      <w:r>
        <w:t xml:space="preserve">Table </w:t>
      </w:r>
      <w:r w:rsidR="00000000">
        <w:fldChar w:fldCharType="begin"/>
      </w:r>
      <w:r w:rsidR="00000000">
        <w:instrText xml:space="preserve"> SEQ Table \* ARABIC </w:instrText>
      </w:r>
      <w:r w:rsidR="00000000">
        <w:fldChar w:fldCharType="separate"/>
      </w:r>
      <w:r w:rsidR="00324618">
        <w:rPr>
          <w:noProof/>
        </w:rPr>
        <w:t>8</w:t>
      </w:r>
      <w:r w:rsidR="00000000">
        <w:rPr>
          <w:noProof/>
        </w:rPr>
        <w:fldChar w:fldCharType="end"/>
      </w:r>
      <w:bookmarkEnd w:id="217"/>
      <w:r>
        <w:tab/>
      </w:r>
      <w:r w:rsidRPr="009F3044">
        <w:t xml:space="preserve">Configuration structure for a </w:t>
      </w:r>
      <w:r w:rsidR="0071041B">
        <w:t>p</w:t>
      </w:r>
      <w:r w:rsidR="004B4EE1">
        <w:t>oint</w:t>
      </w:r>
      <w:bookmarkEnd w:id="218"/>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5D25E3">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5D25E3">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5D25E3">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5D25E3">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5D25E3">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5D25E3">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5D25E3">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5D25E3">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5D25E3">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5D25E3">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5D25E3">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5D25E3">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5D25E3">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5D25E3">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5D25E3">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5D25E3">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5D25E3">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5D25E3">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5D25E3">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5D25E3">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5D25E3">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5D25E3">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5D25E3">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5D25E3">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5D25E3">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5D25E3">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5D25E3">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5D25E3">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5D25E3">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5D25E3">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5D25E3">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5D25E3">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5D25E3">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5D25E3">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5D25E3">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5D25E3">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5D25E3">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5D25E3">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5D25E3">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w:t>
            </w:r>
            <w:r w:rsidRPr="00B50947">
              <w:rPr>
                <w:rFonts w:eastAsia="DengXian"/>
              </w:rPr>
              <w:lastRenderedPageBreak/>
              <w:t>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5D25E3">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5D25E3">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5D25E3">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5D25E3">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5D25E3">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5D25E3">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5D25E3">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5D25E3">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5D25E3">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5D25E3">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5D25E3">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5D25E3">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5D25E3">
            <w:pPr>
              <w:pStyle w:val="TableText"/>
              <w:rPr>
                <w:lang w:bidi="he-IL"/>
              </w:rPr>
            </w:pPr>
            <w:r w:rsidRPr="00B50947">
              <w:rPr>
                <w:lang w:bidi="he-IL"/>
              </w:rPr>
              <w:t>When Connected</w:t>
            </w:r>
          </w:p>
        </w:tc>
        <w:tc>
          <w:tcPr>
            <w:tcW w:w="1080" w:type="dxa"/>
            <w:noWrap/>
            <w:hideMark/>
          </w:tcPr>
          <w:p w14:paraId="5B6CD958"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5D25E3">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5D25E3">
            <w:pPr>
              <w:pStyle w:val="TableText"/>
              <w:rPr>
                <w:lang w:bidi="he-IL"/>
              </w:rPr>
            </w:pPr>
            <w:r w:rsidRPr="00B50947">
              <w:rPr>
                <w:lang w:bidi="he-IL"/>
              </w:rPr>
              <w:t>No</w:t>
            </w:r>
          </w:p>
        </w:tc>
        <w:tc>
          <w:tcPr>
            <w:tcW w:w="3767" w:type="dxa"/>
            <w:noWrap/>
            <w:hideMark/>
          </w:tcPr>
          <w:p w14:paraId="7FC64010" w14:textId="1CE84DFC" w:rsidR="00D359EE" w:rsidRPr="009F3044" w:rsidRDefault="00D359EE" w:rsidP="005D25E3">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5D25E3">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5D25E3">
            <w:pPr>
              <w:pStyle w:val="TableText"/>
              <w:rPr>
                <w:lang w:bidi="he-IL"/>
              </w:rPr>
            </w:pPr>
            <w:r w:rsidRPr="00B50947">
              <w:rPr>
                <w:lang w:bidi="he-IL"/>
              </w:rPr>
              <w:t>When Online</w:t>
            </w:r>
          </w:p>
        </w:tc>
        <w:tc>
          <w:tcPr>
            <w:tcW w:w="1080" w:type="dxa"/>
            <w:noWrap/>
          </w:tcPr>
          <w:p w14:paraId="66694AD7" w14:textId="77777777" w:rsidR="00D359EE" w:rsidRPr="00B50947" w:rsidRDefault="00D359EE" w:rsidP="005D25E3">
            <w:pPr>
              <w:pStyle w:val="TableText"/>
              <w:rPr>
                <w:lang w:bidi="he-IL"/>
              </w:rPr>
            </w:pPr>
            <w:r w:rsidRPr="00B50947">
              <w:rPr>
                <w:lang w:bidi="he-IL"/>
              </w:rPr>
              <w:t>number</w:t>
            </w:r>
          </w:p>
        </w:tc>
        <w:tc>
          <w:tcPr>
            <w:tcW w:w="2160" w:type="dxa"/>
            <w:noWrap/>
          </w:tcPr>
          <w:p w14:paraId="70690361" w14:textId="77777777" w:rsidR="00D359EE" w:rsidRPr="00B50947" w:rsidRDefault="00D359EE" w:rsidP="005D25E3">
            <w:pPr>
              <w:pStyle w:val="TableText"/>
              <w:rPr>
                <w:lang w:bidi="he-IL"/>
              </w:rPr>
            </w:pPr>
            <w:r w:rsidRPr="00B50947">
              <w:rPr>
                <w:lang w:bidi="he-IL"/>
              </w:rPr>
              <w:t>whenOnline</w:t>
            </w:r>
          </w:p>
        </w:tc>
        <w:tc>
          <w:tcPr>
            <w:tcW w:w="810" w:type="dxa"/>
            <w:noWrap/>
          </w:tcPr>
          <w:p w14:paraId="07B398F4" w14:textId="77777777" w:rsidR="00D359EE" w:rsidRPr="00B50947" w:rsidRDefault="00D359EE" w:rsidP="005D25E3">
            <w:pPr>
              <w:pStyle w:val="TableText"/>
              <w:rPr>
                <w:lang w:bidi="he-IL"/>
              </w:rPr>
            </w:pPr>
            <w:r w:rsidRPr="00B50947">
              <w:rPr>
                <w:lang w:bidi="he-IL"/>
              </w:rPr>
              <w:t>No</w:t>
            </w:r>
          </w:p>
        </w:tc>
        <w:tc>
          <w:tcPr>
            <w:tcW w:w="3767" w:type="dxa"/>
            <w:noWrap/>
          </w:tcPr>
          <w:p w14:paraId="0FFF6DBC" w14:textId="1CC097EC" w:rsidR="00D359EE" w:rsidRPr="00BA7567" w:rsidRDefault="00D359EE" w:rsidP="005D25E3">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5D25E3">
            <w:pPr>
              <w:pStyle w:val="TableText"/>
              <w:rPr>
                <w:lang w:bidi="he-IL"/>
              </w:rPr>
            </w:pPr>
            <w:r w:rsidRPr="00B50947">
              <w:rPr>
                <w:lang w:bidi="he-IL"/>
              </w:rPr>
              <w:t>When Restarted</w:t>
            </w:r>
          </w:p>
        </w:tc>
        <w:tc>
          <w:tcPr>
            <w:tcW w:w="1080" w:type="dxa"/>
            <w:noWrap/>
            <w:hideMark/>
          </w:tcPr>
          <w:p w14:paraId="7A9FF140"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5D25E3">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5D25E3">
            <w:pPr>
              <w:pStyle w:val="TableText"/>
              <w:rPr>
                <w:lang w:bidi="he-IL"/>
              </w:rPr>
            </w:pPr>
            <w:r w:rsidRPr="00B50947">
              <w:rPr>
                <w:lang w:bidi="he-IL"/>
              </w:rPr>
              <w:t>No</w:t>
            </w:r>
          </w:p>
        </w:tc>
        <w:tc>
          <w:tcPr>
            <w:tcW w:w="3767" w:type="dxa"/>
            <w:noWrap/>
            <w:hideMark/>
          </w:tcPr>
          <w:p w14:paraId="64A74963" w14:textId="1ABB86B5" w:rsidR="00D359EE" w:rsidRPr="00BA7567" w:rsidRDefault="002677DB" w:rsidP="005D25E3">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5D25E3">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5D25E3">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5D25E3">
            <w:pPr>
              <w:pStyle w:val="TableText"/>
              <w:rPr>
                <w:lang w:bidi="he-IL"/>
              </w:rPr>
            </w:pPr>
            <w:r w:rsidRPr="00B50947">
              <w:rPr>
                <w:lang w:bidi="he-IL"/>
              </w:rPr>
              <w:t>No</w:t>
            </w:r>
          </w:p>
        </w:tc>
        <w:tc>
          <w:tcPr>
            <w:tcW w:w="3767" w:type="dxa"/>
            <w:noWrap/>
            <w:hideMark/>
          </w:tcPr>
          <w:p w14:paraId="37884FDC" w14:textId="5C922FD6" w:rsidR="00D359EE" w:rsidRPr="00BA7567" w:rsidRDefault="00D359EE" w:rsidP="005D25E3">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5D25E3">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5D25E3">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5D25E3">
            <w:pPr>
              <w:pStyle w:val="TableText"/>
              <w:rPr>
                <w:lang w:bidi="he-IL"/>
              </w:rPr>
            </w:pPr>
            <w:r w:rsidRPr="00B50947">
              <w:rPr>
                <w:lang w:bidi="he-IL"/>
              </w:rPr>
              <w:t>No</w:t>
            </w:r>
          </w:p>
        </w:tc>
        <w:tc>
          <w:tcPr>
            <w:tcW w:w="3767" w:type="dxa"/>
            <w:noWrap/>
            <w:hideMark/>
          </w:tcPr>
          <w:p w14:paraId="65069323" w14:textId="4D4E2BFB" w:rsidR="00D359EE" w:rsidRPr="00BA7567" w:rsidRDefault="00D359EE" w:rsidP="005D25E3">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5D25E3">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5D25E3">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5D25E3">
            <w:pPr>
              <w:pStyle w:val="TableText"/>
              <w:rPr>
                <w:lang w:bidi="he-IL"/>
              </w:rPr>
            </w:pPr>
            <w:r w:rsidRPr="00B50947">
              <w:rPr>
                <w:lang w:bidi="he-IL"/>
              </w:rPr>
              <w:t>No</w:t>
            </w:r>
          </w:p>
        </w:tc>
        <w:tc>
          <w:tcPr>
            <w:tcW w:w="3767" w:type="dxa"/>
            <w:noWrap/>
            <w:hideMark/>
          </w:tcPr>
          <w:p w14:paraId="22F081D5" w14:textId="78D522B5" w:rsidR="00D359EE" w:rsidRPr="00BA7567" w:rsidRDefault="00D359EE" w:rsidP="005D25E3">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5D25E3">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5D25E3">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5D25E3">
            <w:pPr>
              <w:pStyle w:val="TableText"/>
              <w:rPr>
                <w:lang w:bidi="he-IL"/>
              </w:rPr>
            </w:pPr>
            <w:r w:rsidRPr="00B50947">
              <w:rPr>
                <w:lang w:bidi="he-IL"/>
              </w:rPr>
              <w:t>No</w:t>
            </w:r>
          </w:p>
        </w:tc>
        <w:tc>
          <w:tcPr>
            <w:tcW w:w="3767" w:type="dxa"/>
            <w:noWrap/>
            <w:hideMark/>
          </w:tcPr>
          <w:p w14:paraId="7060800B" w14:textId="255430BD" w:rsidR="00D359EE" w:rsidRPr="00BA7567" w:rsidRDefault="00D359EE" w:rsidP="005D25E3">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5D25E3">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5D25E3">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5D25E3">
            <w:pPr>
              <w:pStyle w:val="TableText"/>
              <w:rPr>
                <w:lang w:bidi="he-IL"/>
              </w:rPr>
            </w:pPr>
            <w:r w:rsidRPr="00B50947">
              <w:rPr>
                <w:lang w:bidi="he-IL"/>
              </w:rPr>
              <w:t>No</w:t>
            </w:r>
          </w:p>
        </w:tc>
        <w:tc>
          <w:tcPr>
            <w:tcW w:w="3767" w:type="dxa"/>
            <w:noWrap/>
            <w:hideMark/>
          </w:tcPr>
          <w:p w14:paraId="367D3D7A" w14:textId="5F1B4206" w:rsidR="00D359EE" w:rsidRPr="00BA7567" w:rsidRDefault="00D359EE" w:rsidP="005D25E3">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5D25E3">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5D25E3">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5D25E3">
            <w:pPr>
              <w:pStyle w:val="TableText"/>
              <w:rPr>
                <w:lang w:bidi="he-IL"/>
              </w:rPr>
            </w:pPr>
            <w:r w:rsidRPr="00B50947">
              <w:rPr>
                <w:lang w:bidi="he-IL"/>
              </w:rPr>
              <w:t>No</w:t>
            </w:r>
          </w:p>
        </w:tc>
        <w:tc>
          <w:tcPr>
            <w:tcW w:w="3767" w:type="dxa"/>
            <w:noWrap/>
            <w:hideMark/>
          </w:tcPr>
          <w:p w14:paraId="0D4884FE" w14:textId="08280FE4" w:rsidR="00D359EE" w:rsidRPr="00BA7567" w:rsidRDefault="00D359EE" w:rsidP="005D25E3">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5D25E3">
            <w:pPr>
              <w:pStyle w:val="TableText"/>
              <w:rPr>
                <w:lang w:bidi="he-IL"/>
              </w:rPr>
            </w:pPr>
            <w:r w:rsidRPr="00B50947">
              <w:rPr>
                <w:lang w:bidi="he-IL"/>
              </w:rPr>
              <w:lastRenderedPageBreak/>
              <w:t>When Reference Error</w:t>
            </w:r>
          </w:p>
        </w:tc>
        <w:tc>
          <w:tcPr>
            <w:tcW w:w="1080" w:type="dxa"/>
            <w:noWrap/>
            <w:hideMark/>
          </w:tcPr>
          <w:p w14:paraId="6C0C2097"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5D25E3">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5D25E3">
            <w:pPr>
              <w:pStyle w:val="TableText"/>
              <w:rPr>
                <w:lang w:bidi="he-IL"/>
              </w:rPr>
            </w:pPr>
            <w:r w:rsidRPr="00B50947">
              <w:rPr>
                <w:lang w:bidi="he-IL"/>
              </w:rPr>
              <w:t>No</w:t>
            </w:r>
          </w:p>
        </w:tc>
        <w:tc>
          <w:tcPr>
            <w:tcW w:w="3767" w:type="dxa"/>
            <w:noWrap/>
            <w:hideMark/>
          </w:tcPr>
          <w:p w14:paraId="4209A733" w14:textId="0AAFAFDF" w:rsidR="00D359EE" w:rsidRPr="00BA7567" w:rsidRDefault="00D359EE" w:rsidP="005D25E3">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5D25E3">
            <w:pPr>
              <w:pStyle w:val="TableText"/>
              <w:rPr>
                <w:lang w:bidi="he-IL"/>
              </w:rPr>
            </w:pPr>
            <w:r w:rsidRPr="00B50947">
              <w:rPr>
                <w:lang w:bidi="he-IL"/>
              </w:rPr>
              <w:t>When Changed</w:t>
            </w:r>
          </w:p>
        </w:tc>
        <w:tc>
          <w:tcPr>
            <w:tcW w:w="1080" w:type="dxa"/>
            <w:noWrap/>
            <w:hideMark/>
          </w:tcPr>
          <w:p w14:paraId="7B294616"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5D25E3">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5D25E3">
            <w:pPr>
              <w:pStyle w:val="TableText"/>
              <w:rPr>
                <w:lang w:bidi="he-IL"/>
              </w:rPr>
            </w:pPr>
            <w:r w:rsidRPr="00B50947">
              <w:rPr>
                <w:lang w:bidi="he-IL"/>
              </w:rPr>
              <w:t>No</w:t>
            </w:r>
          </w:p>
        </w:tc>
        <w:tc>
          <w:tcPr>
            <w:tcW w:w="3767" w:type="dxa"/>
            <w:noWrap/>
            <w:hideMark/>
          </w:tcPr>
          <w:p w14:paraId="4604BCED" w14:textId="37442BC9" w:rsidR="00D359EE" w:rsidRPr="00B50947" w:rsidRDefault="00D359EE" w:rsidP="005D25E3">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5D25E3">
            <w:pPr>
              <w:pStyle w:val="TableText"/>
              <w:rPr>
                <w:lang w:bidi="he-IL"/>
              </w:rPr>
            </w:pPr>
            <w:r w:rsidRPr="00B50947">
              <w:rPr>
                <w:lang w:bidi="he-IL"/>
              </w:rPr>
              <w:t>Behaviour varies slightly with type:</w:t>
            </w:r>
          </w:p>
          <w:p w14:paraId="67F43843" w14:textId="77777777" w:rsidR="00D359EE" w:rsidRPr="00B50947" w:rsidRDefault="00D359EE" w:rsidP="005D25E3">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5D25E3">
            <w:pPr>
              <w:pStyle w:val="TableText"/>
              <w:rPr>
                <w:lang w:bidi="he-IL"/>
              </w:rPr>
            </w:pPr>
            <w:r w:rsidRPr="00B50947">
              <w:rPr>
                <w:lang w:bidi="he-IL"/>
              </w:rPr>
              <w:t>Strings can include any change.</w:t>
            </w:r>
          </w:p>
          <w:p w14:paraId="0C9C5F27" w14:textId="4D507C96" w:rsidR="00D359EE" w:rsidRPr="00B50947" w:rsidRDefault="00D359EE" w:rsidP="005D25E3">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0FC3BFDD"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219" w:author="Steve Beadle" w:date="2024-07-11T10:17:00Z">
        <w:r w:rsidR="00324618" w:rsidRPr="00324618">
          <w:rPr>
            <w:rStyle w:val="Crossreference"/>
            <w:rPrChange w:id="220" w:author="Steve Beadle" w:date="2024-07-11T10:17:00Z">
              <w:rPr/>
            </w:rPrChange>
          </w:rPr>
          <w:t xml:space="preserve">Table </w:t>
        </w:r>
        <w:r w:rsidR="00324618" w:rsidRPr="00324618">
          <w:rPr>
            <w:rStyle w:val="Crossreference"/>
            <w:rPrChange w:id="221" w:author="Steve Beadle" w:date="2024-07-11T10:17:00Z">
              <w:rPr>
                <w:noProof/>
              </w:rPr>
            </w:rPrChange>
          </w:rPr>
          <w:t>9</w:t>
        </w:r>
      </w:ins>
      <w:del w:id="222" w:author="Steve Beadle" w:date="2024-07-11T10:17:00Z">
        <w:r w:rsidR="00994BE4" w:rsidRPr="007D5CB0" w:rsidDel="00324618">
          <w:rPr>
            <w:rStyle w:val="Crossreference"/>
          </w:rPr>
          <w:delText>Table 9</w:delText>
        </w:r>
      </w:del>
      <w:r w:rsidR="00896295" w:rsidRPr="00896295">
        <w:rPr>
          <w:rStyle w:val="Crossreference"/>
        </w:rPr>
        <w:fldChar w:fldCharType="end"/>
      </w:r>
      <w:r w:rsidR="00896295">
        <w:t xml:space="preserve"> for further information.</w:t>
      </w:r>
    </w:p>
    <w:p w14:paraId="4E380CB1" w14:textId="59FD70F9" w:rsidR="009F3044" w:rsidRDefault="009F3044" w:rsidP="00896295">
      <w:pPr>
        <w:pStyle w:val="Caption"/>
        <w:keepNext/>
      </w:pPr>
      <w:bookmarkStart w:id="223" w:name="_Ref161149864"/>
      <w:bookmarkStart w:id="224" w:name="_Toc170288648"/>
      <w:r>
        <w:t xml:space="preserve">Table </w:t>
      </w:r>
      <w:r w:rsidR="00000000">
        <w:fldChar w:fldCharType="begin"/>
      </w:r>
      <w:r w:rsidR="00000000">
        <w:instrText xml:space="preserve"> SEQ Table \* ARABIC </w:instrText>
      </w:r>
      <w:r w:rsidR="00000000">
        <w:fldChar w:fldCharType="separate"/>
      </w:r>
      <w:r w:rsidR="00324618">
        <w:rPr>
          <w:noProof/>
        </w:rPr>
        <w:t>9</w:t>
      </w:r>
      <w:r w:rsidR="00000000">
        <w:rPr>
          <w:noProof/>
        </w:rPr>
        <w:fldChar w:fldCharType="end"/>
      </w:r>
      <w:bookmarkEnd w:id="223"/>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22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5D25E3">
            <w:pPr>
              <w:pStyle w:val="TableText"/>
            </w:pPr>
            <w:r>
              <w:t>Analogue input</w:t>
            </w:r>
          </w:p>
        </w:tc>
        <w:tc>
          <w:tcPr>
            <w:tcW w:w="3260" w:type="dxa"/>
          </w:tcPr>
          <w:p w14:paraId="03144484" w14:textId="1F5AA0A8" w:rsidR="00803AF4" w:rsidRPr="008A325B" w:rsidRDefault="00803AF4" w:rsidP="005D25E3">
            <w:pPr>
              <w:pStyle w:val="TableText"/>
            </w:pPr>
            <w:r>
              <w:t>analogue</w:t>
            </w:r>
          </w:p>
        </w:tc>
        <w:tc>
          <w:tcPr>
            <w:tcW w:w="2684" w:type="dxa"/>
            <w:shd w:val="clear" w:color="auto" w:fill="auto"/>
          </w:tcPr>
          <w:p w14:paraId="555DAB56" w14:textId="004A2BCC" w:rsidR="00803AF4" w:rsidRPr="008A325B" w:rsidRDefault="00803AF4" w:rsidP="005D25E3">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5D25E3">
            <w:pPr>
              <w:pStyle w:val="TableText"/>
            </w:pPr>
            <w:r>
              <w:t>Analogue output</w:t>
            </w:r>
          </w:p>
        </w:tc>
        <w:tc>
          <w:tcPr>
            <w:tcW w:w="3260" w:type="dxa"/>
          </w:tcPr>
          <w:p w14:paraId="666313F6" w14:textId="7428C1CA" w:rsidR="00803AF4" w:rsidRPr="008A325B" w:rsidRDefault="00803AF4" w:rsidP="005D25E3">
            <w:pPr>
              <w:pStyle w:val="TableText"/>
            </w:pPr>
            <w:r>
              <w:t>analogue</w:t>
            </w:r>
          </w:p>
        </w:tc>
        <w:tc>
          <w:tcPr>
            <w:tcW w:w="2684" w:type="dxa"/>
            <w:shd w:val="clear" w:color="auto" w:fill="auto"/>
          </w:tcPr>
          <w:p w14:paraId="07D5B06F" w14:textId="2B85550E" w:rsidR="00803AF4" w:rsidRPr="008A325B" w:rsidRDefault="00803AF4" w:rsidP="005D25E3">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5D25E3">
            <w:pPr>
              <w:pStyle w:val="TableText"/>
            </w:pPr>
            <w:r>
              <w:t>Binary input</w:t>
            </w:r>
          </w:p>
        </w:tc>
        <w:tc>
          <w:tcPr>
            <w:tcW w:w="3260" w:type="dxa"/>
          </w:tcPr>
          <w:p w14:paraId="137844EB" w14:textId="2E4E5905" w:rsidR="00803AF4" w:rsidRPr="008A325B" w:rsidRDefault="00803AF4" w:rsidP="005D25E3">
            <w:pPr>
              <w:pStyle w:val="TableText"/>
            </w:pPr>
            <w:r>
              <w:t>binary</w:t>
            </w:r>
          </w:p>
        </w:tc>
        <w:tc>
          <w:tcPr>
            <w:tcW w:w="2684" w:type="dxa"/>
            <w:shd w:val="clear" w:color="auto" w:fill="auto"/>
          </w:tcPr>
          <w:p w14:paraId="16864113" w14:textId="0D4A9D1D" w:rsidR="00803AF4" w:rsidRPr="008A325B" w:rsidRDefault="00803AF4" w:rsidP="005D25E3">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5D25E3">
            <w:pPr>
              <w:pStyle w:val="TableText"/>
            </w:pPr>
            <w:r>
              <w:t>Binary output</w:t>
            </w:r>
          </w:p>
        </w:tc>
        <w:tc>
          <w:tcPr>
            <w:tcW w:w="3260" w:type="dxa"/>
          </w:tcPr>
          <w:p w14:paraId="6BBB87EC" w14:textId="2059C7B4" w:rsidR="00803AF4" w:rsidRPr="008A325B" w:rsidRDefault="00803AF4" w:rsidP="005D25E3">
            <w:pPr>
              <w:pStyle w:val="TableText"/>
            </w:pPr>
            <w:r>
              <w:t>binary</w:t>
            </w:r>
          </w:p>
        </w:tc>
        <w:tc>
          <w:tcPr>
            <w:tcW w:w="2684" w:type="dxa"/>
            <w:shd w:val="clear" w:color="auto" w:fill="auto"/>
          </w:tcPr>
          <w:p w14:paraId="373453F8" w14:textId="06FA60A0" w:rsidR="00803AF4" w:rsidRPr="008A325B" w:rsidRDefault="00803AF4" w:rsidP="005D25E3">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5D25E3">
            <w:pPr>
              <w:pStyle w:val="TableText"/>
            </w:pPr>
            <w:r>
              <w:t>Counter</w:t>
            </w:r>
          </w:p>
        </w:tc>
        <w:tc>
          <w:tcPr>
            <w:tcW w:w="3260" w:type="dxa"/>
          </w:tcPr>
          <w:p w14:paraId="68E36EAD" w14:textId="5B4CAD9E" w:rsidR="00803AF4" w:rsidRPr="008A325B" w:rsidRDefault="00803AF4" w:rsidP="005D25E3">
            <w:pPr>
              <w:pStyle w:val="TableText"/>
            </w:pPr>
            <w:r>
              <w:t>counter</w:t>
            </w:r>
          </w:p>
        </w:tc>
        <w:tc>
          <w:tcPr>
            <w:tcW w:w="2684" w:type="dxa"/>
            <w:shd w:val="clear" w:color="auto" w:fill="auto"/>
          </w:tcPr>
          <w:p w14:paraId="0FC42310" w14:textId="43E6F816" w:rsidR="00803AF4" w:rsidRPr="008A325B" w:rsidRDefault="00803AF4" w:rsidP="005D25E3">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5D25E3">
            <w:pPr>
              <w:pStyle w:val="TableText"/>
            </w:pPr>
            <w:r>
              <w:t>String</w:t>
            </w:r>
          </w:p>
        </w:tc>
        <w:tc>
          <w:tcPr>
            <w:tcW w:w="3260" w:type="dxa"/>
          </w:tcPr>
          <w:p w14:paraId="1373238C" w14:textId="3496D36E" w:rsidR="00803AF4" w:rsidRPr="008A325B" w:rsidRDefault="00803AF4" w:rsidP="005D25E3">
            <w:pPr>
              <w:pStyle w:val="TableText"/>
            </w:pPr>
            <w:r>
              <w:t>string</w:t>
            </w:r>
          </w:p>
        </w:tc>
        <w:tc>
          <w:tcPr>
            <w:tcW w:w="2684" w:type="dxa"/>
            <w:shd w:val="clear" w:color="auto" w:fill="auto"/>
          </w:tcPr>
          <w:p w14:paraId="5B198489" w14:textId="5DE0F5F5" w:rsidR="00803AF4" w:rsidRPr="008A325B" w:rsidRDefault="00803AF4" w:rsidP="005D25E3">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5D25E3">
            <w:pPr>
              <w:pStyle w:val="TableText"/>
            </w:pPr>
            <w:r>
              <w:t xml:space="preserve">Extended </w:t>
            </w:r>
            <w:r w:rsidR="005425A5">
              <w:t>point</w:t>
            </w:r>
          </w:p>
        </w:tc>
        <w:tc>
          <w:tcPr>
            <w:tcW w:w="3260" w:type="dxa"/>
          </w:tcPr>
          <w:p w14:paraId="5802F5F3" w14:textId="6F7141B9" w:rsidR="00803AF4" w:rsidRPr="008A325B" w:rsidRDefault="00803AF4" w:rsidP="005D25E3">
            <w:pPr>
              <w:pStyle w:val="TableText"/>
            </w:pPr>
            <w:r>
              <w:t>extPoint</w:t>
            </w:r>
          </w:p>
        </w:tc>
        <w:tc>
          <w:tcPr>
            <w:tcW w:w="2684" w:type="dxa"/>
            <w:shd w:val="clear" w:color="auto" w:fill="auto"/>
          </w:tcPr>
          <w:p w14:paraId="404E6947" w14:textId="1BC33FE2" w:rsidR="00803AF4" w:rsidRPr="008A325B" w:rsidRDefault="00803AF4" w:rsidP="005D25E3">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225" w:name="_Toc170288564"/>
      <w:r w:rsidRPr="00982CA0">
        <w:t xml:space="preserve">Point </w:t>
      </w:r>
      <w:r w:rsidR="006B0494" w:rsidRPr="00982CA0">
        <w:t>quality flags</w:t>
      </w:r>
      <w:bookmarkEnd w:id="225"/>
    </w:p>
    <w:p w14:paraId="1020421F" w14:textId="74338F1A"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226" w:author="Steve Beadle" w:date="2024-07-11T10:17:00Z">
        <w:r w:rsidR="00324618" w:rsidRPr="00324618">
          <w:rPr>
            <w:rStyle w:val="Crossreference"/>
            <w:rPrChange w:id="227" w:author="Steve Beadle" w:date="2024-07-11T10:17:00Z">
              <w:rPr/>
            </w:rPrChange>
          </w:rPr>
          <w:t xml:space="preserve">Table </w:t>
        </w:r>
        <w:r w:rsidR="00324618" w:rsidRPr="00324618">
          <w:rPr>
            <w:rStyle w:val="Crossreference"/>
            <w:rPrChange w:id="228" w:author="Steve Beadle" w:date="2024-07-11T10:17:00Z">
              <w:rPr>
                <w:noProof/>
              </w:rPr>
            </w:rPrChange>
          </w:rPr>
          <w:t>10</w:t>
        </w:r>
      </w:ins>
      <w:del w:id="229" w:author="Steve Beadle" w:date="2024-07-11T10:17:00Z">
        <w:r w:rsidR="00994BE4" w:rsidRPr="007D5CB0" w:rsidDel="00324618">
          <w:rPr>
            <w:rStyle w:val="Crossreference"/>
          </w:rPr>
          <w:delText>Table 10</w:delText>
        </w:r>
      </w:del>
      <w:r w:rsidR="00896295" w:rsidRPr="00896295">
        <w:rPr>
          <w:rStyle w:val="Crossreference"/>
        </w:rPr>
        <w:fldChar w:fldCharType="end"/>
      </w:r>
      <w:r w:rsidR="00896295">
        <w:t>.</w:t>
      </w:r>
    </w:p>
    <w:p w14:paraId="2FF81EEA" w14:textId="034DA15C" w:rsidR="00893D2D" w:rsidRDefault="00893D2D" w:rsidP="00896295">
      <w:pPr>
        <w:pStyle w:val="Caption"/>
        <w:keepNext/>
      </w:pPr>
      <w:bookmarkStart w:id="230" w:name="_Ref161150038"/>
      <w:bookmarkStart w:id="231" w:name="_Toc170288649"/>
      <w:r>
        <w:t xml:space="preserve">Table </w:t>
      </w:r>
      <w:r w:rsidR="00000000">
        <w:fldChar w:fldCharType="begin"/>
      </w:r>
      <w:r w:rsidR="00000000">
        <w:instrText xml:space="preserve"> SEQ Table \* ARABIC </w:instrText>
      </w:r>
      <w:r w:rsidR="00000000">
        <w:fldChar w:fldCharType="separate"/>
      </w:r>
      <w:r w:rsidR="00324618">
        <w:rPr>
          <w:noProof/>
        </w:rPr>
        <w:t>10</w:t>
      </w:r>
      <w:r w:rsidR="00000000">
        <w:rPr>
          <w:noProof/>
        </w:rPr>
        <w:fldChar w:fldCharType="end"/>
      </w:r>
      <w:bookmarkEnd w:id="230"/>
      <w:r>
        <w:tab/>
      </w:r>
      <w:r w:rsidRPr="00893D2D">
        <w:t xml:space="preserve">Point </w:t>
      </w:r>
      <w:r w:rsidR="000104B4">
        <w:t>q</w:t>
      </w:r>
      <w:r w:rsidRPr="00893D2D">
        <w:t xml:space="preserve">uality </w:t>
      </w:r>
      <w:r w:rsidR="000104B4">
        <w:t>f</w:t>
      </w:r>
      <w:r w:rsidRPr="00893D2D">
        <w:t>lags</w:t>
      </w:r>
      <w:bookmarkEnd w:id="231"/>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5D25E3">
            <w:pPr>
              <w:pStyle w:val="TableText"/>
            </w:pPr>
            <w:r w:rsidRPr="00B97174">
              <w:t>Offline</w:t>
            </w:r>
          </w:p>
        </w:tc>
        <w:tc>
          <w:tcPr>
            <w:tcW w:w="0" w:type="auto"/>
          </w:tcPr>
          <w:p w14:paraId="568C4AB0" w14:textId="77777777" w:rsidR="00B97174" w:rsidRPr="00B50947" w:rsidRDefault="00B97174" w:rsidP="005D25E3">
            <w:pPr>
              <w:pStyle w:val="TableText"/>
            </w:pPr>
            <w:r w:rsidRPr="00B50947">
              <w:t>0</w:t>
            </w:r>
          </w:p>
        </w:tc>
        <w:tc>
          <w:tcPr>
            <w:tcW w:w="6524" w:type="dxa"/>
          </w:tcPr>
          <w:p w14:paraId="5F1A193A" w14:textId="5B890365" w:rsidR="00B97174" w:rsidRPr="00B97174" w:rsidRDefault="00B97174" w:rsidP="005D25E3">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5D25E3">
            <w:pPr>
              <w:pStyle w:val="TableText"/>
            </w:pPr>
            <w:r w:rsidRPr="00B97174">
              <w:t>Restart</w:t>
            </w:r>
          </w:p>
        </w:tc>
        <w:tc>
          <w:tcPr>
            <w:tcW w:w="0" w:type="auto"/>
          </w:tcPr>
          <w:p w14:paraId="60459797" w14:textId="77777777" w:rsidR="00B97174" w:rsidRPr="00B50947" w:rsidRDefault="00B97174" w:rsidP="005D25E3">
            <w:pPr>
              <w:pStyle w:val="TableText"/>
            </w:pPr>
            <w:r w:rsidRPr="00B50947">
              <w:t>1</w:t>
            </w:r>
          </w:p>
        </w:tc>
        <w:tc>
          <w:tcPr>
            <w:tcW w:w="6524" w:type="dxa"/>
          </w:tcPr>
          <w:p w14:paraId="68D5729D" w14:textId="6061045A" w:rsidR="00B97174" w:rsidRPr="00B97174" w:rsidRDefault="00B97174" w:rsidP="005D25E3">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5D25E3">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5D25E3">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5D25E3">
            <w:pPr>
              <w:pStyle w:val="TableText"/>
            </w:pPr>
            <w:r w:rsidRPr="00B97174">
              <w:t>Comms Lost</w:t>
            </w:r>
          </w:p>
        </w:tc>
        <w:tc>
          <w:tcPr>
            <w:tcW w:w="0" w:type="auto"/>
          </w:tcPr>
          <w:p w14:paraId="30F7E4AF" w14:textId="77777777" w:rsidR="00B97174" w:rsidRPr="00B50947" w:rsidRDefault="00B97174" w:rsidP="005D25E3">
            <w:pPr>
              <w:pStyle w:val="TableText"/>
            </w:pPr>
            <w:r w:rsidRPr="00B50947">
              <w:t>2</w:t>
            </w:r>
          </w:p>
        </w:tc>
        <w:tc>
          <w:tcPr>
            <w:tcW w:w="6524" w:type="dxa"/>
          </w:tcPr>
          <w:p w14:paraId="310CCFE3" w14:textId="44A49AFE" w:rsidR="00B97174" w:rsidRPr="00B97174" w:rsidRDefault="00B97174" w:rsidP="005D25E3">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5D25E3">
            <w:pPr>
              <w:pStyle w:val="TableText"/>
            </w:pPr>
            <w:r w:rsidRPr="00B97174">
              <w:t>Remote Forced</w:t>
            </w:r>
          </w:p>
        </w:tc>
        <w:tc>
          <w:tcPr>
            <w:tcW w:w="0" w:type="auto"/>
          </w:tcPr>
          <w:p w14:paraId="08FC3101" w14:textId="77777777" w:rsidR="00B97174" w:rsidRPr="00B50947" w:rsidRDefault="00B97174" w:rsidP="005D25E3">
            <w:pPr>
              <w:pStyle w:val="TableText"/>
            </w:pPr>
            <w:r w:rsidRPr="00B50947">
              <w:t>3</w:t>
            </w:r>
          </w:p>
        </w:tc>
        <w:tc>
          <w:tcPr>
            <w:tcW w:w="6524" w:type="dxa"/>
          </w:tcPr>
          <w:p w14:paraId="4DF0B85F" w14:textId="30202ABC" w:rsidR="00B97174" w:rsidRPr="00B97174" w:rsidRDefault="00B97174" w:rsidP="005D25E3">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5D25E3">
            <w:pPr>
              <w:pStyle w:val="TableText"/>
            </w:pPr>
            <w:r w:rsidRPr="00B97174">
              <w:t>Local Forced</w:t>
            </w:r>
          </w:p>
        </w:tc>
        <w:tc>
          <w:tcPr>
            <w:tcW w:w="0" w:type="auto"/>
          </w:tcPr>
          <w:p w14:paraId="792EC53E" w14:textId="77777777" w:rsidR="00B97174" w:rsidRPr="00B50947" w:rsidRDefault="00B97174" w:rsidP="005D25E3">
            <w:pPr>
              <w:pStyle w:val="TableText"/>
            </w:pPr>
            <w:r w:rsidRPr="00B50947">
              <w:t>4</w:t>
            </w:r>
          </w:p>
        </w:tc>
        <w:tc>
          <w:tcPr>
            <w:tcW w:w="6524" w:type="dxa"/>
          </w:tcPr>
          <w:p w14:paraId="1251E193" w14:textId="5A1BCEA6" w:rsidR="00B97174" w:rsidRPr="00B97174" w:rsidRDefault="00B97174" w:rsidP="005D25E3">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5D25E3">
            <w:pPr>
              <w:pStyle w:val="TableText"/>
            </w:pPr>
            <w:r w:rsidRPr="00B97174">
              <w:t>Chatter</w:t>
            </w:r>
          </w:p>
        </w:tc>
        <w:tc>
          <w:tcPr>
            <w:tcW w:w="0" w:type="auto"/>
          </w:tcPr>
          <w:p w14:paraId="6744AFF0" w14:textId="77777777" w:rsidR="00B97174" w:rsidRPr="00B50947" w:rsidRDefault="00B97174" w:rsidP="005D25E3">
            <w:pPr>
              <w:pStyle w:val="TableText"/>
            </w:pPr>
            <w:r w:rsidRPr="00B50947">
              <w:t>5</w:t>
            </w:r>
          </w:p>
        </w:tc>
        <w:tc>
          <w:tcPr>
            <w:tcW w:w="6524" w:type="dxa"/>
          </w:tcPr>
          <w:p w14:paraId="511E7688" w14:textId="309A4AC7" w:rsidR="00B97174" w:rsidRPr="00B97174" w:rsidRDefault="008B29E1" w:rsidP="005D25E3">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5D25E3">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5D25E3">
            <w:pPr>
              <w:pStyle w:val="TableText"/>
            </w:pPr>
            <w:r w:rsidRPr="00B97174">
              <w:lastRenderedPageBreak/>
              <w:t>Range Error</w:t>
            </w:r>
          </w:p>
        </w:tc>
        <w:tc>
          <w:tcPr>
            <w:tcW w:w="0" w:type="auto"/>
          </w:tcPr>
          <w:p w14:paraId="25F2958E" w14:textId="77777777" w:rsidR="00B97174" w:rsidRPr="00B50947" w:rsidRDefault="00B97174" w:rsidP="005D25E3">
            <w:pPr>
              <w:pStyle w:val="TableText"/>
            </w:pPr>
            <w:r w:rsidRPr="00B50947">
              <w:t>6</w:t>
            </w:r>
          </w:p>
        </w:tc>
        <w:tc>
          <w:tcPr>
            <w:tcW w:w="6524" w:type="dxa"/>
          </w:tcPr>
          <w:p w14:paraId="66604160" w14:textId="742A870A" w:rsidR="00B97174" w:rsidRPr="00B97174" w:rsidRDefault="00B97174" w:rsidP="005D25E3">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5D25E3">
            <w:pPr>
              <w:pStyle w:val="TableText"/>
            </w:pPr>
            <w:r w:rsidRPr="00B97174">
              <w:t>Discontinuity</w:t>
            </w:r>
          </w:p>
        </w:tc>
        <w:tc>
          <w:tcPr>
            <w:tcW w:w="0" w:type="auto"/>
          </w:tcPr>
          <w:p w14:paraId="379E4CE4" w14:textId="77777777" w:rsidR="00B97174" w:rsidRPr="00B50947" w:rsidRDefault="00B97174" w:rsidP="005D25E3">
            <w:pPr>
              <w:pStyle w:val="TableText"/>
            </w:pPr>
            <w:r w:rsidRPr="00B50947">
              <w:t>7</w:t>
            </w:r>
          </w:p>
        </w:tc>
        <w:tc>
          <w:tcPr>
            <w:tcW w:w="6524" w:type="dxa"/>
          </w:tcPr>
          <w:p w14:paraId="4EF89DAB" w14:textId="4913B242" w:rsidR="00B97174" w:rsidRPr="00B97174" w:rsidRDefault="00B97174" w:rsidP="005D25E3">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5D25E3">
            <w:pPr>
              <w:pStyle w:val="TableText"/>
            </w:pPr>
            <w:r w:rsidRPr="00B97174">
              <w:t>Reference Error</w:t>
            </w:r>
          </w:p>
        </w:tc>
        <w:tc>
          <w:tcPr>
            <w:tcW w:w="0" w:type="auto"/>
          </w:tcPr>
          <w:p w14:paraId="0B926ED5" w14:textId="77777777" w:rsidR="00B97174" w:rsidRPr="00B50947" w:rsidRDefault="00B97174" w:rsidP="005D25E3">
            <w:pPr>
              <w:pStyle w:val="TableText"/>
            </w:pPr>
            <w:r w:rsidRPr="00B50947">
              <w:t>8</w:t>
            </w:r>
          </w:p>
        </w:tc>
        <w:tc>
          <w:tcPr>
            <w:tcW w:w="6524" w:type="dxa"/>
          </w:tcPr>
          <w:p w14:paraId="0BB2A08C" w14:textId="6754C85A" w:rsidR="00B97174" w:rsidRPr="00B97174" w:rsidRDefault="00B97174" w:rsidP="005D25E3">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5D25E3">
            <w:pPr>
              <w:pStyle w:val="TableText"/>
            </w:pPr>
            <w:r w:rsidRPr="00B97174">
              <w:t>Unable to Read</w:t>
            </w:r>
          </w:p>
        </w:tc>
        <w:tc>
          <w:tcPr>
            <w:tcW w:w="0" w:type="auto"/>
          </w:tcPr>
          <w:p w14:paraId="0BF71B83" w14:textId="77777777" w:rsidR="00B97174" w:rsidRPr="00B50947" w:rsidRDefault="00B97174" w:rsidP="005D25E3">
            <w:pPr>
              <w:pStyle w:val="TableText"/>
            </w:pPr>
            <w:r w:rsidRPr="00B50947">
              <w:t>9</w:t>
            </w:r>
          </w:p>
        </w:tc>
        <w:tc>
          <w:tcPr>
            <w:tcW w:w="6524" w:type="dxa"/>
          </w:tcPr>
          <w:p w14:paraId="21E7300E" w14:textId="4F1CAF04" w:rsidR="00B97174" w:rsidRPr="00B97174" w:rsidRDefault="00B97174" w:rsidP="005D25E3">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16DEF891"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232" w:author="Steve Beadle" w:date="2024-07-11T10:17:00Z">
        <w:r w:rsidR="00324618" w:rsidRPr="00324618">
          <w:rPr>
            <w:rStyle w:val="Crossreference"/>
            <w:rPrChange w:id="233" w:author="Steve Beadle" w:date="2024-07-11T10:17:00Z">
              <w:rPr/>
            </w:rPrChange>
          </w:rPr>
          <w:t xml:space="preserve">Table </w:t>
        </w:r>
        <w:r w:rsidR="00324618" w:rsidRPr="00324618">
          <w:rPr>
            <w:rStyle w:val="Crossreference"/>
            <w:rPrChange w:id="234" w:author="Steve Beadle" w:date="2024-07-11T10:17:00Z">
              <w:rPr>
                <w:noProof/>
              </w:rPr>
            </w:rPrChange>
          </w:rPr>
          <w:t>8</w:t>
        </w:r>
      </w:ins>
      <w:del w:id="235" w:author="Steve Beadle" w:date="2024-07-11T10:17:00Z">
        <w:r w:rsidR="00994BE4" w:rsidRPr="007D5CB0" w:rsidDel="00324618">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236" w:name="_Toc170288565"/>
      <w:r w:rsidRPr="00A513E2">
        <w:t xml:space="preserve">Binary </w:t>
      </w:r>
      <w:r w:rsidR="006B0494" w:rsidRPr="00A513E2">
        <w:t>points</w:t>
      </w:r>
      <w:bookmarkEnd w:id="236"/>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0C944136"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237" w:author="Steve Beadle" w:date="2024-07-11T10:17:00Z">
        <w:r w:rsidR="00324618" w:rsidRPr="00324618">
          <w:rPr>
            <w:rStyle w:val="Crossreference"/>
            <w:rPrChange w:id="238" w:author="Steve Beadle" w:date="2024-07-11T10:17:00Z">
              <w:rPr/>
            </w:rPrChange>
          </w:rPr>
          <w:t>Table</w:t>
        </w:r>
        <w:r w:rsidR="00324618">
          <w:t xml:space="preserve"> </w:t>
        </w:r>
        <w:r w:rsidR="00324618">
          <w:rPr>
            <w:noProof/>
          </w:rPr>
          <w:t>11</w:t>
        </w:r>
      </w:ins>
      <w:del w:id="239" w:author="Steve Beadle" w:date="2024-07-11T10:17:00Z">
        <w:r w:rsidR="00994BE4" w:rsidRPr="007D5CB0" w:rsidDel="00324618">
          <w:rPr>
            <w:rStyle w:val="Crossreference"/>
          </w:rPr>
          <w:delText>Table</w:delText>
        </w:r>
        <w:r w:rsidR="00994BE4" w:rsidDel="00324618">
          <w:delText xml:space="preserve"> </w:delText>
        </w:r>
        <w:r w:rsidR="00994BE4" w:rsidDel="00324618">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64D88B64" w:rsidR="00D014F9" w:rsidRDefault="00D014F9" w:rsidP="00D014F9">
      <w:pPr>
        <w:pStyle w:val="Caption"/>
      </w:pPr>
      <w:bookmarkStart w:id="240" w:name="_Ref161299982"/>
      <w:bookmarkStart w:id="241" w:name="_Toc170288650"/>
      <w:r>
        <w:t xml:space="preserve">Table </w:t>
      </w:r>
      <w:r w:rsidR="00000000">
        <w:fldChar w:fldCharType="begin"/>
      </w:r>
      <w:r w:rsidR="00000000">
        <w:instrText xml:space="preserve"> SEQ Table \* ARABIC </w:instrText>
      </w:r>
      <w:r w:rsidR="00000000">
        <w:fldChar w:fldCharType="separate"/>
      </w:r>
      <w:r w:rsidR="00324618">
        <w:rPr>
          <w:noProof/>
        </w:rPr>
        <w:t>11</w:t>
      </w:r>
      <w:r w:rsidR="00000000">
        <w:rPr>
          <w:noProof/>
        </w:rPr>
        <w:fldChar w:fldCharType="end"/>
      </w:r>
      <w:bookmarkEnd w:id="240"/>
      <w:r>
        <w:tab/>
        <w:t xml:space="preserve">Configuration structure for a binary </w:t>
      </w:r>
      <w:r w:rsidR="000104B4">
        <w:t>p</w:t>
      </w:r>
      <w:r>
        <w:t>oint</w:t>
      </w:r>
      <w:bookmarkEnd w:id="241"/>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5D25E3">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5D25E3">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5D25E3">
            <w:pPr>
              <w:pStyle w:val="TableText"/>
              <w:rPr>
                <w:lang w:bidi="he-IL"/>
              </w:rPr>
            </w:pPr>
            <w:r w:rsidRPr="00B50947">
              <w:rPr>
                <w:lang w:bidi="he-IL"/>
              </w:rPr>
              <w:t>Yes</w:t>
            </w:r>
          </w:p>
        </w:tc>
        <w:tc>
          <w:tcPr>
            <w:tcW w:w="4113" w:type="dxa"/>
            <w:noWrap/>
            <w:hideMark/>
          </w:tcPr>
          <w:p w14:paraId="13C744FE" w14:textId="32EB66F5" w:rsidR="00D014F9" w:rsidRPr="00B50947" w:rsidRDefault="00D014F9" w:rsidP="005D25E3">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5D25E3">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5D25E3">
            <w:pPr>
              <w:pStyle w:val="TableText"/>
              <w:rPr>
                <w:lang w:bidi="he-IL"/>
              </w:rPr>
            </w:pPr>
            <w:r w:rsidRPr="00B50947">
              <w:rPr>
                <w:lang w:bidi="he-IL"/>
              </w:rPr>
              <w:t>string</w:t>
            </w:r>
          </w:p>
        </w:tc>
        <w:tc>
          <w:tcPr>
            <w:tcW w:w="1530" w:type="dxa"/>
            <w:noWrap/>
          </w:tcPr>
          <w:p w14:paraId="48BA3396" w14:textId="77777777" w:rsidR="00D014F9" w:rsidRPr="00B50947" w:rsidRDefault="00D014F9" w:rsidP="005D25E3">
            <w:pPr>
              <w:pStyle w:val="TableText"/>
              <w:rPr>
                <w:lang w:bidi="he-IL"/>
              </w:rPr>
            </w:pPr>
            <w:r w:rsidRPr="00B50947">
              <w:rPr>
                <w:lang w:bidi="he-IL"/>
              </w:rPr>
              <w:t>parentType</w:t>
            </w:r>
          </w:p>
        </w:tc>
        <w:tc>
          <w:tcPr>
            <w:tcW w:w="914" w:type="dxa"/>
            <w:noWrap/>
          </w:tcPr>
          <w:p w14:paraId="2A59D4D0" w14:textId="77777777" w:rsidR="00D014F9" w:rsidRPr="00B50947" w:rsidRDefault="00D014F9" w:rsidP="005D25E3">
            <w:pPr>
              <w:pStyle w:val="TableText"/>
              <w:rPr>
                <w:lang w:bidi="he-IL"/>
              </w:rPr>
            </w:pPr>
            <w:r w:rsidRPr="00B50947">
              <w:rPr>
                <w:lang w:bidi="he-IL"/>
              </w:rPr>
              <w:t>Yes</w:t>
            </w:r>
          </w:p>
        </w:tc>
        <w:tc>
          <w:tcPr>
            <w:tcW w:w="4113" w:type="dxa"/>
            <w:noWrap/>
          </w:tcPr>
          <w:p w14:paraId="534608CD" w14:textId="77777777" w:rsidR="00D014F9" w:rsidRPr="00B50947" w:rsidRDefault="00D014F9" w:rsidP="005D25E3">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5D25E3">
            <w:pPr>
              <w:pStyle w:val="TableText"/>
              <w:rPr>
                <w:lang w:bidi="he-IL"/>
              </w:rPr>
            </w:pPr>
            <w:r w:rsidRPr="00B50947">
              <w:rPr>
                <w:lang w:bidi="he-IL"/>
              </w:rPr>
              <w:t>Bit Count</w:t>
            </w:r>
          </w:p>
        </w:tc>
        <w:tc>
          <w:tcPr>
            <w:tcW w:w="990" w:type="dxa"/>
            <w:noWrap/>
          </w:tcPr>
          <w:p w14:paraId="276660FE" w14:textId="77777777" w:rsidR="00D014F9" w:rsidRPr="00B50947" w:rsidRDefault="00D014F9" w:rsidP="005D25E3">
            <w:pPr>
              <w:pStyle w:val="TableText"/>
              <w:rPr>
                <w:lang w:bidi="he-IL"/>
              </w:rPr>
            </w:pPr>
            <w:r w:rsidRPr="00B50947">
              <w:rPr>
                <w:lang w:bidi="he-IL"/>
              </w:rPr>
              <w:t>integer</w:t>
            </w:r>
          </w:p>
        </w:tc>
        <w:tc>
          <w:tcPr>
            <w:tcW w:w="1530" w:type="dxa"/>
            <w:noWrap/>
          </w:tcPr>
          <w:p w14:paraId="1DA3B1D7" w14:textId="77777777" w:rsidR="00D014F9" w:rsidRPr="00B50947" w:rsidRDefault="00D014F9" w:rsidP="005D25E3">
            <w:pPr>
              <w:pStyle w:val="TableText"/>
              <w:rPr>
                <w:lang w:bidi="he-IL"/>
              </w:rPr>
            </w:pPr>
            <w:r w:rsidRPr="00B50947">
              <w:rPr>
                <w:lang w:bidi="he-IL"/>
              </w:rPr>
              <w:t>bits</w:t>
            </w:r>
          </w:p>
        </w:tc>
        <w:tc>
          <w:tcPr>
            <w:tcW w:w="914" w:type="dxa"/>
            <w:noWrap/>
          </w:tcPr>
          <w:p w14:paraId="2BEA419D" w14:textId="77777777" w:rsidR="00D014F9" w:rsidRPr="00B50947" w:rsidRDefault="00D014F9" w:rsidP="005D25E3">
            <w:pPr>
              <w:pStyle w:val="TableText"/>
              <w:rPr>
                <w:lang w:bidi="he-IL"/>
              </w:rPr>
            </w:pPr>
            <w:r w:rsidRPr="00B50947">
              <w:rPr>
                <w:lang w:bidi="he-IL"/>
              </w:rPr>
              <w:t>No</w:t>
            </w:r>
          </w:p>
        </w:tc>
        <w:tc>
          <w:tcPr>
            <w:tcW w:w="4113" w:type="dxa"/>
            <w:noWrap/>
          </w:tcPr>
          <w:p w14:paraId="54E3DE37" w14:textId="77777777" w:rsidR="00D014F9" w:rsidRPr="00B50947" w:rsidRDefault="00D014F9" w:rsidP="005D25E3">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5D25E3">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5D25E3">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5D25E3">
            <w:pPr>
              <w:pStyle w:val="TableText"/>
              <w:rPr>
                <w:lang w:bidi="he-IL"/>
              </w:rPr>
            </w:pPr>
            <w:r w:rsidRPr="00B50947">
              <w:rPr>
                <w:lang w:bidi="he-IL"/>
              </w:rPr>
              <w:t>No</w:t>
            </w:r>
          </w:p>
        </w:tc>
        <w:tc>
          <w:tcPr>
            <w:tcW w:w="4113" w:type="dxa"/>
            <w:noWrap/>
            <w:hideMark/>
          </w:tcPr>
          <w:p w14:paraId="74AD462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5D25E3">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5D25E3">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5D25E3">
            <w:pPr>
              <w:pStyle w:val="TableText"/>
              <w:rPr>
                <w:lang w:bidi="he-IL"/>
              </w:rPr>
            </w:pPr>
            <w:r w:rsidRPr="00B50947">
              <w:rPr>
                <w:lang w:bidi="he-IL"/>
              </w:rPr>
              <w:t>No</w:t>
            </w:r>
          </w:p>
        </w:tc>
        <w:tc>
          <w:tcPr>
            <w:tcW w:w="4113" w:type="dxa"/>
            <w:noWrap/>
            <w:hideMark/>
          </w:tcPr>
          <w:p w14:paraId="45F57A6D" w14:textId="0BD98752"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5D25E3">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5D25E3">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5D25E3">
            <w:pPr>
              <w:pStyle w:val="TableText"/>
              <w:rPr>
                <w:lang w:bidi="he-IL"/>
              </w:rPr>
            </w:pPr>
            <w:r w:rsidRPr="00B50947">
              <w:rPr>
                <w:lang w:bidi="he-IL"/>
              </w:rPr>
              <w:t>No</w:t>
            </w:r>
          </w:p>
        </w:tc>
        <w:tc>
          <w:tcPr>
            <w:tcW w:w="4113" w:type="dxa"/>
            <w:noWrap/>
            <w:hideMark/>
          </w:tcPr>
          <w:p w14:paraId="6D186EDB"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5D25E3">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5D25E3">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5D25E3">
            <w:pPr>
              <w:pStyle w:val="TableText"/>
              <w:rPr>
                <w:lang w:bidi="he-IL"/>
              </w:rPr>
            </w:pPr>
            <w:r w:rsidRPr="00B50947">
              <w:rPr>
                <w:lang w:bidi="he-IL"/>
              </w:rPr>
              <w:t>No</w:t>
            </w:r>
          </w:p>
        </w:tc>
        <w:tc>
          <w:tcPr>
            <w:tcW w:w="4113" w:type="dxa"/>
            <w:noWrap/>
            <w:hideMark/>
          </w:tcPr>
          <w:p w14:paraId="4B427364"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5D25E3">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5D25E3">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5D25E3">
            <w:pPr>
              <w:pStyle w:val="TableText"/>
              <w:rPr>
                <w:lang w:bidi="he-IL"/>
              </w:rPr>
            </w:pPr>
            <w:r w:rsidRPr="00B50947">
              <w:rPr>
                <w:lang w:bidi="he-IL"/>
              </w:rPr>
              <w:t>No</w:t>
            </w:r>
          </w:p>
        </w:tc>
        <w:tc>
          <w:tcPr>
            <w:tcW w:w="4113" w:type="dxa"/>
            <w:noWrap/>
            <w:hideMark/>
          </w:tcPr>
          <w:p w14:paraId="3AD91B94" w14:textId="3328FEC0"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5D25E3">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5D25E3">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5D25E3">
            <w:pPr>
              <w:pStyle w:val="TableText"/>
              <w:rPr>
                <w:lang w:bidi="he-IL"/>
              </w:rPr>
            </w:pPr>
            <w:r w:rsidRPr="00B50947">
              <w:rPr>
                <w:lang w:bidi="he-IL"/>
              </w:rPr>
              <w:t>No</w:t>
            </w:r>
          </w:p>
        </w:tc>
        <w:tc>
          <w:tcPr>
            <w:tcW w:w="4113" w:type="dxa"/>
            <w:noWrap/>
            <w:hideMark/>
          </w:tcPr>
          <w:p w14:paraId="30FBF716"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5D25E3">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5D25E3">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5D25E3">
            <w:pPr>
              <w:pStyle w:val="TableText"/>
              <w:rPr>
                <w:lang w:bidi="he-IL"/>
              </w:rPr>
            </w:pPr>
            <w:r w:rsidRPr="00B50947">
              <w:rPr>
                <w:lang w:bidi="he-IL"/>
              </w:rPr>
              <w:t>No</w:t>
            </w:r>
          </w:p>
        </w:tc>
        <w:tc>
          <w:tcPr>
            <w:tcW w:w="4113" w:type="dxa"/>
            <w:noWrap/>
            <w:hideMark/>
          </w:tcPr>
          <w:p w14:paraId="04E9C6F5" w14:textId="77777777" w:rsidR="00D014F9" w:rsidRPr="00B50947" w:rsidRDefault="00D014F9" w:rsidP="005D25E3">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5D25E3">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5D25E3">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5D25E3">
            <w:pPr>
              <w:pStyle w:val="TableText"/>
              <w:rPr>
                <w:lang w:bidi="he-IL"/>
              </w:rPr>
            </w:pPr>
            <w:r w:rsidRPr="00B50947">
              <w:rPr>
                <w:lang w:bidi="he-IL"/>
              </w:rPr>
              <w:t>No</w:t>
            </w:r>
          </w:p>
        </w:tc>
        <w:tc>
          <w:tcPr>
            <w:tcW w:w="4113" w:type="dxa"/>
            <w:noWrap/>
            <w:hideMark/>
          </w:tcPr>
          <w:p w14:paraId="539FE249" w14:textId="46C1DACD"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5D25E3">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5D25E3">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5D25E3">
            <w:pPr>
              <w:pStyle w:val="TableText"/>
              <w:rPr>
                <w:lang w:bidi="he-IL"/>
              </w:rPr>
            </w:pPr>
            <w:r w:rsidRPr="00B50947">
              <w:rPr>
                <w:lang w:bidi="he-IL"/>
              </w:rPr>
              <w:t>No</w:t>
            </w:r>
          </w:p>
        </w:tc>
        <w:tc>
          <w:tcPr>
            <w:tcW w:w="4113" w:type="dxa"/>
            <w:noWrap/>
            <w:hideMark/>
          </w:tcPr>
          <w:p w14:paraId="7593CA5D"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5D25E3">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5D25E3">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5D25E3">
            <w:pPr>
              <w:pStyle w:val="TableText"/>
              <w:rPr>
                <w:lang w:bidi="he-IL"/>
              </w:rPr>
            </w:pPr>
            <w:r w:rsidRPr="00B50947">
              <w:rPr>
                <w:lang w:bidi="he-IL"/>
              </w:rPr>
              <w:t>No</w:t>
            </w:r>
          </w:p>
        </w:tc>
        <w:tc>
          <w:tcPr>
            <w:tcW w:w="4113" w:type="dxa"/>
            <w:noWrap/>
            <w:hideMark/>
          </w:tcPr>
          <w:p w14:paraId="04BEBFE4"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5D25E3">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5D25E3">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5D25E3">
            <w:pPr>
              <w:pStyle w:val="TableText"/>
              <w:rPr>
                <w:lang w:bidi="he-IL"/>
              </w:rPr>
            </w:pPr>
            <w:r w:rsidRPr="00B50947">
              <w:rPr>
                <w:lang w:bidi="he-IL"/>
              </w:rPr>
              <w:t>No</w:t>
            </w:r>
          </w:p>
        </w:tc>
        <w:tc>
          <w:tcPr>
            <w:tcW w:w="4113" w:type="dxa"/>
            <w:noWrap/>
            <w:hideMark/>
          </w:tcPr>
          <w:p w14:paraId="43B83FAD" w14:textId="15F3B627"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5D25E3">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5D25E3">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5D25E3">
            <w:pPr>
              <w:pStyle w:val="TableText"/>
              <w:rPr>
                <w:lang w:bidi="he-IL"/>
              </w:rPr>
            </w:pPr>
            <w:r w:rsidRPr="00B50947">
              <w:rPr>
                <w:lang w:bidi="he-IL"/>
              </w:rPr>
              <w:t>No</w:t>
            </w:r>
          </w:p>
        </w:tc>
        <w:tc>
          <w:tcPr>
            <w:tcW w:w="4113" w:type="dxa"/>
            <w:noWrap/>
            <w:hideMark/>
          </w:tcPr>
          <w:p w14:paraId="5B4119C4"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5D25E3">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5D25E3">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5D25E3">
            <w:pPr>
              <w:pStyle w:val="TableText"/>
              <w:rPr>
                <w:lang w:bidi="he-IL"/>
              </w:rPr>
            </w:pPr>
            <w:r w:rsidRPr="00B50947">
              <w:rPr>
                <w:lang w:bidi="he-IL"/>
              </w:rPr>
              <w:t>No</w:t>
            </w:r>
          </w:p>
        </w:tc>
        <w:tc>
          <w:tcPr>
            <w:tcW w:w="4113" w:type="dxa"/>
            <w:noWrap/>
            <w:hideMark/>
          </w:tcPr>
          <w:p w14:paraId="7BFCF29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5D25E3">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5D25E3">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5D25E3">
            <w:pPr>
              <w:pStyle w:val="TableText"/>
              <w:rPr>
                <w:lang w:bidi="he-IL"/>
              </w:rPr>
            </w:pPr>
            <w:r w:rsidRPr="00B50947">
              <w:rPr>
                <w:lang w:bidi="he-IL"/>
              </w:rPr>
              <w:t>No</w:t>
            </w:r>
          </w:p>
        </w:tc>
        <w:tc>
          <w:tcPr>
            <w:tcW w:w="4113" w:type="dxa"/>
            <w:noWrap/>
            <w:hideMark/>
          </w:tcPr>
          <w:p w14:paraId="6162CB51" w14:textId="419FBB2D"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5D25E3">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5D25E3">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5D25E3">
            <w:pPr>
              <w:pStyle w:val="TableText"/>
              <w:rPr>
                <w:lang w:bidi="he-IL"/>
              </w:rPr>
            </w:pPr>
            <w:r w:rsidRPr="00B50947">
              <w:rPr>
                <w:lang w:bidi="he-IL"/>
              </w:rPr>
              <w:t>No</w:t>
            </w:r>
          </w:p>
        </w:tc>
        <w:tc>
          <w:tcPr>
            <w:tcW w:w="4113" w:type="dxa"/>
            <w:noWrap/>
            <w:hideMark/>
          </w:tcPr>
          <w:p w14:paraId="0A21635D"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5D25E3">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5D25E3">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5D25E3">
            <w:pPr>
              <w:pStyle w:val="TableText"/>
              <w:rPr>
                <w:lang w:bidi="he-IL"/>
              </w:rPr>
            </w:pPr>
            <w:r w:rsidRPr="00B50947">
              <w:rPr>
                <w:lang w:bidi="he-IL"/>
              </w:rPr>
              <w:t>No</w:t>
            </w:r>
          </w:p>
        </w:tc>
        <w:tc>
          <w:tcPr>
            <w:tcW w:w="4113" w:type="dxa"/>
            <w:noWrap/>
            <w:hideMark/>
          </w:tcPr>
          <w:p w14:paraId="3FBC8D52"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5D25E3">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5D25E3">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5D25E3">
            <w:pPr>
              <w:pStyle w:val="TableText"/>
              <w:rPr>
                <w:lang w:bidi="he-IL"/>
              </w:rPr>
            </w:pPr>
            <w:r w:rsidRPr="00B50947">
              <w:rPr>
                <w:lang w:bidi="he-IL"/>
              </w:rPr>
              <w:t>No</w:t>
            </w:r>
          </w:p>
        </w:tc>
        <w:tc>
          <w:tcPr>
            <w:tcW w:w="4113" w:type="dxa"/>
            <w:noWrap/>
            <w:hideMark/>
          </w:tcPr>
          <w:p w14:paraId="35505E3C" w14:textId="27DC925A"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5D25E3">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5D25E3">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5D25E3">
            <w:pPr>
              <w:pStyle w:val="TableText"/>
              <w:rPr>
                <w:lang w:bidi="he-IL"/>
              </w:rPr>
            </w:pPr>
            <w:r w:rsidRPr="00B50947">
              <w:rPr>
                <w:lang w:bidi="he-IL"/>
              </w:rPr>
              <w:t>No</w:t>
            </w:r>
          </w:p>
        </w:tc>
        <w:tc>
          <w:tcPr>
            <w:tcW w:w="4113" w:type="dxa"/>
            <w:noWrap/>
            <w:hideMark/>
          </w:tcPr>
          <w:p w14:paraId="71839B73"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5D25E3">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5D25E3">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5D25E3">
            <w:pPr>
              <w:pStyle w:val="TableText"/>
              <w:rPr>
                <w:lang w:bidi="he-IL"/>
              </w:rPr>
            </w:pPr>
            <w:r w:rsidRPr="00B50947">
              <w:rPr>
                <w:lang w:bidi="he-IL"/>
              </w:rPr>
              <w:t>No</w:t>
            </w:r>
          </w:p>
        </w:tc>
        <w:tc>
          <w:tcPr>
            <w:tcW w:w="4113" w:type="dxa"/>
            <w:noWrap/>
            <w:hideMark/>
          </w:tcPr>
          <w:p w14:paraId="072D6E71"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5D25E3">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5D25E3">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5D25E3">
            <w:pPr>
              <w:pStyle w:val="TableText"/>
              <w:rPr>
                <w:lang w:bidi="he-IL"/>
              </w:rPr>
            </w:pPr>
            <w:r w:rsidRPr="00B50947">
              <w:rPr>
                <w:lang w:bidi="he-IL"/>
              </w:rPr>
              <w:t>No</w:t>
            </w:r>
          </w:p>
        </w:tc>
        <w:tc>
          <w:tcPr>
            <w:tcW w:w="4113" w:type="dxa"/>
            <w:noWrap/>
            <w:hideMark/>
          </w:tcPr>
          <w:p w14:paraId="3F907E00" w14:textId="53E75AD7"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5D25E3">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5D25E3">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5D25E3">
            <w:pPr>
              <w:pStyle w:val="TableText"/>
              <w:rPr>
                <w:lang w:bidi="he-IL"/>
              </w:rPr>
            </w:pPr>
            <w:r w:rsidRPr="00B50947">
              <w:rPr>
                <w:lang w:bidi="he-IL"/>
              </w:rPr>
              <w:t>No</w:t>
            </w:r>
          </w:p>
        </w:tc>
        <w:tc>
          <w:tcPr>
            <w:tcW w:w="4113" w:type="dxa"/>
            <w:noWrap/>
            <w:hideMark/>
          </w:tcPr>
          <w:p w14:paraId="1ED512C6"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5D25E3">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5D25E3">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5D25E3">
            <w:pPr>
              <w:pStyle w:val="TableText"/>
              <w:rPr>
                <w:lang w:bidi="he-IL"/>
              </w:rPr>
            </w:pPr>
            <w:r w:rsidRPr="00B50947">
              <w:rPr>
                <w:lang w:bidi="he-IL"/>
              </w:rPr>
              <w:t>No</w:t>
            </w:r>
          </w:p>
        </w:tc>
        <w:tc>
          <w:tcPr>
            <w:tcW w:w="4113" w:type="dxa"/>
            <w:noWrap/>
            <w:hideMark/>
          </w:tcPr>
          <w:p w14:paraId="298F57C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5D25E3">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5D25E3">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5D25E3">
            <w:pPr>
              <w:pStyle w:val="TableText"/>
              <w:rPr>
                <w:lang w:bidi="he-IL"/>
              </w:rPr>
            </w:pPr>
            <w:r w:rsidRPr="00B50947">
              <w:rPr>
                <w:lang w:bidi="he-IL"/>
              </w:rPr>
              <w:t>No</w:t>
            </w:r>
          </w:p>
        </w:tc>
        <w:tc>
          <w:tcPr>
            <w:tcW w:w="4113" w:type="dxa"/>
            <w:noWrap/>
            <w:hideMark/>
          </w:tcPr>
          <w:p w14:paraId="07A38944" w14:textId="6D94C345"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5D25E3">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5D25E3">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5D25E3">
            <w:pPr>
              <w:pStyle w:val="TableText"/>
              <w:rPr>
                <w:lang w:bidi="he-IL"/>
              </w:rPr>
            </w:pPr>
            <w:r w:rsidRPr="00B50947">
              <w:rPr>
                <w:lang w:bidi="he-IL"/>
              </w:rPr>
              <w:t>No</w:t>
            </w:r>
          </w:p>
        </w:tc>
        <w:tc>
          <w:tcPr>
            <w:tcW w:w="4113" w:type="dxa"/>
            <w:noWrap/>
            <w:hideMark/>
          </w:tcPr>
          <w:p w14:paraId="5D8B7912"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5D25E3">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5D25E3">
            <w:pPr>
              <w:pStyle w:val="TableText"/>
              <w:rPr>
                <w:lang w:bidi="he-IL"/>
              </w:rPr>
            </w:pPr>
            <w:r w:rsidRPr="00B50947">
              <w:rPr>
                <w:lang w:bidi="he-IL"/>
              </w:rPr>
              <w:t>integer</w:t>
            </w:r>
          </w:p>
        </w:tc>
        <w:tc>
          <w:tcPr>
            <w:tcW w:w="1530" w:type="dxa"/>
            <w:noWrap/>
          </w:tcPr>
          <w:p w14:paraId="1AD8F58F" w14:textId="77777777" w:rsidR="00D014F9" w:rsidRPr="00B50947" w:rsidRDefault="00D014F9" w:rsidP="005D25E3">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5D25E3">
            <w:pPr>
              <w:pStyle w:val="TableText"/>
              <w:rPr>
                <w:lang w:bidi="he-IL"/>
              </w:rPr>
            </w:pPr>
            <w:r w:rsidRPr="00B50947">
              <w:rPr>
                <w:lang w:bidi="he-IL"/>
              </w:rPr>
              <w:t>No</w:t>
            </w:r>
          </w:p>
        </w:tc>
        <w:tc>
          <w:tcPr>
            <w:tcW w:w="4113" w:type="dxa"/>
            <w:noWrap/>
          </w:tcPr>
          <w:p w14:paraId="15AAC9DD" w14:textId="7F140DBF" w:rsidR="00D014F9" w:rsidRPr="00B50947" w:rsidRDefault="00D014F9" w:rsidP="005D25E3">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5D25E3">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5D25E3">
            <w:pPr>
              <w:pStyle w:val="TableText"/>
              <w:rPr>
                <w:lang w:bidi="he-IL"/>
              </w:rPr>
            </w:pPr>
            <w:r w:rsidRPr="00B50947">
              <w:rPr>
                <w:lang w:bidi="he-IL"/>
              </w:rPr>
              <w:t>boolean</w:t>
            </w:r>
          </w:p>
        </w:tc>
        <w:tc>
          <w:tcPr>
            <w:tcW w:w="1530" w:type="dxa"/>
            <w:noWrap/>
          </w:tcPr>
          <w:p w14:paraId="51242DFB" w14:textId="77777777" w:rsidR="00D014F9" w:rsidRPr="00B50947" w:rsidRDefault="00D014F9" w:rsidP="005D25E3">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5D25E3">
            <w:pPr>
              <w:pStyle w:val="TableText"/>
              <w:rPr>
                <w:lang w:bidi="he-IL"/>
              </w:rPr>
            </w:pPr>
            <w:r w:rsidRPr="00B50947">
              <w:rPr>
                <w:lang w:bidi="he-IL"/>
              </w:rPr>
              <w:t>No</w:t>
            </w:r>
          </w:p>
        </w:tc>
        <w:tc>
          <w:tcPr>
            <w:tcW w:w="4113" w:type="dxa"/>
            <w:noWrap/>
          </w:tcPr>
          <w:p w14:paraId="77CCFD6E" w14:textId="3F6056F1" w:rsidR="00D014F9" w:rsidRPr="00B50947" w:rsidRDefault="00D014F9" w:rsidP="005D25E3">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0C0A254A"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242" w:author="Steve Beadle" w:date="2024-07-11T10:17:00Z">
        <w:r w:rsidR="00324618" w:rsidRPr="00324618">
          <w:rPr>
            <w:rStyle w:val="Crossreference"/>
            <w:rPrChange w:id="243" w:author="Steve Beadle" w:date="2024-07-11T10:17:00Z">
              <w:rPr/>
            </w:rPrChange>
          </w:rPr>
          <w:t xml:space="preserve">Figure </w:t>
        </w:r>
        <w:r w:rsidR="00324618" w:rsidRPr="00324618">
          <w:rPr>
            <w:rStyle w:val="Crossreference"/>
            <w:rPrChange w:id="244" w:author="Steve Beadle" w:date="2024-07-11T10:17:00Z">
              <w:rPr>
                <w:noProof/>
              </w:rPr>
            </w:rPrChange>
          </w:rPr>
          <w:t>4</w:t>
        </w:r>
      </w:ins>
      <w:del w:id="245" w:author="Steve Beadle" w:date="2024-07-11T10:17:00Z">
        <w:r w:rsidR="00994BE4" w:rsidRPr="007D5CB0" w:rsidDel="00324618">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27EC9629">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06D056DF" w:rsidR="00A20075" w:rsidRDefault="00A20075" w:rsidP="00A20075">
      <w:pPr>
        <w:pStyle w:val="Caption"/>
      </w:pPr>
      <w:bookmarkStart w:id="246" w:name="_Ref161910224"/>
      <w:bookmarkStart w:id="247" w:name="_Toc170288631"/>
      <w:r>
        <w:t xml:space="preserve">Figure </w:t>
      </w:r>
      <w:r w:rsidR="00000000">
        <w:fldChar w:fldCharType="begin"/>
      </w:r>
      <w:r w:rsidR="00000000">
        <w:instrText xml:space="preserve"> SEQ Figure \* ARABIC </w:instrText>
      </w:r>
      <w:r w:rsidR="00000000">
        <w:fldChar w:fldCharType="separate"/>
      </w:r>
      <w:r w:rsidR="00324618">
        <w:rPr>
          <w:noProof/>
        </w:rPr>
        <w:t>4</w:t>
      </w:r>
      <w:r w:rsidR="00000000">
        <w:rPr>
          <w:noProof/>
        </w:rPr>
        <w:fldChar w:fldCharType="end"/>
      </w:r>
      <w:bookmarkEnd w:id="246"/>
      <w:r>
        <w:tab/>
      </w:r>
      <w:r w:rsidRPr="00BA7567">
        <w:t>Supported implementation of persistence for binary points</w:t>
      </w:r>
      <w:bookmarkEnd w:id="247"/>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248" w:name="_Toc170288566"/>
      <w:r>
        <w:t xml:space="preserve">Analogue </w:t>
      </w:r>
      <w:r w:rsidR="006B0494">
        <w:t>points</w:t>
      </w:r>
      <w:bookmarkEnd w:id="248"/>
    </w:p>
    <w:p w14:paraId="7B6E8A76" w14:textId="468E7DF5"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249" w:author="Steve Beadle" w:date="2024-07-11T10:17:00Z">
        <w:r w:rsidR="00324618" w:rsidRPr="00324618">
          <w:rPr>
            <w:rStyle w:val="Crossreference"/>
            <w:rPrChange w:id="250" w:author="Steve Beadle" w:date="2024-07-11T10:17:00Z">
              <w:rPr/>
            </w:rPrChange>
          </w:rPr>
          <w:t xml:space="preserve">Table </w:t>
        </w:r>
        <w:r w:rsidR="00324618" w:rsidRPr="00324618">
          <w:rPr>
            <w:rStyle w:val="Crossreference"/>
            <w:rPrChange w:id="251" w:author="Steve Beadle" w:date="2024-07-11T10:17:00Z">
              <w:rPr>
                <w:noProof/>
              </w:rPr>
            </w:rPrChange>
          </w:rPr>
          <w:t>12</w:t>
        </w:r>
      </w:ins>
      <w:del w:id="252" w:author="Steve Beadle" w:date="2024-07-11T10:17:00Z">
        <w:r w:rsidR="00994BE4" w:rsidRPr="007D5CB0" w:rsidDel="00324618">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1FAF7BFB" w:rsidR="00A20075" w:rsidRDefault="00A20075" w:rsidP="00A20075">
      <w:pPr>
        <w:pStyle w:val="Caption"/>
      </w:pPr>
      <w:bookmarkStart w:id="253" w:name="_Ref161301633"/>
      <w:bookmarkStart w:id="254" w:name="_Toc170288651"/>
      <w:r>
        <w:t xml:space="preserve">Table </w:t>
      </w:r>
      <w:r w:rsidR="00000000">
        <w:fldChar w:fldCharType="begin"/>
      </w:r>
      <w:r w:rsidR="00000000">
        <w:instrText xml:space="preserve"> SEQ Table \* ARABIC </w:instrText>
      </w:r>
      <w:r w:rsidR="00000000">
        <w:fldChar w:fldCharType="separate"/>
      </w:r>
      <w:r w:rsidR="00324618">
        <w:rPr>
          <w:noProof/>
        </w:rPr>
        <w:t>12</w:t>
      </w:r>
      <w:r w:rsidR="00000000">
        <w:rPr>
          <w:noProof/>
        </w:rPr>
        <w:fldChar w:fldCharType="end"/>
      </w:r>
      <w:bookmarkEnd w:id="253"/>
      <w:r>
        <w:tab/>
      </w:r>
      <w:r w:rsidRPr="00A20075">
        <w:t>Configuration structure for a</w:t>
      </w:r>
      <w:r>
        <w:t>n</w:t>
      </w:r>
      <w:r w:rsidRPr="00A20075">
        <w:t xml:space="preserve"> </w:t>
      </w:r>
      <w:r>
        <w:t>analogue</w:t>
      </w:r>
      <w:r w:rsidRPr="00A20075">
        <w:t xml:space="preserve"> </w:t>
      </w:r>
      <w:r w:rsidR="00B445A6">
        <w:t>p</w:t>
      </w:r>
      <w:r w:rsidRPr="00A20075">
        <w:t>oint</w:t>
      </w:r>
      <w:bookmarkEnd w:id="254"/>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5D25E3">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5D25E3">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5D25E3">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5D25E3">
            <w:pPr>
              <w:pStyle w:val="TableText"/>
              <w:rPr>
                <w:lang w:bidi="he-IL"/>
              </w:rPr>
            </w:pPr>
            <w:r w:rsidRPr="00B50947">
              <w:rPr>
                <w:lang w:bidi="he-IL"/>
              </w:rPr>
              <w:t>Yes</w:t>
            </w:r>
          </w:p>
        </w:tc>
        <w:tc>
          <w:tcPr>
            <w:tcW w:w="4037" w:type="dxa"/>
            <w:noWrap/>
            <w:hideMark/>
          </w:tcPr>
          <w:p w14:paraId="2ADC2CA7" w14:textId="44308B2C" w:rsidR="00D271BA" w:rsidRPr="00B50947" w:rsidRDefault="00D271BA" w:rsidP="005D25E3">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5D25E3">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5D25E3">
            <w:pPr>
              <w:pStyle w:val="TableText"/>
              <w:rPr>
                <w:lang w:bidi="he-IL"/>
              </w:rPr>
            </w:pPr>
            <w:r w:rsidRPr="00B50947">
              <w:rPr>
                <w:lang w:bidi="he-IL"/>
              </w:rPr>
              <w:t>string</w:t>
            </w:r>
          </w:p>
        </w:tc>
        <w:tc>
          <w:tcPr>
            <w:tcW w:w="1446" w:type="dxa"/>
            <w:noWrap/>
          </w:tcPr>
          <w:p w14:paraId="6D6B5EF3" w14:textId="77777777" w:rsidR="00D271BA" w:rsidRPr="00B50947" w:rsidRDefault="00D271BA" w:rsidP="005D25E3">
            <w:pPr>
              <w:pStyle w:val="TableText"/>
              <w:rPr>
                <w:lang w:bidi="he-IL"/>
              </w:rPr>
            </w:pPr>
            <w:r w:rsidRPr="00B50947">
              <w:rPr>
                <w:lang w:bidi="he-IL"/>
              </w:rPr>
              <w:t>parentType</w:t>
            </w:r>
          </w:p>
        </w:tc>
        <w:tc>
          <w:tcPr>
            <w:tcW w:w="900" w:type="dxa"/>
            <w:noWrap/>
          </w:tcPr>
          <w:p w14:paraId="4B26713C" w14:textId="77777777" w:rsidR="00D271BA" w:rsidRPr="00B50947" w:rsidRDefault="00D271BA" w:rsidP="005D25E3">
            <w:pPr>
              <w:pStyle w:val="TableText"/>
              <w:rPr>
                <w:lang w:bidi="he-IL"/>
              </w:rPr>
            </w:pPr>
            <w:r w:rsidRPr="00B50947">
              <w:rPr>
                <w:lang w:bidi="he-IL"/>
              </w:rPr>
              <w:t>Yes</w:t>
            </w:r>
          </w:p>
        </w:tc>
        <w:tc>
          <w:tcPr>
            <w:tcW w:w="4037" w:type="dxa"/>
            <w:noWrap/>
          </w:tcPr>
          <w:p w14:paraId="1CD2E670" w14:textId="77777777" w:rsidR="00D271BA" w:rsidRPr="00B50947" w:rsidRDefault="00D271BA" w:rsidP="005D25E3">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5D25E3">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5D25E3">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5D25E3">
            <w:pPr>
              <w:pStyle w:val="TableText"/>
              <w:rPr>
                <w:lang w:bidi="he-IL"/>
              </w:rPr>
            </w:pPr>
            <w:r w:rsidRPr="00B50947">
              <w:rPr>
                <w:lang w:bidi="he-IL"/>
              </w:rPr>
              <w:t>No</w:t>
            </w:r>
          </w:p>
        </w:tc>
        <w:tc>
          <w:tcPr>
            <w:tcW w:w="4037" w:type="dxa"/>
            <w:noWrap/>
            <w:hideMark/>
          </w:tcPr>
          <w:p w14:paraId="0CD0CFE0" w14:textId="1557FF5D" w:rsidR="00D271BA" w:rsidRPr="00B50947" w:rsidRDefault="00D271BA" w:rsidP="005D25E3">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5D25E3">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5D25E3">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5D25E3">
            <w:pPr>
              <w:pStyle w:val="TableText"/>
              <w:rPr>
                <w:lang w:bidi="he-IL"/>
              </w:rPr>
            </w:pPr>
            <w:r w:rsidRPr="00B50947">
              <w:rPr>
                <w:lang w:bidi="he-IL"/>
              </w:rPr>
              <w:t>No</w:t>
            </w:r>
          </w:p>
        </w:tc>
        <w:tc>
          <w:tcPr>
            <w:tcW w:w="4037" w:type="dxa"/>
            <w:noWrap/>
            <w:hideMark/>
          </w:tcPr>
          <w:p w14:paraId="0FCC176C" w14:textId="77777777" w:rsidR="00D271BA" w:rsidRPr="00B50947" w:rsidRDefault="00D271BA" w:rsidP="005D25E3">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5D25E3">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5D25E3">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5D25E3">
            <w:pPr>
              <w:pStyle w:val="TableText"/>
              <w:rPr>
                <w:lang w:bidi="he-IL"/>
              </w:rPr>
            </w:pPr>
            <w:r w:rsidRPr="00B50947">
              <w:rPr>
                <w:lang w:bidi="he-IL"/>
              </w:rPr>
              <w:t>No</w:t>
            </w:r>
          </w:p>
        </w:tc>
        <w:tc>
          <w:tcPr>
            <w:tcW w:w="4037" w:type="dxa"/>
            <w:noWrap/>
            <w:hideMark/>
          </w:tcPr>
          <w:p w14:paraId="3500CC81" w14:textId="517D3445" w:rsidR="00D271BA" w:rsidRPr="00B50947" w:rsidRDefault="00D271BA" w:rsidP="005D25E3">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5D25E3">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5D25E3">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5D25E3">
            <w:pPr>
              <w:pStyle w:val="TableText"/>
              <w:rPr>
                <w:lang w:bidi="he-IL"/>
              </w:rPr>
            </w:pPr>
            <w:r w:rsidRPr="00B50947">
              <w:rPr>
                <w:lang w:bidi="he-IL"/>
              </w:rPr>
              <w:t>No</w:t>
            </w:r>
          </w:p>
        </w:tc>
        <w:tc>
          <w:tcPr>
            <w:tcW w:w="4037" w:type="dxa"/>
            <w:noWrap/>
            <w:hideMark/>
          </w:tcPr>
          <w:p w14:paraId="3C7E6C44" w14:textId="77777777" w:rsidR="00D271BA" w:rsidRPr="00B50947" w:rsidRDefault="00D271BA" w:rsidP="005D25E3">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5D25E3">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5D25E3">
            <w:pPr>
              <w:pStyle w:val="TableText"/>
              <w:rPr>
                <w:lang w:bidi="he-IL"/>
              </w:rPr>
            </w:pPr>
            <w:r w:rsidRPr="00B50947">
              <w:rPr>
                <w:lang w:bidi="he-IL"/>
              </w:rPr>
              <w:t>min</w:t>
            </w:r>
          </w:p>
        </w:tc>
        <w:tc>
          <w:tcPr>
            <w:tcW w:w="900" w:type="dxa"/>
            <w:noWrap/>
            <w:hideMark/>
          </w:tcPr>
          <w:p w14:paraId="0CBDB9C4" w14:textId="77777777" w:rsidR="00D271BA" w:rsidRPr="00B50947" w:rsidRDefault="00D271BA" w:rsidP="005D25E3">
            <w:pPr>
              <w:pStyle w:val="TableText"/>
              <w:rPr>
                <w:lang w:bidi="he-IL"/>
              </w:rPr>
            </w:pPr>
            <w:r w:rsidRPr="00B50947">
              <w:rPr>
                <w:lang w:bidi="he-IL"/>
              </w:rPr>
              <w:t>No</w:t>
            </w:r>
          </w:p>
        </w:tc>
        <w:tc>
          <w:tcPr>
            <w:tcW w:w="4037" w:type="dxa"/>
            <w:noWrap/>
            <w:hideMark/>
          </w:tcPr>
          <w:p w14:paraId="658C5876" w14:textId="77777777" w:rsidR="00D271BA" w:rsidRPr="00B50947" w:rsidRDefault="00D271BA" w:rsidP="005D25E3">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5D25E3">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5D25E3">
            <w:pPr>
              <w:pStyle w:val="TableText"/>
              <w:rPr>
                <w:lang w:bidi="he-IL"/>
              </w:rPr>
            </w:pPr>
            <w:r w:rsidRPr="00B50947">
              <w:rPr>
                <w:lang w:bidi="he-IL"/>
              </w:rPr>
              <w:t>max</w:t>
            </w:r>
          </w:p>
        </w:tc>
        <w:tc>
          <w:tcPr>
            <w:tcW w:w="900" w:type="dxa"/>
            <w:noWrap/>
            <w:hideMark/>
          </w:tcPr>
          <w:p w14:paraId="249CB283" w14:textId="77777777" w:rsidR="00D271BA" w:rsidRPr="00B50947" w:rsidRDefault="00D271BA" w:rsidP="005D25E3">
            <w:pPr>
              <w:pStyle w:val="TableText"/>
              <w:rPr>
                <w:lang w:bidi="he-IL"/>
              </w:rPr>
            </w:pPr>
            <w:r w:rsidRPr="00B50947">
              <w:rPr>
                <w:lang w:bidi="he-IL"/>
              </w:rPr>
              <w:t>No</w:t>
            </w:r>
          </w:p>
        </w:tc>
        <w:tc>
          <w:tcPr>
            <w:tcW w:w="4037" w:type="dxa"/>
            <w:noWrap/>
            <w:hideMark/>
          </w:tcPr>
          <w:p w14:paraId="2A7915FF" w14:textId="77777777" w:rsidR="00D271BA" w:rsidRPr="00B50947" w:rsidRDefault="00D271BA" w:rsidP="005D25E3">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5D25E3">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5D25E3">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5D25E3">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5D25E3">
            <w:pPr>
              <w:pStyle w:val="TableText"/>
              <w:rPr>
                <w:lang w:bidi="he-IL"/>
              </w:rPr>
            </w:pPr>
            <w:r w:rsidRPr="00B50947">
              <w:rPr>
                <w:lang w:bidi="he-IL"/>
              </w:rPr>
              <w:t>No</w:t>
            </w:r>
          </w:p>
        </w:tc>
        <w:tc>
          <w:tcPr>
            <w:tcW w:w="4037" w:type="dxa"/>
            <w:noWrap/>
            <w:hideMark/>
          </w:tcPr>
          <w:p w14:paraId="7C3BD67E" w14:textId="6BEC473C" w:rsidR="00D271BA" w:rsidRPr="00B50947" w:rsidRDefault="00D271BA" w:rsidP="005D25E3">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5D25E3">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5D25E3">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5D25E3">
            <w:pPr>
              <w:pStyle w:val="TableText"/>
              <w:rPr>
                <w:lang w:bidi="he-IL"/>
              </w:rPr>
            </w:pPr>
            <w:r w:rsidRPr="00B50947">
              <w:rPr>
                <w:lang w:bidi="he-IL"/>
              </w:rPr>
              <w:t>No</w:t>
            </w:r>
          </w:p>
        </w:tc>
        <w:tc>
          <w:tcPr>
            <w:tcW w:w="4037" w:type="dxa"/>
            <w:noWrap/>
            <w:hideMark/>
          </w:tcPr>
          <w:p w14:paraId="7215B6F9" w14:textId="6275A854" w:rsidR="00D271BA" w:rsidRPr="00B50947" w:rsidRDefault="00D271BA" w:rsidP="005D25E3">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60955B83"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255" w:author="Steve Beadle" w:date="2024-07-11T10:17:00Z">
        <w:r w:rsidR="00324618" w:rsidRPr="00324618">
          <w:rPr>
            <w:rStyle w:val="Crossreference"/>
            <w:rPrChange w:id="256" w:author="Steve Beadle" w:date="2024-07-11T10:17:00Z">
              <w:rPr/>
            </w:rPrChange>
          </w:rPr>
          <w:t xml:space="preserve">Figure </w:t>
        </w:r>
        <w:r w:rsidR="00324618" w:rsidRPr="00324618">
          <w:rPr>
            <w:rStyle w:val="Crossreference"/>
            <w:rPrChange w:id="257" w:author="Steve Beadle" w:date="2024-07-11T10:17:00Z">
              <w:rPr>
                <w:noProof/>
              </w:rPr>
            </w:rPrChange>
          </w:rPr>
          <w:t>5</w:t>
        </w:r>
      </w:ins>
      <w:del w:id="258" w:author="Steve Beadle" w:date="2024-07-11T10:17:00Z">
        <w:r w:rsidR="00994BE4" w:rsidRPr="007D5CB0" w:rsidDel="00324618">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7F9B0517" w:rsidR="00C71A0E" w:rsidRDefault="00C71A0E" w:rsidP="00C71A0E">
      <w:pPr>
        <w:pStyle w:val="Caption"/>
      </w:pPr>
      <w:bookmarkStart w:id="259" w:name="_Ref161302842"/>
      <w:bookmarkStart w:id="260" w:name="_Toc170288632"/>
      <w:r>
        <w:t xml:space="preserve">Figure </w:t>
      </w:r>
      <w:r w:rsidR="00000000">
        <w:fldChar w:fldCharType="begin"/>
      </w:r>
      <w:r w:rsidR="00000000">
        <w:instrText xml:space="preserve"> SEQ Figure \* ARABIC </w:instrText>
      </w:r>
      <w:r w:rsidR="00000000">
        <w:fldChar w:fldCharType="separate"/>
      </w:r>
      <w:r w:rsidR="00324618">
        <w:rPr>
          <w:noProof/>
        </w:rPr>
        <w:t>5</w:t>
      </w:r>
      <w:r w:rsidR="00000000">
        <w:rPr>
          <w:noProof/>
        </w:rPr>
        <w:fldChar w:fldCharType="end"/>
      </w:r>
      <w:bookmarkEnd w:id="259"/>
      <w:r>
        <w:tab/>
        <w:t>Analogue scaling</w:t>
      </w:r>
      <w:bookmarkEnd w:id="260"/>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6B7FA680"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261" w:author="Steve Beadle" w:date="2024-07-11T10:17:00Z">
        <w:r w:rsidR="00324618" w:rsidRPr="00324618">
          <w:rPr>
            <w:rStyle w:val="Crossreference"/>
            <w:rPrChange w:id="262" w:author="Steve Beadle" w:date="2024-07-11T10:17:00Z">
              <w:rPr/>
            </w:rPrChange>
          </w:rPr>
          <w:t xml:space="preserve">Table </w:t>
        </w:r>
        <w:r w:rsidR="00324618" w:rsidRPr="00324618">
          <w:rPr>
            <w:rStyle w:val="Crossreference"/>
            <w:rPrChange w:id="263" w:author="Steve Beadle" w:date="2024-07-11T10:17:00Z">
              <w:rPr>
                <w:noProof/>
              </w:rPr>
            </w:rPrChange>
          </w:rPr>
          <w:t>13</w:t>
        </w:r>
      </w:ins>
      <w:del w:id="264" w:author="Steve Beadle" w:date="2024-07-11T10:17:00Z">
        <w:r w:rsidR="00994BE4" w:rsidRPr="007D5CB0" w:rsidDel="00324618">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1D5A3B84" w:rsidR="00740693" w:rsidRDefault="007D285E" w:rsidP="007D285E">
      <w:pPr>
        <w:pStyle w:val="Caption"/>
      </w:pPr>
      <w:bookmarkStart w:id="265" w:name="_Ref161304973"/>
      <w:bookmarkStart w:id="266" w:name="_Toc170288652"/>
      <w:r>
        <w:t xml:space="preserve">Table </w:t>
      </w:r>
      <w:r w:rsidR="00000000">
        <w:fldChar w:fldCharType="begin"/>
      </w:r>
      <w:r w:rsidR="00000000">
        <w:instrText xml:space="preserve"> SEQ Table \* ARABIC </w:instrText>
      </w:r>
      <w:r w:rsidR="00000000">
        <w:fldChar w:fldCharType="separate"/>
      </w:r>
      <w:r w:rsidR="00324618">
        <w:rPr>
          <w:noProof/>
        </w:rPr>
        <w:t>13</w:t>
      </w:r>
      <w:r w:rsidR="00000000">
        <w:rPr>
          <w:noProof/>
        </w:rPr>
        <w:fldChar w:fldCharType="end"/>
      </w:r>
      <w:bookmarkEnd w:id="265"/>
      <w:r>
        <w:tab/>
      </w:r>
      <w:r w:rsidRPr="007D285E">
        <w:t xml:space="preserve">Information used in defining significant change for analogue </w:t>
      </w:r>
      <w:r w:rsidR="00676F46">
        <w:t>p</w:t>
      </w:r>
      <w:r w:rsidRPr="007D285E">
        <w:t>oints</w:t>
      </w:r>
      <w:bookmarkEnd w:id="266"/>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5D25E3">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5D25E3">
            <w:pPr>
              <w:pStyle w:val="TableText"/>
            </w:pPr>
            <w:r w:rsidRPr="00B50947">
              <w:t>Number</w:t>
            </w:r>
          </w:p>
        </w:tc>
        <w:tc>
          <w:tcPr>
            <w:tcW w:w="1427" w:type="dxa"/>
          </w:tcPr>
          <w:p w14:paraId="4A15C9DA" w14:textId="77777777" w:rsidR="007D285E" w:rsidRPr="00B50947" w:rsidRDefault="007D285E" w:rsidP="005D25E3">
            <w:pPr>
              <w:pStyle w:val="TableText"/>
            </w:pPr>
            <w:r w:rsidRPr="00B50947">
              <w:t>change</w:t>
            </w:r>
          </w:p>
        </w:tc>
        <w:tc>
          <w:tcPr>
            <w:tcW w:w="4084" w:type="dxa"/>
          </w:tcPr>
          <w:p w14:paraId="40ED7D4C" w14:textId="77777777" w:rsidR="007D285E" w:rsidRPr="00B50947" w:rsidRDefault="007D285E" w:rsidP="005D25E3">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6054658E"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324618">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267" w:author="Steve Beadle" w:date="2024-07-11T10:17:00Z">
        <w:r w:rsidR="00324618" w:rsidRPr="00324618">
          <w:rPr>
            <w:rStyle w:val="Crossreference"/>
            <w:rPrChange w:id="268" w:author="Steve Beadle" w:date="2024-07-11T10:17:00Z">
              <w:rPr/>
            </w:rPrChange>
          </w:rPr>
          <w:t>Points</w:t>
        </w:r>
      </w:ins>
      <w:del w:id="269" w:author="Steve Beadle" w:date="2024-07-11T10:17:00Z">
        <w:r w:rsidR="00994BE4" w:rsidRPr="007D5CB0" w:rsidDel="00324618">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270" w:name="_Toc170288567"/>
      <w:r>
        <w:t xml:space="preserve">Counter </w:t>
      </w:r>
      <w:r w:rsidR="006B0494">
        <w:t>points</w:t>
      </w:r>
      <w:bookmarkEnd w:id="270"/>
    </w:p>
    <w:p w14:paraId="7A85E138" w14:textId="38B7112F"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271" w:author="Steve Beadle" w:date="2024-07-11T10:17:00Z">
        <w:r w:rsidR="00324618" w:rsidRPr="00324618">
          <w:rPr>
            <w:rStyle w:val="Crossreference"/>
            <w:rPrChange w:id="272" w:author="Steve Beadle" w:date="2024-07-11T10:17:00Z">
              <w:rPr/>
            </w:rPrChange>
          </w:rPr>
          <w:t xml:space="preserve">Table </w:t>
        </w:r>
        <w:r w:rsidR="00324618" w:rsidRPr="00324618">
          <w:rPr>
            <w:rStyle w:val="Crossreference"/>
            <w:rPrChange w:id="273" w:author="Steve Beadle" w:date="2024-07-11T10:17:00Z">
              <w:rPr>
                <w:noProof/>
              </w:rPr>
            </w:rPrChange>
          </w:rPr>
          <w:t>14</w:t>
        </w:r>
      </w:ins>
      <w:del w:id="274" w:author="Steve Beadle" w:date="2024-07-11T10:17:00Z">
        <w:r w:rsidR="00994BE4" w:rsidRPr="007D5CB0" w:rsidDel="00324618">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0C911193" w:rsidR="007D46B2" w:rsidRDefault="007D46B2" w:rsidP="007D46B2">
      <w:pPr>
        <w:pStyle w:val="Caption"/>
      </w:pPr>
      <w:bookmarkStart w:id="275" w:name="_Ref161829255"/>
      <w:bookmarkStart w:id="276" w:name="_Toc170288653"/>
      <w:r>
        <w:t xml:space="preserve">Table </w:t>
      </w:r>
      <w:r w:rsidR="00000000">
        <w:fldChar w:fldCharType="begin"/>
      </w:r>
      <w:r w:rsidR="00000000">
        <w:instrText xml:space="preserve"> SEQ Table \* ARABIC </w:instrText>
      </w:r>
      <w:r w:rsidR="00000000">
        <w:fldChar w:fldCharType="separate"/>
      </w:r>
      <w:r w:rsidR="00324618">
        <w:rPr>
          <w:noProof/>
        </w:rPr>
        <w:t>14</w:t>
      </w:r>
      <w:r w:rsidR="00000000">
        <w:rPr>
          <w:noProof/>
        </w:rPr>
        <w:fldChar w:fldCharType="end"/>
      </w:r>
      <w:bookmarkEnd w:id="275"/>
      <w:r>
        <w:tab/>
      </w:r>
      <w:r w:rsidRPr="007D46B2">
        <w:t xml:space="preserve">Information used in counter </w:t>
      </w:r>
      <w:r w:rsidR="00676F46">
        <w:t>p</w:t>
      </w:r>
      <w:r w:rsidRPr="007D46B2">
        <w:t>oints</w:t>
      </w:r>
      <w:bookmarkEnd w:id="276"/>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5D25E3">
            <w:pPr>
              <w:pStyle w:val="TableText"/>
            </w:pPr>
            <w:r w:rsidRPr="00BA4341">
              <w:t>Parent Point</w:t>
            </w:r>
          </w:p>
        </w:tc>
        <w:tc>
          <w:tcPr>
            <w:tcW w:w="1050" w:type="dxa"/>
            <w:noWrap/>
            <w:hideMark/>
          </w:tcPr>
          <w:p w14:paraId="6D0985CF"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5D25E3">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5D25E3">
            <w:pPr>
              <w:pStyle w:val="TableText"/>
              <w:rPr>
                <w:lang w:bidi="he-IL"/>
              </w:rPr>
            </w:pPr>
            <w:r w:rsidRPr="00B50947">
              <w:rPr>
                <w:lang w:bidi="he-IL"/>
              </w:rPr>
              <w:t>Yes</w:t>
            </w:r>
          </w:p>
        </w:tc>
        <w:tc>
          <w:tcPr>
            <w:tcW w:w="4127" w:type="dxa"/>
            <w:noWrap/>
            <w:hideMark/>
          </w:tcPr>
          <w:p w14:paraId="7DE2AE05" w14:textId="0408207C" w:rsidR="007D46B2" w:rsidRPr="00B50947" w:rsidRDefault="007D46B2" w:rsidP="005D25E3">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5D25E3">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5D25E3">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5D25E3">
            <w:pPr>
              <w:pStyle w:val="TableText"/>
              <w:rPr>
                <w:lang w:bidi="he-IL"/>
              </w:rPr>
            </w:pPr>
            <w:r w:rsidRPr="00B50947">
              <w:rPr>
                <w:lang w:bidi="he-IL"/>
              </w:rPr>
              <w:t>No</w:t>
            </w:r>
          </w:p>
        </w:tc>
        <w:tc>
          <w:tcPr>
            <w:tcW w:w="4127" w:type="dxa"/>
            <w:noWrap/>
            <w:hideMark/>
          </w:tcPr>
          <w:p w14:paraId="2136F519" w14:textId="46D2EC32" w:rsidR="007D46B2" w:rsidRPr="00B50947" w:rsidRDefault="007D46B2" w:rsidP="005D25E3">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5D25E3">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5D25E3">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5D25E3">
            <w:pPr>
              <w:pStyle w:val="TableText"/>
              <w:rPr>
                <w:lang w:bidi="he-IL"/>
              </w:rPr>
            </w:pPr>
            <w:r w:rsidRPr="00B50947">
              <w:rPr>
                <w:lang w:bidi="he-IL"/>
              </w:rPr>
              <w:t>No</w:t>
            </w:r>
          </w:p>
        </w:tc>
        <w:tc>
          <w:tcPr>
            <w:tcW w:w="4127" w:type="dxa"/>
            <w:noWrap/>
            <w:hideMark/>
          </w:tcPr>
          <w:p w14:paraId="5E347F13" w14:textId="77777777" w:rsidR="007D46B2" w:rsidRPr="00B50947" w:rsidRDefault="007D46B2" w:rsidP="005D25E3">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5D25E3">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5D25E3">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5D25E3">
            <w:pPr>
              <w:pStyle w:val="TableText"/>
              <w:rPr>
                <w:lang w:bidi="he-IL"/>
              </w:rPr>
            </w:pPr>
            <w:r w:rsidRPr="00B50947">
              <w:rPr>
                <w:lang w:bidi="he-IL"/>
              </w:rPr>
              <w:t>No</w:t>
            </w:r>
          </w:p>
        </w:tc>
        <w:tc>
          <w:tcPr>
            <w:tcW w:w="4127" w:type="dxa"/>
            <w:noWrap/>
            <w:hideMark/>
          </w:tcPr>
          <w:p w14:paraId="42862EEF" w14:textId="24BC0804" w:rsidR="007D46B2" w:rsidRPr="00B50947" w:rsidRDefault="007D46B2" w:rsidP="005D25E3">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5D25E3">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5D25E3">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5D25E3">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5D25E3">
            <w:pPr>
              <w:pStyle w:val="TableText"/>
              <w:rPr>
                <w:lang w:bidi="he-IL"/>
              </w:rPr>
            </w:pPr>
            <w:r w:rsidRPr="00B50947">
              <w:rPr>
                <w:lang w:bidi="he-IL"/>
              </w:rPr>
              <w:t>No</w:t>
            </w:r>
          </w:p>
        </w:tc>
        <w:tc>
          <w:tcPr>
            <w:tcW w:w="4127" w:type="dxa"/>
            <w:noWrap/>
            <w:hideMark/>
          </w:tcPr>
          <w:p w14:paraId="49FE8451" w14:textId="77777777" w:rsidR="007D46B2" w:rsidRPr="00B50947" w:rsidRDefault="007D46B2" w:rsidP="005D25E3">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5D25E3">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5D25E3">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5D25E3">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5D25E3">
            <w:pPr>
              <w:pStyle w:val="TableText"/>
              <w:rPr>
                <w:lang w:bidi="he-IL"/>
              </w:rPr>
            </w:pPr>
            <w:r w:rsidRPr="00B50947">
              <w:rPr>
                <w:lang w:bidi="he-IL"/>
              </w:rPr>
              <w:t>No</w:t>
            </w:r>
          </w:p>
        </w:tc>
        <w:tc>
          <w:tcPr>
            <w:tcW w:w="4127" w:type="dxa"/>
            <w:noWrap/>
            <w:hideMark/>
          </w:tcPr>
          <w:p w14:paraId="24720F85" w14:textId="5C8C50BA" w:rsidR="007D46B2" w:rsidRPr="00B50947" w:rsidRDefault="007D46B2" w:rsidP="005D25E3">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w:t>
            </w:r>
            <w:r w:rsidRPr="00B50947">
              <w:rPr>
                <w:lang w:bidi="he-IL"/>
              </w:rPr>
              <w:lastRenderedPageBreak/>
              <w:t>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5D25E3">
            <w:pPr>
              <w:pStyle w:val="TableText"/>
              <w:rPr>
                <w:lang w:bidi="he-IL"/>
              </w:rPr>
            </w:pPr>
            <w:r w:rsidRPr="00B50947">
              <w:rPr>
                <w:lang w:bidi="he-IL"/>
              </w:rPr>
              <w:lastRenderedPageBreak/>
              <w:t>Significant Change Value</w:t>
            </w:r>
          </w:p>
        </w:tc>
        <w:tc>
          <w:tcPr>
            <w:tcW w:w="1050" w:type="dxa"/>
            <w:noWrap/>
            <w:hideMark/>
          </w:tcPr>
          <w:p w14:paraId="7406C876" w14:textId="77777777" w:rsidR="007D46B2" w:rsidRPr="00B50947" w:rsidRDefault="007D46B2" w:rsidP="005D25E3">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5D25E3">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5D25E3">
            <w:pPr>
              <w:pStyle w:val="TableText"/>
              <w:rPr>
                <w:lang w:bidi="he-IL"/>
              </w:rPr>
            </w:pPr>
            <w:r w:rsidRPr="00B50947">
              <w:rPr>
                <w:lang w:bidi="he-IL"/>
              </w:rPr>
              <w:t>No</w:t>
            </w:r>
          </w:p>
        </w:tc>
        <w:tc>
          <w:tcPr>
            <w:tcW w:w="4127" w:type="dxa"/>
            <w:noWrap/>
            <w:hideMark/>
          </w:tcPr>
          <w:p w14:paraId="05A824E6" w14:textId="0E01D028" w:rsidR="007D46B2" w:rsidRPr="00B50947" w:rsidRDefault="007D46B2" w:rsidP="005D25E3">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5932B9A5"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77" w:author="Steve Beadle" w:date="2024-07-11T10:17:00Z">
        <w:r w:rsidR="00324618" w:rsidRPr="00324618">
          <w:rPr>
            <w:rStyle w:val="Crossreference"/>
            <w:rPrChange w:id="278" w:author="Steve Beadle" w:date="2024-07-11T10:17:00Z">
              <w:rPr/>
            </w:rPrChange>
          </w:rPr>
          <w:t xml:space="preserve">Table </w:t>
        </w:r>
        <w:r w:rsidR="00324618" w:rsidRPr="00324618">
          <w:rPr>
            <w:rStyle w:val="Crossreference"/>
            <w:rPrChange w:id="279" w:author="Steve Beadle" w:date="2024-07-11T10:17:00Z">
              <w:rPr>
                <w:noProof/>
              </w:rPr>
            </w:rPrChange>
          </w:rPr>
          <w:t>15</w:t>
        </w:r>
      </w:ins>
      <w:del w:id="280" w:author="Steve Beadle" w:date="2024-07-11T10:17:00Z">
        <w:r w:rsidR="00994BE4" w:rsidRPr="007D5CB0" w:rsidDel="00324618">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7B672612" w:rsidR="005F2CCD" w:rsidRPr="005F2CCD" w:rsidRDefault="005F2CCD" w:rsidP="00251DC9">
      <w:pPr>
        <w:pStyle w:val="Caption"/>
        <w:keepNext/>
      </w:pPr>
      <w:bookmarkStart w:id="281" w:name="_Ref161305322"/>
      <w:bookmarkStart w:id="282" w:name="_Toc170288654"/>
      <w:r w:rsidRPr="005F2CCD">
        <w:t xml:space="preserve">Table </w:t>
      </w:r>
      <w:r w:rsidR="00000000">
        <w:fldChar w:fldCharType="begin"/>
      </w:r>
      <w:r w:rsidR="00000000">
        <w:instrText xml:space="preserve"> SEQ Table \* ARABIC </w:instrText>
      </w:r>
      <w:r w:rsidR="00000000">
        <w:fldChar w:fldCharType="separate"/>
      </w:r>
      <w:r w:rsidR="00324618">
        <w:rPr>
          <w:noProof/>
        </w:rPr>
        <w:t>15</w:t>
      </w:r>
      <w:r w:rsidR="00000000">
        <w:rPr>
          <w:noProof/>
        </w:rPr>
        <w:fldChar w:fldCharType="end"/>
      </w:r>
      <w:bookmarkEnd w:id="281"/>
      <w:r w:rsidRPr="005F2CCD">
        <w:tab/>
        <w:t xml:space="preserve">Information used in defining significant change for </w:t>
      </w:r>
      <w:r>
        <w:t>counter</w:t>
      </w:r>
      <w:r w:rsidRPr="005F2CCD">
        <w:t xml:space="preserve"> </w:t>
      </w:r>
      <w:r w:rsidR="00C4094A">
        <w:t>p</w:t>
      </w:r>
      <w:r w:rsidRPr="005F2CCD">
        <w:t>oints</w:t>
      </w:r>
      <w:bookmarkEnd w:id="282"/>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25140999"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324618">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83" w:author="Steve Beadle" w:date="2024-07-11T10:17:00Z">
        <w:r w:rsidR="00324618" w:rsidRPr="00324618">
          <w:rPr>
            <w:color w:val="0000FF"/>
            <w:u w:val="single"/>
            <w:rPrChange w:id="284" w:author="Steve Beadle" w:date="2024-07-11T10:17:00Z">
              <w:rPr/>
            </w:rPrChange>
          </w:rPr>
          <w:t>Points</w:t>
        </w:r>
      </w:ins>
      <w:del w:id="285" w:author="Steve Beadle" w:date="2024-07-11T10:17:00Z">
        <w:r w:rsidR="00994BE4" w:rsidRPr="007D5CB0" w:rsidDel="00324618">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86" w:name="_Toc170288568"/>
      <w:r w:rsidRPr="005F2CCD">
        <w:rPr>
          <w:rFonts w:eastAsia="DengXian"/>
          <w:lang w:eastAsia="en-US"/>
        </w:rPr>
        <w:lastRenderedPageBreak/>
        <w:t xml:space="preserve">Analogue </w:t>
      </w:r>
      <w:r w:rsidR="006B0494" w:rsidRPr="005F2CCD">
        <w:rPr>
          <w:rFonts w:eastAsia="DengXian"/>
          <w:lang w:eastAsia="en-US"/>
        </w:rPr>
        <w:t>limits</w:t>
      </w:r>
      <w:bookmarkEnd w:id="286"/>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503303C5"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87" w:author="Steve Beadle" w:date="2024-07-11T10:17:00Z">
        <w:r w:rsidR="00324618" w:rsidRPr="00324618">
          <w:rPr>
            <w:rStyle w:val="Crossreference"/>
            <w:rPrChange w:id="288" w:author="Steve Beadle" w:date="2024-07-11T10:17:00Z">
              <w:rPr/>
            </w:rPrChange>
          </w:rPr>
          <w:t xml:space="preserve">Table </w:t>
        </w:r>
        <w:r w:rsidR="00324618" w:rsidRPr="00324618">
          <w:rPr>
            <w:rStyle w:val="Crossreference"/>
            <w:rPrChange w:id="289" w:author="Steve Beadle" w:date="2024-07-11T10:17:00Z">
              <w:rPr>
                <w:noProof/>
              </w:rPr>
            </w:rPrChange>
          </w:rPr>
          <w:t>16</w:t>
        </w:r>
      </w:ins>
      <w:del w:id="290" w:author="Steve Beadle" w:date="2024-07-11T10:17:00Z">
        <w:r w:rsidR="00994BE4" w:rsidRPr="007D5CB0" w:rsidDel="00324618">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1FF6FA02" w:rsidR="005F2CCD" w:rsidRDefault="005F2CCD" w:rsidP="005F2CCD">
      <w:pPr>
        <w:pStyle w:val="Caption"/>
      </w:pPr>
      <w:bookmarkStart w:id="291" w:name="_Ref161306485"/>
      <w:bookmarkStart w:id="292" w:name="_Toc170288655"/>
      <w:r>
        <w:t xml:space="preserve">Table </w:t>
      </w:r>
      <w:r w:rsidR="00000000">
        <w:fldChar w:fldCharType="begin"/>
      </w:r>
      <w:r w:rsidR="00000000">
        <w:instrText xml:space="preserve"> SEQ Table \* ARABIC </w:instrText>
      </w:r>
      <w:r w:rsidR="00000000">
        <w:fldChar w:fldCharType="separate"/>
      </w:r>
      <w:r w:rsidR="00324618">
        <w:rPr>
          <w:noProof/>
        </w:rPr>
        <w:t>16</w:t>
      </w:r>
      <w:r w:rsidR="00000000">
        <w:rPr>
          <w:noProof/>
        </w:rPr>
        <w:fldChar w:fldCharType="end"/>
      </w:r>
      <w:bookmarkEnd w:id="291"/>
      <w:r>
        <w:tab/>
      </w:r>
      <w:r w:rsidRPr="005F2CCD">
        <w:t>Information used in defining an analogue limit</w:t>
      </w:r>
      <w:bookmarkEnd w:id="292"/>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5D25E3">
            <w:pPr>
              <w:pStyle w:val="TableText"/>
            </w:pPr>
            <w:r w:rsidRPr="00B50947">
              <w:t>Parent</w:t>
            </w:r>
          </w:p>
        </w:tc>
        <w:tc>
          <w:tcPr>
            <w:tcW w:w="1032" w:type="dxa"/>
          </w:tcPr>
          <w:p w14:paraId="094BBA05" w14:textId="77777777" w:rsidR="005F2CCD" w:rsidRPr="00B50947" w:rsidRDefault="005F2CCD" w:rsidP="005D25E3">
            <w:pPr>
              <w:pStyle w:val="TableText"/>
            </w:pPr>
            <w:r w:rsidRPr="00B50947">
              <w:t>Integer</w:t>
            </w:r>
          </w:p>
        </w:tc>
        <w:tc>
          <w:tcPr>
            <w:tcW w:w="869" w:type="dxa"/>
          </w:tcPr>
          <w:p w14:paraId="392BF9FB" w14:textId="77777777" w:rsidR="005F2CCD" w:rsidRPr="00B50947" w:rsidRDefault="005F2CCD" w:rsidP="005D25E3">
            <w:pPr>
              <w:pStyle w:val="TableText"/>
            </w:pPr>
            <w:r w:rsidRPr="00B50947">
              <w:t>parent</w:t>
            </w:r>
          </w:p>
        </w:tc>
        <w:tc>
          <w:tcPr>
            <w:tcW w:w="1239" w:type="dxa"/>
          </w:tcPr>
          <w:p w14:paraId="6721D372" w14:textId="77777777" w:rsidR="005F2CCD" w:rsidRPr="00B50947" w:rsidRDefault="005F2CCD" w:rsidP="005D25E3">
            <w:pPr>
              <w:pStyle w:val="TableText"/>
            </w:pPr>
            <w:r w:rsidRPr="00B50947">
              <w:t>Yes</w:t>
            </w:r>
          </w:p>
        </w:tc>
        <w:tc>
          <w:tcPr>
            <w:tcW w:w="4269" w:type="dxa"/>
          </w:tcPr>
          <w:p w14:paraId="17B99E46" w14:textId="0EADD8BB" w:rsidR="005F2CCD" w:rsidRPr="00B50947" w:rsidRDefault="005F2CCD" w:rsidP="005D25E3">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5D25E3">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5D25E3">
            <w:pPr>
              <w:pStyle w:val="TableText"/>
            </w:pPr>
            <w:r w:rsidRPr="00B50947">
              <w:t>String</w:t>
            </w:r>
          </w:p>
        </w:tc>
        <w:tc>
          <w:tcPr>
            <w:tcW w:w="869" w:type="dxa"/>
          </w:tcPr>
          <w:p w14:paraId="70262552" w14:textId="77777777" w:rsidR="005F2CCD" w:rsidRPr="00B50947" w:rsidRDefault="005F2CCD" w:rsidP="005D25E3">
            <w:pPr>
              <w:pStyle w:val="TableText"/>
            </w:pPr>
            <w:r w:rsidRPr="00B50947">
              <w:t>parentType</w:t>
            </w:r>
          </w:p>
        </w:tc>
        <w:tc>
          <w:tcPr>
            <w:tcW w:w="1239" w:type="dxa"/>
          </w:tcPr>
          <w:p w14:paraId="0272A20B" w14:textId="77777777" w:rsidR="005F2CCD" w:rsidRPr="00B50947" w:rsidRDefault="005F2CCD" w:rsidP="005D25E3">
            <w:pPr>
              <w:pStyle w:val="TableText"/>
            </w:pPr>
            <w:r w:rsidRPr="00B50947">
              <w:t>Yes</w:t>
            </w:r>
          </w:p>
        </w:tc>
        <w:tc>
          <w:tcPr>
            <w:tcW w:w="4269" w:type="dxa"/>
          </w:tcPr>
          <w:p w14:paraId="02BF3F2A" w14:textId="3E603322" w:rsidR="005F2CCD" w:rsidRPr="00B50947" w:rsidRDefault="005F2CCD" w:rsidP="005D25E3">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5D25E3">
            <w:pPr>
              <w:pStyle w:val="TableText"/>
            </w:pPr>
            <w:r w:rsidRPr="00B50947">
              <w:t>Point Limit Index</w:t>
            </w:r>
          </w:p>
        </w:tc>
        <w:tc>
          <w:tcPr>
            <w:tcW w:w="1032" w:type="dxa"/>
          </w:tcPr>
          <w:p w14:paraId="62CDEF09" w14:textId="77777777" w:rsidR="005F2CCD" w:rsidRPr="00B50947" w:rsidRDefault="005F2CCD" w:rsidP="005D25E3">
            <w:pPr>
              <w:pStyle w:val="TableText"/>
            </w:pPr>
            <w:r w:rsidRPr="00B50947">
              <w:t>Number</w:t>
            </w:r>
          </w:p>
        </w:tc>
        <w:tc>
          <w:tcPr>
            <w:tcW w:w="869" w:type="dxa"/>
          </w:tcPr>
          <w:p w14:paraId="11580CA1" w14:textId="77777777" w:rsidR="005F2CCD" w:rsidRPr="00B50947" w:rsidRDefault="005F2CCD" w:rsidP="005D25E3">
            <w:pPr>
              <w:pStyle w:val="TableText"/>
            </w:pPr>
            <w:r w:rsidRPr="00B50947">
              <w:t>num</w:t>
            </w:r>
          </w:p>
        </w:tc>
        <w:tc>
          <w:tcPr>
            <w:tcW w:w="1239" w:type="dxa"/>
          </w:tcPr>
          <w:p w14:paraId="79E94697" w14:textId="77777777" w:rsidR="005F2CCD" w:rsidRPr="00B50947" w:rsidRDefault="005F2CCD" w:rsidP="005D25E3">
            <w:pPr>
              <w:pStyle w:val="TableText"/>
            </w:pPr>
            <w:r w:rsidRPr="00B50947">
              <w:t>Yes</w:t>
            </w:r>
          </w:p>
        </w:tc>
        <w:tc>
          <w:tcPr>
            <w:tcW w:w="4269" w:type="dxa"/>
          </w:tcPr>
          <w:p w14:paraId="0546015A" w14:textId="06444EF8" w:rsidR="005F2CCD" w:rsidRPr="00B50947" w:rsidRDefault="005F2CCD" w:rsidP="005D25E3">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5D25E3">
            <w:pPr>
              <w:pStyle w:val="TableText"/>
            </w:pPr>
            <w:r w:rsidRPr="00B50947">
              <w:t>Name</w:t>
            </w:r>
          </w:p>
        </w:tc>
        <w:tc>
          <w:tcPr>
            <w:tcW w:w="1032" w:type="dxa"/>
          </w:tcPr>
          <w:p w14:paraId="6E1EE9C9" w14:textId="77777777" w:rsidR="005F2CCD" w:rsidRPr="00B50947" w:rsidRDefault="005F2CCD" w:rsidP="005D25E3">
            <w:pPr>
              <w:pStyle w:val="TableText"/>
            </w:pPr>
            <w:r w:rsidRPr="00B50947">
              <w:t>String</w:t>
            </w:r>
          </w:p>
        </w:tc>
        <w:tc>
          <w:tcPr>
            <w:tcW w:w="869" w:type="dxa"/>
          </w:tcPr>
          <w:p w14:paraId="32FBAE6B" w14:textId="77777777" w:rsidR="005F2CCD" w:rsidRPr="00B50947" w:rsidRDefault="005F2CCD" w:rsidP="005D25E3">
            <w:pPr>
              <w:pStyle w:val="TableText"/>
            </w:pPr>
            <w:r w:rsidRPr="00B50947">
              <w:t>name</w:t>
            </w:r>
          </w:p>
        </w:tc>
        <w:tc>
          <w:tcPr>
            <w:tcW w:w="1239" w:type="dxa"/>
          </w:tcPr>
          <w:p w14:paraId="7C5F1602" w14:textId="77777777" w:rsidR="005F2CCD" w:rsidRPr="00B50947" w:rsidRDefault="005F2CCD" w:rsidP="005D25E3">
            <w:pPr>
              <w:pStyle w:val="TableText"/>
            </w:pPr>
            <w:r w:rsidRPr="00B50947">
              <w:t>No</w:t>
            </w:r>
          </w:p>
        </w:tc>
        <w:tc>
          <w:tcPr>
            <w:tcW w:w="4269" w:type="dxa"/>
          </w:tcPr>
          <w:p w14:paraId="66DC5471" w14:textId="1435D81E" w:rsidR="005F2CCD" w:rsidRPr="00B50947" w:rsidRDefault="005F2CCD" w:rsidP="005D25E3">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5D25E3">
            <w:pPr>
              <w:pStyle w:val="TableText"/>
            </w:pPr>
            <w:r w:rsidRPr="00B50947">
              <w:t>Action</w:t>
            </w:r>
          </w:p>
        </w:tc>
        <w:tc>
          <w:tcPr>
            <w:tcW w:w="1032" w:type="dxa"/>
          </w:tcPr>
          <w:p w14:paraId="5C973FC8" w14:textId="77777777" w:rsidR="005F2CCD" w:rsidRPr="00B50947" w:rsidRDefault="005F2CCD" w:rsidP="005D25E3">
            <w:pPr>
              <w:pStyle w:val="TableText"/>
            </w:pPr>
            <w:r w:rsidRPr="00B50947">
              <w:t>Number</w:t>
            </w:r>
          </w:p>
        </w:tc>
        <w:tc>
          <w:tcPr>
            <w:tcW w:w="869" w:type="dxa"/>
          </w:tcPr>
          <w:p w14:paraId="3176B559" w14:textId="77777777" w:rsidR="005F2CCD" w:rsidRPr="00B50947" w:rsidRDefault="005F2CCD" w:rsidP="005D25E3">
            <w:pPr>
              <w:pStyle w:val="TableText"/>
            </w:pPr>
            <w:r w:rsidRPr="00B50947">
              <w:t>action</w:t>
            </w:r>
          </w:p>
        </w:tc>
        <w:tc>
          <w:tcPr>
            <w:tcW w:w="1239" w:type="dxa"/>
          </w:tcPr>
          <w:p w14:paraId="3217DB12" w14:textId="77777777" w:rsidR="005F2CCD" w:rsidRPr="00B50947" w:rsidRDefault="005F2CCD" w:rsidP="005D25E3">
            <w:pPr>
              <w:pStyle w:val="TableText"/>
            </w:pPr>
            <w:r w:rsidRPr="00B50947">
              <w:t>Yes</w:t>
            </w:r>
          </w:p>
        </w:tc>
        <w:tc>
          <w:tcPr>
            <w:tcW w:w="4269" w:type="dxa"/>
          </w:tcPr>
          <w:p w14:paraId="583BFCCE" w14:textId="77777777" w:rsidR="005F2CCD" w:rsidRPr="00B50947" w:rsidRDefault="005F2CCD" w:rsidP="005D25E3">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5D25E3">
            <w:pPr>
              <w:pStyle w:val="TableText"/>
            </w:pPr>
            <w:r w:rsidRPr="00B50947">
              <w:t>Direction</w:t>
            </w:r>
          </w:p>
        </w:tc>
        <w:tc>
          <w:tcPr>
            <w:tcW w:w="1032" w:type="dxa"/>
          </w:tcPr>
          <w:p w14:paraId="6010B9C4" w14:textId="77777777" w:rsidR="005F2CCD" w:rsidRPr="00B50947" w:rsidRDefault="005F2CCD" w:rsidP="005D25E3">
            <w:pPr>
              <w:pStyle w:val="TableText"/>
            </w:pPr>
            <w:r w:rsidRPr="00B50947">
              <w:t>Number</w:t>
            </w:r>
          </w:p>
        </w:tc>
        <w:tc>
          <w:tcPr>
            <w:tcW w:w="869" w:type="dxa"/>
          </w:tcPr>
          <w:p w14:paraId="7CB37156" w14:textId="77777777" w:rsidR="005F2CCD" w:rsidRPr="00B50947" w:rsidRDefault="005F2CCD" w:rsidP="005D25E3">
            <w:pPr>
              <w:pStyle w:val="TableText"/>
            </w:pPr>
            <w:r w:rsidRPr="00B50947">
              <w:t>dirctn</w:t>
            </w:r>
          </w:p>
        </w:tc>
        <w:tc>
          <w:tcPr>
            <w:tcW w:w="1239" w:type="dxa"/>
          </w:tcPr>
          <w:p w14:paraId="0B0FE7FB" w14:textId="77777777" w:rsidR="005F2CCD" w:rsidRPr="00B50947" w:rsidRDefault="005F2CCD" w:rsidP="005D25E3">
            <w:pPr>
              <w:pStyle w:val="TableText"/>
            </w:pPr>
            <w:r w:rsidRPr="00B50947">
              <w:t>Yes</w:t>
            </w:r>
          </w:p>
        </w:tc>
        <w:tc>
          <w:tcPr>
            <w:tcW w:w="4269" w:type="dxa"/>
          </w:tcPr>
          <w:p w14:paraId="7C4345D9" w14:textId="77777777" w:rsidR="005F2CCD" w:rsidRPr="00B50947" w:rsidRDefault="005F2CCD" w:rsidP="005D25E3">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5D25E3">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5D25E3">
            <w:pPr>
              <w:pStyle w:val="TableText"/>
            </w:pPr>
            <w:r w:rsidRPr="00B50947">
              <w:t>Number</w:t>
            </w:r>
          </w:p>
        </w:tc>
        <w:tc>
          <w:tcPr>
            <w:tcW w:w="869" w:type="dxa"/>
          </w:tcPr>
          <w:p w14:paraId="23D840CA" w14:textId="77777777" w:rsidR="005F2CCD" w:rsidRPr="00B50947" w:rsidRDefault="005F2CCD" w:rsidP="005D25E3">
            <w:pPr>
              <w:pStyle w:val="TableText"/>
            </w:pPr>
            <w:r w:rsidRPr="00B50947">
              <w:t>value</w:t>
            </w:r>
          </w:p>
        </w:tc>
        <w:tc>
          <w:tcPr>
            <w:tcW w:w="1239" w:type="dxa"/>
          </w:tcPr>
          <w:p w14:paraId="3A3A37E3" w14:textId="77777777" w:rsidR="005F2CCD" w:rsidRPr="00B50947" w:rsidRDefault="005F2CCD" w:rsidP="005D25E3">
            <w:pPr>
              <w:pStyle w:val="TableText"/>
            </w:pPr>
            <w:r w:rsidRPr="00B50947">
              <w:t>Yes</w:t>
            </w:r>
          </w:p>
        </w:tc>
        <w:tc>
          <w:tcPr>
            <w:tcW w:w="4269" w:type="dxa"/>
          </w:tcPr>
          <w:p w14:paraId="667EC346" w14:textId="77777777" w:rsidR="005F2CCD" w:rsidRPr="00B50947" w:rsidRDefault="005F2CCD" w:rsidP="005D25E3">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5D25E3">
            <w:pPr>
              <w:pStyle w:val="TableText"/>
            </w:pPr>
            <w:r w:rsidRPr="00B50947">
              <w:t>Hysteresis</w:t>
            </w:r>
          </w:p>
        </w:tc>
        <w:tc>
          <w:tcPr>
            <w:tcW w:w="1032" w:type="dxa"/>
          </w:tcPr>
          <w:p w14:paraId="6A124E82" w14:textId="77777777" w:rsidR="005F2CCD" w:rsidRPr="00B50947" w:rsidRDefault="005F2CCD" w:rsidP="005D25E3">
            <w:pPr>
              <w:pStyle w:val="TableText"/>
            </w:pPr>
            <w:r w:rsidRPr="00B50947">
              <w:t>Number</w:t>
            </w:r>
          </w:p>
        </w:tc>
        <w:tc>
          <w:tcPr>
            <w:tcW w:w="869" w:type="dxa"/>
          </w:tcPr>
          <w:p w14:paraId="5B5AC30B" w14:textId="77777777" w:rsidR="005F2CCD" w:rsidRPr="00B50947" w:rsidRDefault="005F2CCD" w:rsidP="005D25E3">
            <w:pPr>
              <w:pStyle w:val="TableText"/>
            </w:pPr>
            <w:r w:rsidRPr="00B50947">
              <w:t>hyst</w:t>
            </w:r>
          </w:p>
        </w:tc>
        <w:tc>
          <w:tcPr>
            <w:tcW w:w="1239" w:type="dxa"/>
          </w:tcPr>
          <w:p w14:paraId="43F95377" w14:textId="77777777" w:rsidR="005F2CCD" w:rsidRPr="00B50947" w:rsidRDefault="005F2CCD" w:rsidP="005D25E3">
            <w:pPr>
              <w:pStyle w:val="TableText"/>
            </w:pPr>
            <w:r w:rsidRPr="00B50947">
              <w:t>No</w:t>
            </w:r>
          </w:p>
        </w:tc>
        <w:tc>
          <w:tcPr>
            <w:tcW w:w="4269" w:type="dxa"/>
          </w:tcPr>
          <w:p w14:paraId="4F03C73C" w14:textId="77777777" w:rsidR="005F2CCD" w:rsidRPr="00B50947" w:rsidRDefault="005F2CCD" w:rsidP="005D25E3">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5D25E3">
            <w:pPr>
              <w:pStyle w:val="TableText"/>
            </w:pPr>
            <w:r w:rsidRPr="00B50947">
              <w:t xml:space="preserve">Enter </w:t>
            </w:r>
            <w:r w:rsidR="0016119D">
              <w:t>P</w:t>
            </w:r>
            <w:r w:rsidR="0016119D" w:rsidRPr="00B50947">
              <w:t>ersistence</w:t>
            </w:r>
          </w:p>
        </w:tc>
        <w:tc>
          <w:tcPr>
            <w:tcW w:w="1032" w:type="dxa"/>
          </w:tcPr>
          <w:p w14:paraId="1C4E71CE" w14:textId="77777777" w:rsidR="005F2CCD" w:rsidRPr="00B50947" w:rsidRDefault="005F2CCD" w:rsidP="005D25E3">
            <w:pPr>
              <w:pStyle w:val="TableText"/>
            </w:pPr>
            <w:r w:rsidRPr="00B50947">
              <w:t>Number</w:t>
            </w:r>
          </w:p>
        </w:tc>
        <w:tc>
          <w:tcPr>
            <w:tcW w:w="869" w:type="dxa"/>
          </w:tcPr>
          <w:p w14:paraId="0870BE7C" w14:textId="77777777" w:rsidR="005F2CCD" w:rsidRPr="00B50947" w:rsidRDefault="005F2CCD" w:rsidP="005D25E3">
            <w:pPr>
              <w:pStyle w:val="TableText"/>
            </w:pPr>
            <w:r w:rsidRPr="00B50947">
              <w:t>enter</w:t>
            </w:r>
          </w:p>
        </w:tc>
        <w:tc>
          <w:tcPr>
            <w:tcW w:w="1239" w:type="dxa"/>
          </w:tcPr>
          <w:p w14:paraId="68485BEF" w14:textId="77777777" w:rsidR="005F2CCD" w:rsidRPr="00B50947" w:rsidRDefault="005F2CCD" w:rsidP="005D25E3">
            <w:pPr>
              <w:pStyle w:val="TableText"/>
            </w:pPr>
            <w:r w:rsidRPr="00B50947">
              <w:t>No</w:t>
            </w:r>
          </w:p>
        </w:tc>
        <w:tc>
          <w:tcPr>
            <w:tcW w:w="4269" w:type="dxa"/>
          </w:tcPr>
          <w:p w14:paraId="3AFBC534" w14:textId="46F5D3A3" w:rsidR="005F2CCD" w:rsidRPr="00B50947" w:rsidRDefault="005F2CCD" w:rsidP="005D25E3">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5D25E3">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5D25E3">
            <w:pPr>
              <w:pStyle w:val="TableText"/>
            </w:pPr>
            <w:r w:rsidRPr="00B50947">
              <w:t>Number</w:t>
            </w:r>
          </w:p>
        </w:tc>
        <w:tc>
          <w:tcPr>
            <w:tcW w:w="869" w:type="dxa"/>
          </w:tcPr>
          <w:p w14:paraId="068BD751" w14:textId="77777777" w:rsidR="005F2CCD" w:rsidRPr="00B50947" w:rsidRDefault="005F2CCD" w:rsidP="005D25E3">
            <w:pPr>
              <w:pStyle w:val="TableText"/>
            </w:pPr>
            <w:r w:rsidRPr="00B50947">
              <w:t>leave</w:t>
            </w:r>
          </w:p>
        </w:tc>
        <w:tc>
          <w:tcPr>
            <w:tcW w:w="1239" w:type="dxa"/>
          </w:tcPr>
          <w:p w14:paraId="3DCFEEFB" w14:textId="77777777" w:rsidR="005F2CCD" w:rsidRPr="00B50947" w:rsidRDefault="005F2CCD" w:rsidP="005D25E3">
            <w:pPr>
              <w:pStyle w:val="TableText"/>
            </w:pPr>
            <w:r w:rsidRPr="00B50947">
              <w:t>No</w:t>
            </w:r>
          </w:p>
        </w:tc>
        <w:tc>
          <w:tcPr>
            <w:tcW w:w="4269" w:type="dxa"/>
          </w:tcPr>
          <w:p w14:paraId="6D0FE1A2" w14:textId="71FDEE5C" w:rsidR="005F2CCD" w:rsidRPr="00B50947" w:rsidRDefault="005F2CCD" w:rsidP="005D25E3">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5D25E3">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5D25E3">
            <w:pPr>
              <w:pStyle w:val="TableText"/>
            </w:pPr>
            <w:r w:rsidRPr="00B50947">
              <w:t>Number</w:t>
            </w:r>
          </w:p>
        </w:tc>
        <w:tc>
          <w:tcPr>
            <w:tcW w:w="869" w:type="dxa"/>
          </w:tcPr>
          <w:p w14:paraId="337F2E4B" w14:textId="77777777" w:rsidR="005F2CCD" w:rsidRPr="00B50947" w:rsidRDefault="005F2CCD" w:rsidP="005D25E3">
            <w:pPr>
              <w:pStyle w:val="TableText"/>
            </w:pPr>
            <w:r w:rsidRPr="00B50947">
              <w:t>mon</w:t>
            </w:r>
          </w:p>
        </w:tc>
        <w:tc>
          <w:tcPr>
            <w:tcW w:w="1239" w:type="dxa"/>
          </w:tcPr>
          <w:p w14:paraId="311FB230" w14:textId="77777777" w:rsidR="005F2CCD" w:rsidRPr="00B50947" w:rsidRDefault="005F2CCD" w:rsidP="005D25E3">
            <w:pPr>
              <w:pStyle w:val="TableText"/>
            </w:pPr>
            <w:r w:rsidRPr="00B50947">
              <w:t>No</w:t>
            </w:r>
          </w:p>
        </w:tc>
        <w:tc>
          <w:tcPr>
            <w:tcW w:w="4269" w:type="dxa"/>
          </w:tcPr>
          <w:p w14:paraId="2803A518" w14:textId="77777777" w:rsidR="005F2CCD" w:rsidRPr="00B50947" w:rsidRDefault="005F2CCD" w:rsidP="005D25E3">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5D25E3">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5D25E3">
            <w:pPr>
              <w:pStyle w:val="TableText"/>
            </w:pPr>
            <w:r w:rsidRPr="00B50947">
              <w:t>Number</w:t>
            </w:r>
          </w:p>
        </w:tc>
        <w:tc>
          <w:tcPr>
            <w:tcW w:w="869" w:type="dxa"/>
          </w:tcPr>
          <w:p w14:paraId="25F526F6" w14:textId="77777777" w:rsidR="005F2CCD" w:rsidRPr="00B50947" w:rsidRDefault="005F2CCD" w:rsidP="005D25E3">
            <w:pPr>
              <w:pStyle w:val="TableText"/>
            </w:pPr>
            <w:r w:rsidRPr="00B50947">
              <w:t>tue</w:t>
            </w:r>
          </w:p>
        </w:tc>
        <w:tc>
          <w:tcPr>
            <w:tcW w:w="1239" w:type="dxa"/>
          </w:tcPr>
          <w:p w14:paraId="48E47805" w14:textId="77777777" w:rsidR="005F2CCD" w:rsidRPr="00B50947" w:rsidRDefault="005F2CCD" w:rsidP="005D25E3">
            <w:pPr>
              <w:pStyle w:val="TableText"/>
            </w:pPr>
            <w:r w:rsidRPr="00B50947">
              <w:t>No</w:t>
            </w:r>
          </w:p>
        </w:tc>
        <w:tc>
          <w:tcPr>
            <w:tcW w:w="4269" w:type="dxa"/>
          </w:tcPr>
          <w:p w14:paraId="7FDD2AAF" w14:textId="77777777" w:rsidR="005F2CCD" w:rsidRPr="00B50947" w:rsidRDefault="005F2CCD" w:rsidP="005D25E3">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5D25E3">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5D25E3">
            <w:pPr>
              <w:pStyle w:val="TableText"/>
            </w:pPr>
            <w:r w:rsidRPr="00B50947">
              <w:t>Number</w:t>
            </w:r>
          </w:p>
        </w:tc>
        <w:tc>
          <w:tcPr>
            <w:tcW w:w="869" w:type="dxa"/>
          </w:tcPr>
          <w:p w14:paraId="51BC9D6D" w14:textId="77777777" w:rsidR="005F2CCD" w:rsidRPr="00B50947" w:rsidRDefault="005F2CCD" w:rsidP="005D25E3">
            <w:pPr>
              <w:pStyle w:val="TableText"/>
            </w:pPr>
            <w:r w:rsidRPr="00B50947">
              <w:t>wed</w:t>
            </w:r>
          </w:p>
        </w:tc>
        <w:tc>
          <w:tcPr>
            <w:tcW w:w="1239" w:type="dxa"/>
          </w:tcPr>
          <w:p w14:paraId="4BF04F70" w14:textId="77777777" w:rsidR="005F2CCD" w:rsidRPr="00B50947" w:rsidRDefault="005F2CCD" w:rsidP="005D25E3">
            <w:pPr>
              <w:pStyle w:val="TableText"/>
            </w:pPr>
            <w:r w:rsidRPr="00B50947">
              <w:t>No</w:t>
            </w:r>
          </w:p>
        </w:tc>
        <w:tc>
          <w:tcPr>
            <w:tcW w:w="4269" w:type="dxa"/>
          </w:tcPr>
          <w:p w14:paraId="5D246AA8" w14:textId="77777777" w:rsidR="005F2CCD" w:rsidRPr="00B50947" w:rsidRDefault="005F2CCD" w:rsidP="005D25E3">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5D25E3">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5D25E3">
            <w:pPr>
              <w:pStyle w:val="TableText"/>
            </w:pPr>
            <w:r w:rsidRPr="00B50947">
              <w:t>Number</w:t>
            </w:r>
          </w:p>
        </w:tc>
        <w:tc>
          <w:tcPr>
            <w:tcW w:w="869" w:type="dxa"/>
          </w:tcPr>
          <w:p w14:paraId="32F4B0F8" w14:textId="77777777" w:rsidR="005F2CCD" w:rsidRPr="00B50947" w:rsidRDefault="005F2CCD" w:rsidP="005D25E3">
            <w:pPr>
              <w:pStyle w:val="TableText"/>
            </w:pPr>
            <w:r w:rsidRPr="00B50947">
              <w:t>thu</w:t>
            </w:r>
          </w:p>
        </w:tc>
        <w:tc>
          <w:tcPr>
            <w:tcW w:w="1239" w:type="dxa"/>
          </w:tcPr>
          <w:p w14:paraId="7035FAAC" w14:textId="77777777" w:rsidR="005F2CCD" w:rsidRPr="00B50947" w:rsidRDefault="005F2CCD" w:rsidP="005D25E3">
            <w:pPr>
              <w:pStyle w:val="TableText"/>
            </w:pPr>
            <w:r w:rsidRPr="00B50947">
              <w:t>No</w:t>
            </w:r>
          </w:p>
        </w:tc>
        <w:tc>
          <w:tcPr>
            <w:tcW w:w="4269" w:type="dxa"/>
          </w:tcPr>
          <w:p w14:paraId="61DE9DDB" w14:textId="77777777" w:rsidR="005F2CCD" w:rsidRPr="00B50947" w:rsidRDefault="005F2CCD" w:rsidP="005D25E3">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5D25E3">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5D25E3">
            <w:pPr>
              <w:pStyle w:val="TableText"/>
            </w:pPr>
            <w:r w:rsidRPr="00B50947">
              <w:t>Number</w:t>
            </w:r>
          </w:p>
        </w:tc>
        <w:tc>
          <w:tcPr>
            <w:tcW w:w="869" w:type="dxa"/>
          </w:tcPr>
          <w:p w14:paraId="4DD7D2D8" w14:textId="77777777" w:rsidR="005F2CCD" w:rsidRPr="00B50947" w:rsidRDefault="005F2CCD" w:rsidP="005D25E3">
            <w:pPr>
              <w:pStyle w:val="TableText"/>
            </w:pPr>
            <w:r w:rsidRPr="00B50947">
              <w:t>fri</w:t>
            </w:r>
          </w:p>
        </w:tc>
        <w:tc>
          <w:tcPr>
            <w:tcW w:w="1239" w:type="dxa"/>
          </w:tcPr>
          <w:p w14:paraId="6BC0987C" w14:textId="77777777" w:rsidR="005F2CCD" w:rsidRPr="00B50947" w:rsidRDefault="005F2CCD" w:rsidP="005D25E3">
            <w:pPr>
              <w:pStyle w:val="TableText"/>
            </w:pPr>
            <w:r w:rsidRPr="00B50947">
              <w:t>No</w:t>
            </w:r>
          </w:p>
        </w:tc>
        <w:tc>
          <w:tcPr>
            <w:tcW w:w="4269" w:type="dxa"/>
          </w:tcPr>
          <w:p w14:paraId="56A6BC17" w14:textId="77777777" w:rsidR="005F2CCD" w:rsidRPr="00B50947" w:rsidRDefault="005F2CCD" w:rsidP="005D25E3">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5D25E3">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5D25E3">
            <w:pPr>
              <w:pStyle w:val="TableText"/>
            </w:pPr>
            <w:r w:rsidRPr="00B50947">
              <w:t>Number</w:t>
            </w:r>
          </w:p>
        </w:tc>
        <w:tc>
          <w:tcPr>
            <w:tcW w:w="869" w:type="dxa"/>
          </w:tcPr>
          <w:p w14:paraId="5BCE98DA" w14:textId="77777777" w:rsidR="005F2CCD" w:rsidRPr="00B50947" w:rsidRDefault="005F2CCD" w:rsidP="005D25E3">
            <w:pPr>
              <w:pStyle w:val="TableText"/>
            </w:pPr>
            <w:r w:rsidRPr="00B50947">
              <w:t>sat</w:t>
            </w:r>
          </w:p>
        </w:tc>
        <w:tc>
          <w:tcPr>
            <w:tcW w:w="1239" w:type="dxa"/>
          </w:tcPr>
          <w:p w14:paraId="1FCACE6C" w14:textId="77777777" w:rsidR="005F2CCD" w:rsidRPr="00B50947" w:rsidRDefault="005F2CCD" w:rsidP="005D25E3">
            <w:pPr>
              <w:pStyle w:val="TableText"/>
            </w:pPr>
            <w:r w:rsidRPr="00B50947">
              <w:t>No</w:t>
            </w:r>
          </w:p>
        </w:tc>
        <w:tc>
          <w:tcPr>
            <w:tcW w:w="4269" w:type="dxa"/>
          </w:tcPr>
          <w:p w14:paraId="425DB5F0" w14:textId="77777777" w:rsidR="005F2CCD" w:rsidRPr="00B50947" w:rsidRDefault="005F2CCD" w:rsidP="005D25E3">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5D25E3">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5D25E3">
            <w:pPr>
              <w:pStyle w:val="TableText"/>
            </w:pPr>
            <w:r w:rsidRPr="00B50947">
              <w:t>Number</w:t>
            </w:r>
          </w:p>
        </w:tc>
        <w:tc>
          <w:tcPr>
            <w:tcW w:w="869" w:type="dxa"/>
          </w:tcPr>
          <w:p w14:paraId="10AA34A2" w14:textId="77777777" w:rsidR="005F2CCD" w:rsidRPr="00B50947" w:rsidRDefault="005F2CCD" w:rsidP="005D25E3">
            <w:pPr>
              <w:pStyle w:val="TableText"/>
            </w:pPr>
            <w:r w:rsidRPr="00B50947">
              <w:t>sun</w:t>
            </w:r>
          </w:p>
        </w:tc>
        <w:tc>
          <w:tcPr>
            <w:tcW w:w="1239" w:type="dxa"/>
          </w:tcPr>
          <w:p w14:paraId="6CB1F1F5" w14:textId="77777777" w:rsidR="005F2CCD" w:rsidRPr="00B50947" w:rsidRDefault="005F2CCD" w:rsidP="005D25E3">
            <w:pPr>
              <w:pStyle w:val="TableText"/>
            </w:pPr>
            <w:r w:rsidRPr="00B50947">
              <w:t>No</w:t>
            </w:r>
          </w:p>
        </w:tc>
        <w:tc>
          <w:tcPr>
            <w:tcW w:w="4269" w:type="dxa"/>
          </w:tcPr>
          <w:p w14:paraId="019C2C4F" w14:textId="77777777" w:rsidR="005F2CCD" w:rsidRPr="00B50947" w:rsidRDefault="005F2CCD" w:rsidP="005D25E3">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36F33ED2"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93" w:author="Steve Beadle" w:date="2024-07-11T10:17:00Z">
        <w:r w:rsidR="00324618" w:rsidRPr="00324618">
          <w:rPr>
            <w:rStyle w:val="Crossreference"/>
            <w:rPrChange w:id="294" w:author="Steve Beadle" w:date="2024-07-11T10:17:00Z">
              <w:rPr/>
            </w:rPrChange>
          </w:rPr>
          <w:t xml:space="preserve">Figure </w:t>
        </w:r>
        <w:r w:rsidR="00324618" w:rsidRPr="00324618">
          <w:rPr>
            <w:rStyle w:val="Crossreference"/>
            <w:rPrChange w:id="295" w:author="Steve Beadle" w:date="2024-07-11T10:17:00Z">
              <w:rPr>
                <w:noProof/>
              </w:rPr>
            </w:rPrChange>
          </w:rPr>
          <w:t>6</w:t>
        </w:r>
      </w:ins>
      <w:del w:id="296" w:author="Steve Beadle" w:date="2024-07-11T10:17:00Z">
        <w:r w:rsidR="00994BE4" w:rsidRPr="007D5CB0" w:rsidDel="00324618">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6473909F"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97" w:author="Steve Beadle" w:date="2024-07-11T10:17:00Z">
        <w:r w:rsidR="00324618" w:rsidRPr="00324618">
          <w:rPr>
            <w:rStyle w:val="Crossreference"/>
            <w:rPrChange w:id="298" w:author="Steve Beadle" w:date="2024-07-11T10:17:00Z">
              <w:rPr/>
            </w:rPrChange>
          </w:rPr>
          <w:t xml:space="preserve">Figure </w:t>
        </w:r>
        <w:r w:rsidR="00324618" w:rsidRPr="00324618">
          <w:rPr>
            <w:rStyle w:val="Crossreference"/>
            <w:rPrChange w:id="299" w:author="Steve Beadle" w:date="2024-07-11T10:17:00Z">
              <w:rPr>
                <w:noProof/>
              </w:rPr>
            </w:rPrChange>
          </w:rPr>
          <w:t>6</w:t>
        </w:r>
      </w:ins>
      <w:del w:id="300" w:author="Steve Beadle" w:date="2024-07-11T10:17:00Z">
        <w:r w:rsidR="00994BE4" w:rsidRPr="007D5CB0" w:rsidDel="00324618">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69CC0668" w:rsidR="00D51AF5" w:rsidRDefault="00D51AF5" w:rsidP="00D51AF5">
      <w:pPr>
        <w:pStyle w:val="Caption"/>
      </w:pPr>
      <w:bookmarkStart w:id="301" w:name="_Ref161306703"/>
      <w:bookmarkStart w:id="302" w:name="_Toc170288633"/>
      <w:r>
        <w:t xml:space="preserve">Figure </w:t>
      </w:r>
      <w:r w:rsidR="00000000">
        <w:fldChar w:fldCharType="begin"/>
      </w:r>
      <w:r w:rsidR="00000000">
        <w:instrText xml:space="preserve"> SEQ Figure \* ARABIC </w:instrText>
      </w:r>
      <w:r w:rsidR="00000000">
        <w:fldChar w:fldCharType="separate"/>
      </w:r>
      <w:r w:rsidR="00324618">
        <w:rPr>
          <w:noProof/>
        </w:rPr>
        <w:t>6</w:t>
      </w:r>
      <w:r w:rsidR="00000000">
        <w:rPr>
          <w:noProof/>
        </w:rPr>
        <w:fldChar w:fldCharType="end"/>
      </w:r>
      <w:bookmarkEnd w:id="301"/>
      <w:r>
        <w:tab/>
      </w:r>
      <w:r w:rsidRPr="00D51AF5">
        <w:t>State change mechanism</w:t>
      </w:r>
      <w:bookmarkEnd w:id="302"/>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3E67523F" w:rsidR="00D51AF5" w:rsidRDefault="00D51AF5" w:rsidP="00D51AF5">
      <w:pPr>
        <w:pStyle w:val="Caption"/>
      </w:pPr>
      <w:bookmarkStart w:id="303" w:name="_Toc170288634"/>
      <w:r>
        <w:t xml:space="preserve">Figure </w:t>
      </w:r>
      <w:r w:rsidR="00000000">
        <w:fldChar w:fldCharType="begin"/>
      </w:r>
      <w:r w:rsidR="00000000">
        <w:instrText xml:space="preserve"> SEQ Figure \* ARABIC </w:instrText>
      </w:r>
      <w:r w:rsidR="00000000">
        <w:fldChar w:fldCharType="separate"/>
      </w:r>
      <w:r w:rsidR="00324618">
        <w:rPr>
          <w:noProof/>
        </w:rPr>
        <w:t>7</w:t>
      </w:r>
      <w:r w:rsidR="00000000">
        <w:rPr>
          <w:noProof/>
        </w:rPr>
        <w:fldChar w:fldCharType="end"/>
      </w:r>
      <w:r>
        <w:tab/>
      </w:r>
      <w:r w:rsidRPr="00D51AF5">
        <w:t>Analogue normal state</w:t>
      </w:r>
      <w:bookmarkEnd w:id="303"/>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7E4F22F7"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304" w:author="Steve Beadle" w:date="2024-07-11T10:17:00Z">
        <w:r w:rsidR="00324618" w:rsidRPr="00324618">
          <w:rPr>
            <w:rStyle w:val="Crossreference"/>
            <w:rPrChange w:id="305" w:author="Steve Beadle" w:date="2024-07-11T10:17:00Z">
              <w:rPr/>
            </w:rPrChange>
          </w:rPr>
          <w:t xml:space="preserve">Figure </w:t>
        </w:r>
        <w:r w:rsidR="00324618" w:rsidRPr="00324618">
          <w:rPr>
            <w:rStyle w:val="Crossreference"/>
            <w:rPrChange w:id="306" w:author="Steve Beadle" w:date="2024-07-11T10:17:00Z">
              <w:rPr>
                <w:noProof/>
              </w:rPr>
            </w:rPrChange>
          </w:rPr>
          <w:t>8</w:t>
        </w:r>
      </w:ins>
      <w:del w:id="307" w:author="Steve Beadle" w:date="2024-07-11T10:17:00Z">
        <w:r w:rsidR="00994BE4" w:rsidRPr="007D5CB0" w:rsidDel="00324618">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308" w:author="Steve Beadle" w:date="2024-07-11T10:17:00Z">
        <w:r w:rsidR="00324618" w:rsidRPr="00324618">
          <w:rPr>
            <w:rStyle w:val="Crossreference"/>
            <w:rPrChange w:id="309" w:author="Steve Beadle" w:date="2024-07-11T10:17:00Z">
              <w:rPr/>
            </w:rPrChange>
          </w:rPr>
          <w:t xml:space="preserve">Figure </w:t>
        </w:r>
        <w:r w:rsidR="00324618" w:rsidRPr="00324618">
          <w:rPr>
            <w:rStyle w:val="Crossreference"/>
            <w:rPrChange w:id="310" w:author="Steve Beadle" w:date="2024-07-11T10:17:00Z">
              <w:rPr>
                <w:noProof/>
              </w:rPr>
            </w:rPrChange>
          </w:rPr>
          <w:t>9</w:t>
        </w:r>
      </w:ins>
      <w:del w:id="311" w:author="Steve Beadle" w:date="2024-07-11T10:17:00Z">
        <w:r w:rsidR="00994BE4" w:rsidRPr="007D5CB0" w:rsidDel="00324618">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2AA86F3C"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312" w:author="Steve Beadle" w:date="2024-07-11T10:17:00Z">
        <w:r w:rsidR="00324618" w:rsidRPr="00324618">
          <w:rPr>
            <w:rStyle w:val="Crossreference"/>
            <w:rPrChange w:id="313" w:author="Steve Beadle" w:date="2024-07-11T10:17:00Z">
              <w:rPr/>
            </w:rPrChange>
          </w:rPr>
          <w:t xml:space="preserve">Figure </w:t>
        </w:r>
        <w:r w:rsidR="00324618" w:rsidRPr="00324618">
          <w:rPr>
            <w:rStyle w:val="Crossreference"/>
            <w:rPrChange w:id="314" w:author="Steve Beadle" w:date="2024-07-11T10:17:00Z">
              <w:rPr>
                <w:noProof/>
              </w:rPr>
            </w:rPrChange>
          </w:rPr>
          <w:t>8</w:t>
        </w:r>
      </w:ins>
      <w:del w:id="315" w:author="Steve Beadle" w:date="2024-07-11T10:17:00Z">
        <w:r w:rsidR="00994BE4" w:rsidRPr="007D5CB0" w:rsidDel="00324618">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64BF2E0B" w:rsidR="00E43FE2" w:rsidRDefault="00E43FE2" w:rsidP="00E43FE2">
      <w:pPr>
        <w:pStyle w:val="Caption"/>
      </w:pPr>
      <w:bookmarkStart w:id="316" w:name="_Ref161308030"/>
      <w:bookmarkStart w:id="317" w:name="_Toc170288635"/>
      <w:r>
        <w:t xml:space="preserve">Figure </w:t>
      </w:r>
      <w:r w:rsidR="00000000">
        <w:fldChar w:fldCharType="begin"/>
      </w:r>
      <w:r w:rsidR="00000000">
        <w:instrText xml:space="preserve"> SEQ Figure \* ARABIC </w:instrText>
      </w:r>
      <w:r w:rsidR="00000000">
        <w:fldChar w:fldCharType="separate"/>
      </w:r>
      <w:r w:rsidR="00324618">
        <w:rPr>
          <w:noProof/>
        </w:rPr>
        <w:t>8</w:t>
      </w:r>
      <w:r w:rsidR="00000000">
        <w:rPr>
          <w:noProof/>
        </w:rPr>
        <w:fldChar w:fldCharType="end"/>
      </w:r>
      <w:bookmarkEnd w:id="316"/>
      <w:r>
        <w:tab/>
      </w:r>
      <w:r w:rsidRPr="00E43FE2">
        <w:t>Ramping analogue value with 4 limits</w:t>
      </w:r>
      <w:bookmarkEnd w:id="317"/>
    </w:p>
    <w:p w14:paraId="7DA37B18" w14:textId="37492AF0"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318" w:author="Steve Beadle" w:date="2024-07-11T10:17:00Z">
        <w:r w:rsidR="00324618" w:rsidRPr="00324618">
          <w:rPr>
            <w:rStyle w:val="Crossreference"/>
            <w:rPrChange w:id="319" w:author="Steve Beadle" w:date="2024-07-11T10:17:00Z">
              <w:rPr/>
            </w:rPrChange>
          </w:rPr>
          <w:t xml:space="preserve">Figure </w:t>
        </w:r>
        <w:r w:rsidR="00324618" w:rsidRPr="00324618">
          <w:rPr>
            <w:rStyle w:val="Crossreference"/>
            <w:rPrChange w:id="320" w:author="Steve Beadle" w:date="2024-07-11T10:17:00Z">
              <w:rPr>
                <w:noProof/>
              </w:rPr>
            </w:rPrChange>
          </w:rPr>
          <w:t>9</w:t>
        </w:r>
      </w:ins>
      <w:del w:id="321" w:author="Steve Beadle" w:date="2024-07-11T10:17:00Z">
        <w:r w:rsidR="00994BE4" w:rsidRPr="007D5CB0" w:rsidDel="00324618">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2C8D53E1" w:rsidR="00E43FE2" w:rsidRDefault="00E43FE2" w:rsidP="00E43FE2">
      <w:pPr>
        <w:pStyle w:val="Caption"/>
      </w:pPr>
      <w:bookmarkStart w:id="322" w:name="_Ref161308250"/>
      <w:bookmarkStart w:id="323" w:name="_Toc170288636"/>
      <w:r>
        <w:t xml:space="preserve">Figure </w:t>
      </w:r>
      <w:r w:rsidR="00000000">
        <w:fldChar w:fldCharType="begin"/>
      </w:r>
      <w:r w:rsidR="00000000">
        <w:instrText xml:space="preserve"> SEQ Figure \* ARABIC </w:instrText>
      </w:r>
      <w:r w:rsidR="00000000">
        <w:fldChar w:fldCharType="separate"/>
      </w:r>
      <w:r w:rsidR="00324618">
        <w:rPr>
          <w:noProof/>
        </w:rPr>
        <w:t>9</w:t>
      </w:r>
      <w:r w:rsidR="00000000">
        <w:rPr>
          <w:noProof/>
        </w:rPr>
        <w:fldChar w:fldCharType="end"/>
      </w:r>
      <w:bookmarkEnd w:id="322"/>
      <w:r>
        <w:tab/>
      </w:r>
      <w:r w:rsidRPr="00E43FE2">
        <w:t xml:space="preserve">Step-change analogue value with </w:t>
      </w:r>
      <w:r w:rsidR="00D01088">
        <w:t>4</w:t>
      </w:r>
      <w:r w:rsidRPr="00E43FE2">
        <w:t xml:space="preserve"> limits</w:t>
      </w:r>
      <w:bookmarkEnd w:id="323"/>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179D99E7" w:rsidR="00AB3C53" w:rsidRPr="00AB3C53" w:rsidRDefault="00AB3C53" w:rsidP="00AB3C53">
      <w:pPr>
        <w:pStyle w:val="BodyText"/>
        <w:rPr>
          <w:rFonts w:eastAsia="DengXian"/>
        </w:rPr>
      </w:pPr>
      <w:bookmarkStart w:id="324"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324618">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325" w:author="Steve Beadle" w:date="2024-07-11T10:17:00Z">
        <w:r w:rsidR="00324618" w:rsidRPr="00324618">
          <w:rPr>
            <w:rStyle w:val="Crossreference"/>
            <w:rPrChange w:id="326" w:author="Steve Beadle" w:date="2024-07-11T10:17:00Z">
              <w:rPr/>
            </w:rPrChange>
          </w:rPr>
          <w:t>Limit and control profiles</w:t>
        </w:r>
      </w:ins>
      <w:del w:id="327" w:author="Steve Beadle" w:date="2024-07-11T10:17:00Z">
        <w:r w:rsidR="00994BE4" w:rsidRPr="007D5CB0" w:rsidDel="00324618">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324"/>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328" w:name="_Toc170288569"/>
      <w:r w:rsidRPr="0023515A">
        <w:rPr>
          <w:rFonts w:eastAsia="DengXian"/>
        </w:rPr>
        <w:t xml:space="preserve">Counter </w:t>
      </w:r>
      <w:r w:rsidR="006B0494" w:rsidRPr="0023515A">
        <w:rPr>
          <w:rFonts w:eastAsia="DengXian"/>
        </w:rPr>
        <w:t>limits</w:t>
      </w:r>
      <w:bookmarkEnd w:id="328"/>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5EB66DE6"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329" w:author="Steve Beadle" w:date="2024-07-11T10:17:00Z">
        <w:r w:rsidR="00324618" w:rsidRPr="00324618">
          <w:rPr>
            <w:rStyle w:val="Crossreference"/>
            <w:rPrChange w:id="330" w:author="Steve Beadle" w:date="2024-07-11T10:17:00Z">
              <w:rPr/>
            </w:rPrChange>
          </w:rPr>
          <w:t xml:space="preserve">Figure </w:t>
        </w:r>
        <w:r w:rsidR="00324618" w:rsidRPr="00324618">
          <w:rPr>
            <w:rStyle w:val="Crossreference"/>
            <w:rPrChange w:id="331" w:author="Steve Beadle" w:date="2024-07-11T10:17:00Z">
              <w:rPr>
                <w:noProof/>
              </w:rPr>
            </w:rPrChange>
          </w:rPr>
          <w:t>10</w:t>
        </w:r>
      </w:ins>
      <w:del w:id="332" w:author="Steve Beadle" w:date="2024-07-11T10:17:00Z">
        <w:r w:rsidR="00994BE4" w:rsidRPr="007D5CB0" w:rsidDel="00324618">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5C06BBDE" w:rsidR="00B1706D" w:rsidRDefault="00B1706D" w:rsidP="00B1706D">
      <w:pPr>
        <w:pStyle w:val="Caption"/>
      </w:pPr>
      <w:bookmarkStart w:id="333" w:name="_Ref161765726"/>
      <w:bookmarkStart w:id="334" w:name="_Toc170288637"/>
      <w:r>
        <w:t xml:space="preserve">Figure </w:t>
      </w:r>
      <w:r w:rsidR="00000000">
        <w:fldChar w:fldCharType="begin"/>
      </w:r>
      <w:r w:rsidR="00000000">
        <w:instrText xml:space="preserve"> SEQ Figure \* ARABIC </w:instrText>
      </w:r>
      <w:r w:rsidR="00000000">
        <w:fldChar w:fldCharType="separate"/>
      </w:r>
      <w:r w:rsidR="00324618">
        <w:rPr>
          <w:noProof/>
        </w:rPr>
        <w:t>10</w:t>
      </w:r>
      <w:r w:rsidR="00000000">
        <w:rPr>
          <w:noProof/>
        </w:rPr>
        <w:fldChar w:fldCharType="end"/>
      </w:r>
      <w:bookmarkEnd w:id="333"/>
      <w:r>
        <w:tab/>
      </w:r>
      <w:r w:rsidRPr="00B1706D">
        <w:t>Counter normal state</w:t>
      </w:r>
      <w:bookmarkEnd w:id="334"/>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5D5A6D9E"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335" w:author="Steve Beadle" w:date="2024-07-11T10:17:00Z">
        <w:r w:rsidR="00324618" w:rsidRPr="00324618">
          <w:rPr>
            <w:rStyle w:val="Crossreference"/>
            <w:rPrChange w:id="336" w:author="Steve Beadle" w:date="2024-07-11T10:17:00Z">
              <w:rPr/>
            </w:rPrChange>
          </w:rPr>
          <w:t xml:space="preserve">Table </w:t>
        </w:r>
        <w:r w:rsidR="00324618" w:rsidRPr="00324618">
          <w:rPr>
            <w:rStyle w:val="Crossreference"/>
            <w:rPrChange w:id="337" w:author="Steve Beadle" w:date="2024-07-11T10:17:00Z">
              <w:rPr>
                <w:noProof/>
              </w:rPr>
            </w:rPrChange>
          </w:rPr>
          <w:t>17</w:t>
        </w:r>
      </w:ins>
      <w:del w:id="338" w:author="Steve Beadle" w:date="2024-07-11T10:17:00Z">
        <w:r w:rsidR="00994BE4" w:rsidRPr="007D5CB0" w:rsidDel="00324618">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550A803D" w:rsidR="00B1706D" w:rsidRDefault="00B1706D" w:rsidP="00B1706D">
      <w:pPr>
        <w:pStyle w:val="Caption"/>
      </w:pPr>
      <w:bookmarkStart w:id="339" w:name="_Ref161312936"/>
      <w:bookmarkStart w:id="340" w:name="_Toc170288656"/>
      <w:r>
        <w:t xml:space="preserve">Table </w:t>
      </w:r>
      <w:r w:rsidR="00000000">
        <w:fldChar w:fldCharType="begin"/>
      </w:r>
      <w:r w:rsidR="00000000">
        <w:instrText xml:space="preserve"> SEQ Table \* ARABIC </w:instrText>
      </w:r>
      <w:r w:rsidR="00000000">
        <w:fldChar w:fldCharType="separate"/>
      </w:r>
      <w:r w:rsidR="00324618">
        <w:rPr>
          <w:noProof/>
        </w:rPr>
        <w:t>17</w:t>
      </w:r>
      <w:r w:rsidR="00000000">
        <w:rPr>
          <w:noProof/>
        </w:rPr>
        <w:fldChar w:fldCharType="end"/>
      </w:r>
      <w:bookmarkEnd w:id="339"/>
      <w:r>
        <w:tab/>
      </w:r>
      <w:r w:rsidR="003557AA" w:rsidRPr="003557AA">
        <w:t>Information used in defining a counter limit</w:t>
      </w:r>
      <w:bookmarkEnd w:id="340"/>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5D25E3">
            <w:pPr>
              <w:pStyle w:val="TableText"/>
            </w:pPr>
            <w:r w:rsidRPr="00163DC5">
              <w:t>Parent Point</w:t>
            </w:r>
          </w:p>
        </w:tc>
        <w:tc>
          <w:tcPr>
            <w:tcW w:w="1032" w:type="dxa"/>
          </w:tcPr>
          <w:p w14:paraId="5EBA878D" w14:textId="77777777" w:rsidR="003557AA" w:rsidRPr="00163DC5" w:rsidRDefault="003557AA" w:rsidP="005D25E3">
            <w:pPr>
              <w:pStyle w:val="TableText"/>
            </w:pPr>
            <w:r w:rsidRPr="00163DC5">
              <w:t>Integer</w:t>
            </w:r>
          </w:p>
        </w:tc>
        <w:tc>
          <w:tcPr>
            <w:tcW w:w="932" w:type="dxa"/>
          </w:tcPr>
          <w:p w14:paraId="34EF02B1" w14:textId="77777777" w:rsidR="003557AA" w:rsidRPr="00163DC5" w:rsidRDefault="003557AA" w:rsidP="005D25E3">
            <w:pPr>
              <w:pStyle w:val="TableText"/>
            </w:pPr>
            <w:r w:rsidRPr="00163DC5">
              <w:t>parent</w:t>
            </w:r>
          </w:p>
        </w:tc>
        <w:tc>
          <w:tcPr>
            <w:tcW w:w="1239" w:type="dxa"/>
          </w:tcPr>
          <w:p w14:paraId="50470B4E" w14:textId="77777777" w:rsidR="003557AA" w:rsidRPr="00163DC5" w:rsidRDefault="003557AA" w:rsidP="005D25E3">
            <w:pPr>
              <w:pStyle w:val="TableText"/>
            </w:pPr>
            <w:r w:rsidRPr="00163DC5">
              <w:t>Yes</w:t>
            </w:r>
          </w:p>
        </w:tc>
        <w:tc>
          <w:tcPr>
            <w:tcW w:w="4204" w:type="dxa"/>
          </w:tcPr>
          <w:p w14:paraId="5089825B" w14:textId="6ED09085" w:rsidR="003557AA" w:rsidRPr="00163DC5" w:rsidRDefault="003557AA" w:rsidP="005D25E3">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5D25E3">
            <w:pPr>
              <w:pStyle w:val="TableText"/>
            </w:pPr>
            <w:r w:rsidRPr="00163DC5">
              <w:t>Point Limit Index</w:t>
            </w:r>
          </w:p>
        </w:tc>
        <w:tc>
          <w:tcPr>
            <w:tcW w:w="1032" w:type="dxa"/>
          </w:tcPr>
          <w:p w14:paraId="5BFE8F07" w14:textId="77777777" w:rsidR="003557AA" w:rsidRPr="00163DC5" w:rsidRDefault="003557AA" w:rsidP="005D25E3">
            <w:pPr>
              <w:pStyle w:val="TableText"/>
            </w:pPr>
            <w:r w:rsidRPr="00163DC5">
              <w:t>Number</w:t>
            </w:r>
          </w:p>
        </w:tc>
        <w:tc>
          <w:tcPr>
            <w:tcW w:w="932" w:type="dxa"/>
          </w:tcPr>
          <w:p w14:paraId="4FC1D8DB" w14:textId="77777777" w:rsidR="003557AA" w:rsidRPr="00163DC5" w:rsidRDefault="003557AA" w:rsidP="005D25E3">
            <w:pPr>
              <w:pStyle w:val="TableText"/>
            </w:pPr>
            <w:r w:rsidRPr="00163DC5">
              <w:t>num</w:t>
            </w:r>
          </w:p>
        </w:tc>
        <w:tc>
          <w:tcPr>
            <w:tcW w:w="1239" w:type="dxa"/>
          </w:tcPr>
          <w:p w14:paraId="5AA9372D" w14:textId="77777777" w:rsidR="003557AA" w:rsidRPr="00163DC5" w:rsidRDefault="003557AA" w:rsidP="005D25E3">
            <w:pPr>
              <w:pStyle w:val="TableText"/>
            </w:pPr>
            <w:r w:rsidRPr="00163DC5">
              <w:t>Yes</w:t>
            </w:r>
          </w:p>
        </w:tc>
        <w:tc>
          <w:tcPr>
            <w:tcW w:w="4204" w:type="dxa"/>
          </w:tcPr>
          <w:p w14:paraId="28B6AF96" w14:textId="21007A34" w:rsidR="003557AA" w:rsidRPr="00163DC5" w:rsidRDefault="003557AA" w:rsidP="005D25E3">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5D25E3">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5D25E3">
            <w:pPr>
              <w:pStyle w:val="TableText"/>
            </w:pPr>
            <w:r w:rsidRPr="00163DC5">
              <w:t>String</w:t>
            </w:r>
          </w:p>
        </w:tc>
        <w:tc>
          <w:tcPr>
            <w:tcW w:w="932" w:type="dxa"/>
          </w:tcPr>
          <w:p w14:paraId="20B9A1BD" w14:textId="77777777" w:rsidR="003557AA" w:rsidRPr="00163DC5" w:rsidRDefault="003557AA" w:rsidP="005D25E3">
            <w:pPr>
              <w:pStyle w:val="TableText"/>
            </w:pPr>
            <w:r w:rsidRPr="00163DC5">
              <w:t>name</w:t>
            </w:r>
          </w:p>
        </w:tc>
        <w:tc>
          <w:tcPr>
            <w:tcW w:w="1239" w:type="dxa"/>
          </w:tcPr>
          <w:p w14:paraId="0C7E85FD" w14:textId="77777777" w:rsidR="003557AA" w:rsidRPr="00163DC5" w:rsidRDefault="003557AA" w:rsidP="005D25E3">
            <w:pPr>
              <w:pStyle w:val="TableText"/>
            </w:pPr>
            <w:r w:rsidRPr="00163DC5">
              <w:t>No</w:t>
            </w:r>
          </w:p>
        </w:tc>
        <w:tc>
          <w:tcPr>
            <w:tcW w:w="4204" w:type="dxa"/>
          </w:tcPr>
          <w:p w14:paraId="6CE6E278" w14:textId="33AF1B55" w:rsidR="003557AA" w:rsidRPr="00163DC5" w:rsidRDefault="003557AA" w:rsidP="005D25E3">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5D25E3">
            <w:pPr>
              <w:pStyle w:val="TableText"/>
            </w:pPr>
            <w:r w:rsidRPr="00163DC5">
              <w:t>Action</w:t>
            </w:r>
          </w:p>
        </w:tc>
        <w:tc>
          <w:tcPr>
            <w:tcW w:w="1032" w:type="dxa"/>
          </w:tcPr>
          <w:p w14:paraId="74234B3D" w14:textId="77777777" w:rsidR="003557AA" w:rsidRPr="00163DC5" w:rsidRDefault="003557AA" w:rsidP="005D25E3">
            <w:pPr>
              <w:pStyle w:val="TableText"/>
            </w:pPr>
            <w:r w:rsidRPr="00163DC5">
              <w:t>Number</w:t>
            </w:r>
          </w:p>
        </w:tc>
        <w:tc>
          <w:tcPr>
            <w:tcW w:w="932" w:type="dxa"/>
          </w:tcPr>
          <w:p w14:paraId="090A489E" w14:textId="77777777" w:rsidR="003557AA" w:rsidRPr="00163DC5" w:rsidRDefault="003557AA" w:rsidP="005D25E3">
            <w:pPr>
              <w:pStyle w:val="TableText"/>
            </w:pPr>
            <w:r w:rsidRPr="00163DC5">
              <w:t>action</w:t>
            </w:r>
          </w:p>
        </w:tc>
        <w:tc>
          <w:tcPr>
            <w:tcW w:w="1239" w:type="dxa"/>
          </w:tcPr>
          <w:p w14:paraId="6A9086C6" w14:textId="77777777" w:rsidR="003557AA" w:rsidRPr="00163DC5" w:rsidRDefault="003557AA" w:rsidP="005D25E3">
            <w:pPr>
              <w:pStyle w:val="TableText"/>
            </w:pPr>
            <w:r w:rsidRPr="00163DC5">
              <w:t>Yes</w:t>
            </w:r>
          </w:p>
        </w:tc>
        <w:tc>
          <w:tcPr>
            <w:tcW w:w="4204" w:type="dxa"/>
          </w:tcPr>
          <w:p w14:paraId="458F4EAB" w14:textId="530BC980" w:rsidR="003557AA" w:rsidRPr="00163DC5" w:rsidRDefault="003557AA" w:rsidP="005D25E3">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5D25E3">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5D25E3">
            <w:pPr>
              <w:pStyle w:val="TableText"/>
            </w:pPr>
            <w:r w:rsidRPr="00163DC5">
              <w:t>Number</w:t>
            </w:r>
          </w:p>
        </w:tc>
        <w:tc>
          <w:tcPr>
            <w:tcW w:w="932" w:type="dxa"/>
          </w:tcPr>
          <w:p w14:paraId="26BFDB00" w14:textId="77777777" w:rsidR="003557AA" w:rsidRPr="00163DC5" w:rsidRDefault="003557AA" w:rsidP="005D25E3">
            <w:pPr>
              <w:pStyle w:val="TableText"/>
            </w:pPr>
            <w:r w:rsidRPr="00163DC5">
              <w:t>value</w:t>
            </w:r>
          </w:p>
        </w:tc>
        <w:tc>
          <w:tcPr>
            <w:tcW w:w="1239" w:type="dxa"/>
          </w:tcPr>
          <w:p w14:paraId="294161CC" w14:textId="77777777" w:rsidR="003557AA" w:rsidRPr="00163DC5" w:rsidRDefault="003557AA" w:rsidP="005D25E3">
            <w:pPr>
              <w:pStyle w:val="TableText"/>
            </w:pPr>
            <w:r w:rsidRPr="00163DC5">
              <w:t>Yes</w:t>
            </w:r>
          </w:p>
        </w:tc>
        <w:tc>
          <w:tcPr>
            <w:tcW w:w="4204" w:type="dxa"/>
          </w:tcPr>
          <w:p w14:paraId="4C519DEF" w14:textId="6F1CD918" w:rsidR="003557AA" w:rsidRPr="00163DC5" w:rsidRDefault="003557AA" w:rsidP="005D25E3">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5D25E3">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5D25E3">
            <w:pPr>
              <w:pStyle w:val="TableText"/>
            </w:pPr>
            <w:r w:rsidRPr="00163DC5">
              <w:t>Number</w:t>
            </w:r>
          </w:p>
        </w:tc>
        <w:tc>
          <w:tcPr>
            <w:tcW w:w="932" w:type="dxa"/>
          </w:tcPr>
          <w:p w14:paraId="5B831695" w14:textId="77777777" w:rsidR="003557AA" w:rsidRPr="00163DC5" w:rsidRDefault="003557AA" w:rsidP="005D25E3">
            <w:pPr>
              <w:pStyle w:val="TableText"/>
            </w:pPr>
            <w:r w:rsidRPr="00163DC5">
              <w:t>mon</w:t>
            </w:r>
          </w:p>
        </w:tc>
        <w:tc>
          <w:tcPr>
            <w:tcW w:w="1239" w:type="dxa"/>
          </w:tcPr>
          <w:p w14:paraId="4F063A81" w14:textId="77777777" w:rsidR="003557AA" w:rsidRPr="00163DC5" w:rsidRDefault="003557AA" w:rsidP="005D25E3">
            <w:pPr>
              <w:pStyle w:val="TableText"/>
            </w:pPr>
            <w:r w:rsidRPr="00163DC5">
              <w:t>No</w:t>
            </w:r>
          </w:p>
        </w:tc>
        <w:tc>
          <w:tcPr>
            <w:tcW w:w="4204" w:type="dxa"/>
          </w:tcPr>
          <w:p w14:paraId="3CFF41AD" w14:textId="77777777" w:rsidR="003557AA" w:rsidRPr="00163DC5" w:rsidRDefault="003557AA" w:rsidP="005D25E3">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5D25E3">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5D25E3">
            <w:pPr>
              <w:pStyle w:val="TableText"/>
            </w:pPr>
            <w:r w:rsidRPr="00163DC5">
              <w:t>Number</w:t>
            </w:r>
          </w:p>
        </w:tc>
        <w:tc>
          <w:tcPr>
            <w:tcW w:w="932" w:type="dxa"/>
          </w:tcPr>
          <w:p w14:paraId="466B7D73" w14:textId="77777777" w:rsidR="003557AA" w:rsidRPr="00163DC5" w:rsidRDefault="003557AA" w:rsidP="005D25E3">
            <w:pPr>
              <w:pStyle w:val="TableText"/>
            </w:pPr>
            <w:r w:rsidRPr="00163DC5">
              <w:t>tue</w:t>
            </w:r>
          </w:p>
        </w:tc>
        <w:tc>
          <w:tcPr>
            <w:tcW w:w="1239" w:type="dxa"/>
          </w:tcPr>
          <w:p w14:paraId="24B8716E" w14:textId="77777777" w:rsidR="003557AA" w:rsidRPr="00163DC5" w:rsidRDefault="003557AA" w:rsidP="005D25E3">
            <w:pPr>
              <w:pStyle w:val="TableText"/>
            </w:pPr>
            <w:r w:rsidRPr="00163DC5">
              <w:t>No</w:t>
            </w:r>
          </w:p>
        </w:tc>
        <w:tc>
          <w:tcPr>
            <w:tcW w:w="4204" w:type="dxa"/>
          </w:tcPr>
          <w:p w14:paraId="52E45BD5" w14:textId="77777777" w:rsidR="003557AA" w:rsidRPr="00163DC5" w:rsidRDefault="003557AA" w:rsidP="005D25E3">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5D25E3">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5D25E3">
            <w:pPr>
              <w:pStyle w:val="TableText"/>
            </w:pPr>
            <w:r w:rsidRPr="00163DC5">
              <w:t>Number</w:t>
            </w:r>
          </w:p>
        </w:tc>
        <w:tc>
          <w:tcPr>
            <w:tcW w:w="932" w:type="dxa"/>
          </w:tcPr>
          <w:p w14:paraId="403B35BF" w14:textId="77777777" w:rsidR="003557AA" w:rsidRPr="00163DC5" w:rsidRDefault="003557AA" w:rsidP="005D25E3">
            <w:pPr>
              <w:pStyle w:val="TableText"/>
            </w:pPr>
            <w:r w:rsidRPr="00163DC5">
              <w:t>wed</w:t>
            </w:r>
          </w:p>
        </w:tc>
        <w:tc>
          <w:tcPr>
            <w:tcW w:w="1239" w:type="dxa"/>
          </w:tcPr>
          <w:p w14:paraId="3A89AA7E" w14:textId="77777777" w:rsidR="003557AA" w:rsidRPr="00163DC5" w:rsidRDefault="003557AA" w:rsidP="005D25E3">
            <w:pPr>
              <w:pStyle w:val="TableText"/>
            </w:pPr>
            <w:r w:rsidRPr="00163DC5">
              <w:t>No</w:t>
            </w:r>
          </w:p>
        </w:tc>
        <w:tc>
          <w:tcPr>
            <w:tcW w:w="4204" w:type="dxa"/>
          </w:tcPr>
          <w:p w14:paraId="4E5E6FE6" w14:textId="77777777" w:rsidR="003557AA" w:rsidRPr="00163DC5" w:rsidRDefault="003557AA" w:rsidP="005D25E3">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5D25E3">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5D25E3">
            <w:pPr>
              <w:pStyle w:val="TableText"/>
            </w:pPr>
            <w:r w:rsidRPr="00163DC5">
              <w:t>Number</w:t>
            </w:r>
          </w:p>
        </w:tc>
        <w:tc>
          <w:tcPr>
            <w:tcW w:w="932" w:type="dxa"/>
          </w:tcPr>
          <w:p w14:paraId="1D29125A" w14:textId="77777777" w:rsidR="003557AA" w:rsidRPr="00163DC5" w:rsidRDefault="003557AA" w:rsidP="005D25E3">
            <w:pPr>
              <w:pStyle w:val="TableText"/>
            </w:pPr>
            <w:r w:rsidRPr="00163DC5">
              <w:t>thu</w:t>
            </w:r>
          </w:p>
        </w:tc>
        <w:tc>
          <w:tcPr>
            <w:tcW w:w="1239" w:type="dxa"/>
          </w:tcPr>
          <w:p w14:paraId="4BB1B779" w14:textId="77777777" w:rsidR="003557AA" w:rsidRPr="00163DC5" w:rsidRDefault="003557AA" w:rsidP="005D25E3">
            <w:pPr>
              <w:pStyle w:val="TableText"/>
            </w:pPr>
            <w:r w:rsidRPr="00163DC5">
              <w:t>No</w:t>
            </w:r>
          </w:p>
        </w:tc>
        <w:tc>
          <w:tcPr>
            <w:tcW w:w="4204" w:type="dxa"/>
          </w:tcPr>
          <w:p w14:paraId="7BD8804F" w14:textId="77777777" w:rsidR="003557AA" w:rsidRPr="00163DC5" w:rsidRDefault="003557AA" w:rsidP="005D25E3">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5D25E3">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5D25E3">
            <w:pPr>
              <w:pStyle w:val="TableText"/>
            </w:pPr>
            <w:r w:rsidRPr="00163DC5">
              <w:t>Number</w:t>
            </w:r>
          </w:p>
        </w:tc>
        <w:tc>
          <w:tcPr>
            <w:tcW w:w="932" w:type="dxa"/>
          </w:tcPr>
          <w:p w14:paraId="6B6AA0FF" w14:textId="77777777" w:rsidR="003557AA" w:rsidRPr="00163DC5" w:rsidRDefault="003557AA" w:rsidP="005D25E3">
            <w:pPr>
              <w:pStyle w:val="TableText"/>
            </w:pPr>
            <w:r w:rsidRPr="00163DC5">
              <w:t>fri</w:t>
            </w:r>
          </w:p>
        </w:tc>
        <w:tc>
          <w:tcPr>
            <w:tcW w:w="1239" w:type="dxa"/>
          </w:tcPr>
          <w:p w14:paraId="74AF4142" w14:textId="77777777" w:rsidR="003557AA" w:rsidRPr="00163DC5" w:rsidRDefault="003557AA" w:rsidP="005D25E3">
            <w:pPr>
              <w:pStyle w:val="TableText"/>
            </w:pPr>
            <w:r w:rsidRPr="00163DC5">
              <w:t>No</w:t>
            </w:r>
          </w:p>
        </w:tc>
        <w:tc>
          <w:tcPr>
            <w:tcW w:w="4204" w:type="dxa"/>
          </w:tcPr>
          <w:p w14:paraId="02676D1A" w14:textId="77777777" w:rsidR="003557AA" w:rsidRPr="00163DC5" w:rsidRDefault="003557AA" w:rsidP="005D25E3">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5D25E3">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5D25E3">
            <w:pPr>
              <w:pStyle w:val="TableText"/>
            </w:pPr>
            <w:r w:rsidRPr="00163DC5">
              <w:t>Number</w:t>
            </w:r>
          </w:p>
        </w:tc>
        <w:tc>
          <w:tcPr>
            <w:tcW w:w="932" w:type="dxa"/>
          </w:tcPr>
          <w:p w14:paraId="5EEB98DC" w14:textId="77777777" w:rsidR="003557AA" w:rsidRPr="00163DC5" w:rsidRDefault="003557AA" w:rsidP="005D25E3">
            <w:pPr>
              <w:pStyle w:val="TableText"/>
            </w:pPr>
            <w:r w:rsidRPr="00163DC5">
              <w:t>sat</w:t>
            </w:r>
          </w:p>
        </w:tc>
        <w:tc>
          <w:tcPr>
            <w:tcW w:w="1239" w:type="dxa"/>
          </w:tcPr>
          <w:p w14:paraId="0F541D78" w14:textId="77777777" w:rsidR="003557AA" w:rsidRPr="00163DC5" w:rsidRDefault="003557AA" w:rsidP="005D25E3">
            <w:pPr>
              <w:pStyle w:val="TableText"/>
            </w:pPr>
            <w:r w:rsidRPr="00163DC5">
              <w:t>No</w:t>
            </w:r>
          </w:p>
        </w:tc>
        <w:tc>
          <w:tcPr>
            <w:tcW w:w="4204" w:type="dxa"/>
          </w:tcPr>
          <w:p w14:paraId="28FB4D80" w14:textId="77777777" w:rsidR="003557AA" w:rsidRPr="00163DC5" w:rsidRDefault="003557AA" w:rsidP="005D25E3">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5D25E3">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5D25E3">
            <w:pPr>
              <w:pStyle w:val="TableText"/>
            </w:pPr>
            <w:r w:rsidRPr="00163DC5">
              <w:t>Number</w:t>
            </w:r>
          </w:p>
        </w:tc>
        <w:tc>
          <w:tcPr>
            <w:tcW w:w="932" w:type="dxa"/>
          </w:tcPr>
          <w:p w14:paraId="4BECEEED" w14:textId="77777777" w:rsidR="003557AA" w:rsidRPr="00163DC5" w:rsidRDefault="003557AA" w:rsidP="005D25E3">
            <w:pPr>
              <w:pStyle w:val="TableText"/>
            </w:pPr>
            <w:r w:rsidRPr="00163DC5">
              <w:t>sun</w:t>
            </w:r>
          </w:p>
        </w:tc>
        <w:tc>
          <w:tcPr>
            <w:tcW w:w="1239" w:type="dxa"/>
          </w:tcPr>
          <w:p w14:paraId="5B96D4E9" w14:textId="77777777" w:rsidR="003557AA" w:rsidRPr="00163DC5" w:rsidRDefault="003557AA" w:rsidP="005D25E3">
            <w:pPr>
              <w:pStyle w:val="TableText"/>
            </w:pPr>
            <w:r w:rsidRPr="00163DC5">
              <w:t>No</w:t>
            </w:r>
          </w:p>
        </w:tc>
        <w:tc>
          <w:tcPr>
            <w:tcW w:w="4204" w:type="dxa"/>
          </w:tcPr>
          <w:p w14:paraId="4472CE2E" w14:textId="77777777" w:rsidR="003557AA" w:rsidRPr="00163DC5" w:rsidRDefault="003557AA" w:rsidP="005D25E3">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5D4D2BA9"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324618">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41" w:author="Steve Beadle" w:date="2024-07-11T10:17:00Z">
        <w:r w:rsidR="00324618" w:rsidRPr="00324618">
          <w:rPr>
            <w:rStyle w:val="Crossreference"/>
            <w:rPrChange w:id="342" w:author="Steve Beadle" w:date="2024-07-11T10:17:00Z">
              <w:rPr/>
            </w:rPrChange>
          </w:rPr>
          <w:t>Limit and control profiles</w:t>
        </w:r>
      </w:ins>
      <w:del w:id="343" w:author="Steve Beadle" w:date="2024-07-11T10:17:00Z">
        <w:r w:rsidR="00994BE4" w:rsidRPr="007D5CB0" w:rsidDel="00324618">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344" w:name="_Toc170288570"/>
      <w:r w:rsidRPr="00384B6A">
        <w:rPr>
          <w:rFonts w:eastAsia="DengXian"/>
        </w:rPr>
        <w:t xml:space="preserve">No </w:t>
      </w:r>
      <w:r w:rsidR="006B0494" w:rsidRPr="00384B6A">
        <w:rPr>
          <w:rFonts w:eastAsia="DengXian"/>
        </w:rPr>
        <w:t>change</w:t>
      </w:r>
      <w:bookmarkEnd w:id="344"/>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2B8380BE"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345" w:author="Steve Beadle" w:date="2024-07-11T10:17:00Z">
        <w:r w:rsidR="00324618" w:rsidRPr="00324618">
          <w:rPr>
            <w:rStyle w:val="Crossreference"/>
            <w:rPrChange w:id="346" w:author="Steve Beadle" w:date="2024-07-11T10:17:00Z">
              <w:rPr/>
            </w:rPrChange>
          </w:rPr>
          <w:t xml:space="preserve">Table </w:t>
        </w:r>
        <w:r w:rsidR="00324618" w:rsidRPr="00324618">
          <w:rPr>
            <w:rStyle w:val="Crossreference"/>
            <w:rPrChange w:id="347" w:author="Steve Beadle" w:date="2024-07-11T10:17:00Z">
              <w:rPr>
                <w:noProof/>
              </w:rPr>
            </w:rPrChange>
          </w:rPr>
          <w:t>18</w:t>
        </w:r>
      </w:ins>
      <w:del w:id="348" w:author="Steve Beadle" w:date="2024-07-11T10:17:00Z">
        <w:r w:rsidR="00994BE4" w:rsidRPr="007D5CB0" w:rsidDel="00324618">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0CBBD2B2" w:rsidR="003557AA" w:rsidRDefault="00384B6A" w:rsidP="000A491B">
      <w:pPr>
        <w:pStyle w:val="Caption"/>
        <w:keepNext/>
      </w:pPr>
      <w:bookmarkStart w:id="349" w:name="_Ref161314992"/>
      <w:bookmarkStart w:id="350" w:name="_Toc170288657"/>
      <w:r>
        <w:lastRenderedPageBreak/>
        <w:t xml:space="preserve">Table </w:t>
      </w:r>
      <w:r w:rsidR="00000000">
        <w:fldChar w:fldCharType="begin"/>
      </w:r>
      <w:r w:rsidR="00000000">
        <w:instrText xml:space="preserve"> SEQ Table \* ARABIC </w:instrText>
      </w:r>
      <w:r w:rsidR="00000000">
        <w:fldChar w:fldCharType="separate"/>
      </w:r>
      <w:r w:rsidR="00324618">
        <w:rPr>
          <w:noProof/>
        </w:rPr>
        <w:t>18</w:t>
      </w:r>
      <w:r w:rsidR="00000000">
        <w:rPr>
          <w:noProof/>
        </w:rPr>
        <w:fldChar w:fldCharType="end"/>
      </w:r>
      <w:bookmarkEnd w:id="349"/>
      <w:r>
        <w:tab/>
      </w:r>
      <w:r w:rsidRPr="00384B6A">
        <w:t xml:space="preserve">Information used in defining no change for analogue and counter </w:t>
      </w:r>
      <w:r w:rsidR="009A0F57">
        <w:t>p</w:t>
      </w:r>
      <w:r w:rsidRPr="00384B6A">
        <w:t>oints</w:t>
      </w:r>
      <w:bookmarkEnd w:id="350"/>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5D25E3">
            <w:pPr>
              <w:pStyle w:val="TableText"/>
            </w:pPr>
            <w:r w:rsidRPr="00163DC5">
              <w:t>Parent Point</w:t>
            </w:r>
          </w:p>
        </w:tc>
        <w:tc>
          <w:tcPr>
            <w:tcW w:w="1150" w:type="dxa"/>
          </w:tcPr>
          <w:p w14:paraId="75035F9F" w14:textId="77777777" w:rsidR="000A491B" w:rsidRPr="00163DC5" w:rsidRDefault="000A491B" w:rsidP="005D25E3">
            <w:pPr>
              <w:pStyle w:val="TableText"/>
            </w:pPr>
            <w:r w:rsidRPr="00163DC5">
              <w:t>Integer</w:t>
            </w:r>
          </w:p>
        </w:tc>
        <w:tc>
          <w:tcPr>
            <w:tcW w:w="1440" w:type="dxa"/>
          </w:tcPr>
          <w:p w14:paraId="1D784E80" w14:textId="77777777" w:rsidR="000A491B" w:rsidRPr="00163DC5" w:rsidRDefault="000A491B" w:rsidP="005D25E3">
            <w:pPr>
              <w:pStyle w:val="TableText"/>
            </w:pPr>
            <w:r w:rsidRPr="00163DC5">
              <w:t>parent</w:t>
            </w:r>
          </w:p>
        </w:tc>
        <w:tc>
          <w:tcPr>
            <w:tcW w:w="905" w:type="dxa"/>
          </w:tcPr>
          <w:p w14:paraId="2B68422B" w14:textId="77777777" w:rsidR="000A491B" w:rsidRPr="00163DC5" w:rsidRDefault="000A491B" w:rsidP="005D25E3">
            <w:pPr>
              <w:pStyle w:val="TableText"/>
            </w:pPr>
            <w:r w:rsidRPr="00163DC5">
              <w:t>Yes</w:t>
            </w:r>
          </w:p>
        </w:tc>
        <w:tc>
          <w:tcPr>
            <w:tcW w:w="4032" w:type="dxa"/>
          </w:tcPr>
          <w:p w14:paraId="59BF31E7" w14:textId="4C3BF057" w:rsidR="000A491B" w:rsidRPr="00163DC5" w:rsidRDefault="000A491B" w:rsidP="005D25E3">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5D25E3">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5D25E3">
            <w:pPr>
              <w:pStyle w:val="TableText"/>
            </w:pPr>
            <w:r w:rsidRPr="00163DC5">
              <w:t>String</w:t>
            </w:r>
          </w:p>
        </w:tc>
        <w:tc>
          <w:tcPr>
            <w:tcW w:w="1440" w:type="dxa"/>
          </w:tcPr>
          <w:p w14:paraId="1232EABB" w14:textId="77777777" w:rsidR="000A491B" w:rsidRPr="00163DC5" w:rsidRDefault="000A491B" w:rsidP="005D25E3">
            <w:pPr>
              <w:pStyle w:val="TableText"/>
            </w:pPr>
            <w:r w:rsidRPr="00163DC5">
              <w:t>parentType</w:t>
            </w:r>
          </w:p>
        </w:tc>
        <w:tc>
          <w:tcPr>
            <w:tcW w:w="905" w:type="dxa"/>
          </w:tcPr>
          <w:p w14:paraId="4663B4D1" w14:textId="77777777" w:rsidR="000A491B" w:rsidRPr="00163DC5" w:rsidRDefault="000A491B" w:rsidP="005D25E3">
            <w:pPr>
              <w:pStyle w:val="TableText"/>
            </w:pPr>
            <w:r w:rsidRPr="00163DC5">
              <w:t>Yes</w:t>
            </w:r>
          </w:p>
        </w:tc>
        <w:tc>
          <w:tcPr>
            <w:tcW w:w="4032" w:type="dxa"/>
          </w:tcPr>
          <w:p w14:paraId="7A1C8832" w14:textId="32801B03" w:rsidR="000A491B" w:rsidRPr="00163DC5" w:rsidRDefault="000A491B" w:rsidP="005D25E3">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5D25E3">
            <w:pPr>
              <w:pStyle w:val="TableText"/>
            </w:pPr>
            <w:r w:rsidRPr="00163DC5">
              <w:t>Point Limit Index</w:t>
            </w:r>
          </w:p>
        </w:tc>
        <w:tc>
          <w:tcPr>
            <w:tcW w:w="1150" w:type="dxa"/>
          </w:tcPr>
          <w:p w14:paraId="6A8065D1" w14:textId="77777777" w:rsidR="000A491B" w:rsidRPr="00163DC5" w:rsidRDefault="000A491B" w:rsidP="005D25E3">
            <w:pPr>
              <w:pStyle w:val="TableText"/>
            </w:pPr>
            <w:r w:rsidRPr="00163DC5">
              <w:t>Number</w:t>
            </w:r>
          </w:p>
        </w:tc>
        <w:tc>
          <w:tcPr>
            <w:tcW w:w="1440" w:type="dxa"/>
          </w:tcPr>
          <w:p w14:paraId="5ACEFB56" w14:textId="77777777" w:rsidR="000A491B" w:rsidRPr="00163DC5" w:rsidRDefault="000A491B" w:rsidP="005D25E3">
            <w:pPr>
              <w:pStyle w:val="TableText"/>
            </w:pPr>
            <w:r w:rsidRPr="00163DC5">
              <w:t>num</w:t>
            </w:r>
          </w:p>
        </w:tc>
        <w:tc>
          <w:tcPr>
            <w:tcW w:w="905" w:type="dxa"/>
          </w:tcPr>
          <w:p w14:paraId="518CE81C" w14:textId="77777777" w:rsidR="000A491B" w:rsidRPr="00163DC5" w:rsidRDefault="000A491B" w:rsidP="005D25E3">
            <w:pPr>
              <w:pStyle w:val="TableText"/>
            </w:pPr>
            <w:r w:rsidRPr="00163DC5">
              <w:t>Yes</w:t>
            </w:r>
          </w:p>
        </w:tc>
        <w:tc>
          <w:tcPr>
            <w:tcW w:w="4032" w:type="dxa"/>
          </w:tcPr>
          <w:p w14:paraId="25B15A28" w14:textId="0E0FC747" w:rsidR="000A491B" w:rsidRPr="00163DC5" w:rsidRDefault="000A491B" w:rsidP="005D25E3">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5D25E3">
            <w:pPr>
              <w:pStyle w:val="TableText"/>
            </w:pPr>
            <w:r w:rsidRPr="00163DC5">
              <w:t>Name</w:t>
            </w:r>
          </w:p>
        </w:tc>
        <w:tc>
          <w:tcPr>
            <w:tcW w:w="1150" w:type="dxa"/>
          </w:tcPr>
          <w:p w14:paraId="0D30E84A" w14:textId="77777777" w:rsidR="000A491B" w:rsidRPr="00163DC5" w:rsidRDefault="000A491B" w:rsidP="005D25E3">
            <w:pPr>
              <w:pStyle w:val="TableText"/>
            </w:pPr>
            <w:r w:rsidRPr="00163DC5">
              <w:t>String</w:t>
            </w:r>
          </w:p>
        </w:tc>
        <w:tc>
          <w:tcPr>
            <w:tcW w:w="1440" w:type="dxa"/>
          </w:tcPr>
          <w:p w14:paraId="284C1668" w14:textId="77777777" w:rsidR="000A491B" w:rsidRPr="00163DC5" w:rsidRDefault="000A491B" w:rsidP="005D25E3">
            <w:pPr>
              <w:pStyle w:val="TableText"/>
            </w:pPr>
            <w:r w:rsidRPr="00163DC5">
              <w:t>name</w:t>
            </w:r>
          </w:p>
        </w:tc>
        <w:tc>
          <w:tcPr>
            <w:tcW w:w="905" w:type="dxa"/>
          </w:tcPr>
          <w:p w14:paraId="0A045E1D" w14:textId="77777777" w:rsidR="000A491B" w:rsidRPr="00163DC5" w:rsidRDefault="000A491B" w:rsidP="005D25E3">
            <w:pPr>
              <w:pStyle w:val="TableText"/>
            </w:pPr>
            <w:r w:rsidRPr="00163DC5">
              <w:t>No</w:t>
            </w:r>
          </w:p>
        </w:tc>
        <w:tc>
          <w:tcPr>
            <w:tcW w:w="4032" w:type="dxa"/>
          </w:tcPr>
          <w:p w14:paraId="649B3934" w14:textId="1476489C" w:rsidR="000A491B" w:rsidRPr="00163DC5" w:rsidRDefault="000A491B" w:rsidP="005D25E3">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5D25E3">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5D25E3">
            <w:pPr>
              <w:pStyle w:val="TableText"/>
            </w:pPr>
            <w:r w:rsidRPr="00163DC5">
              <w:t>Number</w:t>
            </w:r>
          </w:p>
        </w:tc>
        <w:tc>
          <w:tcPr>
            <w:tcW w:w="1440" w:type="dxa"/>
          </w:tcPr>
          <w:p w14:paraId="3A581B92" w14:textId="77777777" w:rsidR="000A491B" w:rsidRPr="00163DC5" w:rsidRDefault="000A491B" w:rsidP="005D25E3">
            <w:pPr>
              <w:pStyle w:val="TableText"/>
            </w:pPr>
            <w:r w:rsidRPr="00163DC5">
              <w:t>deadband</w:t>
            </w:r>
          </w:p>
        </w:tc>
        <w:tc>
          <w:tcPr>
            <w:tcW w:w="905" w:type="dxa"/>
          </w:tcPr>
          <w:p w14:paraId="61268CCC" w14:textId="77777777" w:rsidR="000A491B" w:rsidRPr="00163DC5" w:rsidRDefault="000A491B" w:rsidP="005D25E3">
            <w:pPr>
              <w:pStyle w:val="TableText"/>
            </w:pPr>
            <w:r w:rsidRPr="00163DC5">
              <w:t>No</w:t>
            </w:r>
          </w:p>
        </w:tc>
        <w:tc>
          <w:tcPr>
            <w:tcW w:w="4032" w:type="dxa"/>
          </w:tcPr>
          <w:p w14:paraId="1EF4695E" w14:textId="0DF05176" w:rsidR="000A491B" w:rsidRPr="00163DC5" w:rsidRDefault="000A491B" w:rsidP="005D25E3">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5D25E3">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5D25E3">
            <w:pPr>
              <w:pStyle w:val="TableText"/>
            </w:pPr>
            <w:r w:rsidRPr="00163DC5">
              <w:t>Number</w:t>
            </w:r>
          </w:p>
        </w:tc>
        <w:tc>
          <w:tcPr>
            <w:tcW w:w="1440" w:type="dxa"/>
          </w:tcPr>
          <w:p w14:paraId="7ACD07A7" w14:textId="77777777" w:rsidR="000A491B" w:rsidRPr="00163DC5" w:rsidRDefault="000A491B" w:rsidP="005D25E3">
            <w:pPr>
              <w:pStyle w:val="TableText"/>
            </w:pPr>
            <w:r w:rsidRPr="00163DC5">
              <w:t>period</w:t>
            </w:r>
          </w:p>
        </w:tc>
        <w:tc>
          <w:tcPr>
            <w:tcW w:w="905" w:type="dxa"/>
          </w:tcPr>
          <w:p w14:paraId="26AB953E" w14:textId="77777777" w:rsidR="000A491B" w:rsidRPr="00163DC5" w:rsidRDefault="000A491B" w:rsidP="005D25E3">
            <w:pPr>
              <w:pStyle w:val="TableText"/>
            </w:pPr>
            <w:r w:rsidRPr="00163DC5">
              <w:t>Yes</w:t>
            </w:r>
          </w:p>
        </w:tc>
        <w:tc>
          <w:tcPr>
            <w:tcW w:w="4032" w:type="dxa"/>
          </w:tcPr>
          <w:p w14:paraId="1F8943DE" w14:textId="5514AEA3" w:rsidR="000A491B" w:rsidRPr="00163DC5" w:rsidRDefault="000A491B" w:rsidP="005D25E3">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5D25E3">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5D25E3">
            <w:pPr>
              <w:pStyle w:val="TableText"/>
            </w:pPr>
            <w:r w:rsidRPr="00163DC5">
              <w:t>Number</w:t>
            </w:r>
          </w:p>
        </w:tc>
        <w:tc>
          <w:tcPr>
            <w:tcW w:w="1440" w:type="dxa"/>
          </w:tcPr>
          <w:p w14:paraId="27E0671E" w14:textId="77777777" w:rsidR="000A491B" w:rsidRPr="00163DC5" w:rsidRDefault="000A491B" w:rsidP="005D25E3">
            <w:pPr>
              <w:pStyle w:val="TableText"/>
            </w:pPr>
            <w:r w:rsidRPr="00163DC5">
              <w:t>action</w:t>
            </w:r>
          </w:p>
        </w:tc>
        <w:tc>
          <w:tcPr>
            <w:tcW w:w="905" w:type="dxa"/>
          </w:tcPr>
          <w:p w14:paraId="66E0A7DD" w14:textId="77777777" w:rsidR="000A491B" w:rsidRPr="00163DC5" w:rsidRDefault="000A491B" w:rsidP="005D25E3">
            <w:pPr>
              <w:pStyle w:val="TableText"/>
            </w:pPr>
            <w:r w:rsidRPr="00163DC5">
              <w:t>Yes</w:t>
            </w:r>
          </w:p>
        </w:tc>
        <w:tc>
          <w:tcPr>
            <w:tcW w:w="4032" w:type="dxa"/>
          </w:tcPr>
          <w:p w14:paraId="5394AB71" w14:textId="3F292994" w:rsidR="000A491B" w:rsidRPr="00163DC5" w:rsidRDefault="000A491B" w:rsidP="005D25E3">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8AC920F"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324618">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51" w:author="Steve Beadle" w:date="2024-07-11T10:17:00Z">
        <w:r w:rsidR="00324618" w:rsidRPr="00324618">
          <w:rPr>
            <w:rStyle w:val="Crossreference"/>
            <w:rPrChange w:id="352" w:author="Steve Beadle" w:date="2024-07-11T10:17:00Z">
              <w:rPr/>
            </w:rPrChange>
          </w:rPr>
          <w:t>Limit and control profiles</w:t>
        </w:r>
      </w:ins>
      <w:del w:id="353" w:author="Steve Beadle" w:date="2024-07-11T10:17:00Z">
        <w:r w:rsidR="00994BE4" w:rsidRPr="007D5CB0" w:rsidDel="00324618">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354" w:name="_Toc170288571"/>
      <w:r w:rsidRPr="000A491B">
        <w:lastRenderedPageBreak/>
        <w:t xml:space="preserve">Extended </w:t>
      </w:r>
      <w:r w:rsidR="006B0494" w:rsidRPr="000A491B">
        <w:t>points</w:t>
      </w:r>
      <w:bookmarkEnd w:id="354"/>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15213F5A"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355" w:author="Steve Beadle" w:date="2024-07-11T10:17:00Z">
        <w:r w:rsidR="00324618" w:rsidRPr="00324618">
          <w:rPr>
            <w:rStyle w:val="Crossreference"/>
            <w:rPrChange w:id="356" w:author="Steve Beadle" w:date="2024-07-11T10:17:00Z">
              <w:rPr/>
            </w:rPrChange>
          </w:rPr>
          <w:t xml:space="preserve">Table </w:t>
        </w:r>
        <w:r w:rsidR="00324618" w:rsidRPr="00324618">
          <w:rPr>
            <w:rStyle w:val="Crossreference"/>
            <w:rPrChange w:id="357" w:author="Steve Beadle" w:date="2024-07-11T10:17:00Z">
              <w:rPr>
                <w:noProof/>
              </w:rPr>
            </w:rPrChange>
          </w:rPr>
          <w:t>19</w:t>
        </w:r>
      </w:ins>
      <w:del w:id="358" w:author="Steve Beadle" w:date="2024-07-11T10:17:00Z">
        <w:r w:rsidR="00994BE4" w:rsidRPr="007D5CB0" w:rsidDel="00324618">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28511501" w:rsidR="00122B46" w:rsidRDefault="00122B46" w:rsidP="00122B46">
      <w:pPr>
        <w:pStyle w:val="Caption"/>
      </w:pPr>
      <w:bookmarkStart w:id="359" w:name="_Ref161315144"/>
      <w:bookmarkStart w:id="360" w:name="_Toc170288658"/>
      <w:r>
        <w:t xml:space="preserve">Table </w:t>
      </w:r>
      <w:r w:rsidR="00000000">
        <w:fldChar w:fldCharType="begin"/>
      </w:r>
      <w:r w:rsidR="00000000">
        <w:instrText xml:space="preserve"> SEQ Table \* ARABIC </w:instrText>
      </w:r>
      <w:r w:rsidR="00000000">
        <w:fldChar w:fldCharType="separate"/>
      </w:r>
      <w:r w:rsidR="00324618">
        <w:rPr>
          <w:noProof/>
        </w:rPr>
        <w:t>19</w:t>
      </w:r>
      <w:r w:rsidR="00000000">
        <w:rPr>
          <w:noProof/>
        </w:rPr>
        <w:fldChar w:fldCharType="end"/>
      </w:r>
      <w:bookmarkEnd w:id="359"/>
      <w:r>
        <w:tab/>
      </w:r>
      <w:r w:rsidRPr="00122B46">
        <w:t>Information used in defining exten</w:t>
      </w:r>
      <w:r>
        <w:t>ded</w:t>
      </w:r>
      <w:r w:rsidRPr="00122B46">
        <w:t xml:space="preserve"> </w:t>
      </w:r>
      <w:r w:rsidR="009A0F57">
        <w:t>p</w:t>
      </w:r>
      <w:r w:rsidRPr="00122B46">
        <w:t>oints</w:t>
      </w:r>
      <w:bookmarkEnd w:id="360"/>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5D25E3">
            <w:pPr>
              <w:pStyle w:val="TableText"/>
            </w:pPr>
            <w:r w:rsidRPr="00163DC5">
              <w:t>Parent Point</w:t>
            </w:r>
          </w:p>
        </w:tc>
        <w:tc>
          <w:tcPr>
            <w:tcW w:w="1150" w:type="dxa"/>
          </w:tcPr>
          <w:p w14:paraId="467DFA88" w14:textId="77777777" w:rsidR="00122B46" w:rsidRPr="00163DC5" w:rsidRDefault="00122B46" w:rsidP="005D25E3">
            <w:pPr>
              <w:pStyle w:val="TableText"/>
            </w:pPr>
            <w:r w:rsidRPr="00163DC5">
              <w:t>Integer</w:t>
            </w:r>
          </w:p>
        </w:tc>
        <w:tc>
          <w:tcPr>
            <w:tcW w:w="1530" w:type="dxa"/>
          </w:tcPr>
          <w:p w14:paraId="6A010321" w14:textId="77777777" w:rsidR="00122B46" w:rsidRPr="00163DC5" w:rsidRDefault="00122B46" w:rsidP="005D25E3">
            <w:pPr>
              <w:pStyle w:val="TableText"/>
            </w:pPr>
            <w:r w:rsidRPr="00163DC5">
              <w:t>parent</w:t>
            </w:r>
          </w:p>
        </w:tc>
        <w:tc>
          <w:tcPr>
            <w:tcW w:w="810" w:type="dxa"/>
          </w:tcPr>
          <w:p w14:paraId="43E1ED05" w14:textId="77777777" w:rsidR="00122B46" w:rsidRPr="00163DC5" w:rsidRDefault="00122B46" w:rsidP="005D25E3">
            <w:pPr>
              <w:pStyle w:val="TableText"/>
            </w:pPr>
            <w:r w:rsidRPr="00163DC5">
              <w:t>Yes</w:t>
            </w:r>
          </w:p>
        </w:tc>
        <w:tc>
          <w:tcPr>
            <w:tcW w:w="4037" w:type="dxa"/>
          </w:tcPr>
          <w:p w14:paraId="4D4E9F19" w14:textId="2442AEA2" w:rsidR="00122B46" w:rsidRPr="00163DC5" w:rsidRDefault="00122B46" w:rsidP="005D25E3">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5D25E3">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5D25E3">
            <w:pPr>
              <w:pStyle w:val="TableText"/>
            </w:pPr>
            <w:r w:rsidRPr="00163DC5">
              <w:t>String</w:t>
            </w:r>
          </w:p>
        </w:tc>
        <w:tc>
          <w:tcPr>
            <w:tcW w:w="1530" w:type="dxa"/>
          </w:tcPr>
          <w:p w14:paraId="0E7A2E8D" w14:textId="77777777" w:rsidR="00122B46" w:rsidRPr="00163DC5" w:rsidRDefault="00122B46" w:rsidP="005D25E3">
            <w:pPr>
              <w:pStyle w:val="TableText"/>
            </w:pPr>
            <w:r w:rsidRPr="00163DC5">
              <w:t>parentType</w:t>
            </w:r>
          </w:p>
        </w:tc>
        <w:tc>
          <w:tcPr>
            <w:tcW w:w="810" w:type="dxa"/>
          </w:tcPr>
          <w:p w14:paraId="005883F6" w14:textId="77777777" w:rsidR="00122B46" w:rsidRPr="00163DC5" w:rsidRDefault="00122B46" w:rsidP="005D25E3">
            <w:pPr>
              <w:pStyle w:val="TableText"/>
            </w:pPr>
            <w:r w:rsidRPr="00163DC5">
              <w:t>Yes</w:t>
            </w:r>
          </w:p>
        </w:tc>
        <w:tc>
          <w:tcPr>
            <w:tcW w:w="4037" w:type="dxa"/>
          </w:tcPr>
          <w:p w14:paraId="5ECB1256" w14:textId="2D3254BE" w:rsidR="00122B46" w:rsidRPr="00163DC5" w:rsidRDefault="00122B46" w:rsidP="005D25E3">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5D25E3">
            <w:pPr>
              <w:pStyle w:val="TableText"/>
            </w:pPr>
            <w:r w:rsidRPr="00163DC5">
              <w:t>Extension Point Index</w:t>
            </w:r>
          </w:p>
        </w:tc>
        <w:tc>
          <w:tcPr>
            <w:tcW w:w="1150" w:type="dxa"/>
          </w:tcPr>
          <w:p w14:paraId="2DE7BFCC" w14:textId="77777777" w:rsidR="00122B46" w:rsidRPr="00163DC5" w:rsidRDefault="00122B46" w:rsidP="005D25E3">
            <w:pPr>
              <w:pStyle w:val="TableText"/>
            </w:pPr>
            <w:r w:rsidRPr="00163DC5">
              <w:t>Number</w:t>
            </w:r>
          </w:p>
        </w:tc>
        <w:tc>
          <w:tcPr>
            <w:tcW w:w="1530" w:type="dxa"/>
          </w:tcPr>
          <w:p w14:paraId="2EB5B626" w14:textId="77777777" w:rsidR="00122B46" w:rsidRPr="00163DC5" w:rsidRDefault="00122B46" w:rsidP="005D25E3">
            <w:pPr>
              <w:pStyle w:val="TableText"/>
            </w:pPr>
            <w:r w:rsidRPr="00163DC5">
              <w:t>num</w:t>
            </w:r>
          </w:p>
        </w:tc>
        <w:tc>
          <w:tcPr>
            <w:tcW w:w="810" w:type="dxa"/>
          </w:tcPr>
          <w:p w14:paraId="0C199CC2" w14:textId="77777777" w:rsidR="00122B46" w:rsidRPr="00163DC5" w:rsidRDefault="00122B46" w:rsidP="005D25E3">
            <w:pPr>
              <w:pStyle w:val="TableText"/>
            </w:pPr>
            <w:r w:rsidRPr="00163DC5">
              <w:t>Yes</w:t>
            </w:r>
          </w:p>
        </w:tc>
        <w:tc>
          <w:tcPr>
            <w:tcW w:w="4037" w:type="dxa"/>
          </w:tcPr>
          <w:p w14:paraId="4D9F86DB" w14:textId="76060FDB" w:rsidR="00122B46" w:rsidRPr="00163DC5" w:rsidRDefault="00122B46" w:rsidP="005D25E3">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5D25E3">
            <w:pPr>
              <w:pStyle w:val="TableText"/>
            </w:pPr>
            <w:r w:rsidRPr="00163DC5">
              <w:t>Name</w:t>
            </w:r>
          </w:p>
        </w:tc>
        <w:tc>
          <w:tcPr>
            <w:tcW w:w="1150" w:type="dxa"/>
          </w:tcPr>
          <w:p w14:paraId="5F987DF0" w14:textId="77777777" w:rsidR="00122B46" w:rsidRPr="00163DC5" w:rsidRDefault="00122B46" w:rsidP="005D25E3">
            <w:pPr>
              <w:pStyle w:val="TableText"/>
            </w:pPr>
            <w:r w:rsidRPr="00163DC5">
              <w:t>String</w:t>
            </w:r>
          </w:p>
        </w:tc>
        <w:tc>
          <w:tcPr>
            <w:tcW w:w="1530" w:type="dxa"/>
          </w:tcPr>
          <w:p w14:paraId="78243AEC" w14:textId="77777777" w:rsidR="00122B46" w:rsidRPr="00163DC5" w:rsidRDefault="00122B46" w:rsidP="005D25E3">
            <w:pPr>
              <w:pStyle w:val="TableText"/>
            </w:pPr>
            <w:r w:rsidRPr="00163DC5">
              <w:t>name</w:t>
            </w:r>
          </w:p>
        </w:tc>
        <w:tc>
          <w:tcPr>
            <w:tcW w:w="810" w:type="dxa"/>
          </w:tcPr>
          <w:p w14:paraId="20F56EAA" w14:textId="77777777" w:rsidR="00122B46" w:rsidRPr="00163DC5" w:rsidRDefault="00122B46" w:rsidP="005D25E3">
            <w:pPr>
              <w:pStyle w:val="TableText"/>
            </w:pPr>
            <w:r w:rsidRPr="00163DC5">
              <w:t>No</w:t>
            </w:r>
          </w:p>
        </w:tc>
        <w:tc>
          <w:tcPr>
            <w:tcW w:w="4037" w:type="dxa"/>
          </w:tcPr>
          <w:p w14:paraId="02A33E36" w14:textId="619B4C8D" w:rsidR="00122B46" w:rsidRPr="00163DC5" w:rsidRDefault="00122B46" w:rsidP="005D25E3">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5D25E3">
            <w:pPr>
              <w:pStyle w:val="TableText"/>
            </w:pPr>
            <w:r w:rsidRPr="00163DC5">
              <w:t>Class Name</w:t>
            </w:r>
          </w:p>
        </w:tc>
        <w:tc>
          <w:tcPr>
            <w:tcW w:w="1150" w:type="dxa"/>
          </w:tcPr>
          <w:p w14:paraId="54A8ABC5" w14:textId="77777777" w:rsidR="00122B46" w:rsidRPr="00163DC5" w:rsidRDefault="00122B46" w:rsidP="005D25E3">
            <w:pPr>
              <w:pStyle w:val="TableText"/>
            </w:pPr>
            <w:r w:rsidRPr="00163DC5">
              <w:t>String</w:t>
            </w:r>
          </w:p>
        </w:tc>
        <w:tc>
          <w:tcPr>
            <w:tcW w:w="1530" w:type="dxa"/>
          </w:tcPr>
          <w:p w14:paraId="65D28BD1" w14:textId="77777777" w:rsidR="00122B46" w:rsidRPr="00163DC5" w:rsidRDefault="00122B46" w:rsidP="005D25E3">
            <w:pPr>
              <w:pStyle w:val="TableText"/>
            </w:pPr>
            <w:r w:rsidRPr="00163DC5">
              <w:t>className</w:t>
            </w:r>
          </w:p>
        </w:tc>
        <w:tc>
          <w:tcPr>
            <w:tcW w:w="810" w:type="dxa"/>
          </w:tcPr>
          <w:p w14:paraId="594AB64D" w14:textId="77777777" w:rsidR="00122B46" w:rsidRPr="00163DC5" w:rsidRDefault="00122B46" w:rsidP="005D25E3">
            <w:pPr>
              <w:pStyle w:val="TableText"/>
            </w:pPr>
            <w:r w:rsidRPr="00163DC5">
              <w:t>No</w:t>
            </w:r>
          </w:p>
        </w:tc>
        <w:tc>
          <w:tcPr>
            <w:tcW w:w="4037" w:type="dxa"/>
          </w:tcPr>
          <w:p w14:paraId="22409EF6" w14:textId="77777777" w:rsidR="00122B46" w:rsidRPr="00163DC5" w:rsidRDefault="00122B46" w:rsidP="005D25E3">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5D25E3">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5D25E3">
            <w:pPr>
              <w:pStyle w:val="TableText"/>
            </w:pPr>
            <w:r w:rsidRPr="00163DC5">
              <w:t>String</w:t>
            </w:r>
          </w:p>
        </w:tc>
        <w:tc>
          <w:tcPr>
            <w:tcW w:w="1530" w:type="dxa"/>
          </w:tcPr>
          <w:p w14:paraId="3FA03C0D" w14:textId="77777777" w:rsidR="00122B46" w:rsidRPr="00163DC5" w:rsidRDefault="00122B46" w:rsidP="005D25E3">
            <w:pPr>
              <w:pStyle w:val="TableText"/>
            </w:pPr>
            <w:r w:rsidRPr="00163DC5">
              <w:t>type</w:t>
            </w:r>
          </w:p>
        </w:tc>
        <w:tc>
          <w:tcPr>
            <w:tcW w:w="810" w:type="dxa"/>
          </w:tcPr>
          <w:p w14:paraId="012C8D2D" w14:textId="77777777" w:rsidR="00122B46" w:rsidRPr="00163DC5" w:rsidRDefault="00122B46" w:rsidP="005D25E3">
            <w:pPr>
              <w:pStyle w:val="TableText"/>
            </w:pPr>
            <w:r w:rsidRPr="00163DC5">
              <w:t>Yes</w:t>
            </w:r>
          </w:p>
        </w:tc>
        <w:tc>
          <w:tcPr>
            <w:tcW w:w="4037" w:type="dxa"/>
          </w:tcPr>
          <w:p w14:paraId="2530B1A5" w14:textId="77777777" w:rsidR="00122B46" w:rsidRPr="00163DC5" w:rsidRDefault="00122B46" w:rsidP="005D25E3">
            <w:pPr>
              <w:pStyle w:val="TableText"/>
            </w:pPr>
            <w:r w:rsidRPr="00163DC5">
              <w:t>One of:</w:t>
            </w:r>
          </w:p>
          <w:p w14:paraId="581BC68E" w14:textId="77777777" w:rsidR="00122B46" w:rsidRPr="00163DC5" w:rsidRDefault="00122B46" w:rsidP="005D25E3">
            <w:pPr>
              <w:pStyle w:val="TableText"/>
            </w:pPr>
            <w:r w:rsidRPr="00163DC5">
              <w:t xml:space="preserve">              "RoC" (Rate of Change),</w:t>
            </w:r>
          </w:p>
          <w:p w14:paraId="3C9D2318" w14:textId="77777777" w:rsidR="00122B46" w:rsidRPr="00163DC5" w:rsidRDefault="00122B46" w:rsidP="005D25E3">
            <w:pPr>
              <w:pStyle w:val="TableText"/>
            </w:pPr>
            <w:r w:rsidRPr="00163DC5">
              <w:t xml:space="preserve">              "Min",</w:t>
            </w:r>
          </w:p>
          <w:p w14:paraId="73582848" w14:textId="77777777" w:rsidR="00122B46" w:rsidRPr="00163DC5" w:rsidRDefault="00122B46" w:rsidP="005D25E3">
            <w:pPr>
              <w:pStyle w:val="TableText"/>
            </w:pPr>
            <w:r w:rsidRPr="00163DC5">
              <w:t xml:space="preserve">              "Max",</w:t>
            </w:r>
          </w:p>
          <w:p w14:paraId="180E46D3" w14:textId="77777777" w:rsidR="00122B46" w:rsidRPr="00163DC5" w:rsidRDefault="00122B46" w:rsidP="005D25E3">
            <w:pPr>
              <w:pStyle w:val="TableText"/>
            </w:pPr>
            <w:r w:rsidRPr="00163DC5">
              <w:t xml:space="preserve">              "Mean",</w:t>
            </w:r>
          </w:p>
          <w:p w14:paraId="76BFB915" w14:textId="77777777" w:rsidR="00122B46" w:rsidRPr="00163DC5" w:rsidRDefault="00122B46" w:rsidP="005D25E3">
            <w:pPr>
              <w:pStyle w:val="TableText"/>
            </w:pPr>
            <w:r w:rsidRPr="00163DC5">
              <w:t xml:space="preserve">              "StdDev",</w:t>
            </w:r>
          </w:p>
          <w:p w14:paraId="342C4FD1" w14:textId="77777777" w:rsidR="00122B46" w:rsidRPr="00163DC5" w:rsidRDefault="00122B46" w:rsidP="005D25E3">
            <w:pPr>
              <w:pStyle w:val="TableText"/>
            </w:pPr>
            <w:r w:rsidRPr="00163DC5">
              <w:t xml:space="preserve">              "Integral",</w:t>
            </w:r>
          </w:p>
          <w:p w14:paraId="22FEE210" w14:textId="77777777" w:rsidR="00122B46" w:rsidRPr="00163DC5" w:rsidRDefault="00122B46" w:rsidP="005D25E3">
            <w:pPr>
              <w:pStyle w:val="TableText"/>
            </w:pPr>
            <w:r w:rsidRPr="00163DC5">
              <w:t xml:space="preserve">              "Run Time",</w:t>
            </w:r>
          </w:p>
          <w:p w14:paraId="27335130" w14:textId="77777777" w:rsidR="00122B46" w:rsidRPr="00163DC5" w:rsidRDefault="00122B46" w:rsidP="005D25E3">
            <w:pPr>
              <w:pStyle w:val="TableText"/>
            </w:pPr>
            <w:r w:rsidRPr="00163DC5">
              <w:t xml:space="preserve">              "Count"</w:t>
            </w:r>
          </w:p>
          <w:p w14:paraId="76BE5BF3" w14:textId="08A791C8" w:rsidR="00122B46" w:rsidRPr="00163DC5" w:rsidRDefault="00122B46" w:rsidP="005D25E3">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5D25E3">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5D25E3">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5D25E3">
            <w:pPr>
              <w:pStyle w:val="TableText"/>
              <w:rPr>
                <w:lang w:bidi="he-IL"/>
              </w:rPr>
            </w:pPr>
            <w:r w:rsidRPr="00163DC5">
              <w:rPr>
                <w:lang w:bidi="he-IL"/>
              </w:rPr>
              <w:t>No</w:t>
            </w:r>
          </w:p>
        </w:tc>
        <w:tc>
          <w:tcPr>
            <w:tcW w:w="4037" w:type="dxa"/>
            <w:noWrap/>
            <w:hideMark/>
          </w:tcPr>
          <w:p w14:paraId="4BF876E3" w14:textId="2342FC2E" w:rsidR="00122B46" w:rsidRPr="00163DC5" w:rsidRDefault="00122B46" w:rsidP="005D25E3">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5D25E3">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5D25E3">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5D25E3">
            <w:pPr>
              <w:pStyle w:val="TableText"/>
              <w:rPr>
                <w:lang w:bidi="he-IL"/>
              </w:rPr>
            </w:pPr>
            <w:r w:rsidRPr="00163DC5">
              <w:rPr>
                <w:lang w:bidi="he-IL"/>
              </w:rPr>
              <w:t>No</w:t>
            </w:r>
          </w:p>
        </w:tc>
        <w:tc>
          <w:tcPr>
            <w:tcW w:w="4037" w:type="dxa"/>
            <w:noWrap/>
            <w:hideMark/>
          </w:tcPr>
          <w:p w14:paraId="1BE1AE02" w14:textId="77777777" w:rsidR="00122B46" w:rsidRPr="00163DC5" w:rsidRDefault="00122B46" w:rsidP="005D25E3">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5D25E3">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5D25E3">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5D25E3">
            <w:pPr>
              <w:pStyle w:val="TableText"/>
              <w:rPr>
                <w:lang w:bidi="he-IL"/>
              </w:rPr>
            </w:pPr>
            <w:r w:rsidRPr="00163DC5">
              <w:rPr>
                <w:lang w:bidi="he-IL"/>
              </w:rPr>
              <w:t>No</w:t>
            </w:r>
          </w:p>
        </w:tc>
        <w:tc>
          <w:tcPr>
            <w:tcW w:w="4037" w:type="dxa"/>
            <w:noWrap/>
            <w:hideMark/>
          </w:tcPr>
          <w:p w14:paraId="0D6B4FD6" w14:textId="77777777" w:rsidR="00122B46" w:rsidRPr="00163DC5" w:rsidRDefault="00122B46" w:rsidP="005D25E3">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5D25E3">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5D25E3">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5D25E3">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5D25E3">
            <w:pPr>
              <w:pStyle w:val="TableText"/>
              <w:rPr>
                <w:lang w:bidi="he-IL"/>
              </w:rPr>
            </w:pPr>
            <w:r w:rsidRPr="00163DC5">
              <w:rPr>
                <w:lang w:bidi="he-IL"/>
              </w:rPr>
              <w:t>No</w:t>
            </w:r>
          </w:p>
        </w:tc>
        <w:tc>
          <w:tcPr>
            <w:tcW w:w="4037" w:type="dxa"/>
            <w:noWrap/>
            <w:hideMark/>
          </w:tcPr>
          <w:p w14:paraId="26ACFE48" w14:textId="77777777" w:rsidR="00122B46" w:rsidRPr="00163DC5" w:rsidRDefault="00122B46" w:rsidP="005D25E3">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5D25E3">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5D25E3">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5D25E3">
            <w:pPr>
              <w:pStyle w:val="TableText"/>
              <w:rPr>
                <w:lang w:bidi="he-IL"/>
              </w:rPr>
            </w:pPr>
            <w:r w:rsidRPr="00163DC5">
              <w:rPr>
                <w:lang w:bidi="he-IL"/>
              </w:rPr>
              <w:t>No</w:t>
            </w:r>
          </w:p>
        </w:tc>
        <w:tc>
          <w:tcPr>
            <w:tcW w:w="4037" w:type="dxa"/>
            <w:noWrap/>
            <w:hideMark/>
          </w:tcPr>
          <w:p w14:paraId="4C6D0F36" w14:textId="039C657C" w:rsidR="00122B46" w:rsidRPr="00163DC5" w:rsidRDefault="00122B46" w:rsidP="005D25E3">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5D25E3">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5D25E3">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5D25E3">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5D25E3">
            <w:pPr>
              <w:pStyle w:val="TableText"/>
              <w:rPr>
                <w:lang w:bidi="he-IL"/>
              </w:rPr>
            </w:pPr>
            <w:r w:rsidRPr="00163DC5">
              <w:rPr>
                <w:lang w:bidi="he-IL"/>
              </w:rPr>
              <w:t>No</w:t>
            </w:r>
          </w:p>
        </w:tc>
        <w:tc>
          <w:tcPr>
            <w:tcW w:w="4037" w:type="dxa"/>
            <w:noWrap/>
            <w:hideMark/>
          </w:tcPr>
          <w:p w14:paraId="66390432" w14:textId="21EDEA64" w:rsidR="00122B46" w:rsidRPr="00163DC5" w:rsidRDefault="00122B46" w:rsidP="005D25E3">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361" w:name="_Toc170288572"/>
      <w:r>
        <w:t>Minimum</w:t>
      </w:r>
      <w:bookmarkEnd w:id="361"/>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362" w:name="_Toc170288573"/>
      <w:r>
        <w:t>Maximum</w:t>
      </w:r>
      <w:bookmarkEnd w:id="362"/>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363" w:name="_Toc170288574"/>
      <w:r>
        <w:t>Mean</w:t>
      </w:r>
      <w:bookmarkEnd w:id="363"/>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364" w:name="_Toc170288575"/>
      <w:r>
        <w:t xml:space="preserve">Standard </w:t>
      </w:r>
      <w:r w:rsidR="006B0494">
        <w:t>deviation</w:t>
      </w:r>
      <w:bookmarkEnd w:id="364"/>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365" w:name="_Toc170288576"/>
      <w:r>
        <w:lastRenderedPageBreak/>
        <w:t>Integral</w:t>
      </w:r>
      <w:bookmarkEnd w:id="365"/>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5349B160"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366" w:author="Steve Beadle" w:date="2024-07-11T10:17:00Z">
        <w:r w:rsidR="00324618" w:rsidRPr="00324618">
          <w:rPr>
            <w:rStyle w:val="Crossreference"/>
            <w:rPrChange w:id="367" w:author="Steve Beadle" w:date="2024-07-11T10:17:00Z">
              <w:rPr/>
            </w:rPrChange>
          </w:rPr>
          <w:t xml:space="preserve">Figure </w:t>
        </w:r>
        <w:r w:rsidR="00324618" w:rsidRPr="00324618">
          <w:rPr>
            <w:rStyle w:val="Crossreference"/>
            <w:rPrChange w:id="368" w:author="Steve Beadle" w:date="2024-07-11T10:17:00Z">
              <w:rPr>
                <w:noProof/>
              </w:rPr>
            </w:rPrChange>
          </w:rPr>
          <w:t>11</w:t>
        </w:r>
      </w:ins>
      <w:del w:id="369" w:author="Steve Beadle" w:date="2024-07-11T10:17:00Z">
        <w:r w:rsidR="00994BE4" w:rsidRPr="007D5CB0" w:rsidDel="00324618">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6691EAF5" w:rsidR="008D5866" w:rsidRDefault="008D5866" w:rsidP="008D5866">
      <w:pPr>
        <w:pStyle w:val="Caption"/>
      </w:pPr>
      <w:bookmarkStart w:id="370" w:name="_Ref161316465"/>
      <w:bookmarkStart w:id="371" w:name="_Toc170288638"/>
      <w:r>
        <w:t xml:space="preserve">Figure </w:t>
      </w:r>
      <w:r w:rsidR="00000000">
        <w:fldChar w:fldCharType="begin"/>
      </w:r>
      <w:r w:rsidR="00000000">
        <w:instrText xml:space="preserve"> SEQ Figure \* ARABIC </w:instrText>
      </w:r>
      <w:r w:rsidR="00000000">
        <w:fldChar w:fldCharType="separate"/>
      </w:r>
      <w:r w:rsidR="00324618">
        <w:rPr>
          <w:noProof/>
        </w:rPr>
        <w:t>11</w:t>
      </w:r>
      <w:r w:rsidR="00000000">
        <w:rPr>
          <w:noProof/>
        </w:rPr>
        <w:fldChar w:fldCharType="end"/>
      </w:r>
      <w:bookmarkEnd w:id="370"/>
      <w:r>
        <w:tab/>
      </w:r>
      <w:r w:rsidRPr="008D5866">
        <w:t xml:space="preserve">Example of calculation of integral extended </w:t>
      </w:r>
      <w:r w:rsidR="00801C39">
        <w:t>p</w:t>
      </w:r>
      <w:r w:rsidRPr="008D5866">
        <w:t>oint value</w:t>
      </w:r>
      <w:bookmarkEnd w:id="371"/>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372" w:name="_Toc170288577"/>
      <w:r>
        <w:t>Rate of change</w:t>
      </w:r>
      <w:bookmarkEnd w:id="372"/>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1B176661"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324618">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73" w:author="Steve Beadle" w:date="2024-07-11T10:17:00Z">
        <w:r w:rsidR="00324618" w:rsidRPr="00324618">
          <w:rPr>
            <w:rStyle w:val="Crossreference"/>
            <w:rPrChange w:id="374" w:author="Steve Beadle" w:date="2024-07-11T10:17:00Z">
              <w:rPr/>
            </w:rPrChange>
          </w:rPr>
          <w:t>Limit and control profiles</w:t>
        </w:r>
      </w:ins>
      <w:del w:id="375" w:author="Steve Beadle" w:date="2024-07-11T10:17:00Z">
        <w:r w:rsidR="00994BE4" w:rsidRPr="007D5CB0" w:rsidDel="00324618">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76" w:name="_Toc170288578"/>
      <w:r>
        <w:lastRenderedPageBreak/>
        <w:t xml:space="preserve">State </w:t>
      </w:r>
      <w:r w:rsidR="006B0494">
        <w:t>counter</w:t>
      </w:r>
      <w:bookmarkEnd w:id="376"/>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77" w:name="_Toc170288579"/>
      <w:r>
        <w:t xml:space="preserve">State </w:t>
      </w:r>
      <w:r w:rsidR="006B0494">
        <w:t>runtime</w:t>
      </w:r>
      <w:bookmarkEnd w:id="377"/>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78" w:name="_Ref161319455"/>
      <w:bookmarkStart w:id="379" w:name="_Toc170288580"/>
      <w:r w:rsidRPr="00E622A5">
        <w:t>Limit and control profiles</w:t>
      </w:r>
      <w:bookmarkEnd w:id="378"/>
      <w:bookmarkEnd w:id="379"/>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80" w:name="_Toc170288581"/>
      <w:r>
        <w:t xml:space="preserve">Limit </w:t>
      </w:r>
      <w:r w:rsidR="006B0494">
        <w:t>profiles</w:t>
      </w:r>
      <w:bookmarkEnd w:id="380"/>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2FA710D8"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81" w:author="Steve Beadle" w:date="2024-07-11T10:17:00Z">
        <w:r w:rsidR="00324618" w:rsidRPr="00324618">
          <w:rPr>
            <w:rStyle w:val="Crossreference"/>
            <w:rPrChange w:id="382" w:author="Steve Beadle" w:date="2024-07-11T10:17:00Z">
              <w:rPr/>
            </w:rPrChange>
          </w:rPr>
          <w:t xml:space="preserve">Table </w:t>
        </w:r>
        <w:r w:rsidR="00324618" w:rsidRPr="00324618">
          <w:rPr>
            <w:rStyle w:val="Crossreference"/>
            <w:rPrChange w:id="383" w:author="Steve Beadle" w:date="2024-07-11T10:17:00Z">
              <w:rPr>
                <w:noProof/>
              </w:rPr>
            </w:rPrChange>
          </w:rPr>
          <w:t>20</w:t>
        </w:r>
      </w:ins>
      <w:del w:id="384" w:author="Steve Beadle" w:date="2024-07-11T10:17:00Z">
        <w:r w:rsidR="00994BE4" w:rsidRPr="007D5CB0" w:rsidDel="00324618">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212DB9F3" w:rsidR="00E622A5" w:rsidRDefault="003D567B" w:rsidP="00163DC5">
      <w:pPr>
        <w:pStyle w:val="Caption"/>
        <w:keepNext/>
      </w:pPr>
      <w:bookmarkStart w:id="385" w:name="_Ref161319951"/>
      <w:bookmarkStart w:id="386" w:name="_Toc170288659"/>
      <w:r>
        <w:t xml:space="preserve">Table </w:t>
      </w:r>
      <w:r w:rsidR="00000000">
        <w:fldChar w:fldCharType="begin"/>
      </w:r>
      <w:r w:rsidR="00000000">
        <w:instrText xml:space="preserve"> SEQ Table \* ARABIC </w:instrText>
      </w:r>
      <w:r w:rsidR="00000000">
        <w:fldChar w:fldCharType="separate"/>
      </w:r>
      <w:r w:rsidR="00324618">
        <w:rPr>
          <w:noProof/>
        </w:rPr>
        <w:t>20</w:t>
      </w:r>
      <w:r w:rsidR="00000000">
        <w:rPr>
          <w:noProof/>
        </w:rPr>
        <w:fldChar w:fldCharType="end"/>
      </w:r>
      <w:bookmarkEnd w:id="385"/>
      <w:r>
        <w:tab/>
      </w:r>
      <w:r w:rsidRPr="003D567B">
        <w:t xml:space="preserve">Information used in defining limit profiles for analogue and counter </w:t>
      </w:r>
      <w:r w:rsidR="00115B0F">
        <w:t>p</w:t>
      </w:r>
      <w:r w:rsidRPr="003D567B">
        <w:t>oints</w:t>
      </w:r>
      <w:bookmarkEnd w:id="386"/>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6521EF" w:rsidRDefault="003D567B" w:rsidP="005D25E3">
            <w:pPr>
              <w:pStyle w:val="TableText"/>
              <w:rPr>
                <w:b w:val="0"/>
              </w:rPr>
            </w:pPr>
            <w:r w:rsidRPr="006521EF">
              <w:t>Limit Profile Index</w:t>
            </w:r>
          </w:p>
        </w:tc>
        <w:tc>
          <w:tcPr>
            <w:tcW w:w="1265" w:type="dxa"/>
            <w:shd w:val="clear" w:color="auto" w:fill="auto"/>
          </w:tcPr>
          <w:p w14:paraId="4BA0F85B" w14:textId="77777777" w:rsidR="003D567B" w:rsidRPr="006521EF" w:rsidRDefault="003D567B" w:rsidP="005D25E3">
            <w:pPr>
              <w:pStyle w:val="TableText"/>
              <w:rPr>
                <w:b w:val="0"/>
              </w:rPr>
            </w:pPr>
            <w:r w:rsidRPr="006521EF">
              <w:t>Number</w:t>
            </w:r>
          </w:p>
        </w:tc>
        <w:tc>
          <w:tcPr>
            <w:tcW w:w="993" w:type="dxa"/>
            <w:shd w:val="clear" w:color="auto" w:fill="auto"/>
          </w:tcPr>
          <w:p w14:paraId="7964956B" w14:textId="77777777" w:rsidR="003D567B" w:rsidRPr="006521EF" w:rsidRDefault="003D567B" w:rsidP="005D25E3">
            <w:pPr>
              <w:pStyle w:val="TableText"/>
              <w:rPr>
                <w:b w:val="0"/>
              </w:rPr>
            </w:pPr>
            <w:r w:rsidRPr="006521EF">
              <w:t>num</w:t>
            </w:r>
          </w:p>
        </w:tc>
        <w:tc>
          <w:tcPr>
            <w:tcW w:w="1417" w:type="dxa"/>
            <w:shd w:val="clear" w:color="auto" w:fill="auto"/>
          </w:tcPr>
          <w:p w14:paraId="22C52C53" w14:textId="77777777" w:rsidR="003D567B" w:rsidRPr="006521EF" w:rsidRDefault="003D567B" w:rsidP="005D25E3">
            <w:pPr>
              <w:pStyle w:val="TableText"/>
              <w:rPr>
                <w:b w:val="0"/>
              </w:rPr>
            </w:pPr>
            <w:r w:rsidRPr="006521EF">
              <w:t>Yes</w:t>
            </w:r>
          </w:p>
        </w:tc>
        <w:tc>
          <w:tcPr>
            <w:tcW w:w="3832" w:type="dxa"/>
            <w:shd w:val="clear" w:color="auto" w:fill="auto"/>
          </w:tcPr>
          <w:p w14:paraId="014228C6" w14:textId="77777777" w:rsidR="003D567B" w:rsidRPr="006521EF" w:rsidRDefault="003D567B" w:rsidP="005D25E3">
            <w:pPr>
              <w:pStyle w:val="TableText"/>
              <w:rPr>
                <w:b w:val="0"/>
              </w:rPr>
            </w:pPr>
            <w:r w:rsidRPr="006521EF">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6521EF" w:rsidRDefault="003D567B" w:rsidP="005D25E3">
            <w:pPr>
              <w:pStyle w:val="TableText"/>
              <w:rPr>
                <w:b w:val="0"/>
              </w:rPr>
            </w:pPr>
            <w:r w:rsidRPr="006521EF">
              <w:t>Values</w:t>
            </w:r>
          </w:p>
        </w:tc>
        <w:tc>
          <w:tcPr>
            <w:tcW w:w="1265" w:type="dxa"/>
            <w:shd w:val="clear" w:color="auto" w:fill="auto"/>
          </w:tcPr>
          <w:p w14:paraId="353EE5F2" w14:textId="77777777" w:rsidR="003D567B" w:rsidRPr="006521EF" w:rsidRDefault="003D567B" w:rsidP="005D25E3">
            <w:pPr>
              <w:pStyle w:val="TableText"/>
              <w:rPr>
                <w:b w:val="0"/>
              </w:rPr>
            </w:pPr>
            <w:r w:rsidRPr="006521EF">
              <w:t>Array of Numbers</w:t>
            </w:r>
          </w:p>
        </w:tc>
        <w:tc>
          <w:tcPr>
            <w:tcW w:w="993" w:type="dxa"/>
            <w:shd w:val="clear" w:color="auto" w:fill="auto"/>
          </w:tcPr>
          <w:p w14:paraId="49085772" w14:textId="77777777" w:rsidR="003D567B" w:rsidRPr="006521EF" w:rsidRDefault="003D567B" w:rsidP="005D25E3">
            <w:pPr>
              <w:pStyle w:val="TableText"/>
              <w:rPr>
                <w:b w:val="0"/>
              </w:rPr>
            </w:pPr>
            <w:r w:rsidRPr="006521EF">
              <w:t>values</w:t>
            </w:r>
          </w:p>
        </w:tc>
        <w:tc>
          <w:tcPr>
            <w:tcW w:w="1417" w:type="dxa"/>
            <w:shd w:val="clear" w:color="auto" w:fill="auto"/>
          </w:tcPr>
          <w:p w14:paraId="600F84C8" w14:textId="77777777" w:rsidR="003D567B" w:rsidRPr="006521EF" w:rsidRDefault="003D567B" w:rsidP="005D25E3">
            <w:pPr>
              <w:pStyle w:val="TableText"/>
              <w:rPr>
                <w:b w:val="0"/>
              </w:rPr>
            </w:pPr>
            <w:r w:rsidRPr="006521EF">
              <w:t>Yes</w:t>
            </w:r>
          </w:p>
        </w:tc>
        <w:tc>
          <w:tcPr>
            <w:tcW w:w="3832" w:type="dxa"/>
            <w:shd w:val="clear" w:color="auto" w:fill="auto"/>
          </w:tcPr>
          <w:p w14:paraId="4E65DABA" w14:textId="77777777" w:rsidR="003D567B" w:rsidRPr="006521EF" w:rsidRDefault="003D567B" w:rsidP="005D25E3">
            <w:pPr>
              <w:pStyle w:val="TableText"/>
              <w:rPr>
                <w:b w:val="0"/>
              </w:rPr>
            </w:pPr>
            <w:r w:rsidRPr="006521EF">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6521EF" w:rsidRDefault="003D567B" w:rsidP="005D25E3">
            <w:pPr>
              <w:pStyle w:val="TableText"/>
              <w:rPr>
                <w:b w:val="0"/>
              </w:rPr>
            </w:pPr>
            <w:r w:rsidRPr="006521EF">
              <w:t>Times</w:t>
            </w:r>
          </w:p>
        </w:tc>
        <w:tc>
          <w:tcPr>
            <w:tcW w:w="1265" w:type="dxa"/>
            <w:shd w:val="clear" w:color="auto" w:fill="auto"/>
          </w:tcPr>
          <w:p w14:paraId="6A66EAD3" w14:textId="77777777" w:rsidR="003D567B" w:rsidRPr="006521EF" w:rsidRDefault="003D567B" w:rsidP="005D25E3">
            <w:pPr>
              <w:pStyle w:val="TableText"/>
              <w:rPr>
                <w:b w:val="0"/>
              </w:rPr>
            </w:pPr>
            <w:r w:rsidRPr="006521EF">
              <w:t>Array of Integer</w:t>
            </w:r>
          </w:p>
        </w:tc>
        <w:tc>
          <w:tcPr>
            <w:tcW w:w="993" w:type="dxa"/>
            <w:shd w:val="clear" w:color="auto" w:fill="auto"/>
          </w:tcPr>
          <w:p w14:paraId="094B9B04" w14:textId="77777777" w:rsidR="003D567B" w:rsidRPr="006521EF" w:rsidRDefault="003D567B" w:rsidP="005D25E3">
            <w:pPr>
              <w:pStyle w:val="TableText"/>
              <w:rPr>
                <w:b w:val="0"/>
              </w:rPr>
            </w:pPr>
            <w:r w:rsidRPr="006521EF">
              <w:t>times</w:t>
            </w:r>
          </w:p>
        </w:tc>
        <w:tc>
          <w:tcPr>
            <w:tcW w:w="1417" w:type="dxa"/>
            <w:shd w:val="clear" w:color="auto" w:fill="auto"/>
          </w:tcPr>
          <w:p w14:paraId="34868D52" w14:textId="77777777" w:rsidR="003D567B" w:rsidRPr="006521EF" w:rsidRDefault="003D567B" w:rsidP="005D25E3">
            <w:pPr>
              <w:pStyle w:val="TableText"/>
              <w:rPr>
                <w:b w:val="0"/>
              </w:rPr>
            </w:pPr>
            <w:r w:rsidRPr="006521EF">
              <w:t>Yes</w:t>
            </w:r>
          </w:p>
        </w:tc>
        <w:tc>
          <w:tcPr>
            <w:tcW w:w="3832" w:type="dxa"/>
            <w:shd w:val="clear" w:color="auto" w:fill="auto"/>
          </w:tcPr>
          <w:p w14:paraId="28E8445A" w14:textId="77777777" w:rsidR="003D567B" w:rsidRPr="006521EF" w:rsidRDefault="003D567B" w:rsidP="005D25E3">
            <w:pPr>
              <w:pStyle w:val="TableText"/>
              <w:rPr>
                <w:b w:val="0"/>
              </w:rPr>
            </w:pPr>
            <w:r w:rsidRPr="006521EF">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6521EF" w:rsidRDefault="003D567B" w:rsidP="005D25E3">
            <w:pPr>
              <w:pStyle w:val="TableText"/>
              <w:rPr>
                <w:b w:val="0"/>
              </w:rPr>
            </w:pPr>
            <w:r w:rsidRPr="006521EF">
              <w:t>Type</w:t>
            </w:r>
          </w:p>
        </w:tc>
        <w:tc>
          <w:tcPr>
            <w:tcW w:w="1265" w:type="dxa"/>
            <w:shd w:val="clear" w:color="auto" w:fill="auto"/>
          </w:tcPr>
          <w:p w14:paraId="6332511F" w14:textId="77777777" w:rsidR="003D567B" w:rsidRPr="006521EF" w:rsidRDefault="003D567B" w:rsidP="005D25E3">
            <w:pPr>
              <w:pStyle w:val="TableText"/>
              <w:rPr>
                <w:b w:val="0"/>
              </w:rPr>
            </w:pPr>
            <w:r w:rsidRPr="006521EF">
              <w:t>Integer</w:t>
            </w:r>
          </w:p>
        </w:tc>
        <w:tc>
          <w:tcPr>
            <w:tcW w:w="993" w:type="dxa"/>
            <w:shd w:val="clear" w:color="auto" w:fill="auto"/>
          </w:tcPr>
          <w:p w14:paraId="1C5F0175" w14:textId="77777777" w:rsidR="003D567B" w:rsidRPr="006521EF" w:rsidRDefault="003D567B" w:rsidP="005D25E3">
            <w:pPr>
              <w:pStyle w:val="TableText"/>
              <w:rPr>
                <w:b w:val="0"/>
              </w:rPr>
            </w:pPr>
            <w:r w:rsidRPr="006521EF">
              <w:t>type</w:t>
            </w:r>
          </w:p>
        </w:tc>
        <w:tc>
          <w:tcPr>
            <w:tcW w:w="1417" w:type="dxa"/>
            <w:shd w:val="clear" w:color="auto" w:fill="auto"/>
          </w:tcPr>
          <w:p w14:paraId="03C7AE43" w14:textId="77777777" w:rsidR="003D567B" w:rsidRPr="006521EF" w:rsidRDefault="003D567B" w:rsidP="005D25E3">
            <w:pPr>
              <w:pStyle w:val="TableText"/>
              <w:rPr>
                <w:b w:val="0"/>
              </w:rPr>
            </w:pPr>
            <w:r w:rsidRPr="006521EF">
              <w:t>No</w:t>
            </w:r>
          </w:p>
        </w:tc>
        <w:tc>
          <w:tcPr>
            <w:tcW w:w="3832" w:type="dxa"/>
            <w:shd w:val="clear" w:color="auto" w:fill="auto"/>
          </w:tcPr>
          <w:p w14:paraId="1E750221" w14:textId="77777777" w:rsidR="003D567B" w:rsidRPr="006521EF" w:rsidRDefault="003D567B" w:rsidP="005D25E3">
            <w:pPr>
              <w:pStyle w:val="TableText"/>
              <w:rPr>
                <w:b w:val="0"/>
              </w:rPr>
            </w:pPr>
            <w:r w:rsidRPr="006521EF">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6521EF" w:rsidRDefault="003D567B" w:rsidP="005D25E3">
            <w:pPr>
              <w:pStyle w:val="TableText"/>
              <w:rPr>
                <w:b w:val="0"/>
              </w:rPr>
            </w:pPr>
            <w:r w:rsidRPr="006521EF">
              <w:t xml:space="preserve">Interpolate </w:t>
            </w:r>
          </w:p>
        </w:tc>
        <w:tc>
          <w:tcPr>
            <w:tcW w:w="1265" w:type="dxa"/>
            <w:shd w:val="clear" w:color="auto" w:fill="auto"/>
          </w:tcPr>
          <w:p w14:paraId="04241D6A" w14:textId="77777777" w:rsidR="003D567B" w:rsidRPr="006521EF" w:rsidRDefault="003D567B" w:rsidP="005D25E3">
            <w:pPr>
              <w:pStyle w:val="TableText"/>
              <w:rPr>
                <w:b w:val="0"/>
              </w:rPr>
            </w:pPr>
            <w:r w:rsidRPr="006521EF">
              <w:t>Integer</w:t>
            </w:r>
          </w:p>
        </w:tc>
        <w:tc>
          <w:tcPr>
            <w:tcW w:w="993" w:type="dxa"/>
            <w:shd w:val="clear" w:color="auto" w:fill="auto"/>
          </w:tcPr>
          <w:p w14:paraId="788922CD" w14:textId="77777777" w:rsidR="003D567B" w:rsidRPr="006521EF" w:rsidRDefault="003D567B" w:rsidP="005D25E3">
            <w:pPr>
              <w:pStyle w:val="TableText"/>
              <w:rPr>
                <w:b w:val="0"/>
              </w:rPr>
            </w:pPr>
            <w:r w:rsidRPr="006521EF">
              <w:t>inter</w:t>
            </w:r>
          </w:p>
        </w:tc>
        <w:tc>
          <w:tcPr>
            <w:tcW w:w="1417" w:type="dxa"/>
            <w:shd w:val="clear" w:color="auto" w:fill="auto"/>
          </w:tcPr>
          <w:p w14:paraId="400914A0" w14:textId="77777777" w:rsidR="003D567B" w:rsidRPr="006521EF" w:rsidRDefault="003D567B" w:rsidP="005D25E3">
            <w:pPr>
              <w:pStyle w:val="TableText"/>
              <w:rPr>
                <w:b w:val="0"/>
              </w:rPr>
            </w:pPr>
            <w:r w:rsidRPr="006521EF">
              <w:t>No</w:t>
            </w:r>
          </w:p>
        </w:tc>
        <w:tc>
          <w:tcPr>
            <w:tcW w:w="3832" w:type="dxa"/>
            <w:shd w:val="clear" w:color="auto" w:fill="auto"/>
          </w:tcPr>
          <w:p w14:paraId="3769053C" w14:textId="26B279D5" w:rsidR="003D567B" w:rsidRPr="006521EF" w:rsidRDefault="003D567B" w:rsidP="005D25E3">
            <w:pPr>
              <w:pStyle w:val="TableText"/>
              <w:rPr>
                <w:b w:val="0"/>
              </w:rPr>
            </w:pPr>
            <w:r w:rsidRPr="006521EF">
              <w:t xml:space="preserve">The interpolation time (in milliseconds) is the time period used to compute a new value for the profile, interpolating between two profile </w:t>
            </w:r>
            <w:r w:rsidR="009A4FE4" w:rsidRPr="006521EF">
              <w:t>point</w:t>
            </w:r>
            <w:r w:rsidRPr="006521EF">
              <w:t>s.</w:t>
            </w:r>
            <w:r w:rsidR="005A4693" w:rsidRPr="006521EF">
              <w:t xml:space="preserve"> </w:t>
            </w:r>
            <w:r w:rsidRPr="006521EF">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387" w:name="_Toc170288582"/>
      <w:r>
        <w:t xml:space="preserve">Control </w:t>
      </w:r>
      <w:r w:rsidR="006B0494">
        <w:t>profiles</w:t>
      </w:r>
      <w:bookmarkEnd w:id="387"/>
    </w:p>
    <w:p w14:paraId="0A4B768C" w14:textId="040A5B5E"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88" w:author="Steve Beadle" w:date="2024-07-11T10:17:00Z">
        <w:r w:rsidR="00324618" w:rsidRPr="00324618">
          <w:rPr>
            <w:rStyle w:val="Crossreference"/>
            <w:rPrChange w:id="389" w:author="Steve Beadle" w:date="2024-07-11T10:17:00Z">
              <w:rPr/>
            </w:rPrChange>
          </w:rPr>
          <w:t xml:space="preserve">Table </w:t>
        </w:r>
        <w:r w:rsidR="00324618" w:rsidRPr="00324618">
          <w:rPr>
            <w:rStyle w:val="Crossreference"/>
            <w:rPrChange w:id="390" w:author="Steve Beadle" w:date="2024-07-11T10:17:00Z">
              <w:rPr>
                <w:noProof/>
              </w:rPr>
            </w:rPrChange>
          </w:rPr>
          <w:t>21</w:t>
        </w:r>
      </w:ins>
      <w:del w:id="391" w:author="Steve Beadle" w:date="2024-07-11T10:17:00Z">
        <w:r w:rsidR="00994BE4" w:rsidRPr="007D5CB0" w:rsidDel="00324618">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427725E9" w:rsidR="003D567B" w:rsidRDefault="003D567B" w:rsidP="003D567B">
      <w:pPr>
        <w:pStyle w:val="Caption"/>
      </w:pPr>
      <w:bookmarkStart w:id="392" w:name="_Ref161319984"/>
      <w:bookmarkStart w:id="393" w:name="_Toc170288660"/>
      <w:r>
        <w:t xml:space="preserve">Table </w:t>
      </w:r>
      <w:r w:rsidR="00000000">
        <w:fldChar w:fldCharType="begin"/>
      </w:r>
      <w:r w:rsidR="00000000">
        <w:instrText xml:space="preserve"> SEQ Table \* ARABIC </w:instrText>
      </w:r>
      <w:r w:rsidR="00000000">
        <w:fldChar w:fldCharType="separate"/>
      </w:r>
      <w:r w:rsidR="00324618">
        <w:rPr>
          <w:noProof/>
        </w:rPr>
        <w:t>21</w:t>
      </w:r>
      <w:r w:rsidR="00000000">
        <w:rPr>
          <w:noProof/>
        </w:rPr>
        <w:fldChar w:fldCharType="end"/>
      </w:r>
      <w:bookmarkEnd w:id="392"/>
      <w:r>
        <w:tab/>
      </w:r>
      <w:r w:rsidRPr="003D567B">
        <w:t xml:space="preserve"> Information used in defining a control profile</w:t>
      </w:r>
      <w:bookmarkEnd w:id="393"/>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5D25E3">
            <w:pPr>
              <w:pStyle w:val="TableText"/>
            </w:pPr>
            <w:r w:rsidRPr="00163DC5">
              <w:t>Parent Point</w:t>
            </w:r>
          </w:p>
        </w:tc>
        <w:tc>
          <w:tcPr>
            <w:tcW w:w="1032" w:type="dxa"/>
          </w:tcPr>
          <w:p w14:paraId="32965023" w14:textId="77777777" w:rsidR="00270690" w:rsidRPr="00163DC5" w:rsidRDefault="00270690" w:rsidP="005D25E3">
            <w:pPr>
              <w:pStyle w:val="TableText"/>
            </w:pPr>
            <w:r w:rsidRPr="00163DC5">
              <w:t>Integer</w:t>
            </w:r>
          </w:p>
        </w:tc>
        <w:tc>
          <w:tcPr>
            <w:tcW w:w="932" w:type="dxa"/>
          </w:tcPr>
          <w:p w14:paraId="4B8D2974" w14:textId="77777777" w:rsidR="00270690" w:rsidRPr="00163DC5" w:rsidRDefault="00270690" w:rsidP="005D25E3">
            <w:pPr>
              <w:pStyle w:val="TableText"/>
            </w:pPr>
            <w:r w:rsidRPr="00163DC5">
              <w:t>parent</w:t>
            </w:r>
          </w:p>
        </w:tc>
        <w:tc>
          <w:tcPr>
            <w:tcW w:w="1239" w:type="dxa"/>
          </w:tcPr>
          <w:p w14:paraId="017C1FB6" w14:textId="77777777" w:rsidR="00270690" w:rsidRPr="00163DC5" w:rsidRDefault="00270690" w:rsidP="005D25E3">
            <w:pPr>
              <w:pStyle w:val="TableText"/>
            </w:pPr>
            <w:r w:rsidRPr="00163DC5">
              <w:t>Yes</w:t>
            </w:r>
          </w:p>
        </w:tc>
        <w:tc>
          <w:tcPr>
            <w:tcW w:w="4204" w:type="dxa"/>
          </w:tcPr>
          <w:p w14:paraId="11D9310F" w14:textId="27F8A9E3" w:rsidR="00270690" w:rsidRPr="00163DC5" w:rsidRDefault="00270690" w:rsidP="005D25E3">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5D25E3">
            <w:pPr>
              <w:pStyle w:val="TableText"/>
            </w:pPr>
            <w:r w:rsidRPr="00163DC5">
              <w:t>Parent Type</w:t>
            </w:r>
          </w:p>
        </w:tc>
        <w:tc>
          <w:tcPr>
            <w:tcW w:w="1032" w:type="dxa"/>
          </w:tcPr>
          <w:p w14:paraId="7DDB2786" w14:textId="77777777" w:rsidR="00270690" w:rsidRPr="00163DC5" w:rsidRDefault="00270690" w:rsidP="005D25E3">
            <w:pPr>
              <w:pStyle w:val="TableText"/>
            </w:pPr>
            <w:r w:rsidRPr="00163DC5">
              <w:t>String</w:t>
            </w:r>
          </w:p>
        </w:tc>
        <w:tc>
          <w:tcPr>
            <w:tcW w:w="932" w:type="dxa"/>
          </w:tcPr>
          <w:p w14:paraId="5B884E1E" w14:textId="77777777" w:rsidR="00270690" w:rsidRPr="00163DC5" w:rsidRDefault="00270690" w:rsidP="005D25E3">
            <w:pPr>
              <w:pStyle w:val="TableText"/>
            </w:pPr>
            <w:r w:rsidRPr="00163DC5">
              <w:t>parentType</w:t>
            </w:r>
          </w:p>
        </w:tc>
        <w:tc>
          <w:tcPr>
            <w:tcW w:w="1239" w:type="dxa"/>
          </w:tcPr>
          <w:p w14:paraId="1729BA47" w14:textId="77777777" w:rsidR="00270690" w:rsidRPr="00163DC5" w:rsidRDefault="00270690" w:rsidP="005D25E3">
            <w:pPr>
              <w:pStyle w:val="TableText"/>
            </w:pPr>
            <w:r w:rsidRPr="00163DC5">
              <w:t>Yes</w:t>
            </w:r>
          </w:p>
        </w:tc>
        <w:tc>
          <w:tcPr>
            <w:tcW w:w="4204" w:type="dxa"/>
          </w:tcPr>
          <w:p w14:paraId="36DC066B" w14:textId="77777777" w:rsidR="00270690" w:rsidRPr="00163DC5" w:rsidRDefault="00270690" w:rsidP="005D25E3">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5D25E3">
            <w:pPr>
              <w:pStyle w:val="TableText"/>
            </w:pPr>
            <w:r w:rsidRPr="00163DC5">
              <w:t>Control Profile Index</w:t>
            </w:r>
          </w:p>
        </w:tc>
        <w:tc>
          <w:tcPr>
            <w:tcW w:w="1032" w:type="dxa"/>
          </w:tcPr>
          <w:p w14:paraId="398B90D3" w14:textId="77777777" w:rsidR="00270690" w:rsidRPr="00163DC5" w:rsidRDefault="00270690" w:rsidP="005D25E3">
            <w:pPr>
              <w:pStyle w:val="TableText"/>
            </w:pPr>
            <w:r w:rsidRPr="00163DC5">
              <w:t>Number</w:t>
            </w:r>
          </w:p>
        </w:tc>
        <w:tc>
          <w:tcPr>
            <w:tcW w:w="932" w:type="dxa"/>
          </w:tcPr>
          <w:p w14:paraId="3A3FC592" w14:textId="77777777" w:rsidR="00270690" w:rsidRPr="00163DC5" w:rsidRDefault="00270690" w:rsidP="005D25E3">
            <w:pPr>
              <w:pStyle w:val="TableText"/>
            </w:pPr>
            <w:r w:rsidRPr="00163DC5">
              <w:t>num</w:t>
            </w:r>
          </w:p>
        </w:tc>
        <w:tc>
          <w:tcPr>
            <w:tcW w:w="1239" w:type="dxa"/>
          </w:tcPr>
          <w:p w14:paraId="3B8B407D" w14:textId="77777777" w:rsidR="00270690" w:rsidRPr="00163DC5" w:rsidRDefault="00270690" w:rsidP="005D25E3">
            <w:pPr>
              <w:pStyle w:val="TableText"/>
            </w:pPr>
            <w:r w:rsidRPr="00163DC5">
              <w:t>Yes</w:t>
            </w:r>
          </w:p>
        </w:tc>
        <w:tc>
          <w:tcPr>
            <w:tcW w:w="4204" w:type="dxa"/>
          </w:tcPr>
          <w:p w14:paraId="6835DC11" w14:textId="15DA5FC9" w:rsidR="00270690" w:rsidRPr="00163DC5" w:rsidRDefault="00270690" w:rsidP="005D25E3">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5D25E3">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5D25E3">
            <w:pPr>
              <w:pStyle w:val="TableText"/>
            </w:pPr>
            <w:r w:rsidRPr="00163DC5">
              <w:t>String</w:t>
            </w:r>
          </w:p>
        </w:tc>
        <w:tc>
          <w:tcPr>
            <w:tcW w:w="932" w:type="dxa"/>
          </w:tcPr>
          <w:p w14:paraId="0040B69B" w14:textId="77777777" w:rsidR="00270690" w:rsidRPr="00163DC5" w:rsidRDefault="00270690" w:rsidP="005D25E3">
            <w:pPr>
              <w:pStyle w:val="TableText"/>
            </w:pPr>
            <w:r w:rsidRPr="00163DC5">
              <w:t>name</w:t>
            </w:r>
          </w:p>
        </w:tc>
        <w:tc>
          <w:tcPr>
            <w:tcW w:w="1239" w:type="dxa"/>
          </w:tcPr>
          <w:p w14:paraId="4DAA099C" w14:textId="77777777" w:rsidR="00270690" w:rsidRPr="00163DC5" w:rsidRDefault="00270690" w:rsidP="005D25E3">
            <w:pPr>
              <w:pStyle w:val="TableText"/>
            </w:pPr>
            <w:r w:rsidRPr="00163DC5">
              <w:t>No</w:t>
            </w:r>
          </w:p>
        </w:tc>
        <w:tc>
          <w:tcPr>
            <w:tcW w:w="4204" w:type="dxa"/>
          </w:tcPr>
          <w:p w14:paraId="0F3F9372" w14:textId="74B0DE59" w:rsidR="00270690" w:rsidRPr="00163DC5" w:rsidRDefault="00270690" w:rsidP="005D25E3">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5D25E3">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5D25E3">
            <w:pPr>
              <w:pStyle w:val="TableText"/>
            </w:pPr>
            <w:r w:rsidRPr="00163DC5">
              <w:t>Number</w:t>
            </w:r>
          </w:p>
        </w:tc>
        <w:tc>
          <w:tcPr>
            <w:tcW w:w="932" w:type="dxa"/>
          </w:tcPr>
          <w:p w14:paraId="75B50CE1" w14:textId="77777777" w:rsidR="00270690" w:rsidRPr="00163DC5" w:rsidRDefault="00270690" w:rsidP="005D25E3">
            <w:pPr>
              <w:pStyle w:val="TableText"/>
            </w:pPr>
            <w:r w:rsidRPr="00163DC5">
              <w:t>mon</w:t>
            </w:r>
          </w:p>
        </w:tc>
        <w:tc>
          <w:tcPr>
            <w:tcW w:w="1239" w:type="dxa"/>
          </w:tcPr>
          <w:p w14:paraId="3DBC00FC" w14:textId="77777777" w:rsidR="00270690" w:rsidRPr="00163DC5" w:rsidRDefault="00270690" w:rsidP="005D25E3">
            <w:pPr>
              <w:pStyle w:val="TableText"/>
            </w:pPr>
            <w:r w:rsidRPr="00163DC5">
              <w:t>No</w:t>
            </w:r>
          </w:p>
        </w:tc>
        <w:tc>
          <w:tcPr>
            <w:tcW w:w="4204" w:type="dxa"/>
          </w:tcPr>
          <w:p w14:paraId="707E9717" w14:textId="77777777" w:rsidR="00270690" w:rsidRPr="00163DC5" w:rsidRDefault="00270690" w:rsidP="005D25E3">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5D25E3">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5D25E3">
            <w:pPr>
              <w:pStyle w:val="TableText"/>
            </w:pPr>
            <w:r w:rsidRPr="00163DC5">
              <w:t>Number</w:t>
            </w:r>
          </w:p>
        </w:tc>
        <w:tc>
          <w:tcPr>
            <w:tcW w:w="932" w:type="dxa"/>
          </w:tcPr>
          <w:p w14:paraId="3EABCA4F" w14:textId="77777777" w:rsidR="00270690" w:rsidRPr="00163DC5" w:rsidRDefault="00270690" w:rsidP="005D25E3">
            <w:pPr>
              <w:pStyle w:val="TableText"/>
            </w:pPr>
            <w:r w:rsidRPr="00163DC5">
              <w:t>tue</w:t>
            </w:r>
          </w:p>
        </w:tc>
        <w:tc>
          <w:tcPr>
            <w:tcW w:w="1239" w:type="dxa"/>
          </w:tcPr>
          <w:p w14:paraId="5F7D09EB" w14:textId="77777777" w:rsidR="00270690" w:rsidRPr="00163DC5" w:rsidRDefault="00270690" w:rsidP="005D25E3">
            <w:pPr>
              <w:pStyle w:val="TableText"/>
            </w:pPr>
            <w:r w:rsidRPr="00163DC5">
              <w:t>No</w:t>
            </w:r>
          </w:p>
        </w:tc>
        <w:tc>
          <w:tcPr>
            <w:tcW w:w="4204" w:type="dxa"/>
          </w:tcPr>
          <w:p w14:paraId="5AF278AD" w14:textId="77777777" w:rsidR="00270690" w:rsidRPr="00163DC5" w:rsidRDefault="00270690" w:rsidP="005D25E3">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5D25E3">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5D25E3">
            <w:pPr>
              <w:pStyle w:val="TableText"/>
            </w:pPr>
            <w:r w:rsidRPr="00163DC5">
              <w:t>Number</w:t>
            </w:r>
          </w:p>
        </w:tc>
        <w:tc>
          <w:tcPr>
            <w:tcW w:w="932" w:type="dxa"/>
          </w:tcPr>
          <w:p w14:paraId="3B9F6886" w14:textId="77777777" w:rsidR="00270690" w:rsidRPr="00163DC5" w:rsidRDefault="00270690" w:rsidP="005D25E3">
            <w:pPr>
              <w:pStyle w:val="TableText"/>
            </w:pPr>
            <w:r w:rsidRPr="00163DC5">
              <w:t>wed</w:t>
            </w:r>
          </w:p>
        </w:tc>
        <w:tc>
          <w:tcPr>
            <w:tcW w:w="1239" w:type="dxa"/>
          </w:tcPr>
          <w:p w14:paraId="6D79A608" w14:textId="77777777" w:rsidR="00270690" w:rsidRPr="00163DC5" w:rsidRDefault="00270690" w:rsidP="005D25E3">
            <w:pPr>
              <w:pStyle w:val="TableText"/>
            </w:pPr>
            <w:r w:rsidRPr="00163DC5">
              <w:t>No</w:t>
            </w:r>
          </w:p>
        </w:tc>
        <w:tc>
          <w:tcPr>
            <w:tcW w:w="4204" w:type="dxa"/>
          </w:tcPr>
          <w:p w14:paraId="6EE37A70" w14:textId="77777777" w:rsidR="00270690" w:rsidRPr="00163DC5" w:rsidRDefault="00270690" w:rsidP="005D25E3">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5D25E3">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5D25E3">
            <w:pPr>
              <w:pStyle w:val="TableText"/>
            </w:pPr>
            <w:r w:rsidRPr="00163DC5">
              <w:t>Number</w:t>
            </w:r>
          </w:p>
        </w:tc>
        <w:tc>
          <w:tcPr>
            <w:tcW w:w="932" w:type="dxa"/>
          </w:tcPr>
          <w:p w14:paraId="29772504" w14:textId="77777777" w:rsidR="00270690" w:rsidRPr="00163DC5" w:rsidRDefault="00270690" w:rsidP="005D25E3">
            <w:pPr>
              <w:pStyle w:val="TableText"/>
            </w:pPr>
            <w:r w:rsidRPr="00163DC5">
              <w:t>thu</w:t>
            </w:r>
          </w:p>
        </w:tc>
        <w:tc>
          <w:tcPr>
            <w:tcW w:w="1239" w:type="dxa"/>
          </w:tcPr>
          <w:p w14:paraId="5AD3C831" w14:textId="77777777" w:rsidR="00270690" w:rsidRPr="00163DC5" w:rsidRDefault="00270690" w:rsidP="005D25E3">
            <w:pPr>
              <w:pStyle w:val="TableText"/>
            </w:pPr>
            <w:r w:rsidRPr="00163DC5">
              <w:t>No</w:t>
            </w:r>
          </w:p>
        </w:tc>
        <w:tc>
          <w:tcPr>
            <w:tcW w:w="4204" w:type="dxa"/>
          </w:tcPr>
          <w:p w14:paraId="09B3F36B" w14:textId="77777777" w:rsidR="00270690" w:rsidRPr="00163DC5" w:rsidRDefault="00270690" w:rsidP="005D25E3">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5D25E3">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5D25E3">
            <w:pPr>
              <w:pStyle w:val="TableText"/>
            </w:pPr>
            <w:r w:rsidRPr="00163DC5">
              <w:t>Number</w:t>
            </w:r>
          </w:p>
        </w:tc>
        <w:tc>
          <w:tcPr>
            <w:tcW w:w="932" w:type="dxa"/>
          </w:tcPr>
          <w:p w14:paraId="375B6086" w14:textId="77777777" w:rsidR="00270690" w:rsidRPr="00163DC5" w:rsidRDefault="00270690" w:rsidP="005D25E3">
            <w:pPr>
              <w:pStyle w:val="TableText"/>
            </w:pPr>
            <w:r w:rsidRPr="00163DC5">
              <w:t>fri</w:t>
            </w:r>
          </w:p>
        </w:tc>
        <w:tc>
          <w:tcPr>
            <w:tcW w:w="1239" w:type="dxa"/>
          </w:tcPr>
          <w:p w14:paraId="4792C9A6" w14:textId="77777777" w:rsidR="00270690" w:rsidRPr="00163DC5" w:rsidRDefault="00270690" w:rsidP="005D25E3">
            <w:pPr>
              <w:pStyle w:val="TableText"/>
            </w:pPr>
            <w:r w:rsidRPr="00163DC5">
              <w:t>No</w:t>
            </w:r>
          </w:p>
        </w:tc>
        <w:tc>
          <w:tcPr>
            <w:tcW w:w="4204" w:type="dxa"/>
          </w:tcPr>
          <w:p w14:paraId="654EBE64" w14:textId="77777777" w:rsidR="00270690" w:rsidRPr="00163DC5" w:rsidRDefault="00270690" w:rsidP="005D25E3">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5D25E3">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5D25E3">
            <w:pPr>
              <w:pStyle w:val="TableText"/>
            </w:pPr>
            <w:r w:rsidRPr="00163DC5">
              <w:t>Number</w:t>
            </w:r>
          </w:p>
        </w:tc>
        <w:tc>
          <w:tcPr>
            <w:tcW w:w="932" w:type="dxa"/>
          </w:tcPr>
          <w:p w14:paraId="315DD537" w14:textId="77777777" w:rsidR="00270690" w:rsidRPr="00163DC5" w:rsidRDefault="00270690" w:rsidP="005D25E3">
            <w:pPr>
              <w:pStyle w:val="TableText"/>
            </w:pPr>
            <w:r w:rsidRPr="00163DC5">
              <w:t>sat</w:t>
            </w:r>
          </w:p>
        </w:tc>
        <w:tc>
          <w:tcPr>
            <w:tcW w:w="1239" w:type="dxa"/>
          </w:tcPr>
          <w:p w14:paraId="77C97944" w14:textId="77777777" w:rsidR="00270690" w:rsidRPr="00163DC5" w:rsidRDefault="00270690" w:rsidP="005D25E3">
            <w:pPr>
              <w:pStyle w:val="TableText"/>
            </w:pPr>
            <w:r w:rsidRPr="00163DC5">
              <w:t>No</w:t>
            </w:r>
          </w:p>
        </w:tc>
        <w:tc>
          <w:tcPr>
            <w:tcW w:w="4204" w:type="dxa"/>
          </w:tcPr>
          <w:p w14:paraId="073E2130" w14:textId="77777777" w:rsidR="00270690" w:rsidRPr="00163DC5" w:rsidRDefault="00270690" w:rsidP="005D25E3">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5D25E3">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5D25E3">
            <w:pPr>
              <w:pStyle w:val="TableText"/>
            </w:pPr>
            <w:r w:rsidRPr="00163DC5">
              <w:t>Number</w:t>
            </w:r>
          </w:p>
        </w:tc>
        <w:tc>
          <w:tcPr>
            <w:tcW w:w="932" w:type="dxa"/>
          </w:tcPr>
          <w:p w14:paraId="5AC25899" w14:textId="77777777" w:rsidR="00270690" w:rsidRPr="00163DC5" w:rsidRDefault="00270690" w:rsidP="005D25E3">
            <w:pPr>
              <w:pStyle w:val="TableText"/>
            </w:pPr>
            <w:r w:rsidRPr="00163DC5">
              <w:t>sun</w:t>
            </w:r>
          </w:p>
        </w:tc>
        <w:tc>
          <w:tcPr>
            <w:tcW w:w="1239" w:type="dxa"/>
          </w:tcPr>
          <w:p w14:paraId="6CCDC976" w14:textId="77777777" w:rsidR="00270690" w:rsidRPr="00163DC5" w:rsidRDefault="00270690" w:rsidP="005D25E3">
            <w:pPr>
              <w:pStyle w:val="TableText"/>
            </w:pPr>
            <w:r w:rsidRPr="00163DC5">
              <w:t>No</w:t>
            </w:r>
          </w:p>
        </w:tc>
        <w:tc>
          <w:tcPr>
            <w:tcW w:w="4204" w:type="dxa"/>
          </w:tcPr>
          <w:p w14:paraId="2DB69294" w14:textId="77777777" w:rsidR="00270690" w:rsidRPr="00163DC5" w:rsidRDefault="00270690" w:rsidP="005D25E3">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94" w:name="_Ref162955578"/>
      <w:bookmarkStart w:id="395" w:name="_Toc170288583"/>
      <w:r w:rsidRPr="00270690">
        <w:t xml:space="preserve">Calculated </w:t>
      </w:r>
      <w:r w:rsidR="006B0494" w:rsidRPr="00270690">
        <w:t>points</w:t>
      </w:r>
      <w:bookmarkEnd w:id="394"/>
      <w:bookmarkEnd w:id="395"/>
    </w:p>
    <w:p w14:paraId="1745A76B" w14:textId="3A4DBAA0"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96" w:author="Steve Beadle" w:date="2024-07-11T10:17:00Z">
        <w:r w:rsidR="00324618" w:rsidRPr="00324618">
          <w:rPr>
            <w:rStyle w:val="Crossreference"/>
            <w:rPrChange w:id="397" w:author="Steve Beadle" w:date="2024-07-11T10:17:00Z">
              <w:rPr/>
            </w:rPrChange>
          </w:rPr>
          <w:t xml:space="preserve">Table </w:t>
        </w:r>
        <w:r w:rsidR="00324618" w:rsidRPr="00324618">
          <w:rPr>
            <w:rStyle w:val="Crossreference"/>
            <w:rPrChange w:id="398" w:author="Steve Beadle" w:date="2024-07-11T10:17:00Z">
              <w:rPr>
                <w:noProof/>
              </w:rPr>
            </w:rPrChange>
          </w:rPr>
          <w:t>22</w:t>
        </w:r>
      </w:ins>
      <w:del w:id="399" w:author="Steve Beadle" w:date="2024-07-11T10:17:00Z">
        <w:r w:rsidR="00994BE4" w:rsidRPr="007D5CB0" w:rsidDel="00324618">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4E2857CB" w:rsidR="00270690" w:rsidRDefault="00270690" w:rsidP="00270690">
      <w:pPr>
        <w:pStyle w:val="Caption"/>
      </w:pPr>
      <w:bookmarkStart w:id="400" w:name="_Ref161320438"/>
      <w:bookmarkStart w:id="401" w:name="_Toc170288661"/>
      <w:r>
        <w:t xml:space="preserve">Table </w:t>
      </w:r>
      <w:r w:rsidR="00000000">
        <w:fldChar w:fldCharType="begin"/>
      </w:r>
      <w:r w:rsidR="00000000">
        <w:instrText xml:space="preserve"> SEQ Table \* ARABIC </w:instrText>
      </w:r>
      <w:r w:rsidR="00000000">
        <w:fldChar w:fldCharType="separate"/>
      </w:r>
      <w:r w:rsidR="00324618">
        <w:rPr>
          <w:noProof/>
        </w:rPr>
        <w:t>22</w:t>
      </w:r>
      <w:r w:rsidR="00000000">
        <w:rPr>
          <w:noProof/>
        </w:rPr>
        <w:fldChar w:fldCharType="end"/>
      </w:r>
      <w:bookmarkEnd w:id="400"/>
      <w:r>
        <w:tab/>
      </w:r>
      <w:r w:rsidRPr="00270690">
        <w:t xml:space="preserve">Information used in defining a </w:t>
      </w:r>
      <w:r w:rsidR="00DA1A5D">
        <w:t>p</w:t>
      </w:r>
      <w:r w:rsidR="00C03691" w:rsidRPr="00270690">
        <w:t>oint</w:t>
      </w:r>
      <w:r w:rsidRPr="00270690">
        <w:t xml:space="preserve"> calculation</w:t>
      </w:r>
      <w:bookmarkEnd w:id="401"/>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5D25E3">
            <w:pPr>
              <w:pStyle w:val="TableText"/>
            </w:pPr>
            <w:r w:rsidRPr="00163DC5">
              <w:t>Calc Code Data</w:t>
            </w:r>
          </w:p>
        </w:tc>
        <w:tc>
          <w:tcPr>
            <w:tcW w:w="1038" w:type="dxa"/>
          </w:tcPr>
          <w:p w14:paraId="04A37F46" w14:textId="77777777" w:rsidR="00270690" w:rsidRPr="00163DC5" w:rsidRDefault="00270690" w:rsidP="005D25E3">
            <w:pPr>
              <w:pStyle w:val="TableText"/>
            </w:pPr>
            <w:r w:rsidRPr="00163DC5">
              <w:t>Array of Numbers</w:t>
            </w:r>
          </w:p>
        </w:tc>
        <w:tc>
          <w:tcPr>
            <w:tcW w:w="1506" w:type="dxa"/>
          </w:tcPr>
          <w:p w14:paraId="0F565BB4" w14:textId="77777777" w:rsidR="00270690" w:rsidRPr="00163DC5" w:rsidRDefault="00270690" w:rsidP="005D25E3">
            <w:pPr>
              <w:pStyle w:val="TableText"/>
            </w:pPr>
            <w:r w:rsidRPr="00163DC5">
              <w:t>calcCode</w:t>
            </w:r>
          </w:p>
        </w:tc>
        <w:tc>
          <w:tcPr>
            <w:tcW w:w="1239" w:type="dxa"/>
          </w:tcPr>
          <w:p w14:paraId="7F08AF80" w14:textId="77777777" w:rsidR="00270690" w:rsidRPr="00163DC5" w:rsidRDefault="00270690" w:rsidP="005D25E3">
            <w:pPr>
              <w:pStyle w:val="TableText"/>
            </w:pPr>
            <w:r w:rsidRPr="00163DC5">
              <w:t>No</w:t>
            </w:r>
          </w:p>
        </w:tc>
        <w:tc>
          <w:tcPr>
            <w:tcW w:w="3677" w:type="dxa"/>
          </w:tcPr>
          <w:p w14:paraId="0B41BAAA" w14:textId="081A88C7" w:rsidR="00270690" w:rsidRPr="00163DC5" w:rsidRDefault="00270690" w:rsidP="005D25E3">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5D25E3">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5D25E3">
            <w:pPr>
              <w:pStyle w:val="TableText"/>
            </w:pPr>
            <w:r w:rsidRPr="00163DC5">
              <w:t>Boolean</w:t>
            </w:r>
          </w:p>
        </w:tc>
        <w:tc>
          <w:tcPr>
            <w:tcW w:w="1506" w:type="dxa"/>
          </w:tcPr>
          <w:p w14:paraId="4AB01A2B" w14:textId="77777777" w:rsidR="00270690" w:rsidRPr="00163DC5" w:rsidRDefault="00270690" w:rsidP="005D25E3">
            <w:pPr>
              <w:pStyle w:val="TableText"/>
            </w:pPr>
            <w:r w:rsidRPr="00163DC5">
              <w:t>calcOnChange</w:t>
            </w:r>
          </w:p>
        </w:tc>
        <w:tc>
          <w:tcPr>
            <w:tcW w:w="1239" w:type="dxa"/>
          </w:tcPr>
          <w:p w14:paraId="60E8BECF" w14:textId="77777777" w:rsidR="00270690" w:rsidRPr="00163DC5" w:rsidRDefault="00270690" w:rsidP="005D25E3">
            <w:pPr>
              <w:pStyle w:val="TableText"/>
            </w:pPr>
            <w:r w:rsidRPr="00163DC5">
              <w:t>No</w:t>
            </w:r>
          </w:p>
        </w:tc>
        <w:tc>
          <w:tcPr>
            <w:tcW w:w="3677" w:type="dxa"/>
          </w:tcPr>
          <w:p w14:paraId="5BECE736" w14:textId="77777777" w:rsidR="00270690" w:rsidRPr="00163DC5" w:rsidRDefault="00270690" w:rsidP="005D25E3">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4B400BCD"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324618">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402" w:name="_Toc170288584"/>
      <w:r>
        <w:t xml:space="preserve">Incident </w:t>
      </w:r>
      <w:r w:rsidR="006B0494">
        <w:t>logging</w:t>
      </w:r>
      <w:bookmarkEnd w:id="402"/>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711C5A06"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403" w:author="Steve Beadle" w:date="2024-07-11T10:17:00Z">
        <w:r w:rsidR="00324618" w:rsidRPr="00324618">
          <w:rPr>
            <w:rStyle w:val="Crossreference"/>
            <w:rPrChange w:id="404" w:author="Steve Beadle" w:date="2024-07-11T10:17:00Z">
              <w:rPr/>
            </w:rPrChange>
          </w:rPr>
          <w:t xml:space="preserve">Table </w:t>
        </w:r>
        <w:r w:rsidR="00324618" w:rsidRPr="00324618">
          <w:rPr>
            <w:rStyle w:val="Crossreference"/>
            <w:rPrChange w:id="405" w:author="Steve Beadle" w:date="2024-07-11T10:17:00Z">
              <w:rPr>
                <w:noProof/>
              </w:rPr>
            </w:rPrChange>
          </w:rPr>
          <w:t>23</w:t>
        </w:r>
      </w:ins>
      <w:del w:id="406" w:author="Steve Beadle" w:date="2024-07-11T10:17:00Z">
        <w:r w:rsidR="00994BE4" w:rsidRPr="007D5CB0" w:rsidDel="00324618">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4CC599B8" w:rsidR="003B6C56" w:rsidRDefault="003B6C56" w:rsidP="003B6C56">
      <w:pPr>
        <w:pStyle w:val="Caption"/>
      </w:pPr>
      <w:bookmarkStart w:id="407" w:name="_Ref161320994"/>
      <w:bookmarkStart w:id="408" w:name="_Toc170288662"/>
      <w:r>
        <w:t xml:space="preserve">Table </w:t>
      </w:r>
      <w:r w:rsidR="00000000">
        <w:fldChar w:fldCharType="begin"/>
      </w:r>
      <w:r w:rsidR="00000000">
        <w:instrText xml:space="preserve"> SEQ Table \* ARABIC </w:instrText>
      </w:r>
      <w:r w:rsidR="00000000">
        <w:fldChar w:fldCharType="separate"/>
      </w:r>
      <w:r w:rsidR="00324618">
        <w:rPr>
          <w:noProof/>
        </w:rPr>
        <w:t>23</w:t>
      </w:r>
      <w:r w:rsidR="00000000">
        <w:rPr>
          <w:noProof/>
        </w:rPr>
        <w:fldChar w:fldCharType="end"/>
      </w:r>
      <w:bookmarkEnd w:id="407"/>
      <w:r>
        <w:tab/>
      </w:r>
      <w:r w:rsidRPr="003B6C56">
        <w:t>Information used in defining an incident log</w:t>
      </w:r>
      <w:bookmarkEnd w:id="408"/>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5D25E3">
            <w:pPr>
              <w:pStyle w:val="TableText"/>
            </w:pPr>
            <w:r w:rsidRPr="00163DC5">
              <w:t>Parent Point</w:t>
            </w:r>
          </w:p>
        </w:tc>
        <w:tc>
          <w:tcPr>
            <w:tcW w:w="1062" w:type="dxa"/>
          </w:tcPr>
          <w:p w14:paraId="284356C9" w14:textId="77777777" w:rsidR="003B6C56" w:rsidRPr="00163DC5" w:rsidRDefault="003B6C56" w:rsidP="005D25E3">
            <w:pPr>
              <w:pStyle w:val="TableText"/>
            </w:pPr>
            <w:r w:rsidRPr="00163DC5">
              <w:t>Integer</w:t>
            </w:r>
          </w:p>
        </w:tc>
        <w:tc>
          <w:tcPr>
            <w:tcW w:w="1635" w:type="dxa"/>
          </w:tcPr>
          <w:p w14:paraId="3A6526F9" w14:textId="77777777" w:rsidR="003B6C56" w:rsidRPr="00163DC5" w:rsidRDefault="003B6C56" w:rsidP="005D25E3">
            <w:pPr>
              <w:pStyle w:val="TableText"/>
            </w:pPr>
            <w:r w:rsidRPr="00163DC5">
              <w:t>parent</w:t>
            </w:r>
          </w:p>
        </w:tc>
        <w:tc>
          <w:tcPr>
            <w:tcW w:w="879" w:type="dxa"/>
          </w:tcPr>
          <w:p w14:paraId="55950303" w14:textId="77777777" w:rsidR="003B6C56" w:rsidRPr="00163DC5" w:rsidRDefault="003B6C56" w:rsidP="005D25E3">
            <w:pPr>
              <w:pStyle w:val="TableText"/>
            </w:pPr>
            <w:r w:rsidRPr="00163DC5">
              <w:t>Yes</w:t>
            </w:r>
          </w:p>
        </w:tc>
        <w:tc>
          <w:tcPr>
            <w:tcW w:w="3947" w:type="dxa"/>
          </w:tcPr>
          <w:p w14:paraId="50A15AC9" w14:textId="657A3666" w:rsidR="003B6C56" w:rsidRPr="00163DC5" w:rsidRDefault="003B6C56" w:rsidP="005D25E3">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5D25E3">
            <w:pPr>
              <w:pStyle w:val="TableText"/>
            </w:pPr>
            <w:r w:rsidRPr="00163DC5">
              <w:t>Parent Type</w:t>
            </w:r>
          </w:p>
        </w:tc>
        <w:tc>
          <w:tcPr>
            <w:tcW w:w="1062" w:type="dxa"/>
          </w:tcPr>
          <w:p w14:paraId="7231E682" w14:textId="77777777" w:rsidR="003B6C56" w:rsidRPr="00163DC5" w:rsidRDefault="003B6C56" w:rsidP="005D25E3">
            <w:pPr>
              <w:pStyle w:val="TableText"/>
            </w:pPr>
            <w:r w:rsidRPr="00163DC5">
              <w:t>String</w:t>
            </w:r>
          </w:p>
        </w:tc>
        <w:tc>
          <w:tcPr>
            <w:tcW w:w="1635" w:type="dxa"/>
          </w:tcPr>
          <w:p w14:paraId="7F650322" w14:textId="77777777" w:rsidR="003B6C56" w:rsidRPr="00163DC5" w:rsidRDefault="003B6C56" w:rsidP="005D25E3">
            <w:pPr>
              <w:pStyle w:val="TableText"/>
            </w:pPr>
            <w:r w:rsidRPr="00163DC5">
              <w:t>parentType</w:t>
            </w:r>
          </w:p>
        </w:tc>
        <w:tc>
          <w:tcPr>
            <w:tcW w:w="879" w:type="dxa"/>
          </w:tcPr>
          <w:p w14:paraId="61361D92" w14:textId="77777777" w:rsidR="003B6C56" w:rsidRPr="00163DC5" w:rsidRDefault="003B6C56" w:rsidP="005D25E3">
            <w:pPr>
              <w:pStyle w:val="TableText"/>
            </w:pPr>
            <w:r w:rsidRPr="00163DC5">
              <w:t>Yes</w:t>
            </w:r>
          </w:p>
        </w:tc>
        <w:tc>
          <w:tcPr>
            <w:tcW w:w="3947" w:type="dxa"/>
          </w:tcPr>
          <w:p w14:paraId="74194B5E" w14:textId="1C85C16C" w:rsidR="003B6C56" w:rsidRPr="00163DC5" w:rsidRDefault="003B6C56" w:rsidP="005D25E3">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5D25E3">
            <w:pPr>
              <w:pStyle w:val="TableText"/>
            </w:pPr>
            <w:r w:rsidRPr="00163DC5">
              <w:t>Store Number</w:t>
            </w:r>
          </w:p>
        </w:tc>
        <w:tc>
          <w:tcPr>
            <w:tcW w:w="1062" w:type="dxa"/>
          </w:tcPr>
          <w:p w14:paraId="1FFB6B04" w14:textId="77777777" w:rsidR="003B6C56" w:rsidRPr="00163DC5" w:rsidRDefault="003B6C56" w:rsidP="005D25E3">
            <w:pPr>
              <w:pStyle w:val="TableText"/>
            </w:pPr>
            <w:r w:rsidRPr="00163DC5">
              <w:t>Integer</w:t>
            </w:r>
          </w:p>
        </w:tc>
        <w:tc>
          <w:tcPr>
            <w:tcW w:w="1635" w:type="dxa"/>
          </w:tcPr>
          <w:p w14:paraId="0B453513" w14:textId="77777777" w:rsidR="003B6C56" w:rsidRPr="00163DC5" w:rsidRDefault="003B6C56" w:rsidP="005D25E3">
            <w:pPr>
              <w:pStyle w:val="TableText"/>
            </w:pPr>
            <w:r w:rsidRPr="00163DC5">
              <w:t>num</w:t>
            </w:r>
          </w:p>
        </w:tc>
        <w:tc>
          <w:tcPr>
            <w:tcW w:w="879" w:type="dxa"/>
          </w:tcPr>
          <w:p w14:paraId="7911CB5A" w14:textId="77777777" w:rsidR="003B6C56" w:rsidRPr="00163DC5" w:rsidRDefault="003B6C56" w:rsidP="005D25E3">
            <w:pPr>
              <w:pStyle w:val="TableText"/>
            </w:pPr>
            <w:r w:rsidRPr="00163DC5">
              <w:t>Yes</w:t>
            </w:r>
          </w:p>
        </w:tc>
        <w:tc>
          <w:tcPr>
            <w:tcW w:w="3947" w:type="dxa"/>
          </w:tcPr>
          <w:p w14:paraId="3AB33767" w14:textId="4DAE4DA2" w:rsidR="003B6C56" w:rsidRPr="00163DC5" w:rsidRDefault="003B6C56" w:rsidP="005D25E3">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5D25E3">
            <w:pPr>
              <w:pStyle w:val="TableText"/>
            </w:pPr>
            <w:r w:rsidRPr="00163DC5">
              <w:lastRenderedPageBreak/>
              <w:t>Trigger Point</w:t>
            </w:r>
          </w:p>
        </w:tc>
        <w:tc>
          <w:tcPr>
            <w:tcW w:w="1062" w:type="dxa"/>
          </w:tcPr>
          <w:p w14:paraId="516EB4D1" w14:textId="77777777" w:rsidR="003B6C56" w:rsidRPr="00163DC5" w:rsidRDefault="003B6C56" w:rsidP="005D25E3">
            <w:pPr>
              <w:pStyle w:val="TableText"/>
            </w:pPr>
            <w:r w:rsidRPr="00163DC5">
              <w:t>String</w:t>
            </w:r>
          </w:p>
        </w:tc>
        <w:tc>
          <w:tcPr>
            <w:tcW w:w="1635" w:type="dxa"/>
          </w:tcPr>
          <w:p w14:paraId="1F1B9589" w14:textId="77777777" w:rsidR="003B6C56" w:rsidRPr="00163DC5" w:rsidRDefault="003B6C56" w:rsidP="005D25E3">
            <w:pPr>
              <w:pStyle w:val="TableText"/>
            </w:pPr>
            <w:r w:rsidRPr="00163DC5">
              <w:t>triggerPoint</w:t>
            </w:r>
          </w:p>
        </w:tc>
        <w:tc>
          <w:tcPr>
            <w:tcW w:w="879" w:type="dxa"/>
          </w:tcPr>
          <w:p w14:paraId="004479EC" w14:textId="77777777" w:rsidR="003B6C56" w:rsidRPr="00163DC5" w:rsidRDefault="003B6C56" w:rsidP="005D25E3">
            <w:pPr>
              <w:pStyle w:val="TableText"/>
            </w:pPr>
            <w:r w:rsidRPr="00163DC5">
              <w:t>No</w:t>
            </w:r>
          </w:p>
        </w:tc>
        <w:tc>
          <w:tcPr>
            <w:tcW w:w="3947" w:type="dxa"/>
          </w:tcPr>
          <w:p w14:paraId="5E05FB58" w14:textId="525A01F5" w:rsidR="003B6C56" w:rsidRPr="00163DC5" w:rsidRDefault="003B6C56" w:rsidP="005D25E3">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5D25E3">
            <w:pPr>
              <w:pStyle w:val="TableText"/>
            </w:pPr>
            <w:r w:rsidRPr="00163DC5">
              <w:t>TriggerType</w:t>
            </w:r>
          </w:p>
        </w:tc>
        <w:tc>
          <w:tcPr>
            <w:tcW w:w="1062" w:type="dxa"/>
          </w:tcPr>
          <w:p w14:paraId="2B96046D" w14:textId="77777777" w:rsidR="003B6C56" w:rsidRPr="00163DC5" w:rsidRDefault="003B6C56" w:rsidP="005D25E3">
            <w:pPr>
              <w:pStyle w:val="TableText"/>
            </w:pPr>
            <w:r w:rsidRPr="00163DC5">
              <w:t>String</w:t>
            </w:r>
          </w:p>
        </w:tc>
        <w:tc>
          <w:tcPr>
            <w:tcW w:w="1635" w:type="dxa"/>
          </w:tcPr>
          <w:p w14:paraId="3534894A" w14:textId="77777777" w:rsidR="003B6C56" w:rsidRPr="00163DC5" w:rsidRDefault="003B6C56" w:rsidP="005D25E3">
            <w:pPr>
              <w:pStyle w:val="TableText"/>
            </w:pPr>
            <w:r w:rsidRPr="00163DC5">
              <w:t>triggerType</w:t>
            </w:r>
          </w:p>
        </w:tc>
        <w:tc>
          <w:tcPr>
            <w:tcW w:w="879" w:type="dxa"/>
          </w:tcPr>
          <w:p w14:paraId="3B839E7F" w14:textId="77777777" w:rsidR="003B6C56" w:rsidRPr="00163DC5" w:rsidRDefault="003B6C56" w:rsidP="005D25E3">
            <w:pPr>
              <w:pStyle w:val="TableText"/>
            </w:pPr>
            <w:r w:rsidRPr="00163DC5">
              <w:t>No</w:t>
            </w:r>
          </w:p>
        </w:tc>
        <w:tc>
          <w:tcPr>
            <w:tcW w:w="3947" w:type="dxa"/>
          </w:tcPr>
          <w:p w14:paraId="436433F8" w14:textId="6209F6E8" w:rsidR="003B6C56" w:rsidRPr="00163DC5" w:rsidRDefault="003B6C56" w:rsidP="005D25E3">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5D25E3">
            <w:pPr>
              <w:pStyle w:val="TableText"/>
            </w:pPr>
            <w:r w:rsidRPr="00163DC5">
              <w:t>Trigger Mask</w:t>
            </w:r>
          </w:p>
        </w:tc>
        <w:tc>
          <w:tcPr>
            <w:tcW w:w="1062" w:type="dxa"/>
          </w:tcPr>
          <w:p w14:paraId="19D44D7F" w14:textId="77777777" w:rsidR="003B6C56" w:rsidRPr="00163DC5" w:rsidRDefault="003B6C56" w:rsidP="005D25E3">
            <w:pPr>
              <w:pStyle w:val="TableText"/>
            </w:pPr>
            <w:r w:rsidRPr="00163DC5">
              <w:t>Integer</w:t>
            </w:r>
          </w:p>
        </w:tc>
        <w:tc>
          <w:tcPr>
            <w:tcW w:w="1635" w:type="dxa"/>
          </w:tcPr>
          <w:p w14:paraId="00ADC806" w14:textId="77777777" w:rsidR="003B6C56" w:rsidRPr="00163DC5" w:rsidRDefault="003B6C56" w:rsidP="005D25E3">
            <w:pPr>
              <w:pStyle w:val="TableText"/>
            </w:pPr>
            <w:r w:rsidRPr="00163DC5">
              <w:t>triggerMask</w:t>
            </w:r>
          </w:p>
        </w:tc>
        <w:tc>
          <w:tcPr>
            <w:tcW w:w="879" w:type="dxa"/>
          </w:tcPr>
          <w:p w14:paraId="25DF3B37" w14:textId="77777777" w:rsidR="003B6C56" w:rsidRPr="00163DC5" w:rsidRDefault="003B6C56" w:rsidP="005D25E3">
            <w:pPr>
              <w:pStyle w:val="TableText"/>
            </w:pPr>
            <w:r w:rsidRPr="00163DC5">
              <w:t>No</w:t>
            </w:r>
          </w:p>
        </w:tc>
        <w:tc>
          <w:tcPr>
            <w:tcW w:w="3947" w:type="dxa"/>
          </w:tcPr>
          <w:p w14:paraId="7FEF66D3" w14:textId="3352197E" w:rsidR="003B6C56" w:rsidRPr="00163DC5" w:rsidRDefault="003B6C56" w:rsidP="005D25E3">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5D25E3">
            <w:pPr>
              <w:pStyle w:val="TableText"/>
            </w:pPr>
            <w:r w:rsidRPr="00163DC5">
              <w:t>Trigger Start</w:t>
            </w:r>
          </w:p>
        </w:tc>
        <w:tc>
          <w:tcPr>
            <w:tcW w:w="1062" w:type="dxa"/>
          </w:tcPr>
          <w:p w14:paraId="0D37F526" w14:textId="77777777" w:rsidR="003B6C56" w:rsidRPr="00163DC5" w:rsidRDefault="003B6C56" w:rsidP="005D25E3">
            <w:pPr>
              <w:pStyle w:val="TableText"/>
            </w:pPr>
            <w:r w:rsidRPr="00163DC5">
              <w:t>Integer</w:t>
            </w:r>
          </w:p>
        </w:tc>
        <w:tc>
          <w:tcPr>
            <w:tcW w:w="1635" w:type="dxa"/>
          </w:tcPr>
          <w:p w14:paraId="36C4598B" w14:textId="77777777" w:rsidR="003B6C56" w:rsidRPr="00163DC5" w:rsidRDefault="003B6C56" w:rsidP="005D25E3">
            <w:pPr>
              <w:pStyle w:val="TableText"/>
            </w:pPr>
            <w:r w:rsidRPr="00163DC5">
              <w:t>triggerStart</w:t>
            </w:r>
          </w:p>
        </w:tc>
        <w:tc>
          <w:tcPr>
            <w:tcW w:w="879" w:type="dxa"/>
          </w:tcPr>
          <w:p w14:paraId="25ABFFD1" w14:textId="77777777" w:rsidR="003B6C56" w:rsidRPr="00163DC5" w:rsidRDefault="003B6C56" w:rsidP="005D25E3">
            <w:pPr>
              <w:pStyle w:val="TableText"/>
            </w:pPr>
            <w:r w:rsidRPr="00163DC5">
              <w:t>No</w:t>
            </w:r>
          </w:p>
        </w:tc>
        <w:tc>
          <w:tcPr>
            <w:tcW w:w="3947" w:type="dxa"/>
          </w:tcPr>
          <w:p w14:paraId="5281B1FE" w14:textId="77777777" w:rsidR="003B6C56" w:rsidRPr="00163DC5" w:rsidRDefault="003B6C56" w:rsidP="005D25E3">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5D25E3">
            <w:pPr>
              <w:pStyle w:val="TableText"/>
            </w:pPr>
            <w:r w:rsidRPr="00163DC5">
              <w:t>Trigger Length</w:t>
            </w:r>
          </w:p>
        </w:tc>
        <w:tc>
          <w:tcPr>
            <w:tcW w:w="1062" w:type="dxa"/>
          </w:tcPr>
          <w:p w14:paraId="05531792" w14:textId="77777777" w:rsidR="003B6C56" w:rsidRPr="00163DC5" w:rsidRDefault="003B6C56" w:rsidP="005D25E3">
            <w:pPr>
              <w:pStyle w:val="TableText"/>
            </w:pPr>
            <w:r w:rsidRPr="00163DC5">
              <w:t>Integer</w:t>
            </w:r>
          </w:p>
        </w:tc>
        <w:tc>
          <w:tcPr>
            <w:tcW w:w="1635" w:type="dxa"/>
          </w:tcPr>
          <w:p w14:paraId="5FBBEB04" w14:textId="77777777" w:rsidR="003B6C56" w:rsidRPr="00163DC5" w:rsidRDefault="003B6C56" w:rsidP="005D25E3">
            <w:pPr>
              <w:pStyle w:val="TableText"/>
            </w:pPr>
            <w:r w:rsidRPr="00163DC5">
              <w:t>triggerLength</w:t>
            </w:r>
          </w:p>
        </w:tc>
        <w:tc>
          <w:tcPr>
            <w:tcW w:w="879" w:type="dxa"/>
          </w:tcPr>
          <w:p w14:paraId="4733F462" w14:textId="77777777" w:rsidR="003B6C56" w:rsidRPr="00163DC5" w:rsidRDefault="003B6C56" w:rsidP="005D25E3">
            <w:pPr>
              <w:pStyle w:val="TableText"/>
            </w:pPr>
            <w:r w:rsidRPr="00163DC5">
              <w:t>No</w:t>
            </w:r>
          </w:p>
        </w:tc>
        <w:tc>
          <w:tcPr>
            <w:tcW w:w="3947" w:type="dxa"/>
          </w:tcPr>
          <w:p w14:paraId="2F333E13" w14:textId="6FA8D03C" w:rsidR="003B6C56" w:rsidRPr="00163DC5" w:rsidRDefault="003B6C56" w:rsidP="005D25E3">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5D25E3">
            <w:pPr>
              <w:pStyle w:val="TableText"/>
            </w:pPr>
            <w:r w:rsidRPr="00163DC5">
              <w:t>Action</w:t>
            </w:r>
          </w:p>
        </w:tc>
        <w:tc>
          <w:tcPr>
            <w:tcW w:w="1062" w:type="dxa"/>
          </w:tcPr>
          <w:p w14:paraId="59FDF3D2" w14:textId="77777777" w:rsidR="003B6C56" w:rsidRPr="00163DC5" w:rsidRDefault="003B6C56" w:rsidP="005D25E3">
            <w:pPr>
              <w:pStyle w:val="TableText"/>
            </w:pPr>
            <w:r w:rsidRPr="00163DC5">
              <w:t>Number</w:t>
            </w:r>
          </w:p>
        </w:tc>
        <w:tc>
          <w:tcPr>
            <w:tcW w:w="1635" w:type="dxa"/>
          </w:tcPr>
          <w:p w14:paraId="7E7FA304" w14:textId="77777777" w:rsidR="003B6C56" w:rsidRPr="00163DC5" w:rsidRDefault="003B6C56" w:rsidP="005D25E3">
            <w:pPr>
              <w:pStyle w:val="TableText"/>
            </w:pPr>
            <w:r w:rsidRPr="00163DC5">
              <w:t>action</w:t>
            </w:r>
          </w:p>
        </w:tc>
        <w:tc>
          <w:tcPr>
            <w:tcW w:w="879" w:type="dxa"/>
          </w:tcPr>
          <w:p w14:paraId="019DC798" w14:textId="77777777" w:rsidR="003B6C56" w:rsidRPr="00163DC5" w:rsidRDefault="003B6C56" w:rsidP="005D25E3">
            <w:pPr>
              <w:pStyle w:val="TableText"/>
            </w:pPr>
            <w:r w:rsidRPr="00163DC5">
              <w:t>No</w:t>
            </w:r>
          </w:p>
        </w:tc>
        <w:tc>
          <w:tcPr>
            <w:tcW w:w="3947" w:type="dxa"/>
          </w:tcPr>
          <w:p w14:paraId="1CFEBE81" w14:textId="77777777" w:rsidR="003B6C56" w:rsidRPr="00163DC5" w:rsidRDefault="003B6C56" w:rsidP="005D25E3">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5D25E3">
            <w:pPr>
              <w:pStyle w:val="TableText"/>
            </w:pPr>
            <w:r w:rsidRPr="00163DC5">
              <w:t>Log Rate</w:t>
            </w:r>
          </w:p>
        </w:tc>
        <w:tc>
          <w:tcPr>
            <w:tcW w:w="1062" w:type="dxa"/>
          </w:tcPr>
          <w:p w14:paraId="006B50E0" w14:textId="77777777" w:rsidR="003B6C56" w:rsidRPr="00163DC5" w:rsidRDefault="003B6C56" w:rsidP="005D25E3">
            <w:pPr>
              <w:pStyle w:val="TableText"/>
            </w:pPr>
            <w:r w:rsidRPr="00163DC5">
              <w:t>Integer</w:t>
            </w:r>
          </w:p>
        </w:tc>
        <w:tc>
          <w:tcPr>
            <w:tcW w:w="1635" w:type="dxa"/>
          </w:tcPr>
          <w:p w14:paraId="300A5D9E" w14:textId="77777777" w:rsidR="003B6C56" w:rsidRPr="00163DC5" w:rsidRDefault="003B6C56" w:rsidP="005D25E3">
            <w:pPr>
              <w:pStyle w:val="TableText"/>
            </w:pPr>
            <w:r w:rsidRPr="00163DC5">
              <w:t>logRate</w:t>
            </w:r>
          </w:p>
        </w:tc>
        <w:tc>
          <w:tcPr>
            <w:tcW w:w="879" w:type="dxa"/>
          </w:tcPr>
          <w:p w14:paraId="18B651BD" w14:textId="77777777" w:rsidR="003B6C56" w:rsidRPr="00163DC5" w:rsidRDefault="003B6C56" w:rsidP="005D25E3">
            <w:pPr>
              <w:pStyle w:val="TableText"/>
            </w:pPr>
            <w:r w:rsidRPr="00163DC5">
              <w:t>Yes</w:t>
            </w:r>
          </w:p>
        </w:tc>
        <w:tc>
          <w:tcPr>
            <w:tcW w:w="3947" w:type="dxa"/>
          </w:tcPr>
          <w:p w14:paraId="256A8EC0" w14:textId="3A49895B" w:rsidR="003B6C56" w:rsidRPr="00163DC5" w:rsidRDefault="003B6C56" w:rsidP="005D25E3">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5D25E3">
            <w:pPr>
              <w:pStyle w:val="TableText"/>
            </w:pPr>
            <w:r w:rsidRPr="00163DC5">
              <w:t>Log Offset</w:t>
            </w:r>
          </w:p>
        </w:tc>
        <w:tc>
          <w:tcPr>
            <w:tcW w:w="1062" w:type="dxa"/>
          </w:tcPr>
          <w:p w14:paraId="44674601" w14:textId="77777777" w:rsidR="003B6C56" w:rsidRPr="00163DC5" w:rsidRDefault="003B6C56" w:rsidP="005D25E3">
            <w:pPr>
              <w:pStyle w:val="TableText"/>
            </w:pPr>
            <w:r w:rsidRPr="00163DC5">
              <w:t>Integer</w:t>
            </w:r>
          </w:p>
        </w:tc>
        <w:tc>
          <w:tcPr>
            <w:tcW w:w="1635" w:type="dxa"/>
          </w:tcPr>
          <w:p w14:paraId="48F566BF" w14:textId="77777777" w:rsidR="003B6C56" w:rsidRPr="00163DC5" w:rsidRDefault="003B6C56" w:rsidP="005D25E3">
            <w:pPr>
              <w:pStyle w:val="TableText"/>
            </w:pPr>
            <w:r w:rsidRPr="00163DC5">
              <w:t>logOffset</w:t>
            </w:r>
          </w:p>
        </w:tc>
        <w:tc>
          <w:tcPr>
            <w:tcW w:w="879" w:type="dxa"/>
          </w:tcPr>
          <w:p w14:paraId="09738F66" w14:textId="77777777" w:rsidR="003B6C56" w:rsidRPr="00163DC5" w:rsidRDefault="003B6C56" w:rsidP="005D25E3">
            <w:pPr>
              <w:pStyle w:val="TableText"/>
            </w:pPr>
            <w:r w:rsidRPr="00163DC5">
              <w:t>No</w:t>
            </w:r>
          </w:p>
        </w:tc>
        <w:tc>
          <w:tcPr>
            <w:tcW w:w="3947" w:type="dxa"/>
          </w:tcPr>
          <w:p w14:paraId="3150DFA6" w14:textId="7BB7546A" w:rsidR="003B6C56" w:rsidRPr="00163DC5" w:rsidRDefault="003B6C56" w:rsidP="005D25E3">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409" w:name="_Toc170288585"/>
      <w:r>
        <w:lastRenderedPageBreak/>
        <w:t>Controls and overrides</w:t>
      </w:r>
      <w:bookmarkEnd w:id="409"/>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410" w:name="_Toc170288586"/>
      <w:r>
        <w:t>Controls</w:t>
      </w:r>
      <w:bookmarkEnd w:id="410"/>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33A134A6" w14:textId="24604587" w:rsidR="000C3CED" w:rsidRDefault="000C3CED" w:rsidP="000C3CED">
      <w:pPr>
        <w:pStyle w:val="BodyText"/>
        <w:ind w:right="504"/>
      </w:pPr>
      <w:r>
        <w:t xml:space="preserve">If a </w:t>
      </w:r>
      <w:r w:rsidR="00F27791">
        <w:t>point</w:t>
      </w:r>
      <w:r>
        <w:t xml:space="preserve"> attached to the “Internal” Device Link is to be modified by controls, then it must be typed as an analogue output or binary output.</w:t>
      </w: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649ED820" w14:textId="2AF310DD" w:rsidR="005077D9" w:rsidRPr="005077D9" w:rsidRDefault="005077D9" w:rsidP="005077D9">
      <w:pPr>
        <w:pStyle w:val="Bullet"/>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271D340B" w14:textId="301A85AF" w:rsidR="005077D9" w:rsidRDefault="005077D9" w:rsidP="001725CA">
      <w:pPr>
        <w:pStyle w:val="Heading2"/>
      </w:pPr>
      <w:bookmarkStart w:id="411" w:name="_Toc170288587"/>
      <w:r w:rsidRPr="005077D9">
        <w:t xml:space="preserve">Overriding a </w:t>
      </w:r>
      <w:r w:rsidR="006B0494" w:rsidRPr="005077D9">
        <w:t>point</w:t>
      </w:r>
      <w:bookmarkEnd w:id="411"/>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7777777" w:rsidR="009074D2" w:rsidRPr="00BA7567" w:rsidRDefault="009074D2" w:rsidP="009074D2">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w:t>
      </w:r>
      <w:r w:rsidRPr="00BA7567">
        <w:rPr>
          <w:rFonts w:eastAsia="MS Mincho"/>
        </w:rPr>
        <w:t>:1}]</w:t>
      </w:r>
    </w:p>
    <w:p w14:paraId="7ECB3FF3" w14:textId="2983B542" w:rsidR="005077D9" w:rsidRPr="00BA7567" w:rsidRDefault="009074D2" w:rsidP="004E57D4">
      <w:pPr>
        <w:pStyle w:val="Code"/>
      </w:pPr>
      <w:r w:rsidRPr="00BA7567">
        <w:rPr>
          <w:rFonts w:eastAsia="MS Mincho"/>
        </w:rPr>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77777777" w:rsidR="004A7922" w:rsidRPr="00BA7567" w:rsidRDefault="004A7922" w:rsidP="004A7922">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w:t>
      </w:r>
      <w:r w:rsidR="005077D9" w:rsidRPr="00BA7567">
        <w:rPr>
          <w:rFonts w:eastAsia="MS Mincho"/>
          <w:color w:val="C45911" w:themeColor="accent2" w:themeShade="BF"/>
        </w:rPr>
        <w:t>name"</w:t>
      </w:r>
      <w:r w:rsidR="005077D9" w:rsidRPr="00BA7567">
        <w:rPr>
          <w:rFonts w:eastAsia="MS Mincho"/>
        </w:rPr>
        <w:t>:"Pump 1.Rate</w:t>
      </w:r>
      <w:r w:rsidRPr="00BA7567">
        <w:rPr>
          <w:rFonts w:eastAsia="MS Mincho"/>
        </w:rPr>
        <w:t>",</w:t>
      </w:r>
      <w:r w:rsidRPr="00BA7567">
        <w:rPr>
          <w:rFonts w:eastAsia="MS Mincho"/>
          <w:color w:val="C45911" w:themeColor="accent2" w:themeShade="BF"/>
        </w:rPr>
        <w:t>"v"</w:t>
      </w:r>
      <w:r w:rsidRPr="00BA7567">
        <w:rPr>
          <w:rFonts w:eastAsia="MS Mincho"/>
        </w:rPr>
        <w:t>:1}]</w:t>
      </w:r>
    </w:p>
    <w:p w14:paraId="6C6ACA80" w14:textId="19A2A1B0" w:rsidR="005077D9" w:rsidRPr="00BA7567" w:rsidRDefault="004A7922" w:rsidP="004E57D4">
      <w:pPr>
        <w:pStyle w:val="Code"/>
      </w:pPr>
      <w:r w:rsidRPr="00BA7567">
        <w:rPr>
          <w:rFonts w:eastAsia="MS Mincho"/>
        </w:rPr>
        <w:lastRenderedPageBreak/>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7777777" w:rsidR="00BE2DEB" w:rsidRPr="00BA7567" w:rsidRDefault="00BE2DEB" w:rsidP="00BE2DEB">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"vs"</w:t>
      </w:r>
      <w:r w:rsidRPr="00BA7567">
        <w:rPr>
          <w:rFonts w:eastAsia="MS Mincho"/>
        </w:rPr>
        <w:t>:"test value"}]</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77777777" w:rsidR="00796F52" w:rsidRPr="00BA7567" w:rsidRDefault="00796F52" w:rsidP="00796F52">
      <w:pPr>
        <w:pStyle w:val="Code"/>
        <w:rPr>
          <w:rFonts w:eastAsia="MS Mincho"/>
        </w:rPr>
      </w:pPr>
      <w:r w:rsidRPr="00BA7567">
        <w:rPr>
          <w:rFonts w:eastAsia="MS Mincho"/>
        </w:rPr>
        <w:t xml:space="preserve">    </w:t>
      </w:r>
      <w:r w:rsidRPr="00BA7567">
        <w:rPr>
          <w:rFonts w:eastAsia="MS Mincho"/>
          <w:color w:val="C45911" w:themeColor="accent2" w:themeShade="BF"/>
        </w:rPr>
        <w:t>"r"</w:t>
      </w:r>
      <w:r w:rsidRPr="00BA7567">
        <w:rPr>
          <w:rFonts w:eastAsia="MS Mincho"/>
        </w:rPr>
        <w:t>:[{</w:t>
      </w:r>
      <w:r w:rsidRPr="00BA7567">
        <w:rPr>
          <w:rFonts w:eastAsia="MS Mincho"/>
          <w:color w:val="C45911" w:themeColor="accent2" w:themeShade="BF"/>
        </w:rPr>
        <w:t>"n"</w:t>
      </w:r>
      <w:r w:rsidRPr="00BA7567">
        <w:rPr>
          <w:rFonts w:eastAsia="MS Mincho"/>
        </w:rPr>
        <w:t>:"ai:1"}]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77777777" w:rsidR="00370198" w:rsidRDefault="00370198" w:rsidP="00370198">
      <w:pPr>
        <w:pStyle w:val="Code"/>
        <w:rPr>
          <w:rFonts w:eastAsia="MS Mincho"/>
        </w:rPr>
      </w:pPr>
      <w:r w:rsidRPr="00BA7567">
        <w:rPr>
          <w:rFonts w:eastAsia="MS Mincho"/>
        </w:rPr>
        <w:t xml:space="preserve">    </w:t>
      </w:r>
      <w:r w:rsidRPr="00BA7567">
        <w:rPr>
          <w:rFonts w:eastAsia="MS Mincho"/>
          <w:color w:val="C45911" w:themeColor="accent2" w:themeShade="BF"/>
        </w:rPr>
        <w:t>"r"</w:t>
      </w:r>
      <w:r w:rsidRPr="00BA7567">
        <w:rPr>
          <w:rFonts w:eastAsia="MS Mincho"/>
        </w:rPr>
        <w:t>:[{"</w:t>
      </w:r>
      <w:r w:rsidRPr="00BA7567">
        <w:rPr>
          <w:rFonts w:eastAsia="MS Mincho"/>
          <w:color w:val="C45911" w:themeColor="accent2" w:themeShade="BF"/>
        </w:rPr>
        <w:t>name"</w:t>
      </w:r>
      <w:r w:rsidRPr="00BA7567">
        <w:rPr>
          <w:rFonts w:eastAsia="MS Mincho"/>
        </w:rPr>
        <w:t>:"Pump 1.Rate"}]</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412" w:name="_Toc170288588"/>
      <w:r>
        <w:lastRenderedPageBreak/>
        <w:t>Data reporting</w:t>
      </w:r>
      <w:bookmarkEnd w:id="412"/>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413" w:name="_Toc163727621"/>
      <w:bookmarkStart w:id="414" w:name="_Toc170288589"/>
      <w:bookmarkEnd w:id="413"/>
      <w:r>
        <w:t xml:space="preserve">Data </w:t>
      </w:r>
      <w:r w:rsidR="006B0494">
        <w:t>formats</w:t>
      </w:r>
      <w:bookmarkEnd w:id="414"/>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331E616D" w14:textId="622F2E55"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415" w:name="_Hlk163722805"/>
      <w:r w:rsidR="00B200D3" w:rsidRPr="004C3608">
        <w:rPr>
          <w:color w:val="C45911" w:themeColor="accent2" w:themeShade="BF"/>
        </w:rPr>
        <w:t>"</w:t>
      </w:r>
      <w:bookmarkEnd w:id="415"/>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here the type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6AC9D2C" w:rsidR="00B200D3" w:rsidRPr="00163DC5" w:rsidRDefault="007B2E78" w:rsidP="004E57D4">
      <w:pPr>
        <w:pStyle w:val="Code"/>
      </w:pPr>
      <w:r>
        <w:tab/>
      </w:r>
      <w:r>
        <w:tab/>
      </w:r>
      <w:r>
        <w:tab/>
      </w:r>
      <w:r>
        <w:tab/>
      </w:r>
      <w:r>
        <w:tab/>
        <w:t xml:space="preserve">// </w:t>
      </w:r>
      <w:r w:rsidR="00B200D3" w:rsidRPr="00163DC5">
        <w:t>used):</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3124BF89" w:rsidR="00B200D3" w:rsidRPr="00163DC5" w:rsidRDefault="007B2E78" w:rsidP="004E57D4">
      <w:pPr>
        <w:pStyle w:val="Code"/>
      </w:pPr>
      <w:r>
        <w:tab/>
      </w:r>
      <w:r>
        <w:tab/>
      </w:r>
      <w:r>
        <w:tab/>
      </w:r>
      <w:r>
        <w:tab/>
      </w:r>
      <w:r>
        <w:tab/>
        <w:t xml:space="preserve">// </w:t>
      </w:r>
      <w:r w:rsidR="00B200D3" w:rsidRPr="00163DC5">
        <w:t>BASE64 MIME data.</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lastRenderedPageBreak/>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416" w:name="_Toc170288590"/>
      <w:r w:rsidRPr="00620AA0">
        <w:t>Requesting data</w:t>
      </w:r>
      <w:bookmarkEnd w:id="416"/>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34D966AB" w:rsidR="00620AA0" w:rsidRDefault="00015D2F" w:rsidP="00620AA0">
      <w:pPr>
        <w:pStyle w:val="Bullet"/>
      </w:pPr>
      <w:r w:rsidRPr="00832898">
        <w:rPr>
          <w:b/>
          <w:bCs/>
          <w:color w:val="C45911" w:themeColor="accent2" w:themeShade="BF"/>
        </w:rPr>
        <w:t>"</w:t>
      </w:r>
      <w:r>
        <w:rPr>
          <w:b/>
          <w:bCs/>
        </w:rPr>
        <w:t>O</w:t>
      </w:r>
      <w:r w:rsidRPr="00620AA0">
        <w:rPr>
          <w:b/>
          <w:bCs/>
        </w:rPr>
        <w:t>r</w:t>
      </w:r>
      <w:r w:rsidRPr="00832898">
        <w:rPr>
          <w:b/>
          <w:bCs/>
          <w:color w:val="C45911" w:themeColor="accent2" w:themeShade="BF"/>
        </w:rPr>
        <w:t>"</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1D08BC93" w:rsidR="00620AA0" w:rsidRDefault="00214ABB" w:rsidP="00620AA0">
      <w:pPr>
        <w:pStyle w:val="Bullet"/>
      </w:pPr>
      <w:r w:rsidRPr="00832898">
        <w:rPr>
          <w:b/>
          <w:bCs/>
          <w:color w:val="C45911" w:themeColor="accent2" w:themeShade="BF"/>
        </w:rPr>
        <w:t>"</w:t>
      </w:r>
      <w:r w:rsidR="00E67F08">
        <w:rPr>
          <w:b/>
          <w:bCs/>
        </w:rPr>
        <w:t>O</w:t>
      </w:r>
      <w:r w:rsidR="00620AA0" w:rsidRPr="00620AA0">
        <w:rPr>
          <w:b/>
          <w:bCs/>
        </w:rPr>
        <w:t>r</w:t>
      </w:r>
      <w:r w:rsidRPr="00832898">
        <w:rPr>
          <w:b/>
          <w:bCs/>
          <w:color w:val="C45911" w:themeColor="accent2" w:themeShade="BF"/>
        </w:rPr>
        <w:t>"</w:t>
      </w:r>
      <w:r w:rsidR="00620AA0">
        <w:t xml:space="preserve"> to retrieve a list of current (at this time)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5BB1AB6E" w:rsidR="00620AA0" w:rsidRPr="00BA7567" w:rsidRDefault="005F33DB" w:rsidP="00620AA0">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lastRenderedPageBreak/>
        <w:t xml:space="preserve">    </w:t>
      </w:r>
      <w:r w:rsidR="00620AA0" w:rsidRPr="00BA7567">
        <w:rPr>
          <w:color w:val="C45911" w:themeColor="accent2" w:themeShade="BF"/>
        </w:rPr>
        <w:t>"n"</w:t>
      </w:r>
      <w:r w:rsidR="00620AA0" w:rsidRPr="00BA7567">
        <w:t>:["ai:1</w:t>
      </w:r>
      <w:r w:rsidRPr="00BA7567">
        <w:t>"]</w:t>
      </w:r>
    </w:p>
    <w:p w14:paraId="1EF7E60C" w14:textId="167B781E" w:rsidR="00620AA0" w:rsidRPr="00BA7567" w:rsidRDefault="000D6ED9" w:rsidP="004E57D4">
      <w:pPr>
        <w:pStyle w:val="Code"/>
      </w:pPr>
      <w:r w:rsidRPr="00BA7567">
        <w:t>}</w:t>
      </w:r>
    </w:p>
    <w:p w14:paraId="27410FA3" w14:textId="0CE8B977" w:rsidR="00620AA0" w:rsidRPr="00BA7567" w:rsidRDefault="005F33DB" w:rsidP="0059553B">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244A8221" w:rsidR="00FA1683" w:rsidRDefault="00C50BE3" w:rsidP="00D46C42">
      <w:pPr>
        <w:pStyle w:val="Caption"/>
      </w:pPr>
      <w:bookmarkStart w:id="417" w:name="_Toc170288663"/>
      <w:r w:rsidRPr="00BA7567">
        <w:t xml:space="preserve">Table </w:t>
      </w:r>
      <w:r w:rsidR="00000000">
        <w:fldChar w:fldCharType="begin"/>
      </w:r>
      <w:r w:rsidR="00000000">
        <w:instrText xml:space="preserve"> SEQ Table \* ARABIC </w:instrText>
      </w:r>
      <w:r w:rsidR="00000000">
        <w:fldChar w:fldCharType="separate"/>
      </w:r>
      <w:r w:rsidR="00324618">
        <w:rPr>
          <w:noProof/>
        </w:rPr>
        <w:t>24</w:t>
      </w:r>
      <w:r w:rsidR="00000000">
        <w:rPr>
          <w:noProof/>
        </w:rPr>
        <w:fldChar w:fldCharType="end"/>
      </w:r>
      <w:r w:rsidR="00D46C42" w:rsidRPr="00BA7567">
        <w:tab/>
        <w:t>Elements of the data request message</w:t>
      </w:r>
      <w:bookmarkEnd w:id="417"/>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5D25E3">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5D25E3">
            <w:pPr>
              <w:pStyle w:val="TableText"/>
            </w:pPr>
            <w:r>
              <w:t>String</w:t>
            </w:r>
          </w:p>
        </w:tc>
        <w:tc>
          <w:tcPr>
            <w:tcW w:w="1635" w:type="dxa"/>
          </w:tcPr>
          <w:p w14:paraId="193494BC" w14:textId="474CF825" w:rsidR="006C6012" w:rsidRPr="007B3C04" w:rsidRDefault="00392275" w:rsidP="005D25E3">
            <w:pPr>
              <w:pStyle w:val="TableText"/>
            </w:pPr>
            <w:r>
              <w:t>data</w:t>
            </w:r>
          </w:p>
        </w:tc>
        <w:tc>
          <w:tcPr>
            <w:tcW w:w="1703" w:type="dxa"/>
          </w:tcPr>
          <w:p w14:paraId="113AA559" w14:textId="6B0D4B4C" w:rsidR="006C6012" w:rsidRPr="007B3C04" w:rsidRDefault="00856175" w:rsidP="005D25E3">
            <w:pPr>
              <w:pStyle w:val="TableText"/>
            </w:pPr>
            <w:r>
              <w:t>Yes</w:t>
            </w:r>
          </w:p>
        </w:tc>
        <w:tc>
          <w:tcPr>
            <w:tcW w:w="3123" w:type="dxa"/>
          </w:tcPr>
          <w:p w14:paraId="11E611E4" w14:textId="7302E2E1" w:rsidR="006C6012" w:rsidRPr="007B3C04" w:rsidRDefault="00856175" w:rsidP="005D25E3">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5D25E3">
            <w:pPr>
              <w:pStyle w:val="TableText"/>
            </w:pPr>
            <w:r>
              <w:t>Point ID List</w:t>
            </w:r>
          </w:p>
        </w:tc>
        <w:tc>
          <w:tcPr>
            <w:tcW w:w="1062" w:type="dxa"/>
          </w:tcPr>
          <w:p w14:paraId="400A5818" w14:textId="29C563F1" w:rsidR="006C6012" w:rsidRPr="007B3C04" w:rsidRDefault="002E1A73" w:rsidP="005D25E3">
            <w:pPr>
              <w:pStyle w:val="TableText"/>
            </w:pPr>
            <w:r>
              <w:t>String Array</w:t>
            </w:r>
          </w:p>
        </w:tc>
        <w:tc>
          <w:tcPr>
            <w:tcW w:w="1635" w:type="dxa"/>
          </w:tcPr>
          <w:p w14:paraId="67E27858" w14:textId="5463360F" w:rsidR="006C6012" w:rsidRPr="007B3C04" w:rsidRDefault="002E1A73" w:rsidP="005D25E3">
            <w:pPr>
              <w:pStyle w:val="TableText"/>
            </w:pPr>
            <w:r>
              <w:t>n</w:t>
            </w:r>
          </w:p>
        </w:tc>
        <w:tc>
          <w:tcPr>
            <w:tcW w:w="1703" w:type="dxa"/>
          </w:tcPr>
          <w:p w14:paraId="762FA9D2" w14:textId="389D37A4" w:rsidR="006C6012" w:rsidRPr="007B3C04" w:rsidRDefault="00117965" w:rsidP="005D25E3">
            <w:pPr>
              <w:pStyle w:val="TableText"/>
            </w:pPr>
            <w:r>
              <w:t>No</w:t>
            </w:r>
          </w:p>
        </w:tc>
        <w:tc>
          <w:tcPr>
            <w:tcW w:w="3123" w:type="dxa"/>
          </w:tcPr>
          <w:p w14:paraId="1D92E609" w14:textId="16ACD476" w:rsidR="006C6012" w:rsidRPr="007B3C04" w:rsidRDefault="00117965" w:rsidP="005D25E3">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5D25E3">
            <w:pPr>
              <w:pStyle w:val="TableText"/>
            </w:pPr>
            <w:r>
              <w:t>Point Name List</w:t>
            </w:r>
          </w:p>
        </w:tc>
        <w:tc>
          <w:tcPr>
            <w:tcW w:w="1062" w:type="dxa"/>
          </w:tcPr>
          <w:p w14:paraId="04322012" w14:textId="1075421C" w:rsidR="006C6012" w:rsidRPr="007B3C04" w:rsidRDefault="00117965" w:rsidP="005D25E3">
            <w:pPr>
              <w:pStyle w:val="TableText"/>
            </w:pPr>
            <w:r>
              <w:t>String Array</w:t>
            </w:r>
          </w:p>
        </w:tc>
        <w:tc>
          <w:tcPr>
            <w:tcW w:w="1635" w:type="dxa"/>
          </w:tcPr>
          <w:p w14:paraId="12050CD6" w14:textId="685045C4" w:rsidR="006C6012" w:rsidRPr="007B3C04" w:rsidRDefault="00F8389A" w:rsidP="005D25E3">
            <w:pPr>
              <w:pStyle w:val="TableText"/>
            </w:pPr>
            <w:r>
              <w:t>Name</w:t>
            </w:r>
          </w:p>
        </w:tc>
        <w:tc>
          <w:tcPr>
            <w:tcW w:w="1703" w:type="dxa"/>
          </w:tcPr>
          <w:p w14:paraId="66CA2D5B" w14:textId="64DAA242" w:rsidR="006C6012" w:rsidRPr="007B3C04" w:rsidRDefault="00F8389A" w:rsidP="005D25E3">
            <w:pPr>
              <w:pStyle w:val="TableText"/>
            </w:pPr>
            <w:r>
              <w:t>No</w:t>
            </w:r>
          </w:p>
        </w:tc>
        <w:tc>
          <w:tcPr>
            <w:tcW w:w="3123" w:type="dxa"/>
          </w:tcPr>
          <w:p w14:paraId="753ADE10" w14:textId="2AA6C556" w:rsidR="006C6012" w:rsidRPr="007B3C04" w:rsidRDefault="00F8389A" w:rsidP="005D25E3">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5D25E3">
            <w:pPr>
              <w:pStyle w:val="TableText"/>
            </w:pPr>
            <w:r>
              <w:t>Start Time</w:t>
            </w:r>
          </w:p>
        </w:tc>
        <w:tc>
          <w:tcPr>
            <w:tcW w:w="1062" w:type="dxa"/>
          </w:tcPr>
          <w:p w14:paraId="13821F24" w14:textId="7C86EDF4" w:rsidR="006C6012" w:rsidRPr="007B3C04" w:rsidRDefault="00C32286" w:rsidP="005D25E3">
            <w:pPr>
              <w:pStyle w:val="TableText"/>
            </w:pPr>
            <w:r>
              <w:t>Integer</w:t>
            </w:r>
          </w:p>
        </w:tc>
        <w:tc>
          <w:tcPr>
            <w:tcW w:w="1635" w:type="dxa"/>
          </w:tcPr>
          <w:p w14:paraId="01F17675" w14:textId="73204811" w:rsidR="006C6012" w:rsidRPr="007B3C04" w:rsidRDefault="0040359E" w:rsidP="005D25E3">
            <w:pPr>
              <w:pStyle w:val="TableText"/>
            </w:pPr>
            <w:r>
              <w:t>start</w:t>
            </w:r>
          </w:p>
        </w:tc>
        <w:tc>
          <w:tcPr>
            <w:tcW w:w="1703" w:type="dxa"/>
          </w:tcPr>
          <w:p w14:paraId="275A19D5" w14:textId="6E7C866B" w:rsidR="006C6012" w:rsidRPr="007B3C04" w:rsidRDefault="00C32286" w:rsidP="005D25E3">
            <w:pPr>
              <w:pStyle w:val="TableText"/>
            </w:pPr>
            <w:r>
              <w:t>No</w:t>
            </w:r>
          </w:p>
        </w:tc>
        <w:tc>
          <w:tcPr>
            <w:tcW w:w="3123" w:type="dxa"/>
          </w:tcPr>
          <w:p w14:paraId="469DC41E" w14:textId="1008D568" w:rsidR="006C6012" w:rsidRPr="007B3C04" w:rsidRDefault="00C32286" w:rsidP="005D25E3">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5D25E3">
            <w:pPr>
              <w:pStyle w:val="TableText"/>
            </w:pPr>
            <w:r>
              <w:t>End Time</w:t>
            </w:r>
          </w:p>
        </w:tc>
        <w:tc>
          <w:tcPr>
            <w:tcW w:w="1062" w:type="dxa"/>
          </w:tcPr>
          <w:p w14:paraId="7766CF4F" w14:textId="60062AAC" w:rsidR="006C6012" w:rsidRPr="007B3C04" w:rsidRDefault="0040359E" w:rsidP="005D25E3">
            <w:pPr>
              <w:pStyle w:val="TableText"/>
            </w:pPr>
            <w:r>
              <w:t>Integer</w:t>
            </w:r>
          </w:p>
        </w:tc>
        <w:tc>
          <w:tcPr>
            <w:tcW w:w="1635" w:type="dxa"/>
          </w:tcPr>
          <w:p w14:paraId="3E2BFED0" w14:textId="2AFF45CE" w:rsidR="006C6012" w:rsidRPr="007B3C04" w:rsidRDefault="0040359E" w:rsidP="005D25E3">
            <w:pPr>
              <w:pStyle w:val="TableText"/>
            </w:pPr>
            <w:r>
              <w:t>end</w:t>
            </w:r>
          </w:p>
        </w:tc>
        <w:tc>
          <w:tcPr>
            <w:tcW w:w="1703" w:type="dxa"/>
          </w:tcPr>
          <w:p w14:paraId="38DB47CE" w14:textId="13CB4686" w:rsidR="006C6012" w:rsidRPr="007B3C04" w:rsidRDefault="0098382D" w:rsidP="005D25E3">
            <w:pPr>
              <w:pStyle w:val="TableText"/>
            </w:pPr>
            <w:r>
              <w:t>No</w:t>
            </w:r>
          </w:p>
        </w:tc>
        <w:tc>
          <w:tcPr>
            <w:tcW w:w="3123" w:type="dxa"/>
          </w:tcPr>
          <w:p w14:paraId="4F5E864C" w14:textId="0738DCA7" w:rsidR="006C6012" w:rsidRPr="007B3C04" w:rsidRDefault="0098382D" w:rsidP="005D25E3">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418" w:name="_Toc170288591"/>
      <w:r>
        <w:lastRenderedPageBreak/>
        <w:t xml:space="preserve">Field </w:t>
      </w:r>
      <w:r w:rsidR="006B0494">
        <w:t>devic</w:t>
      </w:r>
      <w:r>
        <w:t>e core blocks</w:t>
      </w:r>
      <w:bookmarkEnd w:id="418"/>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263B202E"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324618">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419" w:author="Steve Beadle" w:date="2024-07-11T10:17:00Z">
        <w:r w:rsidR="00324618" w:rsidRPr="00324618">
          <w:rPr>
            <w:rStyle w:val="Crossreference"/>
            <w:rPrChange w:id="420" w:author="Steve Beadle" w:date="2024-07-11T10:17:00Z">
              <w:rPr/>
            </w:rPrChange>
          </w:rPr>
          <w:t>Payload compression</w:t>
        </w:r>
      </w:ins>
      <w:del w:id="421" w:author="Steve Beadle" w:date="2024-07-11T10:17:00Z">
        <w:r w:rsidR="00994BE4" w:rsidRPr="007D5CB0" w:rsidDel="00324618">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422" w:name="_Ref160026567"/>
      <w:bookmarkStart w:id="423" w:name="_Toc170288592"/>
      <w:r>
        <w:lastRenderedPageBreak/>
        <w:t>Use of MQTT</w:t>
      </w:r>
      <w:bookmarkEnd w:id="422"/>
      <w:bookmarkEnd w:id="423"/>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424" w:name="_Toc170288593"/>
      <w:r w:rsidRPr="00B176E4">
        <w:t>Retained messages and connection state</w:t>
      </w:r>
      <w:bookmarkEnd w:id="424"/>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425" w:name="_Toc156487355"/>
      <w:bookmarkStart w:id="426" w:name="_Toc170288594"/>
      <w:r>
        <w:t>Publish/</w:t>
      </w:r>
      <w:r w:rsidR="0012344C">
        <w:t>subscribe</w:t>
      </w:r>
      <w:r>
        <w:t xml:space="preserve"> transports</w:t>
      </w:r>
      <w:bookmarkEnd w:id="425"/>
      <w:bookmarkEnd w:id="426"/>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427" w:name="_Toc170288595"/>
      <w:r>
        <w:t>Payload</w:t>
      </w:r>
      <w:bookmarkEnd w:id="427"/>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428" w:name="_Ref162949991"/>
      <w:bookmarkStart w:id="429" w:name="_Toc170288596"/>
      <w:r>
        <w:lastRenderedPageBreak/>
        <w:t>Payload compression</w:t>
      </w:r>
      <w:bookmarkEnd w:id="428"/>
      <w:bookmarkEnd w:id="429"/>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430" w:name="_Toc170288597"/>
      <w:r>
        <w:t xml:space="preserve">Other </w:t>
      </w:r>
      <w:r w:rsidR="0012344C">
        <w:t>topics</w:t>
      </w:r>
      <w:bookmarkEnd w:id="430"/>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431" w:name="_Toc156487360"/>
      <w:bookmarkStart w:id="432" w:name="_Toc170288598"/>
      <w:r>
        <w:t>Getdeviceinfo</w:t>
      </w:r>
      <w:bookmarkEnd w:id="431"/>
      <w:bookmarkEnd w:id="432"/>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433" w:name="_Toc156487361"/>
      <w:bookmarkStart w:id="434" w:name="_Toc170288599"/>
      <w:r>
        <w:t xml:space="preserve">Maintaining </w:t>
      </w:r>
      <w:bookmarkEnd w:id="433"/>
      <w:r w:rsidR="0012344C">
        <w:t>time</w:t>
      </w:r>
      <w:bookmarkEnd w:id="434"/>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435" w:name="_Toc156487362"/>
      <w:bookmarkStart w:id="436" w:name="_Toc170288600"/>
      <w:r>
        <w:lastRenderedPageBreak/>
        <w:t xml:space="preserve">Communications, QoS, </w:t>
      </w:r>
      <w:bookmarkEnd w:id="435"/>
      <w:r w:rsidR="0012344C">
        <w:t>retention</w:t>
      </w:r>
      <w:bookmarkEnd w:id="436"/>
    </w:p>
    <w:p w14:paraId="48A88406" w14:textId="657233BC"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324618">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437" w:name="_Toc170288601"/>
      <w:r>
        <w:lastRenderedPageBreak/>
        <w:t>Fi</w:t>
      </w:r>
      <w:r w:rsidR="00C9038A">
        <w:t>el</w:t>
      </w:r>
      <w:r>
        <w:t xml:space="preserve">d </w:t>
      </w:r>
      <w:r w:rsidR="0012344C">
        <w:t>device</w:t>
      </w:r>
      <w:r>
        <w:t xml:space="preserve"> lifecycle</w:t>
      </w:r>
      <w:bookmarkEnd w:id="437"/>
    </w:p>
    <w:p w14:paraId="63CC4D64" w14:textId="76955847"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438" w:author="Steve Beadle" w:date="2024-07-11T10:17:00Z">
        <w:r w:rsidR="00324618" w:rsidRPr="00324618">
          <w:rPr>
            <w:rStyle w:val="Crossreference"/>
            <w:rPrChange w:id="439" w:author="Steve Beadle" w:date="2024-07-11T10:17:00Z">
              <w:rPr/>
            </w:rPrChange>
          </w:rPr>
          <w:t xml:space="preserve">Figure </w:t>
        </w:r>
        <w:r w:rsidR="00324618" w:rsidRPr="00324618">
          <w:rPr>
            <w:rStyle w:val="Crossreference"/>
            <w:rPrChange w:id="440" w:author="Steve Beadle" w:date="2024-07-11T10:17:00Z">
              <w:rPr>
                <w:noProof/>
              </w:rPr>
            </w:rPrChange>
          </w:rPr>
          <w:t>12</w:t>
        </w:r>
      </w:ins>
      <w:del w:id="441" w:author="Steve Beadle" w:date="2024-07-11T10:17:00Z">
        <w:r w:rsidR="00994BE4" w:rsidRPr="007D5CB0" w:rsidDel="00324618">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776E1F1B" w:rsidR="00272391" w:rsidRDefault="00272391" w:rsidP="00272391">
      <w:pPr>
        <w:pStyle w:val="Caption"/>
      </w:pPr>
      <w:bookmarkStart w:id="442" w:name="_Ref161393121"/>
      <w:bookmarkStart w:id="443" w:name="_Toc170288639"/>
      <w:r>
        <w:t xml:space="preserve">Figure </w:t>
      </w:r>
      <w:r w:rsidR="00000000">
        <w:fldChar w:fldCharType="begin"/>
      </w:r>
      <w:r w:rsidR="00000000">
        <w:instrText xml:space="preserve"> SEQ Figure \* ARABIC </w:instrText>
      </w:r>
      <w:r w:rsidR="00000000">
        <w:fldChar w:fldCharType="separate"/>
      </w:r>
      <w:r w:rsidR="00324618">
        <w:rPr>
          <w:noProof/>
        </w:rPr>
        <w:t>12</w:t>
      </w:r>
      <w:r w:rsidR="00000000">
        <w:rPr>
          <w:noProof/>
        </w:rPr>
        <w:fldChar w:fldCharType="end"/>
      </w:r>
      <w:bookmarkEnd w:id="442"/>
      <w:r>
        <w:tab/>
        <w:t>Connection state model</w:t>
      </w:r>
      <w:bookmarkEnd w:id="443"/>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444" w:name="_Toc170288602"/>
      <w:r>
        <w:t>Status message</w:t>
      </w:r>
      <w:bookmarkEnd w:id="444"/>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445" w:name="_Last_Will_and"/>
      <w:bookmarkStart w:id="446" w:name="_Toc156487366"/>
      <w:bookmarkStart w:id="447" w:name="_Toc170288603"/>
      <w:bookmarkEnd w:id="445"/>
      <w:r>
        <w:t xml:space="preserve">Last </w:t>
      </w:r>
      <w:r w:rsidR="00DB0F88">
        <w:t>Will</w:t>
      </w:r>
      <w:r w:rsidR="0012344C">
        <w:t xml:space="preserve"> and </w:t>
      </w:r>
      <w:bookmarkEnd w:id="446"/>
      <w:r w:rsidR="00DB0F88">
        <w:t>Testament</w:t>
      </w:r>
      <w:bookmarkEnd w:id="447"/>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448" w:name="_Toc156487367"/>
      <w:bookmarkStart w:id="449" w:name="_Toc170288604"/>
      <w:r>
        <w:t xml:space="preserve">Field </w:t>
      </w:r>
      <w:r w:rsidR="0012344C">
        <w:t>device replacement</w:t>
      </w:r>
      <w:bookmarkEnd w:id="448"/>
      <w:bookmarkEnd w:id="449"/>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450" w:name="_Toc170288605"/>
      <w:r>
        <w:lastRenderedPageBreak/>
        <w:t>Security</w:t>
      </w:r>
      <w:bookmarkEnd w:id="450"/>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451" w:name="_Toc162423095"/>
      <w:bookmarkStart w:id="452" w:name="_Toc162423686"/>
      <w:bookmarkStart w:id="453" w:name="_Toc170288606"/>
      <w:r>
        <w:lastRenderedPageBreak/>
        <w:t>Class names and ontology</w:t>
      </w:r>
      <w:bookmarkEnd w:id="451"/>
      <w:bookmarkEnd w:id="452"/>
      <w:bookmarkEnd w:id="453"/>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454" w:name="_Toc162423096"/>
      <w:bookmarkStart w:id="455" w:name="_Toc162423687"/>
      <w:bookmarkStart w:id="456" w:name="_Toc170288607"/>
      <w:r>
        <w:t>Fixed class names</w:t>
      </w:r>
      <w:bookmarkEnd w:id="454"/>
      <w:bookmarkEnd w:id="455"/>
      <w:bookmarkEnd w:id="456"/>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474F5748" w:rsidR="00DB49C5" w:rsidRDefault="00DB49C5" w:rsidP="00DB49C5">
      <w:pPr>
        <w:pStyle w:val="Caption"/>
      </w:pPr>
      <w:bookmarkStart w:id="457" w:name="_Toc162423151"/>
      <w:bookmarkStart w:id="458" w:name="_Toc162423742"/>
      <w:bookmarkStart w:id="459" w:name="_Toc170288664"/>
      <w:r>
        <w:t xml:space="preserve">Table </w:t>
      </w:r>
      <w:r w:rsidR="00000000">
        <w:fldChar w:fldCharType="begin"/>
      </w:r>
      <w:r w:rsidR="00000000">
        <w:instrText xml:space="preserve"> SEQ Table \* ARABIC </w:instrText>
      </w:r>
      <w:r w:rsidR="00000000">
        <w:fldChar w:fldCharType="separate"/>
      </w:r>
      <w:r w:rsidR="00324618">
        <w:rPr>
          <w:noProof/>
        </w:rPr>
        <w:t>25</w:t>
      </w:r>
      <w:r w:rsidR="00000000">
        <w:rPr>
          <w:noProof/>
        </w:rPr>
        <w:fldChar w:fldCharType="end"/>
      </w:r>
      <w:r>
        <w:tab/>
        <w:t>Fixed class names</w:t>
      </w:r>
      <w:bookmarkEnd w:id="457"/>
      <w:bookmarkEnd w:id="458"/>
      <w:bookmarkEnd w:id="459"/>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5D25E3">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5D25E3">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5D25E3">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5D25E3">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5D25E3">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5D25E3">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5D25E3">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5D25E3">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5D25E3">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5D25E3">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5D25E3">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5D25E3">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5D25E3">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5D25E3">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5D25E3">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5D25E3">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5D25E3">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5D25E3">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5D25E3">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5D25E3">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5D25E3">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5D25E3">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5D25E3">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5D25E3">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5D25E3">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5D25E3">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5D25E3">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5D25E3">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5D25E3">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5D25E3">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5D25E3">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5D25E3">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5D25E3">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5D25E3">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5D25E3">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5D25E3">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5D25E3">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5D25E3">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5D25E3">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5D25E3">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5D25E3">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5D25E3">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5D25E3">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5D25E3">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5D25E3">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5D25E3">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5D25E3">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5D25E3">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5D25E3">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5D25E3">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5D25E3">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5D25E3">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5D25E3">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5D25E3">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5D25E3">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5D25E3">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5D25E3">
            <w:pPr>
              <w:pStyle w:val="TableText"/>
            </w:pPr>
            <w:bookmarkStart w:id="460"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5D25E3">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5D25E3">
            <w:pPr>
              <w:pStyle w:val="TableText"/>
            </w:pPr>
            <w:r w:rsidRPr="004B3F83">
              <w:t>deg.C</w:t>
            </w:r>
          </w:p>
        </w:tc>
        <w:bookmarkEnd w:id="460"/>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5D25E3">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5D25E3">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5D25E3">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5D25E3">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5D25E3">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5D25E3">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5D25E3">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5D25E3">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5D25E3">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5D25E3">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5D25E3">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5D25E3">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5D25E3">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5D25E3">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5D25E3">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5D25E3">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5D25E3">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5D25E3">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5D25E3">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5D25E3">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5D25E3">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5D25E3">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5D25E3">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5D25E3">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5D25E3">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5D25E3">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5D25E3">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5D25E3">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5D25E3">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5D25E3">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5D25E3">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5D25E3">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5D25E3">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5D25E3">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5D25E3">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5D25E3">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5D25E3">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5D25E3">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5D25E3">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5D25E3">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5D25E3">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5D25E3">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5D25E3">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5D25E3">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5D25E3">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5D25E3">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5D25E3">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5D25E3">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5D25E3">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5D25E3">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5D25E3">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5D25E3">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5D25E3">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5D25E3">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5D25E3">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5D25E3">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5D25E3">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5D25E3">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5D25E3">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5D25E3">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461" w:name="_Toc170288608"/>
      <w:bookmarkStart w:id="462" w:name="_Toc162423097"/>
      <w:bookmarkStart w:id="463" w:name="_Toc162423688"/>
      <w:r w:rsidRPr="00670623">
        <w:lastRenderedPageBreak/>
        <w:t>F</w:t>
      </w:r>
      <w:r w:rsidR="00686D0D" w:rsidRPr="00670623">
        <w:t>ield device profile extensions and layout</w:t>
      </w:r>
      <w:bookmarkEnd w:id="461"/>
    </w:p>
    <w:p w14:paraId="3B7A4F4E" w14:textId="6560B810" w:rsidR="00DB49C5" w:rsidRDefault="00DB49C5" w:rsidP="005600C9">
      <w:pPr>
        <w:pStyle w:val="Heading2"/>
      </w:pPr>
      <w:bookmarkStart w:id="464" w:name="_Toc170288609"/>
      <w:r>
        <w:t>Vendor extensions</w:t>
      </w:r>
      <w:bookmarkEnd w:id="462"/>
      <w:bookmarkEnd w:id="463"/>
      <w:bookmarkEnd w:id="464"/>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465" w:name="_Toc162423098"/>
      <w:bookmarkStart w:id="466" w:name="_Toc162423689"/>
      <w:bookmarkStart w:id="467" w:name="_Toc170288610"/>
      <w:r>
        <w:t>New properties</w:t>
      </w:r>
      <w:bookmarkEnd w:id="465"/>
      <w:bookmarkEnd w:id="466"/>
      <w:bookmarkEnd w:id="467"/>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468" w:name="_Toc162423099"/>
      <w:bookmarkStart w:id="469" w:name="_Toc162423690"/>
      <w:bookmarkStart w:id="470" w:name="_Toc170288611"/>
      <w:r>
        <w:t>New objects</w:t>
      </w:r>
      <w:bookmarkEnd w:id="468"/>
      <w:bookmarkEnd w:id="469"/>
      <w:bookmarkEnd w:id="470"/>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471" w:name="_Toc162423100"/>
      <w:bookmarkStart w:id="472" w:name="_Toc162423691"/>
      <w:bookmarkStart w:id="473" w:name="_Toc170288612"/>
      <w:r>
        <w:t>Translation</w:t>
      </w:r>
      <w:bookmarkEnd w:id="471"/>
      <w:bookmarkEnd w:id="472"/>
      <w:bookmarkEnd w:id="473"/>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74" w:name="_Toc162423101"/>
      <w:bookmarkStart w:id="475" w:name="_Toc162423692"/>
      <w:bookmarkStart w:id="476" w:name="_Toc170288613"/>
      <w:r>
        <w:t>Suggesting SA UI layout</w:t>
      </w:r>
      <w:bookmarkEnd w:id="474"/>
      <w:bookmarkEnd w:id="475"/>
      <w:bookmarkEnd w:id="476"/>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77" w:name="_Toc162423102"/>
      <w:bookmarkStart w:id="478" w:name="_Toc162423693"/>
      <w:bookmarkStart w:id="479" w:name="_Toc170288614"/>
      <w:r>
        <w:t>configFields</w:t>
      </w:r>
      <w:bookmarkEnd w:id="477"/>
      <w:bookmarkEnd w:id="478"/>
      <w:bookmarkEnd w:id="479"/>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80" w:name="_Toc162423103"/>
      <w:bookmarkStart w:id="481" w:name="_Toc162423694"/>
      <w:bookmarkStart w:id="482" w:name="_Toc170288615"/>
      <w:r>
        <w:t>Group</w:t>
      </w:r>
      <w:bookmarkEnd w:id="480"/>
      <w:bookmarkEnd w:id="481"/>
      <w:bookmarkEnd w:id="482"/>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83" w:name="_Ref160025839"/>
      <w:bookmarkStart w:id="484" w:name="_Toc162423104"/>
      <w:bookmarkStart w:id="485" w:name="_Toc162423695"/>
      <w:bookmarkStart w:id="486" w:name="_Toc170288616"/>
      <w:r>
        <w:lastRenderedPageBreak/>
        <w:t>Example use cases</w:t>
      </w:r>
      <w:bookmarkEnd w:id="483"/>
      <w:bookmarkEnd w:id="484"/>
      <w:bookmarkEnd w:id="485"/>
      <w:bookmarkEnd w:id="486"/>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87" w:name="_Toc156487379"/>
    </w:p>
    <w:p w14:paraId="4EC08F38" w14:textId="77777777" w:rsidR="00DB49C5" w:rsidRPr="00D86809" w:rsidRDefault="00DB49C5" w:rsidP="00DB49C5">
      <w:pPr>
        <w:pStyle w:val="Heading2"/>
        <w:ind w:left="578" w:hanging="578"/>
        <w:rPr>
          <w:rFonts w:eastAsia="DengXian Light"/>
          <w:lang w:eastAsia="en-US"/>
        </w:rPr>
      </w:pPr>
      <w:bookmarkStart w:id="488" w:name="_Toc162423105"/>
      <w:bookmarkStart w:id="489" w:name="_Toc162423696"/>
      <w:bookmarkStart w:id="490" w:name="_Toc170288617"/>
      <w:r w:rsidRPr="00D86809">
        <w:rPr>
          <w:rFonts w:eastAsia="DengXian Light"/>
          <w:lang w:eastAsia="en-US"/>
        </w:rPr>
        <w:t>Simplest case</w:t>
      </w:r>
      <w:bookmarkEnd w:id="487"/>
      <w:bookmarkEnd w:id="488"/>
      <w:bookmarkEnd w:id="489"/>
      <w:bookmarkEnd w:id="490"/>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91" w:name="_Toc156487380"/>
      <w:bookmarkStart w:id="492" w:name="_Toc162423106"/>
      <w:bookmarkStart w:id="493" w:name="_Toc162423697"/>
      <w:bookmarkStart w:id="494" w:name="_Toc170288618"/>
      <w:r w:rsidRPr="00D86809">
        <w:rPr>
          <w:rFonts w:eastAsia="DengXian Light"/>
          <w:lang w:eastAsia="en-US"/>
        </w:rPr>
        <w:t>A configurable field device</w:t>
      </w:r>
      <w:bookmarkEnd w:id="491"/>
      <w:bookmarkEnd w:id="492"/>
      <w:bookmarkEnd w:id="493"/>
      <w:bookmarkEnd w:id="494"/>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95" w:name="_Toc162423107"/>
      <w:bookmarkStart w:id="496" w:name="_Toc162423698"/>
      <w:bookmarkStart w:id="497" w:name="_Toc170288619"/>
      <w:r w:rsidRPr="007A017D">
        <w:lastRenderedPageBreak/>
        <w:t xml:space="preserve">Supervisory application </w:t>
      </w:r>
      <w:r>
        <w:t>p</w:t>
      </w:r>
      <w:r w:rsidRPr="007A017D">
        <w:t>rofile document</w:t>
      </w:r>
      <w:bookmarkEnd w:id="495"/>
      <w:bookmarkEnd w:id="496"/>
      <w:bookmarkEnd w:id="497"/>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98" w:name="_Toc162423108"/>
      <w:bookmarkStart w:id="499" w:name="_Toc162423699"/>
      <w:bookmarkStart w:id="500" w:name="_Toc170288620"/>
      <w:r>
        <w:lastRenderedPageBreak/>
        <w:t xml:space="preserve">Appendix: </w:t>
      </w:r>
      <w:r w:rsidR="00DB49C5">
        <w:t>JSON files</w:t>
      </w:r>
      <w:bookmarkEnd w:id="498"/>
      <w:bookmarkEnd w:id="499"/>
      <w:bookmarkEnd w:id="500"/>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2"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501" w:name="_Ref161392844"/>
      <w:bookmarkStart w:id="502" w:name="_Ref161827497"/>
      <w:bookmarkStart w:id="503" w:name="_Toc162423109"/>
      <w:bookmarkStart w:id="504" w:name="_Toc162423700"/>
      <w:bookmarkStart w:id="505" w:name="_Toc170288621"/>
      <w:r>
        <w:lastRenderedPageBreak/>
        <w:t xml:space="preserve">Appendix: </w:t>
      </w:r>
      <w:r w:rsidR="00DB49C5" w:rsidRPr="00466D9D">
        <w:t>Topic summary</w:t>
      </w:r>
      <w:bookmarkEnd w:id="501"/>
      <w:bookmarkEnd w:id="502"/>
      <w:bookmarkEnd w:id="503"/>
      <w:bookmarkEnd w:id="504"/>
      <w:bookmarkEnd w:id="505"/>
    </w:p>
    <w:p w14:paraId="2DB155DE" w14:textId="77777777" w:rsidR="00DB49C5" w:rsidRDefault="00DB49C5" w:rsidP="00DB49C5">
      <w:pPr>
        <w:pStyle w:val="BodyText"/>
      </w:pPr>
      <w:r>
        <w:t>This section lists the topics used by the protocol.</w:t>
      </w:r>
    </w:p>
    <w:p w14:paraId="0737ED35" w14:textId="2C0BA154" w:rsidR="00DB49C5" w:rsidRDefault="00DB49C5" w:rsidP="00DB49C5">
      <w:pPr>
        <w:pStyle w:val="Caption"/>
      </w:pPr>
      <w:bookmarkStart w:id="506" w:name="_Toc162423152"/>
      <w:bookmarkStart w:id="507" w:name="_Toc162423743"/>
      <w:bookmarkStart w:id="508" w:name="_Toc170288665"/>
      <w:r>
        <w:t xml:space="preserve">Table </w:t>
      </w:r>
      <w:r w:rsidR="00000000">
        <w:fldChar w:fldCharType="begin"/>
      </w:r>
      <w:r w:rsidR="00000000">
        <w:instrText xml:space="preserve"> SEQ Table \* ARABIC </w:instrText>
      </w:r>
      <w:r w:rsidR="00000000">
        <w:fldChar w:fldCharType="separate"/>
      </w:r>
      <w:r w:rsidR="00324618">
        <w:rPr>
          <w:noProof/>
        </w:rPr>
        <w:t>26</w:t>
      </w:r>
      <w:r w:rsidR="00000000">
        <w:rPr>
          <w:noProof/>
        </w:rPr>
        <w:fldChar w:fldCharType="end"/>
      </w:r>
      <w:r>
        <w:tab/>
        <w:t>Topics used by the protocol</w:t>
      </w:r>
      <w:bookmarkEnd w:id="506"/>
      <w:bookmarkEnd w:id="507"/>
      <w:bookmarkEnd w:id="508"/>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5D25E3">
            <w:pPr>
              <w:pStyle w:val="TableText"/>
            </w:pPr>
            <w:r w:rsidRPr="003651D7">
              <w:t>[UUID]/UP/lwt</w:t>
            </w:r>
          </w:p>
        </w:tc>
        <w:tc>
          <w:tcPr>
            <w:tcW w:w="1860" w:type="dxa"/>
          </w:tcPr>
          <w:p w14:paraId="71EEE46B" w14:textId="77777777" w:rsidR="00DB49C5" w:rsidRPr="003651D7" w:rsidRDefault="00DB49C5" w:rsidP="005D25E3">
            <w:pPr>
              <w:pStyle w:val="TableText"/>
            </w:pPr>
            <w:r w:rsidRPr="003651D7">
              <w:t>Last Will and Testament</w:t>
            </w:r>
          </w:p>
        </w:tc>
        <w:tc>
          <w:tcPr>
            <w:tcW w:w="850" w:type="dxa"/>
          </w:tcPr>
          <w:p w14:paraId="74BDE35D" w14:textId="77777777" w:rsidR="00DB49C5" w:rsidRPr="003651D7" w:rsidRDefault="00DB49C5" w:rsidP="005D25E3">
            <w:pPr>
              <w:pStyle w:val="TableText"/>
            </w:pPr>
            <w:r w:rsidRPr="003651D7">
              <w:t>2</w:t>
            </w:r>
          </w:p>
        </w:tc>
        <w:tc>
          <w:tcPr>
            <w:tcW w:w="851" w:type="dxa"/>
          </w:tcPr>
          <w:p w14:paraId="33C868C9" w14:textId="77777777" w:rsidR="00DB49C5" w:rsidRPr="003651D7" w:rsidRDefault="00DB49C5" w:rsidP="005D25E3">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5D25E3">
            <w:pPr>
              <w:pStyle w:val="TableText"/>
            </w:pPr>
            <w:r w:rsidRPr="003651D7">
              <w:t>[UUID]/UP/status</w:t>
            </w:r>
          </w:p>
        </w:tc>
        <w:tc>
          <w:tcPr>
            <w:tcW w:w="1860" w:type="dxa"/>
          </w:tcPr>
          <w:p w14:paraId="6581D54C" w14:textId="77777777" w:rsidR="00DB49C5" w:rsidRPr="003651D7" w:rsidRDefault="00DB49C5" w:rsidP="005D25E3">
            <w:pPr>
              <w:pStyle w:val="TableText"/>
            </w:pPr>
            <w:r w:rsidRPr="003651D7">
              <w:t>Status Message</w:t>
            </w:r>
          </w:p>
        </w:tc>
        <w:tc>
          <w:tcPr>
            <w:tcW w:w="850" w:type="dxa"/>
          </w:tcPr>
          <w:p w14:paraId="40E0AF4F" w14:textId="77777777" w:rsidR="00DB49C5" w:rsidRPr="003651D7" w:rsidRDefault="00DB49C5" w:rsidP="005D25E3">
            <w:pPr>
              <w:pStyle w:val="TableText"/>
            </w:pPr>
            <w:r w:rsidRPr="003651D7">
              <w:t>2</w:t>
            </w:r>
          </w:p>
        </w:tc>
        <w:tc>
          <w:tcPr>
            <w:tcW w:w="851" w:type="dxa"/>
          </w:tcPr>
          <w:p w14:paraId="06B2365B" w14:textId="77777777" w:rsidR="00DB49C5" w:rsidRPr="003651D7" w:rsidRDefault="00DB49C5" w:rsidP="005D25E3">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5D25E3">
            <w:pPr>
              <w:pStyle w:val="TableText"/>
            </w:pPr>
            <w:r w:rsidRPr="003651D7">
              <w:t>[UUID]/UP/profile</w:t>
            </w:r>
          </w:p>
        </w:tc>
        <w:tc>
          <w:tcPr>
            <w:tcW w:w="1860" w:type="dxa"/>
          </w:tcPr>
          <w:p w14:paraId="1AB339B0" w14:textId="77777777" w:rsidR="00DB49C5" w:rsidRPr="003651D7" w:rsidRDefault="00DB49C5" w:rsidP="005D25E3">
            <w:pPr>
              <w:pStyle w:val="TableText"/>
            </w:pPr>
            <w:r w:rsidRPr="003651D7">
              <w:t>FD Profile</w:t>
            </w:r>
          </w:p>
        </w:tc>
        <w:tc>
          <w:tcPr>
            <w:tcW w:w="850" w:type="dxa"/>
          </w:tcPr>
          <w:p w14:paraId="68B8C75D" w14:textId="77777777" w:rsidR="00DB49C5" w:rsidRPr="003651D7" w:rsidRDefault="00DB49C5" w:rsidP="005D25E3">
            <w:pPr>
              <w:pStyle w:val="TableText"/>
            </w:pPr>
            <w:r w:rsidRPr="003651D7">
              <w:t>1</w:t>
            </w:r>
          </w:p>
        </w:tc>
        <w:tc>
          <w:tcPr>
            <w:tcW w:w="851" w:type="dxa"/>
          </w:tcPr>
          <w:p w14:paraId="13C51DFE" w14:textId="77777777" w:rsidR="00DB49C5" w:rsidRPr="003651D7" w:rsidRDefault="00DB49C5" w:rsidP="005D25E3">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5D25E3">
            <w:pPr>
              <w:pStyle w:val="TableText"/>
            </w:pPr>
            <w:r w:rsidRPr="003651D7">
              <w:t>[UUID]/DOWN/core/block/&lt;name&gt;/&lt;version-text&gt;</w:t>
            </w:r>
          </w:p>
          <w:p w14:paraId="4D46CC12" w14:textId="77777777" w:rsidR="00DB49C5" w:rsidRPr="003651D7" w:rsidRDefault="00DB49C5" w:rsidP="005D25E3">
            <w:pPr>
              <w:pStyle w:val="TableText"/>
            </w:pPr>
          </w:p>
        </w:tc>
        <w:tc>
          <w:tcPr>
            <w:tcW w:w="1860" w:type="dxa"/>
          </w:tcPr>
          <w:p w14:paraId="300FAE73" w14:textId="77777777" w:rsidR="00DB49C5" w:rsidRPr="003651D7" w:rsidRDefault="00DB49C5" w:rsidP="005D25E3">
            <w:pPr>
              <w:pStyle w:val="TableText"/>
            </w:pPr>
            <w:r w:rsidRPr="003651D7">
              <w:t>Data Block</w:t>
            </w:r>
          </w:p>
        </w:tc>
        <w:tc>
          <w:tcPr>
            <w:tcW w:w="850" w:type="dxa"/>
          </w:tcPr>
          <w:p w14:paraId="64A4386F" w14:textId="77777777" w:rsidR="00DB49C5" w:rsidRPr="003651D7" w:rsidRDefault="00DB49C5" w:rsidP="005D25E3">
            <w:pPr>
              <w:pStyle w:val="TableText"/>
            </w:pPr>
            <w:r w:rsidRPr="003651D7">
              <w:t>0</w:t>
            </w:r>
          </w:p>
        </w:tc>
        <w:tc>
          <w:tcPr>
            <w:tcW w:w="851" w:type="dxa"/>
          </w:tcPr>
          <w:p w14:paraId="0B15DF2E" w14:textId="77777777" w:rsidR="00DB49C5" w:rsidRPr="003651D7" w:rsidRDefault="00DB49C5" w:rsidP="005D25E3">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5D25E3">
            <w:pPr>
              <w:pStyle w:val="TableText"/>
            </w:pPr>
            <w:r w:rsidRPr="003651D7">
              <w:t>[UUID]/DOWN/core/request</w:t>
            </w:r>
          </w:p>
        </w:tc>
        <w:tc>
          <w:tcPr>
            <w:tcW w:w="1860" w:type="dxa"/>
          </w:tcPr>
          <w:p w14:paraId="56CB3E3A" w14:textId="77777777" w:rsidR="00DB49C5" w:rsidRPr="003651D7" w:rsidRDefault="00DB49C5" w:rsidP="005D25E3">
            <w:pPr>
              <w:pStyle w:val="TableText"/>
            </w:pPr>
            <w:r w:rsidRPr="003651D7">
              <w:t>Request Data Block</w:t>
            </w:r>
          </w:p>
        </w:tc>
        <w:tc>
          <w:tcPr>
            <w:tcW w:w="850" w:type="dxa"/>
          </w:tcPr>
          <w:p w14:paraId="4E1F163B" w14:textId="77777777" w:rsidR="00DB49C5" w:rsidRPr="003651D7" w:rsidRDefault="00DB49C5" w:rsidP="005D25E3">
            <w:pPr>
              <w:pStyle w:val="TableText"/>
            </w:pPr>
            <w:r w:rsidRPr="003651D7">
              <w:t>0</w:t>
            </w:r>
          </w:p>
        </w:tc>
        <w:tc>
          <w:tcPr>
            <w:tcW w:w="851" w:type="dxa"/>
          </w:tcPr>
          <w:p w14:paraId="19A4A323" w14:textId="77777777" w:rsidR="00DB49C5" w:rsidRPr="003651D7" w:rsidRDefault="00DB49C5" w:rsidP="005D25E3">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5D25E3">
            <w:pPr>
              <w:pStyle w:val="TableText"/>
            </w:pPr>
            <w:r w:rsidRPr="003651D7">
              <w:t>[UUID]/UP/core/block/&lt;name&gt;</w:t>
            </w:r>
          </w:p>
        </w:tc>
        <w:tc>
          <w:tcPr>
            <w:tcW w:w="1860" w:type="dxa"/>
          </w:tcPr>
          <w:p w14:paraId="27BA971F" w14:textId="77777777" w:rsidR="00DB49C5" w:rsidRPr="003651D7" w:rsidRDefault="00DB49C5" w:rsidP="005D25E3">
            <w:pPr>
              <w:pStyle w:val="TableText"/>
            </w:pPr>
            <w:r w:rsidRPr="003651D7">
              <w:t>Data Block</w:t>
            </w:r>
          </w:p>
        </w:tc>
        <w:tc>
          <w:tcPr>
            <w:tcW w:w="850" w:type="dxa"/>
          </w:tcPr>
          <w:p w14:paraId="3C444712" w14:textId="77777777" w:rsidR="00DB49C5" w:rsidRPr="003651D7" w:rsidRDefault="00DB49C5" w:rsidP="005D25E3">
            <w:pPr>
              <w:pStyle w:val="TableText"/>
            </w:pPr>
            <w:r w:rsidRPr="003651D7">
              <w:t>0</w:t>
            </w:r>
          </w:p>
        </w:tc>
        <w:tc>
          <w:tcPr>
            <w:tcW w:w="851" w:type="dxa"/>
          </w:tcPr>
          <w:p w14:paraId="226749F8" w14:textId="77777777" w:rsidR="00DB49C5" w:rsidRPr="003651D7" w:rsidRDefault="00DB49C5" w:rsidP="005D25E3">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5D25E3">
            <w:pPr>
              <w:pStyle w:val="TableText"/>
            </w:pPr>
            <w:r w:rsidRPr="003651D7">
              <w:t>[UUID]/DOWN/configuration</w:t>
            </w:r>
          </w:p>
        </w:tc>
        <w:tc>
          <w:tcPr>
            <w:tcW w:w="1860" w:type="dxa"/>
          </w:tcPr>
          <w:p w14:paraId="010CA45A" w14:textId="77777777" w:rsidR="00DB49C5" w:rsidRPr="003651D7" w:rsidRDefault="00DB49C5" w:rsidP="005D25E3">
            <w:pPr>
              <w:pStyle w:val="TableText"/>
            </w:pPr>
            <w:r w:rsidRPr="003651D7">
              <w:t>Configuration</w:t>
            </w:r>
          </w:p>
        </w:tc>
        <w:tc>
          <w:tcPr>
            <w:tcW w:w="850" w:type="dxa"/>
          </w:tcPr>
          <w:p w14:paraId="5D09D494" w14:textId="77777777" w:rsidR="00DB49C5" w:rsidRPr="003651D7" w:rsidRDefault="00DB49C5" w:rsidP="005D25E3">
            <w:pPr>
              <w:pStyle w:val="TableText"/>
            </w:pPr>
            <w:r w:rsidRPr="003651D7">
              <w:t>1</w:t>
            </w:r>
          </w:p>
        </w:tc>
        <w:tc>
          <w:tcPr>
            <w:tcW w:w="851" w:type="dxa"/>
          </w:tcPr>
          <w:p w14:paraId="5D2D2155" w14:textId="77777777" w:rsidR="00DB49C5" w:rsidRPr="003651D7" w:rsidRDefault="00DB49C5" w:rsidP="005D25E3">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5D25E3">
            <w:pPr>
              <w:pStyle w:val="TableText"/>
            </w:pPr>
            <w:r w:rsidRPr="003651D7">
              <w:t>[UUID]/UP/configuration</w:t>
            </w:r>
          </w:p>
        </w:tc>
        <w:tc>
          <w:tcPr>
            <w:tcW w:w="1860" w:type="dxa"/>
          </w:tcPr>
          <w:p w14:paraId="5268B1B3" w14:textId="77777777" w:rsidR="00DB49C5" w:rsidRPr="003651D7" w:rsidRDefault="00DB49C5" w:rsidP="005D25E3">
            <w:pPr>
              <w:pStyle w:val="TableText"/>
            </w:pPr>
            <w:r w:rsidRPr="003651D7">
              <w:t>Configuration</w:t>
            </w:r>
          </w:p>
        </w:tc>
        <w:tc>
          <w:tcPr>
            <w:tcW w:w="850" w:type="dxa"/>
          </w:tcPr>
          <w:p w14:paraId="15760D47" w14:textId="77777777" w:rsidR="00DB49C5" w:rsidRPr="003651D7" w:rsidRDefault="00DB49C5" w:rsidP="005D25E3">
            <w:pPr>
              <w:pStyle w:val="TableText"/>
            </w:pPr>
            <w:r w:rsidRPr="003651D7">
              <w:t>1</w:t>
            </w:r>
          </w:p>
        </w:tc>
        <w:tc>
          <w:tcPr>
            <w:tcW w:w="851" w:type="dxa"/>
          </w:tcPr>
          <w:p w14:paraId="6CE809D3" w14:textId="77777777" w:rsidR="00DB49C5" w:rsidRPr="003651D7" w:rsidRDefault="00DB49C5" w:rsidP="005D25E3">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5D25E3">
            <w:pPr>
              <w:pStyle w:val="TableText"/>
            </w:pPr>
            <w:r w:rsidRPr="003651D7">
              <w:t>[UUID]/DOWN/getdeviceinfo</w:t>
            </w:r>
          </w:p>
        </w:tc>
        <w:tc>
          <w:tcPr>
            <w:tcW w:w="1860" w:type="dxa"/>
          </w:tcPr>
          <w:p w14:paraId="4CA78382" w14:textId="77777777" w:rsidR="00DB49C5" w:rsidRPr="003651D7" w:rsidRDefault="00DB49C5" w:rsidP="005D25E3">
            <w:pPr>
              <w:pStyle w:val="TableText"/>
            </w:pPr>
            <w:r w:rsidRPr="003651D7">
              <w:t>Configuration</w:t>
            </w:r>
          </w:p>
        </w:tc>
        <w:tc>
          <w:tcPr>
            <w:tcW w:w="850" w:type="dxa"/>
          </w:tcPr>
          <w:p w14:paraId="516D004C" w14:textId="77777777" w:rsidR="00DB49C5" w:rsidRPr="003651D7" w:rsidRDefault="00DB49C5" w:rsidP="005D25E3">
            <w:pPr>
              <w:pStyle w:val="TableText"/>
            </w:pPr>
            <w:r w:rsidRPr="003651D7">
              <w:t>0</w:t>
            </w:r>
          </w:p>
        </w:tc>
        <w:tc>
          <w:tcPr>
            <w:tcW w:w="851" w:type="dxa"/>
          </w:tcPr>
          <w:p w14:paraId="5DB136EE" w14:textId="77777777" w:rsidR="00DB49C5" w:rsidRPr="003651D7" w:rsidRDefault="00DB49C5" w:rsidP="005D25E3">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5D25E3">
            <w:pPr>
              <w:pStyle w:val="TableText"/>
            </w:pPr>
            <w:r w:rsidRPr="003651D7">
              <w:t>[UUID]/UP/data</w:t>
            </w:r>
          </w:p>
        </w:tc>
        <w:tc>
          <w:tcPr>
            <w:tcW w:w="1860" w:type="dxa"/>
          </w:tcPr>
          <w:p w14:paraId="0D7F055C" w14:textId="77777777" w:rsidR="00DB49C5" w:rsidRPr="003651D7" w:rsidRDefault="00DB49C5" w:rsidP="005D25E3">
            <w:pPr>
              <w:pStyle w:val="TableText"/>
            </w:pPr>
            <w:r w:rsidRPr="003651D7">
              <w:t>Data</w:t>
            </w:r>
          </w:p>
        </w:tc>
        <w:tc>
          <w:tcPr>
            <w:tcW w:w="850" w:type="dxa"/>
          </w:tcPr>
          <w:p w14:paraId="5CFD4D39" w14:textId="77777777" w:rsidR="00DB49C5" w:rsidRPr="003651D7" w:rsidRDefault="00DB49C5" w:rsidP="005D25E3">
            <w:pPr>
              <w:pStyle w:val="TableText"/>
            </w:pPr>
            <w:r w:rsidRPr="003651D7">
              <w:t>1</w:t>
            </w:r>
          </w:p>
        </w:tc>
        <w:tc>
          <w:tcPr>
            <w:tcW w:w="851" w:type="dxa"/>
          </w:tcPr>
          <w:p w14:paraId="7C886363" w14:textId="77777777" w:rsidR="00DB49C5" w:rsidRPr="003651D7" w:rsidRDefault="00DB49C5" w:rsidP="005D25E3">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5D25E3">
            <w:pPr>
              <w:pStyle w:val="TableText"/>
            </w:pPr>
            <w:r w:rsidRPr="003651D7">
              <w:t>[UUID]/DOWN/getdata</w:t>
            </w:r>
          </w:p>
        </w:tc>
        <w:tc>
          <w:tcPr>
            <w:tcW w:w="1860" w:type="dxa"/>
          </w:tcPr>
          <w:p w14:paraId="7990DF26" w14:textId="77777777" w:rsidR="00DB49C5" w:rsidRPr="003651D7" w:rsidRDefault="00DB49C5" w:rsidP="005D25E3">
            <w:pPr>
              <w:pStyle w:val="TableText"/>
            </w:pPr>
            <w:r w:rsidRPr="003651D7">
              <w:t>Data</w:t>
            </w:r>
          </w:p>
        </w:tc>
        <w:tc>
          <w:tcPr>
            <w:tcW w:w="850" w:type="dxa"/>
          </w:tcPr>
          <w:p w14:paraId="45CDA0ED" w14:textId="77777777" w:rsidR="00DB49C5" w:rsidRPr="003651D7" w:rsidRDefault="00DB49C5" w:rsidP="005D25E3">
            <w:pPr>
              <w:pStyle w:val="TableText"/>
            </w:pPr>
            <w:r w:rsidRPr="003651D7">
              <w:t>0</w:t>
            </w:r>
          </w:p>
        </w:tc>
        <w:tc>
          <w:tcPr>
            <w:tcW w:w="851" w:type="dxa"/>
          </w:tcPr>
          <w:p w14:paraId="7CA38221" w14:textId="77777777" w:rsidR="00DB49C5" w:rsidRPr="003651D7" w:rsidRDefault="00DB49C5" w:rsidP="005D25E3">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5D25E3">
            <w:pPr>
              <w:pStyle w:val="TableText"/>
            </w:pPr>
            <w:r w:rsidRPr="003651D7">
              <w:t>[UUID]/DOWN/setclock</w:t>
            </w:r>
          </w:p>
        </w:tc>
        <w:tc>
          <w:tcPr>
            <w:tcW w:w="1860" w:type="dxa"/>
          </w:tcPr>
          <w:p w14:paraId="45497C62" w14:textId="77777777" w:rsidR="00DB49C5" w:rsidRPr="003651D7" w:rsidRDefault="00DB49C5" w:rsidP="005D25E3">
            <w:pPr>
              <w:pStyle w:val="TableText"/>
            </w:pPr>
            <w:r w:rsidRPr="003651D7">
              <w:t>Clock</w:t>
            </w:r>
          </w:p>
        </w:tc>
        <w:tc>
          <w:tcPr>
            <w:tcW w:w="850" w:type="dxa"/>
          </w:tcPr>
          <w:p w14:paraId="2F35A015" w14:textId="77777777" w:rsidR="00DB49C5" w:rsidRPr="003651D7" w:rsidRDefault="00DB49C5" w:rsidP="005D25E3">
            <w:pPr>
              <w:pStyle w:val="TableText"/>
            </w:pPr>
            <w:r w:rsidRPr="003651D7">
              <w:t>0</w:t>
            </w:r>
          </w:p>
        </w:tc>
        <w:tc>
          <w:tcPr>
            <w:tcW w:w="851" w:type="dxa"/>
          </w:tcPr>
          <w:p w14:paraId="374B0F5C" w14:textId="77777777" w:rsidR="00DB49C5" w:rsidRPr="003651D7" w:rsidRDefault="00DB49C5" w:rsidP="005D25E3">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5D25E3">
            <w:pPr>
              <w:pStyle w:val="TableText"/>
            </w:pPr>
            <w:r w:rsidRPr="003651D7">
              <w:t>[UUID]/UP/getclock</w:t>
            </w:r>
          </w:p>
        </w:tc>
        <w:tc>
          <w:tcPr>
            <w:tcW w:w="1860" w:type="dxa"/>
          </w:tcPr>
          <w:p w14:paraId="660B3D59" w14:textId="77777777" w:rsidR="00DB49C5" w:rsidRPr="003651D7" w:rsidRDefault="00DB49C5" w:rsidP="005D25E3">
            <w:pPr>
              <w:pStyle w:val="TableText"/>
            </w:pPr>
            <w:r w:rsidRPr="003651D7">
              <w:t>Clock</w:t>
            </w:r>
          </w:p>
        </w:tc>
        <w:tc>
          <w:tcPr>
            <w:tcW w:w="850" w:type="dxa"/>
          </w:tcPr>
          <w:p w14:paraId="583D6768" w14:textId="77777777" w:rsidR="00DB49C5" w:rsidRPr="003651D7" w:rsidRDefault="00DB49C5" w:rsidP="005D25E3">
            <w:pPr>
              <w:pStyle w:val="TableText"/>
            </w:pPr>
            <w:r w:rsidRPr="003651D7">
              <w:t>0</w:t>
            </w:r>
          </w:p>
        </w:tc>
        <w:tc>
          <w:tcPr>
            <w:tcW w:w="851" w:type="dxa"/>
          </w:tcPr>
          <w:p w14:paraId="46B4E616" w14:textId="77777777" w:rsidR="00DB49C5" w:rsidRPr="003651D7" w:rsidRDefault="00DB49C5" w:rsidP="005D25E3">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5D25E3">
            <w:pPr>
              <w:pStyle w:val="TableText"/>
            </w:pPr>
            <w:r w:rsidRPr="003651D7">
              <w:t>[UUID]/DOWN/control</w:t>
            </w:r>
          </w:p>
        </w:tc>
        <w:tc>
          <w:tcPr>
            <w:tcW w:w="1860" w:type="dxa"/>
          </w:tcPr>
          <w:p w14:paraId="202AA7BB" w14:textId="77777777" w:rsidR="00DB49C5" w:rsidRPr="003651D7" w:rsidRDefault="00DB49C5" w:rsidP="005D25E3">
            <w:pPr>
              <w:pStyle w:val="TableText"/>
            </w:pPr>
            <w:r w:rsidRPr="003651D7">
              <w:t>Control</w:t>
            </w:r>
          </w:p>
        </w:tc>
        <w:tc>
          <w:tcPr>
            <w:tcW w:w="850" w:type="dxa"/>
          </w:tcPr>
          <w:p w14:paraId="1F717B0A" w14:textId="77777777" w:rsidR="00DB49C5" w:rsidRPr="003651D7" w:rsidRDefault="00DB49C5" w:rsidP="005D25E3">
            <w:pPr>
              <w:pStyle w:val="TableText"/>
            </w:pPr>
            <w:r w:rsidRPr="003651D7">
              <w:t>2</w:t>
            </w:r>
          </w:p>
        </w:tc>
        <w:tc>
          <w:tcPr>
            <w:tcW w:w="851" w:type="dxa"/>
          </w:tcPr>
          <w:p w14:paraId="5F89FAC2" w14:textId="77777777" w:rsidR="00DB49C5" w:rsidRPr="003651D7" w:rsidRDefault="00DB49C5" w:rsidP="005D25E3">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5D25E3">
            <w:pPr>
              <w:pStyle w:val="TableText"/>
            </w:pPr>
            <w:r w:rsidRPr="003651D7">
              <w:t>[UUID]/DOWN/override</w:t>
            </w:r>
          </w:p>
        </w:tc>
        <w:tc>
          <w:tcPr>
            <w:tcW w:w="1860" w:type="dxa"/>
          </w:tcPr>
          <w:p w14:paraId="56AB98DB" w14:textId="77777777" w:rsidR="00DB49C5" w:rsidRPr="003651D7" w:rsidRDefault="00DB49C5" w:rsidP="005D25E3">
            <w:pPr>
              <w:pStyle w:val="TableText"/>
            </w:pPr>
            <w:r w:rsidRPr="003651D7">
              <w:t>Override</w:t>
            </w:r>
          </w:p>
        </w:tc>
        <w:tc>
          <w:tcPr>
            <w:tcW w:w="850" w:type="dxa"/>
          </w:tcPr>
          <w:p w14:paraId="1013F3F6" w14:textId="77777777" w:rsidR="00DB49C5" w:rsidRPr="003651D7" w:rsidRDefault="00DB49C5" w:rsidP="005D25E3">
            <w:pPr>
              <w:pStyle w:val="TableText"/>
            </w:pPr>
            <w:r w:rsidRPr="003651D7">
              <w:t>2</w:t>
            </w:r>
          </w:p>
        </w:tc>
        <w:tc>
          <w:tcPr>
            <w:tcW w:w="851" w:type="dxa"/>
          </w:tcPr>
          <w:p w14:paraId="6882D525" w14:textId="77777777" w:rsidR="00DB49C5" w:rsidRPr="003651D7" w:rsidRDefault="00DB49C5" w:rsidP="005D25E3">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509" w:name="_Ref161043520"/>
      <w:bookmarkStart w:id="510" w:name="_Toc162423110"/>
      <w:bookmarkStart w:id="511" w:name="_Toc162423701"/>
      <w:bookmarkStart w:id="512" w:name="_Toc170288622"/>
      <w:r>
        <w:lastRenderedPageBreak/>
        <w:t xml:space="preserve">Appendix: </w:t>
      </w:r>
      <w:r w:rsidR="00DB49C5" w:rsidRPr="00360437">
        <w:t>Calculated point code</w:t>
      </w:r>
      <w:bookmarkEnd w:id="509"/>
      <w:bookmarkEnd w:id="510"/>
      <w:bookmarkEnd w:id="511"/>
      <w:bookmarkEnd w:id="512"/>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4A75E1E4"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13" w:author="Steve Beadle" w:date="2024-07-11T10:17:00Z">
        <w:r w:rsidR="00324618" w:rsidRPr="00324618">
          <w:rPr>
            <w:rStyle w:val="Crossreference"/>
            <w:rPrChange w:id="514" w:author="Steve Beadle" w:date="2024-07-11T10:17:00Z">
              <w:rPr/>
            </w:rPrChange>
          </w:rPr>
          <w:t xml:space="preserve">Table </w:t>
        </w:r>
        <w:r w:rsidR="00324618" w:rsidRPr="00324618">
          <w:rPr>
            <w:rStyle w:val="Crossreference"/>
            <w:rPrChange w:id="515" w:author="Steve Beadle" w:date="2024-07-11T10:17:00Z">
              <w:rPr>
                <w:noProof/>
              </w:rPr>
            </w:rPrChange>
          </w:rPr>
          <w:t>28</w:t>
        </w:r>
      </w:ins>
      <w:del w:id="516" w:author="Steve Beadle" w:date="2024-07-11T10:17:00Z">
        <w:r w:rsidR="00994BE4" w:rsidRPr="007D5CB0" w:rsidDel="00324618">
          <w:rPr>
            <w:rStyle w:val="Crossreference"/>
          </w:rPr>
          <w:delText>Table 28</w:delText>
        </w:r>
      </w:del>
      <w:r w:rsidRPr="00BA7567">
        <w:rPr>
          <w:rStyle w:val="Crossreference"/>
        </w:rPr>
        <w:fldChar w:fldCharType="end"/>
      </w:r>
      <w:r>
        <w:t>.</w:t>
      </w:r>
    </w:p>
    <w:p w14:paraId="1B967DCF" w14:textId="29872D19" w:rsidR="00DB49C5" w:rsidRDefault="00DB49C5" w:rsidP="00DB49C5">
      <w:pPr>
        <w:pStyle w:val="BodyText"/>
      </w:pPr>
      <w:bookmarkStart w:id="517"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18" w:author="Steve Beadle" w:date="2024-07-11T10:17:00Z">
        <w:r w:rsidR="00324618" w:rsidRPr="00324618">
          <w:rPr>
            <w:rStyle w:val="Crossreference"/>
            <w:rPrChange w:id="519" w:author="Steve Beadle" w:date="2024-07-11T10:17:00Z">
              <w:rPr/>
            </w:rPrChange>
          </w:rPr>
          <w:t xml:space="preserve">Table </w:t>
        </w:r>
        <w:r w:rsidR="00324618" w:rsidRPr="00324618">
          <w:rPr>
            <w:rStyle w:val="Crossreference"/>
            <w:rPrChange w:id="520" w:author="Steve Beadle" w:date="2024-07-11T10:17:00Z">
              <w:rPr>
                <w:noProof/>
              </w:rPr>
            </w:rPrChange>
          </w:rPr>
          <w:t>27</w:t>
        </w:r>
      </w:ins>
      <w:del w:id="521" w:author="Steve Beadle" w:date="2024-07-11T10:17:00Z">
        <w:r w:rsidR="00994BE4" w:rsidRPr="007D5CB0" w:rsidDel="00324618">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517"/>
      <w:r w:rsidRPr="004D5666">
        <w:t>.</w:t>
      </w:r>
    </w:p>
    <w:p w14:paraId="19F69BBA" w14:textId="77777777" w:rsidR="00DB49C5" w:rsidRPr="0002479E" w:rsidRDefault="00DB49C5" w:rsidP="00DB49C5">
      <w:pPr>
        <w:pStyle w:val="AppendixH2"/>
        <w:rPr>
          <w:vanish/>
        </w:rPr>
      </w:pPr>
      <w:bookmarkStart w:id="522" w:name="_Toc162423111"/>
      <w:bookmarkStart w:id="523" w:name="_Toc162423702"/>
      <w:bookmarkStart w:id="524" w:name="_Toc170288623"/>
      <w:bookmarkStart w:id="525" w:name="_Toc156487387"/>
      <w:r>
        <w:t>Evaluation of a calculated point value</w:t>
      </w:r>
      <w:bookmarkEnd w:id="522"/>
      <w:bookmarkEnd w:id="523"/>
      <w:bookmarkEnd w:id="524"/>
    </w:p>
    <w:bookmarkEnd w:id="525"/>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526"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526"/>
    </w:p>
    <w:p w14:paraId="5CD45450" w14:textId="464165E8"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527" w:author="Steve Beadle" w:date="2024-07-11T10:17:00Z">
        <w:r w:rsidR="00324618" w:rsidRPr="00324618">
          <w:rPr>
            <w:rStyle w:val="Crossreference"/>
            <w:rPrChange w:id="528" w:author="Steve Beadle" w:date="2024-07-11T10:17:00Z">
              <w:rPr/>
            </w:rPrChange>
          </w:rPr>
          <w:t xml:space="preserve">Table </w:t>
        </w:r>
        <w:r w:rsidR="00324618" w:rsidRPr="00324618">
          <w:rPr>
            <w:rStyle w:val="Crossreference"/>
            <w:rPrChange w:id="529" w:author="Steve Beadle" w:date="2024-07-11T10:17:00Z">
              <w:rPr>
                <w:noProof/>
              </w:rPr>
            </w:rPrChange>
          </w:rPr>
          <w:t>27</w:t>
        </w:r>
      </w:ins>
      <w:del w:id="530" w:author="Steve Beadle" w:date="2024-07-11T10:17:00Z">
        <w:r w:rsidR="00994BE4" w:rsidRPr="007D5CB0" w:rsidDel="00324618">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3"/>
          <w:footerReference w:type="first" r:id="rId54"/>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531" w:name="_Toc156487388"/>
      <w:bookmarkStart w:id="532" w:name="_Toc162423112"/>
      <w:bookmarkStart w:id="533" w:name="_Toc162423703"/>
      <w:bookmarkStart w:id="534" w:name="_Toc170288624"/>
      <w:r>
        <w:lastRenderedPageBreak/>
        <w:t>Operation codes</w:t>
      </w:r>
      <w:bookmarkEnd w:id="531"/>
      <w:bookmarkEnd w:id="532"/>
      <w:bookmarkEnd w:id="533"/>
      <w:bookmarkEnd w:id="534"/>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17CCF0FA" w:rsidR="00DB49C5" w:rsidRPr="004D5666" w:rsidRDefault="00DB49C5" w:rsidP="00DB49C5">
      <w:pPr>
        <w:pStyle w:val="Caption"/>
      </w:pPr>
      <w:bookmarkStart w:id="535" w:name="_Ref161653695"/>
      <w:bookmarkStart w:id="536" w:name="_Toc162423153"/>
      <w:bookmarkStart w:id="537" w:name="_Toc162423744"/>
      <w:bookmarkStart w:id="538" w:name="_Toc170288666"/>
      <w:r>
        <w:t xml:space="preserve">Table </w:t>
      </w:r>
      <w:r w:rsidR="00000000">
        <w:fldChar w:fldCharType="begin"/>
      </w:r>
      <w:r w:rsidR="00000000">
        <w:instrText xml:space="preserve"> SEQ Table \* ARABIC </w:instrText>
      </w:r>
      <w:r w:rsidR="00000000">
        <w:fldChar w:fldCharType="separate"/>
      </w:r>
      <w:r w:rsidR="00324618">
        <w:rPr>
          <w:noProof/>
        </w:rPr>
        <w:t>27</w:t>
      </w:r>
      <w:r w:rsidR="00000000">
        <w:rPr>
          <w:noProof/>
        </w:rPr>
        <w:fldChar w:fldCharType="end"/>
      </w:r>
      <w:bookmarkEnd w:id="535"/>
      <w:r>
        <w:tab/>
        <w:t>Operation codes</w:t>
      </w:r>
      <w:bookmarkEnd w:id="536"/>
      <w:bookmarkEnd w:id="537"/>
      <w:bookmarkEnd w:id="538"/>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5"/>
          <w:footerReference w:type="first" r:id="rId56"/>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539" w:name="_Toc156487389"/>
      <w:bookmarkStart w:id="540" w:name="_Toc162423113"/>
      <w:bookmarkStart w:id="541" w:name="_Toc162423704"/>
      <w:bookmarkStart w:id="542" w:name="_Toc170288625"/>
      <w:r>
        <w:t>Example</w:t>
      </w:r>
      <w:bookmarkEnd w:id="539"/>
      <w:bookmarkEnd w:id="540"/>
      <w:bookmarkEnd w:id="541"/>
      <w:bookmarkEnd w:id="542"/>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24AD03A0" w:rsidR="00DB49C5" w:rsidRPr="00A05FD1" w:rsidRDefault="00DB49C5" w:rsidP="00DB49C5">
      <w:pPr>
        <w:pStyle w:val="Caption"/>
      </w:pPr>
      <w:bookmarkStart w:id="543" w:name="_Ref161653674"/>
      <w:bookmarkStart w:id="544" w:name="_Toc162423154"/>
      <w:bookmarkStart w:id="545" w:name="_Toc162423745"/>
      <w:bookmarkStart w:id="546" w:name="_Toc170288667"/>
      <w:r>
        <w:t xml:space="preserve">Table </w:t>
      </w:r>
      <w:r w:rsidR="00000000">
        <w:fldChar w:fldCharType="begin"/>
      </w:r>
      <w:r w:rsidR="00000000">
        <w:instrText xml:space="preserve"> SEQ Table \* ARABIC </w:instrText>
      </w:r>
      <w:r w:rsidR="00000000">
        <w:fldChar w:fldCharType="separate"/>
      </w:r>
      <w:r w:rsidR="00324618">
        <w:rPr>
          <w:noProof/>
        </w:rPr>
        <w:t>28</w:t>
      </w:r>
      <w:r w:rsidR="00000000">
        <w:rPr>
          <w:noProof/>
        </w:rPr>
        <w:fldChar w:fldCharType="end"/>
      </w:r>
      <w:bookmarkEnd w:id="543"/>
      <w:r>
        <w:tab/>
        <w:t>Example of a calculation</w:t>
      </w:r>
      <w:bookmarkEnd w:id="544"/>
      <w:bookmarkEnd w:id="545"/>
      <w:bookmarkEnd w:id="546"/>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5D25E3">
            <w:pPr>
              <w:pStyle w:val="TableText"/>
            </w:pPr>
            <w:r w:rsidRPr="006A60EA">
              <w:t>1</w:t>
            </w:r>
          </w:p>
        </w:tc>
        <w:tc>
          <w:tcPr>
            <w:tcW w:w="994" w:type="dxa"/>
          </w:tcPr>
          <w:p w14:paraId="45EB5A10" w14:textId="77777777" w:rsidR="00DB49C5" w:rsidRPr="006A60EA" w:rsidRDefault="00DB49C5" w:rsidP="005D25E3">
            <w:pPr>
              <w:pStyle w:val="TableText"/>
            </w:pPr>
            <w:r w:rsidRPr="006A60EA">
              <w:t>33</w:t>
            </w:r>
          </w:p>
        </w:tc>
        <w:tc>
          <w:tcPr>
            <w:tcW w:w="1173" w:type="dxa"/>
          </w:tcPr>
          <w:p w14:paraId="70EAE1EA" w14:textId="77777777" w:rsidR="00DB49C5" w:rsidRPr="006A60EA" w:rsidRDefault="00DB49C5" w:rsidP="005D25E3">
            <w:pPr>
              <w:pStyle w:val="TableText"/>
            </w:pPr>
            <w:r w:rsidRPr="006A60EA">
              <w:t>/</w:t>
            </w:r>
          </w:p>
        </w:tc>
        <w:tc>
          <w:tcPr>
            <w:tcW w:w="2067" w:type="dxa"/>
          </w:tcPr>
          <w:p w14:paraId="7DE9C07F" w14:textId="77777777" w:rsidR="00DB49C5" w:rsidRPr="006A60EA" w:rsidRDefault="00DB49C5" w:rsidP="005D25E3">
            <w:pPr>
              <w:pStyle w:val="TableText"/>
            </w:pPr>
            <w:r w:rsidRPr="006A60EA">
              <w:t>Divide</w:t>
            </w:r>
          </w:p>
        </w:tc>
        <w:tc>
          <w:tcPr>
            <w:tcW w:w="1623" w:type="dxa"/>
          </w:tcPr>
          <w:p w14:paraId="0B8AB6F6" w14:textId="77777777" w:rsidR="00DB49C5" w:rsidRPr="006A60EA" w:rsidRDefault="00DB49C5" w:rsidP="005D25E3">
            <w:pPr>
              <w:pStyle w:val="TableText"/>
            </w:pPr>
          </w:p>
        </w:tc>
        <w:tc>
          <w:tcPr>
            <w:tcW w:w="1986" w:type="dxa"/>
          </w:tcPr>
          <w:p w14:paraId="6399A15B" w14:textId="77777777" w:rsidR="00DB49C5" w:rsidRPr="006A60EA" w:rsidRDefault="00DB49C5" w:rsidP="005D25E3">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5D25E3">
            <w:pPr>
              <w:pStyle w:val="TableText"/>
            </w:pPr>
            <w:r w:rsidRPr="006A60EA">
              <w:t>2</w:t>
            </w:r>
          </w:p>
        </w:tc>
        <w:tc>
          <w:tcPr>
            <w:tcW w:w="994" w:type="dxa"/>
          </w:tcPr>
          <w:p w14:paraId="43260152" w14:textId="77777777" w:rsidR="00DB49C5" w:rsidRPr="006A60EA" w:rsidRDefault="00DB49C5" w:rsidP="005D25E3">
            <w:pPr>
              <w:pStyle w:val="TableText"/>
            </w:pPr>
            <w:r w:rsidRPr="006A60EA">
              <w:t>30</w:t>
            </w:r>
          </w:p>
        </w:tc>
        <w:tc>
          <w:tcPr>
            <w:tcW w:w="1173" w:type="dxa"/>
          </w:tcPr>
          <w:p w14:paraId="240D86A0" w14:textId="77777777" w:rsidR="00DB49C5" w:rsidRPr="006A60EA" w:rsidRDefault="00DB49C5" w:rsidP="005D25E3">
            <w:pPr>
              <w:pStyle w:val="TableText"/>
            </w:pPr>
            <w:r w:rsidRPr="006A60EA">
              <w:t>+</w:t>
            </w:r>
          </w:p>
        </w:tc>
        <w:tc>
          <w:tcPr>
            <w:tcW w:w="2067" w:type="dxa"/>
          </w:tcPr>
          <w:p w14:paraId="35F267D1" w14:textId="77777777" w:rsidR="00DB49C5" w:rsidRPr="006A60EA" w:rsidRDefault="00DB49C5" w:rsidP="005D25E3">
            <w:pPr>
              <w:pStyle w:val="TableText"/>
            </w:pPr>
            <w:r w:rsidRPr="006A60EA">
              <w:t>Add</w:t>
            </w:r>
          </w:p>
        </w:tc>
        <w:tc>
          <w:tcPr>
            <w:tcW w:w="1623" w:type="dxa"/>
          </w:tcPr>
          <w:p w14:paraId="2F857F8A" w14:textId="77777777" w:rsidR="00DB49C5" w:rsidRPr="006A60EA" w:rsidRDefault="00DB49C5" w:rsidP="005D25E3">
            <w:pPr>
              <w:pStyle w:val="TableText"/>
            </w:pPr>
          </w:p>
        </w:tc>
        <w:tc>
          <w:tcPr>
            <w:tcW w:w="1986" w:type="dxa"/>
          </w:tcPr>
          <w:p w14:paraId="2F7A96F8" w14:textId="77777777" w:rsidR="00DB49C5" w:rsidRPr="006A60EA" w:rsidRDefault="00DB49C5" w:rsidP="005D25E3">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5D25E3">
            <w:pPr>
              <w:pStyle w:val="TableText"/>
            </w:pPr>
            <w:r w:rsidRPr="006A60EA">
              <w:t>3</w:t>
            </w:r>
          </w:p>
        </w:tc>
        <w:tc>
          <w:tcPr>
            <w:tcW w:w="994" w:type="dxa"/>
          </w:tcPr>
          <w:p w14:paraId="3FC87453" w14:textId="77777777" w:rsidR="00DB49C5" w:rsidRPr="006A60EA" w:rsidRDefault="00DB49C5" w:rsidP="005D25E3">
            <w:pPr>
              <w:pStyle w:val="TableText"/>
            </w:pPr>
            <w:r w:rsidRPr="006A60EA">
              <w:t>10</w:t>
            </w:r>
          </w:p>
        </w:tc>
        <w:tc>
          <w:tcPr>
            <w:tcW w:w="1173" w:type="dxa"/>
          </w:tcPr>
          <w:p w14:paraId="08237377" w14:textId="77777777" w:rsidR="00DB49C5" w:rsidRPr="006A60EA" w:rsidRDefault="00DB49C5" w:rsidP="005D25E3">
            <w:pPr>
              <w:pStyle w:val="TableText"/>
            </w:pPr>
            <w:r w:rsidRPr="006A60EA">
              <w:t>AI1</w:t>
            </w:r>
          </w:p>
        </w:tc>
        <w:tc>
          <w:tcPr>
            <w:tcW w:w="2067" w:type="dxa"/>
          </w:tcPr>
          <w:p w14:paraId="53115181" w14:textId="77777777" w:rsidR="00DB49C5" w:rsidRPr="006A60EA" w:rsidRDefault="00DB49C5" w:rsidP="005D25E3">
            <w:pPr>
              <w:pStyle w:val="TableText"/>
            </w:pPr>
            <w:r w:rsidRPr="006A60EA">
              <w:t>Source Point Value (SPV)</w:t>
            </w:r>
          </w:p>
        </w:tc>
        <w:tc>
          <w:tcPr>
            <w:tcW w:w="1623" w:type="dxa"/>
          </w:tcPr>
          <w:p w14:paraId="5A70A152" w14:textId="77777777" w:rsidR="00DB49C5" w:rsidRPr="006A60EA" w:rsidRDefault="00DB49C5" w:rsidP="005D25E3">
            <w:pPr>
              <w:pStyle w:val="TableText"/>
            </w:pPr>
            <w:r w:rsidRPr="006A60EA">
              <w:t>0 (Analogue In)</w:t>
            </w:r>
          </w:p>
        </w:tc>
        <w:tc>
          <w:tcPr>
            <w:tcW w:w="1986" w:type="dxa"/>
          </w:tcPr>
          <w:p w14:paraId="2DE9B05D" w14:textId="77777777" w:rsidR="00DB49C5" w:rsidRPr="006A60EA" w:rsidRDefault="00DB49C5" w:rsidP="005D25E3">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5D25E3">
            <w:pPr>
              <w:pStyle w:val="TableText"/>
            </w:pPr>
            <w:r w:rsidRPr="006A60EA">
              <w:t>4</w:t>
            </w:r>
          </w:p>
        </w:tc>
        <w:tc>
          <w:tcPr>
            <w:tcW w:w="994" w:type="dxa"/>
          </w:tcPr>
          <w:p w14:paraId="6687F166" w14:textId="77777777" w:rsidR="00DB49C5" w:rsidRPr="006A60EA" w:rsidRDefault="00DB49C5" w:rsidP="005D25E3">
            <w:pPr>
              <w:pStyle w:val="TableText"/>
            </w:pPr>
            <w:r w:rsidRPr="006A60EA">
              <w:t>10</w:t>
            </w:r>
          </w:p>
        </w:tc>
        <w:tc>
          <w:tcPr>
            <w:tcW w:w="1173" w:type="dxa"/>
          </w:tcPr>
          <w:p w14:paraId="0844C481" w14:textId="77777777" w:rsidR="00DB49C5" w:rsidRPr="006A60EA" w:rsidRDefault="00DB49C5" w:rsidP="005D25E3">
            <w:pPr>
              <w:pStyle w:val="TableText"/>
            </w:pPr>
            <w:r w:rsidRPr="006A60EA">
              <w:t>AI2</w:t>
            </w:r>
          </w:p>
        </w:tc>
        <w:tc>
          <w:tcPr>
            <w:tcW w:w="2067" w:type="dxa"/>
          </w:tcPr>
          <w:p w14:paraId="5133324C" w14:textId="77777777" w:rsidR="00DB49C5" w:rsidRPr="006A60EA" w:rsidRDefault="00DB49C5" w:rsidP="005D25E3">
            <w:pPr>
              <w:pStyle w:val="TableText"/>
            </w:pPr>
            <w:r w:rsidRPr="006A60EA">
              <w:t>Source Point Value (SPV)</w:t>
            </w:r>
          </w:p>
        </w:tc>
        <w:tc>
          <w:tcPr>
            <w:tcW w:w="1623" w:type="dxa"/>
          </w:tcPr>
          <w:p w14:paraId="341D789C" w14:textId="77777777" w:rsidR="00DB49C5" w:rsidRPr="006A60EA" w:rsidRDefault="00DB49C5" w:rsidP="005D25E3">
            <w:pPr>
              <w:pStyle w:val="TableText"/>
            </w:pPr>
            <w:r w:rsidRPr="006A60EA">
              <w:t>0 (Analogue In)</w:t>
            </w:r>
          </w:p>
        </w:tc>
        <w:tc>
          <w:tcPr>
            <w:tcW w:w="1986" w:type="dxa"/>
          </w:tcPr>
          <w:p w14:paraId="69A8BAD5" w14:textId="77777777" w:rsidR="00DB49C5" w:rsidRPr="006A60EA" w:rsidRDefault="00DB49C5" w:rsidP="005D25E3">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5D25E3">
            <w:pPr>
              <w:pStyle w:val="TableText"/>
            </w:pPr>
            <w:r w:rsidRPr="006A60EA">
              <w:t>5</w:t>
            </w:r>
          </w:p>
        </w:tc>
        <w:tc>
          <w:tcPr>
            <w:tcW w:w="994" w:type="dxa"/>
          </w:tcPr>
          <w:p w14:paraId="5EB5B015" w14:textId="77777777" w:rsidR="00DB49C5" w:rsidRPr="006A60EA" w:rsidRDefault="00DB49C5" w:rsidP="005D25E3">
            <w:pPr>
              <w:pStyle w:val="TableText"/>
            </w:pPr>
            <w:r w:rsidRPr="006A60EA">
              <w:t>0</w:t>
            </w:r>
          </w:p>
        </w:tc>
        <w:tc>
          <w:tcPr>
            <w:tcW w:w="1173" w:type="dxa"/>
          </w:tcPr>
          <w:p w14:paraId="7B31080B" w14:textId="77777777" w:rsidR="00DB49C5" w:rsidRPr="006A60EA" w:rsidRDefault="00DB49C5" w:rsidP="005D25E3">
            <w:pPr>
              <w:pStyle w:val="TableText"/>
            </w:pPr>
            <w:r w:rsidRPr="006A60EA">
              <w:t>2</w:t>
            </w:r>
          </w:p>
        </w:tc>
        <w:tc>
          <w:tcPr>
            <w:tcW w:w="2067" w:type="dxa"/>
          </w:tcPr>
          <w:p w14:paraId="230E75D9" w14:textId="77777777" w:rsidR="00DB49C5" w:rsidRPr="006A60EA" w:rsidRDefault="00DB49C5" w:rsidP="005D25E3">
            <w:pPr>
              <w:pStyle w:val="TableText"/>
            </w:pPr>
            <w:r w:rsidRPr="006A60EA">
              <w:t>Integer Literal (IL)</w:t>
            </w:r>
          </w:p>
        </w:tc>
        <w:tc>
          <w:tcPr>
            <w:tcW w:w="1623" w:type="dxa"/>
          </w:tcPr>
          <w:p w14:paraId="7CCBD660" w14:textId="77777777" w:rsidR="00DB49C5" w:rsidRPr="006A60EA" w:rsidRDefault="00DB49C5" w:rsidP="005D25E3">
            <w:pPr>
              <w:pStyle w:val="TableText"/>
            </w:pPr>
            <w:r w:rsidRPr="006A60EA">
              <w:t>2</w:t>
            </w:r>
          </w:p>
        </w:tc>
        <w:tc>
          <w:tcPr>
            <w:tcW w:w="1986" w:type="dxa"/>
          </w:tcPr>
          <w:p w14:paraId="32EC2B32" w14:textId="77777777" w:rsidR="00DB49C5" w:rsidRPr="006A60EA" w:rsidRDefault="00DB49C5" w:rsidP="005D25E3">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547" w:name="_Toc156487390"/>
      <w:bookmarkStart w:id="548" w:name="_Toc162423114"/>
      <w:bookmarkStart w:id="549" w:name="_Toc162423705"/>
      <w:bookmarkStart w:id="550" w:name="_Toc170288626"/>
      <w:r>
        <w:t>Quality flags</w:t>
      </w:r>
      <w:bookmarkEnd w:id="547"/>
      <w:bookmarkEnd w:id="548"/>
      <w:bookmarkEnd w:id="549"/>
      <w:bookmarkEnd w:id="550"/>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551" w:name="_Toc162423115"/>
      <w:bookmarkStart w:id="552" w:name="_Toc162423706"/>
      <w:bookmarkStart w:id="553" w:name="_Toc170288627"/>
      <w:r>
        <w:lastRenderedPageBreak/>
        <w:t xml:space="preserve">Appendix: </w:t>
      </w:r>
      <w:r w:rsidR="00DB49C5">
        <w:t>Revision history</w:t>
      </w:r>
      <w:bookmarkEnd w:id="551"/>
      <w:bookmarkEnd w:id="552"/>
      <w:bookmarkEnd w:id="553"/>
    </w:p>
    <w:p w14:paraId="2781522D" w14:textId="4BBD4E72" w:rsidR="00DB49C5" w:rsidRPr="00360437" w:rsidRDefault="002D43A9" w:rsidP="00DB49C5">
      <w:pPr>
        <w:pStyle w:val="BodyText"/>
      </w:pPr>
      <w:r>
        <w:t xml:space="preserve">Refer to history page at: </w:t>
      </w:r>
      <w:hyperlink r:id="rId57"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A1D79" w14:textId="77777777" w:rsidR="00DF64E2" w:rsidRDefault="00DF64E2">
      <w:r>
        <w:separator/>
      </w:r>
    </w:p>
    <w:p w14:paraId="01796EFF" w14:textId="77777777" w:rsidR="00DF64E2" w:rsidRDefault="00DF64E2"/>
  </w:endnote>
  <w:endnote w:type="continuationSeparator" w:id="0">
    <w:p w14:paraId="6B720EDD" w14:textId="77777777" w:rsidR="00DF64E2" w:rsidRDefault="00DF64E2">
      <w:r>
        <w:continuationSeparator/>
      </w:r>
    </w:p>
    <w:p w14:paraId="11B11416" w14:textId="77777777" w:rsidR="00DF64E2" w:rsidRDefault="00DF64E2"/>
  </w:endnote>
  <w:endnote w:type="continuationNotice" w:id="1">
    <w:p w14:paraId="5A08761C" w14:textId="77777777" w:rsidR="00DF64E2" w:rsidRDefault="00DF64E2"/>
    <w:p w14:paraId="11A8092F" w14:textId="77777777" w:rsidR="00DF64E2" w:rsidRDefault="00DF64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29" name="Picture 2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007018C7"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324618">
        <w:t>2.1</w:t>
      </w:r>
    </w:fldSimple>
    <w:r w:rsidR="00617D3E">
      <w:t xml:space="preserve"> | </w:t>
    </w:r>
    <w:fldSimple w:instr=" DOCPROPERTY  &quot;Issue Date&quot;  \* MERGEFORMAT ">
      <w:r w:rsidR="00324618">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48047009"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31" name="Picture 3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324618">
        <w:t>2.1</w:t>
      </w:r>
    </w:fldSimple>
    <w:r>
      <w:t xml:space="preserve"> | </w:t>
    </w:r>
    <w:fldSimple w:instr=" DOCPROPERTY  &quot;Issue Date&quot;  \* MERGEFORMAT ">
      <w:r w:rsidR="00324618">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284274464" name="Picture 12842744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6BD807C6"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324618">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284274465" name="Picture 128427446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305BF6B0"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324618">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306DAD94"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324618">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3C784393"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324618">
        <w:t>26-Jun-24</w:t>
      </w:r>
    </w:fldSimple>
    <w:bookmarkStart w:id="554" w:name="_Toc195946168"/>
    <w:bookmarkStart w:id="555" w:name="_Toc195946220"/>
    <w:bookmarkEnd w:id="554"/>
    <w:bookmarkEnd w:id="55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2F576" w14:textId="77777777" w:rsidR="00DF64E2" w:rsidRDefault="00DF64E2">
      <w:r>
        <w:separator/>
      </w:r>
    </w:p>
    <w:p w14:paraId="71DF685C" w14:textId="77777777" w:rsidR="00DF64E2" w:rsidRDefault="00DF64E2"/>
  </w:footnote>
  <w:footnote w:type="continuationSeparator" w:id="0">
    <w:p w14:paraId="5DA73BB7" w14:textId="77777777" w:rsidR="00DF64E2" w:rsidRDefault="00DF64E2">
      <w:r>
        <w:continuationSeparator/>
      </w:r>
    </w:p>
    <w:p w14:paraId="73AAC9C6" w14:textId="77777777" w:rsidR="00DF64E2" w:rsidRDefault="00DF64E2"/>
  </w:footnote>
  <w:footnote w:type="continuationNotice" w:id="1">
    <w:p w14:paraId="29FF607C" w14:textId="77777777" w:rsidR="00DF64E2" w:rsidRDefault="00DF64E2"/>
    <w:p w14:paraId="45253D81" w14:textId="77777777" w:rsidR="00DF64E2" w:rsidRDefault="00DF64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Beadle">
    <w15:presenceInfo w15:providerId="AD" w15:userId="S::SESA170272@se.com::825d15f2-3f6d-456f-b3b7-b219192c8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A92"/>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5B2"/>
    <w:rsid w:val="00502D14"/>
    <w:rsid w:val="005069A4"/>
    <w:rsid w:val="005077D9"/>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5D25E3"/>
    <w:pPr>
      <w:spacing w:before="60" w:after="60"/>
      <w:ind w:left="0" w:right="0"/>
      <w:jc w:val="center"/>
      <w:pPrChange w:id="0" w:author="Steve Beadle" w:date="2024-07-11T10:00:00Z">
        <w:pPr>
          <w:spacing w:before="60" w:after="60"/>
          <w:jc w:val="center"/>
        </w:pPr>
      </w:pPrChange>
    </w:pPr>
    <w:rPr>
      <w:sz w:val="18"/>
      <w:rPrChange w:id="0" w:author="Steve Beadle" w:date="2024-07-11T10:00:00Z">
        <w:rPr>
          <w:rFonts w:ascii="Montserrat" w:hAnsi="Montserrat"/>
          <w:sz w:val="18"/>
          <w:lang w:val="en-GB" w:eastAsia="en-GB" w:bidi="ar-SA"/>
        </w:rPr>
      </w:rPrChange>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https://datatracker.ietf.org/doc/html/rfc1341" TargetMode="External"/><Relationship Id="rId34" Type="http://schemas.openxmlformats.org/officeDocument/2006/relationships/image" Target="media/image5.png"/><Relationship Id="rId42" Type="http://schemas.openxmlformats.org/officeDocument/2006/relationships/image" Target="media/image12.svg"/><Relationship Id="rId47" Type="http://schemas.openxmlformats.org/officeDocument/2006/relationships/image" Target="media/image17.png"/><Relationship Id="rId50" Type="http://schemas.openxmlformats.org/officeDocument/2006/relationships/image" Target="media/image20.svg"/><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footer" Target="foot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1951" TargetMode="External"/><Relationship Id="rId32" Type="http://schemas.openxmlformats.org/officeDocument/2006/relationships/hyperlink" Target="http://schemaform.io" TargetMode="External"/><Relationship Id="rId37" Type="http://schemas.openxmlformats.org/officeDocument/2006/relationships/image" Target="media/image7.png"/><Relationship Id="rId40" Type="http://schemas.openxmlformats.org/officeDocument/2006/relationships/image" Target="media/image10.svg"/><Relationship Id="rId45" Type="http://schemas.openxmlformats.org/officeDocument/2006/relationships/image" Target="media/image15.png"/><Relationship Id="rId53" Type="http://schemas.openxmlformats.org/officeDocument/2006/relationships/header" Target="header2.xml"/><Relationship Id="rId58"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2.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ithub.com/LucidProtocol/Lucid-Specification/commits/master/Lucid%20protocol%20specification%20v2.0.pdf" TargetMode="External"/><Relationship Id="rId61"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image" Target="media/image4.png"/><Relationship Id="rId44" Type="http://schemas.openxmlformats.org/officeDocument/2006/relationships/image" Target="media/image14.svg"/><Relationship Id="rId52" Type="http://schemas.openxmlformats.org/officeDocument/2006/relationships/hyperlink" Target="https://github.com/LucidProtocol/protocol-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yperlink" Target="https://en.wikipedia.org/wiki/Unix_time" TargetMode="External"/><Relationship Id="rId43" Type="http://schemas.openxmlformats.org/officeDocument/2006/relationships/image" Target="media/image13.png"/><Relationship Id="rId48" Type="http://schemas.openxmlformats.org/officeDocument/2006/relationships/image" Target="media/image18.svg"/><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9562" TargetMode="External"/><Relationship Id="rId33" Type="http://schemas.openxmlformats.org/officeDocument/2006/relationships/hyperlink" Target="http://json-schema.org" TargetMode="External"/><Relationship Id="rId38" Type="http://schemas.openxmlformats.org/officeDocument/2006/relationships/image" Target="media/image8.svg"/><Relationship Id="rId46" Type="http://schemas.openxmlformats.org/officeDocument/2006/relationships/image" Target="media/image16.svg"/><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5269</TotalTime>
  <Pages>1</Pages>
  <Words>26833</Words>
  <Characters>152953</Characters>
  <Application>Microsoft Office Word</Application>
  <DocSecurity>0</DocSecurity>
  <Lines>1274</Lines>
  <Paragraphs>358</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179428</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737</cp:revision>
  <cp:lastPrinted>2024-07-11T09:17:00Z</cp:lastPrinted>
  <dcterms:created xsi:type="dcterms:W3CDTF">2024-02-28T10:16:00Z</dcterms:created>
  <dcterms:modified xsi:type="dcterms:W3CDTF">2024-07-11T09:17:00Z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