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0CBDFB" w14:textId="77777777" w:rsidR="004B37DD" w:rsidRDefault="004B37DD" w:rsidP="00112A8C">
      <w:pPr>
        <w:pStyle w:val="Caption"/>
        <w:rPr>
          <w:color w:val="102A4E"/>
        </w:rPr>
      </w:pPr>
      <w:r>
        <w:rPr>
          <w:noProof/>
        </w:rPr>
        <w:drawing>
          <wp:inline distT="0" distB="0" distL="0" distR="0" wp14:anchorId="0DE0F10C" wp14:editId="10868412">
            <wp:extent cx="2423160" cy="929692"/>
            <wp:effectExtent l="0" t="0" r="0" b="3810"/>
            <wp:docPr id="3" name="Picture 3" descr="A logo with blue and grey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logo with blue and grey letter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23160" cy="929692"/>
                    </a:xfrm>
                    <a:prstGeom prst="rect">
                      <a:avLst/>
                    </a:prstGeom>
                  </pic:spPr>
                </pic:pic>
              </a:graphicData>
            </a:graphic>
          </wp:inline>
        </w:drawing>
      </w:r>
    </w:p>
    <w:p w14:paraId="3C95D3BE" w14:textId="0CC21E20" w:rsidR="00913470" w:rsidRPr="00E15C9D" w:rsidRDefault="00956BC5" w:rsidP="00824B44">
      <w:pPr>
        <w:pStyle w:val="ProductTitle"/>
        <w:spacing w:before="5200"/>
        <w:ind w:right="504"/>
        <w:rPr>
          <w:b/>
          <w:bCs/>
          <w:color w:val="3F5471"/>
        </w:rPr>
      </w:pPr>
      <w:r w:rsidRPr="00E15C9D">
        <w:rPr>
          <w:b/>
          <w:bCs/>
          <w:color w:val="3F5471"/>
        </w:rPr>
        <w:t xml:space="preserve">The Lucid </w:t>
      </w:r>
      <w:r w:rsidR="00FD2906" w:rsidRPr="00E15C9D">
        <w:rPr>
          <w:b/>
          <w:bCs/>
          <w:color w:val="3F5471"/>
        </w:rPr>
        <w:t xml:space="preserve">Protocol </w:t>
      </w:r>
      <w:r w:rsidR="008B720D" w:rsidRPr="00E15C9D">
        <w:rPr>
          <w:b/>
          <w:bCs/>
          <w:color w:val="3F5471"/>
        </w:rPr>
        <w:t>specification</w:t>
      </w:r>
    </w:p>
    <w:p w14:paraId="5AE8E82E" w14:textId="77777777" w:rsidR="008E5C6E" w:rsidRDefault="008E5C6E" w:rsidP="004447D8">
      <w:pPr>
        <w:pStyle w:val="Documentrevision"/>
        <w:ind w:right="504"/>
      </w:pPr>
    </w:p>
    <w:p w14:paraId="3420037B" w14:textId="77777777" w:rsidR="008E5C6E" w:rsidRDefault="008E5C6E" w:rsidP="004447D8">
      <w:pPr>
        <w:pStyle w:val="Documentdate"/>
        <w:ind w:right="504"/>
      </w:pPr>
    </w:p>
    <w:p w14:paraId="4B324632" w14:textId="77777777" w:rsidR="00192C3E" w:rsidRPr="008E5C6E" w:rsidRDefault="00192C3E" w:rsidP="004447D8">
      <w:pPr>
        <w:pStyle w:val="Documentdate"/>
        <w:ind w:right="504"/>
      </w:pPr>
    </w:p>
    <w:p w14:paraId="62BBD510" w14:textId="77777777" w:rsidR="00913470" w:rsidRPr="00913470" w:rsidRDefault="00913470" w:rsidP="004447D8">
      <w:pPr>
        <w:pStyle w:val="Documenttitle"/>
        <w:ind w:right="504"/>
      </w:pPr>
    </w:p>
    <w:p w14:paraId="5AE9AC0A" w14:textId="77777777" w:rsidR="00824B44" w:rsidRPr="00824B44" w:rsidRDefault="00824B44" w:rsidP="00824B44">
      <w:pPr>
        <w:pStyle w:val="Documentnumber"/>
      </w:pPr>
    </w:p>
    <w:p w14:paraId="5179E4AE" w14:textId="164F2BF7" w:rsidR="00C16248" w:rsidRDefault="009811C6" w:rsidP="00824B44">
      <w:pPr>
        <w:pStyle w:val="Documentrevision"/>
        <w:spacing w:before="240"/>
        <w:ind w:right="504"/>
      </w:pPr>
      <w:r>
        <w:t>Version</w:t>
      </w:r>
      <w:r w:rsidR="00C16248">
        <w:t>:</w:t>
      </w:r>
      <w:r w:rsidR="004524CF">
        <w:t xml:space="preserve"> </w:t>
      </w:r>
      <w:fldSimple w:instr=" DOCPROPERTY  Issue  \* MERGEFORMAT ">
        <w:r w:rsidR="006B76AC">
          <w:t>2.1</w:t>
        </w:r>
      </w:fldSimple>
    </w:p>
    <w:p w14:paraId="4C46DA60" w14:textId="4CB89A52" w:rsidR="00B0230C" w:rsidRDefault="00C16248" w:rsidP="00824B44">
      <w:pPr>
        <w:pStyle w:val="Documentdate"/>
        <w:spacing w:before="240"/>
        <w:ind w:right="504"/>
      </w:pPr>
      <w:r>
        <w:t xml:space="preserve">Date: </w:t>
      </w:r>
      <w:fldSimple w:instr=" DOCPROPERTY  &quot;Issue Date&quot;  \* MERGEFORMAT ">
        <w:ins w:id="0" w:author="Gavin Rawson" w:date="2024-07-17T08:54:00Z" w16du:dateUtc="2024-07-17T07:54:00Z">
          <w:r w:rsidR="003A2150">
            <w:t>17</w:t>
          </w:r>
        </w:ins>
        <w:del w:id="1" w:author="Gavin Rawson" w:date="2024-07-17T08:54:00Z" w16du:dateUtc="2024-07-17T07:54:00Z">
          <w:r w:rsidR="00B517EE" w:rsidDel="00BC55EE">
            <w:delText>25</w:delText>
          </w:r>
        </w:del>
        <w:r w:rsidR="00B517EE">
          <w:t>-Ju</w:t>
        </w:r>
        <w:ins w:id="2" w:author="Gavin Rawson" w:date="2024-07-17T08:54:00Z" w16du:dateUtc="2024-07-17T07:54:00Z">
          <w:r w:rsidR="003A2150">
            <w:t>j</w:t>
          </w:r>
        </w:ins>
        <w:del w:id="3" w:author="Gavin Rawson" w:date="2024-07-17T08:54:00Z" w16du:dateUtc="2024-07-17T07:54:00Z">
          <w:r w:rsidR="00B517EE" w:rsidDel="003A2150">
            <w:delText>n</w:delText>
          </w:r>
        </w:del>
        <w:r w:rsidR="00B517EE">
          <w:t>-24</w:t>
        </w:r>
      </w:fldSimple>
    </w:p>
    <w:p w14:paraId="553475AE" w14:textId="77777777" w:rsidR="00A123E0" w:rsidRDefault="00A123E0">
      <w:pPr>
        <w:rPr>
          <w:rFonts w:cs="Arial"/>
          <w:b/>
          <w:color w:val="3F5471"/>
          <w:kern w:val="32"/>
          <w:sz w:val="32"/>
          <w:szCs w:val="32"/>
        </w:rPr>
      </w:pPr>
      <w:r>
        <w:br w:type="page"/>
      </w:r>
    </w:p>
    <w:p w14:paraId="58938820" w14:textId="770A6F52" w:rsidR="00C8192E" w:rsidRPr="00B706D4" w:rsidRDefault="00A721DB" w:rsidP="006710DC">
      <w:pPr>
        <w:pStyle w:val="Headingpreface"/>
        <w:tabs>
          <w:tab w:val="clear" w:pos="9639"/>
          <w:tab w:val="left" w:pos="6792"/>
        </w:tabs>
      </w:pPr>
      <w:bookmarkStart w:id="4" w:name="_Toc172098921"/>
      <w:r w:rsidRPr="00B706D4">
        <w:lastRenderedPageBreak/>
        <w:t xml:space="preserve">Disclaimer and </w:t>
      </w:r>
      <w:r w:rsidR="000A3605" w:rsidRPr="00B706D4">
        <w:t>license</w:t>
      </w:r>
      <w:r w:rsidRPr="00B706D4">
        <w:t xml:space="preserve"> agreement</w:t>
      </w:r>
      <w:bookmarkEnd w:id="4"/>
      <w:r w:rsidR="006710DC">
        <w:tab/>
      </w:r>
    </w:p>
    <w:p w14:paraId="2EDA0D64" w14:textId="77777777" w:rsidR="009040EB" w:rsidRPr="009040EB" w:rsidRDefault="009040EB" w:rsidP="004447D8">
      <w:pPr>
        <w:pStyle w:val="BodyText"/>
        <w:ind w:right="504"/>
      </w:pPr>
    </w:p>
    <w:tbl>
      <w:tblPr>
        <w:tblW w:w="0" w:type="auto"/>
        <w:tblInd w:w="630" w:type="dxa"/>
        <w:tblLayout w:type="fixed"/>
        <w:tblLook w:val="04A0" w:firstRow="1" w:lastRow="0" w:firstColumn="1" w:lastColumn="0" w:noHBand="0" w:noVBand="1"/>
      </w:tblPr>
      <w:tblGrid>
        <w:gridCol w:w="2070"/>
        <w:gridCol w:w="6293"/>
      </w:tblGrid>
      <w:tr w:rsidR="00DA085B" w:rsidRPr="006A6374" w14:paraId="44BD26B9" w14:textId="77777777" w:rsidTr="001A5EBF">
        <w:tc>
          <w:tcPr>
            <w:tcW w:w="2070" w:type="dxa"/>
            <w:shd w:val="clear" w:color="auto" w:fill="auto"/>
            <w:vAlign w:val="center"/>
          </w:tcPr>
          <w:p w14:paraId="7E408007" w14:textId="77777777" w:rsidR="00DA085B" w:rsidRPr="006A6374" w:rsidRDefault="00DA085B" w:rsidP="004447D8">
            <w:pPr>
              <w:pStyle w:val="Safetytitle"/>
              <w:ind w:right="504"/>
              <w:rPr>
                <w:rFonts w:ascii="Montserrat" w:hAnsi="Montserrat"/>
                <w:sz w:val="20"/>
                <w:szCs w:val="20"/>
              </w:rPr>
            </w:pPr>
            <w:r>
              <w:rPr>
                <w:rFonts w:ascii="Montserrat" w:hAnsi="Montserrat"/>
                <w:sz w:val="20"/>
                <w:szCs w:val="20"/>
              </w:rPr>
              <w:t>DISCLAIMER</w:t>
            </w:r>
          </w:p>
        </w:tc>
        <w:tc>
          <w:tcPr>
            <w:tcW w:w="6293" w:type="dxa"/>
            <w:tcBorders>
              <w:top w:val="single" w:sz="4" w:space="0" w:color="auto"/>
              <w:bottom w:val="single" w:sz="4" w:space="0" w:color="auto"/>
            </w:tcBorders>
            <w:shd w:val="clear" w:color="auto" w:fill="auto"/>
            <w:vAlign w:val="center"/>
          </w:tcPr>
          <w:p w14:paraId="0B7C906C" w14:textId="77777777" w:rsidR="00DA085B" w:rsidRPr="005606C7" w:rsidRDefault="00DA085B" w:rsidP="004447D8">
            <w:pPr>
              <w:pStyle w:val="Safetytext"/>
              <w:ind w:right="504"/>
              <w:rPr>
                <w:szCs w:val="20"/>
              </w:rPr>
            </w:pPr>
            <w:r w:rsidRPr="005606C7">
              <w:rPr>
                <w:rFonts w:cs="Times New Roman"/>
                <w:szCs w:val="20"/>
              </w:rPr>
              <w:t>Whilst all due care has been taken to prepare this material, the accuracy and completeness of any information cannot be guaranteed, and you rely upon and or use the material at your own risk.</w:t>
            </w:r>
          </w:p>
        </w:tc>
      </w:tr>
    </w:tbl>
    <w:p w14:paraId="2783567C" w14:textId="77777777" w:rsidR="009040EB" w:rsidRDefault="009040EB" w:rsidP="004447D8">
      <w:pPr>
        <w:pStyle w:val="BodyText"/>
        <w:ind w:right="504"/>
      </w:pPr>
    </w:p>
    <w:p w14:paraId="74998D43" w14:textId="77777777" w:rsidR="00371215" w:rsidRDefault="00371215" w:rsidP="00F63AFE">
      <w:pPr>
        <w:pStyle w:val="BodyText"/>
        <w:ind w:right="504"/>
      </w:pPr>
      <w:r>
        <w:t xml:space="preserve">By using and/or copying this document, you (the licensee) agree that you have read, understood, and will comply with the following terms and conditions: </w:t>
      </w:r>
    </w:p>
    <w:p w14:paraId="41CD48B6" w14:textId="77777777" w:rsidR="00371215" w:rsidRDefault="00371215" w:rsidP="00F63AFE">
      <w:pPr>
        <w:pStyle w:val="BodyText"/>
        <w:ind w:right="504"/>
      </w:pPr>
      <w:r>
        <w:t>Permission to copy, and distribute the contents of this document, in any medium for any purpose and without fee or royalty is hereby granted, provided that you include the following on ALL copies of the document or portions thereof:</w:t>
      </w:r>
    </w:p>
    <w:p w14:paraId="7B6B543E" w14:textId="77777777" w:rsidR="00371215" w:rsidRDefault="0006315E" w:rsidP="004D5D27">
      <w:pPr>
        <w:pStyle w:val="Bullet"/>
      </w:pPr>
      <w:r>
        <w:t>A</w:t>
      </w:r>
      <w:r w:rsidR="00371215">
        <w:t xml:space="preserve"> link or URL to the original WITS Protocol Standards Association document. </w:t>
      </w:r>
    </w:p>
    <w:p w14:paraId="5F8BBE77" w14:textId="41E1E63E" w:rsidR="00371215" w:rsidRDefault="00371215" w:rsidP="004D5D27">
      <w:pPr>
        <w:pStyle w:val="Bullet"/>
      </w:pPr>
      <w:r>
        <w:t>All existing copyright notices, or if one does not exist, a notice (hypertext is preferred, but a textual representation is permitted) of the form: "</w:t>
      </w:r>
      <w:r w:rsidR="005606C7" w:rsidRPr="005606C7">
        <w:t>Copyright © 2019-2024</w:t>
      </w:r>
      <w:r w:rsidRPr="006C3900">
        <w:t xml:space="preserve"> </w:t>
      </w:r>
      <w:r>
        <w:t>WITS Protocol Standards Association"</w:t>
      </w:r>
      <w:r w:rsidR="00F17777">
        <w:t>.</w:t>
      </w:r>
    </w:p>
    <w:p w14:paraId="0F16C376" w14:textId="77777777" w:rsidR="00371215" w:rsidRDefault="00371215" w:rsidP="00F63AFE">
      <w:pPr>
        <w:pStyle w:val="BodyText"/>
        <w:ind w:right="504"/>
      </w:pPr>
      <w:r>
        <w:t xml:space="preserve">Inclusion of the full text </w:t>
      </w:r>
      <w:r w:rsidRPr="00ED3801">
        <w:t xml:space="preserve">of the </w:t>
      </w:r>
      <w:r w:rsidR="00F57BDA">
        <w:t xml:space="preserve">Copyright </w:t>
      </w:r>
      <w:r w:rsidR="0030190D">
        <w:t xml:space="preserve">content </w:t>
      </w:r>
      <w:r w:rsidRPr="00ED3801">
        <w:t>(see</w:t>
      </w:r>
      <w:r>
        <w:t xml:space="preserve"> below) must be provided. Authorship attribution must be provided in any software, documents, or other items or products that you create pursuant to the use of the contents of this document, or any portion thereof.</w:t>
      </w:r>
    </w:p>
    <w:p w14:paraId="77552C61" w14:textId="77777777" w:rsidR="00A721DB" w:rsidRPr="00A721DB" w:rsidRDefault="00371215" w:rsidP="00F63AFE">
      <w:pPr>
        <w:pStyle w:val="BodyText"/>
        <w:ind w:right="504"/>
      </w:pPr>
      <w:r>
        <w:t xml:space="preserve">No right to create modifications or derivatives of WITS Protocol Standards Association documents is granted pursuant to this license, except anyone may prepare and distribute derivative works and portions of this document in software that implements the specification, in supporting materials accompanying such software, and in documentation of such software, </w:t>
      </w:r>
      <w:r w:rsidR="003A7A20">
        <w:t>provided</w:t>
      </w:r>
      <w:r>
        <w:t xml:space="preserve"> that all such works include the notice below. </w:t>
      </w:r>
      <w:r w:rsidR="006055DD">
        <w:t>However</w:t>
      </w:r>
      <w:r>
        <w:t>, the publication of derivative works of this document for use as a technical specification is expressly prohibited.</w:t>
      </w:r>
    </w:p>
    <w:p w14:paraId="19946D04" w14:textId="77777777" w:rsidR="00573BC0" w:rsidRDefault="00B61C9B" w:rsidP="00A93F64">
      <w:pPr>
        <w:pStyle w:val="Headingpreface"/>
      </w:pPr>
      <w:bookmarkStart w:id="5" w:name="_Toc172098922"/>
      <w:r>
        <w:t>Co</w:t>
      </w:r>
      <w:r w:rsidRPr="00B706D4">
        <w:t>p</w:t>
      </w:r>
      <w:r>
        <w:t>yright</w:t>
      </w:r>
      <w:bookmarkEnd w:id="5"/>
    </w:p>
    <w:p w14:paraId="6E26FBF5" w14:textId="77777777" w:rsidR="00E945EB" w:rsidRDefault="00E945EB" w:rsidP="00FC39C4">
      <w:pPr>
        <w:pStyle w:val="BodyText"/>
        <w:ind w:right="504"/>
      </w:pPr>
      <w:r>
        <w:t>Copyright © 2019-2024 WITS Protocol Standards Association. This software or document includes material copied from or derived from the Lucid Specification.</w:t>
      </w:r>
    </w:p>
    <w:p w14:paraId="689CC71C" w14:textId="77777777" w:rsidR="00882157" w:rsidRPr="00882157" w:rsidRDefault="00E945EB" w:rsidP="00882157">
      <w:pPr>
        <w:pStyle w:val="Copyright"/>
      </w:pPr>
      <w:r w:rsidRPr="00882157">
        <w:t xml:space="preserve">THIS DOCUMENT IS PROVIDED "AS IS" AND IS USED AT YOUR OWN RISK.  THE COPYRIGHT HOLDERS AND THE WITS PROTOCOL STANDARDS ASSOCIATION MAKE NO REPRESENTATIONS OR WARRANTIES, EXPRESS OR IMPLIED, INCLUDING, BUT NOT LIMITED TO, WARRANTIES OF SATISFACTORY QUALITY, FITNESS FOR A PARTICULAR PURPOSE, NON-INFRINGEMENT, OR TITLE; THAT THE CONTENTS OF THE DOCUMENT ARE SUITABLE FOR ANY PURPOSE; NOR THAT THE IMPLEMENTATION OF SUCH CONTENTS WILL NOT INFRINGE ANY THIRD-PARTY PATENTS, COPYRIGHTS, TRADEMARKS OR OTHER INTELLECTUAL PROPERTY RIGHTS. TO THE MAXIMUM EXTENT PERMITTED BY LAW, THE COPYRIGHT HOLDERS AND THE WITS PROTOCOL STANDARDS ASSOCIATION WILL NOT BE LIABLE TO YOU OR ANY THIRD PARTY WHETHER IN CONTRACT, TORT, NEGLIGENCE, BREACH OF STATUTORY DUTY OR OTHERWISE, FOR ANY DIRECT, INDIRECT, SPECIAL OR CONSEQUENTIAL LOSS OR DAMAGES OF ANY KIND, LOSS OF PROFIT, LOSS OR DAMAGE TO REPUTATION OR GOODWILL, LOSS OR CORRUPTION OF DATA,  LOSS OF BUSINESS OR LOSS OF REVENUE ARISING HOWSOEVER OUT OF ANY USE OF THIS DOCUMENT OR THE PERFORMANCE OR IMPLEMENTATION OF THE CONTENTS THEREOF. </w:t>
      </w:r>
    </w:p>
    <w:p w14:paraId="618F6698" w14:textId="77777777" w:rsidR="00E945EB" w:rsidRDefault="00E945EB" w:rsidP="00FC39C4">
      <w:pPr>
        <w:pStyle w:val="BodyText"/>
        <w:ind w:right="504"/>
      </w:pPr>
      <w:r>
        <w:t xml:space="preserve">The name and trademarks of the copyright holders or the WITS Protocol Standards Association may NOT be used in advertising or publicity pertaining to this document or its contents without specific, written prior permission. Title to copyright in this document will at all times remain with copyright holders. </w:t>
      </w:r>
      <w:r w:rsidRPr="00E945EB">
        <w:t>The information contained herein is subject to change without notice</w:t>
      </w:r>
      <w:r>
        <w:t>.</w:t>
      </w:r>
    </w:p>
    <w:p w14:paraId="555FC4DC" w14:textId="77777777" w:rsidR="00573BC0" w:rsidRDefault="00B61C9B" w:rsidP="00A93F64">
      <w:pPr>
        <w:pStyle w:val="Headingpreface"/>
      </w:pPr>
      <w:bookmarkStart w:id="6" w:name="_Toc172098923"/>
      <w:r w:rsidRPr="00392D81">
        <w:lastRenderedPageBreak/>
        <w:t>Conta</w:t>
      </w:r>
      <w:r w:rsidR="00004108" w:rsidRPr="00392D81">
        <w:t xml:space="preserve">ct </w:t>
      </w:r>
      <w:r w:rsidR="00004108" w:rsidRPr="00AF4EAB">
        <w:t>address</w:t>
      </w:r>
      <w:bookmarkEnd w:id="6"/>
    </w:p>
    <w:p w14:paraId="26E4BF0D" w14:textId="422BB42D" w:rsidR="00DE16DD" w:rsidRPr="00DE16DD" w:rsidRDefault="00DE16DD" w:rsidP="00DE16DD">
      <w:pPr>
        <w:spacing w:after="120" w:line="276" w:lineRule="auto"/>
        <w:ind w:left="284" w:right="851"/>
        <w:rPr>
          <w:rFonts w:eastAsia="Calibri" w:cs="Arial"/>
          <w:kern w:val="2"/>
          <w:lang w:eastAsia="en-US"/>
          <w14:ligatures w14:val="standardContextual"/>
        </w:rPr>
      </w:pPr>
      <w:r w:rsidRPr="00DE16DD">
        <w:rPr>
          <w:rFonts w:eastAsia="Calibri" w:cs="Arial"/>
          <w:kern w:val="2"/>
          <w:lang w:eastAsia="en-US"/>
          <w14:ligatures w14:val="standardContextual"/>
        </w:rPr>
        <w:t xml:space="preserve">Website: </w:t>
      </w:r>
      <w:hyperlink r:id="rId13" w:history="1">
        <w:r w:rsidRPr="00DE16DD">
          <w:rPr>
            <w:rFonts w:eastAsia="Calibri" w:cs="Arial"/>
            <w:color w:val="0000FF"/>
            <w:kern w:val="2"/>
            <w:u w:val="single"/>
            <w:lang w:eastAsia="en-US"/>
            <w14:ligatures w14:val="standardContextual"/>
          </w:rPr>
          <w:t>www.lucidprotocol.com</w:t>
        </w:r>
      </w:hyperlink>
      <w:r w:rsidRPr="00DE16DD">
        <w:rPr>
          <w:rFonts w:eastAsia="Calibri" w:cs="Arial"/>
          <w:kern w:val="2"/>
          <w:lang w:eastAsia="en-US"/>
          <w14:ligatures w14:val="standardContextual"/>
        </w:rPr>
        <w:t xml:space="preserve"> </w:t>
      </w:r>
    </w:p>
    <w:p w14:paraId="30820E98" w14:textId="5DEDEF7F" w:rsidR="00DE16DD" w:rsidRPr="00DE16DD" w:rsidRDefault="00DE16DD" w:rsidP="00DE16DD">
      <w:pPr>
        <w:spacing w:after="120" w:line="276" w:lineRule="auto"/>
        <w:ind w:left="284" w:right="851"/>
        <w:rPr>
          <w:rFonts w:eastAsia="Calibri" w:cs="Arial"/>
          <w:kern w:val="2"/>
          <w:lang w:eastAsia="en-US"/>
          <w14:ligatures w14:val="standardContextual"/>
        </w:rPr>
      </w:pPr>
      <w:r w:rsidRPr="00DE16DD">
        <w:rPr>
          <w:rFonts w:eastAsia="Calibri" w:cs="Arial"/>
          <w:kern w:val="2"/>
          <w:lang w:eastAsia="en-US"/>
          <w14:ligatures w14:val="standardContextual"/>
        </w:rPr>
        <w:t xml:space="preserve">Send any enquiries to: </w:t>
      </w:r>
      <w:hyperlink r:id="rId14" w:history="1">
        <w:r w:rsidRPr="00DE16DD">
          <w:rPr>
            <w:rFonts w:eastAsia="Calibri" w:cs="Arial"/>
            <w:color w:val="0000FF"/>
            <w:kern w:val="2"/>
            <w:u w:val="single"/>
            <w:lang w:eastAsia="en-US"/>
            <w14:ligatures w14:val="standardContextual"/>
          </w:rPr>
          <w:t>enquiries@lucidprotocol.com</w:t>
        </w:r>
      </w:hyperlink>
      <w:r w:rsidRPr="00DE16DD">
        <w:rPr>
          <w:rFonts w:eastAsia="Calibri" w:cs="Arial"/>
          <w:kern w:val="2"/>
          <w:lang w:eastAsia="en-US"/>
          <w14:ligatures w14:val="standardContextual"/>
        </w:rPr>
        <w:t xml:space="preserve"> </w:t>
      </w:r>
    </w:p>
    <w:p w14:paraId="436E70D6" w14:textId="27645DF5" w:rsidR="00AE416B" w:rsidRPr="00E15C9D" w:rsidRDefault="00AE416B" w:rsidP="00A93F64">
      <w:pPr>
        <w:pStyle w:val="Headingpreface"/>
      </w:pPr>
      <w:bookmarkStart w:id="7" w:name="_Toc172098924"/>
      <w:r w:rsidRPr="00E15C9D">
        <w:t>Notices</w:t>
      </w:r>
      <w:bookmarkEnd w:id="7"/>
    </w:p>
    <w:p w14:paraId="7EEB89E5" w14:textId="0A16C9C1" w:rsidR="006A6374" w:rsidRDefault="009877D8" w:rsidP="00CC3D23">
      <w:pPr>
        <w:pStyle w:val="BodyText"/>
        <w:ind w:right="504"/>
      </w:pPr>
      <w:r w:rsidRPr="00852FE3">
        <w:t>The f</w:t>
      </w:r>
      <w:r>
        <w:t xml:space="preserve">ollowing safety notices are used as standard throughout </w:t>
      </w:r>
      <w:r w:rsidR="00112A8C">
        <w:t>the</w:t>
      </w:r>
      <w:r>
        <w:t xml:space="preserve"> documentation. Make sure you fully understand and comply with the notices in this manual.</w:t>
      </w:r>
    </w:p>
    <w:p w14:paraId="00D327F9" w14:textId="77777777" w:rsidR="00B03FC4" w:rsidRDefault="00B03FC4" w:rsidP="004447D8">
      <w:pPr>
        <w:ind w:right="504"/>
      </w:pPr>
    </w:p>
    <w:tbl>
      <w:tblPr>
        <w:tblW w:w="0" w:type="auto"/>
        <w:tblInd w:w="821" w:type="dxa"/>
        <w:tblLayout w:type="fixed"/>
        <w:tblLook w:val="04A0" w:firstRow="1" w:lastRow="0" w:firstColumn="1" w:lastColumn="0" w:noHBand="0" w:noVBand="1"/>
      </w:tblPr>
      <w:tblGrid>
        <w:gridCol w:w="1796"/>
        <w:gridCol w:w="6743"/>
      </w:tblGrid>
      <w:tr w:rsidR="003248F8" w:rsidRPr="006A6374" w14:paraId="65330A4A" w14:textId="77777777" w:rsidTr="004B3EBC">
        <w:tc>
          <w:tcPr>
            <w:tcW w:w="1796" w:type="dxa"/>
            <w:shd w:val="clear" w:color="auto" w:fill="auto"/>
            <w:vAlign w:val="center"/>
          </w:tcPr>
          <w:p w14:paraId="3FB11ADA" w14:textId="77777777" w:rsidR="003248F8" w:rsidRPr="006A6374" w:rsidRDefault="003248F8" w:rsidP="00526F35">
            <w:pPr>
              <w:pStyle w:val="Safetytitle"/>
              <w:ind w:right="504"/>
              <w:rPr>
                <w:rFonts w:ascii="Montserrat" w:hAnsi="Montserrat"/>
                <w:sz w:val="20"/>
                <w:szCs w:val="20"/>
              </w:rPr>
            </w:pPr>
            <w:r>
              <w:rPr>
                <w:rFonts w:ascii="Montserrat" w:hAnsi="Montserrat"/>
                <w:sz w:val="20"/>
                <w:szCs w:val="20"/>
              </w:rPr>
              <w:t>NOTICE</w:t>
            </w:r>
          </w:p>
        </w:tc>
        <w:tc>
          <w:tcPr>
            <w:tcW w:w="6743" w:type="dxa"/>
            <w:tcBorders>
              <w:top w:val="single" w:sz="4" w:space="0" w:color="auto"/>
              <w:bottom w:val="single" w:sz="4" w:space="0" w:color="auto"/>
            </w:tcBorders>
            <w:shd w:val="clear" w:color="auto" w:fill="auto"/>
            <w:vAlign w:val="center"/>
          </w:tcPr>
          <w:p w14:paraId="085FFB29" w14:textId="77777777" w:rsidR="003248F8" w:rsidRPr="006A6374" w:rsidRDefault="00C853DC" w:rsidP="004447D8">
            <w:pPr>
              <w:pStyle w:val="Safetytext"/>
              <w:ind w:right="504"/>
              <w:rPr>
                <w:szCs w:val="20"/>
              </w:rPr>
            </w:pPr>
            <w:r w:rsidRPr="00C853DC">
              <w:rPr>
                <w:szCs w:val="20"/>
              </w:rPr>
              <w:t>Indicates an important situation which, if not avoided, may seriously impair operations.</w:t>
            </w:r>
          </w:p>
        </w:tc>
      </w:tr>
    </w:tbl>
    <w:p w14:paraId="721EB423" w14:textId="77777777" w:rsidR="00B03FC4" w:rsidRDefault="00B03FC4" w:rsidP="004447D8">
      <w:pPr>
        <w:ind w:right="504"/>
      </w:pPr>
    </w:p>
    <w:tbl>
      <w:tblPr>
        <w:tblW w:w="0" w:type="auto"/>
        <w:tblInd w:w="821" w:type="dxa"/>
        <w:tblLayout w:type="fixed"/>
        <w:tblLook w:val="04A0" w:firstRow="1" w:lastRow="0" w:firstColumn="1" w:lastColumn="0" w:noHBand="0" w:noVBand="1"/>
      </w:tblPr>
      <w:tblGrid>
        <w:gridCol w:w="1796"/>
        <w:gridCol w:w="6743"/>
      </w:tblGrid>
      <w:tr w:rsidR="00487B99" w:rsidRPr="006A6374" w14:paraId="4CD55BA6" w14:textId="77777777" w:rsidTr="004B3EBC">
        <w:tc>
          <w:tcPr>
            <w:tcW w:w="1796" w:type="dxa"/>
            <w:shd w:val="clear" w:color="auto" w:fill="auto"/>
            <w:vAlign w:val="center"/>
          </w:tcPr>
          <w:p w14:paraId="1EF19B34" w14:textId="77777777" w:rsidR="00487B99" w:rsidRPr="006A6374" w:rsidRDefault="00487B99" w:rsidP="00526F35">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35DBD05D" w14:textId="77777777" w:rsidR="00487B99" w:rsidRPr="006A6374" w:rsidRDefault="000B573C" w:rsidP="004447D8">
            <w:pPr>
              <w:pStyle w:val="Safetytext"/>
              <w:ind w:right="504"/>
              <w:rPr>
                <w:szCs w:val="20"/>
              </w:rPr>
            </w:pPr>
            <w:r w:rsidRPr="000B573C">
              <w:rPr>
                <w:szCs w:val="20"/>
              </w:rPr>
              <w:t>Additional information relating to the current section.</w:t>
            </w:r>
          </w:p>
        </w:tc>
      </w:tr>
    </w:tbl>
    <w:p w14:paraId="707F9BBB" w14:textId="6248DA95" w:rsidR="00637C28" w:rsidRDefault="00637C28" w:rsidP="00637C28">
      <w:pPr>
        <w:pStyle w:val="Headingpreface"/>
      </w:pPr>
      <w:bookmarkStart w:id="8" w:name="_Toc172098925"/>
      <w:r>
        <w:t>Conventions</w:t>
      </w:r>
      <w:bookmarkEnd w:id="8"/>
    </w:p>
    <w:p w14:paraId="4DA95247" w14:textId="7FB8AC19" w:rsidR="00637C28" w:rsidRDefault="00637C28" w:rsidP="00637C28">
      <w:pPr>
        <w:pStyle w:val="BodyText"/>
        <w:rPr>
          <w:lang w:eastAsia="en-US"/>
        </w:rPr>
      </w:pPr>
      <w:r>
        <w:rPr>
          <w:lang w:eastAsia="en-US"/>
        </w:rPr>
        <w:t>This doc uses the following conventions:</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6804"/>
      </w:tblGrid>
      <w:tr w:rsidR="00637C28" w14:paraId="400DBBFE" w14:textId="77777777" w:rsidTr="00637C28">
        <w:trPr>
          <w:trHeight w:val="620"/>
        </w:trPr>
        <w:tc>
          <w:tcPr>
            <w:tcW w:w="2405" w:type="dxa"/>
            <w:vAlign w:val="center"/>
          </w:tcPr>
          <w:p w14:paraId="06ADE7B0" w14:textId="49D6EDD5" w:rsidR="00637C28" w:rsidRDefault="00637C28" w:rsidP="002B16D9">
            <w:pPr>
              <w:pStyle w:val="TableText"/>
            </w:pPr>
            <w:r>
              <w:t>Code listing</w:t>
            </w:r>
          </w:p>
        </w:tc>
        <w:tc>
          <w:tcPr>
            <w:tcW w:w="6804" w:type="dxa"/>
            <w:vAlign w:val="center"/>
          </w:tcPr>
          <w:p w14:paraId="589DFD5D" w14:textId="7D4A8D17" w:rsidR="00637C28" w:rsidRDefault="00637C28" w:rsidP="00637C28">
            <w:pPr>
              <w:pStyle w:val="Code"/>
              <w:rPr>
                <w:lang w:eastAsia="en-US"/>
              </w:rPr>
            </w:pPr>
            <w:r w:rsidRPr="00637C28">
              <w:rPr>
                <w:lang w:eastAsia="en-US"/>
              </w:rPr>
              <w:t xml:space="preserve">  "lucid": 1,</w:t>
            </w:r>
            <w:r w:rsidRPr="00637C28">
              <w:rPr>
                <w:lang w:eastAsia="en-US"/>
              </w:rPr>
              <w:tab/>
            </w:r>
            <w:r w:rsidRPr="00637C28">
              <w:rPr>
                <w:lang w:eastAsia="en-US"/>
              </w:rPr>
              <w:tab/>
            </w:r>
            <w:r w:rsidRPr="00637C28">
              <w:rPr>
                <w:lang w:eastAsia="en-US"/>
              </w:rPr>
              <w:tab/>
            </w:r>
            <w:r w:rsidRPr="00637C28">
              <w:rPr>
                <w:lang w:eastAsia="en-US"/>
              </w:rPr>
              <w:tab/>
              <w:t>// Protocol version</w:t>
            </w:r>
          </w:p>
        </w:tc>
      </w:tr>
    </w:tbl>
    <w:p w14:paraId="4B34B52E" w14:textId="77777777" w:rsidR="00FC7AC4" w:rsidRDefault="00FC7AC4" w:rsidP="00FC7AC4">
      <w:pPr>
        <w:rPr>
          <w:lang w:eastAsia="en-US"/>
        </w:rPr>
      </w:pPr>
    </w:p>
    <w:p w14:paraId="5C8593AA" w14:textId="5D6A2D5A" w:rsidR="00637C28" w:rsidRPr="00637C28" w:rsidRDefault="00FC7AC4" w:rsidP="00B86E80">
      <w:pPr>
        <w:pStyle w:val="BodyText"/>
        <w:ind w:right="504"/>
      </w:pPr>
      <w:r>
        <w:t>The key words "MUST", "MUST NOT", "REQUIRED", "SHALL", "SHALL NOT", "SHOULD", "SHOULD NOT", "RECOMMENDED",  "MAY", and "OPTIONAL" in this document are to be interpreted as described in RFC 2119.</w:t>
      </w:r>
    </w:p>
    <w:p w14:paraId="3C497133" w14:textId="578A522E" w:rsidR="00B706D4" w:rsidRPr="00E20E84" w:rsidRDefault="00B706D4" w:rsidP="00A93F64">
      <w:pPr>
        <w:pStyle w:val="Headingpreface"/>
      </w:pPr>
      <w:bookmarkStart w:id="9" w:name="_Toc172098926"/>
      <w:r w:rsidRPr="00E20E84">
        <w:t>Glossary of terms</w:t>
      </w:r>
      <w:bookmarkEnd w:id="9"/>
    </w:p>
    <w:p w14:paraId="68889149" w14:textId="77777777" w:rsidR="00B706D4" w:rsidRDefault="00B706D4" w:rsidP="00B706D4">
      <w:pPr>
        <w:pStyle w:val="BodyText"/>
        <w:ind w:right="504"/>
      </w:pPr>
      <w:r>
        <w:t>The following abbreviations and terms are used throughout this document.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81"/>
        <w:gridCol w:w="5600"/>
      </w:tblGrid>
      <w:tr w:rsidR="00B706D4" w14:paraId="58C02474" w14:textId="77777777" w:rsidTr="00DA5685">
        <w:trPr>
          <w:tblHeader/>
          <w:jc w:val="center"/>
        </w:trPr>
        <w:tc>
          <w:tcPr>
            <w:tcW w:w="3681" w:type="dxa"/>
            <w:shd w:val="clear" w:color="auto" w:fill="5BABD3"/>
            <w:vAlign w:val="center"/>
          </w:tcPr>
          <w:p w14:paraId="5A3A7C9A" w14:textId="77777777" w:rsidR="00B706D4" w:rsidRPr="00B61C9B" w:rsidRDefault="00B706D4" w:rsidP="00B97174">
            <w:pPr>
              <w:pStyle w:val="TableHeading"/>
            </w:pPr>
            <w:r>
              <w:t>Abbreviation/Term</w:t>
            </w:r>
          </w:p>
        </w:tc>
        <w:tc>
          <w:tcPr>
            <w:tcW w:w="5600" w:type="dxa"/>
            <w:shd w:val="clear" w:color="auto" w:fill="5BABD3"/>
            <w:vAlign w:val="center"/>
          </w:tcPr>
          <w:p w14:paraId="10CB0D0B" w14:textId="77777777" w:rsidR="00B706D4" w:rsidRPr="00B61C9B" w:rsidRDefault="00B706D4" w:rsidP="00B97174">
            <w:pPr>
              <w:pStyle w:val="TableHeading"/>
            </w:pPr>
            <w:r>
              <w:t>Definition</w:t>
            </w:r>
          </w:p>
        </w:tc>
      </w:tr>
      <w:tr w:rsidR="007D4BFF" w14:paraId="35BE569C" w14:textId="77777777" w:rsidTr="00DA5685">
        <w:trPr>
          <w:jc w:val="center"/>
        </w:trPr>
        <w:tc>
          <w:tcPr>
            <w:tcW w:w="3681" w:type="dxa"/>
            <w:shd w:val="clear" w:color="auto" w:fill="auto"/>
          </w:tcPr>
          <w:p w14:paraId="1FE775D0" w14:textId="45933EBC" w:rsidR="007D4BFF" w:rsidRPr="00A811D3" w:rsidRDefault="007D4BFF" w:rsidP="002B16D9">
            <w:pPr>
              <w:pStyle w:val="TableText"/>
            </w:pPr>
            <w:r>
              <w:t>BOM</w:t>
            </w:r>
          </w:p>
        </w:tc>
        <w:tc>
          <w:tcPr>
            <w:tcW w:w="5600" w:type="dxa"/>
            <w:shd w:val="clear" w:color="auto" w:fill="auto"/>
          </w:tcPr>
          <w:p w14:paraId="0D9F5CF8" w14:textId="38318580" w:rsidR="007D4BFF" w:rsidRPr="00BB4BBA" w:rsidRDefault="007D4BFF" w:rsidP="002B16D9">
            <w:pPr>
              <w:pStyle w:val="TableText"/>
            </w:pPr>
            <w:r>
              <w:t>Byte Order Mark</w:t>
            </w:r>
          </w:p>
        </w:tc>
      </w:tr>
      <w:tr w:rsidR="00B706D4" w14:paraId="1DA250A1" w14:textId="77777777" w:rsidTr="00DA5685">
        <w:trPr>
          <w:jc w:val="center"/>
        </w:trPr>
        <w:tc>
          <w:tcPr>
            <w:tcW w:w="3681" w:type="dxa"/>
            <w:shd w:val="clear" w:color="auto" w:fill="auto"/>
          </w:tcPr>
          <w:p w14:paraId="5E435E97" w14:textId="3102F756" w:rsidR="00B706D4" w:rsidRPr="00A811D3" w:rsidRDefault="00BB4BBA" w:rsidP="002B16D9">
            <w:pPr>
              <w:pStyle w:val="TableText"/>
            </w:pPr>
            <w:r w:rsidRPr="00A811D3">
              <w:t xml:space="preserve">Broker </w:t>
            </w:r>
          </w:p>
        </w:tc>
        <w:tc>
          <w:tcPr>
            <w:tcW w:w="5600" w:type="dxa"/>
            <w:shd w:val="clear" w:color="auto" w:fill="auto"/>
          </w:tcPr>
          <w:p w14:paraId="5990A8A3" w14:textId="10DE1DD3" w:rsidR="00B706D4" w:rsidRPr="008A325B" w:rsidRDefault="00BB4BBA" w:rsidP="002B16D9">
            <w:pPr>
              <w:pStyle w:val="TableText"/>
            </w:pPr>
            <w:r w:rsidRPr="00BB4BBA">
              <w:t>Also named MQTT Server</w:t>
            </w:r>
            <w:r>
              <w:t xml:space="preserve">. </w:t>
            </w:r>
            <w:r w:rsidRPr="00BB4BBA">
              <w:t>Service for storing and forwarding MQTT messages.</w:t>
            </w:r>
          </w:p>
        </w:tc>
      </w:tr>
      <w:tr w:rsidR="00B706D4" w14:paraId="4DE84B48" w14:textId="77777777" w:rsidTr="00DA5685">
        <w:trPr>
          <w:jc w:val="center"/>
        </w:trPr>
        <w:tc>
          <w:tcPr>
            <w:tcW w:w="3681" w:type="dxa"/>
            <w:shd w:val="clear" w:color="auto" w:fill="auto"/>
          </w:tcPr>
          <w:p w14:paraId="76FBFB0A" w14:textId="76246170" w:rsidR="00B706D4" w:rsidRPr="00A811D3" w:rsidRDefault="00BB4BBA" w:rsidP="002B16D9">
            <w:pPr>
              <w:pStyle w:val="TableText"/>
            </w:pPr>
            <w:r w:rsidRPr="00A811D3">
              <w:t>Device Configuration</w:t>
            </w:r>
          </w:p>
        </w:tc>
        <w:tc>
          <w:tcPr>
            <w:tcW w:w="5600" w:type="dxa"/>
            <w:shd w:val="clear" w:color="auto" w:fill="auto"/>
          </w:tcPr>
          <w:p w14:paraId="3BDAA492" w14:textId="4D6328A0" w:rsidR="00B706D4" w:rsidRPr="008A325B" w:rsidRDefault="00BB4BBA" w:rsidP="002B16D9">
            <w:pPr>
              <w:pStyle w:val="TableText"/>
            </w:pPr>
            <w:r w:rsidRPr="00BB4BBA">
              <w:t>JSON structure</w:t>
            </w:r>
            <w:r>
              <w:t>,</w:t>
            </w:r>
            <w:r w:rsidRPr="00BB4BBA">
              <w:t xml:space="preserve"> following </w:t>
            </w:r>
            <w:r>
              <w:t>a</w:t>
            </w:r>
            <w:r w:rsidRPr="00BB4BBA">
              <w:t xml:space="preserve"> defined format</w:t>
            </w:r>
            <w:r>
              <w:t>,</w:t>
            </w:r>
            <w:r w:rsidRPr="00BB4BBA">
              <w:t xml:space="preserve"> that expresses how the capabilities in the Device Profile have been deployed in the </w:t>
            </w:r>
            <w:r w:rsidR="00FF421A">
              <w:t>FD</w:t>
            </w:r>
            <w:r w:rsidRPr="00BB4BBA">
              <w:t>.</w:t>
            </w:r>
          </w:p>
        </w:tc>
      </w:tr>
      <w:tr w:rsidR="00BB4BBA" w14:paraId="4A1C3A21" w14:textId="77777777" w:rsidTr="00DA5685">
        <w:trPr>
          <w:jc w:val="center"/>
        </w:trPr>
        <w:tc>
          <w:tcPr>
            <w:tcW w:w="3681" w:type="dxa"/>
            <w:shd w:val="clear" w:color="auto" w:fill="auto"/>
          </w:tcPr>
          <w:p w14:paraId="7EA48C2F" w14:textId="28D2E470" w:rsidR="00BB4BBA" w:rsidRPr="00A811D3" w:rsidRDefault="00BB4BBA" w:rsidP="002B16D9">
            <w:pPr>
              <w:pStyle w:val="TableText"/>
            </w:pPr>
            <w:r w:rsidRPr="00A811D3">
              <w:t>Device Profile</w:t>
            </w:r>
          </w:p>
        </w:tc>
        <w:tc>
          <w:tcPr>
            <w:tcW w:w="5600" w:type="dxa"/>
            <w:shd w:val="clear" w:color="auto" w:fill="auto"/>
          </w:tcPr>
          <w:p w14:paraId="09A2EAF4" w14:textId="4CE85B31" w:rsidR="00BB4BBA" w:rsidRPr="00BB4BBA" w:rsidRDefault="00BB4BBA" w:rsidP="002B16D9">
            <w:pPr>
              <w:pStyle w:val="TableText"/>
            </w:pPr>
            <w:r w:rsidRPr="00BB4BBA">
              <w:t>JSON structure</w:t>
            </w:r>
            <w:r>
              <w:t>,</w:t>
            </w:r>
            <w:r w:rsidRPr="00BB4BBA">
              <w:t xml:space="preserve"> following </w:t>
            </w:r>
            <w:r>
              <w:t>a</w:t>
            </w:r>
            <w:r w:rsidRPr="00BB4BBA">
              <w:t xml:space="preserve"> defined format</w:t>
            </w:r>
            <w:r>
              <w:t>,</w:t>
            </w:r>
            <w:r w:rsidRPr="00BB4BBA">
              <w:t xml:space="preserve"> that describes the capabilities of </w:t>
            </w:r>
            <w:r w:rsidR="00982CA0">
              <w:t>a F</w:t>
            </w:r>
            <w:r w:rsidR="00D45A33">
              <w:t>ield Device</w:t>
            </w:r>
            <w:r w:rsidRPr="00BB4BBA">
              <w:t>.</w:t>
            </w:r>
          </w:p>
        </w:tc>
      </w:tr>
      <w:tr w:rsidR="00BB4BBA" w14:paraId="2F29DDCB" w14:textId="77777777" w:rsidTr="00DA5685">
        <w:trPr>
          <w:jc w:val="center"/>
        </w:trPr>
        <w:tc>
          <w:tcPr>
            <w:tcW w:w="3681" w:type="dxa"/>
            <w:shd w:val="clear" w:color="auto" w:fill="auto"/>
          </w:tcPr>
          <w:p w14:paraId="0CF4EB45" w14:textId="61B50796" w:rsidR="00BB4BBA" w:rsidRPr="00BA7567" w:rsidRDefault="00BB4BBA" w:rsidP="002B16D9">
            <w:pPr>
              <w:pStyle w:val="TableText"/>
            </w:pPr>
            <w:r w:rsidRPr="00BA7567">
              <w:t>FD</w:t>
            </w:r>
          </w:p>
        </w:tc>
        <w:tc>
          <w:tcPr>
            <w:tcW w:w="5600" w:type="dxa"/>
            <w:shd w:val="clear" w:color="auto" w:fill="auto"/>
          </w:tcPr>
          <w:p w14:paraId="2AF25EC1" w14:textId="549A3A59" w:rsidR="00BB4BBA" w:rsidRPr="00BA7567" w:rsidRDefault="00816354" w:rsidP="002B16D9">
            <w:pPr>
              <w:pStyle w:val="TableText"/>
            </w:pPr>
            <w:r w:rsidRPr="00BA7567">
              <w:t xml:space="preserve">Field Device, </w:t>
            </w:r>
            <w:r w:rsidR="005A4CB6" w:rsidRPr="00BA7567">
              <w:t>a</w:t>
            </w:r>
            <w:r w:rsidR="00BB4BBA" w:rsidRPr="00BA7567">
              <w:t>lso known as Outstation or Remote Terminal Unit (RTU). Equipment located near an asset that needs to be monitored and/or controlled.</w:t>
            </w:r>
          </w:p>
        </w:tc>
      </w:tr>
      <w:tr w:rsidR="0030026D" w14:paraId="02588C32" w14:textId="77777777" w:rsidTr="00DA5685">
        <w:trPr>
          <w:jc w:val="center"/>
        </w:trPr>
        <w:tc>
          <w:tcPr>
            <w:tcW w:w="3681" w:type="dxa"/>
            <w:shd w:val="clear" w:color="auto" w:fill="auto"/>
          </w:tcPr>
          <w:p w14:paraId="1E2753CB" w14:textId="285A6C24" w:rsidR="0030026D" w:rsidRPr="00BA7567" w:rsidRDefault="0030026D" w:rsidP="002B16D9">
            <w:pPr>
              <w:pStyle w:val="TableText"/>
            </w:pPr>
            <w:r w:rsidRPr="00BA7567">
              <w:t>Field Device Link</w:t>
            </w:r>
          </w:p>
        </w:tc>
        <w:tc>
          <w:tcPr>
            <w:tcW w:w="5600" w:type="dxa"/>
            <w:shd w:val="clear" w:color="auto" w:fill="auto"/>
          </w:tcPr>
          <w:p w14:paraId="65C6452C" w14:textId="4E7D717A" w:rsidR="0030026D" w:rsidRPr="00BA7567" w:rsidRDefault="0030026D" w:rsidP="002B16D9">
            <w:pPr>
              <w:pStyle w:val="TableText"/>
            </w:pPr>
            <w:r w:rsidRPr="00BA7567">
              <w:t xml:space="preserve">A channel which enables the </w:t>
            </w:r>
            <w:r w:rsidR="0029542E" w:rsidRPr="00BA7567">
              <w:t>Supervisory Application</w:t>
            </w:r>
            <w:r w:rsidRPr="00BA7567">
              <w:t xml:space="preserve"> to access </w:t>
            </w:r>
            <w:r w:rsidR="00944B39" w:rsidRPr="00BA7567">
              <w:t>the Field Device</w:t>
            </w:r>
          </w:p>
        </w:tc>
      </w:tr>
      <w:tr w:rsidR="00A811D3" w14:paraId="1782487B" w14:textId="77777777" w:rsidTr="00DA5685">
        <w:trPr>
          <w:jc w:val="center"/>
        </w:trPr>
        <w:tc>
          <w:tcPr>
            <w:tcW w:w="3681" w:type="dxa"/>
            <w:shd w:val="clear" w:color="auto" w:fill="auto"/>
          </w:tcPr>
          <w:p w14:paraId="6FC18633" w14:textId="016E5F96" w:rsidR="00A811D3" w:rsidRPr="00A811D3" w:rsidRDefault="00A811D3" w:rsidP="002B16D9">
            <w:pPr>
              <w:pStyle w:val="TableText"/>
            </w:pPr>
            <w:r>
              <w:t>IIOT</w:t>
            </w:r>
          </w:p>
        </w:tc>
        <w:tc>
          <w:tcPr>
            <w:tcW w:w="5600" w:type="dxa"/>
            <w:shd w:val="clear" w:color="auto" w:fill="auto"/>
          </w:tcPr>
          <w:p w14:paraId="6E463C40" w14:textId="610A4A28" w:rsidR="00A811D3" w:rsidRPr="00BB4BBA" w:rsidRDefault="00A811D3" w:rsidP="002B16D9">
            <w:pPr>
              <w:pStyle w:val="TableText"/>
            </w:pPr>
            <w:r>
              <w:t>Industrial Internet of Things</w:t>
            </w:r>
          </w:p>
        </w:tc>
      </w:tr>
      <w:tr w:rsidR="00A811D3" w14:paraId="2764928C" w14:textId="77777777" w:rsidTr="00DA5685">
        <w:trPr>
          <w:jc w:val="center"/>
        </w:trPr>
        <w:tc>
          <w:tcPr>
            <w:tcW w:w="3681" w:type="dxa"/>
            <w:shd w:val="clear" w:color="auto" w:fill="auto"/>
          </w:tcPr>
          <w:p w14:paraId="49E1EE6C" w14:textId="5216F038" w:rsidR="00A811D3" w:rsidRPr="00A811D3" w:rsidRDefault="00A811D3" w:rsidP="002B16D9">
            <w:pPr>
              <w:pStyle w:val="TableText"/>
            </w:pPr>
            <w:r>
              <w:t>IOT</w:t>
            </w:r>
          </w:p>
        </w:tc>
        <w:tc>
          <w:tcPr>
            <w:tcW w:w="5600" w:type="dxa"/>
            <w:shd w:val="clear" w:color="auto" w:fill="auto"/>
          </w:tcPr>
          <w:p w14:paraId="7B848EBB" w14:textId="35C94245" w:rsidR="00A811D3" w:rsidRPr="00BB4BBA" w:rsidRDefault="00A811D3" w:rsidP="002B16D9">
            <w:pPr>
              <w:pStyle w:val="TableText"/>
            </w:pPr>
            <w:r>
              <w:t>Internet of Things</w:t>
            </w:r>
          </w:p>
        </w:tc>
      </w:tr>
      <w:tr w:rsidR="00BB4BBA" w14:paraId="30CB30BB" w14:textId="77777777" w:rsidTr="00DA5685">
        <w:trPr>
          <w:jc w:val="center"/>
        </w:trPr>
        <w:tc>
          <w:tcPr>
            <w:tcW w:w="3681" w:type="dxa"/>
            <w:shd w:val="clear" w:color="auto" w:fill="auto"/>
          </w:tcPr>
          <w:p w14:paraId="7D1A410A" w14:textId="1C534D63" w:rsidR="00BB4BBA" w:rsidRPr="00BA7567" w:rsidRDefault="009D3A7D" w:rsidP="002B16D9">
            <w:pPr>
              <w:pStyle w:val="TableText"/>
            </w:pPr>
            <w:r w:rsidRPr="00BA7567">
              <w:t>JSON</w:t>
            </w:r>
          </w:p>
        </w:tc>
        <w:tc>
          <w:tcPr>
            <w:tcW w:w="5600" w:type="dxa"/>
            <w:shd w:val="clear" w:color="auto" w:fill="auto"/>
          </w:tcPr>
          <w:p w14:paraId="733E1C28" w14:textId="64698931" w:rsidR="00BB4BBA" w:rsidRPr="00BA7567" w:rsidRDefault="00D34840" w:rsidP="002B16D9">
            <w:pPr>
              <w:pStyle w:val="TableText"/>
            </w:pPr>
            <w:r w:rsidRPr="00BA7567">
              <w:t>Javascript Object Notation</w:t>
            </w:r>
            <w:r w:rsidR="0073506F" w:rsidRPr="00BA7567">
              <w:t>.</w:t>
            </w:r>
            <w:r w:rsidRPr="00BA7567">
              <w:t xml:space="preserve"> </w:t>
            </w:r>
            <w:r w:rsidR="009D3A7D" w:rsidRPr="00BA7567">
              <w:t>Open standard format for human readable data interchange.</w:t>
            </w:r>
          </w:p>
        </w:tc>
      </w:tr>
      <w:tr w:rsidR="00E05760" w14:paraId="3C5FDB35" w14:textId="77777777" w:rsidTr="00DA5685">
        <w:trPr>
          <w:jc w:val="center"/>
        </w:trPr>
        <w:tc>
          <w:tcPr>
            <w:tcW w:w="3681" w:type="dxa"/>
            <w:shd w:val="clear" w:color="auto" w:fill="auto"/>
          </w:tcPr>
          <w:p w14:paraId="3C93523E" w14:textId="46D257D0" w:rsidR="00E05760" w:rsidRPr="00A811D3" w:rsidRDefault="00E05760" w:rsidP="002B16D9">
            <w:pPr>
              <w:pStyle w:val="TableText"/>
            </w:pPr>
            <w:r>
              <w:lastRenderedPageBreak/>
              <w:t>LWT</w:t>
            </w:r>
          </w:p>
        </w:tc>
        <w:tc>
          <w:tcPr>
            <w:tcW w:w="5600" w:type="dxa"/>
            <w:shd w:val="clear" w:color="auto" w:fill="auto"/>
          </w:tcPr>
          <w:p w14:paraId="7AC6EC30" w14:textId="33D8725A" w:rsidR="00E05760" w:rsidRPr="009D3A7D" w:rsidRDefault="00E05760" w:rsidP="002B16D9">
            <w:pPr>
              <w:pStyle w:val="TableText"/>
            </w:pPr>
            <w:r w:rsidRPr="00E05760">
              <w:t>Last Will and Testament</w:t>
            </w:r>
            <w:r>
              <w:t>. A</w:t>
            </w:r>
            <w:r w:rsidRPr="00E05760">
              <w:t xml:space="preserve"> message sent from the </w:t>
            </w:r>
            <w:r w:rsidR="00FB1382">
              <w:t>Broker</w:t>
            </w:r>
            <w:r w:rsidRPr="00E05760">
              <w:t xml:space="preserve"> to subscribers when the publishing device is involuntarily disconnected from the </w:t>
            </w:r>
            <w:r w:rsidR="00FB1382">
              <w:t>Broker</w:t>
            </w:r>
            <w:r w:rsidRPr="00E05760">
              <w:t>.</w:t>
            </w:r>
          </w:p>
        </w:tc>
      </w:tr>
      <w:tr w:rsidR="00BB4BBA" w14:paraId="07BF28B9" w14:textId="77777777" w:rsidTr="00DA5685">
        <w:trPr>
          <w:jc w:val="center"/>
        </w:trPr>
        <w:tc>
          <w:tcPr>
            <w:tcW w:w="3681" w:type="dxa"/>
            <w:shd w:val="clear" w:color="auto" w:fill="auto"/>
          </w:tcPr>
          <w:p w14:paraId="029B6B8A" w14:textId="552C2F3F" w:rsidR="00BB4BBA" w:rsidRPr="00A811D3" w:rsidRDefault="009D3A7D" w:rsidP="002B16D9">
            <w:pPr>
              <w:pStyle w:val="TableText"/>
            </w:pPr>
            <w:r w:rsidRPr="00A811D3">
              <w:t>MQTT</w:t>
            </w:r>
          </w:p>
        </w:tc>
        <w:tc>
          <w:tcPr>
            <w:tcW w:w="5600" w:type="dxa"/>
            <w:shd w:val="clear" w:color="auto" w:fill="auto"/>
          </w:tcPr>
          <w:p w14:paraId="1F7933A6" w14:textId="7F4172FF" w:rsidR="00BB4BBA" w:rsidRPr="00BB4BBA" w:rsidRDefault="009D3A7D" w:rsidP="002B16D9">
            <w:pPr>
              <w:pStyle w:val="TableText"/>
            </w:pPr>
            <w:r w:rsidRPr="009D3A7D">
              <w:t>Lightweight publish/subscribe (pub-sub) machine-to-machine network protocol</w:t>
            </w:r>
            <w:r>
              <w:t>.</w:t>
            </w:r>
          </w:p>
        </w:tc>
      </w:tr>
      <w:tr w:rsidR="00A811D3" w14:paraId="1522C7EF" w14:textId="77777777" w:rsidTr="00DA5685">
        <w:trPr>
          <w:jc w:val="center"/>
        </w:trPr>
        <w:tc>
          <w:tcPr>
            <w:tcW w:w="3681" w:type="dxa"/>
            <w:shd w:val="clear" w:color="auto" w:fill="auto"/>
          </w:tcPr>
          <w:p w14:paraId="06E40A44" w14:textId="6F9A76D9" w:rsidR="00A811D3" w:rsidRPr="00A811D3" w:rsidRDefault="00A811D3" w:rsidP="002B16D9">
            <w:pPr>
              <w:pStyle w:val="TableText"/>
            </w:pPr>
            <w:r>
              <w:t>OT</w:t>
            </w:r>
          </w:p>
        </w:tc>
        <w:tc>
          <w:tcPr>
            <w:tcW w:w="5600" w:type="dxa"/>
            <w:shd w:val="clear" w:color="auto" w:fill="auto"/>
          </w:tcPr>
          <w:p w14:paraId="756A96A9" w14:textId="08AB4CAB" w:rsidR="00A811D3" w:rsidRPr="009D3A7D" w:rsidRDefault="00A811D3" w:rsidP="002B16D9">
            <w:pPr>
              <w:pStyle w:val="TableText"/>
            </w:pPr>
            <w:r>
              <w:t>Operational Technology</w:t>
            </w:r>
          </w:p>
        </w:tc>
      </w:tr>
      <w:tr w:rsidR="00405E4C" w14:paraId="21EC5B70" w14:textId="77777777" w:rsidTr="00DA5685">
        <w:trPr>
          <w:jc w:val="center"/>
        </w:trPr>
        <w:tc>
          <w:tcPr>
            <w:tcW w:w="3681" w:type="dxa"/>
            <w:shd w:val="clear" w:color="auto" w:fill="auto"/>
          </w:tcPr>
          <w:p w14:paraId="3630CD4F" w14:textId="3A8B3DAB" w:rsidR="00405E4C" w:rsidRDefault="00405E4C" w:rsidP="002B16D9">
            <w:pPr>
              <w:pStyle w:val="TableText"/>
            </w:pPr>
            <w:r>
              <w:t>Payload</w:t>
            </w:r>
          </w:p>
        </w:tc>
        <w:tc>
          <w:tcPr>
            <w:tcW w:w="5600" w:type="dxa"/>
            <w:shd w:val="clear" w:color="auto" w:fill="auto"/>
          </w:tcPr>
          <w:p w14:paraId="09411C6E" w14:textId="23F8E4CB" w:rsidR="00405E4C" w:rsidRDefault="00405E4C" w:rsidP="002B16D9">
            <w:pPr>
              <w:pStyle w:val="TableText"/>
            </w:pPr>
            <w:r>
              <w:t>D</w:t>
            </w:r>
            <w:r w:rsidRPr="00405E4C">
              <w:t>ata items represented in the protocol in JSON format</w:t>
            </w:r>
            <w:r>
              <w:t>.</w:t>
            </w:r>
            <w:r w:rsidRPr="00405E4C">
              <w:t xml:space="preserve"> </w:t>
            </w:r>
          </w:p>
        </w:tc>
      </w:tr>
      <w:tr w:rsidR="00BB4BBA" w14:paraId="6A11830A" w14:textId="77777777" w:rsidTr="00DA5685">
        <w:trPr>
          <w:jc w:val="center"/>
        </w:trPr>
        <w:tc>
          <w:tcPr>
            <w:tcW w:w="3681" w:type="dxa"/>
            <w:shd w:val="clear" w:color="auto" w:fill="auto"/>
          </w:tcPr>
          <w:p w14:paraId="609043A7" w14:textId="029E57C1" w:rsidR="00BB4BBA" w:rsidRPr="00A811D3" w:rsidRDefault="009D3A7D" w:rsidP="002B16D9">
            <w:pPr>
              <w:pStyle w:val="TableText"/>
            </w:pPr>
            <w:r w:rsidRPr="00A811D3">
              <w:t>Point</w:t>
            </w:r>
          </w:p>
        </w:tc>
        <w:tc>
          <w:tcPr>
            <w:tcW w:w="5600" w:type="dxa"/>
            <w:shd w:val="clear" w:color="auto" w:fill="auto"/>
          </w:tcPr>
          <w:p w14:paraId="19804CDD" w14:textId="13DB969E" w:rsidR="00BB4BBA" w:rsidRPr="00BB4BBA" w:rsidRDefault="009D3A7D" w:rsidP="002B16D9">
            <w:pPr>
              <w:pStyle w:val="TableText"/>
            </w:pPr>
            <w:r w:rsidRPr="009D3A7D">
              <w:t>Addressable, physical</w:t>
            </w:r>
            <w:r w:rsidR="00C97FB9" w:rsidRPr="009D3A7D">
              <w:t>,</w:t>
            </w:r>
            <w:r w:rsidRPr="009D3A7D">
              <w:t xml:space="preserve"> or virtual input or output on a</w:t>
            </w:r>
            <w:r>
              <w:t>n</w:t>
            </w:r>
            <w:r w:rsidRPr="009D3A7D">
              <w:t xml:space="preserve"> FD.</w:t>
            </w:r>
            <w:r w:rsidR="009A5F75">
              <w:t xml:space="preserve"> Also </w:t>
            </w:r>
            <w:r w:rsidR="009A5F75" w:rsidRPr="009D3A7D">
              <w:t>known as Channel</w:t>
            </w:r>
            <w:r w:rsidR="009A5F75">
              <w:t>, Tag, Signal, or Metric.</w:t>
            </w:r>
          </w:p>
        </w:tc>
      </w:tr>
      <w:tr w:rsidR="000C3CED" w14:paraId="3E140D7B" w14:textId="77777777" w:rsidTr="00DA5685">
        <w:trPr>
          <w:jc w:val="center"/>
        </w:trPr>
        <w:tc>
          <w:tcPr>
            <w:tcW w:w="3681" w:type="dxa"/>
            <w:shd w:val="clear" w:color="auto" w:fill="auto"/>
          </w:tcPr>
          <w:p w14:paraId="21C1EE8D" w14:textId="173C5CCB" w:rsidR="000C3CED" w:rsidRPr="00BA7567" w:rsidRDefault="000C3CED" w:rsidP="002B16D9">
            <w:pPr>
              <w:pStyle w:val="TableText"/>
            </w:pPr>
            <w:r w:rsidRPr="00BA7567">
              <w:t>QoS</w:t>
            </w:r>
          </w:p>
        </w:tc>
        <w:tc>
          <w:tcPr>
            <w:tcW w:w="5600" w:type="dxa"/>
            <w:shd w:val="clear" w:color="auto" w:fill="auto"/>
          </w:tcPr>
          <w:p w14:paraId="27E95950" w14:textId="6674BEB2" w:rsidR="000C3CED" w:rsidRPr="00BA7567" w:rsidRDefault="00403DE2" w:rsidP="002B16D9">
            <w:pPr>
              <w:pStyle w:val="TableText"/>
            </w:pPr>
            <w:r w:rsidRPr="00BA7567">
              <w:t xml:space="preserve">MQTT Topic </w:t>
            </w:r>
            <w:r w:rsidR="000C3CED" w:rsidRPr="00BA7567">
              <w:t>Quality of Service</w:t>
            </w:r>
          </w:p>
        </w:tc>
      </w:tr>
      <w:tr w:rsidR="009D3A7D" w14:paraId="356B879B" w14:textId="77777777" w:rsidTr="00DA5685">
        <w:trPr>
          <w:jc w:val="center"/>
        </w:trPr>
        <w:tc>
          <w:tcPr>
            <w:tcW w:w="3681" w:type="dxa"/>
            <w:shd w:val="clear" w:color="auto" w:fill="auto"/>
          </w:tcPr>
          <w:p w14:paraId="25626D02" w14:textId="2A19C51F" w:rsidR="009D3A7D" w:rsidRPr="00BA7567" w:rsidRDefault="009D3A7D" w:rsidP="002B16D9">
            <w:pPr>
              <w:pStyle w:val="TableText"/>
            </w:pPr>
            <w:r w:rsidRPr="00BA7567">
              <w:t>SA</w:t>
            </w:r>
          </w:p>
        </w:tc>
        <w:tc>
          <w:tcPr>
            <w:tcW w:w="5600" w:type="dxa"/>
            <w:shd w:val="clear" w:color="auto" w:fill="auto"/>
          </w:tcPr>
          <w:p w14:paraId="4BFC9EF9" w14:textId="39AC0F0D" w:rsidR="009D3A7D" w:rsidRPr="00BA7567" w:rsidRDefault="00A9514D" w:rsidP="002B16D9">
            <w:pPr>
              <w:pStyle w:val="TableText"/>
            </w:pPr>
            <w:r w:rsidRPr="00BA7567">
              <w:t>Supervisory Application, a</w:t>
            </w:r>
            <w:r w:rsidR="009D3A7D" w:rsidRPr="00BA7567">
              <w:t>lso known as Master Station (MS). Service for acquiring and processing data, monitoring and controlling devices and processes.</w:t>
            </w:r>
          </w:p>
        </w:tc>
      </w:tr>
      <w:tr w:rsidR="009D3A7D" w14:paraId="3C38804F" w14:textId="77777777" w:rsidTr="00DA5685">
        <w:trPr>
          <w:jc w:val="center"/>
        </w:trPr>
        <w:tc>
          <w:tcPr>
            <w:tcW w:w="3681" w:type="dxa"/>
            <w:shd w:val="clear" w:color="auto" w:fill="auto"/>
          </w:tcPr>
          <w:p w14:paraId="198A4D24" w14:textId="1F574B59" w:rsidR="009D3A7D" w:rsidRPr="00A811D3" w:rsidRDefault="009D3A7D" w:rsidP="002B16D9">
            <w:pPr>
              <w:pStyle w:val="TableText"/>
            </w:pPr>
            <w:r w:rsidRPr="00A811D3">
              <w:t>Topic</w:t>
            </w:r>
          </w:p>
        </w:tc>
        <w:tc>
          <w:tcPr>
            <w:tcW w:w="5600" w:type="dxa"/>
            <w:shd w:val="clear" w:color="auto" w:fill="auto"/>
          </w:tcPr>
          <w:p w14:paraId="69BE1500" w14:textId="157FFB34" w:rsidR="009D3A7D" w:rsidRPr="009D3A7D" w:rsidRDefault="009D3A7D" w:rsidP="002B16D9">
            <w:pPr>
              <w:pStyle w:val="TableText"/>
            </w:pPr>
            <w:r w:rsidRPr="00BA7567">
              <w:t>MQTT name for a message stream</w:t>
            </w:r>
            <w:r w:rsidR="00425309" w:rsidRPr="00BA7567">
              <w:t xml:space="preserve"> on an MQTT Broker</w:t>
            </w:r>
            <w:r w:rsidRPr="00BA7567">
              <w:t xml:space="preserve">, notionally similar to a folder structure on a PC. </w:t>
            </w:r>
            <w:r w:rsidRPr="00BA7567">
              <w:br/>
              <w:t xml:space="preserve">MQTT applications publish and subscribe to </w:t>
            </w:r>
            <w:r w:rsidR="00FB1382" w:rsidRPr="00BA7567">
              <w:t>Topic</w:t>
            </w:r>
            <w:r w:rsidRPr="00BA7567">
              <w:t>s to exchange messages.</w:t>
            </w:r>
          </w:p>
        </w:tc>
      </w:tr>
      <w:tr w:rsidR="009D3A7D" w14:paraId="7996E6B2" w14:textId="77777777" w:rsidTr="00DA5685">
        <w:trPr>
          <w:jc w:val="center"/>
        </w:trPr>
        <w:tc>
          <w:tcPr>
            <w:tcW w:w="3681" w:type="dxa"/>
            <w:shd w:val="clear" w:color="auto" w:fill="auto"/>
          </w:tcPr>
          <w:p w14:paraId="22EEA277" w14:textId="4D99107C" w:rsidR="009D3A7D" w:rsidRPr="00A811D3" w:rsidRDefault="009D3A7D" w:rsidP="002B16D9">
            <w:pPr>
              <w:pStyle w:val="TableText"/>
            </w:pPr>
            <w:r w:rsidRPr="00A811D3">
              <w:t xml:space="preserve">UUID </w:t>
            </w:r>
          </w:p>
        </w:tc>
        <w:tc>
          <w:tcPr>
            <w:tcW w:w="5600" w:type="dxa"/>
            <w:shd w:val="clear" w:color="auto" w:fill="auto"/>
          </w:tcPr>
          <w:p w14:paraId="37DB77FD" w14:textId="08854C4A" w:rsidR="009D3A7D" w:rsidRPr="009D3A7D" w:rsidRDefault="009D3A7D" w:rsidP="002B16D9">
            <w:pPr>
              <w:pStyle w:val="TableText"/>
            </w:pPr>
            <w:r w:rsidRPr="009D3A7D">
              <w:t>Universally Unique IDentifier is a 128-bit (16 octet) label used for identifying components in computer systems.</w:t>
            </w:r>
            <w:r>
              <w:br/>
            </w:r>
            <w:r w:rsidRPr="009D3A7D">
              <w:t>When generated according to the standard methods, UUIDs are unique</w:t>
            </w:r>
            <w:r>
              <w:t xml:space="preserve">, </w:t>
            </w:r>
            <w:r w:rsidRPr="009D3A7D">
              <w:t xml:space="preserve">recorded as a </w:t>
            </w:r>
            <w:r w:rsidR="00B8257D">
              <w:t xml:space="preserve">lower case </w:t>
            </w:r>
            <w:r w:rsidRPr="009D3A7D">
              <w:t>string of 36 characters following a standard format</w:t>
            </w:r>
            <w:r w:rsidR="004172D7">
              <w:t xml:space="preserve"> defined in section 4 of RFC9562</w:t>
            </w:r>
            <w:r w:rsidRPr="009D3A7D">
              <w:t xml:space="preserve">, </w:t>
            </w:r>
            <w:r>
              <w:t>for example:</w:t>
            </w:r>
            <w:r w:rsidRPr="009D3A7D">
              <w:t xml:space="preserve"> </w:t>
            </w:r>
            <w:r w:rsidR="00DA5685">
              <w:br/>
            </w:r>
            <w:r w:rsidRPr="009D3A7D">
              <w:t>123e4567-e89b-12d3-a456-426614174000.</w:t>
            </w:r>
          </w:p>
        </w:tc>
      </w:tr>
    </w:tbl>
    <w:p w14:paraId="639CE59E" w14:textId="5A5B8648" w:rsidR="00B706D4" w:rsidRDefault="00947A5E" w:rsidP="00947A5E">
      <w:pPr>
        <w:pStyle w:val="Headingpreface"/>
      </w:pPr>
      <w:bookmarkStart w:id="10" w:name="_Toc172098927"/>
      <w:r>
        <w:t>References</w:t>
      </w:r>
      <w:bookmarkEnd w:id="10"/>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1843"/>
        <w:gridCol w:w="7751"/>
      </w:tblGrid>
      <w:tr w:rsidR="00A05273" w:rsidRPr="004172D7" w14:paraId="4B080B14" w14:textId="77777777" w:rsidTr="00320399">
        <w:tc>
          <w:tcPr>
            <w:tcW w:w="1843" w:type="dxa"/>
          </w:tcPr>
          <w:p w14:paraId="1C20D179" w14:textId="77777777" w:rsidR="00A05273" w:rsidRPr="004172D7" w:rsidRDefault="00A05273">
            <w:pPr>
              <w:spacing w:after="160" w:line="259" w:lineRule="auto"/>
              <w:rPr>
                <w:rFonts w:eastAsia="DengXian" w:cs="Arial"/>
                <w:lang w:val="fr-FR" w:eastAsia="en-US"/>
              </w:rPr>
            </w:pPr>
            <w:bookmarkStart w:id="11" w:name="JSON"/>
            <w:r w:rsidRPr="004172D7">
              <w:rPr>
                <w:rFonts w:eastAsia="DengXian" w:cs="Arial"/>
                <w:lang w:val="fr-FR" w:eastAsia="en-US"/>
              </w:rPr>
              <w:t>[JSON]</w:t>
            </w:r>
            <w:bookmarkEnd w:id="11"/>
            <w:r w:rsidRPr="004172D7">
              <w:rPr>
                <w:rFonts w:eastAsia="DengXian" w:cs="Arial"/>
                <w:lang w:val="fr-FR" w:eastAsia="en-US"/>
              </w:rPr>
              <w:t xml:space="preserve"> </w:t>
            </w:r>
          </w:p>
        </w:tc>
        <w:tc>
          <w:tcPr>
            <w:tcW w:w="7751" w:type="dxa"/>
          </w:tcPr>
          <w:p w14:paraId="3210D6AA" w14:textId="6D39B7ED" w:rsidR="00A05273" w:rsidRPr="004172D7" w:rsidRDefault="00A05273" w:rsidP="00AA2B4E">
            <w:pPr>
              <w:spacing w:after="160" w:line="259" w:lineRule="auto"/>
              <w:rPr>
                <w:rFonts w:eastAsia="DengXian" w:cs="Arial"/>
                <w:lang w:val="fr-FR" w:eastAsia="en-US"/>
              </w:rPr>
            </w:pPr>
            <w:r w:rsidRPr="004172D7">
              <w:rPr>
                <w:rFonts w:eastAsia="DengXian" w:cs="Arial"/>
                <w:lang w:val="fr-FR" w:eastAsia="en-US"/>
              </w:rPr>
              <w:t xml:space="preserve">JSON: </w:t>
            </w:r>
            <w:hyperlink r:id="rId15" w:history="1">
              <w:r w:rsidRPr="004172D7">
                <w:rPr>
                  <w:rStyle w:val="Hyperlink"/>
                  <w:rFonts w:eastAsia="DengXian"/>
                </w:rPr>
                <w:t>https://www.ietf.org/rfc/rfc4627.txt</w:t>
              </w:r>
            </w:hyperlink>
          </w:p>
        </w:tc>
      </w:tr>
      <w:tr w:rsidR="00A05273" w:rsidRPr="004172D7" w14:paraId="2940D9F3" w14:textId="77777777" w:rsidTr="00320399">
        <w:tc>
          <w:tcPr>
            <w:tcW w:w="1843" w:type="dxa"/>
          </w:tcPr>
          <w:p w14:paraId="0E9DD782" w14:textId="201027CE" w:rsidR="00A05273" w:rsidRPr="004172D7" w:rsidRDefault="00BD0D5B">
            <w:pPr>
              <w:spacing w:after="160" w:line="259" w:lineRule="auto"/>
              <w:rPr>
                <w:rFonts w:eastAsia="DengXian" w:cs="Arial"/>
                <w:lang w:eastAsia="en-US"/>
              </w:rPr>
            </w:pPr>
            <w:bookmarkStart w:id="12" w:name="MQTT"/>
            <w:r w:rsidRPr="004172D7">
              <w:rPr>
                <w:rFonts w:eastAsia="DengXian" w:cs="Arial"/>
                <w:lang w:eastAsia="en-US"/>
              </w:rPr>
              <w:t>[MQTT]</w:t>
            </w:r>
            <w:bookmarkEnd w:id="12"/>
            <w:r w:rsidR="00A05273" w:rsidRPr="004172D7">
              <w:rPr>
                <w:rFonts w:eastAsia="DengXian" w:cs="Arial"/>
                <w:lang w:eastAsia="en-US"/>
              </w:rPr>
              <w:t xml:space="preserve"> </w:t>
            </w:r>
          </w:p>
        </w:tc>
        <w:tc>
          <w:tcPr>
            <w:tcW w:w="7751" w:type="dxa"/>
          </w:tcPr>
          <w:p w14:paraId="5E3B3A93" w14:textId="1634E4BA" w:rsidR="0024040F" w:rsidRPr="004172D7" w:rsidRDefault="00A05273" w:rsidP="002B16D9">
            <w:pPr>
              <w:pStyle w:val="TableText"/>
              <w:rPr>
                <w:rFonts w:eastAsia="DengXian" w:cs="Arial"/>
                <w:lang w:val="fr-FR" w:eastAsia="en-US"/>
              </w:rPr>
            </w:pPr>
            <w:r w:rsidRPr="004172D7">
              <w:rPr>
                <w:rFonts w:eastAsia="DengXian" w:cs="Arial"/>
                <w:lang w:eastAsia="en-US"/>
              </w:rPr>
              <w:t>MQTT Version 3.1.1. 2014. OASIS Standard</w:t>
            </w:r>
            <w:r w:rsidRPr="004172D7">
              <w:rPr>
                <w:rFonts w:eastAsia="DengXian" w:cs="Arial"/>
                <w:lang w:val="fr-FR" w:eastAsia="en-US"/>
              </w:rPr>
              <w:t xml:space="preserve">: </w:t>
            </w:r>
            <w:hyperlink r:id="rId16" w:history="1">
              <w:r w:rsidRPr="004172D7">
                <w:rPr>
                  <w:rStyle w:val="Hyperlink"/>
                  <w:rFonts w:eastAsia="DengXian"/>
                  <w:sz w:val="20"/>
                </w:rPr>
                <w:t>http://docs.oasis-open.org/mqtt/mqtt/v3.1.1/mqtt-v3.1.1.htm</w:t>
              </w:r>
              <w:r w:rsidRPr="004172D7">
                <w:rPr>
                  <w:rFonts w:eastAsia="DengXian" w:cs="Arial"/>
                  <w:color w:val="0563C1"/>
                  <w:lang w:val="fr-FR" w:eastAsia="en-US"/>
                </w:rPr>
                <w:t>l</w:t>
              </w:r>
            </w:hyperlink>
            <w:r w:rsidRPr="004172D7">
              <w:rPr>
                <w:rFonts w:eastAsia="DengXian" w:cs="Arial"/>
                <w:lang w:val="fr-FR" w:eastAsia="en-US"/>
              </w:rPr>
              <w:t xml:space="preserve"> </w:t>
            </w:r>
          </w:p>
          <w:p w14:paraId="58615684" w14:textId="16AFA694" w:rsidR="00A05273" w:rsidRPr="004172D7" w:rsidRDefault="0024040F" w:rsidP="002B16D9">
            <w:pPr>
              <w:pStyle w:val="TableText"/>
              <w:rPr>
                <w:rFonts w:eastAsia="DengXian" w:cs="Arial"/>
                <w:lang w:val="fr-FR" w:eastAsia="en-US"/>
              </w:rPr>
            </w:pPr>
            <w:r w:rsidRPr="004172D7">
              <w:rPr>
                <w:rFonts w:eastAsia="DengXian" w:cs="Arial"/>
                <w:lang w:eastAsia="en-US"/>
              </w:rPr>
              <w:t>MQTT Version 5. 2019. OASIS Standard</w:t>
            </w:r>
            <w:r w:rsidRPr="004172D7">
              <w:rPr>
                <w:rFonts w:eastAsia="DengXian" w:cs="Arial"/>
                <w:lang w:val="fr-FR" w:eastAsia="en-US"/>
              </w:rPr>
              <w:t xml:space="preserve">: </w:t>
            </w:r>
            <w:hyperlink r:id="rId17" w:history="1">
              <w:r w:rsidRPr="004172D7">
                <w:rPr>
                  <w:rStyle w:val="Hyperlink"/>
                  <w:sz w:val="20"/>
                </w:rPr>
                <w:t>https://docs.oasis-open.org/mqtt/mqtt/v5.0/os/mqtt-v5.0-os.html</w:t>
              </w:r>
            </w:hyperlink>
          </w:p>
        </w:tc>
      </w:tr>
      <w:tr w:rsidR="00A05273" w:rsidRPr="004172D7" w14:paraId="4A58C2C0" w14:textId="77777777" w:rsidTr="00320399">
        <w:tc>
          <w:tcPr>
            <w:tcW w:w="1843" w:type="dxa"/>
          </w:tcPr>
          <w:p w14:paraId="37F60A82" w14:textId="77777777" w:rsidR="00A05273" w:rsidRPr="004172D7" w:rsidRDefault="00A05273">
            <w:pPr>
              <w:spacing w:after="160" w:line="259" w:lineRule="auto"/>
              <w:rPr>
                <w:rFonts w:eastAsia="DengXian" w:cs="Arial"/>
                <w:lang w:eastAsia="en-US"/>
              </w:rPr>
            </w:pPr>
            <w:bookmarkStart w:id="13" w:name="JSONSchema"/>
            <w:r w:rsidRPr="004172D7">
              <w:rPr>
                <w:rFonts w:eastAsia="DengXian" w:cs="Arial"/>
                <w:lang w:eastAsia="en-US"/>
              </w:rPr>
              <w:t>[JSONSchema]</w:t>
            </w:r>
            <w:bookmarkEnd w:id="13"/>
            <w:r w:rsidRPr="004172D7">
              <w:rPr>
                <w:rFonts w:eastAsia="DengXian" w:cs="Arial"/>
                <w:lang w:eastAsia="en-US"/>
              </w:rPr>
              <w:t xml:space="preserve"> </w:t>
            </w:r>
          </w:p>
        </w:tc>
        <w:tc>
          <w:tcPr>
            <w:tcW w:w="7751" w:type="dxa"/>
          </w:tcPr>
          <w:p w14:paraId="74FDDEC9" w14:textId="7B5192AF" w:rsidR="00A05273" w:rsidRPr="004172D7" w:rsidRDefault="00A05273" w:rsidP="00AA2B4E">
            <w:pPr>
              <w:spacing w:after="160" w:line="259" w:lineRule="auto"/>
              <w:rPr>
                <w:rFonts w:eastAsia="DengXian" w:cs="Arial"/>
                <w:color w:val="0563C1"/>
                <w:u w:val="single"/>
                <w:lang w:eastAsia="en-US"/>
              </w:rPr>
            </w:pPr>
            <w:r w:rsidRPr="004172D7">
              <w:rPr>
                <w:rFonts w:eastAsia="DengXian" w:cs="Arial"/>
                <w:lang w:eastAsia="en-US"/>
              </w:rPr>
              <w:t>JSON Schema:</w:t>
            </w:r>
            <w:r w:rsidRPr="004172D7">
              <w:rPr>
                <w:rStyle w:val="Hyperlink"/>
                <w:rFonts w:eastAsia="DengXian"/>
              </w:rPr>
              <w:t xml:space="preserve"> </w:t>
            </w:r>
            <w:hyperlink r:id="rId18" w:history="1">
              <w:r w:rsidRPr="004172D7">
                <w:rPr>
                  <w:rStyle w:val="Hyperlink"/>
                  <w:rFonts w:eastAsia="DengXian"/>
                </w:rPr>
                <w:t>http://json-schema.org/</w:t>
              </w:r>
            </w:hyperlink>
          </w:p>
        </w:tc>
      </w:tr>
      <w:tr w:rsidR="00AA2B4E" w:rsidRPr="004172D7" w14:paraId="5062FF82" w14:textId="77777777" w:rsidTr="00320399">
        <w:tc>
          <w:tcPr>
            <w:tcW w:w="1843" w:type="dxa"/>
          </w:tcPr>
          <w:p w14:paraId="29E6239F" w14:textId="55EDEB02" w:rsidR="00AA2B4E" w:rsidRPr="004172D7" w:rsidRDefault="00AA2B4E">
            <w:pPr>
              <w:spacing w:after="160" w:line="259" w:lineRule="auto"/>
              <w:rPr>
                <w:rFonts w:eastAsia="DengXian" w:cs="Arial"/>
                <w:lang w:eastAsia="en-US"/>
              </w:rPr>
            </w:pPr>
            <w:r>
              <w:rPr>
                <w:rFonts w:eastAsia="DengXian" w:cs="Arial"/>
                <w:lang w:eastAsia="en-US"/>
              </w:rPr>
              <w:t>[RFC2119]</w:t>
            </w:r>
          </w:p>
        </w:tc>
        <w:tc>
          <w:tcPr>
            <w:tcW w:w="7751" w:type="dxa"/>
          </w:tcPr>
          <w:p w14:paraId="7CF14EA5" w14:textId="59DE2288" w:rsidR="00AA2B4E" w:rsidRPr="004172D7" w:rsidRDefault="00AA2B4E" w:rsidP="00AA2B4E">
            <w:pPr>
              <w:spacing w:after="160" w:line="259" w:lineRule="auto"/>
              <w:rPr>
                <w:rFonts w:eastAsia="DengXian" w:cs="Arial"/>
                <w:lang w:eastAsia="en-US"/>
              </w:rPr>
            </w:pPr>
            <w:r>
              <w:rPr>
                <w:rFonts w:eastAsia="DengXian" w:cs="Arial"/>
                <w:lang w:eastAsia="en-US"/>
              </w:rPr>
              <w:t xml:space="preserve">RFC2119 </w:t>
            </w:r>
            <w:r w:rsidRPr="00AA2B4E">
              <w:rPr>
                <w:rFonts w:eastAsia="DengXian" w:cs="Arial"/>
                <w:lang w:eastAsia="en-US"/>
              </w:rPr>
              <w:t>Key words for use in RFCs to Indicate Requirement Levels</w:t>
            </w:r>
            <w:r>
              <w:rPr>
                <w:rFonts w:eastAsia="DengXian" w:cs="Arial"/>
                <w:lang w:eastAsia="en-US"/>
              </w:rPr>
              <w:t xml:space="preserve">: </w:t>
            </w:r>
            <w:hyperlink r:id="rId19" w:history="1">
              <w:r w:rsidRPr="00FF6867">
                <w:rPr>
                  <w:rStyle w:val="Hyperlink"/>
                  <w:rFonts w:eastAsia="DengXian" w:cs="Arial"/>
                  <w:lang w:eastAsia="en-US"/>
                </w:rPr>
                <w:t>https://datatracker.ietf.org/doc/html/rfc2119</w:t>
              </w:r>
            </w:hyperlink>
            <w:r>
              <w:rPr>
                <w:rFonts w:eastAsia="DengXian" w:cs="Arial"/>
                <w:lang w:eastAsia="en-US"/>
              </w:rPr>
              <w:t xml:space="preserve"> </w:t>
            </w:r>
          </w:p>
        </w:tc>
      </w:tr>
      <w:tr w:rsidR="00A05273" w:rsidRPr="004172D7" w14:paraId="4DAF1ACE" w14:textId="77777777" w:rsidTr="00320399">
        <w:tc>
          <w:tcPr>
            <w:tcW w:w="1843" w:type="dxa"/>
          </w:tcPr>
          <w:p w14:paraId="4A3411CC" w14:textId="77777777" w:rsidR="00A05273" w:rsidRPr="004172D7" w:rsidRDefault="00A05273">
            <w:pPr>
              <w:spacing w:after="160" w:line="259" w:lineRule="auto"/>
              <w:rPr>
                <w:rFonts w:eastAsia="DengXian" w:cs="Arial"/>
                <w:lang w:eastAsia="en-US"/>
              </w:rPr>
            </w:pPr>
            <w:bookmarkStart w:id="14" w:name="Timestamps"/>
            <w:r w:rsidRPr="004172D7">
              <w:rPr>
                <w:rFonts w:eastAsia="DengXian" w:cs="Arial"/>
                <w:lang w:eastAsia="en-US"/>
              </w:rPr>
              <w:t>[Timestamps]</w:t>
            </w:r>
            <w:bookmarkEnd w:id="14"/>
            <w:r w:rsidRPr="004172D7">
              <w:rPr>
                <w:rFonts w:eastAsia="DengXian" w:cs="Arial"/>
                <w:lang w:eastAsia="en-US"/>
              </w:rPr>
              <w:t xml:space="preserve"> </w:t>
            </w:r>
          </w:p>
        </w:tc>
        <w:tc>
          <w:tcPr>
            <w:tcW w:w="7751" w:type="dxa"/>
          </w:tcPr>
          <w:p w14:paraId="4A9B94FA" w14:textId="44150248" w:rsidR="00A05273" w:rsidRPr="004172D7" w:rsidRDefault="00A05273" w:rsidP="00AA2B4E">
            <w:pPr>
              <w:spacing w:after="160" w:line="259" w:lineRule="auto"/>
              <w:rPr>
                <w:rFonts w:eastAsia="DengXian" w:cs="Arial"/>
                <w:lang w:eastAsia="en-US"/>
              </w:rPr>
            </w:pPr>
            <w:r w:rsidRPr="004172D7">
              <w:rPr>
                <w:rFonts w:eastAsia="DengXian" w:cs="Arial"/>
                <w:lang w:eastAsia="en-US"/>
              </w:rPr>
              <w:t xml:space="preserve">RFC3339 Timestamps: </w:t>
            </w:r>
            <w:hyperlink r:id="rId20" w:history="1">
              <w:r w:rsidRPr="004172D7">
                <w:rPr>
                  <w:rStyle w:val="Hyperlink"/>
                  <w:rFonts w:eastAsia="DengXian"/>
                </w:rPr>
                <w:t>https://tools.ietf.org/html/rfc3339</w:t>
              </w:r>
            </w:hyperlink>
          </w:p>
        </w:tc>
      </w:tr>
      <w:tr w:rsidR="00A05273" w:rsidRPr="004172D7" w14:paraId="24795B88" w14:textId="77777777" w:rsidTr="00320399">
        <w:tc>
          <w:tcPr>
            <w:tcW w:w="1843" w:type="dxa"/>
          </w:tcPr>
          <w:p w14:paraId="51A41E76" w14:textId="77777777" w:rsidR="00A05273" w:rsidRPr="004172D7" w:rsidRDefault="00A05273">
            <w:pPr>
              <w:spacing w:after="160" w:line="259" w:lineRule="auto"/>
              <w:rPr>
                <w:rFonts w:eastAsia="DengXian" w:cs="Arial"/>
                <w:lang w:eastAsia="en-US"/>
              </w:rPr>
            </w:pPr>
            <w:bookmarkStart w:id="15" w:name="BASE64"/>
            <w:r w:rsidRPr="004172D7">
              <w:rPr>
                <w:rFonts w:eastAsia="DengXian" w:cs="Arial"/>
                <w:lang w:eastAsia="en-US"/>
              </w:rPr>
              <w:t>[BASE64]</w:t>
            </w:r>
            <w:bookmarkEnd w:id="15"/>
            <w:r w:rsidRPr="004172D7">
              <w:rPr>
                <w:rFonts w:eastAsia="DengXian" w:cs="Arial"/>
                <w:lang w:eastAsia="en-US"/>
              </w:rPr>
              <w:t xml:space="preserve"> </w:t>
            </w:r>
          </w:p>
        </w:tc>
        <w:tc>
          <w:tcPr>
            <w:tcW w:w="7751" w:type="dxa"/>
          </w:tcPr>
          <w:p w14:paraId="2031759A" w14:textId="6B04E505" w:rsidR="00A05273" w:rsidRPr="004172D7" w:rsidRDefault="00A05273" w:rsidP="00AA2B4E">
            <w:pPr>
              <w:spacing w:after="160" w:line="259" w:lineRule="auto"/>
              <w:rPr>
                <w:rFonts w:eastAsia="DengXian" w:cs="Arial"/>
                <w:lang w:eastAsia="en-US"/>
              </w:rPr>
            </w:pPr>
            <w:r w:rsidRPr="004172D7">
              <w:rPr>
                <w:rFonts w:eastAsia="DengXian" w:cs="Arial"/>
                <w:lang w:eastAsia="en-US"/>
              </w:rPr>
              <w:t>RFC4648 The Base16, Base32, and Base64 Data Encodings</w:t>
            </w:r>
            <w:r w:rsidR="00CE5314" w:rsidRPr="004172D7">
              <w:rPr>
                <w:rFonts w:eastAsia="DengXian" w:cs="Arial"/>
                <w:lang w:eastAsia="en-US"/>
              </w:rPr>
              <w:t>:</w:t>
            </w:r>
            <w:r w:rsidRPr="004172D7">
              <w:rPr>
                <w:rFonts w:eastAsia="DengXian" w:cs="Arial"/>
                <w:lang w:eastAsia="en-US"/>
              </w:rPr>
              <w:t xml:space="preserve"> </w:t>
            </w:r>
            <w:hyperlink r:id="rId21" w:history="1">
              <w:r w:rsidRPr="004172D7">
                <w:rPr>
                  <w:rStyle w:val="Hyperlink"/>
                  <w:rFonts w:eastAsia="DengXian"/>
                </w:rPr>
                <w:t>https://datatracker.ietf.org/doc/html/rfc4648</w:t>
              </w:r>
            </w:hyperlink>
          </w:p>
        </w:tc>
      </w:tr>
      <w:tr w:rsidR="00A05273" w:rsidRPr="004172D7" w14:paraId="5727E96A" w14:textId="77777777" w:rsidTr="00320399">
        <w:tc>
          <w:tcPr>
            <w:tcW w:w="1843" w:type="dxa"/>
          </w:tcPr>
          <w:p w14:paraId="5EB927ED" w14:textId="77777777" w:rsidR="00A05273" w:rsidRPr="004172D7" w:rsidRDefault="00A05273">
            <w:pPr>
              <w:spacing w:after="160" w:line="259" w:lineRule="auto"/>
              <w:rPr>
                <w:rFonts w:eastAsia="DengXian" w:cs="Arial"/>
                <w:lang w:eastAsia="en-US"/>
              </w:rPr>
            </w:pPr>
            <w:bookmarkStart w:id="16" w:name="MIME"/>
            <w:r w:rsidRPr="004172D7">
              <w:rPr>
                <w:rFonts w:eastAsia="DengXian" w:cs="Arial"/>
                <w:lang w:eastAsia="en-US"/>
              </w:rPr>
              <w:t>[MIME]</w:t>
            </w:r>
            <w:bookmarkEnd w:id="16"/>
            <w:r w:rsidRPr="004172D7">
              <w:rPr>
                <w:rFonts w:eastAsia="DengXian" w:cs="Arial"/>
                <w:lang w:eastAsia="en-US"/>
              </w:rPr>
              <w:t xml:space="preserve"> </w:t>
            </w:r>
          </w:p>
        </w:tc>
        <w:tc>
          <w:tcPr>
            <w:tcW w:w="7751" w:type="dxa"/>
          </w:tcPr>
          <w:p w14:paraId="003D9FCB" w14:textId="7738ECC9" w:rsidR="00A05273" w:rsidRPr="004172D7" w:rsidRDefault="00A05273" w:rsidP="00AA2B4E">
            <w:pPr>
              <w:spacing w:after="160" w:line="259" w:lineRule="auto"/>
              <w:rPr>
                <w:rFonts w:eastAsia="DengXian" w:cs="Arial"/>
                <w:lang w:eastAsia="en-US"/>
              </w:rPr>
            </w:pPr>
            <w:r w:rsidRPr="004172D7">
              <w:rPr>
                <w:rFonts w:eastAsia="DengXian" w:cs="Arial"/>
                <w:lang w:eastAsia="en-US"/>
              </w:rPr>
              <w:t>RFC1341 Multipurpose Internet Mail Extensions</w:t>
            </w:r>
            <w:r w:rsidR="00FD25B8" w:rsidRPr="004172D7">
              <w:rPr>
                <w:rFonts w:eastAsia="DengXian" w:cs="Arial"/>
                <w:lang w:eastAsia="en-US"/>
              </w:rPr>
              <w:t>:</w:t>
            </w:r>
            <w:r w:rsidRPr="004172D7">
              <w:rPr>
                <w:rFonts w:eastAsia="DengXian" w:cs="Arial"/>
                <w:lang w:eastAsia="en-US"/>
              </w:rPr>
              <w:t xml:space="preserve"> </w:t>
            </w:r>
            <w:hyperlink r:id="rId22" w:history="1">
              <w:r w:rsidRPr="004172D7">
                <w:rPr>
                  <w:rStyle w:val="Hyperlink"/>
                  <w:rFonts w:eastAsia="DengXian" w:cs="Arial"/>
                  <w:lang w:eastAsia="en-US"/>
                </w:rPr>
                <w:t>https://datatracker.ietf.org/doc/html/rfc1341</w:t>
              </w:r>
            </w:hyperlink>
          </w:p>
        </w:tc>
      </w:tr>
      <w:tr w:rsidR="00EB62BB" w:rsidRPr="004172D7" w14:paraId="753CC61B" w14:textId="77777777" w:rsidTr="00320399">
        <w:tc>
          <w:tcPr>
            <w:tcW w:w="1843" w:type="dxa"/>
          </w:tcPr>
          <w:p w14:paraId="19C85AAA" w14:textId="13BC22C3" w:rsidR="00EB62BB" w:rsidRPr="004172D7" w:rsidRDefault="0022310D">
            <w:pPr>
              <w:spacing w:after="160" w:line="259" w:lineRule="auto"/>
              <w:rPr>
                <w:rFonts w:eastAsia="DengXian" w:cs="Arial"/>
                <w:lang w:eastAsia="en-US"/>
              </w:rPr>
            </w:pPr>
            <w:r w:rsidRPr="004172D7">
              <w:rPr>
                <w:rFonts w:eastAsia="DengXian" w:cs="Arial"/>
                <w:lang w:eastAsia="en-US"/>
              </w:rPr>
              <w:t>[G</w:t>
            </w:r>
            <w:r w:rsidR="00B003D6" w:rsidRPr="004172D7">
              <w:rPr>
                <w:rFonts w:eastAsia="DengXian" w:cs="Arial"/>
                <w:lang w:eastAsia="en-US"/>
              </w:rPr>
              <w:t>Z</w:t>
            </w:r>
            <w:r w:rsidRPr="004172D7">
              <w:rPr>
                <w:rFonts w:eastAsia="DengXian" w:cs="Arial"/>
                <w:lang w:eastAsia="en-US"/>
              </w:rPr>
              <w:t>IP]</w:t>
            </w:r>
          </w:p>
        </w:tc>
        <w:tc>
          <w:tcPr>
            <w:tcW w:w="7751" w:type="dxa"/>
          </w:tcPr>
          <w:p w14:paraId="364AF8EF" w14:textId="32DE3ED8" w:rsidR="00EB62BB" w:rsidRPr="004172D7" w:rsidRDefault="0022310D" w:rsidP="002B16D9">
            <w:pPr>
              <w:pStyle w:val="TableText"/>
              <w:rPr>
                <w:rFonts w:eastAsia="MS Mincho"/>
              </w:rPr>
            </w:pPr>
            <w:r w:rsidRPr="004172D7">
              <w:rPr>
                <w:rFonts w:eastAsia="MS Mincho"/>
              </w:rPr>
              <w:t>GZIP data compression</w:t>
            </w:r>
            <w:r w:rsidR="00FD25B8" w:rsidRPr="004172D7">
              <w:rPr>
                <w:rFonts w:eastAsia="MS Mincho"/>
              </w:rPr>
              <w:t>:</w:t>
            </w:r>
            <w:r w:rsidRPr="004172D7">
              <w:rPr>
                <w:rFonts w:eastAsia="MS Mincho"/>
              </w:rPr>
              <w:t xml:space="preserve"> </w:t>
            </w:r>
            <w:r w:rsidR="004172D7" w:rsidRPr="004172D7">
              <w:rPr>
                <w:rFonts w:eastAsia="MS Mincho"/>
              </w:rPr>
              <w:br/>
            </w:r>
            <w:hyperlink r:id="rId23" w:history="1">
              <w:r w:rsidR="004172D7" w:rsidRPr="004172D7">
                <w:rPr>
                  <w:rStyle w:val="Hyperlink"/>
                  <w:rFonts w:eastAsia="MS Mincho"/>
                  <w:sz w:val="20"/>
                </w:rPr>
                <w:t>https://datatracker.ietf.org/doc/html/rfc1952</w:t>
              </w:r>
            </w:hyperlink>
          </w:p>
        </w:tc>
      </w:tr>
      <w:tr w:rsidR="00B60520" w:rsidRPr="004172D7" w14:paraId="3DB20FF0" w14:textId="77777777" w:rsidTr="00320399">
        <w:tc>
          <w:tcPr>
            <w:tcW w:w="1843" w:type="dxa"/>
          </w:tcPr>
          <w:p w14:paraId="1F5008D5" w14:textId="338E4C63" w:rsidR="00B60520" w:rsidRPr="004172D7" w:rsidRDefault="0041524B">
            <w:pPr>
              <w:spacing w:after="160" w:line="259" w:lineRule="auto"/>
              <w:rPr>
                <w:rFonts w:eastAsia="DengXian" w:cs="Arial"/>
                <w:lang w:eastAsia="en-US"/>
              </w:rPr>
            </w:pPr>
            <w:r w:rsidRPr="004172D7">
              <w:rPr>
                <w:rFonts w:eastAsia="DengXian" w:cs="Arial"/>
                <w:lang w:eastAsia="en-US"/>
              </w:rPr>
              <w:t>[B</w:t>
            </w:r>
            <w:r w:rsidR="00B003D6" w:rsidRPr="004172D7">
              <w:rPr>
                <w:rFonts w:eastAsia="DengXian" w:cs="Arial"/>
                <w:lang w:eastAsia="en-US"/>
              </w:rPr>
              <w:t>r</w:t>
            </w:r>
            <w:r w:rsidRPr="004172D7">
              <w:rPr>
                <w:rFonts w:eastAsia="DengXian" w:cs="Arial"/>
                <w:lang w:eastAsia="en-US"/>
              </w:rPr>
              <w:t>otli]</w:t>
            </w:r>
          </w:p>
        </w:tc>
        <w:tc>
          <w:tcPr>
            <w:tcW w:w="7751" w:type="dxa"/>
          </w:tcPr>
          <w:p w14:paraId="5C6F879A" w14:textId="39FEE343" w:rsidR="00B60520" w:rsidRPr="004172D7" w:rsidRDefault="0041524B" w:rsidP="002B16D9">
            <w:pPr>
              <w:pStyle w:val="TableText"/>
              <w:rPr>
                <w:rFonts w:eastAsia="MS Mincho"/>
              </w:rPr>
            </w:pPr>
            <w:r w:rsidRPr="004172D7">
              <w:rPr>
                <w:rFonts w:eastAsia="MS Mincho"/>
              </w:rPr>
              <w:t xml:space="preserve">Brotli data compression: </w:t>
            </w:r>
            <w:r w:rsidR="004172D7" w:rsidRPr="004172D7">
              <w:rPr>
                <w:rFonts w:eastAsia="MS Mincho"/>
              </w:rPr>
              <w:br/>
            </w:r>
            <w:hyperlink r:id="rId24" w:history="1">
              <w:r w:rsidR="004172D7" w:rsidRPr="00320399">
                <w:rPr>
                  <w:rStyle w:val="Hyperlink"/>
                  <w:sz w:val="20"/>
                </w:rPr>
                <w:t>https://datatracker.ietf.org/doc/html/rfc7932</w:t>
              </w:r>
            </w:hyperlink>
          </w:p>
        </w:tc>
      </w:tr>
      <w:tr w:rsidR="00B05CC1" w:rsidRPr="004172D7" w14:paraId="2EEB69BB" w14:textId="77777777" w:rsidTr="00320399">
        <w:tc>
          <w:tcPr>
            <w:tcW w:w="1843" w:type="dxa"/>
          </w:tcPr>
          <w:p w14:paraId="4EDF0387" w14:textId="5D30A60D" w:rsidR="00B05CC1" w:rsidRPr="004172D7" w:rsidRDefault="00B05CC1">
            <w:pPr>
              <w:spacing w:after="160" w:line="259" w:lineRule="auto"/>
              <w:rPr>
                <w:rFonts w:eastAsia="DengXian" w:cs="Arial"/>
                <w:lang w:eastAsia="en-US"/>
              </w:rPr>
            </w:pPr>
            <w:r>
              <w:rPr>
                <w:rFonts w:eastAsia="DengXian" w:cs="Arial"/>
                <w:lang w:eastAsia="en-US"/>
              </w:rPr>
              <w:t>[Deflate]</w:t>
            </w:r>
          </w:p>
        </w:tc>
        <w:tc>
          <w:tcPr>
            <w:tcW w:w="7751" w:type="dxa"/>
          </w:tcPr>
          <w:p w14:paraId="522BC7CE" w14:textId="4FA007BF" w:rsidR="00B05CC1" w:rsidRDefault="00B05CC1" w:rsidP="002B16D9">
            <w:pPr>
              <w:pStyle w:val="TableText"/>
              <w:rPr>
                <w:rFonts w:eastAsia="MS Mincho"/>
              </w:rPr>
            </w:pPr>
            <w:r>
              <w:rPr>
                <w:rFonts w:eastAsia="DengXian" w:cs="Arial"/>
                <w:lang w:eastAsia="en-US"/>
              </w:rPr>
              <w:t>Deflate</w:t>
            </w:r>
            <w:r>
              <w:rPr>
                <w:rFonts w:eastAsia="MS Mincho"/>
              </w:rPr>
              <w:t xml:space="preserve"> data compression:</w:t>
            </w:r>
          </w:p>
          <w:p w14:paraId="5C972ECE" w14:textId="79CACEF6" w:rsidR="00B05CC1" w:rsidRPr="004172D7" w:rsidRDefault="00000000" w:rsidP="002B16D9">
            <w:pPr>
              <w:pStyle w:val="TableText"/>
              <w:rPr>
                <w:rFonts w:eastAsia="MS Mincho"/>
              </w:rPr>
            </w:pPr>
            <w:hyperlink r:id="rId25" w:history="1">
              <w:r w:rsidR="00B05CC1" w:rsidRPr="00CE43A9">
                <w:rPr>
                  <w:rStyle w:val="Hyperlink"/>
                  <w:rFonts w:eastAsia="MS Mincho"/>
                </w:rPr>
                <w:t>https://datatracker.ietf.org/doc/html/rfc1951</w:t>
              </w:r>
            </w:hyperlink>
            <w:r w:rsidR="00B05CC1">
              <w:rPr>
                <w:rFonts w:eastAsia="MS Mincho"/>
              </w:rPr>
              <w:t xml:space="preserve"> </w:t>
            </w:r>
          </w:p>
        </w:tc>
      </w:tr>
      <w:tr w:rsidR="00B8257D" w:rsidRPr="004172D7" w14:paraId="33CC14AE" w14:textId="77777777" w:rsidTr="00320399">
        <w:tc>
          <w:tcPr>
            <w:tcW w:w="1843" w:type="dxa"/>
          </w:tcPr>
          <w:p w14:paraId="524760F2" w14:textId="5F12A004" w:rsidR="00B8257D" w:rsidRPr="004172D7" w:rsidRDefault="00B8257D">
            <w:pPr>
              <w:spacing w:after="160" w:line="259" w:lineRule="auto"/>
              <w:rPr>
                <w:rFonts w:eastAsia="DengXian" w:cs="Arial"/>
                <w:lang w:eastAsia="en-US"/>
              </w:rPr>
            </w:pPr>
            <w:r w:rsidRPr="004172D7">
              <w:rPr>
                <w:rFonts w:eastAsia="DengXian" w:cs="Arial"/>
                <w:lang w:eastAsia="en-US"/>
              </w:rPr>
              <w:lastRenderedPageBreak/>
              <w:t>[UUID]</w:t>
            </w:r>
          </w:p>
        </w:tc>
        <w:tc>
          <w:tcPr>
            <w:tcW w:w="7751" w:type="dxa"/>
          </w:tcPr>
          <w:p w14:paraId="175F083F" w14:textId="77861010" w:rsidR="00B8257D" w:rsidRPr="004172D7" w:rsidRDefault="004172D7" w:rsidP="002B16D9">
            <w:pPr>
              <w:pStyle w:val="TableText"/>
              <w:rPr>
                <w:rFonts w:eastAsia="MS Mincho"/>
              </w:rPr>
            </w:pPr>
            <w:r w:rsidRPr="004172D7">
              <w:rPr>
                <w:rFonts w:eastAsia="MS Mincho"/>
              </w:rPr>
              <w:t xml:space="preserve">Universally Unique Identifiers: </w:t>
            </w:r>
            <w:r w:rsidRPr="004172D7">
              <w:rPr>
                <w:rFonts w:eastAsia="MS Mincho"/>
              </w:rPr>
              <w:br/>
            </w:r>
            <w:hyperlink r:id="rId26" w:history="1">
              <w:r w:rsidRPr="004172D7">
                <w:rPr>
                  <w:rStyle w:val="Hyperlink"/>
                  <w:rFonts w:eastAsia="MS Mincho"/>
                  <w:sz w:val="20"/>
                </w:rPr>
                <w:t>https://datatracker.ietf.org/doc/html/rfc9562</w:t>
              </w:r>
            </w:hyperlink>
            <w:r w:rsidRPr="004172D7">
              <w:rPr>
                <w:rFonts w:eastAsia="MS Mincho"/>
              </w:rPr>
              <w:t xml:space="preserve"> </w:t>
            </w:r>
          </w:p>
        </w:tc>
      </w:tr>
      <w:tr w:rsidR="00B8257D" w:rsidRPr="004172D7" w14:paraId="3D8FE7ED" w14:textId="77777777" w:rsidTr="00320399">
        <w:tc>
          <w:tcPr>
            <w:tcW w:w="1843" w:type="dxa"/>
          </w:tcPr>
          <w:p w14:paraId="37422F1A" w14:textId="77777777" w:rsidR="00B8257D" w:rsidRPr="004172D7" w:rsidRDefault="00B8257D">
            <w:pPr>
              <w:spacing w:after="160" w:line="259" w:lineRule="auto"/>
              <w:rPr>
                <w:rFonts w:eastAsia="DengXian" w:cs="Arial"/>
                <w:lang w:eastAsia="en-US"/>
              </w:rPr>
            </w:pPr>
          </w:p>
        </w:tc>
        <w:tc>
          <w:tcPr>
            <w:tcW w:w="7751" w:type="dxa"/>
          </w:tcPr>
          <w:p w14:paraId="0115D4C3" w14:textId="77777777" w:rsidR="00B8257D" w:rsidRPr="004172D7" w:rsidRDefault="00B8257D" w:rsidP="002B16D9">
            <w:pPr>
              <w:pStyle w:val="TableText"/>
              <w:rPr>
                <w:rFonts w:eastAsia="MS Mincho"/>
              </w:rPr>
            </w:pPr>
          </w:p>
        </w:tc>
      </w:tr>
    </w:tbl>
    <w:p w14:paraId="1521BDC9" w14:textId="77777777" w:rsidR="006952F5" w:rsidRPr="00640B7B" w:rsidRDefault="00010B54" w:rsidP="007B2AEB">
      <w:pPr>
        <w:pStyle w:val="Contents"/>
      </w:pPr>
      <w:r w:rsidRPr="00392D81">
        <w:br w:type="page"/>
      </w:r>
      <w:bookmarkStart w:id="17" w:name="_Toc195946169"/>
      <w:bookmarkStart w:id="18" w:name="_Toc195946221"/>
      <w:r w:rsidR="006952F5" w:rsidRPr="00BA7567">
        <w:lastRenderedPageBreak/>
        <w:t xml:space="preserve">Table of </w:t>
      </w:r>
      <w:r w:rsidR="009B7F37" w:rsidRPr="00BA7567">
        <w:t>c</w:t>
      </w:r>
      <w:r w:rsidR="006952F5" w:rsidRPr="00BA7567">
        <w:t>ontents</w:t>
      </w:r>
      <w:bookmarkStart w:id="19" w:name="_Toc195946170"/>
      <w:bookmarkStart w:id="20" w:name="_Toc195946222"/>
      <w:bookmarkEnd w:id="17"/>
      <w:bookmarkEnd w:id="18"/>
    </w:p>
    <w:p w14:paraId="535CF261" w14:textId="721E4F62" w:rsidR="003A2150" w:rsidRDefault="00FF421A">
      <w:pPr>
        <w:pStyle w:val="TOC1"/>
        <w:rPr>
          <w:ins w:id="21" w:author="Gavin Rawson" w:date="2024-07-17T08:55:00Z" w16du:dateUtc="2024-07-17T07:55:00Z"/>
          <w:rFonts w:asciiTheme="minorHAnsi" w:eastAsiaTheme="minorEastAsia" w:hAnsiTheme="minorHAnsi" w:cstheme="minorBidi"/>
          <w:bCs w:val="0"/>
          <w:kern w:val="2"/>
          <w:sz w:val="24"/>
          <w:szCs w:val="24"/>
          <w14:ligatures w14:val="standardContextual"/>
        </w:rPr>
      </w:pPr>
      <w:r w:rsidRPr="00BA7567">
        <w:fldChar w:fldCharType="begin"/>
      </w:r>
      <w:r w:rsidRPr="00BA7567">
        <w:instrText xml:space="preserve"> TOC \o "2-3" \h \z \t "Heading 1,1,Appendix H1,1,Heading copyright,1,Heading contact,1,Heading notices,1,Heading preface,1,Appendix H2,2" </w:instrText>
      </w:r>
      <w:r w:rsidRPr="00BA7567">
        <w:fldChar w:fldCharType="separate"/>
      </w:r>
      <w:ins w:id="22" w:author="Gavin Rawson" w:date="2024-07-17T08:55:00Z" w16du:dateUtc="2024-07-17T07:55:00Z">
        <w:r w:rsidR="003A2150" w:rsidRPr="008A1F7D">
          <w:rPr>
            <w:rStyle w:val="Hyperlink"/>
          </w:rPr>
          <w:fldChar w:fldCharType="begin"/>
        </w:r>
        <w:r w:rsidR="003A2150" w:rsidRPr="008A1F7D">
          <w:rPr>
            <w:rStyle w:val="Hyperlink"/>
          </w:rPr>
          <w:instrText xml:space="preserve"> </w:instrText>
        </w:r>
        <w:r w:rsidR="003A2150">
          <w:instrText>HYPERLINK \l "_Toc172098921"</w:instrText>
        </w:r>
        <w:r w:rsidR="003A2150" w:rsidRPr="008A1F7D">
          <w:rPr>
            <w:rStyle w:val="Hyperlink"/>
          </w:rPr>
          <w:instrText xml:space="preserve"> </w:instrText>
        </w:r>
        <w:r w:rsidR="003A2150" w:rsidRPr="008A1F7D">
          <w:rPr>
            <w:rStyle w:val="Hyperlink"/>
          </w:rPr>
        </w:r>
        <w:r w:rsidR="003A2150" w:rsidRPr="008A1F7D">
          <w:rPr>
            <w:rStyle w:val="Hyperlink"/>
          </w:rPr>
          <w:fldChar w:fldCharType="separate"/>
        </w:r>
        <w:r w:rsidR="003A2150" w:rsidRPr="008A1F7D">
          <w:rPr>
            <w:rStyle w:val="Hyperlink"/>
          </w:rPr>
          <w:t>Disclaimer and license agreement</w:t>
        </w:r>
        <w:r w:rsidR="003A2150">
          <w:rPr>
            <w:webHidden/>
          </w:rPr>
          <w:tab/>
        </w:r>
        <w:r w:rsidR="003A2150">
          <w:rPr>
            <w:webHidden/>
          </w:rPr>
          <w:fldChar w:fldCharType="begin"/>
        </w:r>
        <w:r w:rsidR="003A2150">
          <w:rPr>
            <w:webHidden/>
          </w:rPr>
          <w:instrText xml:space="preserve"> PAGEREF _Toc172098921 \h </w:instrText>
        </w:r>
        <w:r w:rsidR="003A2150">
          <w:rPr>
            <w:webHidden/>
          </w:rPr>
        </w:r>
      </w:ins>
      <w:r w:rsidR="003A2150">
        <w:rPr>
          <w:webHidden/>
        </w:rPr>
        <w:fldChar w:fldCharType="separate"/>
      </w:r>
      <w:ins w:id="23" w:author="Gavin Rawson" w:date="2024-07-17T08:57:00Z" w16du:dateUtc="2024-07-17T07:57:00Z">
        <w:r w:rsidR="00B95831">
          <w:rPr>
            <w:webHidden/>
          </w:rPr>
          <w:t>2</w:t>
        </w:r>
      </w:ins>
      <w:ins w:id="24" w:author="Gavin Rawson" w:date="2024-07-17T08:55:00Z" w16du:dateUtc="2024-07-17T07:55:00Z">
        <w:r w:rsidR="003A2150">
          <w:rPr>
            <w:webHidden/>
          </w:rPr>
          <w:fldChar w:fldCharType="end"/>
        </w:r>
        <w:r w:rsidR="003A2150" w:rsidRPr="008A1F7D">
          <w:rPr>
            <w:rStyle w:val="Hyperlink"/>
          </w:rPr>
          <w:fldChar w:fldCharType="end"/>
        </w:r>
      </w:ins>
    </w:p>
    <w:p w14:paraId="2FCB5F83" w14:textId="704392C7" w:rsidR="003A2150" w:rsidRDefault="003A2150">
      <w:pPr>
        <w:pStyle w:val="TOC1"/>
        <w:rPr>
          <w:ins w:id="25" w:author="Gavin Rawson" w:date="2024-07-17T08:55:00Z" w16du:dateUtc="2024-07-17T07:55:00Z"/>
          <w:rFonts w:asciiTheme="minorHAnsi" w:eastAsiaTheme="minorEastAsia" w:hAnsiTheme="minorHAnsi" w:cstheme="minorBidi"/>
          <w:bCs w:val="0"/>
          <w:kern w:val="2"/>
          <w:sz w:val="24"/>
          <w:szCs w:val="24"/>
          <w14:ligatures w14:val="standardContextual"/>
        </w:rPr>
      </w:pPr>
      <w:ins w:id="26"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"_Toc172098922"</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Copyright</w:t>
        </w:r>
        <w:r>
          <w:rPr>
            <w:webHidden/>
          </w:rPr>
          <w:tab/>
        </w:r>
        <w:r>
          <w:rPr>
            <w:webHidden/>
          </w:rPr>
          <w:fldChar w:fldCharType="begin"/>
        </w:r>
        <w:r>
          <w:rPr>
            <w:webHidden/>
          </w:rPr>
          <w:instrText xml:space="preserve"> PAGEREF _Toc172098922 \h </w:instrText>
        </w:r>
        <w:r>
          <w:rPr>
            <w:webHidden/>
          </w:rPr>
        </w:r>
      </w:ins>
      <w:r>
        <w:rPr>
          <w:webHidden/>
        </w:rPr>
        <w:fldChar w:fldCharType="separate"/>
      </w:r>
      <w:ins w:id="27" w:author="Gavin Rawson" w:date="2024-07-17T08:57:00Z" w16du:dateUtc="2024-07-17T07:57:00Z">
        <w:r w:rsidR="00B95831">
          <w:rPr>
            <w:webHidden/>
          </w:rPr>
          <w:t>2</w:t>
        </w:r>
      </w:ins>
      <w:ins w:id="28" w:author="Gavin Rawson" w:date="2024-07-17T08:55:00Z" w16du:dateUtc="2024-07-17T07:55:00Z">
        <w:r>
          <w:rPr>
            <w:webHidden/>
          </w:rPr>
          <w:fldChar w:fldCharType="end"/>
        </w:r>
        <w:r w:rsidRPr="008A1F7D">
          <w:rPr>
            <w:rStyle w:val="Hyperlink"/>
          </w:rPr>
          <w:fldChar w:fldCharType="end"/>
        </w:r>
      </w:ins>
    </w:p>
    <w:p w14:paraId="281BEA20" w14:textId="4A13ACEC" w:rsidR="003A2150" w:rsidRDefault="003A2150">
      <w:pPr>
        <w:pStyle w:val="TOC1"/>
        <w:rPr>
          <w:ins w:id="29" w:author="Gavin Rawson" w:date="2024-07-17T08:55:00Z" w16du:dateUtc="2024-07-17T07:55:00Z"/>
          <w:rFonts w:asciiTheme="minorHAnsi" w:eastAsiaTheme="minorEastAsia" w:hAnsiTheme="minorHAnsi" w:cstheme="minorBidi"/>
          <w:bCs w:val="0"/>
          <w:kern w:val="2"/>
          <w:sz w:val="24"/>
          <w:szCs w:val="24"/>
          <w14:ligatures w14:val="standardContextual"/>
        </w:rPr>
      </w:pPr>
      <w:ins w:id="30"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"_Toc172098923"</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Contact address</w:t>
        </w:r>
        <w:r>
          <w:rPr>
            <w:webHidden/>
          </w:rPr>
          <w:tab/>
        </w:r>
        <w:r>
          <w:rPr>
            <w:webHidden/>
          </w:rPr>
          <w:fldChar w:fldCharType="begin"/>
        </w:r>
        <w:r>
          <w:rPr>
            <w:webHidden/>
          </w:rPr>
          <w:instrText xml:space="preserve"> PAGEREF _Toc172098923 \h </w:instrText>
        </w:r>
        <w:r>
          <w:rPr>
            <w:webHidden/>
          </w:rPr>
        </w:r>
      </w:ins>
      <w:r>
        <w:rPr>
          <w:webHidden/>
        </w:rPr>
        <w:fldChar w:fldCharType="separate"/>
      </w:r>
      <w:ins w:id="31" w:author="Gavin Rawson" w:date="2024-07-17T08:57:00Z" w16du:dateUtc="2024-07-17T07:57:00Z">
        <w:r w:rsidR="00B95831">
          <w:rPr>
            <w:webHidden/>
          </w:rPr>
          <w:t>3</w:t>
        </w:r>
      </w:ins>
      <w:ins w:id="32" w:author="Gavin Rawson" w:date="2024-07-17T08:55:00Z" w16du:dateUtc="2024-07-17T07:55:00Z">
        <w:r>
          <w:rPr>
            <w:webHidden/>
          </w:rPr>
          <w:fldChar w:fldCharType="end"/>
        </w:r>
        <w:r w:rsidRPr="008A1F7D">
          <w:rPr>
            <w:rStyle w:val="Hyperlink"/>
          </w:rPr>
          <w:fldChar w:fldCharType="end"/>
        </w:r>
      </w:ins>
    </w:p>
    <w:p w14:paraId="51F196AE" w14:textId="26A966CD" w:rsidR="003A2150" w:rsidRDefault="003A2150">
      <w:pPr>
        <w:pStyle w:val="TOC1"/>
        <w:rPr>
          <w:ins w:id="33" w:author="Gavin Rawson" w:date="2024-07-17T08:55:00Z" w16du:dateUtc="2024-07-17T07:55:00Z"/>
          <w:rFonts w:asciiTheme="minorHAnsi" w:eastAsiaTheme="minorEastAsia" w:hAnsiTheme="minorHAnsi" w:cstheme="minorBidi"/>
          <w:bCs w:val="0"/>
          <w:kern w:val="2"/>
          <w:sz w:val="24"/>
          <w:szCs w:val="24"/>
          <w14:ligatures w14:val="standardContextual"/>
        </w:rPr>
      </w:pPr>
      <w:ins w:id="34"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"_Toc172098924"</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Notices</w:t>
        </w:r>
        <w:r>
          <w:rPr>
            <w:webHidden/>
          </w:rPr>
          <w:tab/>
        </w:r>
        <w:r>
          <w:rPr>
            <w:webHidden/>
          </w:rPr>
          <w:fldChar w:fldCharType="begin"/>
        </w:r>
        <w:r>
          <w:rPr>
            <w:webHidden/>
          </w:rPr>
          <w:instrText xml:space="preserve"> PAGEREF _Toc172098924 \h </w:instrText>
        </w:r>
        <w:r>
          <w:rPr>
            <w:webHidden/>
          </w:rPr>
        </w:r>
      </w:ins>
      <w:r>
        <w:rPr>
          <w:webHidden/>
        </w:rPr>
        <w:fldChar w:fldCharType="separate"/>
      </w:r>
      <w:ins w:id="35" w:author="Gavin Rawson" w:date="2024-07-17T08:57:00Z" w16du:dateUtc="2024-07-17T07:57:00Z">
        <w:r w:rsidR="00B95831">
          <w:rPr>
            <w:webHidden/>
          </w:rPr>
          <w:t>3</w:t>
        </w:r>
      </w:ins>
      <w:ins w:id="36" w:author="Gavin Rawson" w:date="2024-07-17T08:55:00Z" w16du:dateUtc="2024-07-17T07:55:00Z">
        <w:r>
          <w:rPr>
            <w:webHidden/>
          </w:rPr>
          <w:fldChar w:fldCharType="end"/>
        </w:r>
        <w:r w:rsidRPr="008A1F7D">
          <w:rPr>
            <w:rStyle w:val="Hyperlink"/>
          </w:rPr>
          <w:fldChar w:fldCharType="end"/>
        </w:r>
      </w:ins>
    </w:p>
    <w:p w14:paraId="3C2E6EDF" w14:textId="747B0AAA" w:rsidR="003A2150" w:rsidRDefault="003A2150">
      <w:pPr>
        <w:pStyle w:val="TOC1"/>
        <w:rPr>
          <w:ins w:id="37" w:author="Gavin Rawson" w:date="2024-07-17T08:55:00Z" w16du:dateUtc="2024-07-17T07:55:00Z"/>
          <w:rFonts w:asciiTheme="minorHAnsi" w:eastAsiaTheme="minorEastAsia" w:hAnsiTheme="minorHAnsi" w:cstheme="minorBidi"/>
          <w:bCs w:val="0"/>
          <w:kern w:val="2"/>
          <w:sz w:val="24"/>
          <w:szCs w:val="24"/>
          <w14:ligatures w14:val="standardContextual"/>
        </w:rPr>
      </w:pPr>
      <w:ins w:id="38"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"_Toc172098925"</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Conventions</w:t>
        </w:r>
        <w:r>
          <w:rPr>
            <w:webHidden/>
          </w:rPr>
          <w:tab/>
        </w:r>
        <w:r>
          <w:rPr>
            <w:webHidden/>
          </w:rPr>
          <w:fldChar w:fldCharType="begin"/>
        </w:r>
        <w:r>
          <w:rPr>
            <w:webHidden/>
          </w:rPr>
          <w:instrText xml:space="preserve"> PAGEREF _Toc172098925 \h </w:instrText>
        </w:r>
        <w:r>
          <w:rPr>
            <w:webHidden/>
          </w:rPr>
        </w:r>
      </w:ins>
      <w:r>
        <w:rPr>
          <w:webHidden/>
        </w:rPr>
        <w:fldChar w:fldCharType="separate"/>
      </w:r>
      <w:ins w:id="39" w:author="Gavin Rawson" w:date="2024-07-17T08:57:00Z" w16du:dateUtc="2024-07-17T07:57:00Z">
        <w:r w:rsidR="00B95831">
          <w:rPr>
            <w:webHidden/>
          </w:rPr>
          <w:t>3</w:t>
        </w:r>
      </w:ins>
      <w:ins w:id="40" w:author="Gavin Rawson" w:date="2024-07-17T08:55:00Z" w16du:dateUtc="2024-07-17T07:55:00Z">
        <w:r>
          <w:rPr>
            <w:webHidden/>
          </w:rPr>
          <w:fldChar w:fldCharType="end"/>
        </w:r>
        <w:r w:rsidRPr="008A1F7D">
          <w:rPr>
            <w:rStyle w:val="Hyperlink"/>
          </w:rPr>
          <w:fldChar w:fldCharType="end"/>
        </w:r>
      </w:ins>
    </w:p>
    <w:p w14:paraId="5C603CCC" w14:textId="70383170" w:rsidR="003A2150" w:rsidRDefault="003A2150">
      <w:pPr>
        <w:pStyle w:val="TOC1"/>
        <w:rPr>
          <w:ins w:id="41" w:author="Gavin Rawson" w:date="2024-07-17T08:55:00Z" w16du:dateUtc="2024-07-17T07:55:00Z"/>
          <w:rFonts w:asciiTheme="minorHAnsi" w:eastAsiaTheme="minorEastAsia" w:hAnsiTheme="minorHAnsi" w:cstheme="minorBidi"/>
          <w:bCs w:val="0"/>
          <w:kern w:val="2"/>
          <w:sz w:val="24"/>
          <w:szCs w:val="24"/>
          <w14:ligatures w14:val="standardContextual"/>
        </w:rPr>
      </w:pPr>
      <w:ins w:id="42"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"_Toc172098926"</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Glossary of terms</w:t>
        </w:r>
        <w:r>
          <w:rPr>
            <w:webHidden/>
          </w:rPr>
          <w:tab/>
        </w:r>
        <w:r>
          <w:rPr>
            <w:webHidden/>
          </w:rPr>
          <w:fldChar w:fldCharType="begin"/>
        </w:r>
        <w:r>
          <w:rPr>
            <w:webHidden/>
          </w:rPr>
          <w:instrText xml:space="preserve"> PAGEREF _Toc172098926 \h </w:instrText>
        </w:r>
        <w:r>
          <w:rPr>
            <w:webHidden/>
          </w:rPr>
        </w:r>
      </w:ins>
      <w:r>
        <w:rPr>
          <w:webHidden/>
        </w:rPr>
        <w:fldChar w:fldCharType="separate"/>
      </w:r>
      <w:ins w:id="43" w:author="Gavin Rawson" w:date="2024-07-17T08:57:00Z" w16du:dateUtc="2024-07-17T07:57:00Z">
        <w:r w:rsidR="00B95831">
          <w:rPr>
            <w:webHidden/>
          </w:rPr>
          <w:t>3</w:t>
        </w:r>
      </w:ins>
      <w:ins w:id="44" w:author="Gavin Rawson" w:date="2024-07-17T08:55:00Z" w16du:dateUtc="2024-07-17T07:55:00Z">
        <w:r>
          <w:rPr>
            <w:webHidden/>
          </w:rPr>
          <w:fldChar w:fldCharType="end"/>
        </w:r>
        <w:r w:rsidRPr="008A1F7D">
          <w:rPr>
            <w:rStyle w:val="Hyperlink"/>
          </w:rPr>
          <w:fldChar w:fldCharType="end"/>
        </w:r>
      </w:ins>
    </w:p>
    <w:p w14:paraId="73094B80" w14:textId="05EE152C" w:rsidR="003A2150" w:rsidRDefault="003A2150">
      <w:pPr>
        <w:pStyle w:val="TOC1"/>
        <w:rPr>
          <w:ins w:id="45" w:author="Gavin Rawson" w:date="2024-07-17T08:55:00Z" w16du:dateUtc="2024-07-17T07:55:00Z"/>
          <w:rFonts w:asciiTheme="minorHAnsi" w:eastAsiaTheme="minorEastAsia" w:hAnsiTheme="minorHAnsi" w:cstheme="minorBidi"/>
          <w:bCs w:val="0"/>
          <w:kern w:val="2"/>
          <w:sz w:val="24"/>
          <w:szCs w:val="24"/>
          <w14:ligatures w14:val="standardContextual"/>
        </w:rPr>
      </w:pPr>
      <w:ins w:id="46"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"_Toc172098927"</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References</w:t>
        </w:r>
        <w:r>
          <w:rPr>
            <w:webHidden/>
          </w:rPr>
          <w:tab/>
        </w:r>
        <w:r>
          <w:rPr>
            <w:webHidden/>
          </w:rPr>
          <w:fldChar w:fldCharType="begin"/>
        </w:r>
        <w:r>
          <w:rPr>
            <w:webHidden/>
          </w:rPr>
          <w:instrText xml:space="preserve"> PAGEREF _Toc172098927 \h </w:instrText>
        </w:r>
        <w:r>
          <w:rPr>
            <w:webHidden/>
          </w:rPr>
        </w:r>
      </w:ins>
      <w:r>
        <w:rPr>
          <w:webHidden/>
        </w:rPr>
        <w:fldChar w:fldCharType="separate"/>
      </w:r>
      <w:ins w:id="47" w:author="Gavin Rawson" w:date="2024-07-17T08:57:00Z" w16du:dateUtc="2024-07-17T07:57:00Z">
        <w:r w:rsidR="00B95831">
          <w:rPr>
            <w:webHidden/>
          </w:rPr>
          <w:t>4</w:t>
        </w:r>
      </w:ins>
      <w:ins w:id="48" w:author="Gavin Rawson" w:date="2024-07-17T08:55:00Z" w16du:dateUtc="2024-07-17T07:55:00Z">
        <w:r>
          <w:rPr>
            <w:webHidden/>
          </w:rPr>
          <w:fldChar w:fldCharType="end"/>
        </w:r>
        <w:r w:rsidRPr="008A1F7D">
          <w:rPr>
            <w:rStyle w:val="Hyperlink"/>
          </w:rPr>
          <w:fldChar w:fldCharType="end"/>
        </w:r>
      </w:ins>
    </w:p>
    <w:p w14:paraId="46A27532" w14:textId="64A9F3F2" w:rsidR="003A2150" w:rsidRDefault="003A2150">
      <w:pPr>
        <w:pStyle w:val="TOC1"/>
        <w:rPr>
          <w:ins w:id="49" w:author="Gavin Rawson" w:date="2024-07-17T08:55:00Z" w16du:dateUtc="2024-07-17T07:55:00Z"/>
          <w:rFonts w:asciiTheme="minorHAnsi" w:eastAsiaTheme="minorEastAsia" w:hAnsiTheme="minorHAnsi" w:cstheme="minorBidi"/>
          <w:bCs w:val="0"/>
          <w:kern w:val="2"/>
          <w:sz w:val="24"/>
          <w:szCs w:val="24"/>
          <w14:ligatures w14:val="standardContextual"/>
        </w:rPr>
      </w:pPr>
      <w:ins w:id="50"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"_Toc172098928"</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1</w:t>
        </w:r>
        <w:r>
          <w:rPr>
            <w:rFonts w:asciiTheme="minorHAnsi" w:eastAsiaTheme="minorEastAsia" w:hAnsiTheme="minorHAnsi" w:cstheme="minorBidi"/>
            <w:bCs w:val="0"/>
            <w:kern w:val="2"/>
            <w:sz w:val="24"/>
            <w:szCs w:val="24"/>
            <w14:ligatures w14:val="standardContextual"/>
          </w:rPr>
          <w:tab/>
        </w:r>
        <w:r w:rsidRPr="008A1F7D">
          <w:rPr>
            <w:rStyle w:val="Hyperlink"/>
          </w:rPr>
          <w:t>Introduction</w:t>
        </w:r>
        <w:r>
          <w:rPr>
            <w:webHidden/>
          </w:rPr>
          <w:tab/>
        </w:r>
        <w:r>
          <w:rPr>
            <w:webHidden/>
          </w:rPr>
          <w:fldChar w:fldCharType="begin"/>
        </w:r>
        <w:r>
          <w:rPr>
            <w:webHidden/>
          </w:rPr>
          <w:instrText xml:space="preserve"> PAGEREF _Toc172098928 \h </w:instrText>
        </w:r>
        <w:r>
          <w:rPr>
            <w:webHidden/>
          </w:rPr>
        </w:r>
      </w:ins>
      <w:r>
        <w:rPr>
          <w:webHidden/>
        </w:rPr>
        <w:fldChar w:fldCharType="separate"/>
      </w:r>
      <w:ins w:id="51" w:author="Gavin Rawson" w:date="2024-07-17T08:57:00Z" w16du:dateUtc="2024-07-17T07:57:00Z">
        <w:r w:rsidR="00B95831">
          <w:rPr>
            <w:webHidden/>
          </w:rPr>
          <w:t>11</w:t>
        </w:r>
      </w:ins>
      <w:ins w:id="52" w:author="Gavin Rawson" w:date="2024-07-17T08:55:00Z" w16du:dateUtc="2024-07-17T07:55:00Z">
        <w:r>
          <w:rPr>
            <w:webHidden/>
          </w:rPr>
          <w:fldChar w:fldCharType="end"/>
        </w:r>
        <w:r w:rsidRPr="008A1F7D">
          <w:rPr>
            <w:rStyle w:val="Hyperlink"/>
          </w:rPr>
          <w:fldChar w:fldCharType="end"/>
        </w:r>
      </w:ins>
    </w:p>
    <w:p w14:paraId="6176D734" w14:textId="17A15535" w:rsidR="003A2150" w:rsidRDefault="003A2150">
      <w:pPr>
        <w:pStyle w:val="TOC2"/>
        <w:rPr>
          <w:ins w:id="53" w:author="Gavin Rawson" w:date="2024-07-17T08:55:00Z" w16du:dateUtc="2024-07-17T07:55:00Z"/>
          <w:rFonts w:asciiTheme="minorHAnsi" w:eastAsiaTheme="minorEastAsia" w:hAnsiTheme="minorHAnsi" w:cstheme="minorBidi"/>
          <w:kern w:val="2"/>
          <w:sz w:val="24"/>
          <w:szCs w:val="24"/>
          <w14:ligatures w14:val="standardContextual"/>
        </w:rPr>
      </w:pPr>
      <w:ins w:id="54"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"_Toc172098929"</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1.1</w:t>
        </w:r>
        <w:r>
          <w:rPr>
            <w:rFonts w:asciiTheme="minorHAnsi" w:eastAsiaTheme="minorEastAsia" w:hAnsiTheme="minorHAnsi" w:cstheme="minorBidi"/>
            <w:kern w:val="2"/>
            <w:sz w:val="24"/>
            <w:szCs w:val="24"/>
            <w14:ligatures w14:val="standardContextual"/>
          </w:rPr>
          <w:tab/>
        </w:r>
        <w:r w:rsidRPr="008A1F7D">
          <w:rPr>
            <w:rStyle w:val="Hyperlink"/>
          </w:rPr>
          <w:t>Purpose</w:t>
        </w:r>
        <w:r>
          <w:rPr>
            <w:webHidden/>
          </w:rPr>
          <w:tab/>
        </w:r>
        <w:r>
          <w:rPr>
            <w:webHidden/>
          </w:rPr>
          <w:fldChar w:fldCharType="begin"/>
        </w:r>
        <w:r>
          <w:rPr>
            <w:webHidden/>
          </w:rPr>
          <w:instrText xml:space="preserve"> PAGEREF _Toc172098929 \h </w:instrText>
        </w:r>
        <w:r>
          <w:rPr>
            <w:webHidden/>
          </w:rPr>
        </w:r>
      </w:ins>
      <w:r>
        <w:rPr>
          <w:webHidden/>
        </w:rPr>
        <w:fldChar w:fldCharType="separate"/>
      </w:r>
      <w:ins w:id="55" w:author="Gavin Rawson" w:date="2024-07-17T08:57:00Z" w16du:dateUtc="2024-07-17T07:57:00Z">
        <w:r w:rsidR="00B95831">
          <w:rPr>
            <w:webHidden/>
          </w:rPr>
          <w:t>11</w:t>
        </w:r>
      </w:ins>
      <w:ins w:id="56" w:author="Gavin Rawson" w:date="2024-07-17T08:55:00Z" w16du:dateUtc="2024-07-17T07:55:00Z">
        <w:r>
          <w:rPr>
            <w:webHidden/>
          </w:rPr>
          <w:fldChar w:fldCharType="end"/>
        </w:r>
        <w:r w:rsidRPr="008A1F7D">
          <w:rPr>
            <w:rStyle w:val="Hyperlink"/>
          </w:rPr>
          <w:fldChar w:fldCharType="end"/>
        </w:r>
      </w:ins>
    </w:p>
    <w:p w14:paraId="272AD024" w14:textId="17DA382F" w:rsidR="003A2150" w:rsidRDefault="003A2150">
      <w:pPr>
        <w:pStyle w:val="TOC2"/>
        <w:rPr>
          <w:ins w:id="57" w:author="Gavin Rawson" w:date="2024-07-17T08:55:00Z" w16du:dateUtc="2024-07-17T07:55:00Z"/>
          <w:rFonts w:asciiTheme="minorHAnsi" w:eastAsiaTheme="minorEastAsia" w:hAnsiTheme="minorHAnsi" w:cstheme="minorBidi"/>
          <w:kern w:val="2"/>
          <w:sz w:val="24"/>
          <w:szCs w:val="24"/>
          <w14:ligatures w14:val="standardContextual"/>
        </w:rPr>
      </w:pPr>
      <w:ins w:id="58"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"_Toc172098930"</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1.2</w:t>
        </w:r>
        <w:r>
          <w:rPr>
            <w:rFonts w:asciiTheme="minorHAnsi" w:eastAsiaTheme="minorEastAsia" w:hAnsiTheme="minorHAnsi" w:cstheme="minorBidi"/>
            <w:kern w:val="2"/>
            <w:sz w:val="24"/>
            <w:szCs w:val="24"/>
            <w14:ligatures w14:val="standardContextual"/>
          </w:rPr>
          <w:tab/>
        </w:r>
        <w:r w:rsidRPr="008A1F7D">
          <w:rPr>
            <w:rStyle w:val="Hyperlink"/>
          </w:rPr>
          <w:t>Use of the protocol</w:t>
        </w:r>
        <w:r>
          <w:rPr>
            <w:webHidden/>
          </w:rPr>
          <w:tab/>
        </w:r>
        <w:r>
          <w:rPr>
            <w:webHidden/>
          </w:rPr>
          <w:fldChar w:fldCharType="begin"/>
        </w:r>
        <w:r>
          <w:rPr>
            <w:webHidden/>
          </w:rPr>
          <w:instrText xml:space="preserve"> PAGEREF _Toc172098930 \h </w:instrText>
        </w:r>
        <w:r>
          <w:rPr>
            <w:webHidden/>
          </w:rPr>
        </w:r>
      </w:ins>
      <w:r>
        <w:rPr>
          <w:webHidden/>
        </w:rPr>
        <w:fldChar w:fldCharType="separate"/>
      </w:r>
      <w:ins w:id="59" w:author="Gavin Rawson" w:date="2024-07-17T08:57:00Z" w16du:dateUtc="2024-07-17T07:57:00Z">
        <w:r w:rsidR="00B95831">
          <w:rPr>
            <w:webHidden/>
          </w:rPr>
          <w:t>11</w:t>
        </w:r>
      </w:ins>
      <w:ins w:id="60" w:author="Gavin Rawson" w:date="2024-07-17T08:55:00Z" w16du:dateUtc="2024-07-17T07:55:00Z">
        <w:r>
          <w:rPr>
            <w:webHidden/>
          </w:rPr>
          <w:fldChar w:fldCharType="end"/>
        </w:r>
        <w:r w:rsidRPr="008A1F7D">
          <w:rPr>
            <w:rStyle w:val="Hyperlink"/>
          </w:rPr>
          <w:fldChar w:fldCharType="end"/>
        </w:r>
      </w:ins>
    </w:p>
    <w:p w14:paraId="307FBE49" w14:textId="7F2CBA00" w:rsidR="003A2150" w:rsidRDefault="003A2150">
      <w:pPr>
        <w:pStyle w:val="TOC2"/>
        <w:rPr>
          <w:ins w:id="61" w:author="Gavin Rawson" w:date="2024-07-17T08:55:00Z" w16du:dateUtc="2024-07-17T07:55:00Z"/>
          <w:rFonts w:asciiTheme="minorHAnsi" w:eastAsiaTheme="minorEastAsia" w:hAnsiTheme="minorHAnsi" w:cstheme="minorBidi"/>
          <w:kern w:val="2"/>
          <w:sz w:val="24"/>
          <w:szCs w:val="24"/>
          <w14:ligatures w14:val="standardContextual"/>
        </w:rPr>
      </w:pPr>
      <w:ins w:id="62"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"_Toc172098931"</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1.3</w:t>
        </w:r>
        <w:r>
          <w:rPr>
            <w:rFonts w:asciiTheme="minorHAnsi" w:eastAsiaTheme="minorEastAsia" w:hAnsiTheme="minorHAnsi" w:cstheme="minorBidi"/>
            <w:kern w:val="2"/>
            <w:sz w:val="24"/>
            <w:szCs w:val="24"/>
            <w14:ligatures w14:val="standardContextual"/>
          </w:rPr>
          <w:tab/>
        </w:r>
        <w:r w:rsidRPr="008A1F7D">
          <w:rPr>
            <w:rStyle w:val="Hyperlink"/>
          </w:rPr>
          <w:t>Protocol history</w:t>
        </w:r>
        <w:r>
          <w:rPr>
            <w:webHidden/>
          </w:rPr>
          <w:tab/>
        </w:r>
        <w:r>
          <w:rPr>
            <w:webHidden/>
          </w:rPr>
          <w:fldChar w:fldCharType="begin"/>
        </w:r>
        <w:r>
          <w:rPr>
            <w:webHidden/>
          </w:rPr>
          <w:instrText xml:space="preserve"> PAGEREF _Toc172098931 \h </w:instrText>
        </w:r>
        <w:r>
          <w:rPr>
            <w:webHidden/>
          </w:rPr>
        </w:r>
      </w:ins>
      <w:r>
        <w:rPr>
          <w:webHidden/>
        </w:rPr>
        <w:fldChar w:fldCharType="separate"/>
      </w:r>
      <w:ins w:id="63" w:author="Gavin Rawson" w:date="2024-07-17T08:57:00Z" w16du:dateUtc="2024-07-17T07:57:00Z">
        <w:r w:rsidR="00B95831">
          <w:rPr>
            <w:webHidden/>
          </w:rPr>
          <w:t>12</w:t>
        </w:r>
      </w:ins>
      <w:ins w:id="64" w:author="Gavin Rawson" w:date="2024-07-17T08:55:00Z" w16du:dateUtc="2024-07-17T07:55:00Z">
        <w:r>
          <w:rPr>
            <w:webHidden/>
          </w:rPr>
          <w:fldChar w:fldCharType="end"/>
        </w:r>
        <w:r w:rsidRPr="008A1F7D">
          <w:rPr>
            <w:rStyle w:val="Hyperlink"/>
          </w:rPr>
          <w:fldChar w:fldCharType="end"/>
        </w:r>
      </w:ins>
    </w:p>
    <w:p w14:paraId="2FB3BBC1" w14:textId="02184866" w:rsidR="003A2150" w:rsidRDefault="003A2150">
      <w:pPr>
        <w:pStyle w:val="TOC2"/>
        <w:rPr>
          <w:ins w:id="65" w:author="Gavin Rawson" w:date="2024-07-17T08:55:00Z" w16du:dateUtc="2024-07-17T07:55:00Z"/>
          <w:rFonts w:asciiTheme="minorHAnsi" w:eastAsiaTheme="minorEastAsia" w:hAnsiTheme="minorHAnsi" w:cstheme="minorBidi"/>
          <w:kern w:val="2"/>
          <w:sz w:val="24"/>
          <w:szCs w:val="24"/>
          <w14:ligatures w14:val="standardContextual"/>
        </w:rPr>
      </w:pPr>
      <w:ins w:id="66"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"_Toc172098932"</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1.4</w:t>
        </w:r>
        <w:r>
          <w:rPr>
            <w:rFonts w:asciiTheme="minorHAnsi" w:eastAsiaTheme="minorEastAsia" w:hAnsiTheme="minorHAnsi" w:cstheme="minorBidi"/>
            <w:kern w:val="2"/>
            <w:sz w:val="24"/>
            <w:szCs w:val="24"/>
            <w14:ligatures w14:val="standardContextual"/>
          </w:rPr>
          <w:tab/>
        </w:r>
        <w:r w:rsidRPr="008A1F7D">
          <w:rPr>
            <w:rStyle w:val="Hyperlink"/>
          </w:rPr>
          <w:t>Protocol transport</w:t>
        </w:r>
        <w:r>
          <w:rPr>
            <w:webHidden/>
          </w:rPr>
          <w:tab/>
        </w:r>
        <w:r>
          <w:rPr>
            <w:webHidden/>
          </w:rPr>
          <w:fldChar w:fldCharType="begin"/>
        </w:r>
        <w:r>
          <w:rPr>
            <w:webHidden/>
          </w:rPr>
          <w:instrText xml:space="preserve"> PAGEREF _Toc172098932 \h </w:instrText>
        </w:r>
        <w:r>
          <w:rPr>
            <w:webHidden/>
          </w:rPr>
        </w:r>
      </w:ins>
      <w:r>
        <w:rPr>
          <w:webHidden/>
        </w:rPr>
        <w:fldChar w:fldCharType="separate"/>
      </w:r>
      <w:ins w:id="67" w:author="Gavin Rawson" w:date="2024-07-17T08:57:00Z" w16du:dateUtc="2024-07-17T07:57:00Z">
        <w:r w:rsidR="00B95831">
          <w:rPr>
            <w:webHidden/>
          </w:rPr>
          <w:t>12</w:t>
        </w:r>
      </w:ins>
      <w:ins w:id="68" w:author="Gavin Rawson" w:date="2024-07-17T08:55:00Z" w16du:dateUtc="2024-07-17T07:55:00Z">
        <w:r>
          <w:rPr>
            <w:webHidden/>
          </w:rPr>
          <w:fldChar w:fldCharType="end"/>
        </w:r>
        <w:r w:rsidRPr="008A1F7D">
          <w:rPr>
            <w:rStyle w:val="Hyperlink"/>
          </w:rPr>
          <w:fldChar w:fldCharType="end"/>
        </w:r>
      </w:ins>
    </w:p>
    <w:p w14:paraId="1D36AEA9" w14:textId="647C57A2" w:rsidR="003A2150" w:rsidRDefault="003A2150">
      <w:pPr>
        <w:pStyle w:val="TOC2"/>
        <w:rPr>
          <w:ins w:id="69" w:author="Gavin Rawson" w:date="2024-07-17T08:55:00Z" w16du:dateUtc="2024-07-17T07:55:00Z"/>
          <w:rFonts w:asciiTheme="minorHAnsi" w:eastAsiaTheme="minorEastAsia" w:hAnsiTheme="minorHAnsi" w:cstheme="minorBidi"/>
          <w:kern w:val="2"/>
          <w:sz w:val="24"/>
          <w:szCs w:val="24"/>
          <w14:ligatures w14:val="standardContextual"/>
        </w:rPr>
      </w:pPr>
      <w:ins w:id="70"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"_Toc172098933"</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1.5</w:t>
        </w:r>
        <w:r>
          <w:rPr>
            <w:rFonts w:asciiTheme="minorHAnsi" w:eastAsiaTheme="minorEastAsia" w:hAnsiTheme="minorHAnsi" w:cstheme="minorBidi"/>
            <w:kern w:val="2"/>
            <w:sz w:val="24"/>
            <w:szCs w:val="24"/>
            <w14:ligatures w14:val="standardContextual"/>
          </w:rPr>
          <w:tab/>
        </w:r>
        <w:r w:rsidRPr="008A1F7D">
          <w:rPr>
            <w:rStyle w:val="Hyperlink"/>
          </w:rPr>
          <w:t>Supervisory application and field device relationship</w:t>
        </w:r>
        <w:r>
          <w:rPr>
            <w:webHidden/>
          </w:rPr>
          <w:tab/>
        </w:r>
        <w:r>
          <w:rPr>
            <w:webHidden/>
          </w:rPr>
          <w:fldChar w:fldCharType="begin"/>
        </w:r>
        <w:r>
          <w:rPr>
            <w:webHidden/>
          </w:rPr>
          <w:instrText xml:space="preserve"> PAGEREF _Toc172098933 \h </w:instrText>
        </w:r>
        <w:r>
          <w:rPr>
            <w:webHidden/>
          </w:rPr>
        </w:r>
      </w:ins>
      <w:r>
        <w:rPr>
          <w:webHidden/>
        </w:rPr>
        <w:fldChar w:fldCharType="separate"/>
      </w:r>
      <w:ins w:id="71" w:author="Gavin Rawson" w:date="2024-07-17T08:57:00Z" w16du:dateUtc="2024-07-17T07:57:00Z">
        <w:r w:rsidR="00B95831">
          <w:rPr>
            <w:webHidden/>
          </w:rPr>
          <w:t>13</w:t>
        </w:r>
      </w:ins>
      <w:ins w:id="72" w:author="Gavin Rawson" w:date="2024-07-17T08:55:00Z" w16du:dateUtc="2024-07-17T07:55:00Z">
        <w:r>
          <w:rPr>
            <w:webHidden/>
          </w:rPr>
          <w:fldChar w:fldCharType="end"/>
        </w:r>
        <w:r w:rsidRPr="008A1F7D">
          <w:rPr>
            <w:rStyle w:val="Hyperlink"/>
          </w:rPr>
          <w:fldChar w:fldCharType="end"/>
        </w:r>
      </w:ins>
    </w:p>
    <w:p w14:paraId="55D7512D" w14:textId="17337079" w:rsidR="003A2150" w:rsidRDefault="003A2150">
      <w:pPr>
        <w:pStyle w:val="TOC2"/>
        <w:rPr>
          <w:ins w:id="73" w:author="Gavin Rawson" w:date="2024-07-17T08:55:00Z" w16du:dateUtc="2024-07-17T07:55:00Z"/>
          <w:rFonts w:asciiTheme="minorHAnsi" w:eastAsiaTheme="minorEastAsia" w:hAnsiTheme="minorHAnsi" w:cstheme="minorBidi"/>
          <w:kern w:val="2"/>
          <w:sz w:val="24"/>
          <w:szCs w:val="24"/>
          <w14:ligatures w14:val="standardContextual"/>
        </w:rPr>
      </w:pPr>
      <w:ins w:id="74"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"_Toc172098934"</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1.6</w:t>
        </w:r>
        <w:r>
          <w:rPr>
            <w:rFonts w:asciiTheme="minorHAnsi" w:eastAsiaTheme="minorEastAsia" w:hAnsiTheme="minorHAnsi" w:cstheme="minorBidi"/>
            <w:kern w:val="2"/>
            <w:sz w:val="24"/>
            <w:szCs w:val="24"/>
            <w14:ligatures w14:val="standardContextual"/>
          </w:rPr>
          <w:tab/>
        </w:r>
        <w:r w:rsidRPr="008A1F7D">
          <w:rPr>
            <w:rStyle w:val="Hyperlink"/>
          </w:rPr>
          <w:t>Lucid between supervisory applications</w:t>
        </w:r>
        <w:r>
          <w:rPr>
            <w:webHidden/>
          </w:rPr>
          <w:tab/>
        </w:r>
        <w:r>
          <w:rPr>
            <w:webHidden/>
          </w:rPr>
          <w:fldChar w:fldCharType="begin"/>
        </w:r>
        <w:r>
          <w:rPr>
            <w:webHidden/>
          </w:rPr>
          <w:instrText xml:space="preserve"> PAGEREF _Toc172098934 \h </w:instrText>
        </w:r>
        <w:r>
          <w:rPr>
            <w:webHidden/>
          </w:rPr>
        </w:r>
      </w:ins>
      <w:r>
        <w:rPr>
          <w:webHidden/>
        </w:rPr>
        <w:fldChar w:fldCharType="separate"/>
      </w:r>
      <w:ins w:id="75" w:author="Gavin Rawson" w:date="2024-07-17T08:57:00Z" w16du:dateUtc="2024-07-17T07:57:00Z">
        <w:r w:rsidR="00B95831">
          <w:rPr>
            <w:webHidden/>
          </w:rPr>
          <w:t>13</w:t>
        </w:r>
      </w:ins>
      <w:ins w:id="76" w:author="Gavin Rawson" w:date="2024-07-17T08:55:00Z" w16du:dateUtc="2024-07-17T07:55:00Z">
        <w:r>
          <w:rPr>
            <w:webHidden/>
          </w:rPr>
          <w:fldChar w:fldCharType="end"/>
        </w:r>
        <w:r w:rsidRPr="008A1F7D">
          <w:rPr>
            <w:rStyle w:val="Hyperlink"/>
          </w:rPr>
          <w:fldChar w:fldCharType="end"/>
        </w:r>
      </w:ins>
    </w:p>
    <w:p w14:paraId="405205A3" w14:textId="4BB6B157" w:rsidR="003A2150" w:rsidRDefault="003A2150">
      <w:pPr>
        <w:pStyle w:val="TOC2"/>
        <w:rPr>
          <w:ins w:id="77" w:author="Gavin Rawson" w:date="2024-07-17T08:55:00Z" w16du:dateUtc="2024-07-17T07:55:00Z"/>
          <w:rFonts w:asciiTheme="minorHAnsi" w:eastAsiaTheme="minorEastAsia" w:hAnsiTheme="minorHAnsi" w:cstheme="minorBidi"/>
          <w:kern w:val="2"/>
          <w:sz w:val="24"/>
          <w:szCs w:val="24"/>
          <w14:ligatures w14:val="standardContextual"/>
        </w:rPr>
      </w:pPr>
      <w:ins w:id="78"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"_Toc172098935"</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1.7</w:t>
        </w:r>
        <w:r>
          <w:rPr>
            <w:rFonts w:asciiTheme="minorHAnsi" w:eastAsiaTheme="minorEastAsia" w:hAnsiTheme="minorHAnsi" w:cstheme="minorBidi"/>
            <w:kern w:val="2"/>
            <w:sz w:val="24"/>
            <w:szCs w:val="24"/>
            <w14:ligatures w14:val="standardContextual"/>
          </w:rPr>
          <w:tab/>
        </w:r>
        <w:r w:rsidRPr="008A1F7D">
          <w:rPr>
            <w:rStyle w:val="Hyperlink"/>
          </w:rPr>
          <w:t>Data representation</w:t>
        </w:r>
        <w:r>
          <w:rPr>
            <w:webHidden/>
          </w:rPr>
          <w:tab/>
        </w:r>
        <w:r>
          <w:rPr>
            <w:webHidden/>
          </w:rPr>
          <w:fldChar w:fldCharType="begin"/>
        </w:r>
        <w:r>
          <w:rPr>
            <w:webHidden/>
          </w:rPr>
          <w:instrText xml:space="preserve"> PAGEREF _Toc172098935 \h </w:instrText>
        </w:r>
        <w:r>
          <w:rPr>
            <w:webHidden/>
          </w:rPr>
        </w:r>
      </w:ins>
      <w:r>
        <w:rPr>
          <w:webHidden/>
        </w:rPr>
        <w:fldChar w:fldCharType="separate"/>
      </w:r>
      <w:ins w:id="79" w:author="Gavin Rawson" w:date="2024-07-17T08:57:00Z" w16du:dateUtc="2024-07-17T07:57:00Z">
        <w:r w:rsidR="00B95831">
          <w:rPr>
            <w:webHidden/>
          </w:rPr>
          <w:t>13</w:t>
        </w:r>
      </w:ins>
      <w:ins w:id="80" w:author="Gavin Rawson" w:date="2024-07-17T08:55:00Z" w16du:dateUtc="2024-07-17T07:55:00Z">
        <w:r>
          <w:rPr>
            <w:webHidden/>
          </w:rPr>
          <w:fldChar w:fldCharType="end"/>
        </w:r>
        <w:r w:rsidRPr="008A1F7D">
          <w:rPr>
            <w:rStyle w:val="Hyperlink"/>
          </w:rPr>
          <w:fldChar w:fldCharType="end"/>
        </w:r>
      </w:ins>
    </w:p>
    <w:p w14:paraId="25AF1356" w14:textId="2B612D97" w:rsidR="003A2150" w:rsidRDefault="003A2150">
      <w:pPr>
        <w:pStyle w:val="TOC1"/>
        <w:rPr>
          <w:ins w:id="81" w:author="Gavin Rawson" w:date="2024-07-17T08:55:00Z" w16du:dateUtc="2024-07-17T07:55:00Z"/>
          <w:rFonts w:asciiTheme="minorHAnsi" w:eastAsiaTheme="minorEastAsia" w:hAnsiTheme="minorHAnsi" w:cstheme="minorBidi"/>
          <w:bCs w:val="0"/>
          <w:kern w:val="2"/>
          <w:sz w:val="24"/>
          <w:szCs w:val="24"/>
          <w14:ligatures w14:val="standardContextual"/>
        </w:rPr>
      </w:pPr>
      <w:ins w:id="82"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"_Toc172098936"</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2</w:t>
        </w:r>
        <w:r>
          <w:rPr>
            <w:rFonts w:asciiTheme="minorHAnsi" w:eastAsiaTheme="minorEastAsia" w:hAnsiTheme="minorHAnsi" w:cstheme="minorBidi"/>
            <w:bCs w:val="0"/>
            <w:kern w:val="2"/>
            <w:sz w:val="24"/>
            <w:szCs w:val="24"/>
            <w14:ligatures w14:val="standardContextual"/>
          </w:rPr>
          <w:tab/>
        </w:r>
        <w:r w:rsidRPr="008A1F7D">
          <w:rPr>
            <w:rStyle w:val="Hyperlink"/>
          </w:rPr>
          <w:t>Data model</w:t>
        </w:r>
        <w:r>
          <w:rPr>
            <w:webHidden/>
          </w:rPr>
          <w:tab/>
        </w:r>
        <w:r>
          <w:rPr>
            <w:webHidden/>
          </w:rPr>
          <w:fldChar w:fldCharType="begin"/>
        </w:r>
        <w:r>
          <w:rPr>
            <w:webHidden/>
          </w:rPr>
          <w:instrText xml:space="preserve"> PAGEREF _Toc172098936 \h </w:instrText>
        </w:r>
        <w:r>
          <w:rPr>
            <w:webHidden/>
          </w:rPr>
        </w:r>
      </w:ins>
      <w:r>
        <w:rPr>
          <w:webHidden/>
        </w:rPr>
        <w:fldChar w:fldCharType="separate"/>
      </w:r>
      <w:ins w:id="83" w:author="Gavin Rawson" w:date="2024-07-17T08:57:00Z" w16du:dateUtc="2024-07-17T07:57:00Z">
        <w:r w:rsidR="00B95831">
          <w:rPr>
            <w:webHidden/>
          </w:rPr>
          <w:t>14</w:t>
        </w:r>
      </w:ins>
      <w:ins w:id="84" w:author="Gavin Rawson" w:date="2024-07-17T08:55:00Z" w16du:dateUtc="2024-07-17T07:55:00Z">
        <w:r>
          <w:rPr>
            <w:webHidden/>
          </w:rPr>
          <w:fldChar w:fldCharType="end"/>
        </w:r>
        <w:r w:rsidRPr="008A1F7D">
          <w:rPr>
            <w:rStyle w:val="Hyperlink"/>
          </w:rPr>
          <w:fldChar w:fldCharType="end"/>
        </w:r>
      </w:ins>
    </w:p>
    <w:p w14:paraId="48858AE8" w14:textId="19D4BA8C" w:rsidR="003A2150" w:rsidRDefault="003A2150">
      <w:pPr>
        <w:pStyle w:val="TOC2"/>
        <w:rPr>
          <w:ins w:id="85" w:author="Gavin Rawson" w:date="2024-07-17T08:55:00Z" w16du:dateUtc="2024-07-17T07:55:00Z"/>
          <w:rFonts w:asciiTheme="minorHAnsi" w:eastAsiaTheme="minorEastAsia" w:hAnsiTheme="minorHAnsi" w:cstheme="minorBidi"/>
          <w:kern w:val="2"/>
          <w:sz w:val="24"/>
          <w:szCs w:val="24"/>
          <w14:ligatures w14:val="standardContextual"/>
        </w:rPr>
      </w:pPr>
      <w:ins w:id="86"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"_Toc172098937"</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2.1</w:t>
        </w:r>
        <w:r>
          <w:rPr>
            <w:rFonts w:asciiTheme="minorHAnsi" w:eastAsiaTheme="minorEastAsia" w:hAnsiTheme="minorHAnsi" w:cstheme="minorBidi"/>
            <w:kern w:val="2"/>
            <w:sz w:val="24"/>
            <w:szCs w:val="24"/>
            <w14:ligatures w14:val="standardContextual"/>
          </w:rPr>
          <w:tab/>
        </w:r>
        <w:r w:rsidRPr="008A1F7D">
          <w:rPr>
            <w:rStyle w:val="Hyperlink"/>
          </w:rPr>
          <w:t>Field device</w:t>
        </w:r>
        <w:r>
          <w:rPr>
            <w:webHidden/>
          </w:rPr>
          <w:tab/>
        </w:r>
        <w:r>
          <w:rPr>
            <w:webHidden/>
          </w:rPr>
          <w:fldChar w:fldCharType="begin"/>
        </w:r>
        <w:r>
          <w:rPr>
            <w:webHidden/>
          </w:rPr>
          <w:instrText xml:space="preserve"> PAGEREF _Toc172098937 \h </w:instrText>
        </w:r>
        <w:r>
          <w:rPr>
            <w:webHidden/>
          </w:rPr>
        </w:r>
      </w:ins>
      <w:r>
        <w:rPr>
          <w:webHidden/>
        </w:rPr>
        <w:fldChar w:fldCharType="separate"/>
      </w:r>
      <w:ins w:id="87" w:author="Gavin Rawson" w:date="2024-07-17T08:57:00Z" w16du:dateUtc="2024-07-17T07:57:00Z">
        <w:r w:rsidR="00B95831">
          <w:rPr>
            <w:webHidden/>
          </w:rPr>
          <w:t>14</w:t>
        </w:r>
      </w:ins>
      <w:ins w:id="88" w:author="Gavin Rawson" w:date="2024-07-17T08:55:00Z" w16du:dateUtc="2024-07-17T07:55:00Z">
        <w:r>
          <w:rPr>
            <w:webHidden/>
          </w:rPr>
          <w:fldChar w:fldCharType="end"/>
        </w:r>
        <w:r w:rsidRPr="008A1F7D">
          <w:rPr>
            <w:rStyle w:val="Hyperlink"/>
          </w:rPr>
          <w:fldChar w:fldCharType="end"/>
        </w:r>
      </w:ins>
    </w:p>
    <w:p w14:paraId="462EB6C1" w14:textId="14FD0CD3" w:rsidR="003A2150" w:rsidRDefault="003A2150">
      <w:pPr>
        <w:pStyle w:val="TOC3"/>
        <w:rPr>
          <w:ins w:id="89" w:author="Gavin Rawson" w:date="2024-07-17T08:55:00Z" w16du:dateUtc="2024-07-17T07:55:00Z"/>
          <w:rFonts w:asciiTheme="minorHAnsi" w:eastAsiaTheme="minorEastAsia" w:hAnsiTheme="minorHAnsi" w:cstheme="minorBidi"/>
          <w:noProof/>
          <w:kern w:val="2"/>
          <w:sz w:val="24"/>
          <w:szCs w:val="24"/>
          <w14:ligatures w14:val="standardContextual"/>
        </w:rPr>
      </w:pPr>
      <w:ins w:id="90"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"_Toc172098938"</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2.1.1</w:t>
        </w:r>
        <w:r>
          <w:rPr>
            <w:rFonts w:asciiTheme="minorHAnsi" w:eastAsiaTheme="minorEastAsia" w:hAnsiTheme="minorHAnsi" w:cstheme="minorBidi"/>
            <w:noProof/>
            <w:kern w:val="2"/>
            <w:sz w:val="24"/>
            <w:szCs w:val="24"/>
            <w14:ligatures w14:val="standardContextual"/>
          </w:rPr>
          <w:tab/>
        </w:r>
        <w:r w:rsidRPr="008A1F7D">
          <w:rPr>
            <w:rStyle w:val="Hyperlink"/>
            <w:noProof/>
          </w:rPr>
          <w:t>Lucid schema</w:t>
        </w:r>
        <w:r>
          <w:rPr>
            <w:noProof/>
            <w:webHidden/>
          </w:rPr>
          <w:tab/>
        </w:r>
        <w:r>
          <w:rPr>
            <w:noProof/>
            <w:webHidden/>
          </w:rPr>
          <w:fldChar w:fldCharType="begin"/>
        </w:r>
        <w:r>
          <w:rPr>
            <w:noProof/>
            <w:webHidden/>
          </w:rPr>
          <w:instrText xml:space="preserve"> PAGEREF _Toc172098938 \h </w:instrText>
        </w:r>
        <w:r>
          <w:rPr>
            <w:noProof/>
            <w:webHidden/>
          </w:rPr>
        </w:r>
      </w:ins>
      <w:r>
        <w:rPr>
          <w:noProof/>
          <w:webHidden/>
        </w:rPr>
        <w:fldChar w:fldCharType="separate"/>
      </w:r>
      <w:ins w:id="91" w:author="Gavin Rawson" w:date="2024-07-17T08:57:00Z" w16du:dateUtc="2024-07-17T07:57:00Z">
        <w:r w:rsidR="00B95831">
          <w:rPr>
            <w:noProof/>
            <w:webHidden/>
          </w:rPr>
          <w:t>16</w:t>
        </w:r>
      </w:ins>
      <w:ins w:id="92" w:author="Gavin Rawson" w:date="2024-07-17T08:55:00Z" w16du:dateUtc="2024-07-17T07:55:00Z">
        <w:r>
          <w:rPr>
            <w:noProof/>
            <w:webHidden/>
          </w:rPr>
          <w:fldChar w:fldCharType="end"/>
        </w:r>
        <w:r w:rsidRPr="008A1F7D">
          <w:rPr>
            <w:rStyle w:val="Hyperlink"/>
            <w:noProof/>
          </w:rPr>
          <w:fldChar w:fldCharType="end"/>
        </w:r>
      </w:ins>
    </w:p>
    <w:p w14:paraId="0925E71A" w14:textId="52D5CC23" w:rsidR="003A2150" w:rsidRDefault="003A2150">
      <w:pPr>
        <w:pStyle w:val="TOC3"/>
        <w:rPr>
          <w:ins w:id="93" w:author="Gavin Rawson" w:date="2024-07-17T08:55:00Z" w16du:dateUtc="2024-07-17T07:55:00Z"/>
          <w:rFonts w:asciiTheme="minorHAnsi" w:eastAsiaTheme="minorEastAsia" w:hAnsiTheme="minorHAnsi" w:cstheme="minorBidi"/>
          <w:noProof/>
          <w:kern w:val="2"/>
          <w:sz w:val="24"/>
          <w:szCs w:val="24"/>
          <w14:ligatures w14:val="standardContextual"/>
        </w:rPr>
      </w:pPr>
      <w:ins w:id="94"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"_Toc172098939"</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2.1.2</w:t>
        </w:r>
        <w:r>
          <w:rPr>
            <w:rFonts w:asciiTheme="minorHAnsi" w:eastAsiaTheme="minorEastAsia" w:hAnsiTheme="minorHAnsi" w:cstheme="minorBidi"/>
            <w:noProof/>
            <w:kern w:val="2"/>
            <w:sz w:val="24"/>
            <w:szCs w:val="24"/>
            <w14:ligatures w14:val="standardContextual"/>
          </w:rPr>
          <w:tab/>
        </w:r>
        <w:r w:rsidRPr="008A1F7D">
          <w:rPr>
            <w:rStyle w:val="Hyperlink"/>
            <w:noProof/>
          </w:rPr>
          <w:t>Device profile</w:t>
        </w:r>
        <w:r>
          <w:rPr>
            <w:noProof/>
            <w:webHidden/>
          </w:rPr>
          <w:tab/>
        </w:r>
        <w:r>
          <w:rPr>
            <w:noProof/>
            <w:webHidden/>
          </w:rPr>
          <w:fldChar w:fldCharType="begin"/>
        </w:r>
        <w:r>
          <w:rPr>
            <w:noProof/>
            <w:webHidden/>
          </w:rPr>
          <w:instrText xml:space="preserve"> PAGEREF _Toc172098939 \h </w:instrText>
        </w:r>
        <w:r>
          <w:rPr>
            <w:noProof/>
            <w:webHidden/>
          </w:rPr>
        </w:r>
      </w:ins>
      <w:r>
        <w:rPr>
          <w:noProof/>
          <w:webHidden/>
        </w:rPr>
        <w:fldChar w:fldCharType="separate"/>
      </w:r>
      <w:ins w:id="95" w:author="Gavin Rawson" w:date="2024-07-17T08:57:00Z" w16du:dateUtc="2024-07-17T07:57:00Z">
        <w:r w:rsidR="00B95831">
          <w:rPr>
            <w:noProof/>
            <w:webHidden/>
          </w:rPr>
          <w:t>16</w:t>
        </w:r>
      </w:ins>
      <w:ins w:id="96" w:author="Gavin Rawson" w:date="2024-07-17T08:55:00Z" w16du:dateUtc="2024-07-17T07:55:00Z">
        <w:r>
          <w:rPr>
            <w:noProof/>
            <w:webHidden/>
          </w:rPr>
          <w:fldChar w:fldCharType="end"/>
        </w:r>
        <w:r w:rsidRPr="008A1F7D">
          <w:rPr>
            <w:rStyle w:val="Hyperlink"/>
            <w:noProof/>
          </w:rPr>
          <w:fldChar w:fldCharType="end"/>
        </w:r>
      </w:ins>
    </w:p>
    <w:p w14:paraId="0E1F93E2" w14:textId="36C0B19F" w:rsidR="003A2150" w:rsidRDefault="003A2150">
      <w:pPr>
        <w:pStyle w:val="TOC3"/>
        <w:rPr>
          <w:ins w:id="97" w:author="Gavin Rawson" w:date="2024-07-17T08:55:00Z" w16du:dateUtc="2024-07-17T07:55:00Z"/>
          <w:rFonts w:asciiTheme="minorHAnsi" w:eastAsiaTheme="minorEastAsia" w:hAnsiTheme="minorHAnsi" w:cstheme="minorBidi"/>
          <w:noProof/>
          <w:kern w:val="2"/>
          <w:sz w:val="24"/>
          <w:szCs w:val="24"/>
          <w14:ligatures w14:val="standardContextual"/>
        </w:rPr>
      </w:pPr>
      <w:ins w:id="98"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"_Toc172098940"</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2.1.3</w:t>
        </w:r>
        <w:r>
          <w:rPr>
            <w:rFonts w:asciiTheme="minorHAnsi" w:eastAsiaTheme="minorEastAsia" w:hAnsiTheme="minorHAnsi" w:cstheme="minorBidi"/>
            <w:noProof/>
            <w:kern w:val="2"/>
            <w:sz w:val="24"/>
            <w:szCs w:val="24"/>
            <w14:ligatures w14:val="standardContextual"/>
          </w:rPr>
          <w:tab/>
        </w:r>
        <w:r w:rsidRPr="008A1F7D">
          <w:rPr>
            <w:rStyle w:val="Hyperlink"/>
            <w:noProof/>
          </w:rPr>
          <w:t>Configuration</w:t>
        </w:r>
        <w:r>
          <w:rPr>
            <w:noProof/>
            <w:webHidden/>
          </w:rPr>
          <w:tab/>
        </w:r>
        <w:r>
          <w:rPr>
            <w:noProof/>
            <w:webHidden/>
          </w:rPr>
          <w:fldChar w:fldCharType="begin"/>
        </w:r>
        <w:r>
          <w:rPr>
            <w:noProof/>
            <w:webHidden/>
          </w:rPr>
          <w:instrText xml:space="preserve"> PAGEREF _Toc172098940 \h </w:instrText>
        </w:r>
        <w:r>
          <w:rPr>
            <w:noProof/>
            <w:webHidden/>
          </w:rPr>
        </w:r>
      </w:ins>
      <w:r>
        <w:rPr>
          <w:noProof/>
          <w:webHidden/>
        </w:rPr>
        <w:fldChar w:fldCharType="separate"/>
      </w:r>
      <w:ins w:id="99" w:author="Gavin Rawson" w:date="2024-07-17T08:57:00Z" w16du:dateUtc="2024-07-17T07:57:00Z">
        <w:r w:rsidR="00B95831">
          <w:rPr>
            <w:noProof/>
            <w:webHidden/>
          </w:rPr>
          <w:t>20</w:t>
        </w:r>
      </w:ins>
      <w:ins w:id="100" w:author="Gavin Rawson" w:date="2024-07-17T08:55:00Z" w16du:dateUtc="2024-07-17T07:55:00Z">
        <w:r>
          <w:rPr>
            <w:noProof/>
            <w:webHidden/>
          </w:rPr>
          <w:fldChar w:fldCharType="end"/>
        </w:r>
        <w:r w:rsidRPr="008A1F7D">
          <w:rPr>
            <w:rStyle w:val="Hyperlink"/>
            <w:noProof/>
          </w:rPr>
          <w:fldChar w:fldCharType="end"/>
        </w:r>
      </w:ins>
    </w:p>
    <w:p w14:paraId="6C790ADB" w14:textId="343464A0" w:rsidR="003A2150" w:rsidRDefault="003A2150">
      <w:pPr>
        <w:pStyle w:val="TOC3"/>
        <w:rPr>
          <w:ins w:id="101" w:author="Gavin Rawson" w:date="2024-07-17T08:55:00Z" w16du:dateUtc="2024-07-17T07:55:00Z"/>
          <w:rFonts w:asciiTheme="minorHAnsi" w:eastAsiaTheme="minorEastAsia" w:hAnsiTheme="minorHAnsi" w:cstheme="minorBidi"/>
          <w:noProof/>
          <w:kern w:val="2"/>
          <w:sz w:val="24"/>
          <w:szCs w:val="24"/>
          <w14:ligatures w14:val="standardContextual"/>
        </w:rPr>
      </w:pPr>
      <w:ins w:id="102"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"_Toc172098941"</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2.1.4</w:t>
        </w:r>
        <w:r>
          <w:rPr>
            <w:rFonts w:asciiTheme="minorHAnsi" w:eastAsiaTheme="minorEastAsia" w:hAnsiTheme="minorHAnsi" w:cstheme="minorBidi"/>
            <w:noProof/>
            <w:kern w:val="2"/>
            <w:sz w:val="24"/>
            <w:szCs w:val="24"/>
            <w14:ligatures w14:val="standardContextual"/>
          </w:rPr>
          <w:tab/>
        </w:r>
        <w:r w:rsidRPr="008A1F7D">
          <w:rPr>
            <w:rStyle w:val="Hyperlink"/>
            <w:noProof/>
          </w:rPr>
          <w:t>Connection scheduling</w:t>
        </w:r>
        <w:r>
          <w:rPr>
            <w:noProof/>
            <w:webHidden/>
          </w:rPr>
          <w:tab/>
        </w:r>
        <w:r>
          <w:rPr>
            <w:noProof/>
            <w:webHidden/>
          </w:rPr>
          <w:fldChar w:fldCharType="begin"/>
        </w:r>
        <w:r>
          <w:rPr>
            <w:noProof/>
            <w:webHidden/>
          </w:rPr>
          <w:instrText xml:space="preserve"> PAGEREF _Toc172098941 \h </w:instrText>
        </w:r>
        <w:r>
          <w:rPr>
            <w:noProof/>
            <w:webHidden/>
          </w:rPr>
        </w:r>
      </w:ins>
      <w:r>
        <w:rPr>
          <w:noProof/>
          <w:webHidden/>
        </w:rPr>
        <w:fldChar w:fldCharType="separate"/>
      </w:r>
      <w:ins w:id="103" w:author="Gavin Rawson" w:date="2024-07-17T08:57:00Z" w16du:dateUtc="2024-07-17T07:57:00Z">
        <w:r w:rsidR="00B95831">
          <w:rPr>
            <w:noProof/>
            <w:webHidden/>
          </w:rPr>
          <w:t>25</w:t>
        </w:r>
      </w:ins>
      <w:ins w:id="104" w:author="Gavin Rawson" w:date="2024-07-17T08:55:00Z" w16du:dateUtc="2024-07-17T07:55:00Z">
        <w:r>
          <w:rPr>
            <w:noProof/>
            <w:webHidden/>
          </w:rPr>
          <w:fldChar w:fldCharType="end"/>
        </w:r>
        <w:r w:rsidRPr="008A1F7D">
          <w:rPr>
            <w:rStyle w:val="Hyperlink"/>
            <w:noProof/>
          </w:rPr>
          <w:fldChar w:fldCharType="end"/>
        </w:r>
      </w:ins>
    </w:p>
    <w:p w14:paraId="7AA277E1" w14:textId="323D6A0C" w:rsidR="003A2150" w:rsidRDefault="003A2150">
      <w:pPr>
        <w:pStyle w:val="TOC3"/>
        <w:rPr>
          <w:ins w:id="105" w:author="Gavin Rawson" w:date="2024-07-17T08:55:00Z" w16du:dateUtc="2024-07-17T07:55:00Z"/>
          <w:rFonts w:asciiTheme="minorHAnsi" w:eastAsiaTheme="minorEastAsia" w:hAnsiTheme="minorHAnsi" w:cstheme="minorBidi"/>
          <w:noProof/>
          <w:kern w:val="2"/>
          <w:sz w:val="24"/>
          <w:szCs w:val="24"/>
          <w14:ligatures w14:val="standardContextual"/>
        </w:rPr>
      </w:pPr>
      <w:ins w:id="106"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"_Toc172098942"</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2.1.5</w:t>
        </w:r>
        <w:r>
          <w:rPr>
            <w:rFonts w:asciiTheme="minorHAnsi" w:eastAsiaTheme="minorEastAsia" w:hAnsiTheme="minorHAnsi" w:cstheme="minorBidi"/>
            <w:noProof/>
            <w:kern w:val="2"/>
            <w:sz w:val="24"/>
            <w:szCs w:val="24"/>
            <w14:ligatures w14:val="standardContextual"/>
          </w:rPr>
          <w:tab/>
        </w:r>
        <w:r w:rsidRPr="008A1F7D">
          <w:rPr>
            <w:rStyle w:val="Hyperlink"/>
            <w:noProof/>
          </w:rPr>
          <w:t>Time formats</w:t>
        </w:r>
        <w:r>
          <w:rPr>
            <w:noProof/>
            <w:webHidden/>
          </w:rPr>
          <w:tab/>
        </w:r>
        <w:r>
          <w:rPr>
            <w:noProof/>
            <w:webHidden/>
          </w:rPr>
          <w:fldChar w:fldCharType="begin"/>
        </w:r>
        <w:r>
          <w:rPr>
            <w:noProof/>
            <w:webHidden/>
          </w:rPr>
          <w:instrText xml:space="preserve"> PAGEREF _Toc172098942 \h </w:instrText>
        </w:r>
        <w:r>
          <w:rPr>
            <w:noProof/>
            <w:webHidden/>
          </w:rPr>
        </w:r>
      </w:ins>
      <w:r>
        <w:rPr>
          <w:noProof/>
          <w:webHidden/>
        </w:rPr>
        <w:fldChar w:fldCharType="separate"/>
      </w:r>
      <w:ins w:id="107" w:author="Gavin Rawson" w:date="2024-07-17T08:57:00Z" w16du:dateUtc="2024-07-17T07:57:00Z">
        <w:r w:rsidR="00B95831">
          <w:rPr>
            <w:noProof/>
            <w:webHidden/>
          </w:rPr>
          <w:t>26</w:t>
        </w:r>
      </w:ins>
      <w:ins w:id="108" w:author="Gavin Rawson" w:date="2024-07-17T08:55:00Z" w16du:dateUtc="2024-07-17T07:55:00Z">
        <w:r>
          <w:rPr>
            <w:noProof/>
            <w:webHidden/>
          </w:rPr>
          <w:fldChar w:fldCharType="end"/>
        </w:r>
        <w:r w:rsidRPr="008A1F7D">
          <w:rPr>
            <w:rStyle w:val="Hyperlink"/>
            <w:noProof/>
          </w:rPr>
          <w:fldChar w:fldCharType="end"/>
        </w:r>
      </w:ins>
    </w:p>
    <w:p w14:paraId="45DDEA8C" w14:textId="79181A21" w:rsidR="003A2150" w:rsidRDefault="003A2150">
      <w:pPr>
        <w:pStyle w:val="TOC2"/>
        <w:rPr>
          <w:ins w:id="109" w:author="Gavin Rawson" w:date="2024-07-17T08:55:00Z" w16du:dateUtc="2024-07-17T07:55:00Z"/>
          <w:rFonts w:asciiTheme="minorHAnsi" w:eastAsiaTheme="minorEastAsia" w:hAnsiTheme="minorHAnsi" w:cstheme="minorBidi"/>
          <w:kern w:val="2"/>
          <w:sz w:val="24"/>
          <w:szCs w:val="24"/>
          <w14:ligatures w14:val="standardContextual"/>
        </w:rPr>
      </w:pPr>
      <w:ins w:id="110"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"_Toc172098943"</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2.2</w:t>
        </w:r>
        <w:r>
          <w:rPr>
            <w:rFonts w:asciiTheme="minorHAnsi" w:eastAsiaTheme="minorEastAsia" w:hAnsiTheme="minorHAnsi" w:cstheme="minorBidi"/>
            <w:kern w:val="2"/>
            <w:sz w:val="24"/>
            <w:szCs w:val="24"/>
            <w14:ligatures w14:val="standardContextual"/>
          </w:rPr>
          <w:tab/>
        </w:r>
        <w:r w:rsidRPr="008A1F7D">
          <w:rPr>
            <w:rStyle w:val="Hyperlink"/>
          </w:rPr>
          <w:t>Events</w:t>
        </w:r>
        <w:r>
          <w:rPr>
            <w:webHidden/>
          </w:rPr>
          <w:tab/>
        </w:r>
        <w:r>
          <w:rPr>
            <w:webHidden/>
          </w:rPr>
          <w:fldChar w:fldCharType="begin"/>
        </w:r>
        <w:r>
          <w:rPr>
            <w:webHidden/>
          </w:rPr>
          <w:instrText xml:space="preserve"> PAGEREF _Toc172098943 \h </w:instrText>
        </w:r>
        <w:r>
          <w:rPr>
            <w:webHidden/>
          </w:rPr>
        </w:r>
      </w:ins>
      <w:r>
        <w:rPr>
          <w:webHidden/>
        </w:rPr>
        <w:fldChar w:fldCharType="separate"/>
      </w:r>
      <w:ins w:id="111" w:author="Gavin Rawson" w:date="2024-07-17T08:57:00Z" w16du:dateUtc="2024-07-17T07:57:00Z">
        <w:r w:rsidR="00B95831">
          <w:rPr>
            <w:webHidden/>
          </w:rPr>
          <w:t>26</w:t>
        </w:r>
      </w:ins>
      <w:ins w:id="112" w:author="Gavin Rawson" w:date="2024-07-17T08:55:00Z" w16du:dateUtc="2024-07-17T07:55:00Z">
        <w:r>
          <w:rPr>
            <w:webHidden/>
          </w:rPr>
          <w:fldChar w:fldCharType="end"/>
        </w:r>
        <w:r w:rsidRPr="008A1F7D">
          <w:rPr>
            <w:rStyle w:val="Hyperlink"/>
          </w:rPr>
          <w:fldChar w:fldCharType="end"/>
        </w:r>
      </w:ins>
    </w:p>
    <w:p w14:paraId="6D7BE7C8" w14:textId="60C2F09D" w:rsidR="003A2150" w:rsidRDefault="003A2150">
      <w:pPr>
        <w:pStyle w:val="TOC2"/>
        <w:rPr>
          <w:ins w:id="113" w:author="Gavin Rawson" w:date="2024-07-17T08:55:00Z" w16du:dateUtc="2024-07-17T07:55:00Z"/>
          <w:rFonts w:asciiTheme="minorHAnsi" w:eastAsiaTheme="minorEastAsia" w:hAnsiTheme="minorHAnsi" w:cstheme="minorBidi"/>
          <w:kern w:val="2"/>
          <w:sz w:val="24"/>
          <w:szCs w:val="24"/>
          <w14:ligatures w14:val="standardContextual"/>
        </w:rPr>
      </w:pPr>
      <w:ins w:id="114"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"_Toc172098944"</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2.3</w:t>
        </w:r>
        <w:r>
          <w:rPr>
            <w:rFonts w:asciiTheme="minorHAnsi" w:eastAsiaTheme="minorEastAsia" w:hAnsiTheme="minorHAnsi" w:cstheme="minorBidi"/>
            <w:kern w:val="2"/>
            <w:sz w:val="24"/>
            <w:szCs w:val="24"/>
            <w14:ligatures w14:val="standardContextual"/>
          </w:rPr>
          <w:tab/>
        </w:r>
        <w:r w:rsidRPr="008A1F7D">
          <w:rPr>
            <w:rStyle w:val="Hyperlink"/>
          </w:rPr>
          <w:t>Actions</w:t>
        </w:r>
        <w:r>
          <w:rPr>
            <w:webHidden/>
          </w:rPr>
          <w:tab/>
        </w:r>
        <w:r>
          <w:rPr>
            <w:webHidden/>
          </w:rPr>
          <w:fldChar w:fldCharType="begin"/>
        </w:r>
        <w:r>
          <w:rPr>
            <w:webHidden/>
          </w:rPr>
          <w:instrText xml:space="preserve"> PAGEREF _Toc172098944 \h </w:instrText>
        </w:r>
        <w:r>
          <w:rPr>
            <w:webHidden/>
          </w:rPr>
        </w:r>
      </w:ins>
      <w:r>
        <w:rPr>
          <w:webHidden/>
        </w:rPr>
        <w:fldChar w:fldCharType="separate"/>
      </w:r>
      <w:ins w:id="115" w:author="Gavin Rawson" w:date="2024-07-17T08:57:00Z" w16du:dateUtc="2024-07-17T07:57:00Z">
        <w:r w:rsidR="00B95831">
          <w:rPr>
            <w:webHidden/>
          </w:rPr>
          <w:t>26</w:t>
        </w:r>
      </w:ins>
      <w:ins w:id="116" w:author="Gavin Rawson" w:date="2024-07-17T08:55:00Z" w16du:dateUtc="2024-07-17T07:55:00Z">
        <w:r>
          <w:rPr>
            <w:webHidden/>
          </w:rPr>
          <w:fldChar w:fldCharType="end"/>
        </w:r>
        <w:r w:rsidRPr="008A1F7D">
          <w:rPr>
            <w:rStyle w:val="Hyperlink"/>
          </w:rPr>
          <w:fldChar w:fldCharType="end"/>
        </w:r>
      </w:ins>
    </w:p>
    <w:p w14:paraId="4577C537" w14:textId="545936B9" w:rsidR="003A2150" w:rsidRDefault="003A2150">
      <w:pPr>
        <w:pStyle w:val="TOC2"/>
        <w:rPr>
          <w:ins w:id="117" w:author="Gavin Rawson" w:date="2024-07-17T08:55:00Z" w16du:dateUtc="2024-07-17T07:55:00Z"/>
          <w:rFonts w:asciiTheme="minorHAnsi" w:eastAsiaTheme="minorEastAsia" w:hAnsiTheme="minorHAnsi" w:cstheme="minorBidi"/>
          <w:kern w:val="2"/>
          <w:sz w:val="24"/>
          <w:szCs w:val="24"/>
          <w14:ligatures w14:val="standardContextual"/>
        </w:rPr>
      </w:pPr>
      <w:ins w:id="118"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"_Toc172098945"</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2.4</w:t>
        </w:r>
        <w:r>
          <w:rPr>
            <w:rFonts w:asciiTheme="minorHAnsi" w:eastAsiaTheme="minorEastAsia" w:hAnsiTheme="minorHAnsi" w:cstheme="minorBidi"/>
            <w:kern w:val="2"/>
            <w:sz w:val="24"/>
            <w:szCs w:val="24"/>
            <w14:ligatures w14:val="standardContextual"/>
          </w:rPr>
          <w:tab/>
        </w:r>
        <w:r w:rsidRPr="008A1F7D">
          <w:rPr>
            <w:rStyle w:val="Hyperlink"/>
          </w:rPr>
          <w:t>Points</w:t>
        </w:r>
        <w:r>
          <w:rPr>
            <w:webHidden/>
          </w:rPr>
          <w:tab/>
        </w:r>
        <w:r>
          <w:rPr>
            <w:webHidden/>
          </w:rPr>
          <w:fldChar w:fldCharType="begin"/>
        </w:r>
        <w:r>
          <w:rPr>
            <w:webHidden/>
          </w:rPr>
          <w:instrText xml:space="preserve"> PAGEREF _Toc172098945 \h </w:instrText>
        </w:r>
        <w:r>
          <w:rPr>
            <w:webHidden/>
          </w:rPr>
        </w:r>
      </w:ins>
      <w:r>
        <w:rPr>
          <w:webHidden/>
        </w:rPr>
        <w:fldChar w:fldCharType="separate"/>
      </w:r>
      <w:ins w:id="119" w:author="Gavin Rawson" w:date="2024-07-17T08:57:00Z" w16du:dateUtc="2024-07-17T07:57:00Z">
        <w:r w:rsidR="00B95831">
          <w:rPr>
            <w:webHidden/>
          </w:rPr>
          <w:t>27</w:t>
        </w:r>
      </w:ins>
      <w:ins w:id="120" w:author="Gavin Rawson" w:date="2024-07-17T08:55:00Z" w16du:dateUtc="2024-07-17T07:55:00Z">
        <w:r>
          <w:rPr>
            <w:webHidden/>
          </w:rPr>
          <w:fldChar w:fldCharType="end"/>
        </w:r>
        <w:r w:rsidRPr="008A1F7D">
          <w:rPr>
            <w:rStyle w:val="Hyperlink"/>
          </w:rPr>
          <w:fldChar w:fldCharType="end"/>
        </w:r>
      </w:ins>
    </w:p>
    <w:p w14:paraId="1ED595A4" w14:textId="6230AC61" w:rsidR="003A2150" w:rsidRDefault="003A2150">
      <w:pPr>
        <w:pStyle w:val="TOC3"/>
        <w:rPr>
          <w:ins w:id="121" w:author="Gavin Rawson" w:date="2024-07-17T08:55:00Z" w16du:dateUtc="2024-07-17T07:55:00Z"/>
          <w:rFonts w:asciiTheme="minorHAnsi" w:eastAsiaTheme="minorEastAsia" w:hAnsiTheme="minorHAnsi" w:cstheme="minorBidi"/>
          <w:noProof/>
          <w:kern w:val="2"/>
          <w:sz w:val="24"/>
          <w:szCs w:val="24"/>
          <w14:ligatures w14:val="standardContextual"/>
        </w:rPr>
      </w:pPr>
      <w:ins w:id="122"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"_Toc172098946"</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2.4.1</w:t>
        </w:r>
        <w:r>
          <w:rPr>
            <w:rFonts w:asciiTheme="minorHAnsi" w:eastAsiaTheme="minorEastAsia" w:hAnsiTheme="minorHAnsi" w:cstheme="minorBidi"/>
            <w:noProof/>
            <w:kern w:val="2"/>
            <w:sz w:val="24"/>
            <w:szCs w:val="24"/>
            <w14:ligatures w14:val="standardContextual"/>
          </w:rPr>
          <w:tab/>
        </w:r>
        <w:r w:rsidRPr="008A1F7D">
          <w:rPr>
            <w:rStyle w:val="Hyperlink"/>
            <w:noProof/>
          </w:rPr>
          <w:t>Point quality flags</w:t>
        </w:r>
        <w:r>
          <w:rPr>
            <w:noProof/>
            <w:webHidden/>
          </w:rPr>
          <w:tab/>
        </w:r>
        <w:r>
          <w:rPr>
            <w:noProof/>
            <w:webHidden/>
          </w:rPr>
          <w:fldChar w:fldCharType="begin"/>
        </w:r>
        <w:r>
          <w:rPr>
            <w:noProof/>
            <w:webHidden/>
          </w:rPr>
          <w:instrText xml:space="preserve"> PAGEREF _Toc172098946 \h </w:instrText>
        </w:r>
        <w:r>
          <w:rPr>
            <w:noProof/>
            <w:webHidden/>
          </w:rPr>
        </w:r>
      </w:ins>
      <w:r>
        <w:rPr>
          <w:noProof/>
          <w:webHidden/>
        </w:rPr>
        <w:fldChar w:fldCharType="separate"/>
      </w:r>
      <w:ins w:id="123" w:author="Gavin Rawson" w:date="2024-07-17T08:57:00Z" w16du:dateUtc="2024-07-17T07:57:00Z">
        <w:r w:rsidR="00B95831">
          <w:rPr>
            <w:noProof/>
            <w:webHidden/>
          </w:rPr>
          <w:t>30</w:t>
        </w:r>
      </w:ins>
      <w:ins w:id="124" w:author="Gavin Rawson" w:date="2024-07-17T08:55:00Z" w16du:dateUtc="2024-07-17T07:55:00Z">
        <w:r>
          <w:rPr>
            <w:noProof/>
            <w:webHidden/>
          </w:rPr>
          <w:fldChar w:fldCharType="end"/>
        </w:r>
        <w:r w:rsidRPr="008A1F7D">
          <w:rPr>
            <w:rStyle w:val="Hyperlink"/>
            <w:noProof/>
          </w:rPr>
          <w:fldChar w:fldCharType="end"/>
        </w:r>
      </w:ins>
    </w:p>
    <w:p w14:paraId="02DA7313" w14:textId="62F5B0C2" w:rsidR="003A2150" w:rsidRDefault="003A2150">
      <w:pPr>
        <w:pStyle w:val="TOC3"/>
        <w:rPr>
          <w:ins w:id="125" w:author="Gavin Rawson" w:date="2024-07-17T08:55:00Z" w16du:dateUtc="2024-07-17T07:55:00Z"/>
          <w:rFonts w:asciiTheme="minorHAnsi" w:eastAsiaTheme="minorEastAsia" w:hAnsiTheme="minorHAnsi" w:cstheme="minorBidi"/>
          <w:noProof/>
          <w:kern w:val="2"/>
          <w:sz w:val="24"/>
          <w:szCs w:val="24"/>
          <w14:ligatures w14:val="standardContextual"/>
        </w:rPr>
      </w:pPr>
      <w:ins w:id="126"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"_Toc172098947"</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2.4.2</w:t>
        </w:r>
        <w:r>
          <w:rPr>
            <w:rFonts w:asciiTheme="minorHAnsi" w:eastAsiaTheme="minorEastAsia" w:hAnsiTheme="minorHAnsi" w:cstheme="minorBidi"/>
            <w:noProof/>
            <w:kern w:val="2"/>
            <w:sz w:val="24"/>
            <w:szCs w:val="24"/>
            <w14:ligatures w14:val="standardContextual"/>
          </w:rPr>
          <w:tab/>
        </w:r>
        <w:r w:rsidRPr="008A1F7D">
          <w:rPr>
            <w:rStyle w:val="Hyperlink"/>
            <w:noProof/>
          </w:rPr>
          <w:t>Binary points</w:t>
        </w:r>
        <w:r>
          <w:rPr>
            <w:noProof/>
            <w:webHidden/>
          </w:rPr>
          <w:tab/>
        </w:r>
        <w:r>
          <w:rPr>
            <w:noProof/>
            <w:webHidden/>
          </w:rPr>
          <w:fldChar w:fldCharType="begin"/>
        </w:r>
        <w:r>
          <w:rPr>
            <w:noProof/>
            <w:webHidden/>
          </w:rPr>
          <w:instrText xml:space="preserve"> PAGEREF _Toc172098947 \h </w:instrText>
        </w:r>
        <w:r>
          <w:rPr>
            <w:noProof/>
            <w:webHidden/>
          </w:rPr>
        </w:r>
      </w:ins>
      <w:r>
        <w:rPr>
          <w:noProof/>
          <w:webHidden/>
        </w:rPr>
        <w:fldChar w:fldCharType="separate"/>
      </w:r>
      <w:ins w:id="127" w:author="Gavin Rawson" w:date="2024-07-17T08:57:00Z" w16du:dateUtc="2024-07-17T07:57:00Z">
        <w:r w:rsidR="00B95831">
          <w:rPr>
            <w:noProof/>
            <w:webHidden/>
          </w:rPr>
          <w:t>32</w:t>
        </w:r>
      </w:ins>
      <w:ins w:id="128" w:author="Gavin Rawson" w:date="2024-07-17T08:55:00Z" w16du:dateUtc="2024-07-17T07:55:00Z">
        <w:r>
          <w:rPr>
            <w:noProof/>
            <w:webHidden/>
          </w:rPr>
          <w:fldChar w:fldCharType="end"/>
        </w:r>
        <w:r w:rsidRPr="008A1F7D">
          <w:rPr>
            <w:rStyle w:val="Hyperlink"/>
            <w:noProof/>
          </w:rPr>
          <w:fldChar w:fldCharType="end"/>
        </w:r>
      </w:ins>
    </w:p>
    <w:p w14:paraId="117D3FC0" w14:textId="1C9F7C88" w:rsidR="003A2150" w:rsidRDefault="003A2150">
      <w:pPr>
        <w:pStyle w:val="TOC3"/>
        <w:rPr>
          <w:ins w:id="129" w:author="Gavin Rawson" w:date="2024-07-17T08:55:00Z" w16du:dateUtc="2024-07-17T07:55:00Z"/>
          <w:rFonts w:asciiTheme="minorHAnsi" w:eastAsiaTheme="minorEastAsia" w:hAnsiTheme="minorHAnsi" w:cstheme="minorBidi"/>
          <w:noProof/>
          <w:kern w:val="2"/>
          <w:sz w:val="24"/>
          <w:szCs w:val="24"/>
          <w14:ligatures w14:val="standardContextual"/>
        </w:rPr>
      </w:pPr>
      <w:ins w:id="130"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"_Toc172098948"</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2.4.3</w:t>
        </w:r>
        <w:r>
          <w:rPr>
            <w:rFonts w:asciiTheme="minorHAnsi" w:eastAsiaTheme="minorEastAsia" w:hAnsiTheme="minorHAnsi" w:cstheme="minorBidi"/>
            <w:noProof/>
            <w:kern w:val="2"/>
            <w:sz w:val="24"/>
            <w:szCs w:val="24"/>
            <w14:ligatures w14:val="standardContextual"/>
          </w:rPr>
          <w:tab/>
        </w:r>
        <w:r w:rsidRPr="008A1F7D">
          <w:rPr>
            <w:rStyle w:val="Hyperlink"/>
            <w:noProof/>
          </w:rPr>
          <w:t>Analogue points</w:t>
        </w:r>
        <w:r>
          <w:rPr>
            <w:noProof/>
            <w:webHidden/>
          </w:rPr>
          <w:tab/>
        </w:r>
        <w:r>
          <w:rPr>
            <w:noProof/>
            <w:webHidden/>
          </w:rPr>
          <w:fldChar w:fldCharType="begin"/>
        </w:r>
        <w:r>
          <w:rPr>
            <w:noProof/>
            <w:webHidden/>
          </w:rPr>
          <w:instrText xml:space="preserve"> PAGEREF _Toc172098948 \h </w:instrText>
        </w:r>
        <w:r>
          <w:rPr>
            <w:noProof/>
            <w:webHidden/>
          </w:rPr>
        </w:r>
      </w:ins>
      <w:r>
        <w:rPr>
          <w:noProof/>
          <w:webHidden/>
        </w:rPr>
        <w:fldChar w:fldCharType="separate"/>
      </w:r>
      <w:ins w:id="131" w:author="Gavin Rawson" w:date="2024-07-17T08:57:00Z" w16du:dateUtc="2024-07-17T07:57:00Z">
        <w:r w:rsidR="00B95831">
          <w:rPr>
            <w:noProof/>
            <w:webHidden/>
          </w:rPr>
          <w:t>34</w:t>
        </w:r>
      </w:ins>
      <w:ins w:id="132" w:author="Gavin Rawson" w:date="2024-07-17T08:55:00Z" w16du:dateUtc="2024-07-17T07:55:00Z">
        <w:r>
          <w:rPr>
            <w:noProof/>
            <w:webHidden/>
          </w:rPr>
          <w:fldChar w:fldCharType="end"/>
        </w:r>
        <w:r w:rsidRPr="008A1F7D">
          <w:rPr>
            <w:rStyle w:val="Hyperlink"/>
            <w:noProof/>
          </w:rPr>
          <w:fldChar w:fldCharType="end"/>
        </w:r>
      </w:ins>
    </w:p>
    <w:p w14:paraId="0D0363CD" w14:textId="1E08AC15" w:rsidR="003A2150" w:rsidRDefault="003A2150">
      <w:pPr>
        <w:pStyle w:val="TOC3"/>
        <w:rPr>
          <w:ins w:id="133" w:author="Gavin Rawson" w:date="2024-07-17T08:55:00Z" w16du:dateUtc="2024-07-17T07:55:00Z"/>
          <w:rFonts w:asciiTheme="minorHAnsi" w:eastAsiaTheme="minorEastAsia" w:hAnsiTheme="minorHAnsi" w:cstheme="minorBidi"/>
          <w:noProof/>
          <w:kern w:val="2"/>
          <w:sz w:val="24"/>
          <w:szCs w:val="24"/>
          <w14:ligatures w14:val="standardContextual"/>
        </w:rPr>
      </w:pPr>
      <w:ins w:id="134"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"_Toc172098949"</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2.4.4</w:t>
        </w:r>
        <w:r>
          <w:rPr>
            <w:rFonts w:asciiTheme="minorHAnsi" w:eastAsiaTheme="minorEastAsia" w:hAnsiTheme="minorHAnsi" w:cstheme="minorBidi"/>
            <w:noProof/>
            <w:kern w:val="2"/>
            <w:sz w:val="24"/>
            <w:szCs w:val="24"/>
            <w14:ligatures w14:val="standardContextual"/>
          </w:rPr>
          <w:tab/>
        </w:r>
        <w:r w:rsidRPr="008A1F7D">
          <w:rPr>
            <w:rStyle w:val="Hyperlink"/>
            <w:noProof/>
          </w:rPr>
          <w:t>Counter points</w:t>
        </w:r>
        <w:r>
          <w:rPr>
            <w:noProof/>
            <w:webHidden/>
          </w:rPr>
          <w:tab/>
        </w:r>
        <w:r>
          <w:rPr>
            <w:noProof/>
            <w:webHidden/>
          </w:rPr>
          <w:fldChar w:fldCharType="begin"/>
        </w:r>
        <w:r>
          <w:rPr>
            <w:noProof/>
            <w:webHidden/>
          </w:rPr>
          <w:instrText xml:space="preserve"> PAGEREF _Toc172098949 \h </w:instrText>
        </w:r>
        <w:r>
          <w:rPr>
            <w:noProof/>
            <w:webHidden/>
          </w:rPr>
        </w:r>
      </w:ins>
      <w:r>
        <w:rPr>
          <w:noProof/>
          <w:webHidden/>
        </w:rPr>
        <w:fldChar w:fldCharType="separate"/>
      </w:r>
      <w:ins w:id="135" w:author="Gavin Rawson" w:date="2024-07-17T08:57:00Z" w16du:dateUtc="2024-07-17T07:57:00Z">
        <w:r w:rsidR="00B95831">
          <w:rPr>
            <w:noProof/>
            <w:webHidden/>
          </w:rPr>
          <w:t>37</w:t>
        </w:r>
      </w:ins>
      <w:ins w:id="136" w:author="Gavin Rawson" w:date="2024-07-17T08:55:00Z" w16du:dateUtc="2024-07-17T07:55:00Z">
        <w:r>
          <w:rPr>
            <w:noProof/>
            <w:webHidden/>
          </w:rPr>
          <w:fldChar w:fldCharType="end"/>
        </w:r>
        <w:r w:rsidRPr="008A1F7D">
          <w:rPr>
            <w:rStyle w:val="Hyperlink"/>
            <w:noProof/>
          </w:rPr>
          <w:fldChar w:fldCharType="end"/>
        </w:r>
      </w:ins>
    </w:p>
    <w:p w14:paraId="561858AF" w14:textId="1BC7E7FB" w:rsidR="003A2150" w:rsidRDefault="003A2150">
      <w:pPr>
        <w:pStyle w:val="TOC3"/>
        <w:rPr>
          <w:ins w:id="137" w:author="Gavin Rawson" w:date="2024-07-17T08:55:00Z" w16du:dateUtc="2024-07-17T07:55:00Z"/>
          <w:rFonts w:asciiTheme="minorHAnsi" w:eastAsiaTheme="minorEastAsia" w:hAnsiTheme="minorHAnsi" w:cstheme="minorBidi"/>
          <w:noProof/>
          <w:kern w:val="2"/>
          <w:sz w:val="24"/>
          <w:szCs w:val="24"/>
          <w14:ligatures w14:val="standardContextual"/>
        </w:rPr>
      </w:pPr>
      <w:ins w:id="138"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"_Toc172098950"</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rFonts w:eastAsia="DengXian"/>
            <w:noProof/>
            <w:lang w:eastAsia="en-US"/>
          </w:rPr>
          <w:t>2.4.5</w:t>
        </w:r>
        <w:r>
          <w:rPr>
            <w:rFonts w:asciiTheme="minorHAnsi" w:eastAsiaTheme="minorEastAsia" w:hAnsiTheme="minorHAnsi" w:cstheme="minorBidi"/>
            <w:noProof/>
            <w:kern w:val="2"/>
            <w:sz w:val="24"/>
            <w:szCs w:val="24"/>
            <w14:ligatures w14:val="standardContextual"/>
          </w:rPr>
          <w:tab/>
        </w:r>
        <w:r w:rsidRPr="008A1F7D">
          <w:rPr>
            <w:rStyle w:val="Hyperlink"/>
            <w:rFonts w:eastAsia="DengXian"/>
            <w:noProof/>
            <w:lang w:eastAsia="en-US"/>
          </w:rPr>
          <w:t>Analogue limits</w:t>
        </w:r>
        <w:r>
          <w:rPr>
            <w:noProof/>
            <w:webHidden/>
          </w:rPr>
          <w:tab/>
        </w:r>
        <w:r>
          <w:rPr>
            <w:noProof/>
            <w:webHidden/>
          </w:rPr>
          <w:fldChar w:fldCharType="begin"/>
        </w:r>
        <w:r>
          <w:rPr>
            <w:noProof/>
            <w:webHidden/>
          </w:rPr>
          <w:instrText xml:space="preserve"> PAGEREF _Toc172098950 \h </w:instrText>
        </w:r>
        <w:r>
          <w:rPr>
            <w:noProof/>
            <w:webHidden/>
          </w:rPr>
        </w:r>
      </w:ins>
      <w:r>
        <w:rPr>
          <w:noProof/>
          <w:webHidden/>
        </w:rPr>
        <w:fldChar w:fldCharType="separate"/>
      </w:r>
      <w:ins w:id="139" w:author="Gavin Rawson" w:date="2024-07-17T08:57:00Z" w16du:dateUtc="2024-07-17T07:57:00Z">
        <w:r w:rsidR="00B95831">
          <w:rPr>
            <w:noProof/>
            <w:webHidden/>
          </w:rPr>
          <w:t>39</w:t>
        </w:r>
      </w:ins>
      <w:ins w:id="140" w:author="Gavin Rawson" w:date="2024-07-17T08:55:00Z" w16du:dateUtc="2024-07-17T07:55:00Z">
        <w:r>
          <w:rPr>
            <w:noProof/>
            <w:webHidden/>
          </w:rPr>
          <w:fldChar w:fldCharType="end"/>
        </w:r>
        <w:r w:rsidRPr="008A1F7D">
          <w:rPr>
            <w:rStyle w:val="Hyperlink"/>
            <w:noProof/>
          </w:rPr>
          <w:fldChar w:fldCharType="end"/>
        </w:r>
      </w:ins>
    </w:p>
    <w:p w14:paraId="7F0F07AA" w14:textId="34818069" w:rsidR="003A2150" w:rsidRDefault="003A2150">
      <w:pPr>
        <w:pStyle w:val="TOC3"/>
        <w:rPr>
          <w:ins w:id="141" w:author="Gavin Rawson" w:date="2024-07-17T08:55:00Z" w16du:dateUtc="2024-07-17T07:55:00Z"/>
          <w:rFonts w:asciiTheme="minorHAnsi" w:eastAsiaTheme="minorEastAsia" w:hAnsiTheme="minorHAnsi" w:cstheme="minorBidi"/>
          <w:noProof/>
          <w:kern w:val="2"/>
          <w:sz w:val="24"/>
          <w:szCs w:val="24"/>
          <w14:ligatures w14:val="standardContextual"/>
        </w:rPr>
      </w:pPr>
      <w:ins w:id="142"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"_Toc172098951"</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rFonts w:eastAsia="DengXian"/>
            <w:noProof/>
          </w:rPr>
          <w:t>2.4.6</w:t>
        </w:r>
        <w:r>
          <w:rPr>
            <w:rFonts w:asciiTheme="minorHAnsi" w:eastAsiaTheme="minorEastAsia" w:hAnsiTheme="minorHAnsi" w:cstheme="minorBidi"/>
            <w:noProof/>
            <w:kern w:val="2"/>
            <w:sz w:val="24"/>
            <w:szCs w:val="24"/>
            <w14:ligatures w14:val="standardContextual"/>
          </w:rPr>
          <w:tab/>
        </w:r>
        <w:r w:rsidRPr="008A1F7D">
          <w:rPr>
            <w:rStyle w:val="Hyperlink"/>
            <w:rFonts w:eastAsia="DengXian"/>
            <w:noProof/>
          </w:rPr>
          <w:t>Counter limits</w:t>
        </w:r>
        <w:r>
          <w:rPr>
            <w:noProof/>
            <w:webHidden/>
          </w:rPr>
          <w:tab/>
        </w:r>
        <w:r>
          <w:rPr>
            <w:noProof/>
            <w:webHidden/>
          </w:rPr>
          <w:fldChar w:fldCharType="begin"/>
        </w:r>
        <w:r>
          <w:rPr>
            <w:noProof/>
            <w:webHidden/>
          </w:rPr>
          <w:instrText xml:space="preserve"> PAGEREF _Toc172098951 \h </w:instrText>
        </w:r>
        <w:r>
          <w:rPr>
            <w:noProof/>
            <w:webHidden/>
          </w:rPr>
        </w:r>
      </w:ins>
      <w:r>
        <w:rPr>
          <w:noProof/>
          <w:webHidden/>
        </w:rPr>
        <w:fldChar w:fldCharType="separate"/>
      </w:r>
      <w:ins w:id="143" w:author="Gavin Rawson" w:date="2024-07-17T08:57:00Z" w16du:dateUtc="2024-07-17T07:57:00Z">
        <w:r w:rsidR="00B95831">
          <w:rPr>
            <w:noProof/>
            <w:webHidden/>
          </w:rPr>
          <w:t>47</w:t>
        </w:r>
      </w:ins>
      <w:ins w:id="144" w:author="Gavin Rawson" w:date="2024-07-17T08:55:00Z" w16du:dateUtc="2024-07-17T07:55:00Z">
        <w:r>
          <w:rPr>
            <w:noProof/>
            <w:webHidden/>
          </w:rPr>
          <w:fldChar w:fldCharType="end"/>
        </w:r>
        <w:r w:rsidRPr="008A1F7D">
          <w:rPr>
            <w:rStyle w:val="Hyperlink"/>
            <w:noProof/>
          </w:rPr>
          <w:fldChar w:fldCharType="end"/>
        </w:r>
      </w:ins>
    </w:p>
    <w:p w14:paraId="7EA5F9A4" w14:textId="05EC0CBA" w:rsidR="003A2150" w:rsidRDefault="003A2150">
      <w:pPr>
        <w:pStyle w:val="TOC3"/>
        <w:rPr>
          <w:ins w:id="145" w:author="Gavin Rawson" w:date="2024-07-17T08:55:00Z" w16du:dateUtc="2024-07-17T07:55:00Z"/>
          <w:rFonts w:asciiTheme="minorHAnsi" w:eastAsiaTheme="minorEastAsia" w:hAnsiTheme="minorHAnsi" w:cstheme="minorBidi"/>
          <w:noProof/>
          <w:kern w:val="2"/>
          <w:sz w:val="24"/>
          <w:szCs w:val="24"/>
          <w14:ligatures w14:val="standardContextual"/>
        </w:rPr>
      </w:pPr>
      <w:ins w:id="146"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"_Toc172098952"</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rFonts w:eastAsia="DengXian"/>
            <w:noProof/>
          </w:rPr>
          <w:t>2.4.7</w:t>
        </w:r>
        <w:r>
          <w:rPr>
            <w:rFonts w:asciiTheme="minorHAnsi" w:eastAsiaTheme="minorEastAsia" w:hAnsiTheme="minorHAnsi" w:cstheme="minorBidi"/>
            <w:noProof/>
            <w:kern w:val="2"/>
            <w:sz w:val="24"/>
            <w:szCs w:val="24"/>
            <w14:ligatures w14:val="standardContextual"/>
          </w:rPr>
          <w:tab/>
        </w:r>
        <w:r w:rsidRPr="008A1F7D">
          <w:rPr>
            <w:rStyle w:val="Hyperlink"/>
            <w:rFonts w:eastAsia="DengXian"/>
            <w:noProof/>
          </w:rPr>
          <w:t>No change</w:t>
        </w:r>
        <w:r>
          <w:rPr>
            <w:noProof/>
            <w:webHidden/>
          </w:rPr>
          <w:tab/>
        </w:r>
        <w:r>
          <w:rPr>
            <w:noProof/>
            <w:webHidden/>
          </w:rPr>
          <w:fldChar w:fldCharType="begin"/>
        </w:r>
        <w:r>
          <w:rPr>
            <w:noProof/>
            <w:webHidden/>
          </w:rPr>
          <w:instrText xml:space="preserve"> PAGEREF _Toc172098952 \h </w:instrText>
        </w:r>
        <w:r>
          <w:rPr>
            <w:noProof/>
            <w:webHidden/>
          </w:rPr>
        </w:r>
      </w:ins>
      <w:r>
        <w:rPr>
          <w:noProof/>
          <w:webHidden/>
        </w:rPr>
        <w:fldChar w:fldCharType="separate"/>
      </w:r>
      <w:ins w:id="147" w:author="Gavin Rawson" w:date="2024-07-17T08:57:00Z" w16du:dateUtc="2024-07-17T07:57:00Z">
        <w:r w:rsidR="00B95831">
          <w:rPr>
            <w:noProof/>
            <w:webHidden/>
          </w:rPr>
          <w:t>50</w:t>
        </w:r>
      </w:ins>
      <w:ins w:id="148" w:author="Gavin Rawson" w:date="2024-07-17T08:55:00Z" w16du:dateUtc="2024-07-17T07:55:00Z">
        <w:r>
          <w:rPr>
            <w:noProof/>
            <w:webHidden/>
          </w:rPr>
          <w:fldChar w:fldCharType="end"/>
        </w:r>
        <w:r w:rsidRPr="008A1F7D">
          <w:rPr>
            <w:rStyle w:val="Hyperlink"/>
            <w:noProof/>
          </w:rPr>
          <w:fldChar w:fldCharType="end"/>
        </w:r>
      </w:ins>
    </w:p>
    <w:p w14:paraId="40671691" w14:textId="5BF8063D" w:rsidR="003A2150" w:rsidRDefault="003A2150">
      <w:pPr>
        <w:pStyle w:val="TOC2"/>
        <w:rPr>
          <w:ins w:id="149" w:author="Gavin Rawson" w:date="2024-07-17T08:55:00Z" w16du:dateUtc="2024-07-17T07:55:00Z"/>
          <w:rFonts w:asciiTheme="minorHAnsi" w:eastAsiaTheme="minorEastAsia" w:hAnsiTheme="minorHAnsi" w:cstheme="minorBidi"/>
          <w:kern w:val="2"/>
          <w:sz w:val="24"/>
          <w:szCs w:val="24"/>
          <w14:ligatures w14:val="standardContextual"/>
        </w:rPr>
      </w:pPr>
      <w:ins w:id="150"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"_Toc172098953"</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2.5</w:t>
        </w:r>
        <w:r>
          <w:rPr>
            <w:rFonts w:asciiTheme="minorHAnsi" w:eastAsiaTheme="minorEastAsia" w:hAnsiTheme="minorHAnsi" w:cstheme="minorBidi"/>
            <w:kern w:val="2"/>
            <w:sz w:val="24"/>
            <w:szCs w:val="24"/>
            <w14:ligatures w14:val="standardContextual"/>
          </w:rPr>
          <w:tab/>
        </w:r>
        <w:r w:rsidRPr="008A1F7D">
          <w:rPr>
            <w:rStyle w:val="Hyperlink"/>
          </w:rPr>
          <w:t>Extended points</w:t>
        </w:r>
        <w:r>
          <w:rPr>
            <w:webHidden/>
          </w:rPr>
          <w:tab/>
        </w:r>
        <w:r>
          <w:rPr>
            <w:webHidden/>
          </w:rPr>
          <w:fldChar w:fldCharType="begin"/>
        </w:r>
        <w:r>
          <w:rPr>
            <w:webHidden/>
          </w:rPr>
          <w:instrText xml:space="preserve"> PAGEREF _Toc172098953 \h </w:instrText>
        </w:r>
        <w:r>
          <w:rPr>
            <w:webHidden/>
          </w:rPr>
        </w:r>
      </w:ins>
      <w:r>
        <w:rPr>
          <w:webHidden/>
        </w:rPr>
        <w:fldChar w:fldCharType="separate"/>
      </w:r>
      <w:ins w:id="151" w:author="Gavin Rawson" w:date="2024-07-17T08:57:00Z" w16du:dateUtc="2024-07-17T07:57:00Z">
        <w:r w:rsidR="00B95831">
          <w:rPr>
            <w:webHidden/>
          </w:rPr>
          <w:t>52</w:t>
        </w:r>
      </w:ins>
      <w:ins w:id="152" w:author="Gavin Rawson" w:date="2024-07-17T08:55:00Z" w16du:dateUtc="2024-07-17T07:55:00Z">
        <w:r>
          <w:rPr>
            <w:webHidden/>
          </w:rPr>
          <w:fldChar w:fldCharType="end"/>
        </w:r>
        <w:r w:rsidRPr="008A1F7D">
          <w:rPr>
            <w:rStyle w:val="Hyperlink"/>
          </w:rPr>
          <w:fldChar w:fldCharType="end"/>
        </w:r>
      </w:ins>
    </w:p>
    <w:p w14:paraId="4DD99A9B" w14:textId="0563E596" w:rsidR="003A2150" w:rsidRDefault="003A2150">
      <w:pPr>
        <w:pStyle w:val="TOC3"/>
        <w:rPr>
          <w:ins w:id="153" w:author="Gavin Rawson" w:date="2024-07-17T08:55:00Z" w16du:dateUtc="2024-07-17T07:55:00Z"/>
          <w:rFonts w:asciiTheme="minorHAnsi" w:eastAsiaTheme="minorEastAsia" w:hAnsiTheme="minorHAnsi" w:cstheme="minorBidi"/>
          <w:noProof/>
          <w:kern w:val="2"/>
          <w:sz w:val="24"/>
          <w:szCs w:val="24"/>
          <w14:ligatures w14:val="standardContextual"/>
        </w:rPr>
      </w:pPr>
      <w:ins w:id="154"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"_Toc172098954"</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2.5.1</w:t>
        </w:r>
        <w:r>
          <w:rPr>
            <w:rFonts w:asciiTheme="minorHAnsi" w:eastAsiaTheme="minorEastAsia" w:hAnsiTheme="minorHAnsi" w:cstheme="minorBidi"/>
            <w:noProof/>
            <w:kern w:val="2"/>
            <w:sz w:val="24"/>
            <w:szCs w:val="24"/>
            <w14:ligatures w14:val="standardContextual"/>
          </w:rPr>
          <w:tab/>
        </w:r>
        <w:r w:rsidRPr="008A1F7D">
          <w:rPr>
            <w:rStyle w:val="Hyperlink"/>
            <w:noProof/>
          </w:rPr>
          <w:t>Minimum</w:t>
        </w:r>
        <w:r>
          <w:rPr>
            <w:noProof/>
            <w:webHidden/>
          </w:rPr>
          <w:tab/>
        </w:r>
        <w:r>
          <w:rPr>
            <w:noProof/>
            <w:webHidden/>
          </w:rPr>
          <w:fldChar w:fldCharType="begin"/>
        </w:r>
        <w:r>
          <w:rPr>
            <w:noProof/>
            <w:webHidden/>
          </w:rPr>
          <w:instrText xml:space="preserve"> PAGEREF _Toc172098954 \h </w:instrText>
        </w:r>
        <w:r>
          <w:rPr>
            <w:noProof/>
            <w:webHidden/>
          </w:rPr>
        </w:r>
      </w:ins>
      <w:r>
        <w:rPr>
          <w:noProof/>
          <w:webHidden/>
        </w:rPr>
        <w:fldChar w:fldCharType="separate"/>
      </w:r>
      <w:ins w:id="155" w:author="Gavin Rawson" w:date="2024-07-17T08:57:00Z" w16du:dateUtc="2024-07-17T07:57:00Z">
        <w:r w:rsidR="00B95831">
          <w:rPr>
            <w:noProof/>
            <w:webHidden/>
          </w:rPr>
          <w:t>54</w:t>
        </w:r>
      </w:ins>
      <w:ins w:id="156" w:author="Gavin Rawson" w:date="2024-07-17T08:55:00Z" w16du:dateUtc="2024-07-17T07:55:00Z">
        <w:r>
          <w:rPr>
            <w:noProof/>
            <w:webHidden/>
          </w:rPr>
          <w:fldChar w:fldCharType="end"/>
        </w:r>
        <w:r w:rsidRPr="008A1F7D">
          <w:rPr>
            <w:rStyle w:val="Hyperlink"/>
            <w:noProof/>
          </w:rPr>
          <w:fldChar w:fldCharType="end"/>
        </w:r>
      </w:ins>
    </w:p>
    <w:p w14:paraId="300D15A9" w14:textId="045B3676" w:rsidR="003A2150" w:rsidRDefault="003A2150">
      <w:pPr>
        <w:pStyle w:val="TOC3"/>
        <w:rPr>
          <w:ins w:id="157" w:author="Gavin Rawson" w:date="2024-07-17T08:55:00Z" w16du:dateUtc="2024-07-17T07:55:00Z"/>
          <w:rFonts w:asciiTheme="minorHAnsi" w:eastAsiaTheme="minorEastAsia" w:hAnsiTheme="minorHAnsi" w:cstheme="minorBidi"/>
          <w:noProof/>
          <w:kern w:val="2"/>
          <w:sz w:val="24"/>
          <w:szCs w:val="24"/>
          <w14:ligatures w14:val="standardContextual"/>
        </w:rPr>
      </w:pPr>
      <w:ins w:id="158"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"_Toc172098955"</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2.5.2</w:t>
        </w:r>
        <w:r>
          <w:rPr>
            <w:rFonts w:asciiTheme="minorHAnsi" w:eastAsiaTheme="minorEastAsia" w:hAnsiTheme="minorHAnsi" w:cstheme="minorBidi"/>
            <w:noProof/>
            <w:kern w:val="2"/>
            <w:sz w:val="24"/>
            <w:szCs w:val="24"/>
            <w14:ligatures w14:val="standardContextual"/>
          </w:rPr>
          <w:tab/>
        </w:r>
        <w:r w:rsidRPr="008A1F7D">
          <w:rPr>
            <w:rStyle w:val="Hyperlink"/>
            <w:noProof/>
          </w:rPr>
          <w:t>Maximum</w:t>
        </w:r>
        <w:r>
          <w:rPr>
            <w:noProof/>
            <w:webHidden/>
          </w:rPr>
          <w:tab/>
        </w:r>
        <w:r>
          <w:rPr>
            <w:noProof/>
            <w:webHidden/>
          </w:rPr>
          <w:fldChar w:fldCharType="begin"/>
        </w:r>
        <w:r>
          <w:rPr>
            <w:noProof/>
            <w:webHidden/>
          </w:rPr>
          <w:instrText xml:space="preserve"> PAGEREF _Toc172098955 \h </w:instrText>
        </w:r>
        <w:r>
          <w:rPr>
            <w:noProof/>
            <w:webHidden/>
          </w:rPr>
        </w:r>
      </w:ins>
      <w:r>
        <w:rPr>
          <w:noProof/>
          <w:webHidden/>
        </w:rPr>
        <w:fldChar w:fldCharType="separate"/>
      </w:r>
      <w:ins w:id="159" w:author="Gavin Rawson" w:date="2024-07-17T08:57:00Z" w16du:dateUtc="2024-07-17T07:57:00Z">
        <w:r w:rsidR="00B95831">
          <w:rPr>
            <w:noProof/>
            <w:webHidden/>
          </w:rPr>
          <w:t>54</w:t>
        </w:r>
      </w:ins>
      <w:ins w:id="160" w:author="Gavin Rawson" w:date="2024-07-17T08:55:00Z" w16du:dateUtc="2024-07-17T07:55:00Z">
        <w:r>
          <w:rPr>
            <w:noProof/>
            <w:webHidden/>
          </w:rPr>
          <w:fldChar w:fldCharType="end"/>
        </w:r>
        <w:r w:rsidRPr="008A1F7D">
          <w:rPr>
            <w:rStyle w:val="Hyperlink"/>
            <w:noProof/>
          </w:rPr>
          <w:fldChar w:fldCharType="end"/>
        </w:r>
      </w:ins>
    </w:p>
    <w:p w14:paraId="0104B6B6" w14:textId="052DB601" w:rsidR="003A2150" w:rsidRDefault="003A2150">
      <w:pPr>
        <w:pStyle w:val="TOC3"/>
        <w:rPr>
          <w:ins w:id="161" w:author="Gavin Rawson" w:date="2024-07-17T08:55:00Z" w16du:dateUtc="2024-07-17T07:55:00Z"/>
          <w:rFonts w:asciiTheme="minorHAnsi" w:eastAsiaTheme="minorEastAsia" w:hAnsiTheme="minorHAnsi" w:cstheme="minorBidi"/>
          <w:noProof/>
          <w:kern w:val="2"/>
          <w:sz w:val="24"/>
          <w:szCs w:val="24"/>
          <w14:ligatures w14:val="standardContextual"/>
        </w:rPr>
      </w:pPr>
      <w:ins w:id="162"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"_Toc172098956"</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2.5.3</w:t>
        </w:r>
        <w:r>
          <w:rPr>
            <w:rFonts w:asciiTheme="minorHAnsi" w:eastAsiaTheme="minorEastAsia" w:hAnsiTheme="minorHAnsi" w:cstheme="minorBidi"/>
            <w:noProof/>
            <w:kern w:val="2"/>
            <w:sz w:val="24"/>
            <w:szCs w:val="24"/>
            <w14:ligatures w14:val="standardContextual"/>
          </w:rPr>
          <w:tab/>
        </w:r>
        <w:r w:rsidRPr="008A1F7D">
          <w:rPr>
            <w:rStyle w:val="Hyperlink"/>
            <w:noProof/>
          </w:rPr>
          <w:t>Mean</w:t>
        </w:r>
        <w:r>
          <w:rPr>
            <w:noProof/>
            <w:webHidden/>
          </w:rPr>
          <w:tab/>
        </w:r>
        <w:r>
          <w:rPr>
            <w:noProof/>
            <w:webHidden/>
          </w:rPr>
          <w:fldChar w:fldCharType="begin"/>
        </w:r>
        <w:r>
          <w:rPr>
            <w:noProof/>
            <w:webHidden/>
          </w:rPr>
          <w:instrText xml:space="preserve"> PAGEREF _Toc172098956 \h </w:instrText>
        </w:r>
        <w:r>
          <w:rPr>
            <w:noProof/>
            <w:webHidden/>
          </w:rPr>
        </w:r>
      </w:ins>
      <w:r>
        <w:rPr>
          <w:noProof/>
          <w:webHidden/>
        </w:rPr>
        <w:fldChar w:fldCharType="separate"/>
      </w:r>
      <w:ins w:id="163" w:author="Gavin Rawson" w:date="2024-07-17T08:57:00Z" w16du:dateUtc="2024-07-17T07:57:00Z">
        <w:r w:rsidR="00B95831">
          <w:rPr>
            <w:noProof/>
            <w:webHidden/>
          </w:rPr>
          <w:t>54</w:t>
        </w:r>
      </w:ins>
      <w:ins w:id="164" w:author="Gavin Rawson" w:date="2024-07-17T08:55:00Z" w16du:dateUtc="2024-07-17T07:55:00Z">
        <w:r>
          <w:rPr>
            <w:noProof/>
            <w:webHidden/>
          </w:rPr>
          <w:fldChar w:fldCharType="end"/>
        </w:r>
        <w:r w:rsidRPr="008A1F7D">
          <w:rPr>
            <w:rStyle w:val="Hyperlink"/>
            <w:noProof/>
          </w:rPr>
          <w:fldChar w:fldCharType="end"/>
        </w:r>
      </w:ins>
    </w:p>
    <w:p w14:paraId="2CE20E14" w14:textId="73272F91" w:rsidR="003A2150" w:rsidRDefault="003A2150">
      <w:pPr>
        <w:pStyle w:val="TOC3"/>
        <w:rPr>
          <w:ins w:id="165" w:author="Gavin Rawson" w:date="2024-07-17T08:55:00Z" w16du:dateUtc="2024-07-17T07:55:00Z"/>
          <w:rFonts w:asciiTheme="minorHAnsi" w:eastAsiaTheme="minorEastAsia" w:hAnsiTheme="minorHAnsi" w:cstheme="minorBidi"/>
          <w:noProof/>
          <w:kern w:val="2"/>
          <w:sz w:val="24"/>
          <w:szCs w:val="24"/>
          <w14:ligatures w14:val="standardContextual"/>
        </w:rPr>
      </w:pPr>
      <w:ins w:id="166" w:author="Gavin Rawson" w:date="2024-07-17T08:55:00Z" w16du:dateUtc="2024-07-17T07:55:00Z">
        <w:r w:rsidRPr="008A1F7D">
          <w:rPr>
            <w:rStyle w:val="Hyperlink"/>
            <w:noProof/>
          </w:rPr>
          <w:lastRenderedPageBreak/>
          <w:fldChar w:fldCharType="begin"/>
        </w:r>
        <w:r w:rsidRPr="008A1F7D">
          <w:rPr>
            <w:rStyle w:val="Hyperlink"/>
            <w:noProof/>
          </w:rPr>
          <w:instrText xml:space="preserve"> </w:instrText>
        </w:r>
        <w:r>
          <w:rPr>
            <w:noProof/>
          </w:rPr>
          <w:instrText>HYPERLINK \l "_Toc172098957"</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2.5.4</w:t>
        </w:r>
        <w:r>
          <w:rPr>
            <w:rFonts w:asciiTheme="minorHAnsi" w:eastAsiaTheme="minorEastAsia" w:hAnsiTheme="minorHAnsi" w:cstheme="minorBidi"/>
            <w:noProof/>
            <w:kern w:val="2"/>
            <w:sz w:val="24"/>
            <w:szCs w:val="24"/>
            <w14:ligatures w14:val="standardContextual"/>
          </w:rPr>
          <w:tab/>
        </w:r>
        <w:r w:rsidRPr="008A1F7D">
          <w:rPr>
            <w:rStyle w:val="Hyperlink"/>
            <w:noProof/>
          </w:rPr>
          <w:t>Standard deviation</w:t>
        </w:r>
        <w:r>
          <w:rPr>
            <w:noProof/>
            <w:webHidden/>
          </w:rPr>
          <w:tab/>
        </w:r>
        <w:r>
          <w:rPr>
            <w:noProof/>
            <w:webHidden/>
          </w:rPr>
          <w:fldChar w:fldCharType="begin"/>
        </w:r>
        <w:r>
          <w:rPr>
            <w:noProof/>
            <w:webHidden/>
          </w:rPr>
          <w:instrText xml:space="preserve"> PAGEREF _Toc172098957 \h </w:instrText>
        </w:r>
        <w:r>
          <w:rPr>
            <w:noProof/>
            <w:webHidden/>
          </w:rPr>
        </w:r>
      </w:ins>
      <w:r>
        <w:rPr>
          <w:noProof/>
          <w:webHidden/>
        </w:rPr>
        <w:fldChar w:fldCharType="separate"/>
      </w:r>
      <w:ins w:id="167" w:author="Gavin Rawson" w:date="2024-07-17T08:57:00Z" w16du:dateUtc="2024-07-17T07:57:00Z">
        <w:r w:rsidR="00B95831">
          <w:rPr>
            <w:noProof/>
            <w:webHidden/>
          </w:rPr>
          <w:t>54</w:t>
        </w:r>
      </w:ins>
      <w:ins w:id="168" w:author="Gavin Rawson" w:date="2024-07-17T08:55:00Z" w16du:dateUtc="2024-07-17T07:55:00Z">
        <w:r>
          <w:rPr>
            <w:noProof/>
            <w:webHidden/>
          </w:rPr>
          <w:fldChar w:fldCharType="end"/>
        </w:r>
        <w:r w:rsidRPr="008A1F7D">
          <w:rPr>
            <w:rStyle w:val="Hyperlink"/>
            <w:noProof/>
          </w:rPr>
          <w:fldChar w:fldCharType="end"/>
        </w:r>
      </w:ins>
    </w:p>
    <w:p w14:paraId="7742E450" w14:textId="03416C22" w:rsidR="003A2150" w:rsidRDefault="003A2150">
      <w:pPr>
        <w:pStyle w:val="TOC3"/>
        <w:rPr>
          <w:ins w:id="169" w:author="Gavin Rawson" w:date="2024-07-17T08:55:00Z" w16du:dateUtc="2024-07-17T07:55:00Z"/>
          <w:rFonts w:asciiTheme="minorHAnsi" w:eastAsiaTheme="minorEastAsia" w:hAnsiTheme="minorHAnsi" w:cstheme="minorBidi"/>
          <w:noProof/>
          <w:kern w:val="2"/>
          <w:sz w:val="24"/>
          <w:szCs w:val="24"/>
          <w14:ligatures w14:val="standardContextual"/>
        </w:rPr>
      </w:pPr>
      <w:ins w:id="170"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"_Toc172098958"</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2.5.5</w:t>
        </w:r>
        <w:r>
          <w:rPr>
            <w:rFonts w:asciiTheme="minorHAnsi" w:eastAsiaTheme="minorEastAsia" w:hAnsiTheme="minorHAnsi" w:cstheme="minorBidi"/>
            <w:noProof/>
            <w:kern w:val="2"/>
            <w:sz w:val="24"/>
            <w:szCs w:val="24"/>
            <w14:ligatures w14:val="standardContextual"/>
          </w:rPr>
          <w:tab/>
        </w:r>
        <w:r w:rsidRPr="008A1F7D">
          <w:rPr>
            <w:rStyle w:val="Hyperlink"/>
            <w:noProof/>
          </w:rPr>
          <w:t>Integral</w:t>
        </w:r>
        <w:r>
          <w:rPr>
            <w:noProof/>
            <w:webHidden/>
          </w:rPr>
          <w:tab/>
        </w:r>
        <w:r>
          <w:rPr>
            <w:noProof/>
            <w:webHidden/>
          </w:rPr>
          <w:fldChar w:fldCharType="begin"/>
        </w:r>
        <w:r>
          <w:rPr>
            <w:noProof/>
            <w:webHidden/>
          </w:rPr>
          <w:instrText xml:space="preserve"> PAGEREF _Toc172098958 \h </w:instrText>
        </w:r>
        <w:r>
          <w:rPr>
            <w:noProof/>
            <w:webHidden/>
          </w:rPr>
        </w:r>
      </w:ins>
      <w:r>
        <w:rPr>
          <w:noProof/>
          <w:webHidden/>
        </w:rPr>
        <w:fldChar w:fldCharType="separate"/>
      </w:r>
      <w:ins w:id="171" w:author="Gavin Rawson" w:date="2024-07-17T08:57:00Z" w16du:dateUtc="2024-07-17T07:57:00Z">
        <w:r w:rsidR="00B95831">
          <w:rPr>
            <w:noProof/>
            <w:webHidden/>
          </w:rPr>
          <w:t>55</w:t>
        </w:r>
      </w:ins>
      <w:ins w:id="172" w:author="Gavin Rawson" w:date="2024-07-17T08:55:00Z" w16du:dateUtc="2024-07-17T07:55:00Z">
        <w:r>
          <w:rPr>
            <w:noProof/>
            <w:webHidden/>
          </w:rPr>
          <w:fldChar w:fldCharType="end"/>
        </w:r>
        <w:r w:rsidRPr="008A1F7D">
          <w:rPr>
            <w:rStyle w:val="Hyperlink"/>
            <w:noProof/>
          </w:rPr>
          <w:fldChar w:fldCharType="end"/>
        </w:r>
      </w:ins>
    </w:p>
    <w:p w14:paraId="5C3DCE9A" w14:textId="027D919A" w:rsidR="003A2150" w:rsidRDefault="003A2150">
      <w:pPr>
        <w:pStyle w:val="TOC3"/>
        <w:rPr>
          <w:ins w:id="173" w:author="Gavin Rawson" w:date="2024-07-17T08:55:00Z" w16du:dateUtc="2024-07-17T07:55:00Z"/>
          <w:rFonts w:asciiTheme="minorHAnsi" w:eastAsiaTheme="minorEastAsia" w:hAnsiTheme="minorHAnsi" w:cstheme="minorBidi"/>
          <w:noProof/>
          <w:kern w:val="2"/>
          <w:sz w:val="24"/>
          <w:szCs w:val="24"/>
          <w14:ligatures w14:val="standardContextual"/>
        </w:rPr>
      </w:pPr>
      <w:ins w:id="174"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"_Toc172098959"</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2.5.6</w:t>
        </w:r>
        <w:r>
          <w:rPr>
            <w:rFonts w:asciiTheme="minorHAnsi" w:eastAsiaTheme="minorEastAsia" w:hAnsiTheme="minorHAnsi" w:cstheme="minorBidi"/>
            <w:noProof/>
            <w:kern w:val="2"/>
            <w:sz w:val="24"/>
            <w:szCs w:val="24"/>
            <w14:ligatures w14:val="standardContextual"/>
          </w:rPr>
          <w:tab/>
        </w:r>
        <w:r w:rsidRPr="008A1F7D">
          <w:rPr>
            <w:rStyle w:val="Hyperlink"/>
            <w:noProof/>
          </w:rPr>
          <w:t>Rate of change</w:t>
        </w:r>
        <w:r>
          <w:rPr>
            <w:noProof/>
            <w:webHidden/>
          </w:rPr>
          <w:tab/>
        </w:r>
        <w:r>
          <w:rPr>
            <w:noProof/>
            <w:webHidden/>
          </w:rPr>
          <w:fldChar w:fldCharType="begin"/>
        </w:r>
        <w:r>
          <w:rPr>
            <w:noProof/>
            <w:webHidden/>
          </w:rPr>
          <w:instrText xml:space="preserve"> PAGEREF _Toc172098959 \h </w:instrText>
        </w:r>
        <w:r>
          <w:rPr>
            <w:noProof/>
            <w:webHidden/>
          </w:rPr>
        </w:r>
      </w:ins>
      <w:r>
        <w:rPr>
          <w:noProof/>
          <w:webHidden/>
        </w:rPr>
        <w:fldChar w:fldCharType="separate"/>
      </w:r>
      <w:ins w:id="175" w:author="Gavin Rawson" w:date="2024-07-17T08:57:00Z" w16du:dateUtc="2024-07-17T07:57:00Z">
        <w:r w:rsidR="00B95831">
          <w:rPr>
            <w:noProof/>
            <w:webHidden/>
          </w:rPr>
          <w:t>55</w:t>
        </w:r>
      </w:ins>
      <w:ins w:id="176" w:author="Gavin Rawson" w:date="2024-07-17T08:55:00Z" w16du:dateUtc="2024-07-17T07:55:00Z">
        <w:r>
          <w:rPr>
            <w:noProof/>
            <w:webHidden/>
          </w:rPr>
          <w:fldChar w:fldCharType="end"/>
        </w:r>
        <w:r w:rsidRPr="008A1F7D">
          <w:rPr>
            <w:rStyle w:val="Hyperlink"/>
            <w:noProof/>
          </w:rPr>
          <w:fldChar w:fldCharType="end"/>
        </w:r>
      </w:ins>
    </w:p>
    <w:p w14:paraId="4A2BE401" w14:textId="1D24F21A" w:rsidR="003A2150" w:rsidRDefault="003A2150">
      <w:pPr>
        <w:pStyle w:val="TOC3"/>
        <w:rPr>
          <w:ins w:id="177" w:author="Gavin Rawson" w:date="2024-07-17T08:55:00Z" w16du:dateUtc="2024-07-17T07:55:00Z"/>
          <w:rFonts w:asciiTheme="minorHAnsi" w:eastAsiaTheme="minorEastAsia" w:hAnsiTheme="minorHAnsi" w:cstheme="minorBidi"/>
          <w:noProof/>
          <w:kern w:val="2"/>
          <w:sz w:val="24"/>
          <w:szCs w:val="24"/>
          <w14:ligatures w14:val="standardContextual"/>
        </w:rPr>
      </w:pPr>
      <w:ins w:id="178"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"_Toc172098960"</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2.5.7</w:t>
        </w:r>
        <w:r>
          <w:rPr>
            <w:rFonts w:asciiTheme="minorHAnsi" w:eastAsiaTheme="minorEastAsia" w:hAnsiTheme="minorHAnsi" w:cstheme="minorBidi"/>
            <w:noProof/>
            <w:kern w:val="2"/>
            <w:sz w:val="24"/>
            <w:szCs w:val="24"/>
            <w14:ligatures w14:val="standardContextual"/>
          </w:rPr>
          <w:tab/>
        </w:r>
        <w:r w:rsidRPr="008A1F7D">
          <w:rPr>
            <w:rStyle w:val="Hyperlink"/>
            <w:noProof/>
          </w:rPr>
          <w:t>State counter</w:t>
        </w:r>
        <w:r>
          <w:rPr>
            <w:noProof/>
            <w:webHidden/>
          </w:rPr>
          <w:tab/>
        </w:r>
        <w:r>
          <w:rPr>
            <w:noProof/>
            <w:webHidden/>
          </w:rPr>
          <w:fldChar w:fldCharType="begin"/>
        </w:r>
        <w:r>
          <w:rPr>
            <w:noProof/>
            <w:webHidden/>
          </w:rPr>
          <w:instrText xml:space="preserve"> PAGEREF _Toc172098960 \h </w:instrText>
        </w:r>
        <w:r>
          <w:rPr>
            <w:noProof/>
            <w:webHidden/>
          </w:rPr>
        </w:r>
      </w:ins>
      <w:r>
        <w:rPr>
          <w:noProof/>
          <w:webHidden/>
        </w:rPr>
        <w:fldChar w:fldCharType="separate"/>
      </w:r>
      <w:ins w:id="179" w:author="Gavin Rawson" w:date="2024-07-17T08:57:00Z" w16du:dateUtc="2024-07-17T07:57:00Z">
        <w:r w:rsidR="00B95831">
          <w:rPr>
            <w:noProof/>
            <w:webHidden/>
          </w:rPr>
          <w:t>57</w:t>
        </w:r>
      </w:ins>
      <w:ins w:id="180" w:author="Gavin Rawson" w:date="2024-07-17T08:55:00Z" w16du:dateUtc="2024-07-17T07:55:00Z">
        <w:r>
          <w:rPr>
            <w:noProof/>
            <w:webHidden/>
          </w:rPr>
          <w:fldChar w:fldCharType="end"/>
        </w:r>
        <w:r w:rsidRPr="008A1F7D">
          <w:rPr>
            <w:rStyle w:val="Hyperlink"/>
            <w:noProof/>
          </w:rPr>
          <w:fldChar w:fldCharType="end"/>
        </w:r>
      </w:ins>
    </w:p>
    <w:p w14:paraId="10D6D016" w14:textId="20956554" w:rsidR="003A2150" w:rsidRDefault="003A2150">
      <w:pPr>
        <w:pStyle w:val="TOC3"/>
        <w:rPr>
          <w:ins w:id="181" w:author="Gavin Rawson" w:date="2024-07-17T08:55:00Z" w16du:dateUtc="2024-07-17T07:55:00Z"/>
          <w:rFonts w:asciiTheme="minorHAnsi" w:eastAsiaTheme="minorEastAsia" w:hAnsiTheme="minorHAnsi" w:cstheme="minorBidi"/>
          <w:noProof/>
          <w:kern w:val="2"/>
          <w:sz w:val="24"/>
          <w:szCs w:val="24"/>
          <w14:ligatures w14:val="standardContextual"/>
        </w:rPr>
      </w:pPr>
      <w:ins w:id="182"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"_Toc172098961"</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2.5.8</w:t>
        </w:r>
        <w:r>
          <w:rPr>
            <w:rFonts w:asciiTheme="minorHAnsi" w:eastAsiaTheme="minorEastAsia" w:hAnsiTheme="minorHAnsi" w:cstheme="minorBidi"/>
            <w:noProof/>
            <w:kern w:val="2"/>
            <w:sz w:val="24"/>
            <w:szCs w:val="24"/>
            <w14:ligatures w14:val="standardContextual"/>
          </w:rPr>
          <w:tab/>
        </w:r>
        <w:r w:rsidRPr="008A1F7D">
          <w:rPr>
            <w:rStyle w:val="Hyperlink"/>
            <w:noProof/>
          </w:rPr>
          <w:t>State runtime</w:t>
        </w:r>
        <w:r>
          <w:rPr>
            <w:noProof/>
            <w:webHidden/>
          </w:rPr>
          <w:tab/>
        </w:r>
        <w:r>
          <w:rPr>
            <w:noProof/>
            <w:webHidden/>
          </w:rPr>
          <w:fldChar w:fldCharType="begin"/>
        </w:r>
        <w:r>
          <w:rPr>
            <w:noProof/>
            <w:webHidden/>
          </w:rPr>
          <w:instrText xml:space="preserve"> PAGEREF _Toc172098961 \h </w:instrText>
        </w:r>
        <w:r>
          <w:rPr>
            <w:noProof/>
            <w:webHidden/>
          </w:rPr>
        </w:r>
      </w:ins>
      <w:r>
        <w:rPr>
          <w:noProof/>
          <w:webHidden/>
        </w:rPr>
        <w:fldChar w:fldCharType="separate"/>
      </w:r>
      <w:ins w:id="183" w:author="Gavin Rawson" w:date="2024-07-17T08:57:00Z" w16du:dateUtc="2024-07-17T07:57:00Z">
        <w:r w:rsidR="00B95831">
          <w:rPr>
            <w:noProof/>
            <w:webHidden/>
          </w:rPr>
          <w:t>57</w:t>
        </w:r>
      </w:ins>
      <w:ins w:id="184" w:author="Gavin Rawson" w:date="2024-07-17T08:55:00Z" w16du:dateUtc="2024-07-17T07:55:00Z">
        <w:r>
          <w:rPr>
            <w:noProof/>
            <w:webHidden/>
          </w:rPr>
          <w:fldChar w:fldCharType="end"/>
        </w:r>
        <w:r w:rsidRPr="008A1F7D">
          <w:rPr>
            <w:rStyle w:val="Hyperlink"/>
            <w:noProof/>
          </w:rPr>
          <w:fldChar w:fldCharType="end"/>
        </w:r>
      </w:ins>
    </w:p>
    <w:p w14:paraId="1BF987AE" w14:textId="702F92C7" w:rsidR="003A2150" w:rsidRDefault="003A2150">
      <w:pPr>
        <w:pStyle w:val="TOC2"/>
        <w:rPr>
          <w:ins w:id="185" w:author="Gavin Rawson" w:date="2024-07-17T08:55:00Z" w16du:dateUtc="2024-07-17T07:55:00Z"/>
          <w:rFonts w:asciiTheme="minorHAnsi" w:eastAsiaTheme="minorEastAsia" w:hAnsiTheme="minorHAnsi" w:cstheme="minorBidi"/>
          <w:kern w:val="2"/>
          <w:sz w:val="24"/>
          <w:szCs w:val="24"/>
          <w14:ligatures w14:val="standardContextual"/>
        </w:rPr>
      </w:pPr>
      <w:ins w:id="186"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"_Toc172098962"</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2.6</w:t>
        </w:r>
        <w:r>
          <w:rPr>
            <w:rFonts w:asciiTheme="minorHAnsi" w:eastAsiaTheme="minorEastAsia" w:hAnsiTheme="minorHAnsi" w:cstheme="minorBidi"/>
            <w:kern w:val="2"/>
            <w:sz w:val="24"/>
            <w:szCs w:val="24"/>
            <w14:ligatures w14:val="standardContextual"/>
          </w:rPr>
          <w:tab/>
        </w:r>
        <w:r w:rsidRPr="008A1F7D">
          <w:rPr>
            <w:rStyle w:val="Hyperlink"/>
          </w:rPr>
          <w:t>Limit and control profiles</w:t>
        </w:r>
        <w:r>
          <w:rPr>
            <w:webHidden/>
          </w:rPr>
          <w:tab/>
        </w:r>
        <w:r>
          <w:rPr>
            <w:webHidden/>
          </w:rPr>
          <w:fldChar w:fldCharType="begin"/>
        </w:r>
        <w:r>
          <w:rPr>
            <w:webHidden/>
          </w:rPr>
          <w:instrText xml:space="preserve"> PAGEREF _Toc172098962 \h </w:instrText>
        </w:r>
        <w:r>
          <w:rPr>
            <w:webHidden/>
          </w:rPr>
        </w:r>
      </w:ins>
      <w:r>
        <w:rPr>
          <w:webHidden/>
        </w:rPr>
        <w:fldChar w:fldCharType="separate"/>
      </w:r>
      <w:ins w:id="187" w:author="Gavin Rawson" w:date="2024-07-17T08:57:00Z" w16du:dateUtc="2024-07-17T07:57:00Z">
        <w:r w:rsidR="00B95831">
          <w:rPr>
            <w:webHidden/>
          </w:rPr>
          <w:t>57</w:t>
        </w:r>
      </w:ins>
      <w:ins w:id="188" w:author="Gavin Rawson" w:date="2024-07-17T08:55:00Z" w16du:dateUtc="2024-07-17T07:55:00Z">
        <w:r>
          <w:rPr>
            <w:webHidden/>
          </w:rPr>
          <w:fldChar w:fldCharType="end"/>
        </w:r>
        <w:r w:rsidRPr="008A1F7D">
          <w:rPr>
            <w:rStyle w:val="Hyperlink"/>
          </w:rPr>
          <w:fldChar w:fldCharType="end"/>
        </w:r>
      </w:ins>
    </w:p>
    <w:p w14:paraId="4ED6CDB7" w14:textId="771D6488" w:rsidR="003A2150" w:rsidRDefault="003A2150">
      <w:pPr>
        <w:pStyle w:val="TOC3"/>
        <w:rPr>
          <w:ins w:id="189" w:author="Gavin Rawson" w:date="2024-07-17T08:55:00Z" w16du:dateUtc="2024-07-17T07:55:00Z"/>
          <w:rFonts w:asciiTheme="minorHAnsi" w:eastAsiaTheme="minorEastAsia" w:hAnsiTheme="minorHAnsi" w:cstheme="minorBidi"/>
          <w:noProof/>
          <w:kern w:val="2"/>
          <w:sz w:val="24"/>
          <w:szCs w:val="24"/>
          <w14:ligatures w14:val="standardContextual"/>
        </w:rPr>
      </w:pPr>
      <w:ins w:id="190"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"_Toc172098963"</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2.6.1</w:t>
        </w:r>
        <w:r>
          <w:rPr>
            <w:rFonts w:asciiTheme="minorHAnsi" w:eastAsiaTheme="minorEastAsia" w:hAnsiTheme="minorHAnsi" w:cstheme="minorBidi"/>
            <w:noProof/>
            <w:kern w:val="2"/>
            <w:sz w:val="24"/>
            <w:szCs w:val="24"/>
            <w14:ligatures w14:val="standardContextual"/>
          </w:rPr>
          <w:tab/>
        </w:r>
        <w:r w:rsidRPr="008A1F7D">
          <w:rPr>
            <w:rStyle w:val="Hyperlink"/>
            <w:noProof/>
          </w:rPr>
          <w:t>Limit profiles</w:t>
        </w:r>
        <w:r>
          <w:rPr>
            <w:noProof/>
            <w:webHidden/>
          </w:rPr>
          <w:tab/>
        </w:r>
        <w:r>
          <w:rPr>
            <w:noProof/>
            <w:webHidden/>
          </w:rPr>
          <w:fldChar w:fldCharType="begin"/>
        </w:r>
        <w:r>
          <w:rPr>
            <w:noProof/>
            <w:webHidden/>
          </w:rPr>
          <w:instrText xml:space="preserve"> PAGEREF _Toc172098963 \h </w:instrText>
        </w:r>
        <w:r>
          <w:rPr>
            <w:noProof/>
            <w:webHidden/>
          </w:rPr>
        </w:r>
      </w:ins>
      <w:r>
        <w:rPr>
          <w:noProof/>
          <w:webHidden/>
        </w:rPr>
        <w:fldChar w:fldCharType="separate"/>
      </w:r>
      <w:ins w:id="191" w:author="Gavin Rawson" w:date="2024-07-17T08:57:00Z" w16du:dateUtc="2024-07-17T07:57:00Z">
        <w:r w:rsidR="00B95831">
          <w:rPr>
            <w:noProof/>
            <w:webHidden/>
          </w:rPr>
          <w:t>57</w:t>
        </w:r>
      </w:ins>
      <w:ins w:id="192" w:author="Gavin Rawson" w:date="2024-07-17T08:55:00Z" w16du:dateUtc="2024-07-17T07:55:00Z">
        <w:r>
          <w:rPr>
            <w:noProof/>
            <w:webHidden/>
          </w:rPr>
          <w:fldChar w:fldCharType="end"/>
        </w:r>
        <w:r w:rsidRPr="008A1F7D">
          <w:rPr>
            <w:rStyle w:val="Hyperlink"/>
            <w:noProof/>
          </w:rPr>
          <w:fldChar w:fldCharType="end"/>
        </w:r>
      </w:ins>
    </w:p>
    <w:p w14:paraId="219EC577" w14:textId="408EE80A" w:rsidR="003A2150" w:rsidRDefault="003A2150">
      <w:pPr>
        <w:pStyle w:val="TOC3"/>
        <w:rPr>
          <w:ins w:id="193" w:author="Gavin Rawson" w:date="2024-07-17T08:55:00Z" w16du:dateUtc="2024-07-17T07:55:00Z"/>
          <w:rFonts w:asciiTheme="minorHAnsi" w:eastAsiaTheme="minorEastAsia" w:hAnsiTheme="minorHAnsi" w:cstheme="minorBidi"/>
          <w:noProof/>
          <w:kern w:val="2"/>
          <w:sz w:val="24"/>
          <w:szCs w:val="24"/>
          <w14:ligatures w14:val="standardContextual"/>
        </w:rPr>
      </w:pPr>
      <w:ins w:id="194"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"_Toc172098964"</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2.6.2</w:t>
        </w:r>
        <w:r>
          <w:rPr>
            <w:rFonts w:asciiTheme="minorHAnsi" w:eastAsiaTheme="minorEastAsia" w:hAnsiTheme="minorHAnsi" w:cstheme="minorBidi"/>
            <w:noProof/>
            <w:kern w:val="2"/>
            <w:sz w:val="24"/>
            <w:szCs w:val="24"/>
            <w14:ligatures w14:val="standardContextual"/>
          </w:rPr>
          <w:tab/>
        </w:r>
        <w:r w:rsidRPr="008A1F7D">
          <w:rPr>
            <w:rStyle w:val="Hyperlink"/>
            <w:noProof/>
          </w:rPr>
          <w:t>Control profiles</w:t>
        </w:r>
        <w:r>
          <w:rPr>
            <w:noProof/>
            <w:webHidden/>
          </w:rPr>
          <w:tab/>
        </w:r>
        <w:r>
          <w:rPr>
            <w:noProof/>
            <w:webHidden/>
          </w:rPr>
          <w:fldChar w:fldCharType="begin"/>
        </w:r>
        <w:r>
          <w:rPr>
            <w:noProof/>
            <w:webHidden/>
          </w:rPr>
          <w:instrText xml:space="preserve"> PAGEREF _Toc172098964 \h </w:instrText>
        </w:r>
        <w:r>
          <w:rPr>
            <w:noProof/>
            <w:webHidden/>
          </w:rPr>
        </w:r>
      </w:ins>
      <w:r>
        <w:rPr>
          <w:noProof/>
          <w:webHidden/>
        </w:rPr>
        <w:fldChar w:fldCharType="separate"/>
      </w:r>
      <w:ins w:id="195" w:author="Gavin Rawson" w:date="2024-07-17T08:57:00Z" w16du:dateUtc="2024-07-17T07:57:00Z">
        <w:r w:rsidR="00B95831">
          <w:rPr>
            <w:noProof/>
            <w:webHidden/>
          </w:rPr>
          <w:t>58</w:t>
        </w:r>
      </w:ins>
      <w:ins w:id="196" w:author="Gavin Rawson" w:date="2024-07-17T08:55:00Z" w16du:dateUtc="2024-07-17T07:55:00Z">
        <w:r>
          <w:rPr>
            <w:noProof/>
            <w:webHidden/>
          </w:rPr>
          <w:fldChar w:fldCharType="end"/>
        </w:r>
        <w:r w:rsidRPr="008A1F7D">
          <w:rPr>
            <w:rStyle w:val="Hyperlink"/>
            <w:noProof/>
          </w:rPr>
          <w:fldChar w:fldCharType="end"/>
        </w:r>
      </w:ins>
    </w:p>
    <w:p w14:paraId="630A33DB" w14:textId="5866A361" w:rsidR="003A2150" w:rsidRDefault="003A2150">
      <w:pPr>
        <w:pStyle w:val="TOC2"/>
        <w:rPr>
          <w:ins w:id="197" w:author="Gavin Rawson" w:date="2024-07-17T08:55:00Z" w16du:dateUtc="2024-07-17T07:55:00Z"/>
          <w:rFonts w:asciiTheme="minorHAnsi" w:eastAsiaTheme="minorEastAsia" w:hAnsiTheme="minorHAnsi" w:cstheme="minorBidi"/>
          <w:kern w:val="2"/>
          <w:sz w:val="24"/>
          <w:szCs w:val="24"/>
          <w14:ligatures w14:val="standardContextual"/>
        </w:rPr>
      </w:pPr>
      <w:ins w:id="198"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"_Toc172098965"</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2.7</w:t>
        </w:r>
        <w:r>
          <w:rPr>
            <w:rFonts w:asciiTheme="minorHAnsi" w:eastAsiaTheme="minorEastAsia" w:hAnsiTheme="minorHAnsi" w:cstheme="minorBidi"/>
            <w:kern w:val="2"/>
            <w:sz w:val="24"/>
            <w:szCs w:val="24"/>
            <w14:ligatures w14:val="standardContextual"/>
          </w:rPr>
          <w:tab/>
        </w:r>
        <w:r w:rsidRPr="008A1F7D">
          <w:rPr>
            <w:rStyle w:val="Hyperlink"/>
          </w:rPr>
          <w:t>Calculated points</w:t>
        </w:r>
        <w:r>
          <w:rPr>
            <w:webHidden/>
          </w:rPr>
          <w:tab/>
        </w:r>
        <w:r>
          <w:rPr>
            <w:webHidden/>
          </w:rPr>
          <w:fldChar w:fldCharType="begin"/>
        </w:r>
        <w:r>
          <w:rPr>
            <w:webHidden/>
          </w:rPr>
          <w:instrText xml:space="preserve"> PAGEREF _Toc172098965 \h </w:instrText>
        </w:r>
        <w:r>
          <w:rPr>
            <w:webHidden/>
          </w:rPr>
        </w:r>
      </w:ins>
      <w:r>
        <w:rPr>
          <w:webHidden/>
        </w:rPr>
        <w:fldChar w:fldCharType="separate"/>
      </w:r>
      <w:ins w:id="199" w:author="Gavin Rawson" w:date="2024-07-17T08:57:00Z" w16du:dateUtc="2024-07-17T07:57:00Z">
        <w:r w:rsidR="00B95831">
          <w:rPr>
            <w:webHidden/>
          </w:rPr>
          <w:t>59</w:t>
        </w:r>
      </w:ins>
      <w:ins w:id="200" w:author="Gavin Rawson" w:date="2024-07-17T08:55:00Z" w16du:dateUtc="2024-07-17T07:55:00Z">
        <w:r>
          <w:rPr>
            <w:webHidden/>
          </w:rPr>
          <w:fldChar w:fldCharType="end"/>
        </w:r>
        <w:r w:rsidRPr="008A1F7D">
          <w:rPr>
            <w:rStyle w:val="Hyperlink"/>
          </w:rPr>
          <w:fldChar w:fldCharType="end"/>
        </w:r>
      </w:ins>
    </w:p>
    <w:p w14:paraId="1974394B" w14:textId="53E07D90" w:rsidR="003A2150" w:rsidRDefault="003A2150">
      <w:pPr>
        <w:pStyle w:val="TOC2"/>
        <w:rPr>
          <w:ins w:id="201" w:author="Gavin Rawson" w:date="2024-07-17T08:55:00Z" w16du:dateUtc="2024-07-17T07:55:00Z"/>
          <w:rFonts w:asciiTheme="minorHAnsi" w:eastAsiaTheme="minorEastAsia" w:hAnsiTheme="minorHAnsi" w:cstheme="minorBidi"/>
          <w:kern w:val="2"/>
          <w:sz w:val="24"/>
          <w:szCs w:val="24"/>
          <w14:ligatures w14:val="standardContextual"/>
        </w:rPr>
      </w:pPr>
      <w:ins w:id="202"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"_Toc172098966"</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2.8</w:t>
        </w:r>
        <w:r>
          <w:rPr>
            <w:rFonts w:asciiTheme="minorHAnsi" w:eastAsiaTheme="minorEastAsia" w:hAnsiTheme="minorHAnsi" w:cstheme="minorBidi"/>
            <w:kern w:val="2"/>
            <w:sz w:val="24"/>
            <w:szCs w:val="24"/>
            <w14:ligatures w14:val="standardContextual"/>
          </w:rPr>
          <w:tab/>
        </w:r>
        <w:r w:rsidRPr="008A1F7D">
          <w:rPr>
            <w:rStyle w:val="Hyperlink"/>
          </w:rPr>
          <w:t>Incident logging</w:t>
        </w:r>
        <w:r>
          <w:rPr>
            <w:webHidden/>
          </w:rPr>
          <w:tab/>
        </w:r>
        <w:r>
          <w:rPr>
            <w:webHidden/>
          </w:rPr>
          <w:fldChar w:fldCharType="begin"/>
        </w:r>
        <w:r>
          <w:rPr>
            <w:webHidden/>
          </w:rPr>
          <w:instrText xml:space="preserve"> PAGEREF _Toc172098966 \h </w:instrText>
        </w:r>
        <w:r>
          <w:rPr>
            <w:webHidden/>
          </w:rPr>
        </w:r>
      </w:ins>
      <w:r>
        <w:rPr>
          <w:webHidden/>
        </w:rPr>
        <w:fldChar w:fldCharType="separate"/>
      </w:r>
      <w:ins w:id="203" w:author="Gavin Rawson" w:date="2024-07-17T08:57:00Z" w16du:dateUtc="2024-07-17T07:57:00Z">
        <w:r w:rsidR="00B95831">
          <w:rPr>
            <w:webHidden/>
          </w:rPr>
          <w:t>59</w:t>
        </w:r>
      </w:ins>
      <w:ins w:id="204" w:author="Gavin Rawson" w:date="2024-07-17T08:55:00Z" w16du:dateUtc="2024-07-17T07:55:00Z">
        <w:r>
          <w:rPr>
            <w:webHidden/>
          </w:rPr>
          <w:fldChar w:fldCharType="end"/>
        </w:r>
        <w:r w:rsidRPr="008A1F7D">
          <w:rPr>
            <w:rStyle w:val="Hyperlink"/>
          </w:rPr>
          <w:fldChar w:fldCharType="end"/>
        </w:r>
      </w:ins>
    </w:p>
    <w:p w14:paraId="1AC6B8D5" w14:textId="6D234875" w:rsidR="003A2150" w:rsidRDefault="003A2150">
      <w:pPr>
        <w:pStyle w:val="TOC1"/>
        <w:rPr>
          <w:ins w:id="205" w:author="Gavin Rawson" w:date="2024-07-17T08:55:00Z" w16du:dateUtc="2024-07-17T07:55:00Z"/>
          <w:rFonts w:asciiTheme="minorHAnsi" w:eastAsiaTheme="minorEastAsia" w:hAnsiTheme="minorHAnsi" w:cstheme="minorBidi"/>
          <w:bCs w:val="0"/>
          <w:kern w:val="2"/>
          <w:sz w:val="24"/>
          <w:szCs w:val="24"/>
          <w14:ligatures w14:val="standardContextual"/>
        </w:rPr>
      </w:pPr>
      <w:ins w:id="206"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"_Toc172098967"</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3</w:t>
        </w:r>
        <w:r>
          <w:rPr>
            <w:rFonts w:asciiTheme="minorHAnsi" w:eastAsiaTheme="minorEastAsia" w:hAnsiTheme="minorHAnsi" w:cstheme="minorBidi"/>
            <w:bCs w:val="0"/>
            <w:kern w:val="2"/>
            <w:sz w:val="24"/>
            <w:szCs w:val="24"/>
            <w14:ligatures w14:val="standardContextual"/>
          </w:rPr>
          <w:tab/>
        </w:r>
        <w:r w:rsidRPr="008A1F7D">
          <w:rPr>
            <w:rStyle w:val="Hyperlink"/>
          </w:rPr>
          <w:t>Controls and overrides</w:t>
        </w:r>
        <w:r>
          <w:rPr>
            <w:webHidden/>
          </w:rPr>
          <w:tab/>
        </w:r>
        <w:r>
          <w:rPr>
            <w:webHidden/>
          </w:rPr>
          <w:fldChar w:fldCharType="begin"/>
        </w:r>
        <w:r>
          <w:rPr>
            <w:webHidden/>
          </w:rPr>
          <w:instrText xml:space="preserve"> PAGEREF _Toc172098967 \h </w:instrText>
        </w:r>
        <w:r>
          <w:rPr>
            <w:webHidden/>
          </w:rPr>
        </w:r>
      </w:ins>
      <w:r>
        <w:rPr>
          <w:webHidden/>
        </w:rPr>
        <w:fldChar w:fldCharType="separate"/>
      </w:r>
      <w:ins w:id="207" w:author="Gavin Rawson" w:date="2024-07-17T08:57:00Z" w16du:dateUtc="2024-07-17T07:57:00Z">
        <w:r w:rsidR="00B95831">
          <w:rPr>
            <w:webHidden/>
          </w:rPr>
          <w:t>61</w:t>
        </w:r>
      </w:ins>
      <w:ins w:id="208" w:author="Gavin Rawson" w:date="2024-07-17T08:55:00Z" w16du:dateUtc="2024-07-17T07:55:00Z">
        <w:r>
          <w:rPr>
            <w:webHidden/>
          </w:rPr>
          <w:fldChar w:fldCharType="end"/>
        </w:r>
        <w:r w:rsidRPr="008A1F7D">
          <w:rPr>
            <w:rStyle w:val="Hyperlink"/>
          </w:rPr>
          <w:fldChar w:fldCharType="end"/>
        </w:r>
      </w:ins>
    </w:p>
    <w:p w14:paraId="54AD7AE6" w14:textId="724521C2" w:rsidR="003A2150" w:rsidRDefault="003A2150">
      <w:pPr>
        <w:pStyle w:val="TOC2"/>
        <w:rPr>
          <w:ins w:id="209" w:author="Gavin Rawson" w:date="2024-07-17T08:55:00Z" w16du:dateUtc="2024-07-17T07:55:00Z"/>
          <w:rFonts w:asciiTheme="minorHAnsi" w:eastAsiaTheme="minorEastAsia" w:hAnsiTheme="minorHAnsi" w:cstheme="minorBidi"/>
          <w:kern w:val="2"/>
          <w:sz w:val="24"/>
          <w:szCs w:val="24"/>
          <w14:ligatures w14:val="standardContextual"/>
        </w:rPr>
      </w:pPr>
      <w:ins w:id="210"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"_Toc172098968"</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3.1</w:t>
        </w:r>
        <w:r>
          <w:rPr>
            <w:rFonts w:asciiTheme="minorHAnsi" w:eastAsiaTheme="minorEastAsia" w:hAnsiTheme="minorHAnsi" w:cstheme="minorBidi"/>
            <w:kern w:val="2"/>
            <w:sz w:val="24"/>
            <w:szCs w:val="24"/>
            <w14:ligatures w14:val="standardContextual"/>
          </w:rPr>
          <w:tab/>
        </w:r>
        <w:r w:rsidRPr="008A1F7D">
          <w:rPr>
            <w:rStyle w:val="Hyperlink"/>
          </w:rPr>
          <w:t>Controls</w:t>
        </w:r>
        <w:r>
          <w:rPr>
            <w:webHidden/>
          </w:rPr>
          <w:tab/>
        </w:r>
        <w:r>
          <w:rPr>
            <w:webHidden/>
          </w:rPr>
          <w:fldChar w:fldCharType="begin"/>
        </w:r>
        <w:r>
          <w:rPr>
            <w:webHidden/>
          </w:rPr>
          <w:instrText xml:space="preserve"> PAGEREF _Toc172098968 \h </w:instrText>
        </w:r>
        <w:r>
          <w:rPr>
            <w:webHidden/>
          </w:rPr>
        </w:r>
      </w:ins>
      <w:r>
        <w:rPr>
          <w:webHidden/>
        </w:rPr>
        <w:fldChar w:fldCharType="separate"/>
      </w:r>
      <w:ins w:id="211" w:author="Gavin Rawson" w:date="2024-07-17T08:57:00Z" w16du:dateUtc="2024-07-17T07:57:00Z">
        <w:r w:rsidR="00B95831">
          <w:rPr>
            <w:webHidden/>
          </w:rPr>
          <w:t>61</w:t>
        </w:r>
      </w:ins>
      <w:ins w:id="212" w:author="Gavin Rawson" w:date="2024-07-17T08:55:00Z" w16du:dateUtc="2024-07-17T07:55:00Z">
        <w:r>
          <w:rPr>
            <w:webHidden/>
          </w:rPr>
          <w:fldChar w:fldCharType="end"/>
        </w:r>
        <w:r w:rsidRPr="008A1F7D">
          <w:rPr>
            <w:rStyle w:val="Hyperlink"/>
          </w:rPr>
          <w:fldChar w:fldCharType="end"/>
        </w:r>
      </w:ins>
    </w:p>
    <w:p w14:paraId="1E50BA40" w14:textId="1538C092" w:rsidR="003A2150" w:rsidRDefault="003A2150">
      <w:pPr>
        <w:pStyle w:val="TOC2"/>
        <w:rPr>
          <w:ins w:id="213" w:author="Gavin Rawson" w:date="2024-07-17T08:55:00Z" w16du:dateUtc="2024-07-17T07:55:00Z"/>
          <w:rFonts w:asciiTheme="minorHAnsi" w:eastAsiaTheme="minorEastAsia" w:hAnsiTheme="minorHAnsi" w:cstheme="minorBidi"/>
          <w:kern w:val="2"/>
          <w:sz w:val="24"/>
          <w:szCs w:val="24"/>
          <w14:ligatures w14:val="standardContextual"/>
        </w:rPr>
      </w:pPr>
      <w:ins w:id="214"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"_Toc172098969"</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3.2</w:t>
        </w:r>
        <w:r>
          <w:rPr>
            <w:rFonts w:asciiTheme="minorHAnsi" w:eastAsiaTheme="minorEastAsia" w:hAnsiTheme="minorHAnsi" w:cstheme="minorBidi"/>
            <w:kern w:val="2"/>
            <w:sz w:val="24"/>
            <w:szCs w:val="24"/>
            <w14:ligatures w14:val="standardContextual"/>
          </w:rPr>
          <w:tab/>
        </w:r>
        <w:r w:rsidRPr="008A1F7D">
          <w:rPr>
            <w:rStyle w:val="Hyperlink"/>
          </w:rPr>
          <w:t>Overriding a point</w:t>
        </w:r>
        <w:r>
          <w:rPr>
            <w:webHidden/>
          </w:rPr>
          <w:tab/>
        </w:r>
        <w:r>
          <w:rPr>
            <w:webHidden/>
          </w:rPr>
          <w:fldChar w:fldCharType="begin"/>
        </w:r>
        <w:r>
          <w:rPr>
            <w:webHidden/>
          </w:rPr>
          <w:instrText xml:space="preserve"> PAGEREF _Toc172098969 \h </w:instrText>
        </w:r>
        <w:r>
          <w:rPr>
            <w:webHidden/>
          </w:rPr>
        </w:r>
      </w:ins>
      <w:r>
        <w:rPr>
          <w:webHidden/>
        </w:rPr>
        <w:fldChar w:fldCharType="separate"/>
      </w:r>
      <w:ins w:id="215" w:author="Gavin Rawson" w:date="2024-07-17T08:57:00Z" w16du:dateUtc="2024-07-17T07:57:00Z">
        <w:r w:rsidR="00B95831">
          <w:rPr>
            <w:webHidden/>
          </w:rPr>
          <w:t>61</w:t>
        </w:r>
      </w:ins>
      <w:ins w:id="216" w:author="Gavin Rawson" w:date="2024-07-17T08:55:00Z" w16du:dateUtc="2024-07-17T07:55:00Z">
        <w:r>
          <w:rPr>
            <w:webHidden/>
          </w:rPr>
          <w:fldChar w:fldCharType="end"/>
        </w:r>
        <w:r w:rsidRPr="008A1F7D">
          <w:rPr>
            <w:rStyle w:val="Hyperlink"/>
          </w:rPr>
          <w:fldChar w:fldCharType="end"/>
        </w:r>
      </w:ins>
    </w:p>
    <w:p w14:paraId="1A05E3EC" w14:textId="67648438" w:rsidR="003A2150" w:rsidRDefault="003A2150">
      <w:pPr>
        <w:pStyle w:val="TOC1"/>
        <w:rPr>
          <w:ins w:id="217" w:author="Gavin Rawson" w:date="2024-07-17T08:55:00Z" w16du:dateUtc="2024-07-17T07:55:00Z"/>
          <w:rFonts w:asciiTheme="minorHAnsi" w:eastAsiaTheme="minorEastAsia" w:hAnsiTheme="minorHAnsi" w:cstheme="minorBidi"/>
          <w:bCs w:val="0"/>
          <w:kern w:val="2"/>
          <w:sz w:val="24"/>
          <w:szCs w:val="24"/>
          <w14:ligatures w14:val="standardContextual"/>
        </w:rPr>
      </w:pPr>
      <w:ins w:id="218"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"_Toc172098970"</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4</w:t>
        </w:r>
        <w:r>
          <w:rPr>
            <w:rFonts w:asciiTheme="minorHAnsi" w:eastAsiaTheme="minorEastAsia" w:hAnsiTheme="minorHAnsi" w:cstheme="minorBidi"/>
            <w:bCs w:val="0"/>
            <w:kern w:val="2"/>
            <w:sz w:val="24"/>
            <w:szCs w:val="24"/>
            <w14:ligatures w14:val="standardContextual"/>
          </w:rPr>
          <w:tab/>
        </w:r>
        <w:r w:rsidRPr="008A1F7D">
          <w:rPr>
            <w:rStyle w:val="Hyperlink"/>
          </w:rPr>
          <w:t>Data reporting</w:t>
        </w:r>
        <w:r>
          <w:rPr>
            <w:webHidden/>
          </w:rPr>
          <w:tab/>
        </w:r>
        <w:r>
          <w:rPr>
            <w:webHidden/>
          </w:rPr>
          <w:fldChar w:fldCharType="begin"/>
        </w:r>
        <w:r>
          <w:rPr>
            <w:webHidden/>
          </w:rPr>
          <w:instrText xml:space="preserve"> PAGEREF _Toc172098970 \h </w:instrText>
        </w:r>
        <w:r>
          <w:rPr>
            <w:webHidden/>
          </w:rPr>
        </w:r>
      </w:ins>
      <w:r>
        <w:rPr>
          <w:webHidden/>
        </w:rPr>
        <w:fldChar w:fldCharType="separate"/>
      </w:r>
      <w:ins w:id="219" w:author="Gavin Rawson" w:date="2024-07-17T08:57:00Z" w16du:dateUtc="2024-07-17T07:57:00Z">
        <w:r w:rsidR="00B95831">
          <w:rPr>
            <w:webHidden/>
          </w:rPr>
          <w:t>63</w:t>
        </w:r>
      </w:ins>
      <w:ins w:id="220" w:author="Gavin Rawson" w:date="2024-07-17T08:55:00Z" w16du:dateUtc="2024-07-17T07:55:00Z">
        <w:r>
          <w:rPr>
            <w:webHidden/>
          </w:rPr>
          <w:fldChar w:fldCharType="end"/>
        </w:r>
        <w:r w:rsidRPr="008A1F7D">
          <w:rPr>
            <w:rStyle w:val="Hyperlink"/>
          </w:rPr>
          <w:fldChar w:fldCharType="end"/>
        </w:r>
      </w:ins>
    </w:p>
    <w:p w14:paraId="6F0590D3" w14:textId="7B0E07D5" w:rsidR="003A2150" w:rsidRDefault="003A2150">
      <w:pPr>
        <w:pStyle w:val="TOC2"/>
        <w:rPr>
          <w:ins w:id="221" w:author="Gavin Rawson" w:date="2024-07-17T08:55:00Z" w16du:dateUtc="2024-07-17T07:55:00Z"/>
          <w:rFonts w:asciiTheme="minorHAnsi" w:eastAsiaTheme="minorEastAsia" w:hAnsiTheme="minorHAnsi" w:cstheme="minorBidi"/>
          <w:kern w:val="2"/>
          <w:sz w:val="24"/>
          <w:szCs w:val="24"/>
          <w14:ligatures w14:val="standardContextual"/>
        </w:rPr>
      </w:pPr>
      <w:ins w:id="222"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"_Toc172098971"</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4.1</w:t>
        </w:r>
        <w:r>
          <w:rPr>
            <w:rFonts w:asciiTheme="minorHAnsi" w:eastAsiaTheme="minorEastAsia" w:hAnsiTheme="minorHAnsi" w:cstheme="minorBidi"/>
            <w:kern w:val="2"/>
            <w:sz w:val="24"/>
            <w:szCs w:val="24"/>
            <w14:ligatures w14:val="standardContextual"/>
          </w:rPr>
          <w:tab/>
        </w:r>
        <w:r w:rsidRPr="008A1F7D">
          <w:rPr>
            <w:rStyle w:val="Hyperlink"/>
          </w:rPr>
          <w:t>Data formats</w:t>
        </w:r>
        <w:r>
          <w:rPr>
            <w:webHidden/>
          </w:rPr>
          <w:tab/>
        </w:r>
        <w:r>
          <w:rPr>
            <w:webHidden/>
          </w:rPr>
          <w:fldChar w:fldCharType="begin"/>
        </w:r>
        <w:r>
          <w:rPr>
            <w:webHidden/>
          </w:rPr>
          <w:instrText xml:space="preserve"> PAGEREF _Toc172098971 \h </w:instrText>
        </w:r>
        <w:r>
          <w:rPr>
            <w:webHidden/>
          </w:rPr>
        </w:r>
      </w:ins>
      <w:r>
        <w:rPr>
          <w:webHidden/>
        </w:rPr>
        <w:fldChar w:fldCharType="separate"/>
      </w:r>
      <w:ins w:id="223" w:author="Gavin Rawson" w:date="2024-07-17T08:57:00Z" w16du:dateUtc="2024-07-17T07:57:00Z">
        <w:r w:rsidR="00B95831">
          <w:rPr>
            <w:webHidden/>
          </w:rPr>
          <w:t>63</w:t>
        </w:r>
      </w:ins>
      <w:ins w:id="224" w:author="Gavin Rawson" w:date="2024-07-17T08:55:00Z" w16du:dateUtc="2024-07-17T07:55:00Z">
        <w:r>
          <w:rPr>
            <w:webHidden/>
          </w:rPr>
          <w:fldChar w:fldCharType="end"/>
        </w:r>
        <w:r w:rsidRPr="008A1F7D">
          <w:rPr>
            <w:rStyle w:val="Hyperlink"/>
          </w:rPr>
          <w:fldChar w:fldCharType="end"/>
        </w:r>
      </w:ins>
    </w:p>
    <w:p w14:paraId="4391E26B" w14:textId="5953CEFA" w:rsidR="003A2150" w:rsidRDefault="003A2150">
      <w:pPr>
        <w:pStyle w:val="TOC2"/>
        <w:rPr>
          <w:ins w:id="225" w:author="Gavin Rawson" w:date="2024-07-17T08:55:00Z" w16du:dateUtc="2024-07-17T07:55:00Z"/>
          <w:rFonts w:asciiTheme="minorHAnsi" w:eastAsiaTheme="minorEastAsia" w:hAnsiTheme="minorHAnsi" w:cstheme="minorBidi"/>
          <w:kern w:val="2"/>
          <w:sz w:val="24"/>
          <w:szCs w:val="24"/>
          <w14:ligatures w14:val="standardContextual"/>
        </w:rPr>
      </w:pPr>
      <w:ins w:id="226"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"_Toc172098972"</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4.2</w:t>
        </w:r>
        <w:r>
          <w:rPr>
            <w:rFonts w:asciiTheme="minorHAnsi" w:eastAsiaTheme="minorEastAsia" w:hAnsiTheme="minorHAnsi" w:cstheme="minorBidi"/>
            <w:kern w:val="2"/>
            <w:sz w:val="24"/>
            <w:szCs w:val="24"/>
            <w14:ligatures w14:val="standardContextual"/>
          </w:rPr>
          <w:tab/>
        </w:r>
        <w:r w:rsidRPr="008A1F7D">
          <w:rPr>
            <w:rStyle w:val="Hyperlink"/>
          </w:rPr>
          <w:t>Requesting data</w:t>
        </w:r>
        <w:r>
          <w:rPr>
            <w:webHidden/>
          </w:rPr>
          <w:tab/>
        </w:r>
        <w:r>
          <w:rPr>
            <w:webHidden/>
          </w:rPr>
          <w:fldChar w:fldCharType="begin"/>
        </w:r>
        <w:r>
          <w:rPr>
            <w:webHidden/>
          </w:rPr>
          <w:instrText xml:space="preserve"> PAGEREF _Toc172098972 \h </w:instrText>
        </w:r>
        <w:r>
          <w:rPr>
            <w:webHidden/>
          </w:rPr>
        </w:r>
      </w:ins>
      <w:r>
        <w:rPr>
          <w:webHidden/>
        </w:rPr>
        <w:fldChar w:fldCharType="separate"/>
      </w:r>
      <w:ins w:id="227" w:author="Gavin Rawson" w:date="2024-07-17T08:57:00Z" w16du:dateUtc="2024-07-17T07:57:00Z">
        <w:r w:rsidR="00B95831">
          <w:rPr>
            <w:webHidden/>
          </w:rPr>
          <w:t>64</w:t>
        </w:r>
      </w:ins>
      <w:ins w:id="228" w:author="Gavin Rawson" w:date="2024-07-17T08:55:00Z" w16du:dateUtc="2024-07-17T07:55:00Z">
        <w:r>
          <w:rPr>
            <w:webHidden/>
          </w:rPr>
          <w:fldChar w:fldCharType="end"/>
        </w:r>
        <w:r w:rsidRPr="008A1F7D">
          <w:rPr>
            <w:rStyle w:val="Hyperlink"/>
          </w:rPr>
          <w:fldChar w:fldCharType="end"/>
        </w:r>
      </w:ins>
    </w:p>
    <w:p w14:paraId="4EA7EEC6" w14:textId="2C2C6528" w:rsidR="003A2150" w:rsidRDefault="003A2150">
      <w:pPr>
        <w:pStyle w:val="TOC1"/>
        <w:rPr>
          <w:ins w:id="229" w:author="Gavin Rawson" w:date="2024-07-17T08:55:00Z" w16du:dateUtc="2024-07-17T07:55:00Z"/>
          <w:rFonts w:asciiTheme="minorHAnsi" w:eastAsiaTheme="minorEastAsia" w:hAnsiTheme="minorHAnsi" w:cstheme="minorBidi"/>
          <w:bCs w:val="0"/>
          <w:kern w:val="2"/>
          <w:sz w:val="24"/>
          <w:szCs w:val="24"/>
          <w14:ligatures w14:val="standardContextual"/>
        </w:rPr>
      </w:pPr>
      <w:ins w:id="230"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"_Toc172098973"</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5</w:t>
        </w:r>
        <w:r>
          <w:rPr>
            <w:rFonts w:asciiTheme="minorHAnsi" w:eastAsiaTheme="minorEastAsia" w:hAnsiTheme="minorHAnsi" w:cstheme="minorBidi"/>
            <w:bCs w:val="0"/>
            <w:kern w:val="2"/>
            <w:sz w:val="24"/>
            <w:szCs w:val="24"/>
            <w14:ligatures w14:val="standardContextual"/>
          </w:rPr>
          <w:tab/>
        </w:r>
        <w:r w:rsidRPr="008A1F7D">
          <w:rPr>
            <w:rStyle w:val="Hyperlink"/>
          </w:rPr>
          <w:t>Field device core blocks</w:t>
        </w:r>
        <w:r>
          <w:rPr>
            <w:webHidden/>
          </w:rPr>
          <w:tab/>
        </w:r>
        <w:r>
          <w:rPr>
            <w:webHidden/>
          </w:rPr>
          <w:fldChar w:fldCharType="begin"/>
        </w:r>
        <w:r>
          <w:rPr>
            <w:webHidden/>
          </w:rPr>
          <w:instrText xml:space="preserve"> PAGEREF _Toc172098973 \h </w:instrText>
        </w:r>
        <w:r>
          <w:rPr>
            <w:webHidden/>
          </w:rPr>
        </w:r>
      </w:ins>
      <w:r>
        <w:rPr>
          <w:webHidden/>
        </w:rPr>
        <w:fldChar w:fldCharType="separate"/>
      </w:r>
      <w:ins w:id="231" w:author="Gavin Rawson" w:date="2024-07-17T08:57:00Z" w16du:dateUtc="2024-07-17T07:57:00Z">
        <w:r w:rsidR="00B95831">
          <w:rPr>
            <w:webHidden/>
          </w:rPr>
          <w:t>66</w:t>
        </w:r>
      </w:ins>
      <w:ins w:id="232" w:author="Gavin Rawson" w:date="2024-07-17T08:55:00Z" w16du:dateUtc="2024-07-17T07:55:00Z">
        <w:r>
          <w:rPr>
            <w:webHidden/>
          </w:rPr>
          <w:fldChar w:fldCharType="end"/>
        </w:r>
        <w:r w:rsidRPr="008A1F7D">
          <w:rPr>
            <w:rStyle w:val="Hyperlink"/>
          </w:rPr>
          <w:fldChar w:fldCharType="end"/>
        </w:r>
      </w:ins>
    </w:p>
    <w:p w14:paraId="1B7FFBD9" w14:textId="0C9B1CC2" w:rsidR="003A2150" w:rsidRDefault="003A2150">
      <w:pPr>
        <w:pStyle w:val="TOC1"/>
        <w:rPr>
          <w:ins w:id="233" w:author="Gavin Rawson" w:date="2024-07-17T08:55:00Z" w16du:dateUtc="2024-07-17T07:55:00Z"/>
          <w:rFonts w:asciiTheme="minorHAnsi" w:eastAsiaTheme="minorEastAsia" w:hAnsiTheme="minorHAnsi" w:cstheme="minorBidi"/>
          <w:bCs w:val="0"/>
          <w:kern w:val="2"/>
          <w:sz w:val="24"/>
          <w:szCs w:val="24"/>
          <w14:ligatures w14:val="standardContextual"/>
        </w:rPr>
      </w:pPr>
      <w:ins w:id="234"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"_Toc172098974"</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6</w:t>
        </w:r>
        <w:r>
          <w:rPr>
            <w:rFonts w:asciiTheme="minorHAnsi" w:eastAsiaTheme="minorEastAsia" w:hAnsiTheme="minorHAnsi" w:cstheme="minorBidi"/>
            <w:bCs w:val="0"/>
            <w:kern w:val="2"/>
            <w:sz w:val="24"/>
            <w:szCs w:val="24"/>
            <w14:ligatures w14:val="standardContextual"/>
          </w:rPr>
          <w:tab/>
        </w:r>
        <w:r w:rsidRPr="008A1F7D">
          <w:rPr>
            <w:rStyle w:val="Hyperlink"/>
          </w:rPr>
          <w:t>Use of MQTT</w:t>
        </w:r>
        <w:r>
          <w:rPr>
            <w:webHidden/>
          </w:rPr>
          <w:tab/>
        </w:r>
        <w:r>
          <w:rPr>
            <w:webHidden/>
          </w:rPr>
          <w:fldChar w:fldCharType="begin"/>
        </w:r>
        <w:r>
          <w:rPr>
            <w:webHidden/>
          </w:rPr>
          <w:instrText xml:space="preserve"> PAGEREF _Toc172098974 \h </w:instrText>
        </w:r>
        <w:r>
          <w:rPr>
            <w:webHidden/>
          </w:rPr>
        </w:r>
      </w:ins>
      <w:r>
        <w:rPr>
          <w:webHidden/>
        </w:rPr>
        <w:fldChar w:fldCharType="separate"/>
      </w:r>
      <w:ins w:id="235" w:author="Gavin Rawson" w:date="2024-07-17T08:57:00Z" w16du:dateUtc="2024-07-17T07:57:00Z">
        <w:r w:rsidR="00B95831">
          <w:rPr>
            <w:webHidden/>
          </w:rPr>
          <w:t>67</w:t>
        </w:r>
      </w:ins>
      <w:ins w:id="236" w:author="Gavin Rawson" w:date="2024-07-17T08:55:00Z" w16du:dateUtc="2024-07-17T07:55:00Z">
        <w:r>
          <w:rPr>
            <w:webHidden/>
          </w:rPr>
          <w:fldChar w:fldCharType="end"/>
        </w:r>
        <w:r w:rsidRPr="008A1F7D">
          <w:rPr>
            <w:rStyle w:val="Hyperlink"/>
          </w:rPr>
          <w:fldChar w:fldCharType="end"/>
        </w:r>
      </w:ins>
    </w:p>
    <w:p w14:paraId="17ED661D" w14:textId="79B4F373" w:rsidR="003A2150" w:rsidRDefault="003A2150">
      <w:pPr>
        <w:pStyle w:val="TOC2"/>
        <w:rPr>
          <w:ins w:id="237" w:author="Gavin Rawson" w:date="2024-07-17T08:55:00Z" w16du:dateUtc="2024-07-17T07:55:00Z"/>
          <w:rFonts w:asciiTheme="minorHAnsi" w:eastAsiaTheme="minorEastAsia" w:hAnsiTheme="minorHAnsi" w:cstheme="minorBidi"/>
          <w:kern w:val="2"/>
          <w:sz w:val="24"/>
          <w:szCs w:val="24"/>
          <w14:ligatures w14:val="standardContextual"/>
        </w:rPr>
      </w:pPr>
      <w:ins w:id="238"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"_Toc172098975"</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6.1</w:t>
        </w:r>
        <w:r>
          <w:rPr>
            <w:rFonts w:asciiTheme="minorHAnsi" w:eastAsiaTheme="minorEastAsia" w:hAnsiTheme="minorHAnsi" w:cstheme="minorBidi"/>
            <w:kern w:val="2"/>
            <w:sz w:val="24"/>
            <w:szCs w:val="24"/>
            <w14:ligatures w14:val="standardContextual"/>
          </w:rPr>
          <w:tab/>
        </w:r>
        <w:r w:rsidRPr="008A1F7D">
          <w:rPr>
            <w:rStyle w:val="Hyperlink"/>
          </w:rPr>
          <w:t>Retained messages and connection state</w:t>
        </w:r>
        <w:r>
          <w:rPr>
            <w:webHidden/>
          </w:rPr>
          <w:tab/>
        </w:r>
        <w:r>
          <w:rPr>
            <w:webHidden/>
          </w:rPr>
          <w:fldChar w:fldCharType="begin"/>
        </w:r>
        <w:r>
          <w:rPr>
            <w:webHidden/>
          </w:rPr>
          <w:instrText xml:space="preserve"> PAGEREF _Toc172098975 \h </w:instrText>
        </w:r>
        <w:r>
          <w:rPr>
            <w:webHidden/>
          </w:rPr>
        </w:r>
      </w:ins>
      <w:r>
        <w:rPr>
          <w:webHidden/>
        </w:rPr>
        <w:fldChar w:fldCharType="separate"/>
      </w:r>
      <w:ins w:id="239" w:author="Gavin Rawson" w:date="2024-07-17T08:57:00Z" w16du:dateUtc="2024-07-17T07:57:00Z">
        <w:r w:rsidR="00B95831">
          <w:rPr>
            <w:webHidden/>
          </w:rPr>
          <w:t>67</w:t>
        </w:r>
      </w:ins>
      <w:ins w:id="240" w:author="Gavin Rawson" w:date="2024-07-17T08:55:00Z" w16du:dateUtc="2024-07-17T07:55:00Z">
        <w:r>
          <w:rPr>
            <w:webHidden/>
          </w:rPr>
          <w:fldChar w:fldCharType="end"/>
        </w:r>
        <w:r w:rsidRPr="008A1F7D">
          <w:rPr>
            <w:rStyle w:val="Hyperlink"/>
          </w:rPr>
          <w:fldChar w:fldCharType="end"/>
        </w:r>
      </w:ins>
    </w:p>
    <w:p w14:paraId="09731572" w14:textId="621C8EF3" w:rsidR="003A2150" w:rsidRDefault="003A2150">
      <w:pPr>
        <w:pStyle w:val="TOC2"/>
        <w:rPr>
          <w:ins w:id="241" w:author="Gavin Rawson" w:date="2024-07-17T08:55:00Z" w16du:dateUtc="2024-07-17T07:55:00Z"/>
          <w:rFonts w:asciiTheme="minorHAnsi" w:eastAsiaTheme="minorEastAsia" w:hAnsiTheme="minorHAnsi" w:cstheme="minorBidi"/>
          <w:kern w:val="2"/>
          <w:sz w:val="24"/>
          <w:szCs w:val="24"/>
          <w14:ligatures w14:val="standardContextual"/>
        </w:rPr>
      </w:pPr>
      <w:ins w:id="242"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"_Toc172098976"</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6.2</w:t>
        </w:r>
        <w:r>
          <w:rPr>
            <w:rFonts w:asciiTheme="minorHAnsi" w:eastAsiaTheme="minorEastAsia" w:hAnsiTheme="minorHAnsi" w:cstheme="minorBidi"/>
            <w:kern w:val="2"/>
            <w:sz w:val="24"/>
            <w:szCs w:val="24"/>
            <w14:ligatures w14:val="standardContextual"/>
          </w:rPr>
          <w:tab/>
        </w:r>
        <w:r w:rsidRPr="008A1F7D">
          <w:rPr>
            <w:rStyle w:val="Hyperlink"/>
          </w:rPr>
          <w:t>Publish/subscribe transports</w:t>
        </w:r>
        <w:r>
          <w:rPr>
            <w:webHidden/>
          </w:rPr>
          <w:tab/>
        </w:r>
        <w:r>
          <w:rPr>
            <w:webHidden/>
          </w:rPr>
          <w:fldChar w:fldCharType="begin"/>
        </w:r>
        <w:r>
          <w:rPr>
            <w:webHidden/>
          </w:rPr>
          <w:instrText xml:space="preserve"> PAGEREF _Toc172098976 \h </w:instrText>
        </w:r>
        <w:r>
          <w:rPr>
            <w:webHidden/>
          </w:rPr>
        </w:r>
      </w:ins>
      <w:r>
        <w:rPr>
          <w:webHidden/>
        </w:rPr>
        <w:fldChar w:fldCharType="separate"/>
      </w:r>
      <w:ins w:id="243" w:author="Gavin Rawson" w:date="2024-07-17T08:57:00Z" w16du:dateUtc="2024-07-17T07:57:00Z">
        <w:r w:rsidR="00B95831">
          <w:rPr>
            <w:webHidden/>
          </w:rPr>
          <w:t>67</w:t>
        </w:r>
      </w:ins>
      <w:ins w:id="244" w:author="Gavin Rawson" w:date="2024-07-17T08:55:00Z" w16du:dateUtc="2024-07-17T07:55:00Z">
        <w:r>
          <w:rPr>
            <w:webHidden/>
          </w:rPr>
          <w:fldChar w:fldCharType="end"/>
        </w:r>
        <w:r w:rsidRPr="008A1F7D">
          <w:rPr>
            <w:rStyle w:val="Hyperlink"/>
          </w:rPr>
          <w:fldChar w:fldCharType="end"/>
        </w:r>
      </w:ins>
    </w:p>
    <w:p w14:paraId="1F0A5EA7" w14:textId="5FA330C7" w:rsidR="003A2150" w:rsidRDefault="003A2150">
      <w:pPr>
        <w:pStyle w:val="TOC2"/>
        <w:rPr>
          <w:ins w:id="245" w:author="Gavin Rawson" w:date="2024-07-17T08:55:00Z" w16du:dateUtc="2024-07-17T07:55:00Z"/>
          <w:rFonts w:asciiTheme="minorHAnsi" w:eastAsiaTheme="minorEastAsia" w:hAnsiTheme="minorHAnsi" w:cstheme="minorBidi"/>
          <w:kern w:val="2"/>
          <w:sz w:val="24"/>
          <w:szCs w:val="24"/>
          <w14:ligatures w14:val="standardContextual"/>
        </w:rPr>
      </w:pPr>
      <w:ins w:id="246"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"_Toc172098977"</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6.3</w:t>
        </w:r>
        <w:r>
          <w:rPr>
            <w:rFonts w:asciiTheme="minorHAnsi" w:eastAsiaTheme="minorEastAsia" w:hAnsiTheme="minorHAnsi" w:cstheme="minorBidi"/>
            <w:kern w:val="2"/>
            <w:sz w:val="24"/>
            <w:szCs w:val="24"/>
            <w14:ligatures w14:val="standardContextual"/>
          </w:rPr>
          <w:tab/>
        </w:r>
        <w:r w:rsidRPr="008A1F7D">
          <w:rPr>
            <w:rStyle w:val="Hyperlink"/>
          </w:rPr>
          <w:t>Payload</w:t>
        </w:r>
        <w:r>
          <w:rPr>
            <w:webHidden/>
          </w:rPr>
          <w:tab/>
        </w:r>
        <w:r>
          <w:rPr>
            <w:webHidden/>
          </w:rPr>
          <w:fldChar w:fldCharType="begin"/>
        </w:r>
        <w:r>
          <w:rPr>
            <w:webHidden/>
          </w:rPr>
          <w:instrText xml:space="preserve"> PAGEREF _Toc172098977 \h </w:instrText>
        </w:r>
        <w:r>
          <w:rPr>
            <w:webHidden/>
          </w:rPr>
        </w:r>
      </w:ins>
      <w:r>
        <w:rPr>
          <w:webHidden/>
        </w:rPr>
        <w:fldChar w:fldCharType="separate"/>
      </w:r>
      <w:ins w:id="247" w:author="Gavin Rawson" w:date="2024-07-17T08:57:00Z" w16du:dateUtc="2024-07-17T07:57:00Z">
        <w:r w:rsidR="00B95831">
          <w:rPr>
            <w:webHidden/>
          </w:rPr>
          <w:t>67</w:t>
        </w:r>
      </w:ins>
      <w:ins w:id="248" w:author="Gavin Rawson" w:date="2024-07-17T08:55:00Z" w16du:dateUtc="2024-07-17T07:55:00Z">
        <w:r>
          <w:rPr>
            <w:webHidden/>
          </w:rPr>
          <w:fldChar w:fldCharType="end"/>
        </w:r>
        <w:r w:rsidRPr="008A1F7D">
          <w:rPr>
            <w:rStyle w:val="Hyperlink"/>
          </w:rPr>
          <w:fldChar w:fldCharType="end"/>
        </w:r>
      </w:ins>
    </w:p>
    <w:p w14:paraId="6BDDF4E6" w14:textId="344E6C1F" w:rsidR="003A2150" w:rsidRDefault="003A2150">
      <w:pPr>
        <w:pStyle w:val="TOC3"/>
        <w:rPr>
          <w:ins w:id="249" w:author="Gavin Rawson" w:date="2024-07-17T08:55:00Z" w16du:dateUtc="2024-07-17T07:55:00Z"/>
          <w:rFonts w:asciiTheme="minorHAnsi" w:eastAsiaTheme="minorEastAsia" w:hAnsiTheme="minorHAnsi" w:cstheme="minorBidi"/>
          <w:noProof/>
          <w:kern w:val="2"/>
          <w:sz w:val="24"/>
          <w:szCs w:val="24"/>
          <w14:ligatures w14:val="standardContextual"/>
        </w:rPr>
      </w:pPr>
      <w:ins w:id="250"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"_Toc172098978"</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6.3.1</w:t>
        </w:r>
        <w:r>
          <w:rPr>
            <w:rFonts w:asciiTheme="minorHAnsi" w:eastAsiaTheme="minorEastAsia" w:hAnsiTheme="minorHAnsi" w:cstheme="minorBidi"/>
            <w:noProof/>
            <w:kern w:val="2"/>
            <w:sz w:val="24"/>
            <w:szCs w:val="24"/>
            <w14:ligatures w14:val="standardContextual"/>
          </w:rPr>
          <w:tab/>
        </w:r>
        <w:r w:rsidRPr="008A1F7D">
          <w:rPr>
            <w:rStyle w:val="Hyperlink"/>
            <w:noProof/>
          </w:rPr>
          <w:t>Payload compression</w:t>
        </w:r>
        <w:r>
          <w:rPr>
            <w:noProof/>
            <w:webHidden/>
          </w:rPr>
          <w:tab/>
        </w:r>
        <w:r>
          <w:rPr>
            <w:noProof/>
            <w:webHidden/>
          </w:rPr>
          <w:fldChar w:fldCharType="begin"/>
        </w:r>
        <w:r>
          <w:rPr>
            <w:noProof/>
            <w:webHidden/>
          </w:rPr>
          <w:instrText xml:space="preserve"> PAGEREF _Toc172098978 \h </w:instrText>
        </w:r>
        <w:r>
          <w:rPr>
            <w:noProof/>
            <w:webHidden/>
          </w:rPr>
        </w:r>
      </w:ins>
      <w:r>
        <w:rPr>
          <w:noProof/>
          <w:webHidden/>
        </w:rPr>
        <w:fldChar w:fldCharType="separate"/>
      </w:r>
      <w:ins w:id="251" w:author="Gavin Rawson" w:date="2024-07-17T08:57:00Z" w16du:dateUtc="2024-07-17T07:57:00Z">
        <w:r w:rsidR="00B95831">
          <w:rPr>
            <w:noProof/>
            <w:webHidden/>
          </w:rPr>
          <w:t>68</w:t>
        </w:r>
      </w:ins>
      <w:ins w:id="252" w:author="Gavin Rawson" w:date="2024-07-17T08:55:00Z" w16du:dateUtc="2024-07-17T07:55:00Z">
        <w:r>
          <w:rPr>
            <w:noProof/>
            <w:webHidden/>
          </w:rPr>
          <w:fldChar w:fldCharType="end"/>
        </w:r>
        <w:r w:rsidRPr="008A1F7D">
          <w:rPr>
            <w:rStyle w:val="Hyperlink"/>
            <w:noProof/>
          </w:rPr>
          <w:fldChar w:fldCharType="end"/>
        </w:r>
      </w:ins>
    </w:p>
    <w:p w14:paraId="3D08F94A" w14:textId="15A2D9F7" w:rsidR="003A2150" w:rsidRDefault="003A2150">
      <w:pPr>
        <w:pStyle w:val="TOC2"/>
        <w:rPr>
          <w:ins w:id="253" w:author="Gavin Rawson" w:date="2024-07-17T08:55:00Z" w16du:dateUtc="2024-07-17T07:55:00Z"/>
          <w:rFonts w:asciiTheme="minorHAnsi" w:eastAsiaTheme="minorEastAsia" w:hAnsiTheme="minorHAnsi" w:cstheme="minorBidi"/>
          <w:kern w:val="2"/>
          <w:sz w:val="24"/>
          <w:szCs w:val="24"/>
          <w14:ligatures w14:val="standardContextual"/>
        </w:rPr>
      </w:pPr>
      <w:ins w:id="254"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"_Toc172098979"</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6.4</w:t>
        </w:r>
        <w:r>
          <w:rPr>
            <w:rFonts w:asciiTheme="minorHAnsi" w:eastAsiaTheme="minorEastAsia" w:hAnsiTheme="minorHAnsi" w:cstheme="minorBidi"/>
            <w:kern w:val="2"/>
            <w:sz w:val="24"/>
            <w:szCs w:val="24"/>
            <w14:ligatures w14:val="standardContextual"/>
          </w:rPr>
          <w:tab/>
        </w:r>
        <w:r w:rsidRPr="008A1F7D">
          <w:rPr>
            <w:rStyle w:val="Hyperlink"/>
          </w:rPr>
          <w:t>Other topics</w:t>
        </w:r>
        <w:r>
          <w:rPr>
            <w:webHidden/>
          </w:rPr>
          <w:tab/>
        </w:r>
        <w:r>
          <w:rPr>
            <w:webHidden/>
          </w:rPr>
          <w:fldChar w:fldCharType="begin"/>
        </w:r>
        <w:r>
          <w:rPr>
            <w:webHidden/>
          </w:rPr>
          <w:instrText xml:space="preserve"> PAGEREF _Toc172098979 \h </w:instrText>
        </w:r>
        <w:r>
          <w:rPr>
            <w:webHidden/>
          </w:rPr>
        </w:r>
      </w:ins>
      <w:r>
        <w:rPr>
          <w:webHidden/>
        </w:rPr>
        <w:fldChar w:fldCharType="separate"/>
      </w:r>
      <w:ins w:id="255" w:author="Gavin Rawson" w:date="2024-07-17T08:57:00Z" w16du:dateUtc="2024-07-17T07:57:00Z">
        <w:r w:rsidR="00B95831">
          <w:rPr>
            <w:webHidden/>
          </w:rPr>
          <w:t>68</w:t>
        </w:r>
      </w:ins>
      <w:ins w:id="256" w:author="Gavin Rawson" w:date="2024-07-17T08:55:00Z" w16du:dateUtc="2024-07-17T07:55:00Z">
        <w:r>
          <w:rPr>
            <w:webHidden/>
          </w:rPr>
          <w:fldChar w:fldCharType="end"/>
        </w:r>
        <w:r w:rsidRPr="008A1F7D">
          <w:rPr>
            <w:rStyle w:val="Hyperlink"/>
          </w:rPr>
          <w:fldChar w:fldCharType="end"/>
        </w:r>
      </w:ins>
    </w:p>
    <w:p w14:paraId="1C506EB7" w14:textId="7ABEA62A" w:rsidR="003A2150" w:rsidRDefault="003A2150">
      <w:pPr>
        <w:pStyle w:val="TOC3"/>
        <w:rPr>
          <w:ins w:id="257" w:author="Gavin Rawson" w:date="2024-07-17T08:55:00Z" w16du:dateUtc="2024-07-17T07:55:00Z"/>
          <w:rFonts w:asciiTheme="minorHAnsi" w:eastAsiaTheme="minorEastAsia" w:hAnsiTheme="minorHAnsi" w:cstheme="minorBidi"/>
          <w:noProof/>
          <w:kern w:val="2"/>
          <w:sz w:val="24"/>
          <w:szCs w:val="24"/>
          <w14:ligatures w14:val="standardContextual"/>
        </w:rPr>
      </w:pPr>
      <w:ins w:id="258"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"_Toc172098980"</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6.4.1</w:t>
        </w:r>
        <w:r>
          <w:rPr>
            <w:rFonts w:asciiTheme="minorHAnsi" w:eastAsiaTheme="minorEastAsia" w:hAnsiTheme="minorHAnsi" w:cstheme="minorBidi"/>
            <w:noProof/>
            <w:kern w:val="2"/>
            <w:sz w:val="24"/>
            <w:szCs w:val="24"/>
            <w14:ligatures w14:val="standardContextual"/>
          </w:rPr>
          <w:tab/>
        </w:r>
        <w:r w:rsidRPr="008A1F7D">
          <w:rPr>
            <w:rStyle w:val="Hyperlink"/>
            <w:noProof/>
          </w:rPr>
          <w:t>Getdeviceinfo</w:t>
        </w:r>
        <w:r>
          <w:rPr>
            <w:noProof/>
            <w:webHidden/>
          </w:rPr>
          <w:tab/>
        </w:r>
        <w:r>
          <w:rPr>
            <w:noProof/>
            <w:webHidden/>
          </w:rPr>
          <w:fldChar w:fldCharType="begin"/>
        </w:r>
        <w:r>
          <w:rPr>
            <w:noProof/>
            <w:webHidden/>
          </w:rPr>
          <w:instrText xml:space="preserve"> PAGEREF _Toc172098980 \h </w:instrText>
        </w:r>
        <w:r>
          <w:rPr>
            <w:noProof/>
            <w:webHidden/>
          </w:rPr>
        </w:r>
      </w:ins>
      <w:r>
        <w:rPr>
          <w:noProof/>
          <w:webHidden/>
        </w:rPr>
        <w:fldChar w:fldCharType="separate"/>
      </w:r>
      <w:ins w:id="259" w:author="Gavin Rawson" w:date="2024-07-17T08:57:00Z" w16du:dateUtc="2024-07-17T07:57:00Z">
        <w:r w:rsidR="00B95831">
          <w:rPr>
            <w:noProof/>
            <w:webHidden/>
          </w:rPr>
          <w:t>68</w:t>
        </w:r>
      </w:ins>
      <w:ins w:id="260" w:author="Gavin Rawson" w:date="2024-07-17T08:55:00Z" w16du:dateUtc="2024-07-17T07:55:00Z">
        <w:r>
          <w:rPr>
            <w:noProof/>
            <w:webHidden/>
          </w:rPr>
          <w:fldChar w:fldCharType="end"/>
        </w:r>
        <w:r w:rsidRPr="008A1F7D">
          <w:rPr>
            <w:rStyle w:val="Hyperlink"/>
            <w:noProof/>
          </w:rPr>
          <w:fldChar w:fldCharType="end"/>
        </w:r>
      </w:ins>
    </w:p>
    <w:p w14:paraId="54B42C5C" w14:textId="4886D55B" w:rsidR="003A2150" w:rsidRDefault="003A2150">
      <w:pPr>
        <w:pStyle w:val="TOC3"/>
        <w:rPr>
          <w:ins w:id="261" w:author="Gavin Rawson" w:date="2024-07-17T08:55:00Z" w16du:dateUtc="2024-07-17T07:55:00Z"/>
          <w:rFonts w:asciiTheme="minorHAnsi" w:eastAsiaTheme="minorEastAsia" w:hAnsiTheme="minorHAnsi" w:cstheme="minorBidi"/>
          <w:noProof/>
          <w:kern w:val="2"/>
          <w:sz w:val="24"/>
          <w:szCs w:val="24"/>
          <w14:ligatures w14:val="standardContextual"/>
        </w:rPr>
      </w:pPr>
      <w:ins w:id="262"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"_Toc172098981"</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6.4.2</w:t>
        </w:r>
        <w:r>
          <w:rPr>
            <w:rFonts w:asciiTheme="minorHAnsi" w:eastAsiaTheme="minorEastAsia" w:hAnsiTheme="minorHAnsi" w:cstheme="minorBidi"/>
            <w:noProof/>
            <w:kern w:val="2"/>
            <w:sz w:val="24"/>
            <w:szCs w:val="24"/>
            <w14:ligatures w14:val="standardContextual"/>
          </w:rPr>
          <w:tab/>
        </w:r>
        <w:r w:rsidRPr="008A1F7D">
          <w:rPr>
            <w:rStyle w:val="Hyperlink"/>
            <w:noProof/>
          </w:rPr>
          <w:t>Maintaining time</w:t>
        </w:r>
        <w:r>
          <w:rPr>
            <w:noProof/>
            <w:webHidden/>
          </w:rPr>
          <w:tab/>
        </w:r>
        <w:r>
          <w:rPr>
            <w:noProof/>
            <w:webHidden/>
          </w:rPr>
          <w:fldChar w:fldCharType="begin"/>
        </w:r>
        <w:r>
          <w:rPr>
            <w:noProof/>
            <w:webHidden/>
          </w:rPr>
          <w:instrText xml:space="preserve"> PAGEREF _Toc172098981 \h </w:instrText>
        </w:r>
        <w:r>
          <w:rPr>
            <w:noProof/>
            <w:webHidden/>
          </w:rPr>
        </w:r>
      </w:ins>
      <w:r>
        <w:rPr>
          <w:noProof/>
          <w:webHidden/>
        </w:rPr>
        <w:fldChar w:fldCharType="separate"/>
      </w:r>
      <w:ins w:id="263" w:author="Gavin Rawson" w:date="2024-07-17T08:57:00Z" w16du:dateUtc="2024-07-17T07:57:00Z">
        <w:r w:rsidR="00B95831">
          <w:rPr>
            <w:noProof/>
            <w:webHidden/>
          </w:rPr>
          <w:t>68</w:t>
        </w:r>
      </w:ins>
      <w:ins w:id="264" w:author="Gavin Rawson" w:date="2024-07-17T08:55:00Z" w16du:dateUtc="2024-07-17T07:55:00Z">
        <w:r>
          <w:rPr>
            <w:noProof/>
            <w:webHidden/>
          </w:rPr>
          <w:fldChar w:fldCharType="end"/>
        </w:r>
        <w:r w:rsidRPr="008A1F7D">
          <w:rPr>
            <w:rStyle w:val="Hyperlink"/>
            <w:noProof/>
          </w:rPr>
          <w:fldChar w:fldCharType="end"/>
        </w:r>
      </w:ins>
    </w:p>
    <w:p w14:paraId="1F16A302" w14:textId="4A155512" w:rsidR="003A2150" w:rsidRDefault="003A2150">
      <w:pPr>
        <w:pStyle w:val="TOC2"/>
        <w:rPr>
          <w:ins w:id="265" w:author="Gavin Rawson" w:date="2024-07-17T08:55:00Z" w16du:dateUtc="2024-07-17T07:55:00Z"/>
          <w:rFonts w:asciiTheme="minorHAnsi" w:eastAsiaTheme="minorEastAsia" w:hAnsiTheme="minorHAnsi" w:cstheme="minorBidi"/>
          <w:kern w:val="2"/>
          <w:sz w:val="24"/>
          <w:szCs w:val="24"/>
          <w14:ligatures w14:val="standardContextual"/>
        </w:rPr>
      </w:pPr>
      <w:ins w:id="266"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"_Toc172098982"</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6.5</w:t>
        </w:r>
        <w:r>
          <w:rPr>
            <w:rFonts w:asciiTheme="minorHAnsi" w:eastAsiaTheme="minorEastAsia" w:hAnsiTheme="minorHAnsi" w:cstheme="minorBidi"/>
            <w:kern w:val="2"/>
            <w:sz w:val="24"/>
            <w:szCs w:val="24"/>
            <w14:ligatures w14:val="standardContextual"/>
          </w:rPr>
          <w:tab/>
        </w:r>
        <w:r w:rsidRPr="008A1F7D">
          <w:rPr>
            <w:rStyle w:val="Hyperlink"/>
          </w:rPr>
          <w:t>Communications, QoS, retention</w:t>
        </w:r>
        <w:r>
          <w:rPr>
            <w:webHidden/>
          </w:rPr>
          <w:tab/>
        </w:r>
        <w:r>
          <w:rPr>
            <w:webHidden/>
          </w:rPr>
          <w:fldChar w:fldCharType="begin"/>
        </w:r>
        <w:r>
          <w:rPr>
            <w:webHidden/>
          </w:rPr>
          <w:instrText xml:space="preserve"> PAGEREF _Toc172098982 \h </w:instrText>
        </w:r>
        <w:r>
          <w:rPr>
            <w:webHidden/>
          </w:rPr>
        </w:r>
      </w:ins>
      <w:r>
        <w:rPr>
          <w:webHidden/>
        </w:rPr>
        <w:fldChar w:fldCharType="separate"/>
      </w:r>
      <w:ins w:id="267" w:author="Gavin Rawson" w:date="2024-07-17T08:57:00Z" w16du:dateUtc="2024-07-17T07:57:00Z">
        <w:r w:rsidR="00B95831">
          <w:rPr>
            <w:webHidden/>
          </w:rPr>
          <w:t>70</w:t>
        </w:r>
      </w:ins>
      <w:ins w:id="268" w:author="Gavin Rawson" w:date="2024-07-17T08:55:00Z" w16du:dateUtc="2024-07-17T07:55:00Z">
        <w:r>
          <w:rPr>
            <w:webHidden/>
          </w:rPr>
          <w:fldChar w:fldCharType="end"/>
        </w:r>
        <w:r w:rsidRPr="008A1F7D">
          <w:rPr>
            <w:rStyle w:val="Hyperlink"/>
          </w:rPr>
          <w:fldChar w:fldCharType="end"/>
        </w:r>
      </w:ins>
    </w:p>
    <w:p w14:paraId="4278588C" w14:textId="160F5CA2" w:rsidR="003A2150" w:rsidRDefault="003A2150">
      <w:pPr>
        <w:pStyle w:val="TOC1"/>
        <w:rPr>
          <w:ins w:id="269" w:author="Gavin Rawson" w:date="2024-07-17T08:55:00Z" w16du:dateUtc="2024-07-17T07:55:00Z"/>
          <w:rFonts w:asciiTheme="minorHAnsi" w:eastAsiaTheme="minorEastAsia" w:hAnsiTheme="minorHAnsi" w:cstheme="minorBidi"/>
          <w:bCs w:val="0"/>
          <w:kern w:val="2"/>
          <w:sz w:val="24"/>
          <w:szCs w:val="24"/>
          <w14:ligatures w14:val="standardContextual"/>
        </w:rPr>
      </w:pPr>
      <w:ins w:id="270"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"_Toc172098983"</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7</w:t>
        </w:r>
        <w:r>
          <w:rPr>
            <w:rFonts w:asciiTheme="minorHAnsi" w:eastAsiaTheme="minorEastAsia" w:hAnsiTheme="minorHAnsi" w:cstheme="minorBidi"/>
            <w:bCs w:val="0"/>
            <w:kern w:val="2"/>
            <w:sz w:val="24"/>
            <w:szCs w:val="24"/>
            <w14:ligatures w14:val="standardContextual"/>
          </w:rPr>
          <w:tab/>
        </w:r>
        <w:r w:rsidRPr="008A1F7D">
          <w:rPr>
            <w:rStyle w:val="Hyperlink"/>
          </w:rPr>
          <w:t>Field device lifecycle</w:t>
        </w:r>
        <w:r>
          <w:rPr>
            <w:webHidden/>
          </w:rPr>
          <w:tab/>
        </w:r>
        <w:r>
          <w:rPr>
            <w:webHidden/>
          </w:rPr>
          <w:fldChar w:fldCharType="begin"/>
        </w:r>
        <w:r>
          <w:rPr>
            <w:webHidden/>
          </w:rPr>
          <w:instrText xml:space="preserve"> PAGEREF _Toc172098983 \h </w:instrText>
        </w:r>
        <w:r>
          <w:rPr>
            <w:webHidden/>
          </w:rPr>
        </w:r>
      </w:ins>
      <w:r>
        <w:rPr>
          <w:webHidden/>
        </w:rPr>
        <w:fldChar w:fldCharType="separate"/>
      </w:r>
      <w:ins w:id="271" w:author="Gavin Rawson" w:date="2024-07-17T08:57:00Z" w16du:dateUtc="2024-07-17T07:57:00Z">
        <w:r w:rsidR="00B95831">
          <w:rPr>
            <w:webHidden/>
          </w:rPr>
          <w:t>71</w:t>
        </w:r>
      </w:ins>
      <w:ins w:id="272" w:author="Gavin Rawson" w:date="2024-07-17T08:55:00Z" w16du:dateUtc="2024-07-17T07:55:00Z">
        <w:r>
          <w:rPr>
            <w:webHidden/>
          </w:rPr>
          <w:fldChar w:fldCharType="end"/>
        </w:r>
        <w:r w:rsidRPr="008A1F7D">
          <w:rPr>
            <w:rStyle w:val="Hyperlink"/>
          </w:rPr>
          <w:fldChar w:fldCharType="end"/>
        </w:r>
      </w:ins>
    </w:p>
    <w:p w14:paraId="1DE9BE04" w14:textId="455F8AFE" w:rsidR="003A2150" w:rsidRDefault="003A2150">
      <w:pPr>
        <w:pStyle w:val="TOC2"/>
        <w:rPr>
          <w:ins w:id="273" w:author="Gavin Rawson" w:date="2024-07-17T08:55:00Z" w16du:dateUtc="2024-07-17T07:55:00Z"/>
          <w:rFonts w:asciiTheme="minorHAnsi" w:eastAsiaTheme="minorEastAsia" w:hAnsiTheme="minorHAnsi" w:cstheme="minorBidi"/>
          <w:kern w:val="2"/>
          <w:sz w:val="24"/>
          <w:szCs w:val="24"/>
          <w14:ligatures w14:val="standardContextual"/>
        </w:rPr>
      </w:pPr>
      <w:ins w:id="274"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"_Toc172098984"</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7.1</w:t>
        </w:r>
        <w:r>
          <w:rPr>
            <w:rFonts w:asciiTheme="minorHAnsi" w:eastAsiaTheme="minorEastAsia" w:hAnsiTheme="minorHAnsi" w:cstheme="minorBidi"/>
            <w:kern w:val="2"/>
            <w:sz w:val="24"/>
            <w:szCs w:val="24"/>
            <w14:ligatures w14:val="standardContextual"/>
          </w:rPr>
          <w:tab/>
        </w:r>
        <w:r w:rsidRPr="008A1F7D">
          <w:rPr>
            <w:rStyle w:val="Hyperlink"/>
          </w:rPr>
          <w:t>Status message</w:t>
        </w:r>
        <w:r>
          <w:rPr>
            <w:webHidden/>
          </w:rPr>
          <w:tab/>
        </w:r>
        <w:r>
          <w:rPr>
            <w:webHidden/>
          </w:rPr>
          <w:fldChar w:fldCharType="begin"/>
        </w:r>
        <w:r>
          <w:rPr>
            <w:webHidden/>
          </w:rPr>
          <w:instrText xml:space="preserve"> PAGEREF _Toc172098984 \h </w:instrText>
        </w:r>
        <w:r>
          <w:rPr>
            <w:webHidden/>
          </w:rPr>
        </w:r>
      </w:ins>
      <w:r>
        <w:rPr>
          <w:webHidden/>
        </w:rPr>
        <w:fldChar w:fldCharType="separate"/>
      </w:r>
      <w:ins w:id="275" w:author="Gavin Rawson" w:date="2024-07-17T08:57:00Z" w16du:dateUtc="2024-07-17T07:57:00Z">
        <w:r w:rsidR="00B95831">
          <w:rPr>
            <w:webHidden/>
          </w:rPr>
          <w:t>71</w:t>
        </w:r>
      </w:ins>
      <w:ins w:id="276" w:author="Gavin Rawson" w:date="2024-07-17T08:55:00Z" w16du:dateUtc="2024-07-17T07:55:00Z">
        <w:r>
          <w:rPr>
            <w:webHidden/>
          </w:rPr>
          <w:fldChar w:fldCharType="end"/>
        </w:r>
        <w:r w:rsidRPr="008A1F7D">
          <w:rPr>
            <w:rStyle w:val="Hyperlink"/>
          </w:rPr>
          <w:fldChar w:fldCharType="end"/>
        </w:r>
      </w:ins>
    </w:p>
    <w:p w14:paraId="2B2B5A0C" w14:textId="02D27EF8" w:rsidR="003A2150" w:rsidRDefault="003A2150">
      <w:pPr>
        <w:pStyle w:val="TOC2"/>
        <w:rPr>
          <w:ins w:id="277" w:author="Gavin Rawson" w:date="2024-07-17T08:55:00Z" w16du:dateUtc="2024-07-17T07:55:00Z"/>
          <w:rFonts w:asciiTheme="minorHAnsi" w:eastAsiaTheme="minorEastAsia" w:hAnsiTheme="minorHAnsi" w:cstheme="minorBidi"/>
          <w:kern w:val="2"/>
          <w:sz w:val="24"/>
          <w:szCs w:val="24"/>
          <w14:ligatures w14:val="standardContextual"/>
        </w:rPr>
      </w:pPr>
      <w:ins w:id="278"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"_Toc172098985"</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7.2</w:t>
        </w:r>
        <w:r>
          <w:rPr>
            <w:rFonts w:asciiTheme="minorHAnsi" w:eastAsiaTheme="minorEastAsia" w:hAnsiTheme="minorHAnsi" w:cstheme="minorBidi"/>
            <w:kern w:val="2"/>
            <w:sz w:val="24"/>
            <w:szCs w:val="24"/>
            <w14:ligatures w14:val="standardContextual"/>
          </w:rPr>
          <w:tab/>
        </w:r>
        <w:r w:rsidRPr="008A1F7D">
          <w:rPr>
            <w:rStyle w:val="Hyperlink"/>
          </w:rPr>
          <w:t>Last Will and Testament</w:t>
        </w:r>
        <w:r>
          <w:rPr>
            <w:webHidden/>
          </w:rPr>
          <w:tab/>
        </w:r>
        <w:r>
          <w:rPr>
            <w:webHidden/>
          </w:rPr>
          <w:fldChar w:fldCharType="begin"/>
        </w:r>
        <w:r>
          <w:rPr>
            <w:webHidden/>
          </w:rPr>
          <w:instrText xml:space="preserve"> PAGEREF _Toc172098985 \h </w:instrText>
        </w:r>
        <w:r>
          <w:rPr>
            <w:webHidden/>
          </w:rPr>
        </w:r>
      </w:ins>
      <w:r>
        <w:rPr>
          <w:webHidden/>
        </w:rPr>
        <w:fldChar w:fldCharType="separate"/>
      </w:r>
      <w:ins w:id="279" w:author="Gavin Rawson" w:date="2024-07-17T08:57:00Z" w16du:dateUtc="2024-07-17T07:57:00Z">
        <w:r w:rsidR="00B95831">
          <w:rPr>
            <w:webHidden/>
          </w:rPr>
          <w:t>73</w:t>
        </w:r>
      </w:ins>
      <w:ins w:id="280" w:author="Gavin Rawson" w:date="2024-07-17T08:55:00Z" w16du:dateUtc="2024-07-17T07:55:00Z">
        <w:r>
          <w:rPr>
            <w:webHidden/>
          </w:rPr>
          <w:fldChar w:fldCharType="end"/>
        </w:r>
        <w:r w:rsidRPr="008A1F7D">
          <w:rPr>
            <w:rStyle w:val="Hyperlink"/>
          </w:rPr>
          <w:fldChar w:fldCharType="end"/>
        </w:r>
      </w:ins>
    </w:p>
    <w:p w14:paraId="392A59D9" w14:textId="03366B45" w:rsidR="003A2150" w:rsidRDefault="003A2150">
      <w:pPr>
        <w:pStyle w:val="TOC2"/>
        <w:rPr>
          <w:ins w:id="281" w:author="Gavin Rawson" w:date="2024-07-17T08:55:00Z" w16du:dateUtc="2024-07-17T07:55:00Z"/>
          <w:rFonts w:asciiTheme="minorHAnsi" w:eastAsiaTheme="minorEastAsia" w:hAnsiTheme="minorHAnsi" w:cstheme="minorBidi"/>
          <w:kern w:val="2"/>
          <w:sz w:val="24"/>
          <w:szCs w:val="24"/>
          <w14:ligatures w14:val="standardContextual"/>
        </w:rPr>
      </w:pPr>
      <w:ins w:id="282"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"_Toc172098986"</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7.3</w:t>
        </w:r>
        <w:r>
          <w:rPr>
            <w:rFonts w:asciiTheme="minorHAnsi" w:eastAsiaTheme="minorEastAsia" w:hAnsiTheme="minorHAnsi" w:cstheme="minorBidi"/>
            <w:kern w:val="2"/>
            <w:sz w:val="24"/>
            <w:szCs w:val="24"/>
            <w14:ligatures w14:val="standardContextual"/>
          </w:rPr>
          <w:tab/>
        </w:r>
        <w:r w:rsidRPr="008A1F7D">
          <w:rPr>
            <w:rStyle w:val="Hyperlink"/>
          </w:rPr>
          <w:t>Field device replacement</w:t>
        </w:r>
        <w:r>
          <w:rPr>
            <w:webHidden/>
          </w:rPr>
          <w:tab/>
        </w:r>
        <w:r>
          <w:rPr>
            <w:webHidden/>
          </w:rPr>
          <w:fldChar w:fldCharType="begin"/>
        </w:r>
        <w:r>
          <w:rPr>
            <w:webHidden/>
          </w:rPr>
          <w:instrText xml:space="preserve"> PAGEREF _Toc172098986 \h </w:instrText>
        </w:r>
        <w:r>
          <w:rPr>
            <w:webHidden/>
          </w:rPr>
        </w:r>
      </w:ins>
      <w:r>
        <w:rPr>
          <w:webHidden/>
        </w:rPr>
        <w:fldChar w:fldCharType="separate"/>
      </w:r>
      <w:ins w:id="283" w:author="Gavin Rawson" w:date="2024-07-17T08:57:00Z" w16du:dateUtc="2024-07-17T07:57:00Z">
        <w:r w:rsidR="00B95831">
          <w:rPr>
            <w:webHidden/>
          </w:rPr>
          <w:t>73</w:t>
        </w:r>
      </w:ins>
      <w:ins w:id="284" w:author="Gavin Rawson" w:date="2024-07-17T08:55:00Z" w16du:dateUtc="2024-07-17T07:55:00Z">
        <w:r>
          <w:rPr>
            <w:webHidden/>
          </w:rPr>
          <w:fldChar w:fldCharType="end"/>
        </w:r>
        <w:r w:rsidRPr="008A1F7D">
          <w:rPr>
            <w:rStyle w:val="Hyperlink"/>
          </w:rPr>
          <w:fldChar w:fldCharType="end"/>
        </w:r>
      </w:ins>
    </w:p>
    <w:p w14:paraId="28C5AB5B" w14:textId="65003351" w:rsidR="003A2150" w:rsidRDefault="003A2150">
      <w:pPr>
        <w:pStyle w:val="TOC1"/>
        <w:rPr>
          <w:ins w:id="285" w:author="Gavin Rawson" w:date="2024-07-17T08:55:00Z" w16du:dateUtc="2024-07-17T07:55:00Z"/>
          <w:rFonts w:asciiTheme="minorHAnsi" w:eastAsiaTheme="minorEastAsia" w:hAnsiTheme="minorHAnsi" w:cstheme="minorBidi"/>
          <w:bCs w:val="0"/>
          <w:kern w:val="2"/>
          <w:sz w:val="24"/>
          <w:szCs w:val="24"/>
          <w14:ligatures w14:val="standardContextual"/>
        </w:rPr>
      </w:pPr>
      <w:ins w:id="286"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"_Toc172098987"</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8</w:t>
        </w:r>
        <w:r>
          <w:rPr>
            <w:rFonts w:asciiTheme="minorHAnsi" w:eastAsiaTheme="minorEastAsia" w:hAnsiTheme="minorHAnsi" w:cstheme="minorBidi"/>
            <w:bCs w:val="0"/>
            <w:kern w:val="2"/>
            <w:sz w:val="24"/>
            <w:szCs w:val="24"/>
            <w14:ligatures w14:val="standardContextual"/>
          </w:rPr>
          <w:tab/>
        </w:r>
        <w:r w:rsidRPr="008A1F7D">
          <w:rPr>
            <w:rStyle w:val="Hyperlink"/>
          </w:rPr>
          <w:t>Security</w:t>
        </w:r>
        <w:r>
          <w:rPr>
            <w:webHidden/>
          </w:rPr>
          <w:tab/>
        </w:r>
        <w:r>
          <w:rPr>
            <w:webHidden/>
          </w:rPr>
          <w:fldChar w:fldCharType="begin"/>
        </w:r>
        <w:r>
          <w:rPr>
            <w:webHidden/>
          </w:rPr>
          <w:instrText xml:space="preserve"> PAGEREF _Toc172098987 \h </w:instrText>
        </w:r>
        <w:r>
          <w:rPr>
            <w:webHidden/>
          </w:rPr>
        </w:r>
      </w:ins>
      <w:r>
        <w:rPr>
          <w:webHidden/>
        </w:rPr>
        <w:fldChar w:fldCharType="separate"/>
      </w:r>
      <w:ins w:id="287" w:author="Gavin Rawson" w:date="2024-07-17T08:57:00Z" w16du:dateUtc="2024-07-17T07:57:00Z">
        <w:r w:rsidR="00B95831">
          <w:rPr>
            <w:webHidden/>
          </w:rPr>
          <w:t>75</w:t>
        </w:r>
      </w:ins>
      <w:ins w:id="288" w:author="Gavin Rawson" w:date="2024-07-17T08:55:00Z" w16du:dateUtc="2024-07-17T07:55:00Z">
        <w:r>
          <w:rPr>
            <w:webHidden/>
          </w:rPr>
          <w:fldChar w:fldCharType="end"/>
        </w:r>
        <w:r w:rsidRPr="008A1F7D">
          <w:rPr>
            <w:rStyle w:val="Hyperlink"/>
          </w:rPr>
          <w:fldChar w:fldCharType="end"/>
        </w:r>
      </w:ins>
    </w:p>
    <w:p w14:paraId="424B8D83" w14:textId="2A931ED7" w:rsidR="003A2150" w:rsidRDefault="003A2150">
      <w:pPr>
        <w:pStyle w:val="TOC1"/>
        <w:rPr>
          <w:ins w:id="289" w:author="Gavin Rawson" w:date="2024-07-17T08:55:00Z" w16du:dateUtc="2024-07-17T07:55:00Z"/>
          <w:rFonts w:asciiTheme="minorHAnsi" w:eastAsiaTheme="minorEastAsia" w:hAnsiTheme="minorHAnsi" w:cstheme="minorBidi"/>
          <w:bCs w:val="0"/>
          <w:kern w:val="2"/>
          <w:sz w:val="24"/>
          <w:szCs w:val="24"/>
          <w14:ligatures w14:val="standardContextual"/>
        </w:rPr>
      </w:pPr>
      <w:ins w:id="290"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"_Toc172098988"</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9</w:t>
        </w:r>
        <w:r>
          <w:rPr>
            <w:rFonts w:asciiTheme="minorHAnsi" w:eastAsiaTheme="minorEastAsia" w:hAnsiTheme="minorHAnsi" w:cstheme="minorBidi"/>
            <w:bCs w:val="0"/>
            <w:kern w:val="2"/>
            <w:sz w:val="24"/>
            <w:szCs w:val="24"/>
            <w14:ligatures w14:val="standardContextual"/>
          </w:rPr>
          <w:tab/>
        </w:r>
        <w:r w:rsidRPr="008A1F7D">
          <w:rPr>
            <w:rStyle w:val="Hyperlink"/>
          </w:rPr>
          <w:t>Class names and ontology</w:t>
        </w:r>
        <w:r>
          <w:rPr>
            <w:webHidden/>
          </w:rPr>
          <w:tab/>
        </w:r>
        <w:r>
          <w:rPr>
            <w:webHidden/>
          </w:rPr>
          <w:fldChar w:fldCharType="begin"/>
        </w:r>
        <w:r>
          <w:rPr>
            <w:webHidden/>
          </w:rPr>
          <w:instrText xml:space="preserve"> PAGEREF _Toc172098988 \h </w:instrText>
        </w:r>
        <w:r>
          <w:rPr>
            <w:webHidden/>
          </w:rPr>
        </w:r>
      </w:ins>
      <w:r>
        <w:rPr>
          <w:webHidden/>
        </w:rPr>
        <w:fldChar w:fldCharType="separate"/>
      </w:r>
      <w:ins w:id="291" w:author="Gavin Rawson" w:date="2024-07-17T08:57:00Z" w16du:dateUtc="2024-07-17T07:57:00Z">
        <w:r w:rsidR="00B95831">
          <w:rPr>
            <w:webHidden/>
          </w:rPr>
          <w:t>77</w:t>
        </w:r>
      </w:ins>
      <w:ins w:id="292" w:author="Gavin Rawson" w:date="2024-07-17T08:55:00Z" w16du:dateUtc="2024-07-17T07:55:00Z">
        <w:r>
          <w:rPr>
            <w:webHidden/>
          </w:rPr>
          <w:fldChar w:fldCharType="end"/>
        </w:r>
        <w:r w:rsidRPr="008A1F7D">
          <w:rPr>
            <w:rStyle w:val="Hyperlink"/>
          </w:rPr>
          <w:fldChar w:fldCharType="end"/>
        </w:r>
      </w:ins>
    </w:p>
    <w:p w14:paraId="6780B10E" w14:textId="1482F5D6" w:rsidR="003A2150" w:rsidRDefault="003A2150">
      <w:pPr>
        <w:pStyle w:val="TOC2"/>
        <w:rPr>
          <w:ins w:id="293" w:author="Gavin Rawson" w:date="2024-07-17T08:55:00Z" w16du:dateUtc="2024-07-17T07:55:00Z"/>
          <w:rFonts w:asciiTheme="minorHAnsi" w:eastAsiaTheme="minorEastAsia" w:hAnsiTheme="minorHAnsi" w:cstheme="minorBidi"/>
          <w:kern w:val="2"/>
          <w:sz w:val="24"/>
          <w:szCs w:val="24"/>
          <w14:ligatures w14:val="standardContextual"/>
        </w:rPr>
      </w:pPr>
      <w:ins w:id="294"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"_Toc172098989"</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9.1</w:t>
        </w:r>
        <w:r>
          <w:rPr>
            <w:rFonts w:asciiTheme="minorHAnsi" w:eastAsiaTheme="minorEastAsia" w:hAnsiTheme="minorHAnsi" w:cstheme="minorBidi"/>
            <w:kern w:val="2"/>
            <w:sz w:val="24"/>
            <w:szCs w:val="24"/>
            <w14:ligatures w14:val="standardContextual"/>
          </w:rPr>
          <w:tab/>
        </w:r>
        <w:r w:rsidRPr="008A1F7D">
          <w:rPr>
            <w:rStyle w:val="Hyperlink"/>
          </w:rPr>
          <w:t>Fixed class names</w:t>
        </w:r>
        <w:r>
          <w:rPr>
            <w:webHidden/>
          </w:rPr>
          <w:tab/>
        </w:r>
        <w:r>
          <w:rPr>
            <w:webHidden/>
          </w:rPr>
          <w:fldChar w:fldCharType="begin"/>
        </w:r>
        <w:r>
          <w:rPr>
            <w:webHidden/>
          </w:rPr>
          <w:instrText xml:space="preserve"> PAGEREF _Toc172098989 \h </w:instrText>
        </w:r>
        <w:r>
          <w:rPr>
            <w:webHidden/>
          </w:rPr>
        </w:r>
      </w:ins>
      <w:r>
        <w:rPr>
          <w:webHidden/>
        </w:rPr>
        <w:fldChar w:fldCharType="separate"/>
      </w:r>
      <w:ins w:id="295" w:author="Gavin Rawson" w:date="2024-07-17T08:57:00Z" w16du:dateUtc="2024-07-17T07:57:00Z">
        <w:r w:rsidR="00B95831">
          <w:rPr>
            <w:webHidden/>
          </w:rPr>
          <w:t>77</w:t>
        </w:r>
      </w:ins>
      <w:ins w:id="296" w:author="Gavin Rawson" w:date="2024-07-17T08:55:00Z" w16du:dateUtc="2024-07-17T07:55:00Z">
        <w:r>
          <w:rPr>
            <w:webHidden/>
          </w:rPr>
          <w:fldChar w:fldCharType="end"/>
        </w:r>
        <w:r w:rsidRPr="008A1F7D">
          <w:rPr>
            <w:rStyle w:val="Hyperlink"/>
          </w:rPr>
          <w:fldChar w:fldCharType="end"/>
        </w:r>
      </w:ins>
    </w:p>
    <w:p w14:paraId="4F155774" w14:textId="33DCE8EE" w:rsidR="003A2150" w:rsidRDefault="003A2150">
      <w:pPr>
        <w:pStyle w:val="TOC1"/>
        <w:rPr>
          <w:ins w:id="297" w:author="Gavin Rawson" w:date="2024-07-17T08:55:00Z" w16du:dateUtc="2024-07-17T07:55:00Z"/>
          <w:rFonts w:asciiTheme="minorHAnsi" w:eastAsiaTheme="minorEastAsia" w:hAnsiTheme="minorHAnsi" w:cstheme="minorBidi"/>
          <w:bCs w:val="0"/>
          <w:kern w:val="2"/>
          <w:sz w:val="24"/>
          <w:szCs w:val="24"/>
          <w14:ligatures w14:val="standardContextual"/>
        </w:rPr>
      </w:pPr>
      <w:ins w:id="298"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"_Toc172098990"</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10</w:t>
        </w:r>
        <w:r>
          <w:rPr>
            <w:rFonts w:asciiTheme="minorHAnsi" w:eastAsiaTheme="minorEastAsia" w:hAnsiTheme="minorHAnsi" w:cstheme="minorBidi"/>
            <w:bCs w:val="0"/>
            <w:kern w:val="2"/>
            <w:sz w:val="24"/>
            <w:szCs w:val="24"/>
            <w14:ligatures w14:val="standardContextual"/>
          </w:rPr>
          <w:tab/>
        </w:r>
        <w:r w:rsidRPr="008A1F7D">
          <w:rPr>
            <w:rStyle w:val="Hyperlink"/>
          </w:rPr>
          <w:t>Field device profile extensions and layout</w:t>
        </w:r>
        <w:r>
          <w:rPr>
            <w:webHidden/>
          </w:rPr>
          <w:tab/>
        </w:r>
        <w:r>
          <w:rPr>
            <w:webHidden/>
          </w:rPr>
          <w:fldChar w:fldCharType="begin"/>
        </w:r>
        <w:r>
          <w:rPr>
            <w:webHidden/>
          </w:rPr>
          <w:instrText xml:space="preserve"> PAGEREF _Toc172098990 \h </w:instrText>
        </w:r>
        <w:r>
          <w:rPr>
            <w:webHidden/>
          </w:rPr>
        </w:r>
      </w:ins>
      <w:r>
        <w:rPr>
          <w:webHidden/>
        </w:rPr>
        <w:fldChar w:fldCharType="separate"/>
      </w:r>
      <w:ins w:id="299" w:author="Gavin Rawson" w:date="2024-07-17T08:57:00Z" w16du:dateUtc="2024-07-17T07:57:00Z">
        <w:r w:rsidR="00B95831">
          <w:rPr>
            <w:webHidden/>
          </w:rPr>
          <w:t>79</w:t>
        </w:r>
      </w:ins>
      <w:ins w:id="300" w:author="Gavin Rawson" w:date="2024-07-17T08:55:00Z" w16du:dateUtc="2024-07-17T07:55:00Z">
        <w:r>
          <w:rPr>
            <w:webHidden/>
          </w:rPr>
          <w:fldChar w:fldCharType="end"/>
        </w:r>
        <w:r w:rsidRPr="008A1F7D">
          <w:rPr>
            <w:rStyle w:val="Hyperlink"/>
          </w:rPr>
          <w:fldChar w:fldCharType="end"/>
        </w:r>
      </w:ins>
    </w:p>
    <w:p w14:paraId="00C8D02A" w14:textId="1771F2FE" w:rsidR="003A2150" w:rsidRDefault="003A2150">
      <w:pPr>
        <w:pStyle w:val="TOC2"/>
        <w:rPr>
          <w:ins w:id="301" w:author="Gavin Rawson" w:date="2024-07-17T08:55:00Z" w16du:dateUtc="2024-07-17T07:55:00Z"/>
          <w:rFonts w:asciiTheme="minorHAnsi" w:eastAsiaTheme="minorEastAsia" w:hAnsiTheme="minorHAnsi" w:cstheme="minorBidi"/>
          <w:kern w:val="2"/>
          <w:sz w:val="24"/>
          <w:szCs w:val="24"/>
          <w14:ligatures w14:val="standardContextual"/>
        </w:rPr>
      </w:pPr>
      <w:ins w:id="302"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"_Toc172098991"</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10.1</w:t>
        </w:r>
        <w:r>
          <w:rPr>
            <w:rFonts w:asciiTheme="minorHAnsi" w:eastAsiaTheme="minorEastAsia" w:hAnsiTheme="minorHAnsi" w:cstheme="minorBidi"/>
            <w:kern w:val="2"/>
            <w:sz w:val="24"/>
            <w:szCs w:val="24"/>
            <w14:ligatures w14:val="standardContextual"/>
          </w:rPr>
          <w:tab/>
        </w:r>
        <w:r w:rsidRPr="008A1F7D">
          <w:rPr>
            <w:rStyle w:val="Hyperlink"/>
          </w:rPr>
          <w:t>Vendor extensions</w:t>
        </w:r>
        <w:r>
          <w:rPr>
            <w:webHidden/>
          </w:rPr>
          <w:tab/>
        </w:r>
        <w:r>
          <w:rPr>
            <w:webHidden/>
          </w:rPr>
          <w:fldChar w:fldCharType="begin"/>
        </w:r>
        <w:r>
          <w:rPr>
            <w:webHidden/>
          </w:rPr>
          <w:instrText xml:space="preserve"> PAGEREF _Toc172098991 \h </w:instrText>
        </w:r>
        <w:r>
          <w:rPr>
            <w:webHidden/>
          </w:rPr>
        </w:r>
      </w:ins>
      <w:r>
        <w:rPr>
          <w:webHidden/>
        </w:rPr>
        <w:fldChar w:fldCharType="separate"/>
      </w:r>
      <w:ins w:id="303" w:author="Gavin Rawson" w:date="2024-07-17T08:57:00Z" w16du:dateUtc="2024-07-17T07:57:00Z">
        <w:r w:rsidR="00B95831">
          <w:rPr>
            <w:webHidden/>
          </w:rPr>
          <w:t>79</w:t>
        </w:r>
      </w:ins>
      <w:ins w:id="304" w:author="Gavin Rawson" w:date="2024-07-17T08:55:00Z" w16du:dateUtc="2024-07-17T07:55:00Z">
        <w:r>
          <w:rPr>
            <w:webHidden/>
          </w:rPr>
          <w:fldChar w:fldCharType="end"/>
        </w:r>
        <w:r w:rsidRPr="008A1F7D">
          <w:rPr>
            <w:rStyle w:val="Hyperlink"/>
          </w:rPr>
          <w:fldChar w:fldCharType="end"/>
        </w:r>
      </w:ins>
    </w:p>
    <w:p w14:paraId="32E698A0" w14:textId="1C5FA868" w:rsidR="003A2150" w:rsidRDefault="003A2150">
      <w:pPr>
        <w:pStyle w:val="TOC3"/>
        <w:rPr>
          <w:ins w:id="305" w:author="Gavin Rawson" w:date="2024-07-17T08:55:00Z" w16du:dateUtc="2024-07-17T07:55:00Z"/>
          <w:rFonts w:asciiTheme="minorHAnsi" w:eastAsiaTheme="minorEastAsia" w:hAnsiTheme="minorHAnsi" w:cstheme="minorBidi"/>
          <w:noProof/>
          <w:kern w:val="2"/>
          <w:sz w:val="24"/>
          <w:szCs w:val="24"/>
          <w14:ligatures w14:val="standardContextual"/>
        </w:rPr>
      </w:pPr>
      <w:ins w:id="306"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"_Toc172098992"</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10.1.1</w:t>
        </w:r>
        <w:r>
          <w:rPr>
            <w:rFonts w:asciiTheme="minorHAnsi" w:eastAsiaTheme="minorEastAsia" w:hAnsiTheme="minorHAnsi" w:cstheme="minorBidi"/>
            <w:noProof/>
            <w:kern w:val="2"/>
            <w:sz w:val="24"/>
            <w:szCs w:val="24"/>
            <w14:ligatures w14:val="standardContextual"/>
          </w:rPr>
          <w:tab/>
        </w:r>
        <w:r w:rsidRPr="008A1F7D">
          <w:rPr>
            <w:rStyle w:val="Hyperlink"/>
            <w:noProof/>
          </w:rPr>
          <w:t>New properties</w:t>
        </w:r>
        <w:r>
          <w:rPr>
            <w:noProof/>
            <w:webHidden/>
          </w:rPr>
          <w:tab/>
        </w:r>
        <w:r>
          <w:rPr>
            <w:noProof/>
            <w:webHidden/>
          </w:rPr>
          <w:fldChar w:fldCharType="begin"/>
        </w:r>
        <w:r>
          <w:rPr>
            <w:noProof/>
            <w:webHidden/>
          </w:rPr>
          <w:instrText xml:space="preserve"> PAGEREF _Toc172098992 \h </w:instrText>
        </w:r>
        <w:r>
          <w:rPr>
            <w:noProof/>
            <w:webHidden/>
          </w:rPr>
        </w:r>
      </w:ins>
      <w:r>
        <w:rPr>
          <w:noProof/>
          <w:webHidden/>
        </w:rPr>
        <w:fldChar w:fldCharType="separate"/>
      </w:r>
      <w:ins w:id="307" w:author="Gavin Rawson" w:date="2024-07-17T08:57:00Z" w16du:dateUtc="2024-07-17T07:57:00Z">
        <w:r w:rsidR="00B95831">
          <w:rPr>
            <w:noProof/>
            <w:webHidden/>
          </w:rPr>
          <w:t>79</w:t>
        </w:r>
      </w:ins>
      <w:ins w:id="308" w:author="Gavin Rawson" w:date="2024-07-17T08:55:00Z" w16du:dateUtc="2024-07-17T07:55:00Z">
        <w:r>
          <w:rPr>
            <w:noProof/>
            <w:webHidden/>
          </w:rPr>
          <w:fldChar w:fldCharType="end"/>
        </w:r>
        <w:r w:rsidRPr="008A1F7D">
          <w:rPr>
            <w:rStyle w:val="Hyperlink"/>
            <w:noProof/>
          </w:rPr>
          <w:fldChar w:fldCharType="end"/>
        </w:r>
      </w:ins>
    </w:p>
    <w:p w14:paraId="537A02E6" w14:textId="67390CEB" w:rsidR="003A2150" w:rsidRDefault="003A2150">
      <w:pPr>
        <w:pStyle w:val="TOC3"/>
        <w:rPr>
          <w:ins w:id="309" w:author="Gavin Rawson" w:date="2024-07-17T08:55:00Z" w16du:dateUtc="2024-07-17T07:55:00Z"/>
          <w:rFonts w:asciiTheme="minorHAnsi" w:eastAsiaTheme="minorEastAsia" w:hAnsiTheme="minorHAnsi" w:cstheme="minorBidi"/>
          <w:noProof/>
          <w:kern w:val="2"/>
          <w:sz w:val="24"/>
          <w:szCs w:val="24"/>
          <w14:ligatures w14:val="standardContextual"/>
        </w:rPr>
      </w:pPr>
      <w:ins w:id="310"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"_Toc172098993"</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10.1.2</w:t>
        </w:r>
        <w:r>
          <w:rPr>
            <w:rFonts w:asciiTheme="minorHAnsi" w:eastAsiaTheme="minorEastAsia" w:hAnsiTheme="minorHAnsi" w:cstheme="minorBidi"/>
            <w:noProof/>
            <w:kern w:val="2"/>
            <w:sz w:val="24"/>
            <w:szCs w:val="24"/>
            <w14:ligatures w14:val="standardContextual"/>
          </w:rPr>
          <w:tab/>
        </w:r>
        <w:r w:rsidRPr="008A1F7D">
          <w:rPr>
            <w:rStyle w:val="Hyperlink"/>
            <w:noProof/>
          </w:rPr>
          <w:t>New objects</w:t>
        </w:r>
        <w:r>
          <w:rPr>
            <w:noProof/>
            <w:webHidden/>
          </w:rPr>
          <w:tab/>
        </w:r>
        <w:r>
          <w:rPr>
            <w:noProof/>
            <w:webHidden/>
          </w:rPr>
          <w:fldChar w:fldCharType="begin"/>
        </w:r>
        <w:r>
          <w:rPr>
            <w:noProof/>
            <w:webHidden/>
          </w:rPr>
          <w:instrText xml:space="preserve"> PAGEREF _Toc172098993 \h </w:instrText>
        </w:r>
        <w:r>
          <w:rPr>
            <w:noProof/>
            <w:webHidden/>
          </w:rPr>
        </w:r>
      </w:ins>
      <w:r>
        <w:rPr>
          <w:noProof/>
          <w:webHidden/>
        </w:rPr>
        <w:fldChar w:fldCharType="separate"/>
      </w:r>
      <w:ins w:id="311" w:author="Gavin Rawson" w:date="2024-07-17T08:57:00Z" w16du:dateUtc="2024-07-17T07:57:00Z">
        <w:r w:rsidR="00B95831">
          <w:rPr>
            <w:noProof/>
            <w:webHidden/>
          </w:rPr>
          <w:t>79</w:t>
        </w:r>
      </w:ins>
      <w:ins w:id="312" w:author="Gavin Rawson" w:date="2024-07-17T08:55:00Z" w16du:dateUtc="2024-07-17T07:55:00Z">
        <w:r>
          <w:rPr>
            <w:noProof/>
            <w:webHidden/>
          </w:rPr>
          <w:fldChar w:fldCharType="end"/>
        </w:r>
        <w:r w:rsidRPr="008A1F7D">
          <w:rPr>
            <w:rStyle w:val="Hyperlink"/>
            <w:noProof/>
          </w:rPr>
          <w:fldChar w:fldCharType="end"/>
        </w:r>
      </w:ins>
    </w:p>
    <w:p w14:paraId="0ACE0F8E" w14:textId="412103F4" w:rsidR="003A2150" w:rsidRDefault="003A2150">
      <w:pPr>
        <w:pStyle w:val="TOC3"/>
        <w:rPr>
          <w:ins w:id="313" w:author="Gavin Rawson" w:date="2024-07-17T08:55:00Z" w16du:dateUtc="2024-07-17T07:55:00Z"/>
          <w:rFonts w:asciiTheme="minorHAnsi" w:eastAsiaTheme="minorEastAsia" w:hAnsiTheme="minorHAnsi" w:cstheme="minorBidi"/>
          <w:noProof/>
          <w:kern w:val="2"/>
          <w:sz w:val="24"/>
          <w:szCs w:val="24"/>
          <w14:ligatures w14:val="standardContextual"/>
        </w:rPr>
      </w:pPr>
      <w:ins w:id="314"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"_Toc172098994"</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10.1.3</w:t>
        </w:r>
        <w:r>
          <w:rPr>
            <w:rFonts w:asciiTheme="minorHAnsi" w:eastAsiaTheme="minorEastAsia" w:hAnsiTheme="minorHAnsi" w:cstheme="minorBidi"/>
            <w:noProof/>
            <w:kern w:val="2"/>
            <w:sz w:val="24"/>
            <w:szCs w:val="24"/>
            <w14:ligatures w14:val="standardContextual"/>
          </w:rPr>
          <w:tab/>
        </w:r>
        <w:r w:rsidRPr="008A1F7D">
          <w:rPr>
            <w:rStyle w:val="Hyperlink"/>
            <w:noProof/>
          </w:rPr>
          <w:t>Translation</w:t>
        </w:r>
        <w:r>
          <w:rPr>
            <w:noProof/>
            <w:webHidden/>
          </w:rPr>
          <w:tab/>
        </w:r>
        <w:r>
          <w:rPr>
            <w:noProof/>
            <w:webHidden/>
          </w:rPr>
          <w:fldChar w:fldCharType="begin"/>
        </w:r>
        <w:r>
          <w:rPr>
            <w:noProof/>
            <w:webHidden/>
          </w:rPr>
          <w:instrText xml:space="preserve"> PAGEREF _Toc172098994 \h </w:instrText>
        </w:r>
        <w:r>
          <w:rPr>
            <w:noProof/>
            <w:webHidden/>
          </w:rPr>
        </w:r>
      </w:ins>
      <w:r>
        <w:rPr>
          <w:noProof/>
          <w:webHidden/>
        </w:rPr>
        <w:fldChar w:fldCharType="separate"/>
      </w:r>
      <w:ins w:id="315" w:author="Gavin Rawson" w:date="2024-07-17T08:57:00Z" w16du:dateUtc="2024-07-17T07:57:00Z">
        <w:r w:rsidR="00B95831">
          <w:rPr>
            <w:noProof/>
            <w:webHidden/>
          </w:rPr>
          <w:t>79</w:t>
        </w:r>
      </w:ins>
      <w:ins w:id="316" w:author="Gavin Rawson" w:date="2024-07-17T08:55:00Z" w16du:dateUtc="2024-07-17T07:55:00Z">
        <w:r>
          <w:rPr>
            <w:noProof/>
            <w:webHidden/>
          </w:rPr>
          <w:fldChar w:fldCharType="end"/>
        </w:r>
        <w:r w:rsidRPr="008A1F7D">
          <w:rPr>
            <w:rStyle w:val="Hyperlink"/>
            <w:noProof/>
          </w:rPr>
          <w:fldChar w:fldCharType="end"/>
        </w:r>
      </w:ins>
    </w:p>
    <w:p w14:paraId="1E377C3A" w14:textId="12278F64" w:rsidR="003A2150" w:rsidRDefault="003A2150">
      <w:pPr>
        <w:pStyle w:val="TOC2"/>
        <w:rPr>
          <w:ins w:id="317" w:author="Gavin Rawson" w:date="2024-07-17T08:55:00Z" w16du:dateUtc="2024-07-17T07:55:00Z"/>
          <w:rFonts w:asciiTheme="minorHAnsi" w:eastAsiaTheme="minorEastAsia" w:hAnsiTheme="minorHAnsi" w:cstheme="minorBidi"/>
          <w:kern w:val="2"/>
          <w:sz w:val="24"/>
          <w:szCs w:val="24"/>
          <w14:ligatures w14:val="standardContextual"/>
        </w:rPr>
      </w:pPr>
      <w:ins w:id="318" w:author="Gavin Rawson" w:date="2024-07-17T08:55:00Z" w16du:dateUtc="2024-07-17T07:55:00Z">
        <w:r w:rsidRPr="008A1F7D">
          <w:rPr>
            <w:rStyle w:val="Hyperlink"/>
          </w:rPr>
          <w:lastRenderedPageBreak/>
          <w:fldChar w:fldCharType="begin"/>
        </w:r>
        <w:r w:rsidRPr="008A1F7D">
          <w:rPr>
            <w:rStyle w:val="Hyperlink"/>
          </w:rPr>
          <w:instrText xml:space="preserve"> </w:instrText>
        </w:r>
        <w:r>
          <w:instrText>HYPERLINK \l "_Toc172098995"</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10.2</w:t>
        </w:r>
        <w:r>
          <w:rPr>
            <w:rFonts w:asciiTheme="minorHAnsi" w:eastAsiaTheme="minorEastAsia" w:hAnsiTheme="minorHAnsi" w:cstheme="minorBidi"/>
            <w:kern w:val="2"/>
            <w:sz w:val="24"/>
            <w:szCs w:val="24"/>
            <w14:ligatures w14:val="standardContextual"/>
          </w:rPr>
          <w:tab/>
        </w:r>
        <w:r w:rsidRPr="008A1F7D">
          <w:rPr>
            <w:rStyle w:val="Hyperlink"/>
          </w:rPr>
          <w:t>Suggesting SA UI layout</w:t>
        </w:r>
        <w:r>
          <w:rPr>
            <w:webHidden/>
          </w:rPr>
          <w:tab/>
        </w:r>
        <w:r>
          <w:rPr>
            <w:webHidden/>
          </w:rPr>
          <w:fldChar w:fldCharType="begin"/>
        </w:r>
        <w:r>
          <w:rPr>
            <w:webHidden/>
          </w:rPr>
          <w:instrText xml:space="preserve"> PAGEREF _Toc172098995 \h </w:instrText>
        </w:r>
        <w:r>
          <w:rPr>
            <w:webHidden/>
          </w:rPr>
        </w:r>
      </w:ins>
      <w:r>
        <w:rPr>
          <w:webHidden/>
        </w:rPr>
        <w:fldChar w:fldCharType="separate"/>
      </w:r>
      <w:ins w:id="319" w:author="Gavin Rawson" w:date="2024-07-17T08:57:00Z" w16du:dateUtc="2024-07-17T07:57:00Z">
        <w:r w:rsidR="00B95831">
          <w:rPr>
            <w:webHidden/>
          </w:rPr>
          <w:t>79</w:t>
        </w:r>
      </w:ins>
      <w:ins w:id="320" w:author="Gavin Rawson" w:date="2024-07-17T08:55:00Z" w16du:dateUtc="2024-07-17T07:55:00Z">
        <w:r>
          <w:rPr>
            <w:webHidden/>
          </w:rPr>
          <w:fldChar w:fldCharType="end"/>
        </w:r>
        <w:r w:rsidRPr="008A1F7D">
          <w:rPr>
            <w:rStyle w:val="Hyperlink"/>
          </w:rPr>
          <w:fldChar w:fldCharType="end"/>
        </w:r>
      </w:ins>
    </w:p>
    <w:p w14:paraId="51A5750A" w14:textId="390FB0E7" w:rsidR="003A2150" w:rsidRDefault="003A2150">
      <w:pPr>
        <w:pStyle w:val="TOC3"/>
        <w:rPr>
          <w:ins w:id="321" w:author="Gavin Rawson" w:date="2024-07-17T08:55:00Z" w16du:dateUtc="2024-07-17T07:55:00Z"/>
          <w:rFonts w:asciiTheme="minorHAnsi" w:eastAsiaTheme="minorEastAsia" w:hAnsiTheme="minorHAnsi" w:cstheme="minorBidi"/>
          <w:noProof/>
          <w:kern w:val="2"/>
          <w:sz w:val="24"/>
          <w:szCs w:val="24"/>
          <w14:ligatures w14:val="standardContextual"/>
        </w:rPr>
      </w:pPr>
      <w:ins w:id="322"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"_Toc172098996"</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10.2.1</w:t>
        </w:r>
        <w:r>
          <w:rPr>
            <w:rFonts w:asciiTheme="minorHAnsi" w:eastAsiaTheme="minorEastAsia" w:hAnsiTheme="minorHAnsi" w:cstheme="minorBidi"/>
            <w:noProof/>
            <w:kern w:val="2"/>
            <w:sz w:val="24"/>
            <w:szCs w:val="24"/>
            <w14:ligatures w14:val="standardContextual"/>
          </w:rPr>
          <w:tab/>
        </w:r>
        <w:r w:rsidRPr="008A1F7D">
          <w:rPr>
            <w:rStyle w:val="Hyperlink"/>
            <w:noProof/>
          </w:rPr>
          <w:t>configFields</w:t>
        </w:r>
        <w:r>
          <w:rPr>
            <w:noProof/>
            <w:webHidden/>
          </w:rPr>
          <w:tab/>
        </w:r>
        <w:r>
          <w:rPr>
            <w:noProof/>
            <w:webHidden/>
          </w:rPr>
          <w:fldChar w:fldCharType="begin"/>
        </w:r>
        <w:r>
          <w:rPr>
            <w:noProof/>
            <w:webHidden/>
          </w:rPr>
          <w:instrText xml:space="preserve"> PAGEREF _Toc172098996 \h </w:instrText>
        </w:r>
        <w:r>
          <w:rPr>
            <w:noProof/>
            <w:webHidden/>
          </w:rPr>
        </w:r>
      </w:ins>
      <w:r>
        <w:rPr>
          <w:noProof/>
          <w:webHidden/>
        </w:rPr>
        <w:fldChar w:fldCharType="separate"/>
      </w:r>
      <w:ins w:id="323" w:author="Gavin Rawson" w:date="2024-07-17T08:57:00Z" w16du:dateUtc="2024-07-17T07:57:00Z">
        <w:r w:rsidR="00B95831">
          <w:rPr>
            <w:noProof/>
            <w:webHidden/>
          </w:rPr>
          <w:t>79</w:t>
        </w:r>
      </w:ins>
      <w:ins w:id="324" w:author="Gavin Rawson" w:date="2024-07-17T08:55:00Z" w16du:dateUtc="2024-07-17T07:55:00Z">
        <w:r>
          <w:rPr>
            <w:noProof/>
            <w:webHidden/>
          </w:rPr>
          <w:fldChar w:fldCharType="end"/>
        </w:r>
        <w:r w:rsidRPr="008A1F7D">
          <w:rPr>
            <w:rStyle w:val="Hyperlink"/>
            <w:noProof/>
          </w:rPr>
          <w:fldChar w:fldCharType="end"/>
        </w:r>
      </w:ins>
    </w:p>
    <w:p w14:paraId="5387F4C5" w14:textId="37B561C6" w:rsidR="003A2150" w:rsidRDefault="003A2150">
      <w:pPr>
        <w:pStyle w:val="TOC3"/>
        <w:rPr>
          <w:ins w:id="325" w:author="Gavin Rawson" w:date="2024-07-17T08:55:00Z" w16du:dateUtc="2024-07-17T07:55:00Z"/>
          <w:rFonts w:asciiTheme="minorHAnsi" w:eastAsiaTheme="minorEastAsia" w:hAnsiTheme="minorHAnsi" w:cstheme="minorBidi"/>
          <w:noProof/>
          <w:kern w:val="2"/>
          <w:sz w:val="24"/>
          <w:szCs w:val="24"/>
          <w14:ligatures w14:val="standardContextual"/>
        </w:rPr>
      </w:pPr>
      <w:ins w:id="326" w:author="Gavin Rawson" w:date="2024-07-17T08:55:00Z" w16du:dateUtc="2024-07-17T07:55:00Z">
        <w:r w:rsidRPr="008A1F7D">
          <w:rPr>
            <w:rStyle w:val="Hyperlink"/>
            <w:noProof/>
          </w:rPr>
          <w:fldChar w:fldCharType="begin"/>
        </w:r>
        <w:r w:rsidRPr="008A1F7D">
          <w:rPr>
            <w:rStyle w:val="Hyperlink"/>
            <w:noProof/>
          </w:rPr>
          <w:instrText xml:space="preserve"> </w:instrText>
        </w:r>
        <w:r>
          <w:rPr>
            <w:noProof/>
          </w:rPr>
          <w:instrText>HYPERLINK \l "_Toc172098997"</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10.2.2</w:t>
        </w:r>
        <w:r>
          <w:rPr>
            <w:rFonts w:asciiTheme="minorHAnsi" w:eastAsiaTheme="minorEastAsia" w:hAnsiTheme="minorHAnsi" w:cstheme="minorBidi"/>
            <w:noProof/>
            <w:kern w:val="2"/>
            <w:sz w:val="24"/>
            <w:szCs w:val="24"/>
            <w14:ligatures w14:val="standardContextual"/>
          </w:rPr>
          <w:tab/>
        </w:r>
        <w:r w:rsidRPr="008A1F7D">
          <w:rPr>
            <w:rStyle w:val="Hyperlink"/>
            <w:noProof/>
          </w:rPr>
          <w:t>Group</w:t>
        </w:r>
        <w:r>
          <w:rPr>
            <w:noProof/>
            <w:webHidden/>
          </w:rPr>
          <w:tab/>
        </w:r>
        <w:r>
          <w:rPr>
            <w:noProof/>
            <w:webHidden/>
          </w:rPr>
          <w:fldChar w:fldCharType="begin"/>
        </w:r>
        <w:r>
          <w:rPr>
            <w:noProof/>
            <w:webHidden/>
          </w:rPr>
          <w:instrText xml:space="preserve"> PAGEREF _Toc172098997 \h </w:instrText>
        </w:r>
        <w:r>
          <w:rPr>
            <w:noProof/>
            <w:webHidden/>
          </w:rPr>
        </w:r>
      </w:ins>
      <w:r>
        <w:rPr>
          <w:noProof/>
          <w:webHidden/>
        </w:rPr>
        <w:fldChar w:fldCharType="separate"/>
      </w:r>
      <w:ins w:id="327" w:author="Gavin Rawson" w:date="2024-07-17T08:57:00Z" w16du:dateUtc="2024-07-17T07:57:00Z">
        <w:r w:rsidR="00B95831">
          <w:rPr>
            <w:noProof/>
            <w:webHidden/>
          </w:rPr>
          <w:t>79</w:t>
        </w:r>
      </w:ins>
      <w:ins w:id="328" w:author="Gavin Rawson" w:date="2024-07-17T08:55:00Z" w16du:dateUtc="2024-07-17T07:55:00Z">
        <w:r>
          <w:rPr>
            <w:noProof/>
            <w:webHidden/>
          </w:rPr>
          <w:fldChar w:fldCharType="end"/>
        </w:r>
        <w:r w:rsidRPr="008A1F7D">
          <w:rPr>
            <w:rStyle w:val="Hyperlink"/>
            <w:noProof/>
          </w:rPr>
          <w:fldChar w:fldCharType="end"/>
        </w:r>
      </w:ins>
    </w:p>
    <w:p w14:paraId="21C6183D" w14:textId="4B41B531" w:rsidR="003A2150" w:rsidRDefault="003A2150">
      <w:pPr>
        <w:pStyle w:val="TOC1"/>
        <w:rPr>
          <w:ins w:id="329" w:author="Gavin Rawson" w:date="2024-07-17T08:55:00Z" w16du:dateUtc="2024-07-17T07:55:00Z"/>
          <w:rFonts w:asciiTheme="minorHAnsi" w:eastAsiaTheme="minorEastAsia" w:hAnsiTheme="minorHAnsi" w:cstheme="minorBidi"/>
          <w:bCs w:val="0"/>
          <w:kern w:val="2"/>
          <w:sz w:val="24"/>
          <w:szCs w:val="24"/>
          <w14:ligatures w14:val="standardContextual"/>
        </w:rPr>
      </w:pPr>
      <w:ins w:id="330"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"_Toc172098998"</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11</w:t>
        </w:r>
        <w:r>
          <w:rPr>
            <w:rFonts w:asciiTheme="minorHAnsi" w:eastAsiaTheme="minorEastAsia" w:hAnsiTheme="minorHAnsi" w:cstheme="minorBidi"/>
            <w:bCs w:val="0"/>
            <w:kern w:val="2"/>
            <w:sz w:val="24"/>
            <w:szCs w:val="24"/>
            <w14:ligatures w14:val="standardContextual"/>
          </w:rPr>
          <w:tab/>
        </w:r>
        <w:r w:rsidRPr="008A1F7D">
          <w:rPr>
            <w:rStyle w:val="Hyperlink"/>
          </w:rPr>
          <w:t>Example use cases</w:t>
        </w:r>
        <w:r>
          <w:rPr>
            <w:webHidden/>
          </w:rPr>
          <w:tab/>
        </w:r>
        <w:r>
          <w:rPr>
            <w:webHidden/>
          </w:rPr>
          <w:fldChar w:fldCharType="begin"/>
        </w:r>
        <w:r>
          <w:rPr>
            <w:webHidden/>
          </w:rPr>
          <w:instrText xml:space="preserve"> PAGEREF _Toc172098998 \h </w:instrText>
        </w:r>
        <w:r>
          <w:rPr>
            <w:webHidden/>
          </w:rPr>
        </w:r>
      </w:ins>
      <w:r>
        <w:rPr>
          <w:webHidden/>
        </w:rPr>
        <w:fldChar w:fldCharType="separate"/>
      </w:r>
      <w:ins w:id="331" w:author="Gavin Rawson" w:date="2024-07-17T08:57:00Z" w16du:dateUtc="2024-07-17T07:57:00Z">
        <w:r w:rsidR="00B95831">
          <w:rPr>
            <w:webHidden/>
          </w:rPr>
          <w:t>81</w:t>
        </w:r>
      </w:ins>
      <w:ins w:id="332" w:author="Gavin Rawson" w:date="2024-07-17T08:55:00Z" w16du:dateUtc="2024-07-17T07:55:00Z">
        <w:r>
          <w:rPr>
            <w:webHidden/>
          </w:rPr>
          <w:fldChar w:fldCharType="end"/>
        </w:r>
        <w:r w:rsidRPr="008A1F7D">
          <w:rPr>
            <w:rStyle w:val="Hyperlink"/>
          </w:rPr>
          <w:fldChar w:fldCharType="end"/>
        </w:r>
      </w:ins>
    </w:p>
    <w:p w14:paraId="479C9A80" w14:textId="141ED915" w:rsidR="003A2150" w:rsidRDefault="003A2150">
      <w:pPr>
        <w:pStyle w:val="TOC2"/>
        <w:rPr>
          <w:ins w:id="333" w:author="Gavin Rawson" w:date="2024-07-17T08:55:00Z" w16du:dateUtc="2024-07-17T07:55:00Z"/>
          <w:rFonts w:asciiTheme="minorHAnsi" w:eastAsiaTheme="minorEastAsia" w:hAnsiTheme="minorHAnsi" w:cstheme="minorBidi"/>
          <w:kern w:val="2"/>
          <w:sz w:val="24"/>
          <w:szCs w:val="24"/>
          <w14:ligatures w14:val="standardContextual"/>
        </w:rPr>
      </w:pPr>
      <w:ins w:id="334"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"_Toc172098999"</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Fonts w:eastAsia="DengXian Light"/>
            <w:lang w:eastAsia="en-US"/>
          </w:rPr>
          <w:t>11.1</w:t>
        </w:r>
        <w:r>
          <w:rPr>
            <w:rFonts w:asciiTheme="minorHAnsi" w:eastAsiaTheme="minorEastAsia" w:hAnsiTheme="minorHAnsi" w:cstheme="minorBidi"/>
            <w:kern w:val="2"/>
            <w:sz w:val="24"/>
            <w:szCs w:val="24"/>
            <w14:ligatures w14:val="standardContextual"/>
          </w:rPr>
          <w:tab/>
        </w:r>
        <w:r w:rsidRPr="008A1F7D">
          <w:rPr>
            <w:rStyle w:val="Hyperlink"/>
            <w:rFonts w:eastAsia="DengXian Light"/>
            <w:lang w:eastAsia="en-US"/>
          </w:rPr>
          <w:t>Simplest case</w:t>
        </w:r>
        <w:r>
          <w:rPr>
            <w:webHidden/>
          </w:rPr>
          <w:tab/>
        </w:r>
        <w:r>
          <w:rPr>
            <w:webHidden/>
          </w:rPr>
          <w:fldChar w:fldCharType="begin"/>
        </w:r>
        <w:r>
          <w:rPr>
            <w:webHidden/>
          </w:rPr>
          <w:instrText xml:space="preserve"> PAGEREF _Toc172098999 \h </w:instrText>
        </w:r>
        <w:r>
          <w:rPr>
            <w:webHidden/>
          </w:rPr>
        </w:r>
      </w:ins>
      <w:r>
        <w:rPr>
          <w:webHidden/>
        </w:rPr>
        <w:fldChar w:fldCharType="separate"/>
      </w:r>
      <w:ins w:id="335" w:author="Gavin Rawson" w:date="2024-07-17T08:57:00Z" w16du:dateUtc="2024-07-17T07:57:00Z">
        <w:r w:rsidR="00B95831">
          <w:rPr>
            <w:webHidden/>
          </w:rPr>
          <w:t>81</w:t>
        </w:r>
      </w:ins>
      <w:ins w:id="336" w:author="Gavin Rawson" w:date="2024-07-17T08:55:00Z" w16du:dateUtc="2024-07-17T07:55:00Z">
        <w:r>
          <w:rPr>
            <w:webHidden/>
          </w:rPr>
          <w:fldChar w:fldCharType="end"/>
        </w:r>
        <w:r w:rsidRPr="008A1F7D">
          <w:rPr>
            <w:rStyle w:val="Hyperlink"/>
          </w:rPr>
          <w:fldChar w:fldCharType="end"/>
        </w:r>
      </w:ins>
    </w:p>
    <w:p w14:paraId="5DDFFF22" w14:textId="44564965" w:rsidR="003A2150" w:rsidRDefault="003A2150">
      <w:pPr>
        <w:pStyle w:val="TOC2"/>
        <w:rPr>
          <w:ins w:id="337" w:author="Gavin Rawson" w:date="2024-07-17T08:55:00Z" w16du:dateUtc="2024-07-17T07:55:00Z"/>
          <w:rFonts w:asciiTheme="minorHAnsi" w:eastAsiaTheme="minorEastAsia" w:hAnsiTheme="minorHAnsi" w:cstheme="minorBidi"/>
          <w:kern w:val="2"/>
          <w:sz w:val="24"/>
          <w:szCs w:val="24"/>
          <w14:ligatures w14:val="standardContextual"/>
        </w:rPr>
      </w:pPr>
      <w:ins w:id="338"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"_Toc172099000"</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Fonts w:eastAsia="DengXian Light"/>
            <w:lang w:eastAsia="en-US"/>
          </w:rPr>
          <w:t>11.2</w:t>
        </w:r>
        <w:r>
          <w:rPr>
            <w:rFonts w:asciiTheme="minorHAnsi" w:eastAsiaTheme="minorEastAsia" w:hAnsiTheme="minorHAnsi" w:cstheme="minorBidi"/>
            <w:kern w:val="2"/>
            <w:sz w:val="24"/>
            <w:szCs w:val="24"/>
            <w14:ligatures w14:val="standardContextual"/>
          </w:rPr>
          <w:tab/>
        </w:r>
        <w:r w:rsidRPr="008A1F7D">
          <w:rPr>
            <w:rStyle w:val="Hyperlink"/>
            <w:rFonts w:eastAsia="DengXian Light"/>
            <w:lang w:eastAsia="en-US"/>
          </w:rPr>
          <w:t>A configurable field device</w:t>
        </w:r>
        <w:r>
          <w:rPr>
            <w:webHidden/>
          </w:rPr>
          <w:tab/>
        </w:r>
        <w:r>
          <w:rPr>
            <w:webHidden/>
          </w:rPr>
          <w:fldChar w:fldCharType="begin"/>
        </w:r>
        <w:r>
          <w:rPr>
            <w:webHidden/>
          </w:rPr>
          <w:instrText xml:space="preserve"> PAGEREF _Toc172099000 \h </w:instrText>
        </w:r>
        <w:r>
          <w:rPr>
            <w:webHidden/>
          </w:rPr>
        </w:r>
      </w:ins>
      <w:r>
        <w:rPr>
          <w:webHidden/>
        </w:rPr>
        <w:fldChar w:fldCharType="separate"/>
      </w:r>
      <w:ins w:id="339" w:author="Gavin Rawson" w:date="2024-07-17T08:57:00Z" w16du:dateUtc="2024-07-17T07:57:00Z">
        <w:r w:rsidR="00B95831">
          <w:rPr>
            <w:webHidden/>
          </w:rPr>
          <w:t>81</w:t>
        </w:r>
      </w:ins>
      <w:ins w:id="340" w:author="Gavin Rawson" w:date="2024-07-17T08:55:00Z" w16du:dateUtc="2024-07-17T07:55:00Z">
        <w:r>
          <w:rPr>
            <w:webHidden/>
          </w:rPr>
          <w:fldChar w:fldCharType="end"/>
        </w:r>
        <w:r w:rsidRPr="008A1F7D">
          <w:rPr>
            <w:rStyle w:val="Hyperlink"/>
          </w:rPr>
          <w:fldChar w:fldCharType="end"/>
        </w:r>
      </w:ins>
    </w:p>
    <w:p w14:paraId="754BA4FF" w14:textId="6C1929F1" w:rsidR="003A2150" w:rsidRDefault="003A2150">
      <w:pPr>
        <w:pStyle w:val="TOC1"/>
        <w:rPr>
          <w:ins w:id="341" w:author="Gavin Rawson" w:date="2024-07-17T08:55:00Z" w16du:dateUtc="2024-07-17T07:55:00Z"/>
          <w:rFonts w:asciiTheme="minorHAnsi" w:eastAsiaTheme="minorEastAsia" w:hAnsiTheme="minorHAnsi" w:cstheme="minorBidi"/>
          <w:bCs w:val="0"/>
          <w:kern w:val="2"/>
          <w:sz w:val="24"/>
          <w:szCs w:val="24"/>
          <w14:ligatures w14:val="standardContextual"/>
        </w:rPr>
      </w:pPr>
      <w:ins w:id="342"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"_Toc172099001"</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12</w:t>
        </w:r>
        <w:r>
          <w:rPr>
            <w:rFonts w:asciiTheme="minorHAnsi" w:eastAsiaTheme="minorEastAsia" w:hAnsiTheme="minorHAnsi" w:cstheme="minorBidi"/>
            <w:bCs w:val="0"/>
            <w:kern w:val="2"/>
            <w:sz w:val="24"/>
            <w:szCs w:val="24"/>
            <w14:ligatures w14:val="standardContextual"/>
          </w:rPr>
          <w:tab/>
        </w:r>
        <w:r w:rsidRPr="008A1F7D">
          <w:rPr>
            <w:rStyle w:val="Hyperlink"/>
          </w:rPr>
          <w:t>Supervisory application profile document</w:t>
        </w:r>
        <w:r>
          <w:rPr>
            <w:webHidden/>
          </w:rPr>
          <w:tab/>
        </w:r>
        <w:r>
          <w:rPr>
            <w:webHidden/>
          </w:rPr>
          <w:fldChar w:fldCharType="begin"/>
        </w:r>
        <w:r>
          <w:rPr>
            <w:webHidden/>
          </w:rPr>
          <w:instrText xml:space="preserve"> PAGEREF _Toc172099001 \h </w:instrText>
        </w:r>
        <w:r>
          <w:rPr>
            <w:webHidden/>
          </w:rPr>
        </w:r>
      </w:ins>
      <w:r>
        <w:rPr>
          <w:webHidden/>
        </w:rPr>
        <w:fldChar w:fldCharType="separate"/>
      </w:r>
      <w:ins w:id="343" w:author="Gavin Rawson" w:date="2024-07-17T08:57:00Z" w16du:dateUtc="2024-07-17T07:57:00Z">
        <w:r w:rsidR="00B95831">
          <w:rPr>
            <w:webHidden/>
          </w:rPr>
          <w:t>83</w:t>
        </w:r>
      </w:ins>
      <w:ins w:id="344" w:author="Gavin Rawson" w:date="2024-07-17T08:55:00Z" w16du:dateUtc="2024-07-17T07:55:00Z">
        <w:r>
          <w:rPr>
            <w:webHidden/>
          </w:rPr>
          <w:fldChar w:fldCharType="end"/>
        </w:r>
        <w:r w:rsidRPr="008A1F7D">
          <w:rPr>
            <w:rStyle w:val="Hyperlink"/>
          </w:rPr>
          <w:fldChar w:fldCharType="end"/>
        </w:r>
      </w:ins>
    </w:p>
    <w:p w14:paraId="7205CF2F" w14:textId="4D4D5AC7" w:rsidR="003A2150" w:rsidRDefault="003A2150">
      <w:pPr>
        <w:pStyle w:val="TOC1"/>
        <w:rPr>
          <w:ins w:id="345" w:author="Gavin Rawson" w:date="2024-07-17T08:55:00Z" w16du:dateUtc="2024-07-17T07:55:00Z"/>
          <w:rFonts w:asciiTheme="minorHAnsi" w:eastAsiaTheme="minorEastAsia" w:hAnsiTheme="minorHAnsi" w:cstheme="minorBidi"/>
          <w:bCs w:val="0"/>
          <w:kern w:val="2"/>
          <w:sz w:val="24"/>
          <w:szCs w:val="24"/>
          <w14:ligatures w14:val="standardContextual"/>
        </w:rPr>
      </w:pPr>
      <w:ins w:id="346"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"_Toc172099002"</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A</w:t>
        </w:r>
        <w:r>
          <w:rPr>
            <w:rFonts w:asciiTheme="minorHAnsi" w:eastAsiaTheme="minorEastAsia" w:hAnsiTheme="minorHAnsi" w:cstheme="minorBidi"/>
            <w:bCs w:val="0"/>
            <w:kern w:val="2"/>
            <w:sz w:val="24"/>
            <w:szCs w:val="24"/>
            <w14:ligatures w14:val="standardContextual"/>
          </w:rPr>
          <w:tab/>
        </w:r>
        <w:r w:rsidRPr="008A1F7D">
          <w:rPr>
            <w:rStyle w:val="Hyperlink"/>
          </w:rPr>
          <w:t>Appendix: JSON files</w:t>
        </w:r>
        <w:r>
          <w:rPr>
            <w:webHidden/>
          </w:rPr>
          <w:tab/>
        </w:r>
        <w:r>
          <w:rPr>
            <w:webHidden/>
          </w:rPr>
          <w:fldChar w:fldCharType="begin"/>
        </w:r>
        <w:r>
          <w:rPr>
            <w:webHidden/>
          </w:rPr>
          <w:instrText xml:space="preserve"> PAGEREF _Toc172099002 \h </w:instrText>
        </w:r>
        <w:r>
          <w:rPr>
            <w:webHidden/>
          </w:rPr>
        </w:r>
      </w:ins>
      <w:r>
        <w:rPr>
          <w:webHidden/>
        </w:rPr>
        <w:fldChar w:fldCharType="separate"/>
      </w:r>
      <w:ins w:id="347" w:author="Gavin Rawson" w:date="2024-07-17T08:57:00Z" w16du:dateUtc="2024-07-17T07:57:00Z">
        <w:r w:rsidR="00B95831">
          <w:rPr>
            <w:webHidden/>
          </w:rPr>
          <w:t>85</w:t>
        </w:r>
      </w:ins>
      <w:ins w:id="348" w:author="Gavin Rawson" w:date="2024-07-17T08:55:00Z" w16du:dateUtc="2024-07-17T07:55:00Z">
        <w:r>
          <w:rPr>
            <w:webHidden/>
          </w:rPr>
          <w:fldChar w:fldCharType="end"/>
        </w:r>
        <w:r w:rsidRPr="008A1F7D">
          <w:rPr>
            <w:rStyle w:val="Hyperlink"/>
          </w:rPr>
          <w:fldChar w:fldCharType="end"/>
        </w:r>
      </w:ins>
    </w:p>
    <w:p w14:paraId="63EA2459" w14:textId="4347E483" w:rsidR="003A2150" w:rsidRDefault="003A2150">
      <w:pPr>
        <w:pStyle w:val="TOC1"/>
        <w:rPr>
          <w:ins w:id="349" w:author="Gavin Rawson" w:date="2024-07-17T08:55:00Z" w16du:dateUtc="2024-07-17T07:55:00Z"/>
          <w:rFonts w:asciiTheme="minorHAnsi" w:eastAsiaTheme="minorEastAsia" w:hAnsiTheme="minorHAnsi" w:cstheme="minorBidi"/>
          <w:bCs w:val="0"/>
          <w:kern w:val="2"/>
          <w:sz w:val="24"/>
          <w:szCs w:val="24"/>
          <w14:ligatures w14:val="standardContextual"/>
        </w:rPr>
      </w:pPr>
      <w:ins w:id="350"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"_Toc172099003"</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B</w:t>
        </w:r>
        <w:r>
          <w:rPr>
            <w:rFonts w:asciiTheme="minorHAnsi" w:eastAsiaTheme="minorEastAsia" w:hAnsiTheme="minorHAnsi" w:cstheme="minorBidi"/>
            <w:bCs w:val="0"/>
            <w:kern w:val="2"/>
            <w:sz w:val="24"/>
            <w:szCs w:val="24"/>
            <w14:ligatures w14:val="standardContextual"/>
          </w:rPr>
          <w:tab/>
        </w:r>
        <w:r w:rsidRPr="008A1F7D">
          <w:rPr>
            <w:rStyle w:val="Hyperlink"/>
          </w:rPr>
          <w:t>Appendix: Topic summary</w:t>
        </w:r>
        <w:r>
          <w:rPr>
            <w:webHidden/>
          </w:rPr>
          <w:tab/>
        </w:r>
        <w:r>
          <w:rPr>
            <w:webHidden/>
          </w:rPr>
          <w:fldChar w:fldCharType="begin"/>
        </w:r>
        <w:r>
          <w:rPr>
            <w:webHidden/>
          </w:rPr>
          <w:instrText xml:space="preserve"> PAGEREF _Toc172099003 \h </w:instrText>
        </w:r>
        <w:r>
          <w:rPr>
            <w:webHidden/>
          </w:rPr>
        </w:r>
      </w:ins>
      <w:r>
        <w:rPr>
          <w:webHidden/>
        </w:rPr>
        <w:fldChar w:fldCharType="separate"/>
      </w:r>
      <w:ins w:id="351" w:author="Gavin Rawson" w:date="2024-07-17T08:57:00Z" w16du:dateUtc="2024-07-17T07:57:00Z">
        <w:r w:rsidR="00B95831">
          <w:rPr>
            <w:webHidden/>
          </w:rPr>
          <w:t>86</w:t>
        </w:r>
      </w:ins>
      <w:ins w:id="352" w:author="Gavin Rawson" w:date="2024-07-17T08:55:00Z" w16du:dateUtc="2024-07-17T07:55:00Z">
        <w:r>
          <w:rPr>
            <w:webHidden/>
          </w:rPr>
          <w:fldChar w:fldCharType="end"/>
        </w:r>
        <w:r w:rsidRPr="008A1F7D">
          <w:rPr>
            <w:rStyle w:val="Hyperlink"/>
          </w:rPr>
          <w:fldChar w:fldCharType="end"/>
        </w:r>
      </w:ins>
    </w:p>
    <w:p w14:paraId="2881684A" w14:textId="4D67844F" w:rsidR="003A2150" w:rsidRDefault="003A2150">
      <w:pPr>
        <w:pStyle w:val="TOC1"/>
        <w:rPr>
          <w:ins w:id="353" w:author="Gavin Rawson" w:date="2024-07-17T08:55:00Z" w16du:dateUtc="2024-07-17T07:55:00Z"/>
          <w:rFonts w:asciiTheme="minorHAnsi" w:eastAsiaTheme="minorEastAsia" w:hAnsiTheme="minorHAnsi" w:cstheme="minorBidi"/>
          <w:bCs w:val="0"/>
          <w:kern w:val="2"/>
          <w:sz w:val="24"/>
          <w:szCs w:val="24"/>
          <w14:ligatures w14:val="standardContextual"/>
        </w:rPr>
      </w:pPr>
      <w:ins w:id="354"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"_Toc172099004"</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C</w:t>
        </w:r>
        <w:r>
          <w:rPr>
            <w:rFonts w:asciiTheme="minorHAnsi" w:eastAsiaTheme="minorEastAsia" w:hAnsiTheme="minorHAnsi" w:cstheme="minorBidi"/>
            <w:bCs w:val="0"/>
            <w:kern w:val="2"/>
            <w:sz w:val="24"/>
            <w:szCs w:val="24"/>
            <w14:ligatures w14:val="standardContextual"/>
          </w:rPr>
          <w:tab/>
        </w:r>
        <w:r w:rsidRPr="008A1F7D">
          <w:rPr>
            <w:rStyle w:val="Hyperlink"/>
          </w:rPr>
          <w:t>Appendix: Calculated point code</w:t>
        </w:r>
        <w:r>
          <w:rPr>
            <w:webHidden/>
          </w:rPr>
          <w:tab/>
        </w:r>
        <w:r>
          <w:rPr>
            <w:webHidden/>
          </w:rPr>
          <w:fldChar w:fldCharType="begin"/>
        </w:r>
        <w:r>
          <w:rPr>
            <w:webHidden/>
          </w:rPr>
          <w:instrText xml:space="preserve"> PAGEREF _Toc172099004 \h </w:instrText>
        </w:r>
        <w:r>
          <w:rPr>
            <w:webHidden/>
          </w:rPr>
        </w:r>
      </w:ins>
      <w:r>
        <w:rPr>
          <w:webHidden/>
        </w:rPr>
        <w:fldChar w:fldCharType="separate"/>
      </w:r>
      <w:ins w:id="355" w:author="Gavin Rawson" w:date="2024-07-17T08:57:00Z" w16du:dateUtc="2024-07-17T07:57:00Z">
        <w:r w:rsidR="00B95831">
          <w:rPr>
            <w:webHidden/>
          </w:rPr>
          <w:t>87</w:t>
        </w:r>
      </w:ins>
      <w:ins w:id="356" w:author="Gavin Rawson" w:date="2024-07-17T08:55:00Z" w16du:dateUtc="2024-07-17T07:55:00Z">
        <w:r>
          <w:rPr>
            <w:webHidden/>
          </w:rPr>
          <w:fldChar w:fldCharType="end"/>
        </w:r>
        <w:r w:rsidRPr="008A1F7D">
          <w:rPr>
            <w:rStyle w:val="Hyperlink"/>
          </w:rPr>
          <w:fldChar w:fldCharType="end"/>
        </w:r>
      </w:ins>
    </w:p>
    <w:p w14:paraId="078A9F53" w14:textId="4E9D5527" w:rsidR="003A2150" w:rsidRDefault="003A2150">
      <w:pPr>
        <w:pStyle w:val="TOC2"/>
        <w:rPr>
          <w:ins w:id="357" w:author="Gavin Rawson" w:date="2024-07-17T08:55:00Z" w16du:dateUtc="2024-07-17T07:55:00Z"/>
          <w:rFonts w:asciiTheme="minorHAnsi" w:eastAsiaTheme="minorEastAsia" w:hAnsiTheme="minorHAnsi" w:cstheme="minorBidi"/>
          <w:kern w:val="2"/>
          <w:sz w:val="24"/>
          <w:szCs w:val="24"/>
          <w14:ligatures w14:val="standardContextual"/>
        </w:rPr>
      </w:pPr>
      <w:ins w:id="358"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"_Toc172099005"</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C.1</w:t>
        </w:r>
        <w:r>
          <w:rPr>
            <w:rFonts w:asciiTheme="minorHAnsi" w:eastAsiaTheme="minorEastAsia" w:hAnsiTheme="minorHAnsi" w:cstheme="minorBidi"/>
            <w:kern w:val="2"/>
            <w:sz w:val="24"/>
            <w:szCs w:val="24"/>
            <w14:ligatures w14:val="standardContextual"/>
          </w:rPr>
          <w:tab/>
        </w:r>
        <w:r w:rsidRPr="008A1F7D">
          <w:rPr>
            <w:rStyle w:val="Hyperlink"/>
          </w:rPr>
          <w:t>Evaluation of a calculated point value</w:t>
        </w:r>
        <w:r>
          <w:rPr>
            <w:webHidden/>
          </w:rPr>
          <w:tab/>
        </w:r>
        <w:r>
          <w:rPr>
            <w:webHidden/>
          </w:rPr>
          <w:fldChar w:fldCharType="begin"/>
        </w:r>
        <w:r>
          <w:rPr>
            <w:webHidden/>
          </w:rPr>
          <w:instrText xml:space="preserve"> PAGEREF _Toc172099005 \h </w:instrText>
        </w:r>
        <w:r>
          <w:rPr>
            <w:webHidden/>
          </w:rPr>
        </w:r>
      </w:ins>
      <w:r>
        <w:rPr>
          <w:webHidden/>
        </w:rPr>
        <w:fldChar w:fldCharType="separate"/>
      </w:r>
      <w:ins w:id="359" w:author="Gavin Rawson" w:date="2024-07-17T08:57:00Z" w16du:dateUtc="2024-07-17T07:57:00Z">
        <w:r w:rsidR="00B95831">
          <w:rPr>
            <w:webHidden/>
          </w:rPr>
          <w:t>87</w:t>
        </w:r>
      </w:ins>
      <w:ins w:id="360" w:author="Gavin Rawson" w:date="2024-07-17T08:55:00Z" w16du:dateUtc="2024-07-17T07:55:00Z">
        <w:r>
          <w:rPr>
            <w:webHidden/>
          </w:rPr>
          <w:fldChar w:fldCharType="end"/>
        </w:r>
        <w:r w:rsidRPr="008A1F7D">
          <w:rPr>
            <w:rStyle w:val="Hyperlink"/>
          </w:rPr>
          <w:fldChar w:fldCharType="end"/>
        </w:r>
      </w:ins>
    </w:p>
    <w:p w14:paraId="6C0EEEB8" w14:textId="0697825B" w:rsidR="003A2150" w:rsidRDefault="003A2150">
      <w:pPr>
        <w:pStyle w:val="TOC2"/>
        <w:rPr>
          <w:ins w:id="361" w:author="Gavin Rawson" w:date="2024-07-17T08:55:00Z" w16du:dateUtc="2024-07-17T07:55:00Z"/>
          <w:rFonts w:asciiTheme="minorHAnsi" w:eastAsiaTheme="minorEastAsia" w:hAnsiTheme="minorHAnsi" w:cstheme="minorBidi"/>
          <w:kern w:val="2"/>
          <w:sz w:val="24"/>
          <w:szCs w:val="24"/>
          <w14:ligatures w14:val="standardContextual"/>
        </w:rPr>
      </w:pPr>
      <w:ins w:id="362"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"_Toc172099006"</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C.2</w:t>
        </w:r>
        <w:r>
          <w:rPr>
            <w:rFonts w:asciiTheme="minorHAnsi" w:eastAsiaTheme="minorEastAsia" w:hAnsiTheme="minorHAnsi" w:cstheme="minorBidi"/>
            <w:kern w:val="2"/>
            <w:sz w:val="24"/>
            <w:szCs w:val="24"/>
            <w14:ligatures w14:val="standardContextual"/>
          </w:rPr>
          <w:tab/>
        </w:r>
        <w:r w:rsidRPr="008A1F7D">
          <w:rPr>
            <w:rStyle w:val="Hyperlink"/>
          </w:rPr>
          <w:t>Operation codes</w:t>
        </w:r>
        <w:r>
          <w:rPr>
            <w:webHidden/>
          </w:rPr>
          <w:tab/>
        </w:r>
        <w:r>
          <w:rPr>
            <w:webHidden/>
          </w:rPr>
          <w:fldChar w:fldCharType="begin"/>
        </w:r>
        <w:r>
          <w:rPr>
            <w:webHidden/>
          </w:rPr>
          <w:instrText xml:space="preserve"> PAGEREF _Toc172099006 \h </w:instrText>
        </w:r>
        <w:r>
          <w:rPr>
            <w:webHidden/>
          </w:rPr>
        </w:r>
      </w:ins>
      <w:r>
        <w:rPr>
          <w:webHidden/>
        </w:rPr>
        <w:fldChar w:fldCharType="separate"/>
      </w:r>
      <w:ins w:id="363" w:author="Gavin Rawson" w:date="2024-07-17T08:57:00Z" w16du:dateUtc="2024-07-17T07:57:00Z">
        <w:r w:rsidR="00B95831">
          <w:rPr>
            <w:webHidden/>
          </w:rPr>
          <w:t>88</w:t>
        </w:r>
      </w:ins>
      <w:ins w:id="364" w:author="Gavin Rawson" w:date="2024-07-17T08:55:00Z" w16du:dateUtc="2024-07-17T07:55:00Z">
        <w:r>
          <w:rPr>
            <w:webHidden/>
          </w:rPr>
          <w:fldChar w:fldCharType="end"/>
        </w:r>
        <w:r w:rsidRPr="008A1F7D">
          <w:rPr>
            <w:rStyle w:val="Hyperlink"/>
          </w:rPr>
          <w:fldChar w:fldCharType="end"/>
        </w:r>
      </w:ins>
    </w:p>
    <w:p w14:paraId="13E8F232" w14:textId="61B09196" w:rsidR="003A2150" w:rsidRDefault="003A2150">
      <w:pPr>
        <w:pStyle w:val="TOC2"/>
        <w:rPr>
          <w:ins w:id="365" w:author="Gavin Rawson" w:date="2024-07-17T08:55:00Z" w16du:dateUtc="2024-07-17T07:55:00Z"/>
          <w:rFonts w:asciiTheme="minorHAnsi" w:eastAsiaTheme="minorEastAsia" w:hAnsiTheme="minorHAnsi" w:cstheme="minorBidi"/>
          <w:kern w:val="2"/>
          <w:sz w:val="24"/>
          <w:szCs w:val="24"/>
          <w14:ligatures w14:val="standardContextual"/>
        </w:rPr>
      </w:pPr>
      <w:ins w:id="366"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"_Toc172099007"</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C.3</w:t>
        </w:r>
        <w:r>
          <w:rPr>
            <w:rFonts w:asciiTheme="minorHAnsi" w:eastAsiaTheme="minorEastAsia" w:hAnsiTheme="minorHAnsi" w:cstheme="minorBidi"/>
            <w:kern w:val="2"/>
            <w:sz w:val="24"/>
            <w:szCs w:val="24"/>
            <w14:ligatures w14:val="standardContextual"/>
          </w:rPr>
          <w:tab/>
        </w:r>
        <w:r w:rsidRPr="008A1F7D">
          <w:rPr>
            <w:rStyle w:val="Hyperlink"/>
          </w:rPr>
          <w:t>Example</w:t>
        </w:r>
        <w:r>
          <w:rPr>
            <w:webHidden/>
          </w:rPr>
          <w:tab/>
        </w:r>
        <w:r>
          <w:rPr>
            <w:webHidden/>
          </w:rPr>
          <w:fldChar w:fldCharType="begin"/>
        </w:r>
        <w:r>
          <w:rPr>
            <w:webHidden/>
          </w:rPr>
          <w:instrText xml:space="preserve"> PAGEREF _Toc172099007 \h </w:instrText>
        </w:r>
        <w:r>
          <w:rPr>
            <w:webHidden/>
          </w:rPr>
        </w:r>
      </w:ins>
      <w:r>
        <w:rPr>
          <w:webHidden/>
        </w:rPr>
        <w:fldChar w:fldCharType="separate"/>
      </w:r>
      <w:ins w:id="367" w:author="Gavin Rawson" w:date="2024-07-17T08:57:00Z" w16du:dateUtc="2024-07-17T07:57:00Z">
        <w:r w:rsidR="00B95831">
          <w:rPr>
            <w:webHidden/>
          </w:rPr>
          <w:t>94</w:t>
        </w:r>
      </w:ins>
      <w:ins w:id="368" w:author="Gavin Rawson" w:date="2024-07-17T08:55:00Z" w16du:dateUtc="2024-07-17T07:55:00Z">
        <w:r>
          <w:rPr>
            <w:webHidden/>
          </w:rPr>
          <w:fldChar w:fldCharType="end"/>
        </w:r>
        <w:r w:rsidRPr="008A1F7D">
          <w:rPr>
            <w:rStyle w:val="Hyperlink"/>
          </w:rPr>
          <w:fldChar w:fldCharType="end"/>
        </w:r>
      </w:ins>
    </w:p>
    <w:p w14:paraId="6AA02AA0" w14:textId="7771395F" w:rsidR="003A2150" w:rsidRDefault="003A2150">
      <w:pPr>
        <w:pStyle w:val="TOC2"/>
        <w:rPr>
          <w:ins w:id="369" w:author="Gavin Rawson" w:date="2024-07-17T08:55:00Z" w16du:dateUtc="2024-07-17T07:55:00Z"/>
          <w:rFonts w:asciiTheme="minorHAnsi" w:eastAsiaTheme="minorEastAsia" w:hAnsiTheme="minorHAnsi" w:cstheme="minorBidi"/>
          <w:kern w:val="2"/>
          <w:sz w:val="24"/>
          <w:szCs w:val="24"/>
          <w14:ligatures w14:val="standardContextual"/>
        </w:rPr>
      </w:pPr>
      <w:ins w:id="370"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"_Toc172099008"</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C.4</w:t>
        </w:r>
        <w:r>
          <w:rPr>
            <w:rFonts w:asciiTheme="minorHAnsi" w:eastAsiaTheme="minorEastAsia" w:hAnsiTheme="minorHAnsi" w:cstheme="minorBidi"/>
            <w:kern w:val="2"/>
            <w:sz w:val="24"/>
            <w:szCs w:val="24"/>
            <w14:ligatures w14:val="standardContextual"/>
          </w:rPr>
          <w:tab/>
        </w:r>
        <w:r w:rsidRPr="008A1F7D">
          <w:rPr>
            <w:rStyle w:val="Hyperlink"/>
          </w:rPr>
          <w:t>Quality flags</w:t>
        </w:r>
        <w:r>
          <w:rPr>
            <w:webHidden/>
          </w:rPr>
          <w:tab/>
        </w:r>
        <w:r>
          <w:rPr>
            <w:webHidden/>
          </w:rPr>
          <w:fldChar w:fldCharType="begin"/>
        </w:r>
        <w:r>
          <w:rPr>
            <w:webHidden/>
          </w:rPr>
          <w:instrText xml:space="preserve"> PAGEREF _Toc172099008 \h </w:instrText>
        </w:r>
        <w:r>
          <w:rPr>
            <w:webHidden/>
          </w:rPr>
        </w:r>
      </w:ins>
      <w:r>
        <w:rPr>
          <w:webHidden/>
        </w:rPr>
        <w:fldChar w:fldCharType="separate"/>
      </w:r>
      <w:ins w:id="371" w:author="Gavin Rawson" w:date="2024-07-17T08:57:00Z" w16du:dateUtc="2024-07-17T07:57:00Z">
        <w:r w:rsidR="00B95831">
          <w:rPr>
            <w:webHidden/>
          </w:rPr>
          <w:t>94</w:t>
        </w:r>
      </w:ins>
      <w:ins w:id="372" w:author="Gavin Rawson" w:date="2024-07-17T08:55:00Z" w16du:dateUtc="2024-07-17T07:55:00Z">
        <w:r>
          <w:rPr>
            <w:webHidden/>
          </w:rPr>
          <w:fldChar w:fldCharType="end"/>
        </w:r>
        <w:r w:rsidRPr="008A1F7D">
          <w:rPr>
            <w:rStyle w:val="Hyperlink"/>
          </w:rPr>
          <w:fldChar w:fldCharType="end"/>
        </w:r>
      </w:ins>
    </w:p>
    <w:p w14:paraId="1D901A63" w14:textId="60F63902" w:rsidR="003A2150" w:rsidRDefault="003A2150">
      <w:pPr>
        <w:pStyle w:val="TOC1"/>
        <w:rPr>
          <w:ins w:id="373" w:author="Gavin Rawson" w:date="2024-07-17T08:55:00Z" w16du:dateUtc="2024-07-17T07:55:00Z"/>
          <w:rFonts w:asciiTheme="minorHAnsi" w:eastAsiaTheme="minorEastAsia" w:hAnsiTheme="minorHAnsi" w:cstheme="minorBidi"/>
          <w:bCs w:val="0"/>
          <w:kern w:val="2"/>
          <w:sz w:val="24"/>
          <w:szCs w:val="24"/>
          <w14:ligatures w14:val="standardContextual"/>
        </w:rPr>
      </w:pPr>
      <w:ins w:id="374" w:author="Gavin Rawson" w:date="2024-07-17T08:55:00Z" w16du:dateUtc="2024-07-17T07:55:00Z">
        <w:r w:rsidRPr="008A1F7D">
          <w:rPr>
            <w:rStyle w:val="Hyperlink"/>
          </w:rPr>
          <w:fldChar w:fldCharType="begin"/>
        </w:r>
        <w:r w:rsidRPr="008A1F7D">
          <w:rPr>
            <w:rStyle w:val="Hyperlink"/>
          </w:rPr>
          <w:instrText xml:space="preserve"> </w:instrText>
        </w:r>
        <w:r>
          <w:instrText>HYPERLINK \l "_Toc172099009"</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D</w:t>
        </w:r>
        <w:r>
          <w:rPr>
            <w:rFonts w:asciiTheme="minorHAnsi" w:eastAsiaTheme="minorEastAsia" w:hAnsiTheme="minorHAnsi" w:cstheme="minorBidi"/>
            <w:bCs w:val="0"/>
            <w:kern w:val="2"/>
            <w:sz w:val="24"/>
            <w:szCs w:val="24"/>
            <w14:ligatures w14:val="standardContextual"/>
          </w:rPr>
          <w:tab/>
        </w:r>
        <w:r w:rsidRPr="008A1F7D">
          <w:rPr>
            <w:rStyle w:val="Hyperlink"/>
          </w:rPr>
          <w:t>Appendix: Revision history</w:t>
        </w:r>
        <w:r>
          <w:rPr>
            <w:webHidden/>
          </w:rPr>
          <w:tab/>
        </w:r>
        <w:r>
          <w:rPr>
            <w:webHidden/>
          </w:rPr>
          <w:fldChar w:fldCharType="begin"/>
        </w:r>
        <w:r>
          <w:rPr>
            <w:webHidden/>
          </w:rPr>
          <w:instrText xml:space="preserve"> PAGEREF _Toc172099009 \h </w:instrText>
        </w:r>
        <w:r>
          <w:rPr>
            <w:webHidden/>
          </w:rPr>
        </w:r>
      </w:ins>
      <w:r>
        <w:rPr>
          <w:webHidden/>
        </w:rPr>
        <w:fldChar w:fldCharType="separate"/>
      </w:r>
      <w:ins w:id="375" w:author="Gavin Rawson" w:date="2024-07-17T08:57:00Z" w16du:dateUtc="2024-07-17T07:57:00Z">
        <w:r w:rsidR="00B95831">
          <w:rPr>
            <w:webHidden/>
          </w:rPr>
          <w:t>96</w:t>
        </w:r>
      </w:ins>
      <w:ins w:id="376" w:author="Gavin Rawson" w:date="2024-07-17T08:55:00Z" w16du:dateUtc="2024-07-17T07:55:00Z">
        <w:r>
          <w:rPr>
            <w:webHidden/>
          </w:rPr>
          <w:fldChar w:fldCharType="end"/>
        </w:r>
        <w:r w:rsidRPr="008A1F7D">
          <w:rPr>
            <w:rStyle w:val="Hyperlink"/>
          </w:rPr>
          <w:fldChar w:fldCharType="end"/>
        </w:r>
      </w:ins>
    </w:p>
    <w:p w14:paraId="61E46BB4" w14:textId="3C510EC6" w:rsidR="00354D14" w:rsidDel="003A2150" w:rsidRDefault="00354D14">
      <w:pPr>
        <w:pStyle w:val="TOC1"/>
        <w:rPr>
          <w:del w:id="377" w:author="Gavin Rawson" w:date="2024-07-17T08:55:00Z" w16du:dateUtc="2024-07-17T07:55:00Z"/>
          <w:rFonts w:asciiTheme="minorHAnsi" w:eastAsiaTheme="minorEastAsia" w:hAnsiTheme="minorHAnsi" w:cstheme="minorBidi"/>
          <w:bCs w:val="0"/>
          <w:kern w:val="2"/>
          <w:sz w:val="22"/>
          <w:szCs w:val="22"/>
          <w14:ligatures w14:val="standardContextual"/>
        </w:rPr>
      </w:pPr>
      <w:del w:id="378" w:author="Gavin Rawson" w:date="2024-07-17T08:55:00Z" w16du:dateUtc="2024-07-17T07:55:00Z">
        <w:r w:rsidRPr="003A2150" w:rsidDel="003A2150">
          <w:rPr>
            <w:rPrChange w:id="379" w:author="Gavin Rawson" w:date="2024-07-17T08:55:00Z" w16du:dateUtc="2024-07-17T07:55:00Z">
              <w:rPr>
                <w:rStyle w:val="Hyperlink"/>
              </w:rPr>
            </w:rPrChange>
          </w:rPr>
          <w:delText>Disclaimer and license agreement</w:delText>
        </w:r>
        <w:r w:rsidDel="003A2150">
          <w:rPr>
            <w:webHidden/>
          </w:rPr>
          <w:tab/>
        </w:r>
        <w:r w:rsidR="007920C5" w:rsidDel="003A2150">
          <w:rPr>
            <w:webHidden/>
          </w:rPr>
          <w:delText>2</w:delText>
        </w:r>
      </w:del>
    </w:p>
    <w:p w14:paraId="1304BBD3" w14:textId="05A768B9" w:rsidR="00354D14" w:rsidDel="003A2150" w:rsidRDefault="00354D14">
      <w:pPr>
        <w:pStyle w:val="TOC1"/>
        <w:rPr>
          <w:del w:id="380" w:author="Gavin Rawson" w:date="2024-07-17T08:55:00Z" w16du:dateUtc="2024-07-17T07:55:00Z"/>
          <w:rFonts w:asciiTheme="minorHAnsi" w:eastAsiaTheme="minorEastAsia" w:hAnsiTheme="minorHAnsi" w:cstheme="minorBidi"/>
          <w:bCs w:val="0"/>
          <w:kern w:val="2"/>
          <w:sz w:val="22"/>
          <w:szCs w:val="22"/>
          <w14:ligatures w14:val="standardContextual"/>
        </w:rPr>
      </w:pPr>
      <w:del w:id="381" w:author="Gavin Rawson" w:date="2024-07-17T08:55:00Z" w16du:dateUtc="2024-07-17T07:55:00Z">
        <w:r w:rsidRPr="003A2150" w:rsidDel="003A2150">
          <w:rPr>
            <w:rPrChange w:id="382" w:author="Gavin Rawson" w:date="2024-07-17T08:55:00Z" w16du:dateUtc="2024-07-17T07:55:00Z">
              <w:rPr>
                <w:rStyle w:val="Hyperlink"/>
              </w:rPr>
            </w:rPrChange>
          </w:rPr>
          <w:delText>Copyright</w:delText>
        </w:r>
        <w:r w:rsidDel="003A2150">
          <w:rPr>
            <w:webHidden/>
          </w:rPr>
          <w:tab/>
        </w:r>
        <w:r w:rsidR="007920C5" w:rsidDel="003A2150">
          <w:rPr>
            <w:webHidden/>
          </w:rPr>
          <w:delText>2</w:delText>
        </w:r>
      </w:del>
    </w:p>
    <w:p w14:paraId="37A6428D" w14:textId="18D198C1" w:rsidR="00354D14" w:rsidDel="003A2150" w:rsidRDefault="00354D14">
      <w:pPr>
        <w:pStyle w:val="TOC1"/>
        <w:rPr>
          <w:del w:id="383" w:author="Gavin Rawson" w:date="2024-07-17T08:55:00Z" w16du:dateUtc="2024-07-17T07:55:00Z"/>
          <w:rFonts w:asciiTheme="minorHAnsi" w:eastAsiaTheme="minorEastAsia" w:hAnsiTheme="minorHAnsi" w:cstheme="minorBidi"/>
          <w:bCs w:val="0"/>
          <w:kern w:val="2"/>
          <w:sz w:val="22"/>
          <w:szCs w:val="22"/>
          <w14:ligatures w14:val="standardContextual"/>
        </w:rPr>
      </w:pPr>
      <w:del w:id="384" w:author="Gavin Rawson" w:date="2024-07-17T08:55:00Z" w16du:dateUtc="2024-07-17T07:55:00Z">
        <w:r w:rsidRPr="003A2150" w:rsidDel="003A2150">
          <w:rPr>
            <w:rPrChange w:id="385" w:author="Gavin Rawson" w:date="2024-07-17T08:55:00Z" w16du:dateUtc="2024-07-17T07:55:00Z">
              <w:rPr>
                <w:rStyle w:val="Hyperlink"/>
              </w:rPr>
            </w:rPrChange>
          </w:rPr>
          <w:delText>Contact address</w:delText>
        </w:r>
        <w:r w:rsidDel="003A2150">
          <w:rPr>
            <w:webHidden/>
          </w:rPr>
          <w:tab/>
        </w:r>
        <w:r w:rsidR="007920C5" w:rsidDel="003A2150">
          <w:rPr>
            <w:webHidden/>
          </w:rPr>
          <w:delText>3</w:delText>
        </w:r>
      </w:del>
    </w:p>
    <w:p w14:paraId="0053FE35" w14:textId="5CD5D1C7" w:rsidR="00354D14" w:rsidDel="003A2150" w:rsidRDefault="00354D14">
      <w:pPr>
        <w:pStyle w:val="TOC1"/>
        <w:rPr>
          <w:del w:id="386" w:author="Gavin Rawson" w:date="2024-07-17T08:55:00Z" w16du:dateUtc="2024-07-17T07:55:00Z"/>
          <w:rFonts w:asciiTheme="minorHAnsi" w:eastAsiaTheme="minorEastAsia" w:hAnsiTheme="minorHAnsi" w:cstheme="minorBidi"/>
          <w:bCs w:val="0"/>
          <w:kern w:val="2"/>
          <w:sz w:val="22"/>
          <w:szCs w:val="22"/>
          <w14:ligatures w14:val="standardContextual"/>
        </w:rPr>
      </w:pPr>
      <w:del w:id="387" w:author="Gavin Rawson" w:date="2024-07-17T08:55:00Z" w16du:dateUtc="2024-07-17T07:55:00Z">
        <w:r w:rsidRPr="003A2150" w:rsidDel="003A2150">
          <w:rPr>
            <w:rPrChange w:id="388" w:author="Gavin Rawson" w:date="2024-07-17T08:55:00Z" w16du:dateUtc="2024-07-17T07:55:00Z">
              <w:rPr>
                <w:rStyle w:val="Hyperlink"/>
              </w:rPr>
            </w:rPrChange>
          </w:rPr>
          <w:delText>Notices</w:delText>
        </w:r>
        <w:r w:rsidDel="003A2150">
          <w:rPr>
            <w:webHidden/>
          </w:rPr>
          <w:tab/>
        </w:r>
        <w:r w:rsidR="007920C5" w:rsidDel="003A2150">
          <w:rPr>
            <w:webHidden/>
          </w:rPr>
          <w:delText>3</w:delText>
        </w:r>
      </w:del>
    </w:p>
    <w:p w14:paraId="314BE8B5" w14:textId="4B839BB7" w:rsidR="00354D14" w:rsidDel="003A2150" w:rsidRDefault="00354D14">
      <w:pPr>
        <w:pStyle w:val="TOC1"/>
        <w:rPr>
          <w:del w:id="389" w:author="Gavin Rawson" w:date="2024-07-17T08:55:00Z" w16du:dateUtc="2024-07-17T07:55:00Z"/>
          <w:rFonts w:asciiTheme="minorHAnsi" w:eastAsiaTheme="minorEastAsia" w:hAnsiTheme="minorHAnsi" w:cstheme="minorBidi"/>
          <w:bCs w:val="0"/>
          <w:kern w:val="2"/>
          <w:sz w:val="22"/>
          <w:szCs w:val="22"/>
          <w14:ligatures w14:val="standardContextual"/>
        </w:rPr>
      </w:pPr>
      <w:del w:id="390" w:author="Gavin Rawson" w:date="2024-07-17T08:55:00Z" w16du:dateUtc="2024-07-17T07:55:00Z">
        <w:r w:rsidRPr="003A2150" w:rsidDel="003A2150">
          <w:rPr>
            <w:rPrChange w:id="391" w:author="Gavin Rawson" w:date="2024-07-17T08:55:00Z" w16du:dateUtc="2024-07-17T07:55:00Z">
              <w:rPr>
                <w:rStyle w:val="Hyperlink"/>
              </w:rPr>
            </w:rPrChange>
          </w:rPr>
          <w:delText>Conventions</w:delText>
        </w:r>
        <w:r w:rsidDel="003A2150">
          <w:rPr>
            <w:webHidden/>
          </w:rPr>
          <w:tab/>
        </w:r>
        <w:r w:rsidR="007920C5" w:rsidDel="003A2150">
          <w:rPr>
            <w:webHidden/>
          </w:rPr>
          <w:delText>3</w:delText>
        </w:r>
      </w:del>
    </w:p>
    <w:p w14:paraId="482B3D19" w14:textId="339A962B" w:rsidR="00354D14" w:rsidDel="003A2150" w:rsidRDefault="00354D14">
      <w:pPr>
        <w:pStyle w:val="TOC1"/>
        <w:rPr>
          <w:del w:id="392" w:author="Gavin Rawson" w:date="2024-07-17T08:55:00Z" w16du:dateUtc="2024-07-17T07:55:00Z"/>
          <w:rFonts w:asciiTheme="minorHAnsi" w:eastAsiaTheme="minorEastAsia" w:hAnsiTheme="minorHAnsi" w:cstheme="minorBidi"/>
          <w:bCs w:val="0"/>
          <w:kern w:val="2"/>
          <w:sz w:val="22"/>
          <w:szCs w:val="22"/>
          <w14:ligatures w14:val="standardContextual"/>
        </w:rPr>
      </w:pPr>
      <w:del w:id="393" w:author="Gavin Rawson" w:date="2024-07-17T08:55:00Z" w16du:dateUtc="2024-07-17T07:55:00Z">
        <w:r w:rsidRPr="003A2150" w:rsidDel="003A2150">
          <w:rPr>
            <w:rPrChange w:id="394" w:author="Gavin Rawson" w:date="2024-07-17T08:55:00Z" w16du:dateUtc="2024-07-17T07:55:00Z">
              <w:rPr>
                <w:rStyle w:val="Hyperlink"/>
              </w:rPr>
            </w:rPrChange>
          </w:rPr>
          <w:delText>Glossary of terms</w:delText>
        </w:r>
        <w:r w:rsidDel="003A2150">
          <w:rPr>
            <w:webHidden/>
          </w:rPr>
          <w:tab/>
        </w:r>
        <w:r w:rsidR="007920C5" w:rsidDel="003A2150">
          <w:rPr>
            <w:webHidden/>
          </w:rPr>
          <w:delText>3</w:delText>
        </w:r>
      </w:del>
    </w:p>
    <w:p w14:paraId="3DD3CC09" w14:textId="56585F70" w:rsidR="00354D14" w:rsidDel="003A2150" w:rsidRDefault="00354D14">
      <w:pPr>
        <w:pStyle w:val="TOC1"/>
        <w:rPr>
          <w:del w:id="395" w:author="Gavin Rawson" w:date="2024-07-17T08:55:00Z" w16du:dateUtc="2024-07-17T07:55:00Z"/>
          <w:rFonts w:asciiTheme="minorHAnsi" w:eastAsiaTheme="minorEastAsia" w:hAnsiTheme="minorHAnsi" w:cstheme="minorBidi"/>
          <w:bCs w:val="0"/>
          <w:kern w:val="2"/>
          <w:sz w:val="22"/>
          <w:szCs w:val="22"/>
          <w14:ligatures w14:val="standardContextual"/>
        </w:rPr>
      </w:pPr>
      <w:del w:id="396" w:author="Gavin Rawson" w:date="2024-07-17T08:55:00Z" w16du:dateUtc="2024-07-17T07:55:00Z">
        <w:r w:rsidRPr="003A2150" w:rsidDel="003A2150">
          <w:rPr>
            <w:rPrChange w:id="397" w:author="Gavin Rawson" w:date="2024-07-17T08:55:00Z" w16du:dateUtc="2024-07-17T07:55:00Z">
              <w:rPr>
                <w:rStyle w:val="Hyperlink"/>
              </w:rPr>
            </w:rPrChange>
          </w:rPr>
          <w:delText>References</w:delText>
        </w:r>
        <w:r w:rsidDel="003A2150">
          <w:rPr>
            <w:webHidden/>
          </w:rPr>
          <w:tab/>
        </w:r>
        <w:r w:rsidR="007920C5" w:rsidDel="003A2150">
          <w:rPr>
            <w:webHidden/>
          </w:rPr>
          <w:delText>4</w:delText>
        </w:r>
      </w:del>
    </w:p>
    <w:p w14:paraId="01475AF4" w14:textId="5888F275" w:rsidR="00354D14" w:rsidDel="003A2150" w:rsidRDefault="00354D14">
      <w:pPr>
        <w:pStyle w:val="TOC1"/>
        <w:rPr>
          <w:del w:id="398" w:author="Gavin Rawson" w:date="2024-07-17T08:55:00Z" w16du:dateUtc="2024-07-17T07:55:00Z"/>
          <w:rFonts w:asciiTheme="minorHAnsi" w:eastAsiaTheme="minorEastAsia" w:hAnsiTheme="minorHAnsi" w:cstheme="minorBidi"/>
          <w:bCs w:val="0"/>
          <w:kern w:val="2"/>
          <w:sz w:val="22"/>
          <w:szCs w:val="22"/>
          <w14:ligatures w14:val="standardContextual"/>
        </w:rPr>
      </w:pPr>
      <w:del w:id="399" w:author="Gavin Rawson" w:date="2024-07-17T08:55:00Z" w16du:dateUtc="2024-07-17T07:55:00Z">
        <w:r w:rsidRPr="003A2150" w:rsidDel="003A2150">
          <w:rPr>
            <w:rPrChange w:id="400" w:author="Gavin Rawson" w:date="2024-07-17T08:55:00Z" w16du:dateUtc="2024-07-17T07:55:00Z">
              <w:rPr>
                <w:rStyle w:val="Hyperlink"/>
              </w:rPr>
            </w:rPrChange>
          </w:rPr>
          <w:delText>1</w:delText>
        </w:r>
        <w:r w:rsidDel="003A2150">
          <w:rPr>
            <w:rFonts w:asciiTheme="minorHAnsi" w:eastAsiaTheme="minorEastAsia" w:hAnsiTheme="minorHAnsi" w:cstheme="minorBidi"/>
            <w:bCs w:val="0"/>
            <w:kern w:val="2"/>
            <w:sz w:val="22"/>
            <w:szCs w:val="22"/>
            <w14:ligatures w14:val="standardContextual"/>
          </w:rPr>
          <w:tab/>
        </w:r>
        <w:r w:rsidRPr="003A2150" w:rsidDel="003A2150">
          <w:rPr>
            <w:rPrChange w:id="401" w:author="Gavin Rawson" w:date="2024-07-17T08:55:00Z" w16du:dateUtc="2024-07-17T07:55:00Z">
              <w:rPr>
                <w:rStyle w:val="Hyperlink"/>
              </w:rPr>
            </w:rPrChange>
          </w:rPr>
          <w:delText>Introduction</w:delText>
        </w:r>
        <w:r w:rsidDel="003A2150">
          <w:rPr>
            <w:webHidden/>
          </w:rPr>
          <w:tab/>
        </w:r>
        <w:r w:rsidR="007920C5" w:rsidDel="003A2150">
          <w:rPr>
            <w:webHidden/>
          </w:rPr>
          <w:delText>11</w:delText>
        </w:r>
      </w:del>
    </w:p>
    <w:p w14:paraId="2978E269" w14:textId="2E66A4C8" w:rsidR="00354D14" w:rsidDel="003A2150" w:rsidRDefault="00354D14">
      <w:pPr>
        <w:pStyle w:val="TOC2"/>
        <w:rPr>
          <w:del w:id="402" w:author="Gavin Rawson" w:date="2024-07-17T08:55:00Z" w16du:dateUtc="2024-07-17T07:55:00Z"/>
          <w:rFonts w:asciiTheme="minorHAnsi" w:eastAsiaTheme="minorEastAsia" w:hAnsiTheme="minorHAnsi" w:cstheme="minorBidi"/>
          <w:kern w:val="2"/>
          <w:sz w:val="22"/>
          <w:szCs w:val="22"/>
          <w14:ligatures w14:val="standardContextual"/>
        </w:rPr>
      </w:pPr>
      <w:del w:id="403" w:author="Gavin Rawson" w:date="2024-07-17T08:55:00Z" w16du:dateUtc="2024-07-17T07:55:00Z">
        <w:r w:rsidRPr="003A2150" w:rsidDel="003A2150">
          <w:rPr>
            <w:rPrChange w:id="404" w:author="Gavin Rawson" w:date="2024-07-17T08:55:00Z" w16du:dateUtc="2024-07-17T07:55:00Z">
              <w:rPr>
                <w:rStyle w:val="Hyperlink"/>
              </w:rPr>
            </w:rPrChange>
          </w:rPr>
          <w:delText>1.1</w:delText>
        </w:r>
        <w:r w:rsidDel="003A2150">
          <w:rPr>
            <w:rFonts w:asciiTheme="minorHAnsi" w:eastAsiaTheme="minorEastAsia" w:hAnsiTheme="minorHAnsi" w:cstheme="minorBidi"/>
            <w:kern w:val="2"/>
            <w:sz w:val="22"/>
            <w:szCs w:val="22"/>
            <w14:ligatures w14:val="standardContextual"/>
          </w:rPr>
          <w:tab/>
        </w:r>
        <w:r w:rsidRPr="003A2150" w:rsidDel="003A2150">
          <w:rPr>
            <w:rPrChange w:id="405" w:author="Gavin Rawson" w:date="2024-07-17T08:55:00Z" w16du:dateUtc="2024-07-17T07:55:00Z">
              <w:rPr>
                <w:rStyle w:val="Hyperlink"/>
              </w:rPr>
            </w:rPrChange>
          </w:rPr>
          <w:delText>Purpose</w:delText>
        </w:r>
        <w:r w:rsidDel="003A2150">
          <w:rPr>
            <w:webHidden/>
          </w:rPr>
          <w:tab/>
        </w:r>
        <w:r w:rsidR="007920C5" w:rsidDel="003A2150">
          <w:rPr>
            <w:webHidden/>
          </w:rPr>
          <w:delText>11</w:delText>
        </w:r>
      </w:del>
    </w:p>
    <w:p w14:paraId="1D92B096" w14:textId="1AD7C497" w:rsidR="00354D14" w:rsidDel="003A2150" w:rsidRDefault="00354D14">
      <w:pPr>
        <w:pStyle w:val="TOC2"/>
        <w:rPr>
          <w:del w:id="406" w:author="Gavin Rawson" w:date="2024-07-17T08:55:00Z" w16du:dateUtc="2024-07-17T07:55:00Z"/>
          <w:rFonts w:asciiTheme="minorHAnsi" w:eastAsiaTheme="minorEastAsia" w:hAnsiTheme="minorHAnsi" w:cstheme="minorBidi"/>
          <w:kern w:val="2"/>
          <w:sz w:val="22"/>
          <w:szCs w:val="22"/>
          <w14:ligatures w14:val="standardContextual"/>
        </w:rPr>
      </w:pPr>
      <w:del w:id="407" w:author="Gavin Rawson" w:date="2024-07-17T08:55:00Z" w16du:dateUtc="2024-07-17T07:55:00Z">
        <w:r w:rsidRPr="003A2150" w:rsidDel="003A2150">
          <w:rPr>
            <w:rPrChange w:id="408" w:author="Gavin Rawson" w:date="2024-07-17T08:55:00Z" w16du:dateUtc="2024-07-17T07:55:00Z">
              <w:rPr>
                <w:rStyle w:val="Hyperlink"/>
              </w:rPr>
            </w:rPrChange>
          </w:rPr>
          <w:delText>1.2</w:delText>
        </w:r>
        <w:r w:rsidDel="003A2150">
          <w:rPr>
            <w:rFonts w:asciiTheme="minorHAnsi" w:eastAsiaTheme="minorEastAsia" w:hAnsiTheme="minorHAnsi" w:cstheme="minorBidi"/>
            <w:kern w:val="2"/>
            <w:sz w:val="22"/>
            <w:szCs w:val="22"/>
            <w14:ligatures w14:val="standardContextual"/>
          </w:rPr>
          <w:tab/>
        </w:r>
        <w:r w:rsidRPr="003A2150" w:rsidDel="003A2150">
          <w:rPr>
            <w:rPrChange w:id="409" w:author="Gavin Rawson" w:date="2024-07-17T08:55:00Z" w16du:dateUtc="2024-07-17T07:55:00Z">
              <w:rPr>
                <w:rStyle w:val="Hyperlink"/>
              </w:rPr>
            </w:rPrChange>
          </w:rPr>
          <w:delText>Use of the protocol</w:delText>
        </w:r>
        <w:r w:rsidDel="003A2150">
          <w:rPr>
            <w:webHidden/>
          </w:rPr>
          <w:tab/>
        </w:r>
        <w:r w:rsidR="007920C5" w:rsidDel="003A2150">
          <w:rPr>
            <w:webHidden/>
          </w:rPr>
          <w:delText>11</w:delText>
        </w:r>
      </w:del>
    </w:p>
    <w:p w14:paraId="1F8D32B0" w14:textId="002A308C" w:rsidR="00354D14" w:rsidDel="003A2150" w:rsidRDefault="00354D14">
      <w:pPr>
        <w:pStyle w:val="TOC2"/>
        <w:rPr>
          <w:del w:id="410" w:author="Gavin Rawson" w:date="2024-07-17T08:55:00Z" w16du:dateUtc="2024-07-17T07:55:00Z"/>
          <w:rFonts w:asciiTheme="minorHAnsi" w:eastAsiaTheme="minorEastAsia" w:hAnsiTheme="minorHAnsi" w:cstheme="minorBidi"/>
          <w:kern w:val="2"/>
          <w:sz w:val="22"/>
          <w:szCs w:val="22"/>
          <w14:ligatures w14:val="standardContextual"/>
        </w:rPr>
      </w:pPr>
      <w:del w:id="411" w:author="Gavin Rawson" w:date="2024-07-17T08:55:00Z" w16du:dateUtc="2024-07-17T07:55:00Z">
        <w:r w:rsidRPr="003A2150" w:rsidDel="003A2150">
          <w:rPr>
            <w:rPrChange w:id="412" w:author="Gavin Rawson" w:date="2024-07-17T08:55:00Z" w16du:dateUtc="2024-07-17T07:55:00Z">
              <w:rPr>
                <w:rStyle w:val="Hyperlink"/>
              </w:rPr>
            </w:rPrChange>
          </w:rPr>
          <w:delText>1.3</w:delText>
        </w:r>
        <w:r w:rsidDel="003A2150">
          <w:rPr>
            <w:rFonts w:asciiTheme="minorHAnsi" w:eastAsiaTheme="minorEastAsia" w:hAnsiTheme="minorHAnsi" w:cstheme="minorBidi"/>
            <w:kern w:val="2"/>
            <w:sz w:val="22"/>
            <w:szCs w:val="22"/>
            <w14:ligatures w14:val="standardContextual"/>
          </w:rPr>
          <w:tab/>
        </w:r>
        <w:r w:rsidRPr="003A2150" w:rsidDel="003A2150">
          <w:rPr>
            <w:rPrChange w:id="413" w:author="Gavin Rawson" w:date="2024-07-17T08:55:00Z" w16du:dateUtc="2024-07-17T07:55:00Z">
              <w:rPr>
                <w:rStyle w:val="Hyperlink"/>
              </w:rPr>
            </w:rPrChange>
          </w:rPr>
          <w:delText>Protocol history</w:delText>
        </w:r>
        <w:r w:rsidDel="003A2150">
          <w:rPr>
            <w:webHidden/>
          </w:rPr>
          <w:tab/>
        </w:r>
        <w:r w:rsidR="007920C5" w:rsidDel="003A2150">
          <w:rPr>
            <w:webHidden/>
          </w:rPr>
          <w:delText>12</w:delText>
        </w:r>
      </w:del>
    </w:p>
    <w:p w14:paraId="06DE5103" w14:textId="769B1CB8" w:rsidR="00354D14" w:rsidDel="003A2150" w:rsidRDefault="00354D14">
      <w:pPr>
        <w:pStyle w:val="TOC2"/>
        <w:rPr>
          <w:del w:id="414" w:author="Gavin Rawson" w:date="2024-07-17T08:55:00Z" w16du:dateUtc="2024-07-17T07:55:00Z"/>
          <w:rFonts w:asciiTheme="minorHAnsi" w:eastAsiaTheme="minorEastAsia" w:hAnsiTheme="minorHAnsi" w:cstheme="minorBidi"/>
          <w:kern w:val="2"/>
          <w:sz w:val="22"/>
          <w:szCs w:val="22"/>
          <w14:ligatures w14:val="standardContextual"/>
        </w:rPr>
      </w:pPr>
      <w:del w:id="415" w:author="Gavin Rawson" w:date="2024-07-17T08:55:00Z" w16du:dateUtc="2024-07-17T07:55:00Z">
        <w:r w:rsidRPr="003A2150" w:rsidDel="003A2150">
          <w:rPr>
            <w:rPrChange w:id="416" w:author="Gavin Rawson" w:date="2024-07-17T08:55:00Z" w16du:dateUtc="2024-07-17T07:55:00Z">
              <w:rPr>
                <w:rStyle w:val="Hyperlink"/>
              </w:rPr>
            </w:rPrChange>
          </w:rPr>
          <w:delText>1.4</w:delText>
        </w:r>
        <w:r w:rsidDel="003A2150">
          <w:rPr>
            <w:rFonts w:asciiTheme="minorHAnsi" w:eastAsiaTheme="minorEastAsia" w:hAnsiTheme="minorHAnsi" w:cstheme="minorBidi"/>
            <w:kern w:val="2"/>
            <w:sz w:val="22"/>
            <w:szCs w:val="22"/>
            <w14:ligatures w14:val="standardContextual"/>
          </w:rPr>
          <w:tab/>
        </w:r>
        <w:r w:rsidRPr="003A2150" w:rsidDel="003A2150">
          <w:rPr>
            <w:rPrChange w:id="417" w:author="Gavin Rawson" w:date="2024-07-17T08:55:00Z" w16du:dateUtc="2024-07-17T07:55:00Z">
              <w:rPr>
                <w:rStyle w:val="Hyperlink"/>
              </w:rPr>
            </w:rPrChange>
          </w:rPr>
          <w:delText>Protocol transport</w:delText>
        </w:r>
        <w:r w:rsidDel="003A2150">
          <w:rPr>
            <w:webHidden/>
          </w:rPr>
          <w:tab/>
        </w:r>
        <w:r w:rsidR="007920C5" w:rsidDel="003A2150">
          <w:rPr>
            <w:webHidden/>
          </w:rPr>
          <w:delText>12</w:delText>
        </w:r>
      </w:del>
    </w:p>
    <w:p w14:paraId="19D68B5D" w14:textId="220D6E6F" w:rsidR="00354D14" w:rsidDel="003A2150" w:rsidRDefault="00354D14">
      <w:pPr>
        <w:pStyle w:val="TOC2"/>
        <w:rPr>
          <w:del w:id="418" w:author="Gavin Rawson" w:date="2024-07-17T08:55:00Z" w16du:dateUtc="2024-07-17T07:55:00Z"/>
          <w:rFonts w:asciiTheme="minorHAnsi" w:eastAsiaTheme="minorEastAsia" w:hAnsiTheme="minorHAnsi" w:cstheme="minorBidi"/>
          <w:kern w:val="2"/>
          <w:sz w:val="22"/>
          <w:szCs w:val="22"/>
          <w14:ligatures w14:val="standardContextual"/>
        </w:rPr>
      </w:pPr>
      <w:del w:id="419" w:author="Gavin Rawson" w:date="2024-07-17T08:55:00Z" w16du:dateUtc="2024-07-17T07:55:00Z">
        <w:r w:rsidRPr="003A2150" w:rsidDel="003A2150">
          <w:rPr>
            <w:rPrChange w:id="420" w:author="Gavin Rawson" w:date="2024-07-17T08:55:00Z" w16du:dateUtc="2024-07-17T07:55:00Z">
              <w:rPr>
                <w:rStyle w:val="Hyperlink"/>
              </w:rPr>
            </w:rPrChange>
          </w:rPr>
          <w:delText>1.5</w:delText>
        </w:r>
        <w:r w:rsidDel="003A2150">
          <w:rPr>
            <w:rFonts w:asciiTheme="minorHAnsi" w:eastAsiaTheme="minorEastAsia" w:hAnsiTheme="minorHAnsi" w:cstheme="minorBidi"/>
            <w:kern w:val="2"/>
            <w:sz w:val="22"/>
            <w:szCs w:val="22"/>
            <w14:ligatures w14:val="standardContextual"/>
          </w:rPr>
          <w:tab/>
        </w:r>
        <w:r w:rsidRPr="003A2150" w:rsidDel="003A2150">
          <w:rPr>
            <w:rPrChange w:id="421" w:author="Gavin Rawson" w:date="2024-07-17T08:55:00Z" w16du:dateUtc="2024-07-17T07:55:00Z">
              <w:rPr>
                <w:rStyle w:val="Hyperlink"/>
              </w:rPr>
            </w:rPrChange>
          </w:rPr>
          <w:delText>Supervisory application and field device relationship</w:delText>
        </w:r>
        <w:r w:rsidDel="003A2150">
          <w:rPr>
            <w:webHidden/>
          </w:rPr>
          <w:tab/>
        </w:r>
        <w:r w:rsidR="007920C5" w:rsidDel="003A2150">
          <w:rPr>
            <w:webHidden/>
          </w:rPr>
          <w:delText>13</w:delText>
        </w:r>
      </w:del>
    </w:p>
    <w:p w14:paraId="56AD3182" w14:textId="1A0361B4" w:rsidR="00354D14" w:rsidDel="003A2150" w:rsidRDefault="00354D14">
      <w:pPr>
        <w:pStyle w:val="TOC2"/>
        <w:rPr>
          <w:del w:id="422" w:author="Gavin Rawson" w:date="2024-07-17T08:55:00Z" w16du:dateUtc="2024-07-17T07:55:00Z"/>
          <w:rFonts w:asciiTheme="minorHAnsi" w:eastAsiaTheme="minorEastAsia" w:hAnsiTheme="minorHAnsi" w:cstheme="minorBidi"/>
          <w:kern w:val="2"/>
          <w:sz w:val="22"/>
          <w:szCs w:val="22"/>
          <w14:ligatures w14:val="standardContextual"/>
        </w:rPr>
      </w:pPr>
      <w:del w:id="423" w:author="Gavin Rawson" w:date="2024-07-17T08:55:00Z" w16du:dateUtc="2024-07-17T07:55:00Z">
        <w:r w:rsidRPr="003A2150" w:rsidDel="003A2150">
          <w:rPr>
            <w:rPrChange w:id="424" w:author="Gavin Rawson" w:date="2024-07-17T08:55:00Z" w16du:dateUtc="2024-07-17T07:55:00Z">
              <w:rPr>
                <w:rStyle w:val="Hyperlink"/>
              </w:rPr>
            </w:rPrChange>
          </w:rPr>
          <w:delText>1.6</w:delText>
        </w:r>
        <w:r w:rsidDel="003A2150">
          <w:rPr>
            <w:rFonts w:asciiTheme="minorHAnsi" w:eastAsiaTheme="minorEastAsia" w:hAnsiTheme="minorHAnsi" w:cstheme="minorBidi"/>
            <w:kern w:val="2"/>
            <w:sz w:val="22"/>
            <w:szCs w:val="22"/>
            <w14:ligatures w14:val="standardContextual"/>
          </w:rPr>
          <w:tab/>
        </w:r>
        <w:r w:rsidRPr="003A2150" w:rsidDel="003A2150">
          <w:rPr>
            <w:rPrChange w:id="425" w:author="Gavin Rawson" w:date="2024-07-17T08:55:00Z" w16du:dateUtc="2024-07-17T07:55:00Z">
              <w:rPr>
                <w:rStyle w:val="Hyperlink"/>
              </w:rPr>
            </w:rPrChange>
          </w:rPr>
          <w:delText>Lucid between supervisory applications</w:delText>
        </w:r>
        <w:r w:rsidDel="003A2150">
          <w:rPr>
            <w:webHidden/>
          </w:rPr>
          <w:tab/>
        </w:r>
        <w:r w:rsidR="007920C5" w:rsidDel="003A2150">
          <w:rPr>
            <w:webHidden/>
          </w:rPr>
          <w:delText>13</w:delText>
        </w:r>
      </w:del>
    </w:p>
    <w:p w14:paraId="4D512BB2" w14:textId="64B6A7E8" w:rsidR="00354D14" w:rsidDel="003A2150" w:rsidRDefault="00354D14">
      <w:pPr>
        <w:pStyle w:val="TOC2"/>
        <w:rPr>
          <w:del w:id="426" w:author="Gavin Rawson" w:date="2024-07-17T08:55:00Z" w16du:dateUtc="2024-07-17T07:55:00Z"/>
          <w:rFonts w:asciiTheme="minorHAnsi" w:eastAsiaTheme="minorEastAsia" w:hAnsiTheme="minorHAnsi" w:cstheme="minorBidi"/>
          <w:kern w:val="2"/>
          <w:sz w:val="22"/>
          <w:szCs w:val="22"/>
          <w14:ligatures w14:val="standardContextual"/>
        </w:rPr>
      </w:pPr>
      <w:del w:id="427" w:author="Gavin Rawson" w:date="2024-07-17T08:55:00Z" w16du:dateUtc="2024-07-17T07:55:00Z">
        <w:r w:rsidRPr="003A2150" w:rsidDel="003A2150">
          <w:rPr>
            <w:rPrChange w:id="428" w:author="Gavin Rawson" w:date="2024-07-17T08:55:00Z" w16du:dateUtc="2024-07-17T07:55:00Z">
              <w:rPr>
                <w:rStyle w:val="Hyperlink"/>
              </w:rPr>
            </w:rPrChange>
          </w:rPr>
          <w:delText>1.7</w:delText>
        </w:r>
        <w:r w:rsidDel="003A2150">
          <w:rPr>
            <w:rFonts w:asciiTheme="minorHAnsi" w:eastAsiaTheme="minorEastAsia" w:hAnsiTheme="minorHAnsi" w:cstheme="minorBidi"/>
            <w:kern w:val="2"/>
            <w:sz w:val="22"/>
            <w:szCs w:val="22"/>
            <w14:ligatures w14:val="standardContextual"/>
          </w:rPr>
          <w:tab/>
        </w:r>
        <w:r w:rsidRPr="003A2150" w:rsidDel="003A2150">
          <w:rPr>
            <w:rPrChange w:id="429" w:author="Gavin Rawson" w:date="2024-07-17T08:55:00Z" w16du:dateUtc="2024-07-17T07:55:00Z">
              <w:rPr>
                <w:rStyle w:val="Hyperlink"/>
              </w:rPr>
            </w:rPrChange>
          </w:rPr>
          <w:delText>Data representation</w:delText>
        </w:r>
        <w:r w:rsidDel="003A2150">
          <w:rPr>
            <w:webHidden/>
          </w:rPr>
          <w:tab/>
        </w:r>
        <w:r w:rsidR="007920C5" w:rsidDel="003A2150">
          <w:rPr>
            <w:webHidden/>
          </w:rPr>
          <w:delText>13</w:delText>
        </w:r>
      </w:del>
    </w:p>
    <w:p w14:paraId="3E061731" w14:textId="69F3A00A" w:rsidR="00354D14" w:rsidDel="003A2150" w:rsidRDefault="00354D14">
      <w:pPr>
        <w:pStyle w:val="TOC1"/>
        <w:rPr>
          <w:del w:id="430" w:author="Gavin Rawson" w:date="2024-07-17T08:55:00Z" w16du:dateUtc="2024-07-17T07:55:00Z"/>
          <w:rFonts w:asciiTheme="minorHAnsi" w:eastAsiaTheme="minorEastAsia" w:hAnsiTheme="minorHAnsi" w:cstheme="minorBidi"/>
          <w:bCs w:val="0"/>
          <w:kern w:val="2"/>
          <w:sz w:val="22"/>
          <w:szCs w:val="22"/>
          <w14:ligatures w14:val="standardContextual"/>
        </w:rPr>
      </w:pPr>
      <w:del w:id="431" w:author="Gavin Rawson" w:date="2024-07-17T08:55:00Z" w16du:dateUtc="2024-07-17T07:55:00Z">
        <w:r w:rsidRPr="003A2150" w:rsidDel="003A2150">
          <w:rPr>
            <w:rPrChange w:id="432" w:author="Gavin Rawson" w:date="2024-07-17T08:55:00Z" w16du:dateUtc="2024-07-17T07:55:00Z">
              <w:rPr>
                <w:rStyle w:val="Hyperlink"/>
              </w:rPr>
            </w:rPrChange>
          </w:rPr>
          <w:delText>2</w:delText>
        </w:r>
        <w:r w:rsidDel="003A2150">
          <w:rPr>
            <w:rFonts w:asciiTheme="minorHAnsi" w:eastAsiaTheme="minorEastAsia" w:hAnsiTheme="minorHAnsi" w:cstheme="minorBidi"/>
            <w:bCs w:val="0"/>
            <w:kern w:val="2"/>
            <w:sz w:val="22"/>
            <w:szCs w:val="22"/>
            <w14:ligatures w14:val="standardContextual"/>
          </w:rPr>
          <w:tab/>
        </w:r>
        <w:r w:rsidRPr="003A2150" w:rsidDel="003A2150">
          <w:rPr>
            <w:rPrChange w:id="433" w:author="Gavin Rawson" w:date="2024-07-17T08:55:00Z" w16du:dateUtc="2024-07-17T07:55:00Z">
              <w:rPr>
                <w:rStyle w:val="Hyperlink"/>
              </w:rPr>
            </w:rPrChange>
          </w:rPr>
          <w:delText>Data model</w:delText>
        </w:r>
        <w:r w:rsidDel="003A2150">
          <w:rPr>
            <w:webHidden/>
          </w:rPr>
          <w:tab/>
        </w:r>
        <w:r w:rsidR="007920C5" w:rsidDel="003A2150">
          <w:rPr>
            <w:webHidden/>
          </w:rPr>
          <w:delText>14</w:delText>
        </w:r>
      </w:del>
    </w:p>
    <w:p w14:paraId="0AB4903D" w14:textId="4EC9FF67" w:rsidR="00354D14" w:rsidDel="003A2150" w:rsidRDefault="00354D14">
      <w:pPr>
        <w:pStyle w:val="TOC2"/>
        <w:rPr>
          <w:del w:id="434" w:author="Gavin Rawson" w:date="2024-07-17T08:55:00Z" w16du:dateUtc="2024-07-17T07:55:00Z"/>
          <w:rFonts w:asciiTheme="minorHAnsi" w:eastAsiaTheme="minorEastAsia" w:hAnsiTheme="minorHAnsi" w:cstheme="minorBidi"/>
          <w:kern w:val="2"/>
          <w:sz w:val="22"/>
          <w:szCs w:val="22"/>
          <w14:ligatures w14:val="standardContextual"/>
        </w:rPr>
      </w:pPr>
      <w:del w:id="435" w:author="Gavin Rawson" w:date="2024-07-17T08:55:00Z" w16du:dateUtc="2024-07-17T07:55:00Z">
        <w:r w:rsidRPr="003A2150" w:rsidDel="003A2150">
          <w:rPr>
            <w:rPrChange w:id="436" w:author="Gavin Rawson" w:date="2024-07-17T08:55:00Z" w16du:dateUtc="2024-07-17T07:55:00Z">
              <w:rPr>
                <w:rStyle w:val="Hyperlink"/>
              </w:rPr>
            </w:rPrChange>
          </w:rPr>
          <w:delText>2.1</w:delText>
        </w:r>
        <w:r w:rsidDel="003A2150">
          <w:rPr>
            <w:rFonts w:asciiTheme="minorHAnsi" w:eastAsiaTheme="minorEastAsia" w:hAnsiTheme="minorHAnsi" w:cstheme="minorBidi"/>
            <w:kern w:val="2"/>
            <w:sz w:val="22"/>
            <w:szCs w:val="22"/>
            <w14:ligatures w14:val="standardContextual"/>
          </w:rPr>
          <w:tab/>
        </w:r>
        <w:r w:rsidRPr="003A2150" w:rsidDel="003A2150">
          <w:rPr>
            <w:rPrChange w:id="437" w:author="Gavin Rawson" w:date="2024-07-17T08:55:00Z" w16du:dateUtc="2024-07-17T07:55:00Z">
              <w:rPr>
                <w:rStyle w:val="Hyperlink"/>
              </w:rPr>
            </w:rPrChange>
          </w:rPr>
          <w:delText>Field device</w:delText>
        </w:r>
        <w:r w:rsidDel="003A2150">
          <w:rPr>
            <w:webHidden/>
          </w:rPr>
          <w:tab/>
        </w:r>
        <w:r w:rsidR="007920C5" w:rsidDel="003A2150">
          <w:rPr>
            <w:webHidden/>
          </w:rPr>
          <w:delText>14</w:delText>
        </w:r>
      </w:del>
    </w:p>
    <w:p w14:paraId="4C0E3B0B" w14:textId="18F33C6D" w:rsidR="00354D14" w:rsidDel="003A2150" w:rsidRDefault="00354D14">
      <w:pPr>
        <w:pStyle w:val="TOC3"/>
        <w:rPr>
          <w:del w:id="438" w:author="Gavin Rawson" w:date="2024-07-17T08:55:00Z" w16du:dateUtc="2024-07-17T07:55:00Z"/>
          <w:rFonts w:asciiTheme="minorHAnsi" w:eastAsiaTheme="minorEastAsia" w:hAnsiTheme="minorHAnsi" w:cstheme="minorBidi"/>
          <w:noProof/>
          <w:kern w:val="2"/>
          <w:sz w:val="22"/>
          <w:szCs w:val="22"/>
          <w14:ligatures w14:val="standardContextual"/>
        </w:rPr>
      </w:pPr>
      <w:del w:id="439" w:author="Gavin Rawson" w:date="2024-07-17T08:55:00Z" w16du:dateUtc="2024-07-17T07:55:00Z">
        <w:r w:rsidRPr="003A2150" w:rsidDel="003A2150">
          <w:rPr>
            <w:noProof/>
            <w:rPrChange w:id="440" w:author="Gavin Rawson" w:date="2024-07-17T08:55:00Z" w16du:dateUtc="2024-07-17T07:55:00Z">
              <w:rPr>
                <w:rStyle w:val="Hyperlink"/>
                <w:noProof/>
              </w:rPr>
            </w:rPrChange>
          </w:rPr>
          <w:delText>2.1.1</w:delText>
        </w:r>
        <w:r w:rsidDel="003A2150">
          <w:rPr>
            <w:rFonts w:asciiTheme="minorHAnsi" w:eastAsiaTheme="minorEastAsia" w:hAnsiTheme="minorHAnsi" w:cstheme="minorBidi"/>
            <w:noProof/>
            <w:kern w:val="2"/>
            <w:sz w:val="22"/>
            <w:szCs w:val="22"/>
            <w14:ligatures w14:val="standardContextual"/>
          </w:rPr>
          <w:tab/>
        </w:r>
        <w:r w:rsidRPr="003A2150" w:rsidDel="003A2150">
          <w:rPr>
            <w:noProof/>
            <w:rPrChange w:id="441" w:author="Gavin Rawson" w:date="2024-07-17T08:55:00Z" w16du:dateUtc="2024-07-17T07:55:00Z">
              <w:rPr>
                <w:rStyle w:val="Hyperlink"/>
                <w:noProof/>
              </w:rPr>
            </w:rPrChange>
          </w:rPr>
          <w:delText>Lucid schema</w:delText>
        </w:r>
        <w:r w:rsidDel="003A2150">
          <w:rPr>
            <w:noProof/>
            <w:webHidden/>
          </w:rPr>
          <w:tab/>
        </w:r>
        <w:r w:rsidR="007920C5" w:rsidDel="003A2150">
          <w:rPr>
            <w:noProof/>
            <w:webHidden/>
          </w:rPr>
          <w:delText>16</w:delText>
        </w:r>
      </w:del>
    </w:p>
    <w:p w14:paraId="58FBE864" w14:textId="484E42B0" w:rsidR="00354D14" w:rsidDel="003A2150" w:rsidRDefault="00354D14">
      <w:pPr>
        <w:pStyle w:val="TOC3"/>
        <w:rPr>
          <w:del w:id="442" w:author="Gavin Rawson" w:date="2024-07-17T08:55:00Z" w16du:dateUtc="2024-07-17T07:55:00Z"/>
          <w:rFonts w:asciiTheme="minorHAnsi" w:eastAsiaTheme="minorEastAsia" w:hAnsiTheme="minorHAnsi" w:cstheme="minorBidi"/>
          <w:noProof/>
          <w:kern w:val="2"/>
          <w:sz w:val="22"/>
          <w:szCs w:val="22"/>
          <w14:ligatures w14:val="standardContextual"/>
        </w:rPr>
      </w:pPr>
      <w:del w:id="443" w:author="Gavin Rawson" w:date="2024-07-17T08:55:00Z" w16du:dateUtc="2024-07-17T07:55:00Z">
        <w:r w:rsidRPr="003A2150" w:rsidDel="003A2150">
          <w:rPr>
            <w:noProof/>
            <w:rPrChange w:id="444" w:author="Gavin Rawson" w:date="2024-07-17T08:55:00Z" w16du:dateUtc="2024-07-17T07:55:00Z">
              <w:rPr>
                <w:rStyle w:val="Hyperlink"/>
                <w:noProof/>
              </w:rPr>
            </w:rPrChange>
          </w:rPr>
          <w:delText>2.1.2</w:delText>
        </w:r>
        <w:r w:rsidDel="003A2150">
          <w:rPr>
            <w:rFonts w:asciiTheme="minorHAnsi" w:eastAsiaTheme="minorEastAsia" w:hAnsiTheme="minorHAnsi" w:cstheme="minorBidi"/>
            <w:noProof/>
            <w:kern w:val="2"/>
            <w:sz w:val="22"/>
            <w:szCs w:val="22"/>
            <w14:ligatures w14:val="standardContextual"/>
          </w:rPr>
          <w:tab/>
        </w:r>
        <w:r w:rsidRPr="003A2150" w:rsidDel="003A2150">
          <w:rPr>
            <w:noProof/>
            <w:rPrChange w:id="445" w:author="Gavin Rawson" w:date="2024-07-17T08:55:00Z" w16du:dateUtc="2024-07-17T07:55:00Z">
              <w:rPr>
                <w:rStyle w:val="Hyperlink"/>
                <w:noProof/>
              </w:rPr>
            </w:rPrChange>
          </w:rPr>
          <w:delText>Device profile</w:delText>
        </w:r>
        <w:r w:rsidDel="003A2150">
          <w:rPr>
            <w:noProof/>
            <w:webHidden/>
          </w:rPr>
          <w:tab/>
        </w:r>
        <w:r w:rsidR="007920C5" w:rsidDel="003A2150">
          <w:rPr>
            <w:noProof/>
            <w:webHidden/>
          </w:rPr>
          <w:delText>16</w:delText>
        </w:r>
      </w:del>
    </w:p>
    <w:p w14:paraId="530F2489" w14:textId="3A46A1FE" w:rsidR="00354D14" w:rsidDel="003A2150" w:rsidRDefault="00354D14">
      <w:pPr>
        <w:pStyle w:val="TOC3"/>
        <w:rPr>
          <w:del w:id="446" w:author="Gavin Rawson" w:date="2024-07-17T08:55:00Z" w16du:dateUtc="2024-07-17T07:55:00Z"/>
          <w:rFonts w:asciiTheme="minorHAnsi" w:eastAsiaTheme="minorEastAsia" w:hAnsiTheme="minorHAnsi" w:cstheme="minorBidi"/>
          <w:noProof/>
          <w:kern w:val="2"/>
          <w:sz w:val="22"/>
          <w:szCs w:val="22"/>
          <w14:ligatures w14:val="standardContextual"/>
        </w:rPr>
      </w:pPr>
      <w:del w:id="447" w:author="Gavin Rawson" w:date="2024-07-17T08:55:00Z" w16du:dateUtc="2024-07-17T07:55:00Z">
        <w:r w:rsidRPr="003A2150" w:rsidDel="003A2150">
          <w:rPr>
            <w:noProof/>
            <w:rPrChange w:id="448" w:author="Gavin Rawson" w:date="2024-07-17T08:55:00Z" w16du:dateUtc="2024-07-17T07:55:00Z">
              <w:rPr>
                <w:rStyle w:val="Hyperlink"/>
                <w:noProof/>
              </w:rPr>
            </w:rPrChange>
          </w:rPr>
          <w:delText>2.1.3</w:delText>
        </w:r>
        <w:r w:rsidDel="003A2150">
          <w:rPr>
            <w:rFonts w:asciiTheme="minorHAnsi" w:eastAsiaTheme="minorEastAsia" w:hAnsiTheme="minorHAnsi" w:cstheme="minorBidi"/>
            <w:noProof/>
            <w:kern w:val="2"/>
            <w:sz w:val="22"/>
            <w:szCs w:val="22"/>
            <w14:ligatures w14:val="standardContextual"/>
          </w:rPr>
          <w:tab/>
        </w:r>
        <w:r w:rsidRPr="003A2150" w:rsidDel="003A2150">
          <w:rPr>
            <w:noProof/>
            <w:rPrChange w:id="449" w:author="Gavin Rawson" w:date="2024-07-17T08:55:00Z" w16du:dateUtc="2024-07-17T07:55:00Z">
              <w:rPr>
                <w:rStyle w:val="Hyperlink"/>
                <w:noProof/>
              </w:rPr>
            </w:rPrChange>
          </w:rPr>
          <w:delText>Configuration</w:delText>
        </w:r>
        <w:r w:rsidDel="003A2150">
          <w:rPr>
            <w:noProof/>
            <w:webHidden/>
          </w:rPr>
          <w:tab/>
        </w:r>
        <w:r w:rsidR="007920C5" w:rsidDel="003A2150">
          <w:rPr>
            <w:noProof/>
            <w:webHidden/>
          </w:rPr>
          <w:delText>20</w:delText>
        </w:r>
      </w:del>
    </w:p>
    <w:p w14:paraId="06F97E4E" w14:textId="64ACBA7D" w:rsidR="00354D14" w:rsidDel="003A2150" w:rsidRDefault="00354D14">
      <w:pPr>
        <w:pStyle w:val="TOC3"/>
        <w:rPr>
          <w:del w:id="450" w:author="Gavin Rawson" w:date="2024-07-17T08:55:00Z" w16du:dateUtc="2024-07-17T07:55:00Z"/>
          <w:rFonts w:asciiTheme="minorHAnsi" w:eastAsiaTheme="minorEastAsia" w:hAnsiTheme="minorHAnsi" w:cstheme="minorBidi"/>
          <w:noProof/>
          <w:kern w:val="2"/>
          <w:sz w:val="22"/>
          <w:szCs w:val="22"/>
          <w14:ligatures w14:val="standardContextual"/>
        </w:rPr>
      </w:pPr>
      <w:del w:id="451" w:author="Gavin Rawson" w:date="2024-07-17T08:55:00Z" w16du:dateUtc="2024-07-17T07:55:00Z">
        <w:r w:rsidRPr="003A2150" w:rsidDel="003A2150">
          <w:rPr>
            <w:noProof/>
            <w:rPrChange w:id="452" w:author="Gavin Rawson" w:date="2024-07-17T08:55:00Z" w16du:dateUtc="2024-07-17T07:55:00Z">
              <w:rPr>
                <w:rStyle w:val="Hyperlink"/>
                <w:noProof/>
              </w:rPr>
            </w:rPrChange>
          </w:rPr>
          <w:delText>2.1.4</w:delText>
        </w:r>
        <w:r w:rsidDel="003A2150">
          <w:rPr>
            <w:rFonts w:asciiTheme="minorHAnsi" w:eastAsiaTheme="minorEastAsia" w:hAnsiTheme="minorHAnsi" w:cstheme="minorBidi"/>
            <w:noProof/>
            <w:kern w:val="2"/>
            <w:sz w:val="22"/>
            <w:szCs w:val="22"/>
            <w14:ligatures w14:val="standardContextual"/>
          </w:rPr>
          <w:tab/>
        </w:r>
        <w:r w:rsidRPr="003A2150" w:rsidDel="003A2150">
          <w:rPr>
            <w:noProof/>
            <w:rPrChange w:id="453" w:author="Gavin Rawson" w:date="2024-07-17T08:55:00Z" w16du:dateUtc="2024-07-17T07:55:00Z">
              <w:rPr>
                <w:rStyle w:val="Hyperlink"/>
                <w:noProof/>
              </w:rPr>
            </w:rPrChange>
          </w:rPr>
          <w:delText>Connection scheduling</w:delText>
        </w:r>
        <w:r w:rsidDel="003A2150">
          <w:rPr>
            <w:noProof/>
            <w:webHidden/>
          </w:rPr>
          <w:tab/>
        </w:r>
        <w:r w:rsidR="007920C5" w:rsidDel="003A2150">
          <w:rPr>
            <w:noProof/>
            <w:webHidden/>
          </w:rPr>
          <w:delText>25</w:delText>
        </w:r>
      </w:del>
    </w:p>
    <w:p w14:paraId="2C6F2458" w14:textId="28386141" w:rsidR="00354D14" w:rsidDel="003A2150" w:rsidRDefault="00354D14">
      <w:pPr>
        <w:pStyle w:val="TOC3"/>
        <w:rPr>
          <w:del w:id="454" w:author="Gavin Rawson" w:date="2024-07-17T08:55:00Z" w16du:dateUtc="2024-07-17T07:55:00Z"/>
          <w:rFonts w:asciiTheme="minorHAnsi" w:eastAsiaTheme="minorEastAsia" w:hAnsiTheme="minorHAnsi" w:cstheme="minorBidi"/>
          <w:noProof/>
          <w:kern w:val="2"/>
          <w:sz w:val="22"/>
          <w:szCs w:val="22"/>
          <w14:ligatures w14:val="standardContextual"/>
        </w:rPr>
      </w:pPr>
      <w:del w:id="455" w:author="Gavin Rawson" w:date="2024-07-17T08:55:00Z" w16du:dateUtc="2024-07-17T07:55:00Z">
        <w:r w:rsidRPr="003A2150" w:rsidDel="003A2150">
          <w:rPr>
            <w:noProof/>
            <w:rPrChange w:id="456" w:author="Gavin Rawson" w:date="2024-07-17T08:55:00Z" w16du:dateUtc="2024-07-17T07:55:00Z">
              <w:rPr>
                <w:rStyle w:val="Hyperlink"/>
                <w:noProof/>
              </w:rPr>
            </w:rPrChange>
          </w:rPr>
          <w:delText>2.1.5</w:delText>
        </w:r>
        <w:r w:rsidDel="003A2150">
          <w:rPr>
            <w:rFonts w:asciiTheme="minorHAnsi" w:eastAsiaTheme="minorEastAsia" w:hAnsiTheme="minorHAnsi" w:cstheme="minorBidi"/>
            <w:noProof/>
            <w:kern w:val="2"/>
            <w:sz w:val="22"/>
            <w:szCs w:val="22"/>
            <w14:ligatures w14:val="standardContextual"/>
          </w:rPr>
          <w:tab/>
        </w:r>
        <w:r w:rsidRPr="003A2150" w:rsidDel="003A2150">
          <w:rPr>
            <w:noProof/>
            <w:rPrChange w:id="457" w:author="Gavin Rawson" w:date="2024-07-17T08:55:00Z" w16du:dateUtc="2024-07-17T07:55:00Z">
              <w:rPr>
                <w:rStyle w:val="Hyperlink"/>
                <w:noProof/>
              </w:rPr>
            </w:rPrChange>
          </w:rPr>
          <w:delText>Time formats</w:delText>
        </w:r>
        <w:r w:rsidDel="003A2150">
          <w:rPr>
            <w:noProof/>
            <w:webHidden/>
          </w:rPr>
          <w:tab/>
        </w:r>
        <w:r w:rsidR="007920C5" w:rsidDel="003A2150">
          <w:rPr>
            <w:noProof/>
            <w:webHidden/>
          </w:rPr>
          <w:delText>26</w:delText>
        </w:r>
      </w:del>
    </w:p>
    <w:p w14:paraId="3ED20BAD" w14:textId="11F858BD" w:rsidR="00354D14" w:rsidDel="003A2150" w:rsidRDefault="00354D14">
      <w:pPr>
        <w:pStyle w:val="TOC2"/>
        <w:rPr>
          <w:del w:id="458" w:author="Gavin Rawson" w:date="2024-07-17T08:55:00Z" w16du:dateUtc="2024-07-17T07:55:00Z"/>
          <w:rFonts w:asciiTheme="minorHAnsi" w:eastAsiaTheme="minorEastAsia" w:hAnsiTheme="minorHAnsi" w:cstheme="minorBidi"/>
          <w:kern w:val="2"/>
          <w:sz w:val="22"/>
          <w:szCs w:val="22"/>
          <w14:ligatures w14:val="standardContextual"/>
        </w:rPr>
      </w:pPr>
      <w:del w:id="459" w:author="Gavin Rawson" w:date="2024-07-17T08:55:00Z" w16du:dateUtc="2024-07-17T07:55:00Z">
        <w:r w:rsidRPr="003A2150" w:rsidDel="003A2150">
          <w:rPr>
            <w:rPrChange w:id="460" w:author="Gavin Rawson" w:date="2024-07-17T08:55:00Z" w16du:dateUtc="2024-07-17T07:55:00Z">
              <w:rPr>
                <w:rStyle w:val="Hyperlink"/>
              </w:rPr>
            </w:rPrChange>
          </w:rPr>
          <w:delText>2.2</w:delText>
        </w:r>
        <w:r w:rsidDel="003A2150">
          <w:rPr>
            <w:rFonts w:asciiTheme="minorHAnsi" w:eastAsiaTheme="minorEastAsia" w:hAnsiTheme="minorHAnsi" w:cstheme="minorBidi"/>
            <w:kern w:val="2"/>
            <w:sz w:val="22"/>
            <w:szCs w:val="22"/>
            <w14:ligatures w14:val="standardContextual"/>
          </w:rPr>
          <w:tab/>
        </w:r>
        <w:r w:rsidRPr="003A2150" w:rsidDel="003A2150">
          <w:rPr>
            <w:rPrChange w:id="461" w:author="Gavin Rawson" w:date="2024-07-17T08:55:00Z" w16du:dateUtc="2024-07-17T07:55:00Z">
              <w:rPr>
                <w:rStyle w:val="Hyperlink"/>
              </w:rPr>
            </w:rPrChange>
          </w:rPr>
          <w:delText>Events</w:delText>
        </w:r>
        <w:r w:rsidDel="003A2150">
          <w:rPr>
            <w:webHidden/>
          </w:rPr>
          <w:tab/>
        </w:r>
        <w:r w:rsidR="007920C5" w:rsidDel="003A2150">
          <w:rPr>
            <w:webHidden/>
          </w:rPr>
          <w:delText>26</w:delText>
        </w:r>
      </w:del>
    </w:p>
    <w:p w14:paraId="1B16BF2C" w14:textId="0D1D319D" w:rsidR="00354D14" w:rsidDel="003A2150" w:rsidRDefault="00354D14">
      <w:pPr>
        <w:pStyle w:val="TOC2"/>
        <w:rPr>
          <w:del w:id="462" w:author="Gavin Rawson" w:date="2024-07-17T08:55:00Z" w16du:dateUtc="2024-07-17T07:55:00Z"/>
          <w:rFonts w:asciiTheme="minorHAnsi" w:eastAsiaTheme="minorEastAsia" w:hAnsiTheme="minorHAnsi" w:cstheme="minorBidi"/>
          <w:kern w:val="2"/>
          <w:sz w:val="22"/>
          <w:szCs w:val="22"/>
          <w14:ligatures w14:val="standardContextual"/>
        </w:rPr>
      </w:pPr>
      <w:del w:id="463" w:author="Gavin Rawson" w:date="2024-07-17T08:55:00Z" w16du:dateUtc="2024-07-17T07:55:00Z">
        <w:r w:rsidRPr="003A2150" w:rsidDel="003A2150">
          <w:rPr>
            <w:rPrChange w:id="464" w:author="Gavin Rawson" w:date="2024-07-17T08:55:00Z" w16du:dateUtc="2024-07-17T07:55:00Z">
              <w:rPr>
                <w:rStyle w:val="Hyperlink"/>
              </w:rPr>
            </w:rPrChange>
          </w:rPr>
          <w:delText>2.3</w:delText>
        </w:r>
        <w:r w:rsidDel="003A2150">
          <w:rPr>
            <w:rFonts w:asciiTheme="minorHAnsi" w:eastAsiaTheme="minorEastAsia" w:hAnsiTheme="minorHAnsi" w:cstheme="minorBidi"/>
            <w:kern w:val="2"/>
            <w:sz w:val="22"/>
            <w:szCs w:val="22"/>
            <w14:ligatures w14:val="standardContextual"/>
          </w:rPr>
          <w:tab/>
        </w:r>
        <w:r w:rsidRPr="003A2150" w:rsidDel="003A2150">
          <w:rPr>
            <w:rPrChange w:id="465" w:author="Gavin Rawson" w:date="2024-07-17T08:55:00Z" w16du:dateUtc="2024-07-17T07:55:00Z">
              <w:rPr>
                <w:rStyle w:val="Hyperlink"/>
              </w:rPr>
            </w:rPrChange>
          </w:rPr>
          <w:delText>Actions</w:delText>
        </w:r>
        <w:r w:rsidDel="003A2150">
          <w:rPr>
            <w:webHidden/>
          </w:rPr>
          <w:tab/>
        </w:r>
        <w:r w:rsidR="007920C5" w:rsidDel="003A2150">
          <w:rPr>
            <w:webHidden/>
          </w:rPr>
          <w:delText>26</w:delText>
        </w:r>
      </w:del>
    </w:p>
    <w:p w14:paraId="52B0ADDC" w14:textId="082ED418" w:rsidR="00354D14" w:rsidDel="003A2150" w:rsidRDefault="00354D14">
      <w:pPr>
        <w:pStyle w:val="TOC2"/>
        <w:rPr>
          <w:del w:id="466" w:author="Gavin Rawson" w:date="2024-07-17T08:55:00Z" w16du:dateUtc="2024-07-17T07:55:00Z"/>
          <w:rFonts w:asciiTheme="minorHAnsi" w:eastAsiaTheme="minorEastAsia" w:hAnsiTheme="minorHAnsi" w:cstheme="minorBidi"/>
          <w:kern w:val="2"/>
          <w:sz w:val="22"/>
          <w:szCs w:val="22"/>
          <w14:ligatures w14:val="standardContextual"/>
        </w:rPr>
      </w:pPr>
      <w:del w:id="467" w:author="Gavin Rawson" w:date="2024-07-17T08:55:00Z" w16du:dateUtc="2024-07-17T07:55:00Z">
        <w:r w:rsidRPr="003A2150" w:rsidDel="003A2150">
          <w:rPr>
            <w:rPrChange w:id="468" w:author="Gavin Rawson" w:date="2024-07-17T08:55:00Z" w16du:dateUtc="2024-07-17T07:55:00Z">
              <w:rPr>
                <w:rStyle w:val="Hyperlink"/>
              </w:rPr>
            </w:rPrChange>
          </w:rPr>
          <w:delText>2.4</w:delText>
        </w:r>
        <w:r w:rsidDel="003A2150">
          <w:rPr>
            <w:rFonts w:asciiTheme="minorHAnsi" w:eastAsiaTheme="minorEastAsia" w:hAnsiTheme="minorHAnsi" w:cstheme="minorBidi"/>
            <w:kern w:val="2"/>
            <w:sz w:val="22"/>
            <w:szCs w:val="22"/>
            <w14:ligatures w14:val="standardContextual"/>
          </w:rPr>
          <w:tab/>
        </w:r>
        <w:r w:rsidRPr="003A2150" w:rsidDel="003A2150">
          <w:rPr>
            <w:rPrChange w:id="469" w:author="Gavin Rawson" w:date="2024-07-17T08:55:00Z" w16du:dateUtc="2024-07-17T07:55:00Z">
              <w:rPr>
                <w:rStyle w:val="Hyperlink"/>
              </w:rPr>
            </w:rPrChange>
          </w:rPr>
          <w:delText>Points</w:delText>
        </w:r>
        <w:r w:rsidDel="003A2150">
          <w:rPr>
            <w:webHidden/>
          </w:rPr>
          <w:tab/>
        </w:r>
        <w:r w:rsidR="007920C5" w:rsidDel="003A2150">
          <w:rPr>
            <w:webHidden/>
          </w:rPr>
          <w:delText>27</w:delText>
        </w:r>
      </w:del>
    </w:p>
    <w:p w14:paraId="5F0AB792" w14:textId="1C49B978" w:rsidR="00354D14" w:rsidDel="003A2150" w:rsidRDefault="00354D14">
      <w:pPr>
        <w:pStyle w:val="TOC3"/>
        <w:rPr>
          <w:del w:id="470" w:author="Gavin Rawson" w:date="2024-07-17T08:55:00Z" w16du:dateUtc="2024-07-17T07:55:00Z"/>
          <w:rFonts w:asciiTheme="minorHAnsi" w:eastAsiaTheme="minorEastAsia" w:hAnsiTheme="minorHAnsi" w:cstheme="minorBidi"/>
          <w:noProof/>
          <w:kern w:val="2"/>
          <w:sz w:val="22"/>
          <w:szCs w:val="22"/>
          <w14:ligatures w14:val="standardContextual"/>
        </w:rPr>
      </w:pPr>
      <w:del w:id="471" w:author="Gavin Rawson" w:date="2024-07-17T08:55:00Z" w16du:dateUtc="2024-07-17T07:55:00Z">
        <w:r w:rsidRPr="003A2150" w:rsidDel="003A2150">
          <w:rPr>
            <w:noProof/>
            <w:rPrChange w:id="472" w:author="Gavin Rawson" w:date="2024-07-17T08:55:00Z" w16du:dateUtc="2024-07-17T07:55:00Z">
              <w:rPr>
                <w:rStyle w:val="Hyperlink"/>
                <w:noProof/>
              </w:rPr>
            </w:rPrChange>
          </w:rPr>
          <w:delText>2.4.1</w:delText>
        </w:r>
        <w:r w:rsidDel="003A2150">
          <w:rPr>
            <w:rFonts w:asciiTheme="minorHAnsi" w:eastAsiaTheme="minorEastAsia" w:hAnsiTheme="minorHAnsi" w:cstheme="minorBidi"/>
            <w:noProof/>
            <w:kern w:val="2"/>
            <w:sz w:val="22"/>
            <w:szCs w:val="22"/>
            <w14:ligatures w14:val="standardContextual"/>
          </w:rPr>
          <w:tab/>
        </w:r>
        <w:r w:rsidRPr="003A2150" w:rsidDel="003A2150">
          <w:rPr>
            <w:noProof/>
            <w:rPrChange w:id="473" w:author="Gavin Rawson" w:date="2024-07-17T08:55:00Z" w16du:dateUtc="2024-07-17T07:55:00Z">
              <w:rPr>
                <w:rStyle w:val="Hyperlink"/>
                <w:noProof/>
              </w:rPr>
            </w:rPrChange>
          </w:rPr>
          <w:delText>Point quality flags</w:delText>
        </w:r>
        <w:r w:rsidDel="003A2150">
          <w:rPr>
            <w:noProof/>
            <w:webHidden/>
          </w:rPr>
          <w:tab/>
        </w:r>
      </w:del>
      <w:del w:id="474" w:author="Gavin Rawson" w:date="2024-07-16T13:18:00Z" w16du:dateUtc="2024-07-16T12:18:00Z">
        <w:r w:rsidR="00461D1E" w:rsidDel="007920C5">
          <w:rPr>
            <w:noProof/>
            <w:webHidden/>
          </w:rPr>
          <w:delText>30</w:delText>
        </w:r>
      </w:del>
    </w:p>
    <w:p w14:paraId="39315666" w14:textId="3C1E42A5" w:rsidR="00354D14" w:rsidDel="003A2150" w:rsidRDefault="00354D14">
      <w:pPr>
        <w:pStyle w:val="TOC3"/>
        <w:rPr>
          <w:del w:id="475" w:author="Gavin Rawson" w:date="2024-07-17T08:55:00Z" w16du:dateUtc="2024-07-17T07:55:00Z"/>
          <w:rFonts w:asciiTheme="minorHAnsi" w:eastAsiaTheme="minorEastAsia" w:hAnsiTheme="minorHAnsi" w:cstheme="minorBidi"/>
          <w:noProof/>
          <w:kern w:val="2"/>
          <w:sz w:val="22"/>
          <w:szCs w:val="22"/>
          <w14:ligatures w14:val="standardContextual"/>
        </w:rPr>
      </w:pPr>
      <w:del w:id="476" w:author="Gavin Rawson" w:date="2024-07-17T08:55:00Z" w16du:dateUtc="2024-07-17T07:55:00Z">
        <w:r w:rsidRPr="003A2150" w:rsidDel="003A2150">
          <w:rPr>
            <w:noProof/>
            <w:rPrChange w:id="477" w:author="Gavin Rawson" w:date="2024-07-17T08:55:00Z" w16du:dateUtc="2024-07-17T07:55:00Z">
              <w:rPr>
                <w:rStyle w:val="Hyperlink"/>
                <w:noProof/>
              </w:rPr>
            </w:rPrChange>
          </w:rPr>
          <w:delText>2.4.2</w:delText>
        </w:r>
        <w:r w:rsidDel="003A2150">
          <w:rPr>
            <w:rFonts w:asciiTheme="minorHAnsi" w:eastAsiaTheme="minorEastAsia" w:hAnsiTheme="minorHAnsi" w:cstheme="minorBidi"/>
            <w:noProof/>
            <w:kern w:val="2"/>
            <w:sz w:val="22"/>
            <w:szCs w:val="22"/>
            <w14:ligatures w14:val="standardContextual"/>
          </w:rPr>
          <w:tab/>
        </w:r>
        <w:r w:rsidRPr="003A2150" w:rsidDel="003A2150">
          <w:rPr>
            <w:noProof/>
            <w:rPrChange w:id="478" w:author="Gavin Rawson" w:date="2024-07-17T08:55:00Z" w16du:dateUtc="2024-07-17T07:55:00Z">
              <w:rPr>
                <w:rStyle w:val="Hyperlink"/>
                <w:noProof/>
              </w:rPr>
            </w:rPrChange>
          </w:rPr>
          <w:delText>Binary points</w:delText>
        </w:r>
        <w:r w:rsidDel="003A2150">
          <w:rPr>
            <w:noProof/>
            <w:webHidden/>
          </w:rPr>
          <w:tab/>
        </w:r>
        <w:r w:rsidR="007920C5" w:rsidDel="003A2150">
          <w:rPr>
            <w:noProof/>
            <w:webHidden/>
          </w:rPr>
          <w:delText>32</w:delText>
        </w:r>
      </w:del>
    </w:p>
    <w:p w14:paraId="34CC5249" w14:textId="005CC251" w:rsidR="00354D14" w:rsidDel="003A2150" w:rsidRDefault="00354D14">
      <w:pPr>
        <w:pStyle w:val="TOC3"/>
        <w:rPr>
          <w:del w:id="479" w:author="Gavin Rawson" w:date="2024-07-17T08:55:00Z" w16du:dateUtc="2024-07-17T07:55:00Z"/>
          <w:rFonts w:asciiTheme="minorHAnsi" w:eastAsiaTheme="minorEastAsia" w:hAnsiTheme="minorHAnsi" w:cstheme="minorBidi"/>
          <w:noProof/>
          <w:kern w:val="2"/>
          <w:sz w:val="22"/>
          <w:szCs w:val="22"/>
          <w14:ligatures w14:val="standardContextual"/>
        </w:rPr>
      </w:pPr>
      <w:del w:id="480" w:author="Gavin Rawson" w:date="2024-07-17T08:55:00Z" w16du:dateUtc="2024-07-17T07:55:00Z">
        <w:r w:rsidRPr="003A2150" w:rsidDel="003A2150">
          <w:rPr>
            <w:noProof/>
            <w:rPrChange w:id="481" w:author="Gavin Rawson" w:date="2024-07-17T08:55:00Z" w16du:dateUtc="2024-07-17T07:55:00Z">
              <w:rPr>
                <w:rStyle w:val="Hyperlink"/>
                <w:noProof/>
              </w:rPr>
            </w:rPrChange>
          </w:rPr>
          <w:delText>2.4.3</w:delText>
        </w:r>
        <w:r w:rsidDel="003A2150">
          <w:rPr>
            <w:rFonts w:asciiTheme="minorHAnsi" w:eastAsiaTheme="minorEastAsia" w:hAnsiTheme="minorHAnsi" w:cstheme="minorBidi"/>
            <w:noProof/>
            <w:kern w:val="2"/>
            <w:sz w:val="22"/>
            <w:szCs w:val="22"/>
            <w14:ligatures w14:val="standardContextual"/>
          </w:rPr>
          <w:tab/>
        </w:r>
        <w:r w:rsidRPr="003A2150" w:rsidDel="003A2150">
          <w:rPr>
            <w:noProof/>
            <w:rPrChange w:id="482" w:author="Gavin Rawson" w:date="2024-07-17T08:55:00Z" w16du:dateUtc="2024-07-17T07:55:00Z">
              <w:rPr>
                <w:rStyle w:val="Hyperlink"/>
                <w:noProof/>
              </w:rPr>
            </w:rPrChange>
          </w:rPr>
          <w:delText>Analogue points</w:delText>
        </w:r>
        <w:r w:rsidDel="003A2150">
          <w:rPr>
            <w:noProof/>
            <w:webHidden/>
          </w:rPr>
          <w:tab/>
        </w:r>
        <w:r w:rsidR="007920C5" w:rsidDel="003A2150">
          <w:rPr>
            <w:noProof/>
            <w:webHidden/>
          </w:rPr>
          <w:delText>34</w:delText>
        </w:r>
      </w:del>
    </w:p>
    <w:p w14:paraId="1D7D7C16" w14:textId="3B1412D8" w:rsidR="00354D14" w:rsidDel="003A2150" w:rsidRDefault="00354D14">
      <w:pPr>
        <w:pStyle w:val="TOC3"/>
        <w:rPr>
          <w:del w:id="483" w:author="Gavin Rawson" w:date="2024-07-17T08:55:00Z" w16du:dateUtc="2024-07-17T07:55:00Z"/>
          <w:rFonts w:asciiTheme="minorHAnsi" w:eastAsiaTheme="minorEastAsia" w:hAnsiTheme="minorHAnsi" w:cstheme="minorBidi"/>
          <w:noProof/>
          <w:kern w:val="2"/>
          <w:sz w:val="22"/>
          <w:szCs w:val="22"/>
          <w14:ligatures w14:val="standardContextual"/>
        </w:rPr>
      </w:pPr>
      <w:del w:id="484" w:author="Gavin Rawson" w:date="2024-07-17T08:55:00Z" w16du:dateUtc="2024-07-17T07:55:00Z">
        <w:r w:rsidRPr="003A2150" w:rsidDel="003A2150">
          <w:rPr>
            <w:noProof/>
            <w:rPrChange w:id="485" w:author="Gavin Rawson" w:date="2024-07-17T08:55:00Z" w16du:dateUtc="2024-07-17T07:55:00Z">
              <w:rPr>
                <w:rStyle w:val="Hyperlink"/>
                <w:noProof/>
              </w:rPr>
            </w:rPrChange>
          </w:rPr>
          <w:delText>2.4.4</w:delText>
        </w:r>
        <w:r w:rsidDel="003A2150">
          <w:rPr>
            <w:rFonts w:asciiTheme="minorHAnsi" w:eastAsiaTheme="minorEastAsia" w:hAnsiTheme="minorHAnsi" w:cstheme="minorBidi"/>
            <w:noProof/>
            <w:kern w:val="2"/>
            <w:sz w:val="22"/>
            <w:szCs w:val="22"/>
            <w14:ligatures w14:val="standardContextual"/>
          </w:rPr>
          <w:tab/>
        </w:r>
        <w:r w:rsidRPr="003A2150" w:rsidDel="003A2150">
          <w:rPr>
            <w:noProof/>
            <w:rPrChange w:id="486" w:author="Gavin Rawson" w:date="2024-07-17T08:55:00Z" w16du:dateUtc="2024-07-17T07:55:00Z">
              <w:rPr>
                <w:rStyle w:val="Hyperlink"/>
                <w:noProof/>
              </w:rPr>
            </w:rPrChange>
          </w:rPr>
          <w:delText>Counter points</w:delText>
        </w:r>
        <w:r w:rsidDel="003A2150">
          <w:rPr>
            <w:noProof/>
            <w:webHidden/>
          </w:rPr>
          <w:tab/>
        </w:r>
        <w:r w:rsidR="007920C5" w:rsidDel="003A2150">
          <w:rPr>
            <w:noProof/>
            <w:webHidden/>
          </w:rPr>
          <w:delText>37</w:delText>
        </w:r>
      </w:del>
    </w:p>
    <w:p w14:paraId="720E08FE" w14:textId="12F87FB0" w:rsidR="00354D14" w:rsidDel="003A2150" w:rsidRDefault="00354D14">
      <w:pPr>
        <w:pStyle w:val="TOC3"/>
        <w:rPr>
          <w:del w:id="487" w:author="Gavin Rawson" w:date="2024-07-17T08:55:00Z" w16du:dateUtc="2024-07-17T07:55:00Z"/>
          <w:rFonts w:asciiTheme="minorHAnsi" w:eastAsiaTheme="minorEastAsia" w:hAnsiTheme="minorHAnsi" w:cstheme="minorBidi"/>
          <w:noProof/>
          <w:kern w:val="2"/>
          <w:sz w:val="22"/>
          <w:szCs w:val="22"/>
          <w14:ligatures w14:val="standardContextual"/>
        </w:rPr>
      </w:pPr>
      <w:del w:id="488" w:author="Gavin Rawson" w:date="2024-07-17T08:55:00Z" w16du:dateUtc="2024-07-17T07:55:00Z">
        <w:r w:rsidRPr="003A2150" w:rsidDel="003A2150">
          <w:rPr>
            <w:rFonts w:eastAsia="DengXian"/>
            <w:noProof/>
            <w:lang w:eastAsia="en-US"/>
            <w:rPrChange w:id="489" w:author="Gavin Rawson" w:date="2024-07-17T08:55:00Z" w16du:dateUtc="2024-07-17T07:55:00Z">
              <w:rPr>
                <w:rStyle w:val="Hyperlink"/>
                <w:rFonts w:eastAsia="DengXian"/>
                <w:noProof/>
                <w:lang w:eastAsia="en-US"/>
              </w:rPr>
            </w:rPrChange>
          </w:rPr>
          <w:delText>2.4.5</w:delText>
        </w:r>
        <w:r w:rsidDel="003A2150">
          <w:rPr>
            <w:rFonts w:asciiTheme="minorHAnsi" w:eastAsiaTheme="minorEastAsia" w:hAnsiTheme="minorHAnsi" w:cstheme="minorBidi"/>
            <w:noProof/>
            <w:kern w:val="2"/>
            <w:sz w:val="22"/>
            <w:szCs w:val="22"/>
            <w14:ligatures w14:val="standardContextual"/>
          </w:rPr>
          <w:tab/>
        </w:r>
        <w:r w:rsidRPr="003A2150" w:rsidDel="003A2150">
          <w:rPr>
            <w:rFonts w:eastAsia="DengXian"/>
            <w:noProof/>
            <w:lang w:eastAsia="en-US"/>
            <w:rPrChange w:id="490" w:author="Gavin Rawson" w:date="2024-07-17T08:55:00Z" w16du:dateUtc="2024-07-17T07:55:00Z">
              <w:rPr>
                <w:rStyle w:val="Hyperlink"/>
                <w:rFonts w:eastAsia="DengXian"/>
                <w:noProof/>
                <w:lang w:eastAsia="en-US"/>
              </w:rPr>
            </w:rPrChange>
          </w:rPr>
          <w:delText>Analogue limits</w:delText>
        </w:r>
        <w:r w:rsidDel="003A2150">
          <w:rPr>
            <w:noProof/>
            <w:webHidden/>
          </w:rPr>
          <w:tab/>
        </w:r>
        <w:r w:rsidR="007920C5" w:rsidDel="003A2150">
          <w:rPr>
            <w:noProof/>
            <w:webHidden/>
          </w:rPr>
          <w:delText>39</w:delText>
        </w:r>
      </w:del>
    </w:p>
    <w:p w14:paraId="1F7BF089" w14:textId="7DC6A44B" w:rsidR="00354D14" w:rsidDel="003A2150" w:rsidRDefault="00354D14">
      <w:pPr>
        <w:pStyle w:val="TOC3"/>
        <w:rPr>
          <w:del w:id="491" w:author="Gavin Rawson" w:date="2024-07-17T08:55:00Z" w16du:dateUtc="2024-07-17T07:55:00Z"/>
          <w:rFonts w:asciiTheme="minorHAnsi" w:eastAsiaTheme="minorEastAsia" w:hAnsiTheme="minorHAnsi" w:cstheme="minorBidi"/>
          <w:noProof/>
          <w:kern w:val="2"/>
          <w:sz w:val="22"/>
          <w:szCs w:val="22"/>
          <w14:ligatures w14:val="standardContextual"/>
        </w:rPr>
      </w:pPr>
      <w:del w:id="492" w:author="Gavin Rawson" w:date="2024-07-17T08:55:00Z" w16du:dateUtc="2024-07-17T07:55:00Z">
        <w:r w:rsidRPr="003A2150" w:rsidDel="003A2150">
          <w:rPr>
            <w:rFonts w:eastAsia="DengXian"/>
            <w:noProof/>
            <w:rPrChange w:id="493" w:author="Gavin Rawson" w:date="2024-07-17T08:55:00Z" w16du:dateUtc="2024-07-17T07:55:00Z">
              <w:rPr>
                <w:rStyle w:val="Hyperlink"/>
                <w:rFonts w:eastAsia="DengXian"/>
                <w:noProof/>
              </w:rPr>
            </w:rPrChange>
          </w:rPr>
          <w:delText>2.4.6</w:delText>
        </w:r>
        <w:r w:rsidDel="003A2150">
          <w:rPr>
            <w:rFonts w:asciiTheme="minorHAnsi" w:eastAsiaTheme="minorEastAsia" w:hAnsiTheme="minorHAnsi" w:cstheme="minorBidi"/>
            <w:noProof/>
            <w:kern w:val="2"/>
            <w:sz w:val="22"/>
            <w:szCs w:val="22"/>
            <w14:ligatures w14:val="standardContextual"/>
          </w:rPr>
          <w:tab/>
        </w:r>
        <w:r w:rsidRPr="003A2150" w:rsidDel="003A2150">
          <w:rPr>
            <w:rFonts w:eastAsia="DengXian"/>
            <w:noProof/>
            <w:rPrChange w:id="494" w:author="Gavin Rawson" w:date="2024-07-17T08:55:00Z" w16du:dateUtc="2024-07-17T07:55:00Z">
              <w:rPr>
                <w:rStyle w:val="Hyperlink"/>
                <w:rFonts w:eastAsia="DengXian"/>
                <w:noProof/>
              </w:rPr>
            </w:rPrChange>
          </w:rPr>
          <w:delText>Counter limits</w:delText>
        </w:r>
        <w:r w:rsidDel="003A2150">
          <w:rPr>
            <w:noProof/>
            <w:webHidden/>
          </w:rPr>
          <w:tab/>
        </w:r>
        <w:r w:rsidR="007920C5" w:rsidDel="003A2150">
          <w:rPr>
            <w:noProof/>
            <w:webHidden/>
          </w:rPr>
          <w:delText>47</w:delText>
        </w:r>
      </w:del>
    </w:p>
    <w:p w14:paraId="70C77FC6" w14:textId="44F4BCC3" w:rsidR="00354D14" w:rsidDel="003A2150" w:rsidRDefault="00354D14">
      <w:pPr>
        <w:pStyle w:val="TOC3"/>
        <w:rPr>
          <w:del w:id="495" w:author="Gavin Rawson" w:date="2024-07-17T08:55:00Z" w16du:dateUtc="2024-07-17T07:55:00Z"/>
          <w:rFonts w:asciiTheme="minorHAnsi" w:eastAsiaTheme="minorEastAsia" w:hAnsiTheme="minorHAnsi" w:cstheme="minorBidi"/>
          <w:noProof/>
          <w:kern w:val="2"/>
          <w:sz w:val="22"/>
          <w:szCs w:val="22"/>
          <w14:ligatures w14:val="standardContextual"/>
        </w:rPr>
      </w:pPr>
      <w:del w:id="496" w:author="Gavin Rawson" w:date="2024-07-17T08:55:00Z" w16du:dateUtc="2024-07-17T07:55:00Z">
        <w:r w:rsidRPr="003A2150" w:rsidDel="003A2150">
          <w:rPr>
            <w:rFonts w:eastAsia="DengXian"/>
            <w:noProof/>
            <w:rPrChange w:id="497" w:author="Gavin Rawson" w:date="2024-07-17T08:55:00Z" w16du:dateUtc="2024-07-17T07:55:00Z">
              <w:rPr>
                <w:rStyle w:val="Hyperlink"/>
                <w:rFonts w:eastAsia="DengXian"/>
                <w:noProof/>
              </w:rPr>
            </w:rPrChange>
          </w:rPr>
          <w:delText>2.4.7</w:delText>
        </w:r>
        <w:r w:rsidDel="003A2150">
          <w:rPr>
            <w:rFonts w:asciiTheme="minorHAnsi" w:eastAsiaTheme="minorEastAsia" w:hAnsiTheme="minorHAnsi" w:cstheme="minorBidi"/>
            <w:noProof/>
            <w:kern w:val="2"/>
            <w:sz w:val="22"/>
            <w:szCs w:val="22"/>
            <w14:ligatures w14:val="standardContextual"/>
          </w:rPr>
          <w:tab/>
        </w:r>
        <w:r w:rsidRPr="003A2150" w:rsidDel="003A2150">
          <w:rPr>
            <w:rFonts w:eastAsia="DengXian"/>
            <w:noProof/>
            <w:rPrChange w:id="498" w:author="Gavin Rawson" w:date="2024-07-17T08:55:00Z" w16du:dateUtc="2024-07-17T07:55:00Z">
              <w:rPr>
                <w:rStyle w:val="Hyperlink"/>
                <w:rFonts w:eastAsia="DengXian"/>
                <w:noProof/>
              </w:rPr>
            </w:rPrChange>
          </w:rPr>
          <w:delText>No change</w:delText>
        </w:r>
        <w:r w:rsidDel="003A2150">
          <w:rPr>
            <w:noProof/>
            <w:webHidden/>
          </w:rPr>
          <w:tab/>
        </w:r>
        <w:r w:rsidR="007920C5" w:rsidDel="003A2150">
          <w:rPr>
            <w:noProof/>
            <w:webHidden/>
          </w:rPr>
          <w:delText>50</w:delText>
        </w:r>
      </w:del>
    </w:p>
    <w:p w14:paraId="307DBE20" w14:textId="3844CA87" w:rsidR="00354D14" w:rsidDel="003A2150" w:rsidRDefault="00354D14">
      <w:pPr>
        <w:pStyle w:val="TOC2"/>
        <w:rPr>
          <w:del w:id="499" w:author="Gavin Rawson" w:date="2024-07-17T08:55:00Z" w16du:dateUtc="2024-07-17T07:55:00Z"/>
          <w:rFonts w:asciiTheme="minorHAnsi" w:eastAsiaTheme="minorEastAsia" w:hAnsiTheme="minorHAnsi" w:cstheme="minorBidi"/>
          <w:kern w:val="2"/>
          <w:sz w:val="22"/>
          <w:szCs w:val="22"/>
          <w14:ligatures w14:val="standardContextual"/>
        </w:rPr>
      </w:pPr>
      <w:del w:id="500" w:author="Gavin Rawson" w:date="2024-07-17T08:55:00Z" w16du:dateUtc="2024-07-17T07:55:00Z">
        <w:r w:rsidRPr="003A2150" w:rsidDel="003A2150">
          <w:rPr>
            <w:rPrChange w:id="501" w:author="Gavin Rawson" w:date="2024-07-17T08:55:00Z" w16du:dateUtc="2024-07-17T07:55:00Z">
              <w:rPr>
                <w:rStyle w:val="Hyperlink"/>
              </w:rPr>
            </w:rPrChange>
          </w:rPr>
          <w:delText>2.5</w:delText>
        </w:r>
        <w:r w:rsidDel="003A2150">
          <w:rPr>
            <w:rFonts w:asciiTheme="minorHAnsi" w:eastAsiaTheme="minorEastAsia" w:hAnsiTheme="minorHAnsi" w:cstheme="minorBidi"/>
            <w:kern w:val="2"/>
            <w:sz w:val="22"/>
            <w:szCs w:val="22"/>
            <w14:ligatures w14:val="standardContextual"/>
          </w:rPr>
          <w:tab/>
        </w:r>
        <w:r w:rsidRPr="003A2150" w:rsidDel="003A2150">
          <w:rPr>
            <w:rPrChange w:id="502" w:author="Gavin Rawson" w:date="2024-07-17T08:55:00Z" w16du:dateUtc="2024-07-17T07:55:00Z">
              <w:rPr>
                <w:rStyle w:val="Hyperlink"/>
              </w:rPr>
            </w:rPrChange>
          </w:rPr>
          <w:delText>Extended points</w:delText>
        </w:r>
        <w:r w:rsidDel="003A2150">
          <w:rPr>
            <w:webHidden/>
          </w:rPr>
          <w:tab/>
        </w:r>
        <w:r w:rsidR="007920C5" w:rsidDel="003A2150">
          <w:rPr>
            <w:webHidden/>
          </w:rPr>
          <w:delText>52</w:delText>
        </w:r>
      </w:del>
    </w:p>
    <w:p w14:paraId="62F39A61" w14:textId="5A3C6A68" w:rsidR="00354D14" w:rsidDel="003A2150" w:rsidRDefault="00354D14">
      <w:pPr>
        <w:pStyle w:val="TOC3"/>
        <w:rPr>
          <w:del w:id="503" w:author="Gavin Rawson" w:date="2024-07-17T08:55:00Z" w16du:dateUtc="2024-07-17T07:55:00Z"/>
          <w:rFonts w:asciiTheme="minorHAnsi" w:eastAsiaTheme="minorEastAsia" w:hAnsiTheme="minorHAnsi" w:cstheme="minorBidi"/>
          <w:noProof/>
          <w:kern w:val="2"/>
          <w:sz w:val="22"/>
          <w:szCs w:val="22"/>
          <w14:ligatures w14:val="standardContextual"/>
        </w:rPr>
      </w:pPr>
      <w:del w:id="504" w:author="Gavin Rawson" w:date="2024-07-17T08:55:00Z" w16du:dateUtc="2024-07-17T07:55:00Z">
        <w:r w:rsidRPr="003A2150" w:rsidDel="003A2150">
          <w:rPr>
            <w:noProof/>
            <w:rPrChange w:id="505" w:author="Gavin Rawson" w:date="2024-07-17T08:55:00Z" w16du:dateUtc="2024-07-17T07:55:00Z">
              <w:rPr>
                <w:rStyle w:val="Hyperlink"/>
                <w:noProof/>
              </w:rPr>
            </w:rPrChange>
          </w:rPr>
          <w:delText>2.5.1</w:delText>
        </w:r>
        <w:r w:rsidDel="003A2150">
          <w:rPr>
            <w:rFonts w:asciiTheme="minorHAnsi" w:eastAsiaTheme="minorEastAsia" w:hAnsiTheme="minorHAnsi" w:cstheme="minorBidi"/>
            <w:noProof/>
            <w:kern w:val="2"/>
            <w:sz w:val="22"/>
            <w:szCs w:val="22"/>
            <w14:ligatures w14:val="standardContextual"/>
          </w:rPr>
          <w:tab/>
        </w:r>
        <w:r w:rsidRPr="003A2150" w:rsidDel="003A2150">
          <w:rPr>
            <w:noProof/>
            <w:rPrChange w:id="506" w:author="Gavin Rawson" w:date="2024-07-17T08:55:00Z" w16du:dateUtc="2024-07-17T07:55:00Z">
              <w:rPr>
                <w:rStyle w:val="Hyperlink"/>
                <w:noProof/>
              </w:rPr>
            </w:rPrChange>
          </w:rPr>
          <w:delText>Minimum</w:delText>
        </w:r>
        <w:r w:rsidDel="003A2150">
          <w:rPr>
            <w:noProof/>
            <w:webHidden/>
          </w:rPr>
          <w:tab/>
        </w:r>
        <w:r w:rsidR="007920C5" w:rsidDel="003A2150">
          <w:rPr>
            <w:noProof/>
            <w:webHidden/>
          </w:rPr>
          <w:delText>54</w:delText>
        </w:r>
      </w:del>
    </w:p>
    <w:p w14:paraId="36766364" w14:textId="637B4195" w:rsidR="00354D14" w:rsidDel="003A2150" w:rsidRDefault="00354D14">
      <w:pPr>
        <w:pStyle w:val="TOC3"/>
        <w:rPr>
          <w:del w:id="507" w:author="Gavin Rawson" w:date="2024-07-17T08:55:00Z" w16du:dateUtc="2024-07-17T07:55:00Z"/>
          <w:rFonts w:asciiTheme="minorHAnsi" w:eastAsiaTheme="minorEastAsia" w:hAnsiTheme="minorHAnsi" w:cstheme="minorBidi"/>
          <w:noProof/>
          <w:kern w:val="2"/>
          <w:sz w:val="22"/>
          <w:szCs w:val="22"/>
          <w14:ligatures w14:val="standardContextual"/>
        </w:rPr>
      </w:pPr>
      <w:del w:id="508" w:author="Gavin Rawson" w:date="2024-07-17T08:55:00Z" w16du:dateUtc="2024-07-17T07:55:00Z">
        <w:r w:rsidRPr="003A2150" w:rsidDel="003A2150">
          <w:rPr>
            <w:noProof/>
            <w:rPrChange w:id="509" w:author="Gavin Rawson" w:date="2024-07-17T08:55:00Z" w16du:dateUtc="2024-07-17T07:55:00Z">
              <w:rPr>
                <w:rStyle w:val="Hyperlink"/>
                <w:noProof/>
              </w:rPr>
            </w:rPrChange>
          </w:rPr>
          <w:delText>2.5.2</w:delText>
        </w:r>
        <w:r w:rsidDel="003A2150">
          <w:rPr>
            <w:rFonts w:asciiTheme="minorHAnsi" w:eastAsiaTheme="minorEastAsia" w:hAnsiTheme="minorHAnsi" w:cstheme="minorBidi"/>
            <w:noProof/>
            <w:kern w:val="2"/>
            <w:sz w:val="22"/>
            <w:szCs w:val="22"/>
            <w14:ligatures w14:val="standardContextual"/>
          </w:rPr>
          <w:tab/>
        </w:r>
        <w:r w:rsidRPr="003A2150" w:rsidDel="003A2150">
          <w:rPr>
            <w:noProof/>
            <w:rPrChange w:id="510" w:author="Gavin Rawson" w:date="2024-07-17T08:55:00Z" w16du:dateUtc="2024-07-17T07:55:00Z">
              <w:rPr>
                <w:rStyle w:val="Hyperlink"/>
                <w:noProof/>
              </w:rPr>
            </w:rPrChange>
          </w:rPr>
          <w:delText>Maximum</w:delText>
        </w:r>
        <w:r w:rsidDel="003A2150">
          <w:rPr>
            <w:noProof/>
            <w:webHidden/>
          </w:rPr>
          <w:tab/>
        </w:r>
        <w:r w:rsidR="007920C5" w:rsidDel="003A2150">
          <w:rPr>
            <w:noProof/>
            <w:webHidden/>
          </w:rPr>
          <w:delText>54</w:delText>
        </w:r>
      </w:del>
    </w:p>
    <w:p w14:paraId="76CFB93C" w14:textId="4B5D7BDC" w:rsidR="00354D14" w:rsidDel="003A2150" w:rsidRDefault="00354D14">
      <w:pPr>
        <w:pStyle w:val="TOC3"/>
        <w:rPr>
          <w:del w:id="511" w:author="Gavin Rawson" w:date="2024-07-17T08:55:00Z" w16du:dateUtc="2024-07-17T07:55:00Z"/>
          <w:rFonts w:asciiTheme="minorHAnsi" w:eastAsiaTheme="minorEastAsia" w:hAnsiTheme="minorHAnsi" w:cstheme="minorBidi"/>
          <w:noProof/>
          <w:kern w:val="2"/>
          <w:sz w:val="22"/>
          <w:szCs w:val="22"/>
          <w14:ligatures w14:val="standardContextual"/>
        </w:rPr>
      </w:pPr>
      <w:del w:id="512" w:author="Gavin Rawson" w:date="2024-07-17T08:55:00Z" w16du:dateUtc="2024-07-17T07:55:00Z">
        <w:r w:rsidRPr="003A2150" w:rsidDel="003A2150">
          <w:rPr>
            <w:noProof/>
            <w:rPrChange w:id="513" w:author="Gavin Rawson" w:date="2024-07-17T08:55:00Z" w16du:dateUtc="2024-07-17T07:55:00Z">
              <w:rPr>
                <w:rStyle w:val="Hyperlink"/>
                <w:noProof/>
              </w:rPr>
            </w:rPrChange>
          </w:rPr>
          <w:delText>2.5.3</w:delText>
        </w:r>
        <w:r w:rsidDel="003A2150">
          <w:rPr>
            <w:rFonts w:asciiTheme="minorHAnsi" w:eastAsiaTheme="minorEastAsia" w:hAnsiTheme="minorHAnsi" w:cstheme="minorBidi"/>
            <w:noProof/>
            <w:kern w:val="2"/>
            <w:sz w:val="22"/>
            <w:szCs w:val="22"/>
            <w14:ligatures w14:val="standardContextual"/>
          </w:rPr>
          <w:tab/>
        </w:r>
        <w:r w:rsidRPr="003A2150" w:rsidDel="003A2150">
          <w:rPr>
            <w:noProof/>
            <w:rPrChange w:id="514" w:author="Gavin Rawson" w:date="2024-07-17T08:55:00Z" w16du:dateUtc="2024-07-17T07:55:00Z">
              <w:rPr>
                <w:rStyle w:val="Hyperlink"/>
                <w:noProof/>
              </w:rPr>
            </w:rPrChange>
          </w:rPr>
          <w:delText>Mean</w:delText>
        </w:r>
        <w:r w:rsidDel="003A2150">
          <w:rPr>
            <w:noProof/>
            <w:webHidden/>
          </w:rPr>
          <w:tab/>
        </w:r>
        <w:r w:rsidR="007920C5" w:rsidDel="003A2150">
          <w:rPr>
            <w:noProof/>
            <w:webHidden/>
          </w:rPr>
          <w:delText>54</w:delText>
        </w:r>
      </w:del>
    </w:p>
    <w:p w14:paraId="1A021EB2" w14:textId="65CDA9AA" w:rsidR="00354D14" w:rsidDel="003A2150" w:rsidRDefault="00354D14">
      <w:pPr>
        <w:pStyle w:val="TOC3"/>
        <w:rPr>
          <w:del w:id="515" w:author="Gavin Rawson" w:date="2024-07-17T08:55:00Z" w16du:dateUtc="2024-07-17T07:55:00Z"/>
          <w:rFonts w:asciiTheme="minorHAnsi" w:eastAsiaTheme="minorEastAsia" w:hAnsiTheme="minorHAnsi" w:cstheme="minorBidi"/>
          <w:noProof/>
          <w:kern w:val="2"/>
          <w:sz w:val="22"/>
          <w:szCs w:val="22"/>
          <w14:ligatures w14:val="standardContextual"/>
        </w:rPr>
      </w:pPr>
      <w:del w:id="516" w:author="Gavin Rawson" w:date="2024-07-17T08:55:00Z" w16du:dateUtc="2024-07-17T07:55:00Z">
        <w:r w:rsidRPr="003A2150" w:rsidDel="003A2150">
          <w:rPr>
            <w:noProof/>
            <w:rPrChange w:id="517" w:author="Gavin Rawson" w:date="2024-07-17T08:55:00Z" w16du:dateUtc="2024-07-17T07:55:00Z">
              <w:rPr>
                <w:rStyle w:val="Hyperlink"/>
                <w:noProof/>
              </w:rPr>
            </w:rPrChange>
          </w:rPr>
          <w:delText>2.5.4</w:delText>
        </w:r>
        <w:r w:rsidDel="003A2150">
          <w:rPr>
            <w:rFonts w:asciiTheme="minorHAnsi" w:eastAsiaTheme="minorEastAsia" w:hAnsiTheme="minorHAnsi" w:cstheme="minorBidi"/>
            <w:noProof/>
            <w:kern w:val="2"/>
            <w:sz w:val="22"/>
            <w:szCs w:val="22"/>
            <w14:ligatures w14:val="standardContextual"/>
          </w:rPr>
          <w:tab/>
        </w:r>
        <w:r w:rsidRPr="003A2150" w:rsidDel="003A2150">
          <w:rPr>
            <w:noProof/>
            <w:rPrChange w:id="518" w:author="Gavin Rawson" w:date="2024-07-17T08:55:00Z" w16du:dateUtc="2024-07-17T07:55:00Z">
              <w:rPr>
                <w:rStyle w:val="Hyperlink"/>
                <w:noProof/>
              </w:rPr>
            </w:rPrChange>
          </w:rPr>
          <w:delText>Standard deviation</w:delText>
        </w:r>
        <w:r w:rsidDel="003A2150">
          <w:rPr>
            <w:noProof/>
            <w:webHidden/>
          </w:rPr>
          <w:tab/>
        </w:r>
        <w:r w:rsidR="007920C5" w:rsidDel="003A2150">
          <w:rPr>
            <w:noProof/>
            <w:webHidden/>
          </w:rPr>
          <w:delText>54</w:delText>
        </w:r>
      </w:del>
    </w:p>
    <w:p w14:paraId="5E605BB8" w14:textId="40AD3ABE" w:rsidR="00354D14" w:rsidDel="003A2150" w:rsidRDefault="00354D14">
      <w:pPr>
        <w:pStyle w:val="TOC3"/>
        <w:rPr>
          <w:del w:id="519" w:author="Gavin Rawson" w:date="2024-07-17T08:55:00Z" w16du:dateUtc="2024-07-17T07:55:00Z"/>
          <w:rFonts w:asciiTheme="minorHAnsi" w:eastAsiaTheme="minorEastAsia" w:hAnsiTheme="minorHAnsi" w:cstheme="minorBidi"/>
          <w:noProof/>
          <w:kern w:val="2"/>
          <w:sz w:val="22"/>
          <w:szCs w:val="22"/>
          <w14:ligatures w14:val="standardContextual"/>
        </w:rPr>
      </w:pPr>
      <w:del w:id="520" w:author="Gavin Rawson" w:date="2024-07-17T08:55:00Z" w16du:dateUtc="2024-07-17T07:55:00Z">
        <w:r w:rsidRPr="003A2150" w:rsidDel="003A2150">
          <w:rPr>
            <w:noProof/>
            <w:rPrChange w:id="521" w:author="Gavin Rawson" w:date="2024-07-17T08:55:00Z" w16du:dateUtc="2024-07-17T07:55:00Z">
              <w:rPr>
                <w:rStyle w:val="Hyperlink"/>
                <w:noProof/>
              </w:rPr>
            </w:rPrChange>
          </w:rPr>
          <w:delText>2.5.5</w:delText>
        </w:r>
        <w:r w:rsidDel="003A2150">
          <w:rPr>
            <w:rFonts w:asciiTheme="minorHAnsi" w:eastAsiaTheme="minorEastAsia" w:hAnsiTheme="minorHAnsi" w:cstheme="minorBidi"/>
            <w:noProof/>
            <w:kern w:val="2"/>
            <w:sz w:val="22"/>
            <w:szCs w:val="22"/>
            <w14:ligatures w14:val="standardContextual"/>
          </w:rPr>
          <w:tab/>
        </w:r>
        <w:r w:rsidRPr="003A2150" w:rsidDel="003A2150">
          <w:rPr>
            <w:noProof/>
            <w:rPrChange w:id="522" w:author="Gavin Rawson" w:date="2024-07-17T08:55:00Z" w16du:dateUtc="2024-07-17T07:55:00Z">
              <w:rPr>
                <w:rStyle w:val="Hyperlink"/>
                <w:noProof/>
              </w:rPr>
            </w:rPrChange>
          </w:rPr>
          <w:delText>Integral</w:delText>
        </w:r>
        <w:r w:rsidDel="003A2150">
          <w:rPr>
            <w:noProof/>
            <w:webHidden/>
          </w:rPr>
          <w:tab/>
        </w:r>
        <w:r w:rsidR="007920C5" w:rsidDel="003A2150">
          <w:rPr>
            <w:noProof/>
            <w:webHidden/>
          </w:rPr>
          <w:delText>55</w:delText>
        </w:r>
      </w:del>
    </w:p>
    <w:p w14:paraId="31AB7F81" w14:textId="6685C6AB" w:rsidR="00354D14" w:rsidDel="003A2150" w:rsidRDefault="00354D14">
      <w:pPr>
        <w:pStyle w:val="TOC3"/>
        <w:rPr>
          <w:del w:id="523" w:author="Gavin Rawson" w:date="2024-07-17T08:55:00Z" w16du:dateUtc="2024-07-17T07:55:00Z"/>
          <w:rFonts w:asciiTheme="minorHAnsi" w:eastAsiaTheme="minorEastAsia" w:hAnsiTheme="minorHAnsi" w:cstheme="minorBidi"/>
          <w:noProof/>
          <w:kern w:val="2"/>
          <w:sz w:val="22"/>
          <w:szCs w:val="22"/>
          <w14:ligatures w14:val="standardContextual"/>
        </w:rPr>
      </w:pPr>
      <w:del w:id="524" w:author="Gavin Rawson" w:date="2024-07-17T08:55:00Z" w16du:dateUtc="2024-07-17T07:55:00Z">
        <w:r w:rsidRPr="003A2150" w:rsidDel="003A2150">
          <w:rPr>
            <w:noProof/>
            <w:rPrChange w:id="525" w:author="Gavin Rawson" w:date="2024-07-17T08:55:00Z" w16du:dateUtc="2024-07-17T07:55:00Z">
              <w:rPr>
                <w:rStyle w:val="Hyperlink"/>
                <w:noProof/>
              </w:rPr>
            </w:rPrChange>
          </w:rPr>
          <w:delText>2.5.6</w:delText>
        </w:r>
        <w:r w:rsidDel="003A2150">
          <w:rPr>
            <w:rFonts w:asciiTheme="minorHAnsi" w:eastAsiaTheme="minorEastAsia" w:hAnsiTheme="minorHAnsi" w:cstheme="minorBidi"/>
            <w:noProof/>
            <w:kern w:val="2"/>
            <w:sz w:val="22"/>
            <w:szCs w:val="22"/>
            <w14:ligatures w14:val="standardContextual"/>
          </w:rPr>
          <w:tab/>
        </w:r>
        <w:r w:rsidRPr="003A2150" w:rsidDel="003A2150">
          <w:rPr>
            <w:noProof/>
            <w:rPrChange w:id="526" w:author="Gavin Rawson" w:date="2024-07-17T08:55:00Z" w16du:dateUtc="2024-07-17T07:55:00Z">
              <w:rPr>
                <w:rStyle w:val="Hyperlink"/>
                <w:noProof/>
              </w:rPr>
            </w:rPrChange>
          </w:rPr>
          <w:delText>Rate of change</w:delText>
        </w:r>
        <w:r w:rsidDel="003A2150">
          <w:rPr>
            <w:noProof/>
            <w:webHidden/>
          </w:rPr>
          <w:tab/>
        </w:r>
        <w:r w:rsidR="007920C5" w:rsidDel="003A2150">
          <w:rPr>
            <w:noProof/>
            <w:webHidden/>
          </w:rPr>
          <w:delText>55</w:delText>
        </w:r>
      </w:del>
    </w:p>
    <w:p w14:paraId="1B4753A7" w14:textId="15C33311" w:rsidR="00354D14" w:rsidDel="003A2150" w:rsidRDefault="00354D14">
      <w:pPr>
        <w:pStyle w:val="TOC3"/>
        <w:rPr>
          <w:del w:id="527" w:author="Gavin Rawson" w:date="2024-07-17T08:55:00Z" w16du:dateUtc="2024-07-17T07:55:00Z"/>
          <w:rFonts w:asciiTheme="minorHAnsi" w:eastAsiaTheme="minorEastAsia" w:hAnsiTheme="minorHAnsi" w:cstheme="minorBidi"/>
          <w:noProof/>
          <w:kern w:val="2"/>
          <w:sz w:val="22"/>
          <w:szCs w:val="22"/>
          <w14:ligatures w14:val="standardContextual"/>
        </w:rPr>
      </w:pPr>
      <w:del w:id="528" w:author="Gavin Rawson" w:date="2024-07-17T08:55:00Z" w16du:dateUtc="2024-07-17T07:55:00Z">
        <w:r w:rsidRPr="003A2150" w:rsidDel="003A2150">
          <w:rPr>
            <w:noProof/>
            <w:rPrChange w:id="529" w:author="Gavin Rawson" w:date="2024-07-17T08:55:00Z" w16du:dateUtc="2024-07-17T07:55:00Z">
              <w:rPr>
                <w:rStyle w:val="Hyperlink"/>
                <w:noProof/>
              </w:rPr>
            </w:rPrChange>
          </w:rPr>
          <w:delText>2.5.7</w:delText>
        </w:r>
        <w:r w:rsidDel="003A2150">
          <w:rPr>
            <w:rFonts w:asciiTheme="minorHAnsi" w:eastAsiaTheme="minorEastAsia" w:hAnsiTheme="minorHAnsi" w:cstheme="minorBidi"/>
            <w:noProof/>
            <w:kern w:val="2"/>
            <w:sz w:val="22"/>
            <w:szCs w:val="22"/>
            <w14:ligatures w14:val="standardContextual"/>
          </w:rPr>
          <w:tab/>
        </w:r>
        <w:r w:rsidRPr="003A2150" w:rsidDel="003A2150">
          <w:rPr>
            <w:noProof/>
            <w:rPrChange w:id="530" w:author="Gavin Rawson" w:date="2024-07-17T08:55:00Z" w16du:dateUtc="2024-07-17T07:55:00Z">
              <w:rPr>
                <w:rStyle w:val="Hyperlink"/>
                <w:noProof/>
              </w:rPr>
            </w:rPrChange>
          </w:rPr>
          <w:delText>State counter</w:delText>
        </w:r>
        <w:r w:rsidDel="003A2150">
          <w:rPr>
            <w:noProof/>
            <w:webHidden/>
          </w:rPr>
          <w:tab/>
        </w:r>
        <w:r w:rsidR="007920C5" w:rsidDel="003A2150">
          <w:rPr>
            <w:noProof/>
            <w:webHidden/>
          </w:rPr>
          <w:delText>57</w:delText>
        </w:r>
      </w:del>
    </w:p>
    <w:p w14:paraId="1A60F4B4" w14:textId="4B446A9E" w:rsidR="00354D14" w:rsidDel="003A2150" w:rsidRDefault="00354D14">
      <w:pPr>
        <w:pStyle w:val="TOC3"/>
        <w:rPr>
          <w:del w:id="531" w:author="Gavin Rawson" w:date="2024-07-17T08:55:00Z" w16du:dateUtc="2024-07-17T07:55:00Z"/>
          <w:rFonts w:asciiTheme="minorHAnsi" w:eastAsiaTheme="minorEastAsia" w:hAnsiTheme="minorHAnsi" w:cstheme="minorBidi"/>
          <w:noProof/>
          <w:kern w:val="2"/>
          <w:sz w:val="22"/>
          <w:szCs w:val="22"/>
          <w14:ligatures w14:val="standardContextual"/>
        </w:rPr>
      </w:pPr>
      <w:del w:id="532" w:author="Gavin Rawson" w:date="2024-07-17T08:55:00Z" w16du:dateUtc="2024-07-17T07:55:00Z">
        <w:r w:rsidRPr="003A2150" w:rsidDel="003A2150">
          <w:rPr>
            <w:noProof/>
            <w:rPrChange w:id="533" w:author="Gavin Rawson" w:date="2024-07-17T08:55:00Z" w16du:dateUtc="2024-07-17T07:55:00Z">
              <w:rPr>
                <w:rStyle w:val="Hyperlink"/>
                <w:noProof/>
              </w:rPr>
            </w:rPrChange>
          </w:rPr>
          <w:delText>2.5.8</w:delText>
        </w:r>
        <w:r w:rsidDel="003A2150">
          <w:rPr>
            <w:rFonts w:asciiTheme="minorHAnsi" w:eastAsiaTheme="minorEastAsia" w:hAnsiTheme="minorHAnsi" w:cstheme="minorBidi"/>
            <w:noProof/>
            <w:kern w:val="2"/>
            <w:sz w:val="22"/>
            <w:szCs w:val="22"/>
            <w14:ligatures w14:val="standardContextual"/>
          </w:rPr>
          <w:tab/>
        </w:r>
        <w:r w:rsidRPr="003A2150" w:rsidDel="003A2150">
          <w:rPr>
            <w:noProof/>
            <w:rPrChange w:id="534" w:author="Gavin Rawson" w:date="2024-07-17T08:55:00Z" w16du:dateUtc="2024-07-17T07:55:00Z">
              <w:rPr>
                <w:rStyle w:val="Hyperlink"/>
                <w:noProof/>
              </w:rPr>
            </w:rPrChange>
          </w:rPr>
          <w:delText>State runtime</w:delText>
        </w:r>
        <w:r w:rsidDel="003A2150">
          <w:rPr>
            <w:noProof/>
            <w:webHidden/>
          </w:rPr>
          <w:tab/>
        </w:r>
        <w:r w:rsidR="007920C5" w:rsidDel="003A2150">
          <w:rPr>
            <w:noProof/>
            <w:webHidden/>
          </w:rPr>
          <w:delText>57</w:delText>
        </w:r>
      </w:del>
    </w:p>
    <w:p w14:paraId="1498585D" w14:textId="566478D9" w:rsidR="00354D14" w:rsidDel="003A2150" w:rsidRDefault="00354D14">
      <w:pPr>
        <w:pStyle w:val="TOC2"/>
        <w:rPr>
          <w:del w:id="535" w:author="Gavin Rawson" w:date="2024-07-17T08:55:00Z" w16du:dateUtc="2024-07-17T07:55:00Z"/>
          <w:rFonts w:asciiTheme="minorHAnsi" w:eastAsiaTheme="minorEastAsia" w:hAnsiTheme="minorHAnsi" w:cstheme="minorBidi"/>
          <w:kern w:val="2"/>
          <w:sz w:val="22"/>
          <w:szCs w:val="22"/>
          <w14:ligatures w14:val="standardContextual"/>
        </w:rPr>
      </w:pPr>
      <w:del w:id="536" w:author="Gavin Rawson" w:date="2024-07-17T08:55:00Z" w16du:dateUtc="2024-07-17T07:55:00Z">
        <w:r w:rsidRPr="003A2150" w:rsidDel="003A2150">
          <w:rPr>
            <w:rPrChange w:id="537" w:author="Gavin Rawson" w:date="2024-07-17T08:55:00Z" w16du:dateUtc="2024-07-17T07:55:00Z">
              <w:rPr>
                <w:rStyle w:val="Hyperlink"/>
              </w:rPr>
            </w:rPrChange>
          </w:rPr>
          <w:delText>2.6</w:delText>
        </w:r>
        <w:r w:rsidDel="003A2150">
          <w:rPr>
            <w:rFonts w:asciiTheme="minorHAnsi" w:eastAsiaTheme="minorEastAsia" w:hAnsiTheme="minorHAnsi" w:cstheme="minorBidi"/>
            <w:kern w:val="2"/>
            <w:sz w:val="22"/>
            <w:szCs w:val="22"/>
            <w14:ligatures w14:val="standardContextual"/>
          </w:rPr>
          <w:tab/>
        </w:r>
        <w:r w:rsidRPr="003A2150" w:rsidDel="003A2150">
          <w:rPr>
            <w:rPrChange w:id="538" w:author="Gavin Rawson" w:date="2024-07-17T08:55:00Z" w16du:dateUtc="2024-07-17T07:55:00Z">
              <w:rPr>
                <w:rStyle w:val="Hyperlink"/>
              </w:rPr>
            </w:rPrChange>
          </w:rPr>
          <w:delText>Limit and control profiles</w:delText>
        </w:r>
        <w:r w:rsidDel="003A2150">
          <w:rPr>
            <w:webHidden/>
          </w:rPr>
          <w:tab/>
        </w:r>
        <w:r w:rsidR="007920C5" w:rsidDel="003A2150">
          <w:rPr>
            <w:webHidden/>
          </w:rPr>
          <w:delText>57</w:delText>
        </w:r>
      </w:del>
    </w:p>
    <w:p w14:paraId="33829964" w14:textId="57FFC558" w:rsidR="00354D14" w:rsidDel="003A2150" w:rsidRDefault="00354D14">
      <w:pPr>
        <w:pStyle w:val="TOC3"/>
        <w:rPr>
          <w:del w:id="539" w:author="Gavin Rawson" w:date="2024-07-17T08:55:00Z" w16du:dateUtc="2024-07-17T07:55:00Z"/>
          <w:rFonts w:asciiTheme="minorHAnsi" w:eastAsiaTheme="minorEastAsia" w:hAnsiTheme="minorHAnsi" w:cstheme="minorBidi"/>
          <w:noProof/>
          <w:kern w:val="2"/>
          <w:sz w:val="22"/>
          <w:szCs w:val="22"/>
          <w14:ligatures w14:val="standardContextual"/>
        </w:rPr>
      </w:pPr>
      <w:del w:id="540" w:author="Gavin Rawson" w:date="2024-07-17T08:55:00Z" w16du:dateUtc="2024-07-17T07:55:00Z">
        <w:r w:rsidRPr="003A2150" w:rsidDel="003A2150">
          <w:rPr>
            <w:noProof/>
            <w:rPrChange w:id="541" w:author="Gavin Rawson" w:date="2024-07-17T08:55:00Z" w16du:dateUtc="2024-07-17T07:55:00Z">
              <w:rPr>
                <w:rStyle w:val="Hyperlink"/>
                <w:noProof/>
              </w:rPr>
            </w:rPrChange>
          </w:rPr>
          <w:delText>2.6.1</w:delText>
        </w:r>
        <w:r w:rsidDel="003A2150">
          <w:rPr>
            <w:rFonts w:asciiTheme="minorHAnsi" w:eastAsiaTheme="minorEastAsia" w:hAnsiTheme="minorHAnsi" w:cstheme="minorBidi"/>
            <w:noProof/>
            <w:kern w:val="2"/>
            <w:sz w:val="22"/>
            <w:szCs w:val="22"/>
            <w14:ligatures w14:val="standardContextual"/>
          </w:rPr>
          <w:tab/>
        </w:r>
        <w:r w:rsidRPr="003A2150" w:rsidDel="003A2150">
          <w:rPr>
            <w:noProof/>
            <w:rPrChange w:id="542" w:author="Gavin Rawson" w:date="2024-07-17T08:55:00Z" w16du:dateUtc="2024-07-17T07:55:00Z">
              <w:rPr>
                <w:rStyle w:val="Hyperlink"/>
                <w:noProof/>
              </w:rPr>
            </w:rPrChange>
          </w:rPr>
          <w:delText>Limit profiles</w:delText>
        </w:r>
        <w:r w:rsidDel="003A2150">
          <w:rPr>
            <w:noProof/>
            <w:webHidden/>
          </w:rPr>
          <w:tab/>
        </w:r>
        <w:r w:rsidR="007920C5" w:rsidDel="003A2150">
          <w:rPr>
            <w:noProof/>
            <w:webHidden/>
          </w:rPr>
          <w:delText>57</w:delText>
        </w:r>
      </w:del>
    </w:p>
    <w:p w14:paraId="34434E3F" w14:textId="01598095" w:rsidR="00354D14" w:rsidDel="003A2150" w:rsidRDefault="00354D14">
      <w:pPr>
        <w:pStyle w:val="TOC3"/>
        <w:rPr>
          <w:del w:id="543" w:author="Gavin Rawson" w:date="2024-07-17T08:55:00Z" w16du:dateUtc="2024-07-17T07:55:00Z"/>
          <w:rFonts w:asciiTheme="minorHAnsi" w:eastAsiaTheme="minorEastAsia" w:hAnsiTheme="minorHAnsi" w:cstheme="minorBidi"/>
          <w:noProof/>
          <w:kern w:val="2"/>
          <w:sz w:val="22"/>
          <w:szCs w:val="22"/>
          <w14:ligatures w14:val="standardContextual"/>
        </w:rPr>
      </w:pPr>
      <w:del w:id="544" w:author="Gavin Rawson" w:date="2024-07-17T08:55:00Z" w16du:dateUtc="2024-07-17T07:55:00Z">
        <w:r w:rsidRPr="003A2150" w:rsidDel="003A2150">
          <w:rPr>
            <w:noProof/>
            <w:rPrChange w:id="545" w:author="Gavin Rawson" w:date="2024-07-17T08:55:00Z" w16du:dateUtc="2024-07-17T07:55:00Z">
              <w:rPr>
                <w:rStyle w:val="Hyperlink"/>
                <w:noProof/>
              </w:rPr>
            </w:rPrChange>
          </w:rPr>
          <w:delText>2.6.2</w:delText>
        </w:r>
        <w:r w:rsidDel="003A2150">
          <w:rPr>
            <w:rFonts w:asciiTheme="minorHAnsi" w:eastAsiaTheme="minorEastAsia" w:hAnsiTheme="minorHAnsi" w:cstheme="minorBidi"/>
            <w:noProof/>
            <w:kern w:val="2"/>
            <w:sz w:val="22"/>
            <w:szCs w:val="22"/>
            <w14:ligatures w14:val="standardContextual"/>
          </w:rPr>
          <w:tab/>
        </w:r>
        <w:r w:rsidRPr="003A2150" w:rsidDel="003A2150">
          <w:rPr>
            <w:noProof/>
            <w:rPrChange w:id="546" w:author="Gavin Rawson" w:date="2024-07-17T08:55:00Z" w16du:dateUtc="2024-07-17T07:55:00Z">
              <w:rPr>
                <w:rStyle w:val="Hyperlink"/>
                <w:noProof/>
              </w:rPr>
            </w:rPrChange>
          </w:rPr>
          <w:delText>Control profiles</w:delText>
        </w:r>
        <w:r w:rsidDel="003A2150">
          <w:rPr>
            <w:noProof/>
            <w:webHidden/>
          </w:rPr>
          <w:tab/>
        </w:r>
        <w:r w:rsidR="007920C5" w:rsidDel="003A2150">
          <w:rPr>
            <w:noProof/>
            <w:webHidden/>
          </w:rPr>
          <w:delText>58</w:delText>
        </w:r>
      </w:del>
    </w:p>
    <w:p w14:paraId="151D9437" w14:textId="3467020D" w:rsidR="00354D14" w:rsidDel="003A2150" w:rsidRDefault="00354D14">
      <w:pPr>
        <w:pStyle w:val="TOC2"/>
        <w:rPr>
          <w:del w:id="547" w:author="Gavin Rawson" w:date="2024-07-17T08:55:00Z" w16du:dateUtc="2024-07-17T07:55:00Z"/>
          <w:rFonts w:asciiTheme="minorHAnsi" w:eastAsiaTheme="minorEastAsia" w:hAnsiTheme="minorHAnsi" w:cstheme="minorBidi"/>
          <w:kern w:val="2"/>
          <w:sz w:val="22"/>
          <w:szCs w:val="22"/>
          <w14:ligatures w14:val="standardContextual"/>
        </w:rPr>
      </w:pPr>
      <w:del w:id="548" w:author="Gavin Rawson" w:date="2024-07-17T08:55:00Z" w16du:dateUtc="2024-07-17T07:55:00Z">
        <w:r w:rsidRPr="003A2150" w:rsidDel="003A2150">
          <w:rPr>
            <w:rPrChange w:id="549" w:author="Gavin Rawson" w:date="2024-07-17T08:55:00Z" w16du:dateUtc="2024-07-17T07:55:00Z">
              <w:rPr>
                <w:rStyle w:val="Hyperlink"/>
              </w:rPr>
            </w:rPrChange>
          </w:rPr>
          <w:delText>2.7</w:delText>
        </w:r>
        <w:r w:rsidDel="003A2150">
          <w:rPr>
            <w:rFonts w:asciiTheme="minorHAnsi" w:eastAsiaTheme="minorEastAsia" w:hAnsiTheme="minorHAnsi" w:cstheme="minorBidi"/>
            <w:kern w:val="2"/>
            <w:sz w:val="22"/>
            <w:szCs w:val="22"/>
            <w14:ligatures w14:val="standardContextual"/>
          </w:rPr>
          <w:tab/>
        </w:r>
        <w:r w:rsidRPr="003A2150" w:rsidDel="003A2150">
          <w:rPr>
            <w:rPrChange w:id="550" w:author="Gavin Rawson" w:date="2024-07-17T08:55:00Z" w16du:dateUtc="2024-07-17T07:55:00Z">
              <w:rPr>
                <w:rStyle w:val="Hyperlink"/>
              </w:rPr>
            </w:rPrChange>
          </w:rPr>
          <w:delText>Calculated points</w:delText>
        </w:r>
        <w:r w:rsidDel="003A2150">
          <w:rPr>
            <w:webHidden/>
          </w:rPr>
          <w:tab/>
        </w:r>
        <w:r w:rsidR="007920C5" w:rsidDel="003A2150">
          <w:rPr>
            <w:webHidden/>
          </w:rPr>
          <w:delText>59</w:delText>
        </w:r>
      </w:del>
    </w:p>
    <w:p w14:paraId="2ACBC6D7" w14:textId="21F99C2E" w:rsidR="00354D14" w:rsidDel="003A2150" w:rsidRDefault="00354D14">
      <w:pPr>
        <w:pStyle w:val="TOC2"/>
        <w:rPr>
          <w:del w:id="551" w:author="Gavin Rawson" w:date="2024-07-17T08:55:00Z" w16du:dateUtc="2024-07-17T07:55:00Z"/>
          <w:rFonts w:asciiTheme="minorHAnsi" w:eastAsiaTheme="minorEastAsia" w:hAnsiTheme="minorHAnsi" w:cstheme="minorBidi"/>
          <w:kern w:val="2"/>
          <w:sz w:val="22"/>
          <w:szCs w:val="22"/>
          <w14:ligatures w14:val="standardContextual"/>
        </w:rPr>
      </w:pPr>
      <w:del w:id="552" w:author="Gavin Rawson" w:date="2024-07-17T08:55:00Z" w16du:dateUtc="2024-07-17T07:55:00Z">
        <w:r w:rsidRPr="003A2150" w:rsidDel="003A2150">
          <w:rPr>
            <w:rPrChange w:id="553" w:author="Gavin Rawson" w:date="2024-07-17T08:55:00Z" w16du:dateUtc="2024-07-17T07:55:00Z">
              <w:rPr>
                <w:rStyle w:val="Hyperlink"/>
              </w:rPr>
            </w:rPrChange>
          </w:rPr>
          <w:delText>2.8</w:delText>
        </w:r>
        <w:r w:rsidDel="003A2150">
          <w:rPr>
            <w:rFonts w:asciiTheme="minorHAnsi" w:eastAsiaTheme="minorEastAsia" w:hAnsiTheme="minorHAnsi" w:cstheme="minorBidi"/>
            <w:kern w:val="2"/>
            <w:sz w:val="22"/>
            <w:szCs w:val="22"/>
            <w14:ligatures w14:val="standardContextual"/>
          </w:rPr>
          <w:tab/>
        </w:r>
        <w:r w:rsidRPr="003A2150" w:rsidDel="003A2150">
          <w:rPr>
            <w:rPrChange w:id="554" w:author="Gavin Rawson" w:date="2024-07-17T08:55:00Z" w16du:dateUtc="2024-07-17T07:55:00Z">
              <w:rPr>
                <w:rStyle w:val="Hyperlink"/>
              </w:rPr>
            </w:rPrChange>
          </w:rPr>
          <w:delText>Incident logging</w:delText>
        </w:r>
        <w:r w:rsidDel="003A2150">
          <w:rPr>
            <w:webHidden/>
          </w:rPr>
          <w:tab/>
        </w:r>
        <w:r w:rsidR="007920C5" w:rsidDel="003A2150">
          <w:rPr>
            <w:webHidden/>
          </w:rPr>
          <w:delText>59</w:delText>
        </w:r>
      </w:del>
    </w:p>
    <w:p w14:paraId="6697FD2C" w14:textId="4B3EBBEF" w:rsidR="00354D14" w:rsidDel="003A2150" w:rsidRDefault="00354D14">
      <w:pPr>
        <w:pStyle w:val="TOC1"/>
        <w:rPr>
          <w:del w:id="555" w:author="Gavin Rawson" w:date="2024-07-17T08:55:00Z" w16du:dateUtc="2024-07-17T07:55:00Z"/>
          <w:rFonts w:asciiTheme="minorHAnsi" w:eastAsiaTheme="minorEastAsia" w:hAnsiTheme="minorHAnsi" w:cstheme="minorBidi"/>
          <w:bCs w:val="0"/>
          <w:kern w:val="2"/>
          <w:sz w:val="22"/>
          <w:szCs w:val="22"/>
          <w14:ligatures w14:val="standardContextual"/>
        </w:rPr>
      </w:pPr>
      <w:del w:id="556" w:author="Gavin Rawson" w:date="2024-07-17T08:55:00Z" w16du:dateUtc="2024-07-17T07:55:00Z">
        <w:r w:rsidRPr="003A2150" w:rsidDel="003A2150">
          <w:rPr>
            <w:rPrChange w:id="557" w:author="Gavin Rawson" w:date="2024-07-17T08:55:00Z" w16du:dateUtc="2024-07-17T07:55:00Z">
              <w:rPr>
                <w:rStyle w:val="Hyperlink"/>
              </w:rPr>
            </w:rPrChange>
          </w:rPr>
          <w:delText>3</w:delText>
        </w:r>
        <w:r w:rsidDel="003A2150">
          <w:rPr>
            <w:rFonts w:asciiTheme="minorHAnsi" w:eastAsiaTheme="minorEastAsia" w:hAnsiTheme="minorHAnsi" w:cstheme="minorBidi"/>
            <w:bCs w:val="0"/>
            <w:kern w:val="2"/>
            <w:sz w:val="22"/>
            <w:szCs w:val="22"/>
            <w14:ligatures w14:val="standardContextual"/>
          </w:rPr>
          <w:tab/>
        </w:r>
        <w:r w:rsidRPr="003A2150" w:rsidDel="003A2150">
          <w:rPr>
            <w:rPrChange w:id="558" w:author="Gavin Rawson" w:date="2024-07-17T08:55:00Z" w16du:dateUtc="2024-07-17T07:55:00Z">
              <w:rPr>
                <w:rStyle w:val="Hyperlink"/>
              </w:rPr>
            </w:rPrChange>
          </w:rPr>
          <w:delText>Controls and overrides</w:delText>
        </w:r>
        <w:r w:rsidDel="003A2150">
          <w:rPr>
            <w:webHidden/>
          </w:rPr>
          <w:tab/>
        </w:r>
        <w:r w:rsidR="007920C5" w:rsidDel="003A2150">
          <w:rPr>
            <w:webHidden/>
          </w:rPr>
          <w:delText>61</w:delText>
        </w:r>
      </w:del>
    </w:p>
    <w:p w14:paraId="6FD85D5E" w14:textId="2F792210" w:rsidR="00354D14" w:rsidDel="003A2150" w:rsidRDefault="00354D14">
      <w:pPr>
        <w:pStyle w:val="TOC2"/>
        <w:rPr>
          <w:del w:id="559" w:author="Gavin Rawson" w:date="2024-07-17T08:55:00Z" w16du:dateUtc="2024-07-17T07:55:00Z"/>
          <w:rFonts w:asciiTheme="minorHAnsi" w:eastAsiaTheme="minorEastAsia" w:hAnsiTheme="minorHAnsi" w:cstheme="minorBidi"/>
          <w:kern w:val="2"/>
          <w:sz w:val="22"/>
          <w:szCs w:val="22"/>
          <w14:ligatures w14:val="standardContextual"/>
        </w:rPr>
      </w:pPr>
      <w:del w:id="560" w:author="Gavin Rawson" w:date="2024-07-17T08:55:00Z" w16du:dateUtc="2024-07-17T07:55:00Z">
        <w:r w:rsidRPr="003A2150" w:rsidDel="003A2150">
          <w:rPr>
            <w:rPrChange w:id="561" w:author="Gavin Rawson" w:date="2024-07-17T08:55:00Z" w16du:dateUtc="2024-07-17T07:55:00Z">
              <w:rPr>
                <w:rStyle w:val="Hyperlink"/>
              </w:rPr>
            </w:rPrChange>
          </w:rPr>
          <w:delText>3.1</w:delText>
        </w:r>
        <w:r w:rsidDel="003A2150">
          <w:rPr>
            <w:rFonts w:asciiTheme="minorHAnsi" w:eastAsiaTheme="minorEastAsia" w:hAnsiTheme="minorHAnsi" w:cstheme="minorBidi"/>
            <w:kern w:val="2"/>
            <w:sz w:val="22"/>
            <w:szCs w:val="22"/>
            <w14:ligatures w14:val="standardContextual"/>
          </w:rPr>
          <w:tab/>
        </w:r>
        <w:r w:rsidRPr="003A2150" w:rsidDel="003A2150">
          <w:rPr>
            <w:rPrChange w:id="562" w:author="Gavin Rawson" w:date="2024-07-17T08:55:00Z" w16du:dateUtc="2024-07-17T07:55:00Z">
              <w:rPr>
                <w:rStyle w:val="Hyperlink"/>
              </w:rPr>
            </w:rPrChange>
          </w:rPr>
          <w:delText>Controls</w:delText>
        </w:r>
        <w:r w:rsidDel="003A2150">
          <w:rPr>
            <w:webHidden/>
          </w:rPr>
          <w:tab/>
        </w:r>
        <w:r w:rsidR="007920C5" w:rsidDel="003A2150">
          <w:rPr>
            <w:webHidden/>
          </w:rPr>
          <w:delText>61</w:delText>
        </w:r>
      </w:del>
    </w:p>
    <w:p w14:paraId="5A82DDED" w14:textId="49A5D0ED" w:rsidR="00354D14" w:rsidDel="003A2150" w:rsidRDefault="00354D14">
      <w:pPr>
        <w:pStyle w:val="TOC2"/>
        <w:rPr>
          <w:del w:id="563" w:author="Gavin Rawson" w:date="2024-07-17T08:55:00Z" w16du:dateUtc="2024-07-17T07:55:00Z"/>
          <w:rFonts w:asciiTheme="minorHAnsi" w:eastAsiaTheme="minorEastAsia" w:hAnsiTheme="minorHAnsi" w:cstheme="minorBidi"/>
          <w:kern w:val="2"/>
          <w:sz w:val="22"/>
          <w:szCs w:val="22"/>
          <w14:ligatures w14:val="standardContextual"/>
        </w:rPr>
      </w:pPr>
      <w:del w:id="564" w:author="Gavin Rawson" w:date="2024-07-17T08:55:00Z" w16du:dateUtc="2024-07-17T07:55:00Z">
        <w:r w:rsidRPr="003A2150" w:rsidDel="003A2150">
          <w:rPr>
            <w:rPrChange w:id="565" w:author="Gavin Rawson" w:date="2024-07-17T08:55:00Z" w16du:dateUtc="2024-07-17T07:55:00Z">
              <w:rPr>
                <w:rStyle w:val="Hyperlink"/>
              </w:rPr>
            </w:rPrChange>
          </w:rPr>
          <w:delText>3.2</w:delText>
        </w:r>
        <w:r w:rsidDel="003A2150">
          <w:rPr>
            <w:rFonts w:asciiTheme="minorHAnsi" w:eastAsiaTheme="minorEastAsia" w:hAnsiTheme="minorHAnsi" w:cstheme="minorBidi"/>
            <w:kern w:val="2"/>
            <w:sz w:val="22"/>
            <w:szCs w:val="22"/>
            <w14:ligatures w14:val="standardContextual"/>
          </w:rPr>
          <w:tab/>
        </w:r>
        <w:r w:rsidRPr="003A2150" w:rsidDel="003A2150">
          <w:rPr>
            <w:rPrChange w:id="566" w:author="Gavin Rawson" w:date="2024-07-17T08:55:00Z" w16du:dateUtc="2024-07-17T07:55:00Z">
              <w:rPr>
                <w:rStyle w:val="Hyperlink"/>
              </w:rPr>
            </w:rPrChange>
          </w:rPr>
          <w:delText>Overriding a point</w:delText>
        </w:r>
        <w:r w:rsidDel="003A2150">
          <w:rPr>
            <w:webHidden/>
          </w:rPr>
          <w:tab/>
        </w:r>
        <w:r w:rsidR="007920C5" w:rsidDel="003A2150">
          <w:rPr>
            <w:webHidden/>
          </w:rPr>
          <w:delText>61</w:delText>
        </w:r>
      </w:del>
    </w:p>
    <w:p w14:paraId="6988B3D2" w14:textId="6F509A14" w:rsidR="00354D14" w:rsidDel="003A2150" w:rsidRDefault="00354D14">
      <w:pPr>
        <w:pStyle w:val="TOC1"/>
        <w:rPr>
          <w:del w:id="567" w:author="Gavin Rawson" w:date="2024-07-17T08:55:00Z" w16du:dateUtc="2024-07-17T07:55:00Z"/>
          <w:rFonts w:asciiTheme="minorHAnsi" w:eastAsiaTheme="minorEastAsia" w:hAnsiTheme="minorHAnsi" w:cstheme="minorBidi"/>
          <w:bCs w:val="0"/>
          <w:kern w:val="2"/>
          <w:sz w:val="22"/>
          <w:szCs w:val="22"/>
          <w14:ligatures w14:val="standardContextual"/>
        </w:rPr>
      </w:pPr>
      <w:del w:id="568" w:author="Gavin Rawson" w:date="2024-07-17T08:55:00Z" w16du:dateUtc="2024-07-17T07:55:00Z">
        <w:r w:rsidRPr="003A2150" w:rsidDel="003A2150">
          <w:rPr>
            <w:rPrChange w:id="569" w:author="Gavin Rawson" w:date="2024-07-17T08:55:00Z" w16du:dateUtc="2024-07-17T07:55:00Z">
              <w:rPr>
                <w:rStyle w:val="Hyperlink"/>
              </w:rPr>
            </w:rPrChange>
          </w:rPr>
          <w:delText>4</w:delText>
        </w:r>
        <w:r w:rsidDel="003A2150">
          <w:rPr>
            <w:rFonts w:asciiTheme="minorHAnsi" w:eastAsiaTheme="minorEastAsia" w:hAnsiTheme="minorHAnsi" w:cstheme="minorBidi"/>
            <w:bCs w:val="0"/>
            <w:kern w:val="2"/>
            <w:sz w:val="22"/>
            <w:szCs w:val="22"/>
            <w14:ligatures w14:val="standardContextual"/>
          </w:rPr>
          <w:tab/>
        </w:r>
        <w:r w:rsidRPr="003A2150" w:rsidDel="003A2150">
          <w:rPr>
            <w:rPrChange w:id="570" w:author="Gavin Rawson" w:date="2024-07-17T08:55:00Z" w16du:dateUtc="2024-07-17T07:55:00Z">
              <w:rPr>
                <w:rStyle w:val="Hyperlink"/>
              </w:rPr>
            </w:rPrChange>
          </w:rPr>
          <w:delText>Data reporting</w:delText>
        </w:r>
        <w:r w:rsidDel="003A2150">
          <w:rPr>
            <w:webHidden/>
          </w:rPr>
          <w:tab/>
        </w:r>
        <w:r w:rsidR="007920C5" w:rsidDel="003A2150">
          <w:rPr>
            <w:webHidden/>
          </w:rPr>
          <w:delText>63</w:delText>
        </w:r>
      </w:del>
    </w:p>
    <w:p w14:paraId="3C67809E" w14:textId="4180FF43" w:rsidR="00354D14" w:rsidDel="003A2150" w:rsidRDefault="00354D14">
      <w:pPr>
        <w:pStyle w:val="TOC2"/>
        <w:rPr>
          <w:del w:id="571" w:author="Gavin Rawson" w:date="2024-07-17T08:55:00Z" w16du:dateUtc="2024-07-17T07:55:00Z"/>
          <w:rFonts w:asciiTheme="minorHAnsi" w:eastAsiaTheme="minorEastAsia" w:hAnsiTheme="minorHAnsi" w:cstheme="minorBidi"/>
          <w:kern w:val="2"/>
          <w:sz w:val="22"/>
          <w:szCs w:val="22"/>
          <w14:ligatures w14:val="standardContextual"/>
        </w:rPr>
      </w:pPr>
      <w:del w:id="572" w:author="Gavin Rawson" w:date="2024-07-17T08:55:00Z" w16du:dateUtc="2024-07-17T07:55:00Z">
        <w:r w:rsidRPr="003A2150" w:rsidDel="003A2150">
          <w:rPr>
            <w:rPrChange w:id="573" w:author="Gavin Rawson" w:date="2024-07-17T08:55:00Z" w16du:dateUtc="2024-07-17T07:55:00Z">
              <w:rPr>
                <w:rStyle w:val="Hyperlink"/>
              </w:rPr>
            </w:rPrChange>
          </w:rPr>
          <w:delText>4.1</w:delText>
        </w:r>
        <w:r w:rsidDel="003A2150">
          <w:rPr>
            <w:rFonts w:asciiTheme="minorHAnsi" w:eastAsiaTheme="minorEastAsia" w:hAnsiTheme="minorHAnsi" w:cstheme="minorBidi"/>
            <w:kern w:val="2"/>
            <w:sz w:val="22"/>
            <w:szCs w:val="22"/>
            <w14:ligatures w14:val="standardContextual"/>
          </w:rPr>
          <w:tab/>
        </w:r>
        <w:r w:rsidRPr="003A2150" w:rsidDel="003A2150">
          <w:rPr>
            <w:rPrChange w:id="574" w:author="Gavin Rawson" w:date="2024-07-17T08:55:00Z" w16du:dateUtc="2024-07-17T07:55:00Z">
              <w:rPr>
                <w:rStyle w:val="Hyperlink"/>
              </w:rPr>
            </w:rPrChange>
          </w:rPr>
          <w:delText>Data formats</w:delText>
        </w:r>
        <w:r w:rsidDel="003A2150">
          <w:rPr>
            <w:webHidden/>
          </w:rPr>
          <w:tab/>
        </w:r>
        <w:r w:rsidR="007920C5" w:rsidDel="003A2150">
          <w:rPr>
            <w:webHidden/>
          </w:rPr>
          <w:delText>63</w:delText>
        </w:r>
      </w:del>
    </w:p>
    <w:p w14:paraId="69BDF481" w14:textId="09636AB4" w:rsidR="00354D14" w:rsidDel="003A2150" w:rsidRDefault="00354D14">
      <w:pPr>
        <w:pStyle w:val="TOC2"/>
        <w:rPr>
          <w:del w:id="575" w:author="Gavin Rawson" w:date="2024-07-17T08:55:00Z" w16du:dateUtc="2024-07-17T07:55:00Z"/>
          <w:rFonts w:asciiTheme="minorHAnsi" w:eastAsiaTheme="minorEastAsia" w:hAnsiTheme="minorHAnsi" w:cstheme="minorBidi"/>
          <w:kern w:val="2"/>
          <w:sz w:val="22"/>
          <w:szCs w:val="22"/>
          <w14:ligatures w14:val="standardContextual"/>
        </w:rPr>
      </w:pPr>
      <w:del w:id="576" w:author="Gavin Rawson" w:date="2024-07-17T08:55:00Z" w16du:dateUtc="2024-07-17T07:55:00Z">
        <w:r w:rsidRPr="003A2150" w:rsidDel="003A2150">
          <w:rPr>
            <w:rPrChange w:id="577" w:author="Gavin Rawson" w:date="2024-07-17T08:55:00Z" w16du:dateUtc="2024-07-17T07:55:00Z">
              <w:rPr>
                <w:rStyle w:val="Hyperlink"/>
              </w:rPr>
            </w:rPrChange>
          </w:rPr>
          <w:delText>4.2</w:delText>
        </w:r>
        <w:r w:rsidDel="003A2150">
          <w:rPr>
            <w:rFonts w:asciiTheme="minorHAnsi" w:eastAsiaTheme="minorEastAsia" w:hAnsiTheme="minorHAnsi" w:cstheme="minorBidi"/>
            <w:kern w:val="2"/>
            <w:sz w:val="22"/>
            <w:szCs w:val="22"/>
            <w14:ligatures w14:val="standardContextual"/>
          </w:rPr>
          <w:tab/>
        </w:r>
        <w:r w:rsidRPr="003A2150" w:rsidDel="003A2150">
          <w:rPr>
            <w:rPrChange w:id="578" w:author="Gavin Rawson" w:date="2024-07-17T08:55:00Z" w16du:dateUtc="2024-07-17T07:55:00Z">
              <w:rPr>
                <w:rStyle w:val="Hyperlink"/>
              </w:rPr>
            </w:rPrChange>
          </w:rPr>
          <w:delText>Requesting data</w:delText>
        </w:r>
        <w:r w:rsidDel="003A2150">
          <w:rPr>
            <w:webHidden/>
          </w:rPr>
          <w:tab/>
        </w:r>
        <w:r w:rsidR="007920C5" w:rsidDel="003A2150">
          <w:rPr>
            <w:webHidden/>
          </w:rPr>
          <w:delText>64</w:delText>
        </w:r>
      </w:del>
    </w:p>
    <w:p w14:paraId="3759E12A" w14:textId="1FB55B22" w:rsidR="00354D14" w:rsidDel="003A2150" w:rsidRDefault="00354D14">
      <w:pPr>
        <w:pStyle w:val="TOC1"/>
        <w:rPr>
          <w:del w:id="579" w:author="Gavin Rawson" w:date="2024-07-17T08:55:00Z" w16du:dateUtc="2024-07-17T07:55:00Z"/>
          <w:rFonts w:asciiTheme="minorHAnsi" w:eastAsiaTheme="minorEastAsia" w:hAnsiTheme="minorHAnsi" w:cstheme="minorBidi"/>
          <w:bCs w:val="0"/>
          <w:kern w:val="2"/>
          <w:sz w:val="22"/>
          <w:szCs w:val="22"/>
          <w14:ligatures w14:val="standardContextual"/>
        </w:rPr>
      </w:pPr>
      <w:del w:id="580" w:author="Gavin Rawson" w:date="2024-07-17T08:55:00Z" w16du:dateUtc="2024-07-17T07:55:00Z">
        <w:r w:rsidRPr="003A2150" w:rsidDel="003A2150">
          <w:rPr>
            <w:rPrChange w:id="581" w:author="Gavin Rawson" w:date="2024-07-17T08:55:00Z" w16du:dateUtc="2024-07-17T07:55:00Z">
              <w:rPr>
                <w:rStyle w:val="Hyperlink"/>
              </w:rPr>
            </w:rPrChange>
          </w:rPr>
          <w:delText>5</w:delText>
        </w:r>
        <w:r w:rsidDel="003A2150">
          <w:rPr>
            <w:rFonts w:asciiTheme="minorHAnsi" w:eastAsiaTheme="minorEastAsia" w:hAnsiTheme="minorHAnsi" w:cstheme="minorBidi"/>
            <w:bCs w:val="0"/>
            <w:kern w:val="2"/>
            <w:sz w:val="22"/>
            <w:szCs w:val="22"/>
            <w14:ligatures w14:val="standardContextual"/>
          </w:rPr>
          <w:tab/>
        </w:r>
        <w:r w:rsidRPr="003A2150" w:rsidDel="003A2150">
          <w:rPr>
            <w:rPrChange w:id="582" w:author="Gavin Rawson" w:date="2024-07-17T08:55:00Z" w16du:dateUtc="2024-07-17T07:55:00Z">
              <w:rPr>
                <w:rStyle w:val="Hyperlink"/>
              </w:rPr>
            </w:rPrChange>
          </w:rPr>
          <w:delText>Field device core blocks</w:delText>
        </w:r>
        <w:r w:rsidDel="003A2150">
          <w:rPr>
            <w:webHidden/>
          </w:rPr>
          <w:tab/>
        </w:r>
        <w:r w:rsidR="007920C5" w:rsidDel="003A2150">
          <w:rPr>
            <w:webHidden/>
          </w:rPr>
          <w:delText>66</w:delText>
        </w:r>
      </w:del>
    </w:p>
    <w:p w14:paraId="0E1FDC1B" w14:textId="301030ED" w:rsidR="00354D14" w:rsidDel="003A2150" w:rsidRDefault="00354D14">
      <w:pPr>
        <w:pStyle w:val="TOC1"/>
        <w:rPr>
          <w:del w:id="583" w:author="Gavin Rawson" w:date="2024-07-17T08:55:00Z" w16du:dateUtc="2024-07-17T07:55:00Z"/>
          <w:rFonts w:asciiTheme="minorHAnsi" w:eastAsiaTheme="minorEastAsia" w:hAnsiTheme="minorHAnsi" w:cstheme="minorBidi"/>
          <w:bCs w:val="0"/>
          <w:kern w:val="2"/>
          <w:sz w:val="22"/>
          <w:szCs w:val="22"/>
          <w14:ligatures w14:val="standardContextual"/>
        </w:rPr>
      </w:pPr>
      <w:del w:id="584" w:author="Gavin Rawson" w:date="2024-07-17T08:55:00Z" w16du:dateUtc="2024-07-17T07:55:00Z">
        <w:r w:rsidRPr="003A2150" w:rsidDel="003A2150">
          <w:rPr>
            <w:rPrChange w:id="585" w:author="Gavin Rawson" w:date="2024-07-17T08:55:00Z" w16du:dateUtc="2024-07-17T07:55:00Z">
              <w:rPr>
                <w:rStyle w:val="Hyperlink"/>
              </w:rPr>
            </w:rPrChange>
          </w:rPr>
          <w:delText>6</w:delText>
        </w:r>
        <w:r w:rsidDel="003A2150">
          <w:rPr>
            <w:rFonts w:asciiTheme="minorHAnsi" w:eastAsiaTheme="minorEastAsia" w:hAnsiTheme="minorHAnsi" w:cstheme="minorBidi"/>
            <w:bCs w:val="0"/>
            <w:kern w:val="2"/>
            <w:sz w:val="22"/>
            <w:szCs w:val="22"/>
            <w14:ligatures w14:val="standardContextual"/>
          </w:rPr>
          <w:tab/>
        </w:r>
        <w:r w:rsidRPr="003A2150" w:rsidDel="003A2150">
          <w:rPr>
            <w:rPrChange w:id="586" w:author="Gavin Rawson" w:date="2024-07-17T08:55:00Z" w16du:dateUtc="2024-07-17T07:55:00Z">
              <w:rPr>
                <w:rStyle w:val="Hyperlink"/>
              </w:rPr>
            </w:rPrChange>
          </w:rPr>
          <w:delText>Use of MQTT</w:delText>
        </w:r>
        <w:r w:rsidDel="003A2150">
          <w:rPr>
            <w:webHidden/>
          </w:rPr>
          <w:tab/>
        </w:r>
        <w:r w:rsidR="007920C5" w:rsidDel="003A2150">
          <w:rPr>
            <w:webHidden/>
          </w:rPr>
          <w:delText>67</w:delText>
        </w:r>
      </w:del>
    </w:p>
    <w:p w14:paraId="774BB519" w14:textId="2EF87987" w:rsidR="00354D14" w:rsidDel="003A2150" w:rsidRDefault="00354D14">
      <w:pPr>
        <w:pStyle w:val="TOC2"/>
        <w:rPr>
          <w:del w:id="587" w:author="Gavin Rawson" w:date="2024-07-17T08:55:00Z" w16du:dateUtc="2024-07-17T07:55:00Z"/>
          <w:rFonts w:asciiTheme="minorHAnsi" w:eastAsiaTheme="minorEastAsia" w:hAnsiTheme="minorHAnsi" w:cstheme="minorBidi"/>
          <w:kern w:val="2"/>
          <w:sz w:val="22"/>
          <w:szCs w:val="22"/>
          <w14:ligatures w14:val="standardContextual"/>
        </w:rPr>
      </w:pPr>
      <w:del w:id="588" w:author="Gavin Rawson" w:date="2024-07-17T08:55:00Z" w16du:dateUtc="2024-07-17T07:55:00Z">
        <w:r w:rsidRPr="003A2150" w:rsidDel="003A2150">
          <w:rPr>
            <w:rPrChange w:id="589" w:author="Gavin Rawson" w:date="2024-07-17T08:55:00Z" w16du:dateUtc="2024-07-17T07:55:00Z">
              <w:rPr>
                <w:rStyle w:val="Hyperlink"/>
              </w:rPr>
            </w:rPrChange>
          </w:rPr>
          <w:delText>6.1</w:delText>
        </w:r>
        <w:r w:rsidDel="003A2150">
          <w:rPr>
            <w:rFonts w:asciiTheme="minorHAnsi" w:eastAsiaTheme="minorEastAsia" w:hAnsiTheme="minorHAnsi" w:cstheme="minorBidi"/>
            <w:kern w:val="2"/>
            <w:sz w:val="22"/>
            <w:szCs w:val="22"/>
            <w14:ligatures w14:val="standardContextual"/>
          </w:rPr>
          <w:tab/>
        </w:r>
        <w:r w:rsidRPr="003A2150" w:rsidDel="003A2150">
          <w:rPr>
            <w:rPrChange w:id="590" w:author="Gavin Rawson" w:date="2024-07-17T08:55:00Z" w16du:dateUtc="2024-07-17T07:55:00Z">
              <w:rPr>
                <w:rStyle w:val="Hyperlink"/>
              </w:rPr>
            </w:rPrChange>
          </w:rPr>
          <w:delText>Retained messages and connection state</w:delText>
        </w:r>
        <w:r w:rsidDel="003A2150">
          <w:rPr>
            <w:webHidden/>
          </w:rPr>
          <w:tab/>
        </w:r>
        <w:r w:rsidR="007920C5" w:rsidDel="003A2150">
          <w:rPr>
            <w:webHidden/>
          </w:rPr>
          <w:delText>67</w:delText>
        </w:r>
      </w:del>
    </w:p>
    <w:p w14:paraId="2E6F7040" w14:textId="0E3495E7" w:rsidR="00354D14" w:rsidDel="003A2150" w:rsidRDefault="00354D14">
      <w:pPr>
        <w:pStyle w:val="TOC2"/>
        <w:rPr>
          <w:del w:id="591" w:author="Gavin Rawson" w:date="2024-07-17T08:55:00Z" w16du:dateUtc="2024-07-17T07:55:00Z"/>
          <w:rFonts w:asciiTheme="minorHAnsi" w:eastAsiaTheme="minorEastAsia" w:hAnsiTheme="minorHAnsi" w:cstheme="minorBidi"/>
          <w:kern w:val="2"/>
          <w:sz w:val="22"/>
          <w:szCs w:val="22"/>
          <w14:ligatures w14:val="standardContextual"/>
        </w:rPr>
      </w:pPr>
      <w:del w:id="592" w:author="Gavin Rawson" w:date="2024-07-17T08:55:00Z" w16du:dateUtc="2024-07-17T07:55:00Z">
        <w:r w:rsidRPr="003A2150" w:rsidDel="003A2150">
          <w:rPr>
            <w:rPrChange w:id="593" w:author="Gavin Rawson" w:date="2024-07-17T08:55:00Z" w16du:dateUtc="2024-07-17T07:55:00Z">
              <w:rPr>
                <w:rStyle w:val="Hyperlink"/>
              </w:rPr>
            </w:rPrChange>
          </w:rPr>
          <w:delText>6.2</w:delText>
        </w:r>
        <w:r w:rsidDel="003A2150">
          <w:rPr>
            <w:rFonts w:asciiTheme="minorHAnsi" w:eastAsiaTheme="minorEastAsia" w:hAnsiTheme="minorHAnsi" w:cstheme="minorBidi"/>
            <w:kern w:val="2"/>
            <w:sz w:val="22"/>
            <w:szCs w:val="22"/>
            <w14:ligatures w14:val="standardContextual"/>
          </w:rPr>
          <w:tab/>
        </w:r>
        <w:r w:rsidRPr="003A2150" w:rsidDel="003A2150">
          <w:rPr>
            <w:rPrChange w:id="594" w:author="Gavin Rawson" w:date="2024-07-17T08:55:00Z" w16du:dateUtc="2024-07-17T07:55:00Z">
              <w:rPr>
                <w:rStyle w:val="Hyperlink"/>
              </w:rPr>
            </w:rPrChange>
          </w:rPr>
          <w:delText>Publish/subscribe transports</w:delText>
        </w:r>
        <w:r w:rsidDel="003A2150">
          <w:rPr>
            <w:webHidden/>
          </w:rPr>
          <w:tab/>
        </w:r>
        <w:r w:rsidR="007920C5" w:rsidDel="003A2150">
          <w:rPr>
            <w:webHidden/>
          </w:rPr>
          <w:delText>67</w:delText>
        </w:r>
      </w:del>
    </w:p>
    <w:p w14:paraId="04321DF2" w14:textId="302C4AE6" w:rsidR="00354D14" w:rsidDel="003A2150" w:rsidRDefault="00354D14">
      <w:pPr>
        <w:pStyle w:val="TOC2"/>
        <w:rPr>
          <w:del w:id="595" w:author="Gavin Rawson" w:date="2024-07-17T08:55:00Z" w16du:dateUtc="2024-07-17T07:55:00Z"/>
          <w:rFonts w:asciiTheme="minorHAnsi" w:eastAsiaTheme="minorEastAsia" w:hAnsiTheme="minorHAnsi" w:cstheme="minorBidi"/>
          <w:kern w:val="2"/>
          <w:sz w:val="22"/>
          <w:szCs w:val="22"/>
          <w14:ligatures w14:val="standardContextual"/>
        </w:rPr>
      </w:pPr>
      <w:del w:id="596" w:author="Gavin Rawson" w:date="2024-07-17T08:55:00Z" w16du:dateUtc="2024-07-17T07:55:00Z">
        <w:r w:rsidRPr="003A2150" w:rsidDel="003A2150">
          <w:rPr>
            <w:rPrChange w:id="597" w:author="Gavin Rawson" w:date="2024-07-17T08:55:00Z" w16du:dateUtc="2024-07-17T07:55:00Z">
              <w:rPr>
                <w:rStyle w:val="Hyperlink"/>
              </w:rPr>
            </w:rPrChange>
          </w:rPr>
          <w:delText>6.3</w:delText>
        </w:r>
        <w:r w:rsidDel="003A2150">
          <w:rPr>
            <w:rFonts w:asciiTheme="minorHAnsi" w:eastAsiaTheme="minorEastAsia" w:hAnsiTheme="minorHAnsi" w:cstheme="minorBidi"/>
            <w:kern w:val="2"/>
            <w:sz w:val="22"/>
            <w:szCs w:val="22"/>
            <w14:ligatures w14:val="standardContextual"/>
          </w:rPr>
          <w:tab/>
        </w:r>
        <w:r w:rsidRPr="003A2150" w:rsidDel="003A2150">
          <w:rPr>
            <w:rPrChange w:id="598" w:author="Gavin Rawson" w:date="2024-07-17T08:55:00Z" w16du:dateUtc="2024-07-17T07:55:00Z">
              <w:rPr>
                <w:rStyle w:val="Hyperlink"/>
              </w:rPr>
            </w:rPrChange>
          </w:rPr>
          <w:delText>Payload</w:delText>
        </w:r>
        <w:r w:rsidDel="003A2150">
          <w:rPr>
            <w:webHidden/>
          </w:rPr>
          <w:tab/>
        </w:r>
        <w:r w:rsidR="007920C5" w:rsidDel="003A2150">
          <w:rPr>
            <w:webHidden/>
          </w:rPr>
          <w:delText>67</w:delText>
        </w:r>
      </w:del>
    </w:p>
    <w:p w14:paraId="11B38676" w14:textId="23D494C1" w:rsidR="00354D14" w:rsidDel="003A2150" w:rsidRDefault="00354D14">
      <w:pPr>
        <w:pStyle w:val="TOC3"/>
        <w:rPr>
          <w:del w:id="599" w:author="Gavin Rawson" w:date="2024-07-17T08:55:00Z" w16du:dateUtc="2024-07-17T07:55:00Z"/>
          <w:rFonts w:asciiTheme="minorHAnsi" w:eastAsiaTheme="minorEastAsia" w:hAnsiTheme="minorHAnsi" w:cstheme="minorBidi"/>
          <w:noProof/>
          <w:kern w:val="2"/>
          <w:sz w:val="22"/>
          <w:szCs w:val="22"/>
          <w14:ligatures w14:val="standardContextual"/>
        </w:rPr>
      </w:pPr>
      <w:del w:id="600" w:author="Gavin Rawson" w:date="2024-07-17T08:55:00Z" w16du:dateUtc="2024-07-17T07:55:00Z">
        <w:r w:rsidRPr="003A2150" w:rsidDel="003A2150">
          <w:rPr>
            <w:noProof/>
            <w:rPrChange w:id="601" w:author="Gavin Rawson" w:date="2024-07-17T08:55:00Z" w16du:dateUtc="2024-07-17T07:55:00Z">
              <w:rPr>
                <w:rStyle w:val="Hyperlink"/>
                <w:noProof/>
              </w:rPr>
            </w:rPrChange>
          </w:rPr>
          <w:delText>6.3.1</w:delText>
        </w:r>
        <w:r w:rsidDel="003A2150">
          <w:rPr>
            <w:rFonts w:asciiTheme="minorHAnsi" w:eastAsiaTheme="minorEastAsia" w:hAnsiTheme="minorHAnsi" w:cstheme="minorBidi"/>
            <w:noProof/>
            <w:kern w:val="2"/>
            <w:sz w:val="22"/>
            <w:szCs w:val="22"/>
            <w14:ligatures w14:val="standardContextual"/>
          </w:rPr>
          <w:tab/>
        </w:r>
        <w:r w:rsidRPr="003A2150" w:rsidDel="003A2150">
          <w:rPr>
            <w:noProof/>
            <w:rPrChange w:id="602" w:author="Gavin Rawson" w:date="2024-07-17T08:55:00Z" w16du:dateUtc="2024-07-17T07:55:00Z">
              <w:rPr>
                <w:rStyle w:val="Hyperlink"/>
                <w:noProof/>
              </w:rPr>
            </w:rPrChange>
          </w:rPr>
          <w:delText>Payload compression</w:delText>
        </w:r>
        <w:r w:rsidDel="003A2150">
          <w:rPr>
            <w:noProof/>
            <w:webHidden/>
          </w:rPr>
          <w:tab/>
        </w:r>
        <w:r w:rsidR="007920C5" w:rsidDel="003A2150">
          <w:rPr>
            <w:noProof/>
            <w:webHidden/>
          </w:rPr>
          <w:delText>68</w:delText>
        </w:r>
      </w:del>
    </w:p>
    <w:p w14:paraId="2F3A2387" w14:textId="10E8EDE7" w:rsidR="00354D14" w:rsidDel="003A2150" w:rsidRDefault="00354D14">
      <w:pPr>
        <w:pStyle w:val="TOC2"/>
        <w:rPr>
          <w:del w:id="603" w:author="Gavin Rawson" w:date="2024-07-17T08:55:00Z" w16du:dateUtc="2024-07-17T07:55:00Z"/>
          <w:rFonts w:asciiTheme="minorHAnsi" w:eastAsiaTheme="minorEastAsia" w:hAnsiTheme="minorHAnsi" w:cstheme="minorBidi"/>
          <w:kern w:val="2"/>
          <w:sz w:val="22"/>
          <w:szCs w:val="22"/>
          <w14:ligatures w14:val="standardContextual"/>
        </w:rPr>
      </w:pPr>
      <w:del w:id="604" w:author="Gavin Rawson" w:date="2024-07-17T08:55:00Z" w16du:dateUtc="2024-07-17T07:55:00Z">
        <w:r w:rsidRPr="003A2150" w:rsidDel="003A2150">
          <w:rPr>
            <w:rPrChange w:id="605" w:author="Gavin Rawson" w:date="2024-07-17T08:55:00Z" w16du:dateUtc="2024-07-17T07:55:00Z">
              <w:rPr>
                <w:rStyle w:val="Hyperlink"/>
              </w:rPr>
            </w:rPrChange>
          </w:rPr>
          <w:delText>6.4</w:delText>
        </w:r>
        <w:r w:rsidDel="003A2150">
          <w:rPr>
            <w:rFonts w:asciiTheme="minorHAnsi" w:eastAsiaTheme="minorEastAsia" w:hAnsiTheme="minorHAnsi" w:cstheme="minorBidi"/>
            <w:kern w:val="2"/>
            <w:sz w:val="22"/>
            <w:szCs w:val="22"/>
            <w14:ligatures w14:val="standardContextual"/>
          </w:rPr>
          <w:tab/>
        </w:r>
        <w:r w:rsidRPr="003A2150" w:rsidDel="003A2150">
          <w:rPr>
            <w:rPrChange w:id="606" w:author="Gavin Rawson" w:date="2024-07-17T08:55:00Z" w16du:dateUtc="2024-07-17T07:55:00Z">
              <w:rPr>
                <w:rStyle w:val="Hyperlink"/>
              </w:rPr>
            </w:rPrChange>
          </w:rPr>
          <w:delText>Other topics</w:delText>
        </w:r>
        <w:r w:rsidDel="003A2150">
          <w:rPr>
            <w:webHidden/>
          </w:rPr>
          <w:tab/>
        </w:r>
        <w:r w:rsidR="007920C5" w:rsidDel="003A2150">
          <w:rPr>
            <w:webHidden/>
          </w:rPr>
          <w:delText>68</w:delText>
        </w:r>
      </w:del>
    </w:p>
    <w:p w14:paraId="6471B088" w14:textId="18E93A68" w:rsidR="00354D14" w:rsidDel="003A2150" w:rsidRDefault="00354D14">
      <w:pPr>
        <w:pStyle w:val="TOC3"/>
        <w:rPr>
          <w:del w:id="607" w:author="Gavin Rawson" w:date="2024-07-17T08:55:00Z" w16du:dateUtc="2024-07-17T07:55:00Z"/>
          <w:rFonts w:asciiTheme="minorHAnsi" w:eastAsiaTheme="minorEastAsia" w:hAnsiTheme="minorHAnsi" w:cstheme="minorBidi"/>
          <w:noProof/>
          <w:kern w:val="2"/>
          <w:sz w:val="22"/>
          <w:szCs w:val="22"/>
          <w14:ligatures w14:val="standardContextual"/>
        </w:rPr>
      </w:pPr>
      <w:del w:id="608" w:author="Gavin Rawson" w:date="2024-07-17T08:55:00Z" w16du:dateUtc="2024-07-17T07:55:00Z">
        <w:r w:rsidRPr="003A2150" w:rsidDel="003A2150">
          <w:rPr>
            <w:noProof/>
            <w:rPrChange w:id="609" w:author="Gavin Rawson" w:date="2024-07-17T08:55:00Z" w16du:dateUtc="2024-07-17T07:55:00Z">
              <w:rPr>
                <w:rStyle w:val="Hyperlink"/>
                <w:noProof/>
              </w:rPr>
            </w:rPrChange>
          </w:rPr>
          <w:delText>6.4.1</w:delText>
        </w:r>
        <w:r w:rsidDel="003A2150">
          <w:rPr>
            <w:rFonts w:asciiTheme="minorHAnsi" w:eastAsiaTheme="minorEastAsia" w:hAnsiTheme="minorHAnsi" w:cstheme="minorBidi"/>
            <w:noProof/>
            <w:kern w:val="2"/>
            <w:sz w:val="22"/>
            <w:szCs w:val="22"/>
            <w14:ligatures w14:val="standardContextual"/>
          </w:rPr>
          <w:tab/>
        </w:r>
        <w:r w:rsidRPr="003A2150" w:rsidDel="003A2150">
          <w:rPr>
            <w:noProof/>
            <w:rPrChange w:id="610" w:author="Gavin Rawson" w:date="2024-07-17T08:55:00Z" w16du:dateUtc="2024-07-17T07:55:00Z">
              <w:rPr>
                <w:rStyle w:val="Hyperlink"/>
                <w:noProof/>
              </w:rPr>
            </w:rPrChange>
          </w:rPr>
          <w:delText>Getdeviceinfo</w:delText>
        </w:r>
        <w:r w:rsidDel="003A2150">
          <w:rPr>
            <w:noProof/>
            <w:webHidden/>
          </w:rPr>
          <w:tab/>
        </w:r>
        <w:r w:rsidR="007920C5" w:rsidDel="003A2150">
          <w:rPr>
            <w:noProof/>
            <w:webHidden/>
          </w:rPr>
          <w:delText>68</w:delText>
        </w:r>
      </w:del>
    </w:p>
    <w:p w14:paraId="788E3DF9" w14:textId="4647A1AB" w:rsidR="00354D14" w:rsidDel="003A2150" w:rsidRDefault="00354D14">
      <w:pPr>
        <w:pStyle w:val="TOC3"/>
        <w:rPr>
          <w:del w:id="611" w:author="Gavin Rawson" w:date="2024-07-17T08:55:00Z" w16du:dateUtc="2024-07-17T07:55:00Z"/>
          <w:rFonts w:asciiTheme="minorHAnsi" w:eastAsiaTheme="minorEastAsia" w:hAnsiTheme="minorHAnsi" w:cstheme="minorBidi"/>
          <w:noProof/>
          <w:kern w:val="2"/>
          <w:sz w:val="22"/>
          <w:szCs w:val="22"/>
          <w14:ligatures w14:val="standardContextual"/>
        </w:rPr>
      </w:pPr>
      <w:del w:id="612" w:author="Gavin Rawson" w:date="2024-07-17T08:55:00Z" w16du:dateUtc="2024-07-17T07:55:00Z">
        <w:r w:rsidRPr="003A2150" w:rsidDel="003A2150">
          <w:rPr>
            <w:noProof/>
            <w:rPrChange w:id="613" w:author="Gavin Rawson" w:date="2024-07-17T08:55:00Z" w16du:dateUtc="2024-07-17T07:55:00Z">
              <w:rPr>
                <w:rStyle w:val="Hyperlink"/>
                <w:noProof/>
              </w:rPr>
            </w:rPrChange>
          </w:rPr>
          <w:delText>6.4.2</w:delText>
        </w:r>
        <w:r w:rsidDel="003A2150">
          <w:rPr>
            <w:rFonts w:asciiTheme="minorHAnsi" w:eastAsiaTheme="minorEastAsia" w:hAnsiTheme="minorHAnsi" w:cstheme="minorBidi"/>
            <w:noProof/>
            <w:kern w:val="2"/>
            <w:sz w:val="22"/>
            <w:szCs w:val="22"/>
            <w14:ligatures w14:val="standardContextual"/>
          </w:rPr>
          <w:tab/>
        </w:r>
        <w:r w:rsidRPr="003A2150" w:rsidDel="003A2150">
          <w:rPr>
            <w:noProof/>
            <w:rPrChange w:id="614" w:author="Gavin Rawson" w:date="2024-07-17T08:55:00Z" w16du:dateUtc="2024-07-17T07:55:00Z">
              <w:rPr>
                <w:rStyle w:val="Hyperlink"/>
                <w:noProof/>
              </w:rPr>
            </w:rPrChange>
          </w:rPr>
          <w:delText>Maintaining time</w:delText>
        </w:r>
        <w:r w:rsidDel="003A2150">
          <w:rPr>
            <w:noProof/>
            <w:webHidden/>
          </w:rPr>
          <w:tab/>
        </w:r>
        <w:r w:rsidR="007920C5" w:rsidDel="003A2150">
          <w:rPr>
            <w:noProof/>
            <w:webHidden/>
          </w:rPr>
          <w:delText>68</w:delText>
        </w:r>
      </w:del>
    </w:p>
    <w:p w14:paraId="03EC813B" w14:textId="705D0348" w:rsidR="00354D14" w:rsidDel="003A2150" w:rsidRDefault="00354D14">
      <w:pPr>
        <w:pStyle w:val="TOC2"/>
        <w:rPr>
          <w:del w:id="615" w:author="Gavin Rawson" w:date="2024-07-17T08:55:00Z" w16du:dateUtc="2024-07-17T07:55:00Z"/>
          <w:rFonts w:asciiTheme="minorHAnsi" w:eastAsiaTheme="minorEastAsia" w:hAnsiTheme="minorHAnsi" w:cstheme="minorBidi"/>
          <w:kern w:val="2"/>
          <w:sz w:val="22"/>
          <w:szCs w:val="22"/>
          <w14:ligatures w14:val="standardContextual"/>
        </w:rPr>
      </w:pPr>
      <w:del w:id="616" w:author="Gavin Rawson" w:date="2024-07-17T08:55:00Z" w16du:dateUtc="2024-07-17T07:55:00Z">
        <w:r w:rsidRPr="003A2150" w:rsidDel="003A2150">
          <w:rPr>
            <w:rPrChange w:id="617" w:author="Gavin Rawson" w:date="2024-07-17T08:55:00Z" w16du:dateUtc="2024-07-17T07:55:00Z">
              <w:rPr>
                <w:rStyle w:val="Hyperlink"/>
              </w:rPr>
            </w:rPrChange>
          </w:rPr>
          <w:delText>6.5</w:delText>
        </w:r>
        <w:r w:rsidDel="003A2150">
          <w:rPr>
            <w:rFonts w:asciiTheme="minorHAnsi" w:eastAsiaTheme="minorEastAsia" w:hAnsiTheme="minorHAnsi" w:cstheme="minorBidi"/>
            <w:kern w:val="2"/>
            <w:sz w:val="22"/>
            <w:szCs w:val="22"/>
            <w14:ligatures w14:val="standardContextual"/>
          </w:rPr>
          <w:tab/>
        </w:r>
        <w:r w:rsidRPr="003A2150" w:rsidDel="003A2150">
          <w:rPr>
            <w:rPrChange w:id="618" w:author="Gavin Rawson" w:date="2024-07-17T08:55:00Z" w16du:dateUtc="2024-07-17T07:55:00Z">
              <w:rPr>
                <w:rStyle w:val="Hyperlink"/>
              </w:rPr>
            </w:rPrChange>
          </w:rPr>
          <w:delText>Communications, QoS, retention</w:delText>
        </w:r>
        <w:r w:rsidDel="003A2150">
          <w:rPr>
            <w:webHidden/>
          </w:rPr>
          <w:tab/>
        </w:r>
        <w:r w:rsidR="007920C5" w:rsidDel="003A2150">
          <w:rPr>
            <w:webHidden/>
          </w:rPr>
          <w:delText>70</w:delText>
        </w:r>
      </w:del>
    </w:p>
    <w:p w14:paraId="23266D02" w14:textId="36B35731" w:rsidR="00354D14" w:rsidDel="003A2150" w:rsidRDefault="00354D14">
      <w:pPr>
        <w:pStyle w:val="TOC1"/>
        <w:rPr>
          <w:del w:id="619" w:author="Gavin Rawson" w:date="2024-07-17T08:55:00Z" w16du:dateUtc="2024-07-17T07:55:00Z"/>
          <w:rFonts w:asciiTheme="minorHAnsi" w:eastAsiaTheme="minorEastAsia" w:hAnsiTheme="minorHAnsi" w:cstheme="minorBidi"/>
          <w:bCs w:val="0"/>
          <w:kern w:val="2"/>
          <w:sz w:val="22"/>
          <w:szCs w:val="22"/>
          <w14:ligatures w14:val="standardContextual"/>
        </w:rPr>
      </w:pPr>
      <w:del w:id="620" w:author="Gavin Rawson" w:date="2024-07-17T08:55:00Z" w16du:dateUtc="2024-07-17T07:55:00Z">
        <w:r w:rsidRPr="003A2150" w:rsidDel="003A2150">
          <w:rPr>
            <w:rPrChange w:id="621" w:author="Gavin Rawson" w:date="2024-07-17T08:55:00Z" w16du:dateUtc="2024-07-17T07:55:00Z">
              <w:rPr>
                <w:rStyle w:val="Hyperlink"/>
              </w:rPr>
            </w:rPrChange>
          </w:rPr>
          <w:delText>7</w:delText>
        </w:r>
        <w:r w:rsidDel="003A2150">
          <w:rPr>
            <w:rFonts w:asciiTheme="minorHAnsi" w:eastAsiaTheme="minorEastAsia" w:hAnsiTheme="minorHAnsi" w:cstheme="minorBidi"/>
            <w:bCs w:val="0"/>
            <w:kern w:val="2"/>
            <w:sz w:val="22"/>
            <w:szCs w:val="22"/>
            <w14:ligatures w14:val="standardContextual"/>
          </w:rPr>
          <w:tab/>
        </w:r>
        <w:r w:rsidRPr="003A2150" w:rsidDel="003A2150">
          <w:rPr>
            <w:rPrChange w:id="622" w:author="Gavin Rawson" w:date="2024-07-17T08:55:00Z" w16du:dateUtc="2024-07-17T07:55:00Z">
              <w:rPr>
                <w:rStyle w:val="Hyperlink"/>
              </w:rPr>
            </w:rPrChange>
          </w:rPr>
          <w:delText>Field device lifecycle</w:delText>
        </w:r>
        <w:r w:rsidDel="003A2150">
          <w:rPr>
            <w:webHidden/>
          </w:rPr>
          <w:tab/>
        </w:r>
        <w:r w:rsidR="007920C5" w:rsidDel="003A2150">
          <w:rPr>
            <w:webHidden/>
          </w:rPr>
          <w:delText>71</w:delText>
        </w:r>
      </w:del>
    </w:p>
    <w:p w14:paraId="14309E86" w14:textId="437CEEE6" w:rsidR="00354D14" w:rsidDel="003A2150" w:rsidRDefault="00354D14">
      <w:pPr>
        <w:pStyle w:val="TOC2"/>
        <w:rPr>
          <w:del w:id="623" w:author="Gavin Rawson" w:date="2024-07-17T08:55:00Z" w16du:dateUtc="2024-07-17T07:55:00Z"/>
          <w:rFonts w:asciiTheme="minorHAnsi" w:eastAsiaTheme="minorEastAsia" w:hAnsiTheme="minorHAnsi" w:cstheme="minorBidi"/>
          <w:kern w:val="2"/>
          <w:sz w:val="22"/>
          <w:szCs w:val="22"/>
          <w14:ligatures w14:val="standardContextual"/>
        </w:rPr>
      </w:pPr>
      <w:del w:id="624" w:author="Gavin Rawson" w:date="2024-07-17T08:55:00Z" w16du:dateUtc="2024-07-17T07:55:00Z">
        <w:r w:rsidRPr="003A2150" w:rsidDel="003A2150">
          <w:rPr>
            <w:rPrChange w:id="625" w:author="Gavin Rawson" w:date="2024-07-17T08:55:00Z" w16du:dateUtc="2024-07-17T07:55:00Z">
              <w:rPr>
                <w:rStyle w:val="Hyperlink"/>
              </w:rPr>
            </w:rPrChange>
          </w:rPr>
          <w:delText>7.1</w:delText>
        </w:r>
        <w:r w:rsidDel="003A2150">
          <w:rPr>
            <w:rFonts w:asciiTheme="minorHAnsi" w:eastAsiaTheme="minorEastAsia" w:hAnsiTheme="minorHAnsi" w:cstheme="minorBidi"/>
            <w:kern w:val="2"/>
            <w:sz w:val="22"/>
            <w:szCs w:val="22"/>
            <w14:ligatures w14:val="standardContextual"/>
          </w:rPr>
          <w:tab/>
        </w:r>
        <w:r w:rsidRPr="003A2150" w:rsidDel="003A2150">
          <w:rPr>
            <w:rPrChange w:id="626" w:author="Gavin Rawson" w:date="2024-07-17T08:55:00Z" w16du:dateUtc="2024-07-17T07:55:00Z">
              <w:rPr>
                <w:rStyle w:val="Hyperlink"/>
              </w:rPr>
            </w:rPrChange>
          </w:rPr>
          <w:delText>Status message</w:delText>
        </w:r>
        <w:r w:rsidDel="003A2150">
          <w:rPr>
            <w:webHidden/>
          </w:rPr>
          <w:tab/>
        </w:r>
        <w:r w:rsidR="007920C5" w:rsidDel="003A2150">
          <w:rPr>
            <w:webHidden/>
          </w:rPr>
          <w:delText>71</w:delText>
        </w:r>
      </w:del>
    </w:p>
    <w:p w14:paraId="283E4862" w14:textId="6E90091B" w:rsidR="00354D14" w:rsidDel="003A2150" w:rsidRDefault="00354D14">
      <w:pPr>
        <w:pStyle w:val="TOC2"/>
        <w:rPr>
          <w:del w:id="627" w:author="Gavin Rawson" w:date="2024-07-17T08:55:00Z" w16du:dateUtc="2024-07-17T07:55:00Z"/>
          <w:rFonts w:asciiTheme="minorHAnsi" w:eastAsiaTheme="minorEastAsia" w:hAnsiTheme="minorHAnsi" w:cstheme="minorBidi"/>
          <w:kern w:val="2"/>
          <w:sz w:val="22"/>
          <w:szCs w:val="22"/>
          <w14:ligatures w14:val="standardContextual"/>
        </w:rPr>
      </w:pPr>
      <w:del w:id="628" w:author="Gavin Rawson" w:date="2024-07-17T08:55:00Z" w16du:dateUtc="2024-07-17T07:55:00Z">
        <w:r w:rsidRPr="003A2150" w:rsidDel="003A2150">
          <w:rPr>
            <w:rPrChange w:id="629" w:author="Gavin Rawson" w:date="2024-07-17T08:55:00Z" w16du:dateUtc="2024-07-17T07:55:00Z">
              <w:rPr>
                <w:rStyle w:val="Hyperlink"/>
              </w:rPr>
            </w:rPrChange>
          </w:rPr>
          <w:delText>7.2</w:delText>
        </w:r>
        <w:r w:rsidDel="003A2150">
          <w:rPr>
            <w:rFonts w:asciiTheme="minorHAnsi" w:eastAsiaTheme="minorEastAsia" w:hAnsiTheme="minorHAnsi" w:cstheme="minorBidi"/>
            <w:kern w:val="2"/>
            <w:sz w:val="22"/>
            <w:szCs w:val="22"/>
            <w14:ligatures w14:val="standardContextual"/>
          </w:rPr>
          <w:tab/>
        </w:r>
        <w:r w:rsidRPr="003A2150" w:rsidDel="003A2150">
          <w:rPr>
            <w:rPrChange w:id="630" w:author="Gavin Rawson" w:date="2024-07-17T08:55:00Z" w16du:dateUtc="2024-07-17T07:55:00Z">
              <w:rPr>
                <w:rStyle w:val="Hyperlink"/>
              </w:rPr>
            </w:rPrChange>
          </w:rPr>
          <w:delText>Last Will and Testament</w:delText>
        </w:r>
        <w:r w:rsidDel="003A2150">
          <w:rPr>
            <w:webHidden/>
          </w:rPr>
          <w:tab/>
        </w:r>
        <w:r w:rsidR="007920C5" w:rsidDel="003A2150">
          <w:rPr>
            <w:webHidden/>
          </w:rPr>
          <w:delText>73</w:delText>
        </w:r>
      </w:del>
    </w:p>
    <w:p w14:paraId="786B98F0" w14:textId="0EB26129" w:rsidR="00354D14" w:rsidDel="003A2150" w:rsidRDefault="00354D14">
      <w:pPr>
        <w:pStyle w:val="TOC2"/>
        <w:rPr>
          <w:del w:id="631" w:author="Gavin Rawson" w:date="2024-07-17T08:55:00Z" w16du:dateUtc="2024-07-17T07:55:00Z"/>
          <w:rFonts w:asciiTheme="minorHAnsi" w:eastAsiaTheme="minorEastAsia" w:hAnsiTheme="minorHAnsi" w:cstheme="minorBidi"/>
          <w:kern w:val="2"/>
          <w:sz w:val="22"/>
          <w:szCs w:val="22"/>
          <w14:ligatures w14:val="standardContextual"/>
        </w:rPr>
      </w:pPr>
      <w:del w:id="632" w:author="Gavin Rawson" w:date="2024-07-17T08:55:00Z" w16du:dateUtc="2024-07-17T07:55:00Z">
        <w:r w:rsidRPr="003A2150" w:rsidDel="003A2150">
          <w:rPr>
            <w:rPrChange w:id="633" w:author="Gavin Rawson" w:date="2024-07-17T08:55:00Z" w16du:dateUtc="2024-07-17T07:55:00Z">
              <w:rPr>
                <w:rStyle w:val="Hyperlink"/>
              </w:rPr>
            </w:rPrChange>
          </w:rPr>
          <w:delText>7.3</w:delText>
        </w:r>
        <w:r w:rsidDel="003A2150">
          <w:rPr>
            <w:rFonts w:asciiTheme="minorHAnsi" w:eastAsiaTheme="minorEastAsia" w:hAnsiTheme="minorHAnsi" w:cstheme="minorBidi"/>
            <w:kern w:val="2"/>
            <w:sz w:val="22"/>
            <w:szCs w:val="22"/>
            <w14:ligatures w14:val="standardContextual"/>
          </w:rPr>
          <w:tab/>
        </w:r>
        <w:r w:rsidRPr="003A2150" w:rsidDel="003A2150">
          <w:rPr>
            <w:rPrChange w:id="634" w:author="Gavin Rawson" w:date="2024-07-17T08:55:00Z" w16du:dateUtc="2024-07-17T07:55:00Z">
              <w:rPr>
                <w:rStyle w:val="Hyperlink"/>
              </w:rPr>
            </w:rPrChange>
          </w:rPr>
          <w:delText>Field device replacement</w:delText>
        </w:r>
        <w:r w:rsidDel="003A2150">
          <w:rPr>
            <w:webHidden/>
          </w:rPr>
          <w:tab/>
        </w:r>
        <w:r w:rsidR="007920C5" w:rsidDel="003A2150">
          <w:rPr>
            <w:webHidden/>
          </w:rPr>
          <w:delText>73</w:delText>
        </w:r>
      </w:del>
    </w:p>
    <w:p w14:paraId="52D71803" w14:textId="64E093BD" w:rsidR="00354D14" w:rsidDel="003A2150" w:rsidRDefault="00354D14">
      <w:pPr>
        <w:pStyle w:val="TOC1"/>
        <w:rPr>
          <w:del w:id="635" w:author="Gavin Rawson" w:date="2024-07-17T08:55:00Z" w16du:dateUtc="2024-07-17T07:55:00Z"/>
          <w:rFonts w:asciiTheme="minorHAnsi" w:eastAsiaTheme="minorEastAsia" w:hAnsiTheme="minorHAnsi" w:cstheme="minorBidi"/>
          <w:bCs w:val="0"/>
          <w:kern w:val="2"/>
          <w:sz w:val="22"/>
          <w:szCs w:val="22"/>
          <w14:ligatures w14:val="standardContextual"/>
        </w:rPr>
      </w:pPr>
      <w:del w:id="636" w:author="Gavin Rawson" w:date="2024-07-17T08:55:00Z" w16du:dateUtc="2024-07-17T07:55:00Z">
        <w:r w:rsidRPr="003A2150" w:rsidDel="003A2150">
          <w:rPr>
            <w:rPrChange w:id="637" w:author="Gavin Rawson" w:date="2024-07-17T08:55:00Z" w16du:dateUtc="2024-07-17T07:55:00Z">
              <w:rPr>
                <w:rStyle w:val="Hyperlink"/>
              </w:rPr>
            </w:rPrChange>
          </w:rPr>
          <w:delText>8</w:delText>
        </w:r>
        <w:r w:rsidDel="003A2150">
          <w:rPr>
            <w:rFonts w:asciiTheme="minorHAnsi" w:eastAsiaTheme="minorEastAsia" w:hAnsiTheme="minorHAnsi" w:cstheme="minorBidi"/>
            <w:bCs w:val="0"/>
            <w:kern w:val="2"/>
            <w:sz w:val="22"/>
            <w:szCs w:val="22"/>
            <w14:ligatures w14:val="standardContextual"/>
          </w:rPr>
          <w:tab/>
        </w:r>
        <w:r w:rsidRPr="003A2150" w:rsidDel="003A2150">
          <w:rPr>
            <w:rPrChange w:id="638" w:author="Gavin Rawson" w:date="2024-07-17T08:55:00Z" w16du:dateUtc="2024-07-17T07:55:00Z">
              <w:rPr>
                <w:rStyle w:val="Hyperlink"/>
              </w:rPr>
            </w:rPrChange>
          </w:rPr>
          <w:delText>Security</w:delText>
        </w:r>
        <w:r w:rsidDel="003A2150">
          <w:rPr>
            <w:webHidden/>
          </w:rPr>
          <w:tab/>
        </w:r>
        <w:r w:rsidR="007920C5" w:rsidDel="003A2150">
          <w:rPr>
            <w:webHidden/>
          </w:rPr>
          <w:delText>75</w:delText>
        </w:r>
      </w:del>
    </w:p>
    <w:p w14:paraId="20C1096D" w14:textId="3CB734EC" w:rsidR="00354D14" w:rsidDel="003A2150" w:rsidRDefault="00354D14">
      <w:pPr>
        <w:pStyle w:val="TOC1"/>
        <w:rPr>
          <w:del w:id="639" w:author="Gavin Rawson" w:date="2024-07-17T08:55:00Z" w16du:dateUtc="2024-07-17T07:55:00Z"/>
          <w:rFonts w:asciiTheme="minorHAnsi" w:eastAsiaTheme="minorEastAsia" w:hAnsiTheme="minorHAnsi" w:cstheme="minorBidi"/>
          <w:bCs w:val="0"/>
          <w:kern w:val="2"/>
          <w:sz w:val="22"/>
          <w:szCs w:val="22"/>
          <w14:ligatures w14:val="standardContextual"/>
        </w:rPr>
      </w:pPr>
      <w:del w:id="640" w:author="Gavin Rawson" w:date="2024-07-17T08:55:00Z" w16du:dateUtc="2024-07-17T07:55:00Z">
        <w:r w:rsidRPr="003A2150" w:rsidDel="003A2150">
          <w:rPr>
            <w:rPrChange w:id="641" w:author="Gavin Rawson" w:date="2024-07-17T08:55:00Z" w16du:dateUtc="2024-07-17T07:55:00Z">
              <w:rPr>
                <w:rStyle w:val="Hyperlink"/>
              </w:rPr>
            </w:rPrChange>
          </w:rPr>
          <w:delText>9</w:delText>
        </w:r>
        <w:r w:rsidDel="003A2150">
          <w:rPr>
            <w:rFonts w:asciiTheme="minorHAnsi" w:eastAsiaTheme="minorEastAsia" w:hAnsiTheme="minorHAnsi" w:cstheme="minorBidi"/>
            <w:bCs w:val="0"/>
            <w:kern w:val="2"/>
            <w:sz w:val="22"/>
            <w:szCs w:val="22"/>
            <w14:ligatures w14:val="standardContextual"/>
          </w:rPr>
          <w:tab/>
        </w:r>
        <w:r w:rsidRPr="003A2150" w:rsidDel="003A2150">
          <w:rPr>
            <w:rPrChange w:id="642" w:author="Gavin Rawson" w:date="2024-07-17T08:55:00Z" w16du:dateUtc="2024-07-17T07:55:00Z">
              <w:rPr>
                <w:rStyle w:val="Hyperlink"/>
              </w:rPr>
            </w:rPrChange>
          </w:rPr>
          <w:delText>Class names and ontology</w:delText>
        </w:r>
        <w:r w:rsidDel="003A2150">
          <w:rPr>
            <w:webHidden/>
          </w:rPr>
          <w:tab/>
        </w:r>
        <w:r w:rsidR="007920C5" w:rsidDel="003A2150">
          <w:rPr>
            <w:webHidden/>
          </w:rPr>
          <w:delText>77</w:delText>
        </w:r>
      </w:del>
    </w:p>
    <w:p w14:paraId="28936860" w14:textId="36367D23" w:rsidR="00354D14" w:rsidDel="003A2150" w:rsidRDefault="00354D14">
      <w:pPr>
        <w:pStyle w:val="TOC2"/>
        <w:rPr>
          <w:del w:id="643" w:author="Gavin Rawson" w:date="2024-07-17T08:55:00Z" w16du:dateUtc="2024-07-17T07:55:00Z"/>
          <w:rFonts w:asciiTheme="minorHAnsi" w:eastAsiaTheme="minorEastAsia" w:hAnsiTheme="minorHAnsi" w:cstheme="minorBidi"/>
          <w:kern w:val="2"/>
          <w:sz w:val="22"/>
          <w:szCs w:val="22"/>
          <w14:ligatures w14:val="standardContextual"/>
        </w:rPr>
      </w:pPr>
      <w:del w:id="644" w:author="Gavin Rawson" w:date="2024-07-17T08:55:00Z" w16du:dateUtc="2024-07-17T07:55:00Z">
        <w:r w:rsidRPr="003A2150" w:rsidDel="003A2150">
          <w:rPr>
            <w:rPrChange w:id="645" w:author="Gavin Rawson" w:date="2024-07-17T08:55:00Z" w16du:dateUtc="2024-07-17T07:55:00Z">
              <w:rPr>
                <w:rStyle w:val="Hyperlink"/>
              </w:rPr>
            </w:rPrChange>
          </w:rPr>
          <w:delText>9.1</w:delText>
        </w:r>
        <w:r w:rsidDel="003A2150">
          <w:rPr>
            <w:rFonts w:asciiTheme="minorHAnsi" w:eastAsiaTheme="minorEastAsia" w:hAnsiTheme="minorHAnsi" w:cstheme="minorBidi"/>
            <w:kern w:val="2"/>
            <w:sz w:val="22"/>
            <w:szCs w:val="22"/>
            <w14:ligatures w14:val="standardContextual"/>
          </w:rPr>
          <w:tab/>
        </w:r>
        <w:r w:rsidRPr="003A2150" w:rsidDel="003A2150">
          <w:rPr>
            <w:rPrChange w:id="646" w:author="Gavin Rawson" w:date="2024-07-17T08:55:00Z" w16du:dateUtc="2024-07-17T07:55:00Z">
              <w:rPr>
                <w:rStyle w:val="Hyperlink"/>
              </w:rPr>
            </w:rPrChange>
          </w:rPr>
          <w:delText>Fixed class names</w:delText>
        </w:r>
        <w:r w:rsidDel="003A2150">
          <w:rPr>
            <w:webHidden/>
          </w:rPr>
          <w:tab/>
        </w:r>
        <w:r w:rsidR="007920C5" w:rsidDel="003A2150">
          <w:rPr>
            <w:webHidden/>
          </w:rPr>
          <w:delText>77</w:delText>
        </w:r>
      </w:del>
    </w:p>
    <w:p w14:paraId="3A17F32E" w14:textId="1A8E076F" w:rsidR="00354D14" w:rsidDel="003A2150" w:rsidRDefault="00354D14">
      <w:pPr>
        <w:pStyle w:val="TOC1"/>
        <w:rPr>
          <w:del w:id="647" w:author="Gavin Rawson" w:date="2024-07-17T08:55:00Z" w16du:dateUtc="2024-07-17T07:55:00Z"/>
          <w:rFonts w:asciiTheme="minorHAnsi" w:eastAsiaTheme="minorEastAsia" w:hAnsiTheme="minorHAnsi" w:cstheme="minorBidi"/>
          <w:bCs w:val="0"/>
          <w:kern w:val="2"/>
          <w:sz w:val="22"/>
          <w:szCs w:val="22"/>
          <w14:ligatures w14:val="standardContextual"/>
        </w:rPr>
      </w:pPr>
      <w:del w:id="648" w:author="Gavin Rawson" w:date="2024-07-17T08:55:00Z" w16du:dateUtc="2024-07-17T07:55:00Z">
        <w:r w:rsidRPr="003A2150" w:rsidDel="003A2150">
          <w:rPr>
            <w:rPrChange w:id="649" w:author="Gavin Rawson" w:date="2024-07-17T08:55:00Z" w16du:dateUtc="2024-07-17T07:55:00Z">
              <w:rPr>
                <w:rStyle w:val="Hyperlink"/>
              </w:rPr>
            </w:rPrChange>
          </w:rPr>
          <w:delText>10</w:delText>
        </w:r>
        <w:r w:rsidDel="003A2150">
          <w:rPr>
            <w:rFonts w:asciiTheme="minorHAnsi" w:eastAsiaTheme="minorEastAsia" w:hAnsiTheme="minorHAnsi" w:cstheme="minorBidi"/>
            <w:bCs w:val="0"/>
            <w:kern w:val="2"/>
            <w:sz w:val="22"/>
            <w:szCs w:val="22"/>
            <w14:ligatures w14:val="standardContextual"/>
          </w:rPr>
          <w:tab/>
        </w:r>
        <w:r w:rsidRPr="003A2150" w:rsidDel="003A2150">
          <w:rPr>
            <w:rPrChange w:id="650" w:author="Gavin Rawson" w:date="2024-07-17T08:55:00Z" w16du:dateUtc="2024-07-17T07:55:00Z">
              <w:rPr>
                <w:rStyle w:val="Hyperlink"/>
              </w:rPr>
            </w:rPrChange>
          </w:rPr>
          <w:delText>Field device profile extensions and layout</w:delText>
        </w:r>
        <w:r w:rsidDel="003A2150">
          <w:rPr>
            <w:webHidden/>
          </w:rPr>
          <w:tab/>
        </w:r>
        <w:r w:rsidR="007920C5" w:rsidDel="003A2150">
          <w:rPr>
            <w:webHidden/>
          </w:rPr>
          <w:delText>79</w:delText>
        </w:r>
      </w:del>
    </w:p>
    <w:p w14:paraId="43D9106A" w14:textId="5B13EF7E" w:rsidR="00354D14" w:rsidDel="003A2150" w:rsidRDefault="00354D14">
      <w:pPr>
        <w:pStyle w:val="TOC2"/>
        <w:rPr>
          <w:del w:id="651" w:author="Gavin Rawson" w:date="2024-07-17T08:55:00Z" w16du:dateUtc="2024-07-17T07:55:00Z"/>
          <w:rFonts w:asciiTheme="minorHAnsi" w:eastAsiaTheme="minorEastAsia" w:hAnsiTheme="minorHAnsi" w:cstheme="minorBidi"/>
          <w:kern w:val="2"/>
          <w:sz w:val="22"/>
          <w:szCs w:val="22"/>
          <w14:ligatures w14:val="standardContextual"/>
        </w:rPr>
      </w:pPr>
      <w:del w:id="652" w:author="Gavin Rawson" w:date="2024-07-17T08:55:00Z" w16du:dateUtc="2024-07-17T07:55:00Z">
        <w:r w:rsidRPr="003A2150" w:rsidDel="003A2150">
          <w:rPr>
            <w:rPrChange w:id="653" w:author="Gavin Rawson" w:date="2024-07-17T08:55:00Z" w16du:dateUtc="2024-07-17T07:55:00Z">
              <w:rPr>
                <w:rStyle w:val="Hyperlink"/>
              </w:rPr>
            </w:rPrChange>
          </w:rPr>
          <w:delText>10.1</w:delText>
        </w:r>
        <w:r w:rsidDel="003A2150">
          <w:rPr>
            <w:rFonts w:asciiTheme="minorHAnsi" w:eastAsiaTheme="minorEastAsia" w:hAnsiTheme="minorHAnsi" w:cstheme="minorBidi"/>
            <w:kern w:val="2"/>
            <w:sz w:val="22"/>
            <w:szCs w:val="22"/>
            <w14:ligatures w14:val="standardContextual"/>
          </w:rPr>
          <w:tab/>
        </w:r>
        <w:r w:rsidRPr="003A2150" w:rsidDel="003A2150">
          <w:rPr>
            <w:rPrChange w:id="654" w:author="Gavin Rawson" w:date="2024-07-17T08:55:00Z" w16du:dateUtc="2024-07-17T07:55:00Z">
              <w:rPr>
                <w:rStyle w:val="Hyperlink"/>
              </w:rPr>
            </w:rPrChange>
          </w:rPr>
          <w:delText>Vendor extensions</w:delText>
        </w:r>
        <w:r w:rsidDel="003A2150">
          <w:rPr>
            <w:webHidden/>
          </w:rPr>
          <w:tab/>
        </w:r>
        <w:r w:rsidR="007920C5" w:rsidDel="003A2150">
          <w:rPr>
            <w:webHidden/>
          </w:rPr>
          <w:delText>79</w:delText>
        </w:r>
      </w:del>
    </w:p>
    <w:p w14:paraId="79579124" w14:textId="50AC0229" w:rsidR="00354D14" w:rsidDel="003A2150" w:rsidRDefault="00354D14">
      <w:pPr>
        <w:pStyle w:val="TOC3"/>
        <w:rPr>
          <w:del w:id="655" w:author="Gavin Rawson" w:date="2024-07-17T08:55:00Z" w16du:dateUtc="2024-07-17T07:55:00Z"/>
          <w:rFonts w:asciiTheme="minorHAnsi" w:eastAsiaTheme="minorEastAsia" w:hAnsiTheme="minorHAnsi" w:cstheme="minorBidi"/>
          <w:noProof/>
          <w:kern w:val="2"/>
          <w:sz w:val="22"/>
          <w:szCs w:val="22"/>
          <w14:ligatures w14:val="standardContextual"/>
        </w:rPr>
      </w:pPr>
      <w:del w:id="656" w:author="Gavin Rawson" w:date="2024-07-17T08:55:00Z" w16du:dateUtc="2024-07-17T07:55:00Z">
        <w:r w:rsidRPr="003A2150" w:rsidDel="003A2150">
          <w:rPr>
            <w:noProof/>
            <w:rPrChange w:id="657" w:author="Gavin Rawson" w:date="2024-07-17T08:55:00Z" w16du:dateUtc="2024-07-17T07:55:00Z">
              <w:rPr>
                <w:rStyle w:val="Hyperlink"/>
                <w:noProof/>
              </w:rPr>
            </w:rPrChange>
          </w:rPr>
          <w:delText>10.1.1</w:delText>
        </w:r>
        <w:r w:rsidDel="003A2150">
          <w:rPr>
            <w:rFonts w:asciiTheme="minorHAnsi" w:eastAsiaTheme="minorEastAsia" w:hAnsiTheme="minorHAnsi" w:cstheme="minorBidi"/>
            <w:noProof/>
            <w:kern w:val="2"/>
            <w:sz w:val="22"/>
            <w:szCs w:val="22"/>
            <w14:ligatures w14:val="standardContextual"/>
          </w:rPr>
          <w:tab/>
        </w:r>
        <w:r w:rsidRPr="003A2150" w:rsidDel="003A2150">
          <w:rPr>
            <w:noProof/>
            <w:rPrChange w:id="658" w:author="Gavin Rawson" w:date="2024-07-17T08:55:00Z" w16du:dateUtc="2024-07-17T07:55:00Z">
              <w:rPr>
                <w:rStyle w:val="Hyperlink"/>
                <w:noProof/>
              </w:rPr>
            </w:rPrChange>
          </w:rPr>
          <w:delText>New properties</w:delText>
        </w:r>
        <w:r w:rsidDel="003A2150">
          <w:rPr>
            <w:noProof/>
            <w:webHidden/>
          </w:rPr>
          <w:tab/>
        </w:r>
        <w:r w:rsidR="007920C5" w:rsidDel="003A2150">
          <w:rPr>
            <w:noProof/>
            <w:webHidden/>
          </w:rPr>
          <w:delText>79</w:delText>
        </w:r>
      </w:del>
    </w:p>
    <w:p w14:paraId="2F67FBBA" w14:textId="53C80B98" w:rsidR="00354D14" w:rsidDel="003A2150" w:rsidRDefault="00354D14">
      <w:pPr>
        <w:pStyle w:val="TOC3"/>
        <w:rPr>
          <w:del w:id="659" w:author="Gavin Rawson" w:date="2024-07-17T08:55:00Z" w16du:dateUtc="2024-07-17T07:55:00Z"/>
          <w:rFonts w:asciiTheme="minorHAnsi" w:eastAsiaTheme="minorEastAsia" w:hAnsiTheme="minorHAnsi" w:cstheme="minorBidi"/>
          <w:noProof/>
          <w:kern w:val="2"/>
          <w:sz w:val="22"/>
          <w:szCs w:val="22"/>
          <w14:ligatures w14:val="standardContextual"/>
        </w:rPr>
      </w:pPr>
      <w:del w:id="660" w:author="Gavin Rawson" w:date="2024-07-17T08:55:00Z" w16du:dateUtc="2024-07-17T07:55:00Z">
        <w:r w:rsidRPr="003A2150" w:rsidDel="003A2150">
          <w:rPr>
            <w:noProof/>
            <w:rPrChange w:id="661" w:author="Gavin Rawson" w:date="2024-07-17T08:55:00Z" w16du:dateUtc="2024-07-17T07:55:00Z">
              <w:rPr>
                <w:rStyle w:val="Hyperlink"/>
                <w:noProof/>
              </w:rPr>
            </w:rPrChange>
          </w:rPr>
          <w:delText>10.1.2</w:delText>
        </w:r>
        <w:r w:rsidDel="003A2150">
          <w:rPr>
            <w:rFonts w:asciiTheme="minorHAnsi" w:eastAsiaTheme="minorEastAsia" w:hAnsiTheme="minorHAnsi" w:cstheme="minorBidi"/>
            <w:noProof/>
            <w:kern w:val="2"/>
            <w:sz w:val="22"/>
            <w:szCs w:val="22"/>
            <w14:ligatures w14:val="standardContextual"/>
          </w:rPr>
          <w:tab/>
        </w:r>
        <w:r w:rsidRPr="003A2150" w:rsidDel="003A2150">
          <w:rPr>
            <w:noProof/>
            <w:rPrChange w:id="662" w:author="Gavin Rawson" w:date="2024-07-17T08:55:00Z" w16du:dateUtc="2024-07-17T07:55:00Z">
              <w:rPr>
                <w:rStyle w:val="Hyperlink"/>
                <w:noProof/>
              </w:rPr>
            </w:rPrChange>
          </w:rPr>
          <w:delText>New objects</w:delText>
        </w:r>
        <w:r w:rsidDel="003A2150">
          <w:rPr>
            <w:noProof/>
            <w:webHidden/>
          </w:rPr>
          <w:tab/>
        </w:r>
        <w:r w:rsidR="007920C5" w:rsidDel="003A2150">
          <w:rPr>
            <w:noProof/>
            <w:webHidden/>
          </w:rPr>
          <w:delText>79</w:delText>
        </w:r>
      </w:del>
    </w:p>
    <w:p w14:paraId="4330ECE8" w14:textId="6C0E455F" w:rsidR="00354D14" w:rsidDel="003A2150" w:rsidRDefault="00354D14">
      <w:pPr>
        <w:pStyle w:val="TOC3"/>
        <w:rPr>
          <w:del w:id="663" w:author="Gavin Rawson" w:date="2024-07-17T08:55:00Z" w16du:dateUtc="2024-07-17T07:55:00Z"/>
          <w:rFonts w:asciiTheme="minorHAnsi" w:eastAsiaTheme="minorEastAsia" w:hAnsiTheme="minorHAnsi" w:cstheme="minorBidi"/>
          <w:noProof/>
          <w:kern w:val="2"/>
          <w:sz w:val="22"/>
          <w:szCs w:val="22"/>
          <w14:ligatures w14:val="standardContextual"/>
        </w:rPr>
      </w:pPr>
      <w:del w:id="664" w:author="Gavin Rawson" w:date="2024-07-17T08:55:00Z" w16du:dateUtc="2024-07-17T07:55:00Z">
        <w:r w:rsidRPr="003A2150" w:rsidDel="003A2150">
          <w:rPr>
            <w:noProof/>
            <w:rPrChange w:id="665" w:author="Gavin Rawson" w:date="2024-07-17T08:55:00Z" w16du:dateUtc="2024-07-17T07:55:00Z">
              <w:rPr>
                <w:rStyle w:val="Hyperlink"/>
                <w:noProof/>
              </w:rPr>
            </w:rPrChange>
          </w:rPr>
          <w:delText>10.1.3</w:delText>
        </w:r>
        <w:r w:rsidDel="003A2150">
          <w:rPr>
            <w:rFonts w:asciiTheme="minorHAnsi" w:eastAsiaTheme="minorEastAsia" w:hAnsiTheme="minorHAnsi" w:cstheme="minorBidi"/>
            <w:noProof/>
            <w:kern w:val="2"/>
            <w:sz w:val="22"/>
            <w:szCs w:val="22"/>
            <w14:ligatures w14:val="standardContextual"/>
          </w:rPr>
          <w:tab/>
        </w:r>
        <w:r w:rsidRPr="003A2150" w:rsidDel="003A2150">
          <w:rPr>
            <w:noProof/>
            <w:rPrChange w:id="666" w:author="Gavin Rawson" w:date="2024-07-17T08:55:00Z" w16du:dateUtc="2024-07-17T07:55:00Z">
              <w:rPr>
                <w:rStyle w:val="Hyperlink"/>
                <w:noProof/>
              </w:rPr>
            </w:rPrChange>
          </w:rPr>
          <w:delText>Translation</w:delText>
        </w:r>
        <w:r w:rsidDel="003A2150">
          <w:rPr>
            <w:noProof/>
            <w:webHidden/>
          </w:rPr>
          <w:tab/>
        </w:r>
        <w:r w:rsidR="007920C5" w:rsidDel="003A2150">
          <w:rPr>
            <w:noProof/>
            <w:webHidden/>
          </w:rPr>
          <w:delText>79</w:delText>
        </w:r>
      </w:del>
    </w:p>
    <w:p w14:paraId="46FD4E0F" w14:textId="209E5CFE" w:rsidR="00354D14" w:rsidDel="003A2150" w:rsidRDefault="00354D14">
      <w:pPr>
        <w:pStyle w:val="TOC2"/>
        <w:rPr>
          <w:del w:id="667" w:author="Gavin Rawson" w:date="2024-07-17T08:55:00Z" w16du:dateUtc="2024-07-17T07:55:00Z"/>
          <w:rFonts w:asciiTheme="minorHAnsi" w:eastAsiaTheme="minorEastAsia" w:hAnsiTheme="minorHAnsi" w:cstheme="minorBidi"/>
          <w:kern w:val="2"/>
          <w:sz w:val="22"/>
          <w:szCs w:val="22"/>
          <w14:ligatures w14:val="standardContextual"/>
        </w:rPr>
      </w:pPr>
      <w:del w:id="668" w:author="Gavin Rawson" w:date="2024-07-17T08:55:00Z" w16du:dateUtc="2024-07-17T07:55:00Z">
        <w:r w:rsidRPr="003A2150" w:rsidDel="003A2150">
          <w:rPr>
            <w:rPrChange w:id="669" w:author="Gavin Rawson" w:date="2024-07-17T08:55:00Z" w16du:dateUtc="2024-07-17T07:55:00Z">
              <w:rPr>
                <w:rStyle w:val="Hyperlink"/>
              </w:rPr>
            </w:rPrChange>
          </w:rPr>
          <w:delText>10.2</w:delText>
        </w:r>
        <w:r w:rsidDel="003A2150">
          <w:rPr>
            <w:rFonts w:asciiTheme="minorHAnsi" w:eastAsiaTheme="minorEastAsia" w:hAnsiTheme="minorHAnsi" w:cstheme="minorBidi"/>
            <w:kern w:val="2"/>
            <w:sz w:val="22"/>
            <w:szCs w:val="22"/>
            <w14:ligatures w14:val="standardContextual"/>
          </w:rPr>
          <w:tab/>
        </w:r>
        <w:r w:rsidRPr="003A2150" w:rsidDel="003A2150">
          <w:rPr>
            <w:rPrChange w:id="670" w:author="Gavin Rawson" w:date="2024-07-17T08:55:00Z" w16du:dateUtc="2024-07-17T07:55:00Z">
              <w:rPr>
                <w:rStyle w:val="Hyperlink"/>
              </w:rPr>
            </w:rPrChange>
          </w:rPr>
          <w:delText>Suggesting SA UI layout</w:delText>
        </w:r>
        <w:r w:rsidDel="003A2150">
          <w:rPr>
            <w:webHidden/>
          </w:rPr>
          <w:tab/>
        </w:r>
        <w:r w:rsidR="007920C5" w:rsidDel="003A2150">
          <w:rPr>
            <w:webHidden/>
          </w:rPr>
          <w:delText>79</w:delText>
        </w:r>
      </w:del>
    </w:p>
    <w:p w14:paraId="7EA85DC0" w14:textId="2C1B9357" w:rsidR="00354D14" w:rsidDel="003A2150" w:rsidRDefault="00354D14">
      <w:pPr>
        <w:pStyle w:val="TOC3"/>
        <w:rPr>
          <w:del w:id="671" w:author="Gavin Rawson" w:date="2024-07-17T08:55:00Z" w16du:dateUtc="2024-07-17T07:55:00Z"/>
          <w:rFonts w:asciiTheme="minorHAnsi" w:eastAsiaTheme="minorEastAsia" w:hAnsiTheme="minorHAnsi" w:cstheme="minorBidi"/>
          <w:noProof/>
          <w:kern w:val="2"/>
          <w:sz w:val="22"/>
          <w:szCs w:val="22"/>
          <w14:ligatures w14:val="standardContextual"/>
        </w:rPr>
      </w:pPr>
      <w:del w:id="672" w:author="Gavin Rawson" w:date="2024-07-17T08:55:00Z" w16du:dateUtc="2024-07-17T07:55:00Z">
        <w:r w:rsidRPr="003A2150" w:rsidDel="003A2150">
          <w:rPr>
            <w:noProof/>
            <w:rPrChange w:id="673" w:author="Gavin Rawson" w:date="2024-07-17T08:55:00Z" w16du:dateUtc="2024-07-17T07:55:00Z">
              <w:rPr>
                <w:rStyle w:val="Hyperlink"/>
                <w:noProof/>
              </w:rPr>
            </w:rPrChange>
          </w:rPr>
          <w:delText>10.2.1</w:delText>
        </w:r>
        <w:r w:rsidDel="003A2150">
          <w:rPr>
            <w:rFonts w:asciiTheme="minorHAnsi" w:eastAsiaTheme="minorEastAsia" w:hAnsiTheme="minorHAnsi" w:cstheme="minorBidi"/>
            <w:noProof/>
            <w:kern w:val="2"/>
            <w:sz w:val="22"/>
            <w:szCs w:val="22"/>
            <w14:ligatures w14:val="standardContextual"/>
          </w:rPr>
          <w:tab/>
        </w:r>
        <w:r w:rsidRPr="003A2150" w:rsidDel="003A2150">
          <w:rPr>
            <w:noProof/>
            <w:rPrChange w:id="674" w:author="Gavin Rawson" w:date="2024-07-17T08:55:00Z" w16du:dateUtc="2024-07-17T07:55:00Z">
              <w:rPr>
                <w:rStyle w:val="Hyperlink"/>
                <w:noProof/>
              </w:rPr>
            </w:rPrChange>
          </w:rPr>
          <w:delText>configFields</w:delText>
        </w:r>
        <w:r w:rsidDel="003A2150">
          <w:rPr>
            <w:noProof/>
            <w:webHidden/>
          </w:rPr>
          <w:tab/>
        </w:r>
        <w:r w:rsidR="007920C5" w:rsidDel="003A2150">
          <w:rPr>
            <w:noProof/>
            <w:webHidden/>
          </w:rPr>
          <w:delText>79</w:delText>
        </w:r>
      </w:del>
    </w:p>
    <w:p w14:paraId="1C2199D2" w14:textId="4AFE96E5" w:rsidR="00354D14" w:rsidDel="003A2150" w:rsidRDefault="00354D14">
      <w:pPr>
        <w:pStyle w:val="TOC3"/>
        <w:rPr>
          <w:del w:id="675" w:author="Gavin Rawson" w:date="2024-07-17T08:55:00Z" w16du:dateUtc="2024-07-17T07:55:00Z"/>
          <w:rFonts w:asciiTheme="minorHAnsi" w:eastAsiaTheme="minorEastAsia" w:hAnsiTheme="minorHAnsi" w:cstheme="minorBidi"/>
          <w:noProof/>
          <w:kern w:val="2"/>
          <w:sz w:val="22"/>
          <w:szCs w:val="22"/>
          <w14:ligatures w14:val="standardContextual"/>
        </w:rPr>
      </w:pPr>
      <w:del w:id="676" w:author="Gavin Rawson" w:date="2024-07-17T08:55:00Z" w16du:dateUtc="2024-07-17T07:55:00Z">
        <w:r w:rsidRPr="003A2150" w:rsidDel="003A2150">
          <w:rPr>
            <w:noProof/>
            <w:rPrChange w:id="677" w:author="Gavin Rawson" w:date="2024-07-17T08:55:00Z" w16du:dateUtc="2024-07-17T07:55:00Z">
              <w:rPr>
                <w:rStyle w:val="Hyperlink"/>
                <w:noProof/>
              </w:rPr>
            </w:rPrChange>
          </w:rPr>
          <w:delText>10.2.2</w:delText>
        </w:r>
        <w:r w:rsidDel="003A2150">
          <w:rPr>
            <w:rFonts w:asciiTheme="minorHAnsi" w:eastAsiaTheme="minorEastAsia" w:hAnsiTheme="minorHAnsi" w:cstheme="minorBidi"/>
            <w:noProof/>
            <w:kern w:val="2"/>
            <w:sz w:val="22"/>
            <w:szCs w:val="22"/>
            <w14:ligatures w14:val="standardContextual"/>
          </w:rPr>
          <w:tab/>
        </w:r>
        <w:r w:rsidRPr="003A2150" w:rsidDel="003A2150">
          <w:rPr>
            <w:noProof/>
            <w:rPrChange w:id="678" w:author="Gavin Rawson" w:date="2024-07-17T08:55:00Z" w16du:dateUtc="2024-07-17T07:55:00Z">
              <w:rPr>
                <w:rStyle w:val="Hyperlink"/>
                <w:noProof/>
              </w:rPr>
            </w:rPrChange>
          </w:rPr>
          <w:delText>Group</w:delText>
        </w:r>
        <w:r w:rsidDel="003A2150">
          <w:rPr>
            <w:noProof/>
            <w:webHidden/>
          </w:rPr>
          <w:tab/>
        </w:r>
        <w:r w:rsidR="007920C5" w:rsidDel="003A2150">
          <w:rPr>
            <w:noProof/>
            <w:webHidden/>
          </w:rPr>
          <w:delText>79</w:delText>
        </w:r>
      </w:del>
    </w:p>
    <w:p w14:paraId="5016C58F" w14:textId="13CD310D" w:rsidR="00354D14" w:rsidDel="003A2150" w:rsidRDefault="00354D14">
      <w:pPr>
        <w:pStyle w:val="TOC1"/>
        <w:rPr>
          <w:del w:id="679" w:author="Gavin Rawson" w:date="2024-07-17T08:55:00Z" w16du:dateUtc="2024-07-17T07:55:00Z"/>
          <w:rFonts w:asciiTheme="minorHAnsi" w:eastAsiaTheme="minorEastAsia" w:hAnsiTheme="minorHAnsi" w:cstheme="minorBidi"/>
          <w:bCs w:val="0"/>
          <w:kern w:val="2"/>
          <w:sz w:val="22"/>
          <w:szCs w:val="22"/>
          <w14:ligatures w14:val="standardContextual"/>
        </w:rPr>
      </w:pPr>
      <w:del w:id="680" w:author="Gavin Rawson" w:date="2024-07-17T08:55:00Z" w16du:dateUtc="2024-07-17T07:55:00Z">
        <w:r w:rsidRPr="003A2150" w:rsidDel="003A2150">
          <w:rPr>
            <w:rPrChange w:id="681" w:author="Gavin Rawson" w:date="2024-07-17T08:55:00Z" w16du:dateUtc="2024-07-17T07:55:00Z">
              <w:rPr>
                <w:rStyle w:val="Hyperlink"/>
              </w:rPr>
            </w:rPrChange>
          </w:rPr>
          <w:delText>11</w:delText>
        </w:r>
        <w:r w:rsidDel="003A2150">
          <w:rPr>
            <w:rFonts w:asciiTheme="minorHAnsi" w:eastAsiaTheme="minorEastAsia" w:hAnsiTheme="minorHAnsi" w:cstheme="minorBidi"/>
            <w:bCs w:val="0"/>
            <w:kern w:val="2"/>
            <w:sz w:val="22"/>
            <w:szCs w:val="22"/>
            <w14:ligatures w14:val="standardContextual"/>
          </w:rPr>
          <w:tab/>
        </w:r>
        <w:r w:rsidRPr="003A2150" w:rsidDel="003A2150">
          <w:rPr>
            <w:rPrChange w:id="682" w:author="Gavin Rawson" w:date="2024-07-17T08:55:00Z" w16du:dateUtc="2024-07-17T07:55:00Z">
              <w:rPr>
                <w:rStyle w:val="Hyperlink"/>
              </w:rPr>
            </w:rPrChange>
          </w:rPr>
          <w:delText>Example use cases</w:delText>
        </w:r>
        <w:r w:rsidDel="003A2150">
          <w:rPr>
            <w:webHidden/>
          </w:rPr>
          <w:tab/>
        </w:r>
        <w:r w:rsidR="007920C5" w:rsidDel="003A2150">
          <w:rPr>
            <w:webHidden/>
          </w:rPr>
          <w:delText>81</w:delText>
        </w:r>
      </w:del>
    </w:p>
    <w:p w14:paraId="14A5E89A" w14:textId="7DAA527D" w:rsidR="00354D14" w:rsidDel="003A2150" w:rsidRDefault="00354D14">
      <w:pPr>
        <w:pStyle w:val="TOC2"/>
        <w:rPr>
          <w:del w:id="683" w:author="Gavin Rawson" w:date="2024-07-17T08:55:00Z" w16du:dateUtc="2024-07-17T07:55:00Z"/>
          <w:rFonts w:asciiTheme="minorHAnsi" w:eastAsiaTheme="minorEastAsia" w:hAnsiTheme="minorHAnsi" w:cstheme="minorBidi"/>
          <w:kern w:val="2"/>
          <w:sz w:val="22"/>
          <w:szCs w:val="22"/>
          <w14:ligatures w14:val="standardContextual"/>
        </w:rPr>
      </w:pPr>
      <w:del w:id="684" w:author="Gavin Rawson" w:date="2024-07-17T08:55:00Z" w16du:dateUtc="2024-07-17T07:55:00Z">
        <w:r w:rsidRPr="003A2150" w:rsidDel="003A2150">
          <w:rPr>
            <w:rFonts w:eastAsia="DengXian Light"/>
            <w:lang w:eastAsia="en-US"/>
            <w:rPrChange w:id="685" w:author="Gavin Rawson" w:date="2024-07-17T08:55:00Z" w16du:dateUtc="2024-07-17T07:55:00Z">
              <w:rPr>
                <w:rStyle w:val="Hyperlink"/>
                <w:rFonts w:eastAsia="DengXian Light"/>
                <w:lang w:eastAsia="en-US"/>
              </w:rPr>
            </w:rPrChange>
          </w:rPr>
          <w:delText>11.1</w:delText>
        </w:r>
        <w:r w:rsidDel="003A2150">
          <w:rPr>
            <w:rFonts w:asciiTheme="minorHAnsi" w:eastAsiaTheme="minorEastAsia" w:hAnsiTheme="minorHAnsi" w:cstheme="minorBidi"/>
            <w:kern w:val="2"/>
            <w:sz w:val="22"/>
            <w:szCs w:val="22"/>
            <w14:ligatures w14:val="standardContextual"/>
          </w:rPr>
          <w:tab/>
        </w:r>
        <w:r w:rsidRPr="003A2150" w:rsidDel="003A2150">
          <w:rPr>
            <w:rFonts w:eastAsia="DengXian Light"/>
            <w:lang w:eastAsia="en-US"/>
            <w:rPrChange w:id="686" w:author="Gavin Rawson" w:date="2024-07-17T08:55:00Z" w16du:dateUtc="2024-07-17T07:55:00Z">
              <w:rPr>
                <w:rStyle w:val="Hyperlink"/>
                <w:rFonts w:eastAsia="DengXian Light"/>
                <w:lang w:eastAsia="en-US"/>
              </w:rPr>
            </w:rPrChange>
          </w:rPr>
          <w:delText>Simplest case</w:delText>
        </w:r>
        <w:r w:rsidDel="003A2150">
          <w:rPr>
            <w:webHidden/>
          </w:rPr>
          <w:tab/>
        </w:r>
        <w:r w:rsidR="007920C5" w:rsidDel="003A2150">
          <w:rPr>
            <w:webHidden/>
          </w:rPr>
          <w:delText>81</w:delText>
        </w:r>
      </w:del>
    </w:p>
    <w:p w14:paraId="3BD913C4" w14:textId="541C2D3F" w:rsidR="00354D14" w:rsidDel="003A2150" w:rsidRDefault="00354D14">
      <w:pPr>
        <w:pStyle w:val="TOC2"/>
        <w:rPr>
          <w:del w:id="687" w:author="Gavin Rawson" w:date="2024-07-17T08:55:00Z" w16du:dateUtc="2024-07-17T07:55:00Z"/>
          <w:rFonts w:asciiTheme="minorHAnsi" w:eastAsiaTheme="minorEastAsia" w:hAnsiTheme="minorHAnsi" w:cstheme="minorBidi"/>
          <w:kern w:val="2"/>
          <w:sz w:val="22"/>
          <w:szCs w:val="22"/>
          <w14:ligatures w14:val="standardContextual"/>
        </w:rPr>
      </w:pPr>
      <w:del w:id="688" w:author="Gavin Rawson" w:date="2024-07-17T08:55:00Z" w16du:dateUtc="2024-07-17T07:55:00Z">
        <w:r w:rsidRPr="003A2150" w:rsidDel="003A2150">
          <w:rPr>
            <w:rFonts w:eastAsia="DengXian Light"/>
            <w:lang w:eastAsia="en-US"/>
            <w:rPrChange w:id="689" w:author="Gavin Rawson" w:date="2024-07-17T08:55:00Z" w16du:dateUtc="2024-07-17T07:55:00Z">
              <w:rPr>
                <w:rStyle w:val="Hyperlink"/>
                <w:rFonts w:eastAsia="DengXian Light"/>
                <w:lang w:eastAsia="en-US"/>
              </w:rPr>
            </w:rPrChange>
          </w:rPr>
          <w:delText>11.2</w:delText>
        </w:r>
        <w:r w:rsidDel="003A2150">
          <w:rPr>
            <w:rFonts w:asciiTheme="minorHAnsi" w:eastAsiaTheme="minorEastAsia" w:hAnsiTheme="minorHAnsi" w:cstheme="minorBidi"/>
            <w:kern w:val="2"/>
            <w:sz w:val="22"/>
            <w:szCs w:val="22"/>
            <w14:ligatures w14:val="standardContextual"/>
          </w:rPr>
          <w:tab/>
        </w:r>
        <w:r w:rsidRPr="003A2150" w:rsidDel="003A2150">
          <w:rPr>
            <w:rFonts w:eastAsia="DengXian Light"/>
            <w:lang w:eastAsia="en-US"/>
            <w:rPrChange w:id="690" w:author="Gavin Rawson" w:date="2024-07-17T08:55:00Z" w16du:dateUtc="2024-07-17T07:55:00Z">
              <w:rPr>
                <w:rStyle w:val="Hyperlink"/>
                <w:rFonts w:eastAsia="DengXian Light"/>
                <w:lang w:eastAsia="en-US"/>
              </w:rPr>
            </w:rPrChange>
          </w:rPr>
          <w:delText>A configurable field device</w:delText>
        </w:r>
        <w:r w:rsidDel="003A2150">
          <w:rPr>
            <w:webHidden/>
          </w:rPr>
          <w:tab/>
        </w:r>
        <w:r w:rsidR="007920C5" w:rsidDel="003A2150">
          <w:rPr>
            <w:webHidden/>
          </w:rPr>
          <w:delText>81</w:delText>
        </w:r>
      </w:del>
    </w:p>
    <w:p w14:paraId="11D82C69" w14:textId="1FCA1995" w:rsidR="00354D14" w:rsidDel="003A2150" w:rsidRDefault="00354D14">
      <w:pPr>
        <w:pStyle w:val="TOC1"/>
        <w:rPr>
          <w:del w:id="691" w:author="Gavin Rawson" w:date="2024-07-17T08:55:00Z" w16du:dateUtc="2024-07-17T07:55:00Z"/>
          <w:rFonts w:asciiTheme="minorHAnsi" w:eastAsiaTheme="minorEastAsia" w:hAnsiTheme="minorHAnsi" w:cstheme="minorBidi"/>
          <w:bCs w:val="0"/>
          <w:kern w:val="2"/>
          <w:sz w:val="22"/>
          <w:szCs w:val="22"/>
          <w14:ligatures w14:val="standardContextual"/>
        </w:rPr>
      </w:pPr>
      <w:del w:id="692" w:author="Gavin Rawson" w:date="2024-07-17T08:55:00Z" w16du:dateUtc="2024-07-17T07:55:00Z">
        <w:r w:rsidRPr="003A2150" w:rsidDel="003A2150">
          <w:rPr>
            <w:rPrChange w:id="693" w:author="Gavin Rawson" w:date="2024-07-17T08:55:00Z" w16du:dateUtc="2024-07-17T07:55:00Z">
              <w:rPr>
                <w:rStyle w:val="Hyperlink"/>
              </w:rPr>
            </w:rPrChange>
          </w:rPr>
          <w:delText>12</w:delText>
        </w:r>
        <w:r w:rsidDel="003A2150">
          <w:rPr>
            <w:rFonts w:asciiTheme="minorHAnsi" w:eastAsiaTheme="minorEastAsia" w:hAnsiTheme="minorHAnsi" w:cstheme="minorBidi"/>
            <w:bCs w:val="0"/>
            <w:kern w:val="2"/>
            <w:sz w:val="22"/>
            <w:szCs w:val="22"/>
            <w14:ligatures w14:val="standardContextual"/>
          </w:rPr>
          <w:tab/>
        </w:r>
        <w:r w:rsidRPr="003A2150" w:rsidDel="003A2150">
          <w:rPr>
            <w:rPrChange w:id="694" w:author="Gavin Rawson" w:date="2024-07-17T08:55:00Z" w16du:dateUtc="2024-07-17T07:55:00Z">
              <w:rPr>
                <w:rStyle w:val="Hyperlink"/>
              </w:rPr>
            </w:rPrChange>
          </w:rPr>
          <w:delText>Supervisory application profile document</w:delText>
        </w:r>
        <w:r w:rsidDel="003A2150">
          <w:rPr>
            <w:webHidden/>
          </w:rPr>
          <w:tab/>
        </w:r>
        <w:r w:rsidR="007920C5" w:rsidDel="003A2150">
          <w:rPr>
            <w:webHidden/>
          </w:rPr>
          <w:delText>83</w:delText>
        </w:r>
      </w:del>
    </w:p>
    <w:p w14:paraId="2D2C6255" w14:textId="413C91F7" w:rsidR="00354D14" w:rsidDel="003A2150" w:rsidRDefault="00354D14">
      <w:pPr>
        <w:pStyle w:val="TOC1"/>
        <w:rPr>
          <w:del w:id="695" w:author="Gavin Rawson" w:date="2024-07-17T08:55:00Z" w16du:dateUtc="2024-07-17T07:55:00Z"/>
          <w:rFonts w:asciiTheme="minorHAnsi" w:eastAsiaTheme="minorEastAsia" w:hAnsiTheme="minorHAnsi" w:cstheme="minorBidi"/>
          <w:bCs w:val="0"/>
          <w:kern w:val="2"/>
          <w:sz w:val="22"/>
          <w:szCs w:val="22"/>
          <w14:ligatures w14:val="standardContextual"/>
        </w:rPr>
      </w:pPr>
      <w:del w:id="696" w:author="Gavin Rawson" w:date="2024-07-17T08:55:00Z" w16du:dateUtc="2024-07-17T07:55:00Z">
        <w:r w:rsidRPr="003A2150" w:rsidDel="003A2150">
          <w:rPr>
            <w:rPrChange w:id="697" w:author="Gavin Rawson" w:date="2024-07-17T08:55:00Z" w16du:dateUtc="2024-07-17T07:55:00Z">
              <w:rPr>
                <w:rStyle w:val="Hyperlink"/>
              </w:rPr>
            </w:rPrChange>
          </w:rPr>
          <w:delText>A</w:delText>
        </w:r>
        <w:r w:rsidDel="003A2150">
          <w:rPr>
            <w:rFonts w:asciiTheme="minorHAnsi" w:eastAsiaTheme="minorEastAsia" w:hAnsiTheme="minorHAnsi" w:cstheme="minorBidi"/>
            <w:bCs w:val="0"/>
            <w:kern w:val="2"/>
            <w:sz w:val="22"/>
            <w:szCs w:val="22"/>
            <w14:ligatures w14:val="standardContextual"/>
          </w:rPr>
          <w:tab/>
        </w:r>
        <w:r w:rsidRPr="003A2150" w:rsidDel="003A2150">
          <w:rPr>
            <w:rPrChange w:id="698" w:author="Gavin Rawson" w:date="2024-07-17T08:55:00Z" w16du:dateUtc="2024-07-17T07:55:00Z">
              <w:rPr>
                <w:rStyle w:val="Hyperlink"/>
              </w:rPr>
            </w:rPrChange>
          </w:rPr>
          <w:delText>Appendix: JSON files</w:delText>
        </w:r>
        <w:r w:rsidDel="003A2150">
          <w:rPr>
            <w:webHidden/>
          </w:rPr>
          <w:tab/>
        </w:r>
        <w:r w:rsidR="007920C5" w:rsidDel="003A2150">
          <w:rPr>
            <w:webHidden/>
          </w:rPr>
          <w:delText>85</w:delText>
        </w:r>
      </w:del>
    </w:p>
    <w:p w14:paraId="1AC51479" w14:textId="550FC09A" w:rsidR="00354D14" w:rsidDel="003A2150" w:rsidRDefault="00354D14">
      <w:pPr>
        <w:pStyle w:val="TOC1"/>
        <w:rPr>
          <w:del w:id="699" w:author="Gavin Rawson" w:date="2024-07-17T08:55:00Z" w16du:dateUtc="2024-07-17T07:55:00Z"/>
          <w:rFonts w:asciiTheme="minorHAnsi" w:eastAsiaTheme="minorEastAsia" w:hAnsiTheme="minorHAnsi" w:cstheme="minorBidi"/>
          <w:bCs w:val="0"/>
          <w:kern w:val="2"/>
          <w:sz w:val="22"/>
          <w:szCs w:val="22"/>
          <w14:ligatures w14:val="standardContextual"/>
        </w:rPr>
      </w:pPr>
      <w:del w:id="700" w:author="Gavin Rawson" w:date="2024-07-17T08:55:00Z" w16du:dateUtc="2024-07-17T07:55:00Z">
        <w:r w:rsidRPr="003A2150" w:rsidDel="003A2150">
          <w:rPr>
            <w:rPrChange w:id="701" w:author="Gavin Rawson" w:date="2024-07-17T08:55:00Z" w16du:dateUtc="2024-07-17T07:55:00Z">
              <w:rPr>
                <w:rStyle w:val="Hyperlink"/>
              </w:rPr>
            </w:rPrChange>
          </w:rPr>
          <w:delText>B</w:delText>
        </w:r>
        <w:r w:rsidDel="003A2150">
          <w:rPr>
            <w:rFonts w:asciiTheme="minorHAnsi" w:eastAsiaTheme="minorEastAsia" w:hAnsiTheme="minorHAnsi" w:cstheme="minorBidi"/>
            <w:bCs w:val="0"/>
            <w:kern w:val="2"/>
            <w:sz w:val="22"/>
            <w:szCs w:val="22"/>
            <w14:ligatures w14:val="standardContextual"/>
          </w:rPr>
          <w:tab/>
        </w:r>
        <w:r w:rsidRPr="003A2150" w:rsidDel="003A2150">
          <w:rPr>
            <w:rPrChange w:id="702" w:author="Gavin Rawson" w:date="2024-07-17T08:55:00Z" w16du:dateUtc="2024-07-17T07:55:00Z">
              <w:rPr>
                <w:rStyle w:val="Hyperlink"/>
              </w:rPr>
            </w:rPrChange>
          </w:rPr>
          <w:delText>Appendix: Topic summary</w:delText>
        </w:r>
        <w:r w:rsidDel="003A2150">
          <w:rPr>
            <w:webHidden/>
          </w:rPr>
          <w:tab/>
        </w:r>
        <w:r w:rsidR="007920C5" w:rsidDel="003A2150">
          <w:rPr>
            <w:webHidden/>
          </w:rPr>
          <w:delText>86</w:delText>
        </w:r>
      </w:del>
    </w:p>
    <w:p w14:paraId="15AF2546" w14:textId="6A815BF0" w:rsidR="00354D14" w:rsidDel="003A2150" w:rsidRDefault="00354D14">
      <w:pPr>
        <w:pStyle w:val="TOC1"/>
        <w:rPr>
          <w:del w:id="703" w:author="Gavin Rawson" w:date="2024-07-17T08:55:00Z" w16du:dateUtc="2024-07-17T07:55:00Z"/>
          <w:rFonts w:asciiTheme="minorHAnsi" w:eastAsiaTheme="minorEastAsia" w:hAnsiTheme="minorHAnsi" w:cstheme="minorBidi"/>
          <w:bCs w:val="0"/>
          <w:kern w:val="2"/>
          <w:sz w:val="22"/>
          <w:szCs w:val="22"/>
          <w14:ligatures w14:val="standardContextual"/>
        </w:rPr>
      </w:pPr>
      <w:del w:id="704" w:author="Gavin Rawson" w:date="2024-07-17T08:55:00Z" w16du:dateUtc="2024-07-17T07:55:00Z">
        <w:r w:rsidRPr="003A2150" w:rsidDel="003A2150">
          <w:rPr>
            <w:rPrChange w:id="705" w:author="Gavin Rawson" w:date="2024-07-17T08:55:00Z" w16du:dateUtc="2024-07-17T07:55:00Z">
              <w:rPr>
                <w:rStyle w:val="Hyperlink"/>
              </w:rPr>
            </w:rPrChange>
          </w:rPr>
          <w:delText>C</w:delText>
        </w:r>
        <w:r w:rsidDel="003A2150">
          <w:rPr>
            <w:rFonts w:asciiTheme="minorHAnsi" w:eastAsiaTheme="minorEastAsia" w:hAnsiTheme="minorHAnsi" w:cstheme="minorBidi"/>
            <w:bCs w:val="0"/>
            <w:kern w:val="2"/>
            <w:sz w:val="22"/>
            <w:szCs w:val="22"/>
            <w14:ligatures w14:val="standardContextual"/>
          </w:rPr>
          <w:tab/>
        </w:r>
        <w:r w:rsidRPr="003A2150" w:rsidDel="003A2150">
          <w:rPr>
            <w:rPrChange w:id="706" w:author="Gavin Rawson" w:date="2024-07-17T08:55:00Z" w16du:dateUtc="2024-07-17T07:55:00Z">
              <w:rPr>
                <w:rStyle w:val="Hyperlink"/>
              </w:rPr>
            </w:rPrChange>
          </w:rPr>
          <w:delText>Appendix: Calculated point code</w:delText>
        </w:r>
        <w:r w:rsidDel="003A2150">
          <w:rPr>
            <w:webHidden/>
          </w:rPr>
          <w:tab/>
        </w:r>
        <w:r w:rsidR="007920C5" w:rsidDel="003A2150">
          <w:rPr>
            <w:webHidden/>
          </w:rPr>
          <w:delText>87</w:delText>
        </w:r>
      </w:del>
    </w:p>
    <w:p w14:paraId="7B35B48F" w14:textId="5D2CF5B0" w:rsidR="00354D14" w:rsidDel="003A2150" w:rsidRDefault="00354D14">
      <w:pPr>
        <w:pStyle w:val="TOC2"/>
        <w:rPr>
          <w:del w:id="707" w:author="Gavin Rawson" w:date="2024-07-17T08:55:00Z" w16du:dateUtc="2024-07-17T07:55:00Z"/>
          <w:rFonts w:asciiTheme="minorHAnsi" w:eastAsiaTheme="minorEastAsia" w:hAnsiTheme="minorHAnsi" w:cstheme="minorBidi"/>
          <w:kern w:val="2"/>
          <w:sz w:val="22"/>
          <w:szCs w:val="22"/>
          <w14:ligatures w14:val="standardContextual"/>
        </w:rPr>
      </w:pPr>
      <w:del w:id="708" w:author="Gavin Rawson" w:date="2024-07-17T08:55:00Z" w16du:dateUtc="2024-07-17T07:55:00Z">
        <w:r w:rsidRPr="003A2150" w:rsidDel="003A2150">
          <w:rPr>
            <w:rPrChange w:id="709" w:author="Gavin Rawson" w:date="2024-07-17T08:55:00Z" w16du:dateUtc="2024-07-17T07:55:00Z">
              <w:rPr>
                <w:rStyle w:val="Hyperlink"/>
              </w:rPr>
            </w:rPrChange>
          </w:rPr>
          <w:delText>C.1</w:delText>
        </w:r>
        <w:r w:rsidDel="003A2150">
          <w:rPr>
            <w:rFonts w:asciiTheme="minorHAnsi" w:eastAsiaTheme="minorEastAsia" w:hAnsiTheme="minorHAnsi" w:cstheme="minorBidi"/>
            <w:kern w:val="2"/>
            <w:sz w:val="22"/>
            <w:szCs w:val="22"/>
            <w14:ligatures w14:val="standardContextual"/>
          </w:rPr>
          <w:tab/>
        </w:r>
        <w:r w:rsidRPr="003A2150" w:rsidDel="003A2150">
          <w:rPr>
            <w:rPrChange w:id="710" w:author="Gavin Rawson" w:date="2024-07-17T08:55:00Z" w16du:dateUtc="2024-07-17T07:55:00Z">
              <w:rPr>
                <w:rStyle w:val="Hyperlink"/>
              </w:rPr>
            </w:rPrChange>
          </w:rPr>
          <w:delText>Evaluation of a calculated point value</w:delText>
        </w:r>
        <w:r w:rsidDel="003A2150">
          <w:rPr>
            <w:webHidden/>
          </w:rPr>
          <w:tab/>
        </w:r>
        <w:r w:rsidR="007920C5" w:rsidDel="003A2150">
          <w:rPr>
            <w:webHidden/>
          </w:rPr>
          <w:delText>87</w:delText>
        </w:r>
      </w:del>
    </w:p>
    <w:p w14:paraId="565CD2C0" w14:textId="7BA6DC41" w:rsidR="00354D14" w:rsidDel="003A2150" w:rsidRDefault="00354D14">
      <w:pPr>
        <w:pStyle w:val="TOC2"/>
        <w:rPr>
          <w:del w:id="711" w:author="Gavin Rawson" w:date="2024-07-17T08:55:00Z" w16du:dateUtc="2024-07-17T07:55:00Z"/>
          <w:rFonts w:asciiTheme="minorHAnsi" w:eastAsiaTheme="minorEastAsia" w:hAnsiTheme="minorHAnsi" w:cstheme="minorBidi"/>
          <w:kern w:val="2"/>
          <w:sz w:val="22"/>
          <w:szCs w:val="22"/>
          <w14:ligatures w14:val="standardContextual"/>
        </w:rPr>
      </w:pPr>
      <w:del w:id="712" w:author="Gavin Rawson" w:date="2024-07-17T08:55:00Z" w16du:dateUtc="2024-07-17T07:55:00Z">
        <w:r w:rsidRPr="003A2150" w:rsidDel="003A2150">
          <w:rPr>
            <w:rPrChange w:id="713" w:author="Gavin Rawson" w:date="2024-07-17T08:55:00Z" w16du:dateUtc="2024-07-17T07:55:00Z">
              <w:rPr>
                <w:rStyle w:val="Hyperlink"/>
              </w:rPr>
            </w:rPrChange>
          </w:rPr>
          <w:delText>C.2</w:delText>
        </w:r>
        <w:r w:rsidDel="003A2150">
          <w:rPr>
            <w:rFonts w:asciiTheme="minorHAnsi" w:eastAsiaTheme="minorEastAsia" w:hAnsiTheme="minorHAnsi" w:cstheme="minorBidi"/>
            <w:kern w:val="2"/>
            <w:sz w:val="22"/>
            <w:szCs w:val="22"/>
            <w14:ligatures w14:val="standardContextual"/>
          </w:rPr>
          <w:tab/>
        </w:r>
        <w:r w:rsidRPr="003A2150" w:rsidDel="003A2150">
          <w:rPr>
            <w:rPrChange w:id="714" w:author="Gavin Rawson" w:date="2024-07-17T08:55:00Z" w16du:dateUtc="2024-07-17T07:55:00Z">
              <w:rPr>
                <w:rStyle w:val="Hyperlink"/>
              </w:rPr>
            </w:rPrChange>
          </w:rPr>
          <w:delText>Operation codes</w:delText>
        </w:r>
        <w:r w:rsidDel="003A2150">
          <w:rPr>
            <w:webHidden/>
          </w:rPr>
          <w:tab/>
        </w:r>
        <w:r w:rsidR="007920C5" w:rsidDel="003A2150">
          <w:rPr>
            <w:webHidden/>
          </w:rPr>
          <w:delText>88</w:delText>
        </w:r>
      </w:del>
    </w:p>
    <w:p w14:paraId="420DF2E1" w14:textId="0B5BC74A" w:rsidR="00354D14" w:rsidDel="003A2150" w:rsidRDefault="00354D14">
      <w:pPr>
        <w:pStyle w:val="TOC2"/>
        <w:rPr>
          <w:del w:id="715" w:author="Gavin Rawson" w:date="2024-07-17T08:55:00Z" w16du:dateUtc="2024-07-17T07:55:00Z"/>
          <w:rFonts w:asciiTheme="minorHAnsi" w:eastAsiaTheme="minorEastAsia" w:hAnsiTheme="minorHAnsi" w:cstheme="minorBidi"/>
          <w:kern w:val="2"/>
          <w:sz w:val="22"/>
          <w:szCs w:val="22"/>
          <w14:ligatures w14:val="standardContextual"/>
        </w:rPr>
      </w:pPr>
      <w:del w:id="716" w:author="Gavin Rawson" w:date="2024-07-17T08:55:00Z" w16du:dateUtc="2024-07-17T07:55:00Z">
        <w:r w:rsidRPr="003A2150" w:rsidDel="003A2150">
          <w:rPr>
            <w:rPrChange w:id="717" w:author="Gavin Rawson" w:date="2024-07-17T08:55:00Z" w16du:dateUtc="2024-07-17T07:55:00Z">
              <w:rPr>
                <w:rStyle w:val="Hyperlink"/>
              </w:rPr>
            </w:rPrChange>
          </w:rPr>
          <w:delText>C.3</w:delText>
        </w:r>
        <w:r w:rsidDel="003A2150">
          <w:rPr>
            <w:rFonts w:asciiTheme="minorHAnsi" w:eastAsiaTheme="minorEastAsia" w:hAnsiTheme="minorHAnsi" w:cstheme="minorBidi"/>
            <w:kern w:val="2"/>
            <w:sz w:val="22"/>
            <w:szCs w:val="22"/>
            <w14:ligatures w14:val="standardContextual"/>
          </w:rPr>
          <w:tab/>
        </w:r>
        <w:r w:rsidRPr="003A2150" w:rsidDel="003A2150">
          <w:rPr>
            <w:rPrChange w:id="718" w:author="Gavin Rawson" w:date="2024-07-17T08:55:00Z" w16du:dateUtc="2024-07-17T07:55:00Z">
              <w:rPr>
                <w:rStyle w:val="Hyperlink"/>
              </w:rPr>
            </w:rPrChange>
          </w:rPr>
          <w:delText>Example</w:delText>
        </w:r>
        <w:r w:rsidDel="003A2150">
          <w:rPr>
            <w:webHidden/>
          </w:rPr>
          <w:tab/>
        </w:r>
        <w:r w:rsidR="007920C5" w:rsidDel="003A2150">
          <w:rPr>
            <w:webHidden/>
          </w:rPr>
          <w:delText>94</w:delText>
        </w:r>
      </w:del>
    </w:p>
    <w:p w14:paraId="2C2B877E" w14:textId="111BEA9F" w:rsidR="00354D14" w:rsidDel="003A2150" w:rsidRDefault="00354D14">
      <w:pPr>
        <w:pStyle w:val="TOC2"/>
        <w:rPr>
          <w:del w:id="719" w:author="Gavin Rawson" w:date="2024-07-17T08:55:00Z" w16du:dateUtc="2024-07-17T07:55:00Z"/>
          <w:rFonts w:asciiTheme="minorHAnsi" w:eastAsiaTheme="minorEastAsia" w:hAnsiTheme="minorHAnsi" w:cstheme="minorBidi"/>
          <w:kern w:val="2"/>
          <w:sz w:val="22"/>
          <w:szCs w:val="22"/>
          <w14:ligatures w14:val="standardContextual"/>
        </w:rPr>
      </w:pPr>
      <w:del w:id="720" w:author="Gavin Rawson" w:date="2024-07-17T08:55:00Z" w16du:dateUtc="2024-07-17T07:55:00Z">
        <w:r w:rsidRPr="003A2150" w:rsidDel="003A2150">
          <w:rPr>
            <w:rPrChange w:id="721" w:author="Gavin Rawson" w:date="2024-07-17T08:55:00Z" w16du:dateUtc="2024-07-17T07:55:00Z">
              <w:rPr>
                <w:rStyle w:val="Hyperlink"/>
              </w:rPr>
            </w:rPrChange>
          </w:rPr>
          <w:delText>C.4</w:delText>
        </w:r>
        <w:r w:rsidDel="003A2150">
          <w:rPr>
            <w:rFonts w:asciiTheme="minorHAnsi" w:eastAsiaTheme="minorEastAsia" w:hAnsiTheme="minorHAnsi" w:cstheme="minorBidi"/>
            <w:kern w:val="2"/>
            <w:sz w:val="22"/>
            <w:szCs w:val="22"/>
            <w14:ligatures w14:val="standardContextual"/>
          </w:rPr>
          <w:tab/>
        </w:r>
        <w:r w:rsidRPr="003A2150" w:rsidDel="003A2150">
          <w:rPr>
            <w:rPrChange w:id="722" w:author="Gavin Rawson" w:date="2024-07-17T08:55:00Z" w16du:dateUtc="2024-07-17T07:55:00Z">
              <w:rPr>
                <w:rStyle w:val="Hyperlink"/>
              </w:rPr>
            </w:rPrChange>
          </w:rPr>
          <w:delText>Quality flags</w:delText>
        </w:r>
        <w:r w:rsidDel="003A2150">
          <w:rPr>
            <w:webHidden/>
          </w:rPr>
          <w:tab/>
        </w:r>
        <w:r w:rsidR="007920C5" w:rsidDel="003A2150">
          <w:rPr>
            <w:webHidden/>
          </w:rPr>
          <w:delText>94</w:delText>
        </w:r>
      </w:del>
    </w:p>
    <w:p w14:paraId="1CF9B9E1" w14:textId="535E95A0" w:rsidR="00354D14" w:rsidDel="003A2150" w:rsidRDefault="00354D14">
      <w:pPr>
        <w:pStyle w:val="TOC1"/>
        <w:rPr>
          <w:del w:id="723" w:author="Gavin Rawson" w:date="2024-07-17T08:55:00Z" w16du:dateUtc="2024-07-17T07:55:00Z"/>
          <w:rFonts w:asciiTheme="minorHAnsi" w:eastAsiaTheme="minorEastAsia" w:hAnsiTheme="minorHAnsi" w:cstheme="minorBidi"/>
          <w:bCs w:val="0"/>
          <w:kern w:val="2"/>
          <w:sz w:val="22"/>
          <w:szCs w:val="22"/>
          <w14:ligatures w14:val="standardContextual"/>
        </w:rPr>
      </w:pPr>
      <w:del w:id="724" w:author="Gavin Rawson" w:date="2024-07-17T08:55:00Z" w16du:dateUtc="2024-07-17T07:55:00Z">
        <w:r w:rsidRPr="003A2150" w:rsidDel="003A2150">
          <w:rPr>
            <w:rPrChange w:id="725" w:author="Gavin Rawson" w:date="2024-07-17T08:55:00Z" w16du:dateUtc="2024-07-17T07:55:00Z">
              <w:rPr>
                <w:rStyle w:val="Hyperlink"/>
              </w:rPr>
            </w:rPrChange>
          </w:rPr>
          <w:delText>D</w:delText>
        </w:r>
        <w:r w:rsidDel="003A2150">
          <w:rPr>
            <w:rFonts w:asciiTheme="minorHAnsi" w:eastAsiaTheme="minorEastAsia" w:hAnsiTheme="minorHAnsi" w:cstheme="minorBidi"/>
            <w:bCs w:val="0"/>
            <w:kern w:val="2"/>
            <w:sz w:val="22"/>
            <w:szCs w:val="22"/>
            <w14:ligatures w14:val="standardContextual"/>
          </w:rPr>
          <w:tab/>
        </w:r>
        <w:r w:rsidRPr="003A2150" w:rsidDel="003A2150">
          <w:rPr>
            <w:rPrChange w:id="726" w:author="Gavin Rawson" w:date="2024-07-17T08:55:00Z" w16du:dateUtc="2024-07-17T07:55:00Z">
              <w:rPr>
                <w:rStyle w:val="Hyperlink"/>
              </w:rPr>
            </w:rPrChange>
          </w:rPr>
          <w:delText>Appendix: Revision history</w:delText>
        </w:r>
        <w:r w:rsidDel="003A2150">
          <w:rPr>
            <w:webHidden/>
          </w:rPr>
          <w:tab/>
        </w:r>
        <w:r w:rsidR="007920C5" w:rsidDel="003A2150">
          <w:rPr>
            <w:webHidden/>
          </w:rPr>
          <w:delText>96</w:delText>
        </w:r>
      </w:del>
    </w:p>
    <w:p w14:paraId="26C287D4" w14:textId="335C9CB2" w:rsidR="006952F5" w:rsidRPr="003D5E9E" w:rsidRDefault="00FF421A" w:rsidP="004447D8">
      <w:pPr>
        <w:pStyle w:val="BodyText"/>
        <w:ind w:right="504"/>
      </w:pPr>
      <w:r w:rsidRPr="00BA7567">
        <w:rPr>
          <w:rFonts w:cs="Arial"/>
        </w:rPr>
        <w:fldChar w:fldCharType="end"/>
      </w:r>
    </w:p>
    <w:bookmarkEnd w:id="19"/>
    <w:bookmarkEnd w:id="20"/>
    <w:p w14:paraId="0FE19DA5" w14:textId="77777777" w:rsidR="00426B23" w:rsidRDefault="000343F2" w:rsidP="007B2AEB">
      <w:pPr>
        <w:pStyle w:val="Contents"/>
      </w:pPr>
      <w:r>
        <w:br w:type="page"/>
      </w:r>
      <w:r w:rsidR="00426B23">
        <w:lastRenderedPageBreak/>
        <w:t xml:space="preserve">List of </w:t>
      </w:r>
      <w:r w:rsidR="009B7F37">
        <w:t>f</w:t>
      </w:r>
      <w:r w:rsidR="002D4343">
        <w:t>igures</w:t>
      </w:r>
    </w:p>
    <w:p w14:paraId="4EC2DA06" w14:textId="2478DF59" w:rsidR="00354D14" w:rsidRDefault="001A2627">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rsidRPr="00BA7567">
        <w:fldChar w:fldCharType="begin"/>
      </w:r>
      <w:r w:rsidRPr="00BA7567">
        <w:instrText xml:space="preserve"> TOC \h \z \c "Figure" </w:instrText>
      </w:r>
      <w:r w:rsidRPr="00BA7567">
        <w:fldChar w:fldCharType="separate"/>
      </w:r>
      <w:hyperlink w:anchor="_Toc170288628" w:history="1">
        <w:r w:rsidR="00354D14" w:rsidRPr="00620A00">
          <w:rPr>
            <w:rStyle w:val="Hyperlink"/>
            <w:noProof/>
          </w:rPr>
          <w:t>Figure 1</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Field device and supervisory application messages</w:t>
        </w:r>
        <w:r w:rsidR="00354D14">
          <w:rPr>
            <w:noProof/>
            <w:webHidden/>
          </w:rPr>
          <w:tab/>
        </w:r>
        <w:r w:rsidR="00354D14">
          <w:rPr>
            <w:noProof/>
            <w:webHidden/>
          </w:rPr>
          <w:fldChar w:fldCharType="begin"/>
        </w:r>
        <w:r w:rsidR="00354D14">
          <w:rPr>
            <w:noProof/>
            <w:webHidden/>
          </w:rPr>
          <w:instrText xml:space="preserve"> PAGEREF _Toc170288628 \h </w:instrText>
        </w:r>
        <w:r w:rsidR="00354D14">
          <w:rPr>
            <w:noProof/>
            <w:webHidden/>
          </w:rPr>
        </w:r>
        <w:r w:rsidR="00354D14">
          <w:rPr>
            <w:noProof/>
            <w:webHidden/>
          </w:rPr>
          <w:fldChar w:fldCharType="separate"/>
        </w:r>
        <w:r w:rsidR="00B95831">
          <w:rPr>
            <w:noProof/>
            <w:webHidden/>
          </w:rPr>
          <w:t>15</w:t>
        </w:r>
        <w:r w:rsidR="00354D14">
          <w:rPr>
            <w:noProof/>
            <w:webHidden/>
          </w:rPr>
          <w:fldChar w:fldCharType="end"/>
        </w:r>
      </w:hyperlink>
    </w:p>
    <w:p w14:paraId="243303C7" w14:textId="13C01902"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29" w:history="1">
        <w:r w:rsidR="00354D14" w:rsidRPr="00620A00">
          <w:rPr>
            <w:rStyle w:val="Hyperlink"/>
            <w:noProof/>
          </w:rPr>
          <w:t>Figure 2</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JSON schema</w:t>
        </w:r>
        <w:r w:rsidR="00354D14">
          <w:rPr>
            <w:noProof/>
            <w:webHidden/>
          </w:rPr>
          <w:tab/>
        </w:r>
        <w:r w:rsidR="00354D14">
          <w:rPr>
            <w:noProof/>
            <w:webHidden/>
          </w:rPr>
          <w:fldChar w:fldCharType="begin"/>
        </w:r>
        <w:r w:rsidR="00354D14">
          <w:rPr>
            <w:noProof/>
            <w:webHidden/>
          </w:rPr>
          <w:instrText xml:space="preserve"> PAGEREF _Toc170288629 \h </w:instrText>
        </w:r>
        <w:r w:rsidR="00354D14">
          <w:rPr>
            <w:noProof/>
            <w:webHidden/>
          </w:rPr>
        </w:r>
        <w:r w:rsidR="00354D14">
          <w:rPr>
            <w:noProof/>
            <w:webHidden/>
          </w:rPr>
          <w:fldChar w:fldCharType="separate"/>
        </w:r>
        <w:r w:rsidR="00B95831">
          <w:rPr>
            <w:noProof/>
            <w:webHidden/>
          </w:rPr>
          <w:t>16</w:t>
        </w:r>
        <w:r w:rsidR="00354D14">
          <w:rPr>
            <w:noProof/>
            <w:webHidden/>
          </w:rPr>
          <w:fldChar w:fldCharType="end"/>
        </w:r>
      </w:hyperlink>
    </w:p>
    <w:p w14:paraId="5424BCD6" w14:textId="5AFBDC32"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0" w:history="1">
        <w:r w:rsidR="00354D14" w:rsidRPr="00620A00">
          <w:rPr>
            <w:rStyle w:val="Hyperlink"/>
            <w:noProof/>
          </w:rPr>
          <w:t>Figure 3</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Field device profile object types</w:t>
        </w:r>
        <w:r w:rsidR="00354D14">
          <w:rPr>
            <w:noProof/>
            <w:webHidden/>
          </w:rPr>
          <w:tab/>
        </w:r>
        <w:r w:rsidR="00354D14">
          <w:rPr>
            <w:noProof/>
            <w:webHidden/>
          </w:rPr>
          <w:fldChar w:fldCharType="begin"/>
        </w:r>
        <w:r w:rsidR="00354D14">
          <w:rPr>
            <w:noProof/>
            <w:webHidden/>
          </w:rPr>
          <w:instrText xml:space="preserve"> PAGEREF _Toc170288630 \h </w:instrText>
        </w:r>
        <w:r w:rsidR="00354D14">
          <w:rPr>
            <w:noProof/>
            <w:webHidden/>
          </w:rPr>
        </w:r>
        <w:r w:rsidR="00354D14">
          <w:rPr>
            <w:noProof/>
            <w:webHidden/>
          </w:rPr>
          <w:fldChar w:fldCharType="separate"/>
        </w:r>
        <w:r w:rsidR="00B95831">
          <w:rPr>
            <w:noProof/>
            <w:webHidden/>
          </w:rPr>
          <w:t>20</w:t>
        </w:r>
        <w:r w:rsidR="00354D14">
          <w:rPr>
            <w:noProof/>
            <w:webHidden/>
          </w:rPr>
          <w:fldChar w:fldCharType="end"/>
        </w:r>
      </w:hyperlink>
    </w:p>
    <w:p w14:paraId="206D4BE4" w14:textId="7D3F19ED"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1" w:history="1">
        <w:r w:rsidR="00354D14" w:rsidRPr="00620A00">
          <w:rPr>
            <w:rStyle w:val="Hyperlink"/>
            <w:noProof/>
          </w:rPr>
          <w:t>Figure 4</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Supported implementation of persistence for binary points</w:t>
        </w:r>
        <w:r w:rsidR="00354D14">
          <w:rPr>
            <w:noProof/>
            <w:webHidden/>
          </w:rPr>
          <w:tab/>
        </w:r>
        <w:r w:rsidR="00354D14">
          <w:rPr>
            <w:noProof/>
            <w:webHidden/>
          </w:rPr>
          <w:fldChar w:fldCharType="begin"/>
        </w:r>
        <w:r w:rsidR="00354D14">
          <w:rPr>
            <w:noProof/>
            <w:webHidden/>
          </w:rPr>
          <w:instrText xml:space="preserve"> PAGEREF _Toc170288631 \h </w:instrText>
        </w:r>
        <w:r w:rsidR="00354D14">
          <w:rPr>
            <w:noProof/>
            <w:webHidden/>
          </w:rPr>
        </w:r>
        <w:r w:rsidR="00354D14">
          <w:rPr>
            <w:noProof/>
            <w:webHidden/>
          </w:rPr>
          <w:fldChar w:fldCharType="separate"/>
        </w:r>
        <w:r w:rsidR="00B95831">
          <w:rPr>
            <w:noProof/>
            <w:webHidden/>
          </w:rPr>
          <w:t>34</w:t>
        </w:r>
        <w:r w:rsidR="00354D14">
          <w:rPr>
            <w:noProof/>
            <w:webHidden/>
          </w:rPr>
          <w:fldChar w:fldCharType="end"/>
        </w:r>
      </w:hyperlink>
    </w:p>
    <w:p w14:paraId="1C051DC2" w14:textId="42053415"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2" w:history="1">
        <w:r w:rsidR="00354D14" w:rsidRPr="00620A00">
          <w:rPr>
            <w:rStyle w:val="Hyperlink"/>
            <w:noProof/>
          </w:rPr>
          <w:t>Figure 5</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Analogue scaling</w:t>
        </w:r>
        <w:r w:rsidR="00354D14">
          <w:rPr>
            <w:noProof/>
            <w:webHidden/>
          </w:rPr>
          <w:tab/>
        </w:r>
        <w:r w:rsidR="00354D14">
          <w:rPr>
            <w:noProof/>
            <w:webHidden/>
          </w:rPr>
          <w:fldChar w:fldCharType="begin"/>
        </w:r>
        <w:r w:rsidR="00354D14">
          <w:rPr>
            <w:noProof/>
            <w:webHidden/>
          </w:rPr>
          <w:instrText xml:space="preserve"> PAGEREF _Toc170288632 \h </w:instrText>
        </w:r>
        <w:r w:rsidR="00354D14">
          <w:rPr>
            <w:noProof/>
            <w:webHidden/>
          </w:rPr>
        </w:r>
        <w:r w:rsidR="00354D14">
          <w:rPr>
            <w:noProof/>
            <w:webHidden/>
          </w:rPr>
          <w:fldChar w:fldCharType="separate"/>
        </w:r>
        <w:r w:rsidR="00B95831">
          <w:rPr>
            <w:noProof/>
            <w:webHidden/>
          </w:rPr>
          <w:t>36</w:t>
        </w:r>
        <w:r w:rsidR="00354D14">
          <w:rPr>
            <w:noProof/>
            <w:webHidden/>
          </w:rPr>
          <w:fldChar w:fldCharType="end"/>
        </w:r>
      </w:hyperlink>
    </w:p>
    <w:p w14:paraId="0B534A3C" w14:textId="490E8698"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3" w:history="1">
        <w:r w:rsidR="00354D14" w:rsidRPr="00620A00">
          <w:rPr>
            <w:rStyle w:val="Hyperlink"/>
            <w:noProof/>
          </w:rPr>
          <w:t>Figure 6</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State change mechanism</w:t>
        </w:r>
        <w:r w:rsidR="00354D14">
          <w:rPr>
            <w:noProof/>
            <w:webHidden/>
          </w:rPr>
          <w:tab/>
        </w:r>
        <w:r w:rsidR="00354D14">
          <w:rPr>
            <w:noProof/>
            <w:webHidden/>
          </w:rPr>
          <w:fldChar w:fldCharType="begin"/>
        </w:r>
        <w:r w:rsidR="00354D14">
          <w:rPr>
            <w:noProof/>
            <w:webHidden/>
          </w:rPr>
          <w:instrText xml:space="preserve"> PAGEREF _Toc170288633 \h </w:instrText>
        </w:r>
        <w:r w:rsidR="00354D14">
          <w:rPr>
            <w:noProof/>
            <w:webHidden/>
          </w:rPr>
        </w:r>
        <w:r w:rsidR="00354D14">
          <w:rPr>
            <w:noProof/>
            <w:webHidden/>
          </w:rPr>
          <w:fldChar w:fldCharType="separate"/>
        </w:r>
        <w:r w:rsidR="00B95831">
          <w:rPr>
            <w:noProof/>
            <w:webHidden/>
          </w:rPr>
          <w:t>42</w:t>
        </w:r>
        <w:r w:rsidR="00354D14">
          <w:rPr>
            <w:noProof/>
            <w:webHidden/>
          </w:rPr>
          <w:fldChar w:fldCharType="end"/>
        </w:r>
      </w:hyperlink>
    </w:p>
    <w:p w14:paraId="1553A077" w14:textId="4FC8C94B"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4" w:history="1">
        <w:r w:rsidR="00354D14" w:rsidRPr="00620A00">
          <w:rPr>
            <w:rStyle w:val="Hyperlink"/>
            <w:noProof/>
          </w:rPr>
          <w:t>Figure 7</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Analogue normal state</w:t>
        </w:r>
        <w:r w:rsidR="00354D14">
          <w:rPr>
            <w:noProof/>
            <w:webHidden/>
          </w:rPr>
          <w:tab/>
        </w:r>
        <w:r w:rsidR="00354D14">
          <w:rPr>
            <w:noProof/>
            <w:webHidden/>
          </w:rPr>
          <w:fldChar w:fldCharType="begin"/>
        </w:r>
        <w:r w:rsidR="00354D14">
          <w:rPr>
            <w:noProof/>
            <w:webHidden/>
          </w:rPr>
          <w:instrText xml:space="preserve"> PAGEREF _Toc170288634 \h </w:instrText>
        </w:r>
        <w:r w:rsidR="00354D14">
          <w:rPr>
            <w:noProof/>
            <w:webHidden/>
          </w:rPr>
        </w:r>
        <w:r w:rsidR="00354D14">
          <w:rPr>
            <w:noProof/>
            <w:webHidden/>
          </w:rPr>
          <w:fldChar w:fldCharType="separate"/>
        </w:r>
        <w:r w:rsidR="00B95831">
          <w:rPr>
            <w:noProof/>
            <w:webHidden/>
          </w:rPr>
          <w:t>42</w:t>
        </w:r>
        <w:r w:rsidR="00354D14">
          <w:rPr>
            <w:noProof/>
            <w:webHidden/>
          </w:rPr>
          <w:fldChar w:fldCharType="end"/>
        </w:r>
      </w:hyperlink>
    </w:p>
    <w:p w14:paraId="443F9F57" w14:textId="5FE8F6C8"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5" w:history="1">
        <w:r w:rsidR="00354D14" w:rsidRPr="00620A00">
          <w:rPr>
            <w:rStyle w:val="Hyperlink"/>
            <w:noProof/>
          </w:rPr>
          <w:t>Figure 8</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Ramping analogue value with 4 limits</w:t>
        </w:r>
        <w:r w:rsidR="00354D14">
          <w:rPr>
            <w:noProof/>
            <w:webHidden/>
          </w:rPr>
          <w:tab/>
        </w:r>
        <w:r w:rsidR="00354D14">
          <w:rPr>
            <w:noProof/>
            <w:webHidden/>
          </w:rPr>
          <w:fldChar w:fldCharType="begin"/>
        </w:r>
        <w:r w:rsidR="00354D14">
          <w:rPr>
            <w:noProof/>
            <w:webHidden/>
          </w:rPr>
          <w:instrText xml:space="preserve"> PAGEREF _Toc170288635 \h </w:instrText>
        </w:r>
        <w:r w:rsidR="00354D14">
          <w:rPr>
            <w:noProof/>
            <w:webHidden/>
          </w:rPr>
        </w:r>
        <w:r w:rsidR="00354D14">
          <w:rPr>
            <w:noProof/>
            <w:webHidden/>
          </w:rPr>
          <w:fldChar w:fldCharType="separate"/>
        </w:r>
        <w:r w:rsidR="00B95831">
          <w:rPr>
            <w:noProof/>
            <w:webHidden/>
          </w:rPr>
          <w:t>44</w:t>
        </w:r>
        <w:r w:rsidR="00354D14">
          <w:rPr>
            <w:noProof/>
            <w:webHidden/>
          </w:rPr>
          <w:fldChar w:fldCharType="end"/>
        </w:r>
      </w:hyperlink>
    </w:p>
    <w:p w14:paraId="57D0A997" w14:textId="2C21B5A3"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6" w:history="1">
        <w:r w:rsidR="00354D14" w:rsidRPr="00620A00">
          <w:rPr>
            <w:rStyle w:val="Hyperlink"/>
            <w:noProof/>
          </w:rPr>
          <w:t>Figure 9</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Step-change analogue value with 4 limits</w:t>
        </w:r>
        <w:r w:rsidR="00354D14">
          <w:rPr>
            <w:noProof/>
            <w:webHidden/>
          </w:rPr>
          <w:tab/>
        </w:r>
        <w:r w:rsidR="00354D14">
          <w:rPr>
            <w:noProof/>
            <w:webHidden/>
          </w:rPr>
          <w:fldChar w:fldCharType="begin"/>
        </w:r>
        <w:r w:rsidR="00354D14">
          <w:rPr>
            <w:noProof/>
            <w:webHidden/>
          </w:rPr>
          <w:instrText xml:space="preserve"> PAGEREF _Toc170288636 \h </w:instrText>
        </w:r>
        <w:r w:rsidR="00354D14">
          <w:rPr>
            <w:noProof/>
            <w:webHidden/>
          </w:rPr>
        </w:r>
        <w:r w:rsidR="00354D14">
          <w:rPr>
            <w:noProof/>
            <w:webHidden/>
          </w:rPr>
          <w:fldChar w:fldCharType="separate"/>
        </w:r>
        <w:r w:rsidR="00B95831">
          <w:rPr>
            <w:noProof/>
            <w:webHidden/>
          </w:rPr>
          <w:t>45</w:t>
        </w:r>
        <w:r w:rsidR="00354D14">
          <w:rPr>
            <w:noProof/>
            <w:webHidden/>
          </w:rPr>
          <w:fldChar w:fldCharType="end"/>
        </w:r>
      </w:hyperlink>
    </w:p>
    <w:p w14:paraId="7B06EFA7" w14:textId="0FCF45B7"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7" w:history="1">
        <w:r w:rsidR="00354D14" w:rsidRPr="00620A00">
          <w:rPr>
            <w:rStyle w:val="Hyperlink"/>
            <w:noProof/>
          </w:rPr>
          <w:t>Figure 10</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Counter normal state</w:t>
        </w:r>
        <w:r w:rsidR="00354D14">
          <w:rPr>
            <w:noProof/>
            <w:webHidden/>
          </w:rPr>
          <w:tab/>
        </w:r>
        <w:r w:rsidR="00354D14">
          <w:rPr>
            <w:noProof/>
            <w:webHidden/>
          </w:rPr>
          <w:fldChar w:fldCharType="begin"/>
        </w:r>
        <w:r w:rsidR="00354D14">
          <w:rPr>
            <w:noProof/>
            <w:webHidden/>
          </w:rPr>
          <w:instrText xml:space="preserve"> PAGEREF _Toc170288637 \h </w:instrText>
        </w:r>
        <w:r w:rsidR="00354D14">
          <w:rPr>
            <w:noProof/>
            <w:webHidden/>
          </w:rPr>
        </w:r>
        <w:r w:rsidR="00354D14">
          <w:rPr>
            <w:noProof/>
            <w:webHidden/>
          </w:rPr>
          <w:fldChar w:fldCharType="separate"/>
        </w:r>
        <w:r w:rsidR="00B95831">
          <w:rPr>
            <w:noProof/>
            <w:webHidden/>
          </w:rPr>
          <w:t>48</w:t>
        </w:r>
        <w:r w:rsidR="00354D14">
          <w:rPr>
            <w:noProof/>
            <w:webHidden/>
          </w:rPr>
          <w:fldChar w:fldCharType="end"/>
        </w:r>
      </w:hyperlink>
    </w:p>
    <w:p w14:paraId="5424C5CA" w14:textId="59D8E3FB"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8" w:history="1">
        <w:r w:rsidR="00354D14" w:rsidRPr="00620A00">
          <w:rPr>
            <w:rStyle w:val="Hyperlink"/>
            <w:noProof/>
          </w:rPr>
          <w:t>Figure 11</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Example of calculation of integral extended point value</w:t>
        </w:r>
        <w:r w:rsidR="00354D14">
          <w:rPr>
            <w:noProof/>
            <w:webHidden/>
          </w:rPr>
          <w:tab/>
        </w:r>
        <w:r w:rsidR="00354D14">
          <w:rPr>
            <w:noProof/>
            <w:webHidden/>
          </w:rPr>
          <w:fldChar w:fldCharType="begin"/>
        </w:r>
        <w:r w:rsidR="00354D14">
          <w:rPr>
            <w:noProof/>
            <w:webHidden/>
          </w:rPr>
          <w:instrText xml:space="preserve"> PAGEREF _Toc170288638 \h </w:instrText>
        </w:r>
        <w:r w:rsidR="00354D14">
          <w:rPr>
            <w:noProof/>
            <w:webHidden/>
          </w:rPr>
        </w:r>
        <w:r w:rsidR="00354D14">
          <w:rPr>
            <w:noProof/>
            <w:webHidden/>
          </w:rPr>
          <w:fldChar w:fldCharType="separate"/>
        </w:r>
        <w:r w:rsidR="00B95831">
          <w:rPr>
            <w:noProof/>
            <w:webHidden/>
          </w:rPr>
          <w:t>55</w:t>
        </w:r>
        <w:r w:rsidR="00354D14">
          <w:rPr>
            <w:noProof/>
            <w:webHidden/>
          </w:rPr>
          <w:fldChar w:fldCharType="end"/>
        </w:r>
      </w:hyperlink>
    </w:p>
    <w:p w14:paraId="21C4B46C" w14:textId="0688B8D5"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9" w:history="1">
        <w:r w:rsidR="00354D14" w:rsidRPr="00620A00">
          <w:rPr>
            <w:rStyle w:val="Hyperlink"/>
            <w:noProof/>
          </w:rPr>
          <w:t>Figure 12</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Connection state model</w:t>
        </w:r>
        <w:r w:rsidR="00354D14">
          <w:rPr>
            <w:noProof/>
            <w:webHidden/>
          </w:rPr>
          <w:tab/>
        </w:r>
        <w:r w:rsidR="00354D14">
          <w:rPr>
            <w:noProof/>
            <w:webHidden/>
          </w:rPr>
          <w:fldChar w:fldCharType="begin"/>
        </w:r>
        <w:r w:rsidR="00354D14">
          <w:rPr>
            <w:noProof/>
            <w:webHidden/>
          </w:rPr>
          <w:instrText xml:space="preserve"> PAGEREF _Toc170288639 \h </w:instrText>
        </w:r>
        <w:r w:rsidR="00354D14">
          <w:rPr>
            <w:noProof/>
            <w:webHidden/>
          </w:rPr>
        </w:r>
        <w:r w:rsidR="00354D14">
          <w:rPr>
            <w:noProof/>
            <w:webHidden/>
          </w:rPr>
          <w:fldChar w:fldCharType="separate"/>
        </w:r>
        <w:r w:rsidR="00B95831">
          <w:rPr>
            <w:noProof/>
            <w:webHidden/>
          </w:rPr>
          <w:t>71</w:t>
        </w:r>
        <w:r w:rsidR="00354D14">
          <w:rPr>
            <w:noProof/>
            <w:webHidden/>
          </w:rPr>
          <w:fldChar w:fldCharType="end"/>
        </w:r>
      </w:hyperlink>
    </w:p>
    <w:p w14:paraId="32F92CA5" w14:textId="124A4524" w:rsidR="002D4343" w:rsidRDefault="001A2627" w:rsidP="00FE5F2C">
      <w:pPr>
        <w:pStyle w:val="BodyText"/>
        <w:ind w:left="1134" w:right="504" w:hanging="1134"/>
      </w:pPr>
      <w:r w:rsidRPr="00BA7567">
        <w:fldChar w:fldCharType="end"/>
      </w:r>
    </w:p>
    <w:p w14:paraId="3EC06F00" w14:textId="77777777" w:rsidR="002D4343" w:rsidRDefault="002D4343" w:rsidP="007B2AEB">
      <w:pPr>
        <w:pStyle w:val="Contents"/>
      </w:pPr>
      <w:r>
        <w:t xml:space="preserve">List of </w:t>
      </w:r>
      <w:r w:rsidR="009B7F37">
        <w:t>t</w:t>
      </w:r>
      <w:r>
        <w:t>ables</w:t>
      </w:r>
    </w:p>
    <w:p w14:paraId="0EE74136" w14:textId="72B704D9" w:rsidR="00354D14" w:rsidRDefault="006613DD">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rsidRPr="00BA7567">
        <w:fldChar w:fldCharType="begin"/>
      </w:r>
      <w:r w:rsidRPr="00BA7567">
        <w:instrText xml:space="preserve"> TOC \f t \h \z \c "Table" </w:instrText>
      </w:r>
      <w:r w:rsidRPr="00BA7567">
        <w:fldChar w:fldCharType="separate"/>
      </w:r>
      <w:hyperlink w:anchor="_Toc170288640" w:history="1">
        <w:r w:rsidR="00354D14" w:rsidRPr="004A2D5F">
          <w:rPr>
            <w:rStyle w:val="Hyperlink"/>
            <w:noProof/>
          </w:rPr>
          <w:t>Table 1</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Device elements</w:t>
        </w:r>
        <w:r w:rsidR="00354D14">
          <w:rPr>
            <w:noProof/>
            <w:webHidden/>
          </w:rPr>
          <w:tab/>
        </w:r>
        <w:r w:rsidR="00354D14">
          <w:rPr>
            <w:noProof/>
            <w:webHidden/>
          </w:rPr>
          <w:fldChar w:fldCharType="begin"/>
        </w:r>
        <w:r w:rsidR="00354D14">
          <w:rPr>
            <w:noProof/>
            <w:webHidden/>
          </w:rPr>
          <w:instrText xml:space="preserve"> PAGEREF _Toc170288640 \h </w:instrText>
        </w:r>
        <w:r w:rsidR="00354D14">
          <w:rPr>
            <w:noProof/>
            <w:webHidden/>
          </w:rPr>
        </w:r>
        <w:r w:rsidR="00354D14">
          <w:rPr>
            <w:noProof/>
            <w:webHidden/>
          </w:rPr>
          <w:fldChar w:fldCharType="separate"/>
        </w:r>
        <w:r w:rsidR="00B95831">
          <w:rPr>
            <w:noProof/>
            <w:webHidden/>
          </w:rPr>
          <w:t>22</w:t>
        </w:r>
        <w:r w:rsidR="00354D14">
          <w:rPr>
            <w:noProof/>
            <w:webHidden/>
          </w:rPr>
          <w:fldChar w:fldCharType="end"/>
        </w:r>
      </w:hyperlink>
    </w:p>
    <w:p w14:paraId="58BD7C53" w14:textId="67F5E046"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1" w:history="1">
        <w:r w:rsidR="00354D14" w:rsidRPr="004A2D5F">
          <w:rPr>
            <w:rStyle w:val="Hyperlink"/>
            <w:noProof/>
          </w:rPr>
          <w:t>Table 2</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Channel elements</w:t>
        </w:r>
        <w:r w:rsidR="00354D14">
          <w:rPr>
            <w:noProof/>
            <w:webHidden/>
          </w:rPr>
          <w:tab/>
        </w:r>
        <w:r w:rsidR="00354D14">
          <w:rPr>
            <w:noProof/>
            <w:webHidden/>
          </w:rPr>
          <w:fldChar w:fldCharType="begin"/>
        </w:r>
        <w:r w:rsidR="00354D14">
          <w:rPr>
            <w:noProof/>
            <w:webHidden/>
          </w:rPr>
          <w:instrText xml:space="preserve"> PAGEREF _Toc170288641 \h </w:instrText>
        </w:r>
        <w:r w:rsidR="00354D14">
          <w:rPr>
            <w:noProof/>
            <w:webHidden/>
          </w:rPr>
        </w:r>
        <w:r w:rsidR="00354D14">
          <w:rPr>
            <w:noProof/>
            <w:webHidden/>
          </w:rPr>
          <w:fldChar w:fldCharType="separate"/>
        </w:r>
        <w:r w:rsidR="00B95831">
          <w:rPr>
            <w:noProof/>
            <w:webHidden/>
          </w:rPr>
          <w:t>23</w:t>
        </w:r>
        <w:r w:rsidR="00354D14">
          <w:rPr>
            <w:noProof/>
            <w:webHidden/>
          </w:rPr>
          <w:fldChar w:fldCharType="end"/>
        </w:r>
      </w:hyperlink>
    </w:p>
    <w:p w14:paraId="78574F78" w14:textId="3221CA22"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2" w:history="1">
        <w:r w:rsidR="00354D14" w:rsidRPr="004A2D5F">
          <w:rPr>
            <w:rStyle w:val="Hyperlink"/>
            <w:noProof/>
          </w:rPr>
          <w:t>Table 3</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Connection elements</w:t>
        </w:r>
        <w:r w:rsidR="00354D14">
          <w:rPr>
            <w:noProof/>
            <w:webHidden/>
          </w:rPr>
          <w:tab/>
        </w:r>
        <w:r w:rsidR="00354D14">
          <w:rPr>
            <w:noProof/>
            <w:webHidden/>
          </w:rPr>
          <w:fldChar w:fldCharType="begin"/>
        </w:r>
        <w:r w:rsidR="00354D14">
          <w:rPr>
            <w:noProof/>
            <w:webHidden/>
          </w:rPr>
          <w:instrText xml:space="preserve"> PAGEREF _Toc170288642 \h </w:instrText>
        </w:r>
        <w:r w:rsidR="00354D14">
          <w:rPr>
            <w:noProof/>
            <w:webHidden/>
          </w:rPr>
        </w:r>
        <w:r w:rsidR="00354D14">
          <w:rPr>
            <w:noProof/>
            <w:webHidden/>
          </w:rPr>
          <w:fldChar w:fldCharType="separate"/>
        </w:r>
        <w:r w:rsidR="00B95831">
          <w:rPr>
            <w:noProof/>
            <w:webHidden/>
          </w:rPr>
          <w:t>23</w:t>
        </w:r>
        <w:r w:rsidR="00354D14">
          <w:rPr>
            <w:noProof/>
            <w:webHidden/>
          </w:rPr>
          <w:fldChar w:fldCharType="end"/>
        </w:r>
      </w:hyperlink>
    </w:p>
    <w:p w14:paraId="4890AE32" w14:textId="1D90C019"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3" w:history="1">
        <w:r w:rsidR="00354D14" w:rsidRPr="004A2D5F">
          <w:rPr>
            <w:rStyle w:val="Hyperlink"/>
            <w:noProof/>
          </w:rPr>
          <w:t>Table 4</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scheduled connections</w:t>
        </w:r>
        <w:r w:rsidR="00354D14">
          <w:rPr>
            <w:noProof/>
            <w:webHidden/>
          </w:rPr>
          <w:tab/>
        </w:r>
        <w:r w:rsidR="00354D14">
          <w:rPr>
            <w:noProof/>
            <w:webHidden/>
          </w:rPr>
          <w:fldChar w:fldCharType="begin"/>
        </w:r>
        <w:r w:rsidR="00354D14">
          <w:rPr>
            <w:noProof/>
            <w:webHidden/>
          </w:rPr>
          <w:instrText xml:space="preserve"> PAGEREF _Toc170288643 \h </w:instrText>
        </w:r>
        <w:r w:rsidR="00354D14">
          <w:rPr>
            <w:noProof/>
            <w:webHidden/>
          </w:rPr>
        </w:r>
        <w:r w:rsidR="00354D14">
          <w:rPr>
            <w:noProof/>
            <w:webHidden/>
          </w:rPr>
          <w:fldChar w:fldCharType="separate"/>
        </w:r>
        <w:r w:rsidR="00B95831">
          <w:rPr>
            <w:noProof/>
            <w:webHidden/>
          </w:rPr>
          <w:t>25</w:t>
        </w:r>
        <w:r w:rsidR="00354D14">
          <w:rPr>
            <w:noProof/>
            <w:webHidden/>
          </w:rPr>
          <w:fldChar w:fldCharType="end"/>
        </w:r>
      </w:hyperlink>
    </w:p>
    <w:p w14:paraId="71779AE3" w14:textId="380F0B5C"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4" w:history="1">
        <w:r w:rsidR="00354D14" w:rsidRPr="004A2D5F">
          <w:rPr>
            <w:rStyle w:val="Hyperlink"/>
            <w:noProof/>
          </w:rPr>
          <w:t>Table 5</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Time formats</w:t>
        </w:r>
        <w:r w:rsidR="00354D14">
          <w:rPr>
            <w:noProof/>
            <w:webHidden/>
          </w:rPr>
          <w:tab/>
        </w:r>
        <w:r w:rsidR="00354D14">
          <w:rPr>
            <w:noProof/>
            <w:webHidden/>
          </w:rPr>
          <w:fldChar w:fldCharType="begin"/>
        </w:r>
        <w:r w:rsidR="00354D14">
          <w:rPr>
            <w:noProof/>
            <w:webHidden/>
          </w:rPr>
          <w:instrText xml:space="preserve"> PAGEREF _Toc170288644 \h </w:instrText>
        </w:r>
        <w:r w:rsidR="00354D14">
          <w:rPr>
            <w:noProof/>
            <w:webHidden/>
          </w:rPr>
        </w:r>
        <w:r w:rsidR="00354D14">
          <w:rPr>
            <w:noProof/>
            <w:webHidden/>
          </w:rPr>
          <w:fldChar w:fldCharType="separate"/>
        </w:r>
        <w:r w:rsidR="00B95831">
          <w:rPr>
            <w:noProof/>
            <w:webHidden/>
          </w:rPr>
          <w:t>26</w:t>
        </w:r>
        <w:r w:rsidR="00354D14">
          <w:rPr>
            <w:noProof/>
            <w:webHidden/>
          </w:rPr>
          <w:fldChar w:fldCharType="end"/>
        </w:r>
      </w:hyperlink>
    </w:p>
    <w:p w14:paraId="147DF7CB" w14:textId="3B0A3FD7"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5" w:history="1">
        <w:r w:rsidR="00354D14" w:rsidRPr="004A2D5F">
          <w:rPr>
            <w:rStyle w:val="Hyperlink"/>
            <w:noProof/>
          </w:rPr>
          <w:t>Table 6</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Actions</w:t>
        </w:r>
        <w:r w:rsidR="00354D14">
          <w:rPr>
            <w:noProof/>
            <w:webHidden/>
          </w:rPr>
          <w:tab/>
        </w:r>
        <w:r w:rsidR="00354D14">
          <w:rPr>
            <w:noProof/>
            <w:webHidden/>
          </w:rPr>
          <w:fldChar w:fldCharType="begin"/>
        </w:r>
        <w:r w:rsidR="00354D14">
          <w:rPr>
            <w:noProof/>
            <w:webHidden/>
          </w:rPr>
          <w:instrText xml:space="preserve"> PAGEREF _Toc170288645 \h </w:instrText>
        </w:r>
        <w:r w:rsidR="00354D14">
          <w:rPr>
            <w:noProof/>
            <w:webHidden/>
          </w:rPr>
        </w:r>
        <w:r w:rsidR="00354D14">
          <w:rPr>
            <w:noProof/>
            <w:webHidden/>
          </w:rPr>
          <w:fldChar w:fldCharType="separate"/>
        </w:r>
        <w:r w:rsidR="00B95831">
          <w:rPr>
            <w:noProof/>
            <w:webHidden/>
          </w:rPr>
          <w:t>26</w:t>
        </w:r>
        <w:r w:rsidR="00354D14">
          <w:rPr>
            <w:noProof/>
            <w:webHidden/>
          </w:rPr>
          <w:fldChar w:fldCharType="end"/>
        </w:r>
      </w:hyperlink>
    </w:p>
    <w:p w14:paraId="3F97EE01" w14:textId="1884EF80"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6" w:history="1">
        <w:r w:rsidR="00354D14" w:rsidRPr="004A2D5F">
          <w:rPr>
            <w:rStyle w:val="Hyperlink"/>
            <w:noProof/>
          </w:rPr>
          <w:t>Table 7</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Configuration structure for a device link</w:t>
        </w:r>
        <w:r w:rsidR="00354D14">
          <w:rPr>
            <w:noProof/>
            <w:webHidden/>
          </w:rPr>
          <w:tab/>
        </w:r>
        <w:r w:rsidR="00354D14">
          <w:rPr>
            <w:noProof/>
            <w:webHidden/>
          </w:rPr>
          <w:fldChar w:fldCharType="begin"/>
        </w:r>
        <w:r w:rsidR="00354D14">
          <w:rPr>
            <w:noProof/>
            <w:webHidden/>
          </w:rPr>
          <w:instrText xml:space="preserve"> PAGEREF _Toc170288646 \h </w:instrText>
        </w:r>
        <w:r w:rsidR="00354D14">
          <w:rPr>
            <w:noProof/>
            <w:webHidden/>
          </w:rPr>
        </w:r>
        <w:r w:rsidR="00354D14">
          <w:rPr>
            <w:noProof/>
            <w:webHidden/>
          </w:rPr>
          <w:fldChar w:fldCharType="separate"/>
        </w:r>
        <w:r w:rsidR="00B95831">
          <w:rPr>
            <w:noProof/>
            <w:webHidden/>
          </w:rPr>
          <w:t>27</w:t>
        </w:r>
        <w:r w:rsidR="00354D14">
          <w:rPr>
            <w:noProof/>
            <w:webHidden/>
          </w:rPr>
          <w:fldChar w:fldCharType="end"/>
        </w:r>
      </w:hyperlink>
    </w:p>
    <w:p w14:paraId="42926C3D" w14:textId="6A808424"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7" w:history="1">
        <w:r w:rsidR="00354D14" w:rsidRPr="004A2D5F">
          <w:rPr>
            <w:rStyle w:val="Hyperlink"/>
            <w:noProof/>
          </w:rPr>
          <w:t>Table 8</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Configuration structure for a point</w:t>
        </w:r>
        <w:r w:rsidR="00354D14">
          <w:rPr>
            <w:noProof/>
            <w:webHidden/>
          </w:rPr>
          <w:tab/>
        </w:r>
        <w:r w:rsidR="00354D14">
          <w:rPr>
            <w:noProof/>
            <w:webHidden/>
          </w:rPr>
          <w:fldChar w:fldCharType="begin"/>
        </w:r>
        <w:r w:rsidR="00354D14">
          <w:rPr>
            <w:noProof/>
            <w:webHidden/>
          </w:rPr>
          <w:instrText xml:space="preserve"> PAGEREF _Toc170288647 \h </w:instrText>
        </w:r>
        <w:r w:rsidR="00354D14">
          <w:rPr>
            <w:noProof/>
            <w:webHidden/>
          </w:rPr>
        </w:r>
        <w:r w:rsidR="00354D14">
          <w:rPr>
            <w:noProof/>
            <w:webHidden/>
          </w:rPr>
          <w:fldChar w:fldCharType="separate"/>
        </w:r>
        <w:r w:rsidR="00B95831">
          <w:rPr>
            <w:noProof/>
            <w:webHidden/>
          </w:rPr>
          <w:t>28</w:t>
        </w:r>
        <w:r w:rsidR="00354D14">
          <w:rPr>
            <w:noProof/>
            <w:webHidden/>
          </w:rPr>
          <w:fldChar w:fldCharType="end"/>
        </w:r>
      </w:hyperlink>
    </w:p>
    <w:p w14:paraId="064F2BC4" w14:textId="2517D3BF"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8" w:history="1">
        <w:r w:rsidR="00354D14" w:rsidRPr="004A2D5F">
          <w:rPr>
            <w:rStyle w:val="Hyperlink"/>
            <w:noProof/>
          </w:rPr>
          <w:t>Table 9</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Supported point types and identifiers used within the protocol</w:t>
        </w:r>
        <w:r w:rsidR="00354D14">
          <w:rPr>
            <w:noProof/>
            <w:webHidden/>
          </w:rPr>
          <w:tab/>
        </w:r>
        <w:r w:rsidR="00354D14">
          <w:rPr>
            <w:noProof/>
            <w:webHidden/>
          </w:rPr>
          <w:fldChar w:fldCharType="begin"/>
        </w:r>
        <w:r w:rsidR="00354D14">
          <w:rPr>
            <w:noProof/>
            <w:webHidden/>
          </w:rPr>
          <w:instrText xml:space="preserve"> PAGEREF _Toc170288648 \h </w:instrText>
        </w:r>
        <w:r w:rsidR="00354D14">
          <w:rPr>
            <w:noProof/>
            <w:webHidden/>
          </w:rPr>
        </w:r>
        <w:r w:rsidR="00354D14">
          <w:rPr>
            <w:noProof/>
            <w:webHidden/>
          </w:rPr>
          <w:fldChar w:fldCharType="separate"/>
        </w:r>
        <w:r w:rsidR="00B95831">
          <w:rPr>
            <w:noProof/>
            <w:webHidden/>
          </w:rPr>
          <w:t>30</w:t>
        </w:r>
        <w:r w:rsidR="00354D14">
          <w:rPr>
            <w:noProof/>
            <w:webHidden/>
          </w:rPr>
          <w:fldChar w:fldCharType="end"/>
        </w:r>
      </w:hyperlink>
    </w:p>
    <w:p w14:paraId="264EBC3F" w14:textId="448CA342"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9" w:history="1">
        <w:r w:rsidR="00354D14" w:rsidRPr="004A2D5F">
          <w:rPr>
            <w:rStyle w:val="Hyperlink"/>
            <w:noProof/>
          </w:rPr>
          <w:t>Table 10</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Point quality flags</w:t>
        </w:r>
        <w:r w:rsidR="00354D14">
          <w:rPr>
            <w:noProof/>
            <w:webHidden/>
          </w:rPr>
          <w:tab/>
        </w:r>
        <w:r w:rsidR="00354D14">
          <w:rPr>
            <w:noProof/>
            <w:webHidden/>
          </w:rPr>
          <w:fldChar w:fldCharType="begin"/>
        </w:r>
        <w:r w:rsidR="00354D14">
          <w:rPr>
            <w:noProof/>
            <w:webHidden/>
          </w:rPr>
          <w:instrText xml:space="preserve"> PAGEREF _Toc170288649 \h </w:instrText>
        </w:r>
        <w:r w:rsidR="00354D14">
          <w:rPr>
            <w:noProof/>
            <w:webHidden/>
          </w:rPr>
        </w:r>
        <w:r w:rsidR="00354D14">
          <w:rPr>
            <w:noProof/>
            <w:webHidden/>
          </w:rPr>
          <w:fldChar w:fldCharType="separate"/>
        </w:r>
        <w:r w:rsidR="00B95831">
          <w:rPr>
            <w:noProof/>
            <w:webHidden/>
          </w:rPr>
          <w:t>31</w:t>
        </w:r>
        <w:r w:rsidR="00354D14">
          <w:rPr>
            <w:noProof/>
            <w:webHidden/>
          </w:rPr>
          <w:fldChar w:fldCharType="end"/>
        </w:r>
      </w:hyperlink>
    </w:p>
    <w:p w14:paraId="35987FA6" w14:textId="18A6EBED"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0" w:history="1">
        <w:r w:rsidR="00354D14" w:rsidRPr="004A2D5F">
          <w:rPr>
            <w:rStyle w:val="Hyperlink"/>
            <w:noProof/>
          </w:rPr>
          <w:t>Table 11</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Configuration structure for a binary point</w:t>
        </w:r>
        <w:r w:rsidR="00354D14">
          <w:rPr>
            <w:noProof/>
            <w:webHidden/>
          </w:rPr>
          <w:tab/>
        </w:r>
        <w:r w:rsidR="00354D14">
          <w:rPr>
            <w:noProof/>
            <w:webHidden/>
          </w:rPr>
          <w:fldChar w:fldCharType="begin"/>
        </w:r>
        <w:r w:rsidR="00354D14">
          <w:rPr>
            <w:noProof/>
            <w:webHidden/>
          </w:rPr>
          <w:instrText xml:space="preserve"> PAGEREF _Toc170288650 \h </w:instrText>
        </w:r>
        <w:r w:rsidR="00354D14">
          <w:rPr>
            <w:noProof/>
            <w:webHidden/>
          </w:rPr>
        </w:r>
        <w:r w:rsidR="00354D14">
          <w:rPr>
            <w:noProof/>
            <w:webHidden/>
          </w:rPr>
          <w:fldChar w:fldCharType="separate"/>
        </w:r>
        <w:r w:rsidR="00B95831">
          <w:rPr>
            <w:noProof/>
            <w:webHidden/>
          </w:rPr>
          <w:t>32</w:t>
        </w:r>
        <w:r w:rsidR="00354D14">
          <w:rPr>
            <w:noProof/>
            <w:webHidden/>
          </w:rPr>
          <w:fldChar w:fldCharType="end"/>
        </w:r>
      </w:hyperlink>
    </w:p>
    <w:p w14:paraId="3665D713" w14:textId="0F5E5714"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1" w:history="1">
        <w:r w:rsidR="00354D14" w:rsidRPr="004A2D5F">
          <w:rPr>
            <w:rStyle w:val="Hyperlink"/>
            <w:noProof/>
          </w:rPr>
          <w:t>Table 12</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Configuration structure for an analogue point</w:t>
        </w:r>
        <w:r w:rsidR="00354D14">
          <w:rPr>
            <w:noProof/>
            <w:webHidden/>
          </w:rPr>
          <w:tab/>
        </w:r>
        <w:r w:rsidR="00354D14">
          <w:rPr>
            <w:noProof/>
            <w:webHidden/>
          </w:rPr>
          <w:fldChar w:fldCharType="begin"/>
        </w:r>
        <w:r w:rsidR="00354D14">
          <w:rPr>
            <w:noProof/>
            <w:webHidden/>
          </w:rPr>
          <w:instrText xml:space="preserve"> PAGEREF _Toc170288651 \h </w:instrText>
        </w:r>
        <w:r w:rsidR="00354D14">
          <w:rPr>
            <w:noProof/>
            <w:webHidden/>
          </w:rPr>
        </w:r>
        <w:r w:rsidR="00354D14">
          <w:rPr>
            <w:noProof/>
            <w:webHidden/>
          </w:rPr>
          <w:fldChar w:fldCharType="separate"/>
        </w:r>
        <w:r w:rsidR="00B95831">
          <w:rPr>
            <w:noProof/>
            <w:webHidden/>
          </w:rPr>
          <w:t>34</w:t>
        </w:r>
        <w:r w:rsidR="00354D14">
          <w:rPr>
            <w:noProof/>
            <w:webHidden/>
          </w:rPr>
          <w:fldChar w:fldCharType="end"/>
        </w:r>
      </w:hyperlink>
    </w:p>
    <w:p w14:paraId="7BF8D096" w14:textId="64850478"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2" w:history="1">
        <w:r w:rsidR="00354D14" w:rsidRPr="004A2D5F">
          <w:rPr>
            <w:rStyle w:val="Hyperlink"/>
            <w:noProof/>
          </w:rPr>
          <w:t>Table 13</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significant change for analogue points</w:t>
        </w:r>
        <w:r w:rsidR="00354D14">
          <w:rPr>
            <w:noProof/>
            <w:webHidden/>
          </w:rPr>
          <w:tab/>
        </w:r>
        <w:r w:rsidR="00354D14">
          <w:rPr>
            <w:noProof/>
            <w:webHidden/>
          </w:rPr>
          <w:fldChar w:fldCharType="begin"/>
        </w:r>
        <w:r w:rsidR="00354D14">
          <w:rPr>
            <w:noProof/>
            <w:webHidden/>
          </w:rPr>
          <w:instrText xml:space="preserve"> PAGEREF _Toc170288652 \h </w:instrText>
        </w:r>
        <w:r w:rsidR="00354D14">
          <w:rPr>
            <w:noProof/>
            <w:webHidden/>
          </w:rPr>
        </w:r>
        <w:r w:rsidR="00354D14">
          <w:rPr>
            <w:noProof/>
            <w:webHidden/>
          </w:rPr>
          <w:fldChar w:fldCharType="separate"/>
        </w:r>
        <w:r w:rsidR="00B95831">
          <w:rPr>
            <w:noProof/>
            <w:webHidden/>
          </w:rPr>
          <w:t>37</w:t>
        </w:r>
        <w:r w:rsidR="00354D14">
          <w:rPr>
            <w:noProof/>
            <w:webHidden/>
          </w:rPr>
          <w:fldChar w:fldCharType="end"/>
        </w:r>
      </w:hyperlink>
    </w:p>
    <w:p w14:paraId="1366FEC9" w14:textId="28F64F19"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3" w:history="1">
        <w:r w:rsidR="00354D14" w:rsidRPr="004A2D5F">
          <w:rPr>
            <w:rStyle w:val="Hyperlink"/>
            <w:noProof/>
          </w:rPr>
          <w:t>Table 14</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counter points</w:t>
        </w:r>
        <w:r w:rsidR="00354D14">
          <w:rPr>
            <w:noProof/>
            <w:webHidden/>
          </w:rPr>
          <w:tab/>
        </w:r>
        <w:r w:rsidR="00354D14">
          <w:rPr>
            <w:noProof/>
            <w:webHidden/>
          </w:rPr>
          <w:fldChar w:fldCharType="begin"/>
        </w:r>
        <w:r w:rsidR="00354D14">
          <w:rPr>
            <w:noProof/>
            <w:webHidden/>
          </w:rPr>
          <w:instrText xml:space="preserve"> PAGEREF _Toc170288653 \h </w:instrText>
        </w:r>
        <w:r w:rsidR="00354D14">
          <w:rPr>
            <w:noProof/>
            <w:webHidden/>
          </w:rPr>
        </w:r>
        <w:r w:rsidR="00354D14">
          <w:rPr>
            <w:noProof/>
            <w:webHidden/>
          </w:rPr>
          <w:fldChar w:fldCharType="separate"/>
        </w:r>
        <w:r w:rsidR="00B95831">
          <w:rPr>
            <w:noProof/>
            <w:webHidden/>
          </w:rPr>
          <w:t>37</w:t>
        </w:r>
        <w:r w:rsidR="00354D14">
          <w:rPr>
            <w:noProof/>
            <w:webHidden/>
          </w:rPr>
          <w:fldChar w:fldCharType="end"/>
        </w:r>
      </w:hyperlink>
    </w:p>
    <w:p w14:paraId="714914E5" w14:textId="54CCE477"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4" w:history="1">
        <w:r w:rsidR="00354D14" w:rsidRPr="004A2D5F">
          <w:rPr>
            <w:rStyle w:val="Hyperlink"/>
            <w:noProof/>
          </w:rPr>
          <w:t>Table 15</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significant change for counter points</w:t>
        </w:r>
        <w:r w:rsidR="00354D14">
          <w:rPr>
            <w:noProof/>
            <w:webHidden/>
          </w:rPr>
          <w:tab/>
        </w:r>
        <w:r w:rsidR="00354D14">
          <w:rPr>
            <w:noProof/>
            <w:webHidden/>
          </w:rPr>
          <w:fldChar w:fldCharType="begin"/>
        </w:r>
        <w:r w:rsidR="00354D14">
          <w:rPr>
            <w:noProof/>
            <w:webHidden/>
          </w:rPr>
          <w:instrText xml:space="preserve"> PAGEREF _Toc170288654 \h </w:instrText>
        </w:r>
        <w:r w:rsidR="00354D14">
          <w:rPr>
            <w:noProof/>
            <w:webHidden/>
          </w:rPr>
        </w:r>
        <w:r w:rsidR="00354D14">
          <w:rPr>
            <w:noProof/>
            <w:webHidden/>
          </w:rPr>
          <w:fldChar w:fldCharType="separate"/>
        </w:r>
        <w:r w:rsidR="00B95831">
          <w:rPr>
            <w:noProof/>
            <w:webHidden/>
          </w:rPr>
          <w:t>38</w:t>
        </w:r>
        <w:r w:rsidR="00354D14">
          <w:rPr>
            <w:noProof/>
            <w:webHidden/>
          </w:rPr>
          <w:fldChar w:fldCharType="end"/>
        </w:r>
      </w:hyperlink>
    </w:p>
    <w:p w14:paraId="1BB39805" w14:textId="77C12273"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5" w:history="1">
        <w:r w:rsidR="00354D14" w:rsidRPr="004A2D5F">
          <w:rPr>
            <w:rStyle w:val="Hyperlink"/>
            <w:noProof/>
          </w:rPr>
          <w:t>Table 16</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an analogue limit</w:t>
        </w:r>
        <w:r w:rsidR="00354D14">
          <w:rPr>
            <w:noProof/>
            <w:webHidden/>
          </w:rPr>
          <w:tab/>
        </w:r>
        <w:r w:rsidR="00354D14">
          <w:rPr>
            <w:noProof/>
            <w:webHidden/>
          </w:rPr>
          <w:fldChar w:fldCharType="begin"/>
        </w:r>
        <w:r w:rsidR="00354D14">
          <w:rPr>
            <w:noProof/>
            <w:webHidden/>
          </w:rPr>
          <w:instrText xml:space="preserve"> PAGEREF _Toc170288655 \h </w:instrText>
        </w:r>
        <w:r w:rsidR="00354D14">
          <w:rPr>
            <w:noProof/>
            <w:webHidden/>
          </w:rPr>
        </w:r>
        <w:r w:rsidR="00354D14">
          <w:rPr>
            <w:noProof/>
            <w:webHidden/>
          </w:rPr>
          <w:fldChar w:fldCharType="separate"/>
        </w:r>
        <w:r w:rsidR="00B95831">
          <w:rPr>
            <w:noProof/>
            <w:webHidden/>
          </w:rPr>
          <w:t>39</w:t>
        </w:r>
        <w:r w:rsidR="00354D14">
          <w:rPr>
            <w:noProof/>
            <w:webHidden/>
          </w:rPr>
          <w:fldChar w:fldCharType="end"/>
        </w:r>
      </w:hyperlink>
    </w:p>
    <w:p w14:paraId="53DBB0FC" w14:textId="6CB34FAB"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6" w:history="1">
        <w:r w:rsidR="00354D14" w:rsidRPr="004A2D5F">
          <w:rPr>
            <w:rStyle w:val="Hyperlink"/>
            <w:noProof/>
          </w:rPr>
          <w:t>Table 17</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a counter limit</w:t>
        </w:r>
        <w:r w:rsidR="00354D14">
          <w:rPr>
            <w:noProof/>
            <w:webHidden/>
          </w:rPr>
          <w:tab/>
        </w:r>
        <w:r w:rsidR="00354D14">
          <w:rPr>
            <w:noProof/>
            <w:webHidden/>
          </w:rPr>
          <w:fldChar w:fldCharType="begin"/>
        </w:r>
        <w:r w:rsidR="00354D14">
          <w:rPr>
            <w:noProof/>
            <w:webHidden/>
          </w:rPr>
          <w:instrText xml:space="preserve"> PAGEREF _Toc170288656 \h </w:instrText>
        </w:r>
        <w:r w:rsidR="00354D14">
          <w:rPr>
            <w:noProof/>
            <w:webHidden/>
          </w:rPr>
        </w:r>
        <w:r w:rsidR="00354D14">
          <w:rPr>
            <w:noProof/>
            <w:webHidden/>
          </w:rPr>
          <w:fldChar w:fldCharType="separate"/>
        </w:r>
        <w:r w:rsidR="00B95831">
          <w:rPr>
            <w:noProof/>
            <w:webHidden/>
          </w:rPr>
          <w:t>48</w:t>
        </w:r>
        <w:r w:rsidR="00354D14">
          <w:rPr>
            <w:noProof/>
            <w:webHidden/>
          </w:rPr>
          <w:fldChar w:fldCharType="end"/>
        </w:r>
      </w:hyperlink>
    </w:p>
    <w:p w14:paraId="2E21A417" w14:textId="5EBB4BCC"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7" w:history="1">
        <w:r w:rsidR="00354D14" w:rsidRPr="004A2D5F">
          <w:rPr>
            <w:rStyle w:val="Hyperlink"/>
            <w:noProof/>
          </w:rPr>
          <w:t>Table 18</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no change for analogue and counter points</w:t>
        </w:r>
        <w:r w:rsidR="00354D14">
          <w:rPr>
            <w:noProof/>
            <w:webHidden/>
          </w:rPr>
          <w:tab/>
        </w:r>
        <w:r w:rsidR="00354D14">
          <w:rPr>
            <w:noProof/>
            <w:webHidden/>
          </w:rPr>
          <w:fldChar w:fldCharType="begin"/>
        </w:r>
        <w:r w:rsidR="00354D14">
          <w:rPr>
            <w:noProof/>
            <w:webHidden/>
          </w:rPr>
          <w:instrText xml:space="preserve"> PAGEREF _Toc170288657 \h </w:instrText>
        </w:r>
        <w:r w:rsidR="00354D14">
          <w:rPr>
            <w:noProof/>
            <w:webHidden/>
          </w:rPr>
        </w:r>
        <w:r w:rsidR="00354D14">
          <w:rPr>
            <w:noProof/>
            <w:webHidden/>
          </w:rPr>
          <w:fldChar w:fldCharType="separate"/>
        </w:r>
        <w:r w:rsidR="00B95831">
          <w:rPr>
            <w:noProof/>
            <w:webHidden/>
          </w:rPr>
          <w:t>51</w:t>
        </w:r>
        <w:r w:rsidR="00354D14">
          <w:rPr>
            <w:noProof/>
            <w:webHidden/>
          </w:rPr>
          <w:fldChar w:fldCharType="end"/>
        </w:r>
      </w:hyperlink>
    </w:p>
    <w:p w14:paraId="5BA0D973" w14:textId="0AE97F90"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8" w:history="1">
        <w:r w:rsidR="00354D14" w:rsidRPr="004A2D5F">
          <w:rPr>
            <w:rStyle w:val="Hyperlink"/>
            <w:noProof/>
          </w:rPr>
          <w:t>Table 19</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extended points</w:t>
        </w:r>
        <w:r w:rsidR="00354D14">
          <w:rPr>
            <w:noProof/>
            <w:webHidden/>
          </w:rPr>
          <w:tab/>
        </w:r>
        <w:r w:rsidR="00354D14">
          <w:rPr>
            <w:noProof/>
            <w:webHidden/>
          </w:rPr>
          <w:fldChar w:fldCharType="begin"/>
        </w:r>
        <w:r w:rsidR="00354D14">
          <w:rPr>
            <w:noProof/>
            <w:webHidden/>
          </w:rPr>
          <w:instrText xml:space="preserve"> PAGEREF _Toc170288658 \h </w:instrText>
        </w:r>
        <w:r w:rsidR="00354D14">
          <w:rPr>
            <w:noProof/>
            <w:webHidden/>
          </w:rPr>
        </w:r>
        <w:r w:rsidR="00354D14">
          <w:rPr>
            <w:noProof/>
            <w:webHidden/>
          </w:rPr>
          <w:fldChar w:fldCharType="separate"/>
        </w:r>
        <w:r w:rsidR="00B95831">
          <w:rPr>
            <w:noProof/>
            <w:webHidden/>
          </w:rPr>
          <w:t>53</w:t>
        </w:r>
        <w:r w:rsidR="00354D14">
          <w:rPr>
            <w:noProof/>
            <w:webHidden/>
          </w:rPr>
          <w:fldChar w:fldCharType="end"/>
        </w:r>
      </w:hyperlink>
    </w:p>
    <w:p w14:paraId="44C2FB7A" w14:textId="40C809FF"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9" w:history="1">
        <w:r w:rsidR="00354D14" w:rsidRPr="004A2D5F">
          <w:rPr>
            <w:rStyle w:val="Hyperlink"/>
            <w:noProof/>
          </w:rPr>
          <w:t>Table 20</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limit profiles for analogue and counter points</w:t>
        </w:r>
        <w:r w:rsidR="00354D14">
          <w:rPr>
            <w:noProof/>
            <w:webHidden/>
          </w:rPr>
          <w:tab/>
        </w:r>
        <w:r w:rsidR="00354D14">
          <w:rPr>
            <w:noProof/>
            <w:webHidden/>
          </w:rPr>
          <w:fldChar w:fldCharType="begin"/>
        </w:r>
        <w:r w:rsidR="00354D14">
          <w:rPr>
            <w:noProof/>
            <w:webHidden/>
          </w:rPr>
          <w:instrText xml:space="preserve"> PAGEREF _Toc170288659 \h </w:instrText>
        </w:r>
        <w:r w:rsidR="00354D14">
          <w:rPr>
            <w:noProof/>
            <w:webHidden/>
          </w:rPr>
        </w:r>
        <w:r w:rsidR="00354D14">
          <w:rPr>
            <w:noProof/>
            <w:webHidden/>
          </w:rPr>
          <w:fldChar w:fldCharType="separate"/>
        </w:r>
        <w:r w:rsidR="00B95831">
          <w:rPr>
            <w:noProof/>
            <w:webHidden/>
          </w:rPr>
          <w:t>58</w:t>
        </w:r>
        <w:r w:rsidR="00354D14">
          <w:rPr>
            <w:noProof/>
            <w:webHidden/>
          </w:rPr>
          <w:fldChar w:fldCharType="end"/>
        </w:r>
      </w:hyperlink>
    </w:p>
    <w:p w14:paraId="073643FA" w14:textId="541916FB"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0" w:history="1">
        <w:r w:rsidR="00354D14" w:rsidRPr="004A2D5F">
          <w:rPr>
            <w:rStyle w:val="Hyperlink"/>
            <w:noProof/>
          </w:rPr>
          <w:t>Table 21</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 xml:space="preserve"> Information used in defining a control profile</w:t>
        </w:r>
        <w:r w:rsidR="00354D14">
          <w:rPr>
            <w:noProof/>
            <w:webHidden/>
          </w:rPr>
          <w:tab/>
        </w:r>
        <w:r w:rsidR="00354D14">
          <w:rPr>
            <w:noProof/>
            <w:webHidden/>
          </w:rPr>
          <w:fldChar w:fldCharType="begin"/>
        </w:r>
        <w:r w:rsidR="00354D14">
          <w:rPr>
            <w:noProof/>
            <w:webHidden/>
          </w:rPr>
          <w:instrText xml:space="preserve"> PAGEREF _Toc170288660 \h </w:instrText>
        </w:r>
        <w:r w:rsidR="00354D14">
          <w:rPr>
            <w:noProof/>
            <w:webHidden/>
          </w:rPr>
        </w:r>
        <w:r w:rsidR="00354D14">
          <w:rPr>
            <w:noProof/>
            <w:webHidden/>
          </w:rPr>
          <w:fldChar w:fldCharType="separate"/>
        </w:r>
        <w:r w:rsidR="00B95831">
          <w:rPr>
            <w:noProof/>
            <w:webHidden/>
          </w:rPr>
          <w:t>58</w:t>
        </w:r>
        <w:r w:rsidR="00354D14">
          <w:rPr>
            <w:noProof/>
            <w:webHidden/>
          </w:rPr>
          <w:fldChar w:fldCharType="end"/>
        </w:r>
      </w:hyperlink>
    </w:p>
    <w:p w14:paraId="47DA7A54" w14:textId="74C5ED44"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1" w:history="1">
        <w:r w:rsidR="00354D14" w:rsidRPr="004A2D5F">
          <w:rPr>
            <w:rStyle w:val="Hyperlink"/>
            <w:noProof/>
          </w:rPr>
          <w:t>Table 22</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a point calculation</w:t>
        </w:r>
        <w:r w:rsidR="00354D14">
          <w:rPr>
            <w:noProof/>
            <w:webHidden/>
          </w:rPr>
          <w:tab/>
        </w:r>
        <w:r w:rsidR="00354D14">
          <w:rPr>
            <w:noProof/>
            <w:webHidden/>
          </w:rPr>
          <w:fldChar w:fldCharType="begin"/>
        </w:r>
        <w:r w:rsidR="00354D14">
          <w:rPr>
            <w:noProof/>
            <w:webHidden/>
          </w:rPr>
          <w:instrText xml:space="preserve"> PAGEREF _Toc170288661 \h </w:instrText>
        </w:r>
        <w:r w:rsidR="00354D14">
          <w:rPr>
            <w:noProof/>
            <w:webHidden/>
          </w:rPr>
        </w:r>
        <w:r w:rsidR="00354D14">
          <w:rPr>
            <w:noProof/>
            <w:webHidden/>
          </w:rPr>
          <w:fldChar w:fldCharType="separate"/>
        </w:r>
        <w:r w:rsidR="00B95831">
          <w:rPr>
            <w:noProof/>
            <w:webHidden/>
          </w:rPr>
          <w:t>59</w:t>
        </w:r>
        <w:r w:rsidR="00354D14">
          <w:rPr>
            <w:noProof/>
            <w:webHidden/>
          </w:rPr>
          <w:fldChar w:fldCharType="end"/>
        </w:r>
      </w:hyperlink>
    </w:p>
    <w:p w14:paraId="2393BE50" w14:textId="04E2C934"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2" w:history="1">
        <w:r w:rsidR="00354D14" w:rsidRPr="004A2D5F">
          <w:rPr>
            <w:rStyle w:val="Hyperlink"/>
            <w:noProof/>
          </w:rPr>
          <w:t>Table 23</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an incident log</w:t>
        </w:r>
        <w:r w:rsidR="00354D14">
          <w:rPr>
            <w:noProof/>
            <w:webHidden/>
          </w:rPr>
          <w:tab/>
        </w:r>
        <w:r w:rsidR="00354D14">
          <w:rPr>
            <w:noProof/>
            <w:webHidden/>
          </w:rPr>
          <w:fldChar w:fldCharType="begin"/>
        </w:r>
        <w:r w:rsidR="00354D14">
          <w:rPr>
            <w:noProof/>
            <w:webHidden/>
          </w:rPr>
          <w:instrText xml:space="preserve"> PAGEREF _Toc170288662 \h </w:instrText>
        </w:r>
        <w:r w:rsidR="00354D14">
          <w:rPr>
            <w:noProof/>
            <w:webHidden/>
          </w:rPr>
        </w:r>
        <w:r w:rsidR="00354D14">
          <w:rPr>
            <w:noProof/>
            <w:webHidden/>
          </w:rPr>
          <w:fldChar w:fldCharType="separate"/>
        </w:r>
        <w:r w:rsidR="00B95831">
          <w:rPr>
            <w:noProof/>
            <w:webHidden/>
          </w:rPr>
          <w:t>59</w:t>
        </w:r>
        <w:r w:rsidR="00354D14">
          <w:rPr>
            <w:noProof/>
            <w:webHidden/>
          </w:rPr>
          <w:fldChar w:fldCharType="end"/>
        </w:r>
      </w:hyperlink>
    </w:p>
    <w:p w14:paraId="75F8B5B6" w14:textId="380E9AD0"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3" w:history="1">
        <w:r w:rsidR="00354D14" w:rsidRPr="004A2D5F">
          <w:rPr>
            <w:rStyle w:val="Hyperlink"/>
            <w:noProof/>
          </w:rPr>
          <w:t>Table 24</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Elements of the data request message</w:t>
        </w:r>
        <w:r w:rsidR="00354D14">
          <w:rPr>
            <w:noProof/>
            <w:webHidden/>
          </w:rPr>
          <w:tab/>
        </w:r>
        <w:r w:rsidR="00354D14">
          <w:rPr>
            <w:noProof/>
            <w:webHidden/>
          </w:rPr>
          <w:fldChar w:fldCharType="begin"/>
        </w:r>
        <w:r w:rsidR="00354D14">
          <w:rPr>
            <w:noProof/>
            <w:webHidden/>
          </w:rPr>
          <w:instrText xml:space="preserve"> PAGEREF _Toc170288663 \h </w:instrText>
        </w:r>
        <w:r w:rsidR="00354D14">
          <w:rPr>
            <w:noProof/>
            <w:webHidden/>
          </w:rPr>
        </w:r>
        <w:r w:rsidR="00354D14">
          <w:rPr>
            <w:noProof/>
            <w:webHidden/>
          </w:rPr>
          <w:fldChar w:fldCharType="separate"/>
        </w:r>
        <w:r w:rsidR="00B95831">
          <w:rPr>
            <w:noProof/>
            <w:webHidden/>
          </w:rPr>
          <w:t>65</w:t>
        </w:r>
        <w:r w:rsidR="00354D14">
          <w:rPr>
            <w:noProof/>
            <w:webHidden/>
          </w:rPr>
          <w:fldChar w:fldCharType="end"/>
        </w:r>
      </w:hyperlink>
    </w:p>
    <w:p w14:paraId="615FFF3A" w14:textId="3209F2B9"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4" w:history="1">
        <w:r w:rsidR="00354D14" w:rsidRPr="004A2D5F">
          <w:rPr>
            <w:rStyle w:val="Hyperlink"/>
            <w:noProof/>
          </w:rPr>
          <w:t>Table 25</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Fixed class names</w:t>
        </w:r>
        <w:r w:rsidR="00354D14">
          <w:rPr>
            <w:noProof/>
            <w:webHidden/>
          </w:rPr>
          <w:tab/>
        </w:r>
        <w:r w:rsidR="00354D14">
          <w:rPr>
            <w:noProof/>
            <w:webHidden/>
          </w:rPr>
          <w:fldChar w:fldCharType="begin"/>
        </w:r>
        <w:r w:rsidR="00354D14">
          <w:rPr>
            <w:noProof/>
            <w:webHidden/>
          </w:rPr>
          <w:instrText xml:space="preserve"> PAGEREF _Toc170288664 \h </w:instrText>
        </w:r>
        <w:r w:rsidR="00354D14">
          <w:rPr>
            <w:noProof/>
            <w:webHidden/>
          </w:rPr>
        </w:r>
        <w:r w:rsidR="00354D14">
          <w:rPr>
            <w:noProof/>
            <w:webHidden/>
          </w:rPr>
          <w:fldChar w:fldCharType="separate"/>
        </w:r>
        <w:r w:rsidR="00B95831">
          <w:rPr>
            <w:noProof/>
            <w:webHidden/>
          </w:rPr>
          <w:t>77</w:t>
        </w:r>
        <w:r w:rsidR="00354D14">
          <w:rPr>
            <w:noProof/>
            <w:webHidden/>
          </w:rPr>
          <w:fldChar w:fldCharType="end"/>
        </w:r>
      </w:hyperlink>
    </w:p>
    <w:p w14:paraId="3ACF3481" w14:textId="2CDDB521"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5" w:history="1">
        <w:r w:rsidR="00354D14" w:rsidRPr="004A2D5F">
          <w:rPr>
            <w:rStyle w:val="Hyperlink"/>
            <w:noProof/>
          </w:rPr>
          <w:t>Table 26</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Topics used by the protocol</w:t>
        </w:r>
        <w:r w:rsidR="00354D14">
          <w:rPr>
            <w:noProof/>
            <w:webHidden/>
          </w:rPr>
          <w:tab/>
        </w:r>
        <w:r w:rsidR="00354D14">
          <w:rPr>
            <w:noProof/>
            <w:webHidden/>
          </w:rPr>
          <w:fldChar w:fldCharType="begin"/>
        </w:r>
        <w:r w:rsidR="00354D14">
          <w:rPr>
            <w:noProof/>
            <w:webHidden/>
          </w:rPr>
          <w:instrText xml:space="preserve"> PAGEREF _Toc170288665 \h </w:instrText>
        </w:r>
        <w:r w:rsidR="00354D14">
          <w:rPr>
            <w:noProof/>
            <w:webHidden/>
          </w:rPr>
        </w:r>
        <w:r w:rsidR="00354D14">
          <w:rPr>
            <w:noProof/>
            <w:webHidden/>
          </w:rPr>
          <w:fldChar w:fldCharType="separate"/>
        </w:r>
        <w:r w:rsidR="00B95831">
          <w:rPr>
            <w:noProof/>
            <w:webHidden/>
          </w:rPr>
          <w:t>86</w:t>
        </w:r>
        <w:r w:rsidR="00354D14">
          <w:rPr>
            <w:noProof/>
            <w:webHidden/>
          </w:rPr>
          <w:fldChar w:fldCharType="end"/>
        </w:r>
      </w:hyperlink>
    </w:p>
    <w:p w14:paraId="3A1E09F0" w14:textId="06BBE6BD"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6" w:history="1">
        <w:r w:rsidR="00354D14" w:rsidRPr="004A2D5F">
          <w:rPr>
            <w:rStyle w:val="Hyperlink"/>
            <w:noProof/>
          </w:rPr>
          <w:t>Table 27</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Operation codes</w:t>
        </w:r>
        <w:r w:rsidR="00354D14">
          <w:rPr>
            <w:noProof/>
            <w:webHidden/>
          </w:rPr>
          <w:tab/>
        </w:r>
        <w:r w:rsidR="00354D14">
          <w:rPr>
            <w:noProof/>
            <w:webHidden/>
          </w:rPr>
          <w:fldChar w:fldCharType="begin"/>
        </w:r>
        <w:r w:rsidR="00354D14">
          <w:rPr>
            <w:noProof/>
            <w:webHidden/>
          </w:rPr>
          <w:instrText xml:space="preserve"> PAGEREF _Toc170288666 \h </w:instrText>
        </w:r>
        <w:r w:rsidR="00354D14">
          <w:rPr>
            <w:noProof/>
            <w:webHidden/>
          </w:rPr>
        </w:r>
        <w:r w:rsidR="00354D14">
          <w:rPr>
            <w:noProof/>
            <w:webHidden/>
          </w:rPr>
          <w:fldChar w:fldCharType="separate"/>
        </w:r>
        <w:r w:rsidR="00B95831">
          <w:rPr>
            <w:noProof/>
            <w:webHidden/>
          </w:rPr>
          <w:t>88</w:t>
        </w:r>
        <w:r w:rsidR="00354D14">
          <w:rPr>
            <w:noProof/>
            <w:webHidden/>
          </w:rPr>
          <w:fldChar w:fldCharType="end"/>
        </w:r>
      </w:hyperlink>
    </w:p>
    <w:p w14:paraId="2D700432" w14:textId="2A1F0C50"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7" w:history="1">
        <w:r w:rsidR="00354D14" w:rsidRPr="004A2D5F">
          <w:rPr>
            <w:rStyle w:val="Hyperlink"/>
            <w:noProof/>
          </w:rPr>
          <w:t>Table 28</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Example of a calculation</w:t>
        </w:r>
        <w:r w:rsidR="00354D14">
          <w:rPr>
            <w:noProof/>
            <w:webHidden/>
          </w:rPr>
          <w:tab/>
        </w:r>
        <w:r w:rsidR="00354D14">
          <w:rPr>
            <w:noProof/>
            <w:webHidden/>
          </w:rPr>
          <w:fldChar w:fldCharType="begin"/>
        </w:r>
        <w:r w:rsidR="00354D14">
          <w:rPr>
            <w:noProof/>
            <w:webHidden/>
          </w:rPr>
          <w:instrText xml:space="preserve"> PAGEREF _Toc170288667 \h </w:instrText>
        </w:r>
        <w:r w:rsidR="00354D14">
          <w:rPr>
            <w:noProof/>
            <w:webHidden/>
          </w:rPr>
        </w:r>
        <w:r w:rsidR="00354D14">
          <w:rPr>
            <w:noProof/>
            <w:webHidden/>
          </w:rPr>
          <w:fldChar w:fldCharType="separate"/>
        </w:r>
        <w:r w:rsidR="00B95831">
          <w:rPr>
            <w:noProof/>
            <w:webHidden/>
          </w:rPr>
          <w:t>94</w:t>
        </w:r>
        <w:r w:rsidR="00354D14">
          <w:rPr>
            <w:noProof/>
            <w:webHidden/>
          </w:rPr>
          <w:fldChar w:fldCharType="end"/>
        </w:r>
      </w:hyperlink>
    </w:p>
    <w:p w14:paraId="006296E9" w14:textId="3D5DBAFF" w:rsidR="002D4343" w:rsidRDefault="006613DD" w:rsidP="008776FB">
      <w:pPr>
        <w:pStyle w:val="BodyText"/>
        <w:tabs>
          <w:tab w:val="left" w:pos="1134"/>
        </w:tabs>
        <w:ind w:right="504"/>
      </w:pPr>
      <w:r w:rsidRPr="00BA7567">
        <w:fldChar w:fldCharType="end"/>
      </w:r>
    </w:p>
    <w:p w14:paraId="7A24CEDF" w14:textId="77777777" w:rsidR="00A35EE5" w:rsidRPr="00F814B3" w:rsidRDefault="00A35EE5" w:rsidP="004447D8">
      <w:pPr>
        <w:pStyle w:val="BodyText"/>
        <w:ind w:right="504"/>
      </w:pPr>
    </w:p>
    <w:p w14:paraId="3746CB5A" w14:textId="77777777" w:rsidR="00A35EE5" w:rsidRDefault="00A35EE5" w:rsidP="00A93F64">
      <w:pPr>
        <w:pStyle w:val="Headingpreface"/>
        <w:sectPr w:rsidR="00A35EE5" w:rsidSect="00B41EDF">
          <w:headerReference w:type="default" r:id="rId27"/>
          <w:footerReference w:type="even" r:id="rId28"/>
          <w:footerReference w:type="default" r:id="rId29"/>
          <w:footerReference w:type="first" r:id="rId30"/>
          <w:pgSz w:w="11906" w:h="16838" w:code="9"/>
          <w:pgMar w:top="1440" w:right="1009" w:bottom="561" w:left="1009" w:header="709" w:footer="709" w:gutter="0"/>
          <w:pgNumType w:start="1"/>
          <w:cols w:space="708"/>
          <w:titlePg/>
          <w:docGrid w:linePitch="360"/>
        </w:sectPr>
      </w:pPr>
    </w:p>
    <w:p w14:paraId="7409A2EF" w14:textId="2376834E" w:rsidR="006C1EFD" w:rsidRDefault="00DA5685" w:rsidP="00A93F64">
      <w:pPr>
        <w:pStyle w:val="Heading1"/>
      </w:pPr>
      <w:bookmarkStart w:id="727" w:name="_Ref160012265"/>
      <w:bookmarkStart w:id="728" w:name="_Toc172098928"/>
      <w:r>
        <w:lastRenderedPageBreak/>
        <w:t>Introduction</w:t>
      </w:r>
      <w:bookmarkEnd w:id="727"/>
      <w:bookmarkEnd w:id="728"/>
    </w:p>
    <w:p w14:paraId="01D92ADF" w14:textId="2E3F97C0" w:rsidR="00F77E5B" w:rsidRPr="00BA7567" w:rsidRDefault="001026B4" w:rsidP="00D61043">
      <w:pPr>
        <w:pStyle w:val="BodyText"/>
      </w:pPr>
      <w:r w:rsidRPr="00BA7567">
        <w:t>This document provides a comprehensive guide to the Lucid Protocol</w:t>
      </w:r>
      <w:r w:rsidR="00C91E12" w:rsidRPr="00BA7567">
        <w:t xml:space="preserve"> (Luci</w:t>
      </w:r>
      <w:r w:rsidR="00F7665F" w:rsidRPr="00BA7567">
        <w:t>d)</w:t>
      </w:r>
      <w:r w:rsidRPr="00BA7567">
        <w:t xml:space="preserve">, a standard </w:t>
      </w:r>
      <w:r w:rsidR="00F77E5B" w:rsidRPr="00BA7567">
        <w:t xml:space="preserve">that permits electronic devices deployed at user sites to communicate with server systems within the </w:t>
      </w:r>
      <w:r w:rsidR="00CA7455" w:rsidRPr="00BA7567">
        <w:t xml:space="preserve">user’s </w:t>
      </w:r>
      <w:r w:rsidR="00F77E5B" w:rsidRPr="00BA7567">
        <w:t xml:space="preserve">offices. The telemetry data sent using </w:t>
      </w:r>
      <w:r w:rsidR="001D17E5" w:rsidRPr="00BA7567">
        <w:t>Luci</w:t>
      </w:r>
      <w:r w:rsidR="00F70375" w:rsidRPr="00BA7567">
        <w:t>d</w:t>
      </w:r>
      <w:r w:rsidR="00F77E5B" w:rsidRPr="00BA7567">
        <w:t xml:space="preserve"> permits operational staff working for the user to visuali</w:t>
      </w:r>
      <w:r w:rsidR="000A778A" w:rsidRPr="00BA7567">
        <w:t>z</w:t>
      </w:r>
      <w:r w:rsidR="00F77E5B" w:rsidRPr="00BA7567">
        <w:t>e and control their system.</w:t>
      </w:r>
    </w:p>
    <w:p w14:paraId="3D7E5921" w14:textId="3E60643B" w:rsidR="00EA12FA" w:rsidRPr="00BA7567" w:rsidRDefault="00AE0415" w:rsidP="00EA12FA">
      <w:pPr>
        <w:pStyle w:val="BodyText"/>
      </w:pPr>
      <w:r w:rsidRPr="00BA7567">
        <w:t>Lucid</w:t>
      </w:r>
      <w:r w:rsidR="00EA12FA" w:rsidRPr="00BA7567">
        <w:t xml:space="preserve"> provides a rich set of functions, previously implemented in telemetry and remote SCADA systems, using manufacturer-specific protocols.</w:t>
      </w:r>
      <w:r w:rsidRPr="00BA7567">
        <w:t xml:space="preserve"> Additionally, it allows for interoperability between equipment from different manufacturers. </w:t>
      </w:r>
      <w:r w:rsidR="00EA12FA" w:rsidRPr="00BA7567">
        <w:t>By implementing a common standard, Lucid Protocol users can purchase and operate data sources (Field Devices) and server software (Supervisory Applications) from multiple vendors and be assured that they are compatible. This encourages competition between vendors and reduces the costs of procurement, training, operations, and maintenance.</w:t>
      </w:r>
    </w:p>
    <w:p w14:paraId="26D0FFFA" w14:textId="5EBAC0AB" w:rsidR="00DA5685" w:rsidRPr="00DA5685" w:rsidRDefault="00DA5685" w:rsidP="00DA5685">
      <w:pPr>
        <w:pStyle w:val="BodyText"/>
      </w:pPr>
      <w:r w:rsidRPr="00BA7567">
        <w:t>This document contains the technical detail of the protocol. Appendices contain protocol schema and samples.</w:t>
      </w:r>
    </w:p>
    <w:p w14:paraId="49180BC7" w14:textId="31A02FC8" w:rsidR="00433B53" w:rsidRDefault="00DA5685" w:rsidP="00DA5685">
      <w:pPr>
        <w:pStyle w:val="Heading2"/>
      </w:pPr>
      <w:bookmarkStart w:id="729" w:name="_Toc172098929"/>
      <w:r>
        <w:t>Purpose</w:t>
      </w:r>
      <w:bookmarkEnd w:id="729"/>
    </w:p>
    <w:p w14:paraId="1E1E78A6" w14:textId="2F50CB1F" w:rsidR="00DA5685" w:rsidRPr="00DA5685" w:rsidRDefault="00DA5685" w:rsidP="00DA5685">
      <w:pPr>
        <w:pStyle w:val="BodyText"/>
      </w:pPr>
      <w:r>
        <w:t>The protocol can be used in any industry for the management of remote data gathering and control devices.</w:t>
      </w:r>
      <w:r w:rsidR="00875AEA">
        <w:t xml:space="preserve"> </w:t>
      </w:r>
    </w:p>
    <w:p w14:paraId="42B471EB" w14:textId="64B41F6A" w:rsidR="00B32307" w:rsidRDefault="009C2216" w:rsidP="004447D8">
      <w:pPr>
        <w:pStyle w:val="BodyText"/>
        <w:ind w:right="504"/>
      </w:pPr>
      <w:r w:rsidRPr="009C2216">
        <w:t>Goals for Lucid include:</w:t>
      </w:r>
    </w:p>
    <w:p w14:paraId="11390C88" w14:textId="7195C478" w:rsidR="009C2216" w:rsidRDefault="009C2216" w:rsidP="009C2216">
      <w:pPr>
        <w:pStyle w:val="Bullet"/>
      </w:pPr>
      <w:r>
        <w:t xml:space="preserve">Is simple to implement. </w:t>
      </w:r>
      <w:r>
        <w:br/>
        <w:t>Built on standard protocols, techniques, and libraries.</w:t>
      </w:r>
    </w:p>
    <w:p w14:paraId="54A267D1" w14:textId="011B3E86" w:rsidR="009C2216" w:rsidRDefault="009C2216" w:rsidP="009C2216">
      <w:pPr>
        <w:pStyle w:val="Bullet"/>
      </w:pPr>
      <w:r>
        <w:t>Makes efficient use of network resources.</w:t>
      </w:r>
      <w:r>
        <w:br/>
        <w:t>Needs to work in all common situations from application to application transferring thousands of packets per minute, down to tiny devices using unreliable slow connections.</w:t>
      </w:r>
    </w:p>
    <w:p w14:paraId="75758F6B" w14:textId="6D677EAD" w:rsidR="009C2216" w:rsidRDefault="009C2216" w:rsidP="009C2216">
      <w:pPr>
        <w:pStyle w:val="Bullet"/>
      </w:pPr>
      <w:r>
        <w:t>Has a flexible architecture.</w:t>
      </w:r>
      <w:r>
        <w:br/>
      </w:r>
      <w:r w:rsidR="002F7DF9">
        <w:t>Connects devices</w:t>
      </w:r>
      <w:r>
        <w:t xml:space="preserve"> to single or multiple applications and a wide variety of communications scenarios.</w:t>
      </w:r>
    </w:p>
    <w:p w14:paraId="3A0BFB8D" w14:textId="78B8E379" w:rsidR="009C2216" w:rsidRPr="00BA7567" w:rsidRDefault="009C2216" w:rsidP="009C2216">
      <w:pPr>
        <w:pStyle w:val="Bullet"/>
      </w:pPr>
      <w:r w:rsidRPr="00BA7567">
        <w:t>Maintains common outstation and data logging functionality</w:t>
      </w:r>
      <w:r w:rsidR="002F7DF9" w:rsidRPr="00BA7567">
        <w:t>.</w:t>
      </w:r>
      <w:r w:rsidR="002F7DF9" w:rsidRPr="00BA7567">
        <w:br/>
        <w:t>Has</w:t>
      </w:r>
      <w:r w:rsidRPr="00BA7567">
        <w:t xml:space="preserve"> </w:t>
      </w:r>
      <w:r w:rsidR="002F7DF9" w:rsidRPr="00BA7567">
        <w:t xml:space="preserve">the </w:t>
      </w:r>
      <w:r w:rsidRPr="00BA7567">
        <w:t xml:space="preserve">smallest cost to </w:t>
      </w:r>
      <w:r w:rsidRPr="00BA7567" w:rsidDel="002357EF">
        <w:t>implement</w:t>
      </w:r>
      <w:r w:rsidR="002357EF" w:rsidRPr="00BA7567">
        <w:t xml:space="preserve"> and</w:t>
      </w:r>
      <w:r w:rsidRPr="00BA7567">
        <w:t xml:space="preserve"> </w:t>
      </w:r>
      <w:r w:rsidR="00BB6E06" w:rsidRPr="00BA7567">
        <w:t xml:space="preserve">shares the </w:t>
      </w:r>
      <w:r w:rsidR="00BB6E06" w:rsidRPr="00BA7567" w:rsidDel="00B61486">
        <w:t xml:space="preserve">philosophy and </w:t>
      </w:r>
      <w:r w:rsidR="009220BD" w:rsidRPr="00BA7567" w:rsidDel="00B61486">
        <w:t>terminology of</w:t>
      </w:r>
      <w:r w:rsidR="009220BD" w:rsidRPr="00BA7567">
        <w:t xml:space="preserve"> earlier</w:t>
      </w:r>
      <w:r w:rsidRPr="00BA7567">
        <w:t xml:space="preserve"> WITS systems</w:t>
      </w:r>
      <w:r w:rsidR="002F7DF9" w:rsidRPr="00BA7567">
        <w:t>.</w:t>
      </w:r>
    </w:p>
    <w:p w14:paraId="78BE177A" w14:textId="2146CE28" w:rsidR="009C2216" w:rsidRDefault="009C2216" w:rsidP="009C2216">
      <w:pPr>
        <w:pStyle w:val="Bullet"/>
      </w:pPr>
      <w:r>
        <w:t>Economic to maintain validation</w:t>
      </w:r>
      <w:r w:rsidR="002F7DF9">
        <w:t>.</w:t>
      </w:r>
      <w:r w:rsidR="002F7DF9">
        <w:br/>
        <w:t>S</w:t>
      </w:r>
      <w:r>
        <w:t>imple to test and assure functionality and compatibility</w:t>
      </w:r>
      <w:r w:rsidR="002F7DF9">
        <w:t>.</w:t>
      </w:r>
    </w:p>
    <w:p w14:paraId="2F97998F" w14:textId="7311E442" w:rsidR="009C2216" w:rsidRDefault="009C2216" w:rsidP="009C2216">
      <w:pPr>
        <w:pStyle w:val="Bullet"/>
      </w:pPr>
      <w:r>
        <w:t>Security</w:t>
      </w:r>
      <w:r w:rsidR="002F7DF9">
        <w:t>.</w:t>
      </w:r>
      <w:r w:rsidR="002F7DF9">
        <w:br/>
      </w:r>
      <w:r w:rsidR="00875AEA">
        <w:t>Security features are included in the protocol.</w:t>
      </w:r>
    </w:p>
    <w:p w14:paraId="1F831E70" w14:textId="38DFB05F" w:rsidR="006C1EFD" w:rsidRDefault="002F7DF9" w:rsidP="00A93F64">
      <w:pPr>
        <w:pStyle w:val="Heading2"/>
      </w:pPr>
      <w:bookmarkStart w:id="730" w:name="_Toc172098930"/>
      <w:r>
        <w:t>Use of the protocol</w:t>
      </w:r>
      <w:bookmarkEnd w:id="730"/>
    </w:p>
    <w:p w14:paraId="1395F597" w14:textId="2355B903" w:rsidR="002F7DF9" w:rsidRDefault="00937EE8" w:rsidP="002F7DF9">
      <w:pPr>
        <w:pStyle w:val="BodyText"/>
      </w:pPr>
      <w:r>
        <w:t>Lucid</w:t>
      </w:r>
      <w:r w:rsidR="002F7DF9" w:rsidRPr="002F7DF9">
        <w:t xml:space="preserve"> is used to provide communications between a remotely deployed Field </w:t>
      </w:r>
      <w:r w:rsidR="002F7DF9" w:rsidRPr="002F7DF9" w:rsidDel="002357EF">
        <w:t>Device</w:t>
      </w:r>
      <w:r w:rsidR="002357EF">
        <w:t xml:space="preserve"> (</w:t>
      </w:r>
      <w:r w:rsidR="002F7DF9">
        <w:t>FD)</w:t>
      </w:r>
      <w:r w:rsidR="002F7DF9" w:rsidRPr="002F7DF9">
        <w:t xml:space="preserve"> and one or more central Supervisory Applications</w:t>
      </w:r>
      <w:r w:rsidR="002F7DF9">
        <w:t xml:space="preserve"> (SA),</w:t>
      </w:r>
      <w:r w:rsidR="002F7DF9" w:rsidRPr="002F7DF9">
        <w:t xml:space="preserve"> and between Supervisory Applications.</w:t>
      </w:r>
    </w:p>
    <w:tbl>
      <w:tblPr>
        <w:tblW w:w="0" w:type="auto"/>
        <w:tblInd w:w="567" w:type="dxa"/>
        <w:tblLayout w:type="fixed"/>
        <w:tblLook w:val="04A0" w:firstRow="1" w:lastRow="0" w:firstColumn="1" w:lastColumn="0" w:noHBand="0" w:noVBand="1"/>
      </w:tblPr>
      <w:tblGrid>
        <w:gridCol w:w="993"/>
        <w:gridCol w:w="7800"/>
      </w:tblGrid>
      <w:tr w:rsidR="002F7DF9" w:rsidRPr="006A6374" w14:paraId="4D5AB772" w14:textId="77777777" w:rsidTr="005B7817">
        <w:tc>
          <w:tcPr>
            <w:tcW w:w="993" w:type="dxa"/>
            <w:shd w:val="clear" w:color="auto" w:fill="auto"/>
            <w:vAlign w:val="center"/>
          </w:tcPr>
          <w:p w14:paraId="51B21A56" w14:textId="77777777" w:rsidR="002F7DF9" w:rsidRPr="006A6374" w:rsidRDefault="002F7DF9">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7800" w:type="dxa"/>
            <w:tcBorders>
              <w:top w:val="single" w:sz="4" w:space="0" w:color="auto"/>
              <w:bottom w:val="single" w:sz="4" w:space="0" w:color="auto"/>
            </w:tcBorders>
            <w:shd w:val="clear" w:color="auto" w:fill="auto"/>
            <w:vAlign w:val="center"/>
          </w:tcPr>
          <w:p w14:paraId="38A92E1C" w14:textId="593CE45F" w:rsidR="002F7DF9" w:rsidRPr="006A6374" w:rsidRDefault="000D5C6C">
            <w:pPr>
              <w:pStyle w:val="Safetytext"/>
              <w:ind w:right="504"/>
              <w:rPr>
                <w:szCs w:val="20"/>
              </w:rPr>
            </w:pPr>
            <w:r>
              <w:rPr>
                <w:szCs w:val="20"/>
              </w:rPr>
              <w:t>T</w:t>
            </w:r>
            <w:r w:rsidRPr="000D5C6C">
              <w:rPr>
                <w:szCs w:val="20"/>
              </w:rPr>
              <w:t xml:space="preserve">he communications </w:t>
            </w:r>
            <w:r>
              <w:rPr>
                <w:szCs w:val="20"/>
              </w:rPr>
              <w:t>between</w:t>
            </w:r>
            <w:r w:rsidRPr="000D5C6C">
              <w:rPr>
                <w:szCs w:val="20"/>
              </w:rPr>
              <w:t xml:space="preserve"> FD to SA go through an intermediate Broker. So, whenever the text describes communications from an FD to an SA, or </w:t>
            </w:r>
            <w:r>
              <w:rPr>
                <w:szCs w:val="20"/>
              </w:rPr>
              <w:t xml:space="preserve">an </w:t>
            </w:r>
            <w:r w:rsidRPr="000D5C6C">
              <w:rPr>
                <w:szCs w:val="20"/>
              </w:rPr>
              <w:t>SA to an FD, the Broker should be inferred.</w:t>
            </w:r>
          </w:p>
        </w:tc>
      </w:tr>
    </w:tbl>
    <w:p w14:paraId="5BEBAD4D" w14:textId="77777777" w:rsidR="000D5C6C" w:rsidRDefault="000D5C6C" w:rsidP="002F7DF9">
      <w:pPr>
        <w:pStyle w:val="BodyText"/>
      </w:pPr>
    </w:p>
    <w:p w14:paraId="3D70643B" w14:textId="7152DE09" w:rsidR="002F7DF9" w:rsidRDefault="00937EE8" w:rsidP="002F7DF9">
      <w:pPr>
        <w:pStyle w:val="BodyText"/>
      </w:pPr>
      <w:r>
        <w:lastRenderedPageBreak/>
        <w:t>Lucid</w:t>
      </w:r>
      <w:r w:rsidR="000D5C6C" w:rsidRPr="000D5C6C">
        <w:t xml:space="preserve"> supports the transmission of information from the </w:t>
      </w:r>
      <w:r w:rsidR="004755E8">
        <w:t>FD</w:t>
      </w:r>
      <w:r w:rsidR="000D5C6C" w:rsidRPr="000D5C6C">
        <w:t xml:space="preserve"> to the </w:t>
      </w:r>
      <w:r w:rsidR="004755E8">
        <w:t>SA</w:t>
      </w:r>
      <w:r w:rsidR="000D5C6C" w:rsidRPr="000D5C6C">
        <w:t xml:space="preserve">. That information is generally related to </w:t>
      </w:r>
      <w:r w:rsidR="00717858">
        <w:t>p</w:t>
      </w:r>
      <w:r w:rsidR="004B4EE1">
        <w:t>oint</w:t>
      </w:r>
      <w:r w:rsidR="000D5C6C" w:rsidRPr="000D5C6C">
        <w:t>s on the F</w:t>
      </w:r>
      <w:r w:rsidR="000D5C6C">
        <w:t>D</w:t>
      </w:r>
      <w:r w:rsidR="000D5C6C" w:rsidRPr="000D5C6C">
        <w:t xml:space="preserve"> </w:t>
      </w:r>
      <w:r w:rsidR="000D5C6C">
        <w:t>that</w:t>
      </w:r>
      <w:r w:rsidR="000D5C6C" w:rsidRPr="000D5C6C">
        <w:t xml:space="preserve"> provide values users are interested in collecting or monitoring.</w:t>
      </w:r>
    </w:p>
    <w:p w14:paraId="3516A1C9" w14:textId="06AE050C" w:rsidR="000D5C6C" w:rsidRDefault="000D5C6C" w:rsidP="002F7DF9">
      <w:pPr>
        <w:pStyle w:val="BodyText"/>
      </w:pPr>
      <w:r w:rsidRPr="000D5C6C">
        <w:t xml:space="preserve">The </w:t>
      </w:r>
      <w:r w:rsidR="004755E8">
        <w:t>FD</w:t>
      </w:r>
      <w:r w:rsidRPr="000D5C6C">
        <w:t xml:space="preserve">s may be constrained devices of a similar nature to those deployed in </w:t>
      </w:r>
      <w:r w:rsidR="00937EE8">
        <w:t>Internet of Things</w:t>
      </w:r>
      <w:r w:rsidR="00875AEA">
        <w:t xml:space="preserve"> </w:t>
      </w:r>
      <w:r w:rsidR="00937EE8">
        <w:t>(</w:t>
      </w:r>
      <w:r w:rsidRPr="000D5C6C">
        <w:t>IoT</w:t>
      </w:r>
      <w:r w:rsidR="00937EE8">
        <w:t>)</w:t>
      </w:r>
      <w:r w:rsidR="007F4B40">
        <w:t xml:space="preserve"> and</w:t>
      </w:r>
      <w:r w:rsidRPr="000D5C6C">
        <w:t xml:space="preserve"> </w:t>
      </w:r>
      <w:r w:rsidR="00937EE8">
        <w:t>Industrial Internet of Things</w:t>
      </w:r>
      <w:r w:rsidR="00875AEA">
        <w:t xml:space="preserve"> </w:t>
      </w:r>
      <w:r w:rsidR="00937EE8">
        <w:t>(</w:t>
      </w:r>
      <w:r w:rsidRPr="000D5C6C">
        <w:t>IIoT</w:t>
      </w:r>
      <w:r w:rsidR="00937EE8">
        <w:t>)</w:t>
      </w:r>
      <w:r w:rsidR="007F4B40">
        <w:t>,</w:t>
      </w:r>
      <w:r w:rsidRPr="000D5C6C">
        <w:t xml:space="preserve"> or as smaller devices within </w:t>
      </w:r>
      <w:r w:rsidR="00937EE8">
        <w:t>Operational Technology</w:t>
      </w:r>
      <w:r w:rsidR="00875AEA">
        <w:t xml:space="preserve"> </w:t>
      </w:r>
      <w:r w:rsidR="00937EE8">
        <w:t>(</w:t>
      </w:r>
      <w:r w:rsidRPr="000D5C6C">
        <w:t>OT</w:t>
      </w:r>
      <w:r w:rsidR="00937EE8">
        <w:t>)</w:t>
      </w:r>
      <w:r w:rsidRPr="000D5C6C">
        <w:t xml:space="preserve">, but </w:t>
      </w:r>
      <w:r w:rsidR="00937EE8">
        <w:t>Lucid</w:t>
      </w:r>
      <w:r w:rsidRPr="000D5C6C">
        <w:t xml:space="preserve"> is not limited to these styles of devices. Indeed, </w:t>
      </w:r>
      <w:r w:rsidR="00937EE8">
        <w:t>Lucid</w:t>
      </w:r>
      <w:r w:rsidRPr="000D5C6C">
        <w:t xml:space="preserve"> may be used between </w:t>
      </w:r>
      <w:r w:rsidR="004755E8">
        <w:t>SA</w:t>
      </w:r>
      <w:r w:rsidRPr="000D5C6C">
        <w:t>s.</w:t>
      </w:r>
    </w:p>
    <w:p w14:paraId="547F44BA" w14:textId="71FEB681" w:rsidR="007F4B40" w:rsidRDefault="007F4B40" w:rsidP="002F7DF9">
      <w:pPr>
        <w:pStyle w:val="BodyText"/>
      </w:pPr>
      <w:r w:rsidRPr="007F4B40">
        <w:t xml:space="preserve">The types of functions supported by </w:t>
      </w:r>
      <w:r w:rsidR="00937EE8">
        <w:t>Lucid</w:t>
      </w:r>
      <w:r w:rsidRPr="007F4B40">
        <w:t xml:space="preserve"> are those which </w:t>
      </w:r>
      <w:r>
        <w:t>from</w:t>
      </w:r>
      <w:r w:rsidRPr="007F4B40">
        <w:t xml:space="preserve"> normal IoT and OT operations. </w:t>
      </w:r>
      <w:r>
        <w:t>T</w:t>
      </w:r>
      <w:r w:rsidRPr="007F4B40">
        <w:t>he functions originally rose out of requirements within the UK Water Industry</w:t>
      </w:r>
      <w:r>
        <w:t xml:space="preserve"> and</w:t>
      </w:r>
      <w:r w:rsidRPr="007F4B40">
        <w:t xml:space="preserve"> are now considered as common functions across the whole of industrial IoT. </w:t>
      </w:r>
      <w:r w:rsidR="00937EE8">
        <w:t>Lucid</w:t>
      </w:r>
      <w:r w:rsidRPr="007F4B40">
        <w:t xml:space="preserve"> supports the following functions:</w:t>
      </w:r>
    </w:p>
    <w:p w14:paraId="6A0916B6" w14:textId="77777777" w:rsidR="007F4B40" w:rsidRDefault="007F4B40" w:rsidP="007F4B40">
      <w:pPr>
        <w:pStyle w:val="Bullet"/>
      </w:pPr>
      <w:r>
        <w:t>Point information.</w:t>
      </w:r>
    </w:p>
    <w:p w14:paraId="79B92632" w14:textId="77777777" w:rsidR="007F4B40" w:rsidRDefault="007F4B40" w:rsidP="007F4B40">
      <w:pPr>
        <w:pStyle w:val="Bullet"/>
      </w:pPr>
      <w:r>
        <w:t>Point change reporting.</w:t>
      </w:r>
    </w:p>
    <w:p w14:paraId="4EFB4373" w14:textId="131D0206" w:rsidR="007F4B40" w:rsidRDefault="007F4B40" w:rsidP="007F4B40">
      <w:pPr>
        <w:pStyle w:val="Bullet"/>
      </w:pPr>
      <w:r>
        <w:t xml:space="preserve">Control of </w:t>
      </w:r>
      <w:r w:rsidR="005425A5">
        <w:t>point</w:t>
      </w:r>
      <w:r>
        <w:t xml:space="preserve"> values.</w:t>
      </w:r>
    </w:p>
    <w:p w14:paraId="18577336" w14:textId="5AE3524E" w:rsidR="007F4B40" w:rsidRDefault="007F4B40" w:rsidP="007F4B40">
      <w:pPr>
        <w:pStyle w:val="Bullet"/>
      </w:pPr>
      <w:r>
        <w:t xml:space="preserve">Limit and Control Profiles to be used in reporting change or controlling </w:t>
      </w:r>
      <w:r w:rsidR="005425A5">
        <w:t>point</w:t>
      </w:r>
      <w:r>
        <w:t xml:space="preserve"> values.</w:t>
      </w:r>
    </w:p>
    <w:p w14:paraId="6DEBAFB0" w14:textId="5DD96808" w:rsidR="007F4B40" w:rsidRDefault="007F4B40" w:rsidP="007F4B40">
      <w:pPr>
        <w:pStyle w:val="Bullet"/>
      </w:pPr>
      <w:r>
        <w:t xml:space="preserve">Time-summarised </w:t>
      </w:r>
      <w:r w:rsidR="005425A5">
        <w:t>point</w:t>
      </w:r>
      <w:r>
        <w:t>s.</w:t>
      </w:r>
    </w:p>
    <w:p w14:paraId="05BFE150" w14:textId="7878D1BF" w:rsidR="007F4B40" w:rsidRDefault="007F4B40" w:rsidP="007F4B40">
      <w:pPr>
        <w:pStyle w:val="Bullet"/>
      </w:pPr>
      <w:r>
        <w:t xml:space="preserve">Calculated </w:t>
      </w:r>
      <w:r w:rsidR="005425A5">
        <w:t>point</w:t>
      </w:r>
      <w:r>
        <w:t>s.</w:t>
      </w:r>
    </w:p>
    <w:p w14:paraId="2D335C9B" w14:textId="4E137A3B" w:rsidR="007F4B40" w:rsidRDefault="007F4B40" w:rsidP="007F4B40">
      <w:pPr>
        <w:pStyle w:val="Bullet"/>
      </w:pPr>
      <w:r>
        <w:t xml:space="preserve">Logging of </w:t>
      </w:r>
      <w:r w:rsidR="005425A5">
        <w:t>point</w:t>
      </w:r>
      <w:r>
        <w:t xml:space="preserve"> data for later retrieval.</w:t>
      </w:r>
    </w:p>
    <w:p w14:paraId="26747609" w14:textId="77777777" w:rsidR="007F4B40" w:rsidRDefault="007F4B40" w:rsidP="007F4B40">
      <w:pPr>
        <w:pStyle w:val="Bullet"/>
      </w:pPr>
      <w:r>
        <w:t>Synchronisation of time.</w:t>
      </w:r>
    </w:p>
    <w:p w14:paraId="5CE0F4EF" w14:textId="77777777" w:rsidR="007F4B40" w:rsidRDefault="007F4B40" w:rsidP="007F4B40">
      <w:pPr>
        <w:pStyle w:val="Bullet"/>
      </w:pPr>
      <w:r>
        <w:t>Management of connections.</w:t>
      </w:r>
    </w:p>
    <w:p w14:paraId="3D216179" w14:textId="77777777" w:rsidR="007F4B40" w:rsidRDefault="007F4B40" w:rsidP="007F4B40">
      <w:pPr>
        <w:pStyle w:val="Bullet"/>
      </w:pPr>
      <w:r>
        <w:t>Definition of device capabilities.</w:t>
      </w:r>
    </w:p>
    <w:p w14:paraId="44A520F8" w14:textId="77777777" w:rsidR="007F4B40" w:rsidRDefault="007F4B40" w:rsidP="007F4B40">
      <w:pPr>
        <w:pStyle w:val="Bullet"/>
      </w:pPr>
      <w:r>
        <w:t>Monitoring and controlling device configuration.</w:t>
      </w:r>
    </w:p>
    <w:p w14:paraId="0DEEA4E9" w14:textId="77777777" w:rsidR="007F4B40" w:rsidRDefault="007F4B40" w:rsidP="007F4B40">
      <w:pPr>
        <w:pStyle w:val="Bullet"/>
      </w:pPr>
      <w:r>
        <w:t>Provision of security.</w:t>
      </w:r>
    </w:p>
    <w:p w14:paraId="173937D1" w14:textId="5D053550" w:rsidR="007F4B40" w:rsidRDefault="007F4B40" w:rsidP="007F4B40">
      <w:pPr>
        <w:pStyle w:val="Bullet"/>
      </w:pPr>
      <w:r>
        <w:t xml:space="preserve">Vendor customisable extensions for </w:t>
      </w:r>
      <w:r w:rsidR="004755E8">
        <w:t>SA</w:t>
      </w:r>
      <w:r>
        <w:t xml:space="preserve"> UI layout.</w:t>
      </w:r>
    </w:p>
    <w:p w14:paraId="0ACEB136" w14:textId="744D9FCF" w:rsidR="00875AEA" w:rsidRDefault="00875AEA" w:rsidP="007F4B40">
      <w:pPr>
        <w:pStyle w:val="Bullet"/>
      </w:pPr>
      <w:r>
        <w:t>Download and upgrade of device firmware.</w:t>
      </w:r>
    </w:p>
    <w:p w14:paraId="40480131" w14:textId="118EC90F" w:rsidR="007F4B40" w:rsidRDefault="007F4B40" w:rsidP="007F4B40">
      <w:pPr>
        <w:pStyle w:val="Heading2"/>
      </w:pPr>
      <w:bookmarkStart w:id="731" w:name="_Toc172098931"/>
      <w:r>
        <w:t>Protocol history</w:t>
      </w:r>
      <w:bookmarkEnd w:id="731"/>
    </w:p>
    <w:p w14:paraId="558EC84A" w14:textId="6BAF8DF6" w:rsidR="007F4B40" w:rsidRDefault="00937EE8" w:rsidP="007F4B40">
      <w:pPr>
        <w:pStyle w:val="BodyText"/>
      </w:pPr>
      <w:r>
        <w:t>Lucid</w:t>
      </w:r>
      <w:r w:rsidR="007F4B40" w:rsidRPr="007F4B40">
        <w:t xml:space="preserve"> was inspired by the WITS-DNP3 protocol, which is deployed throughout the UK, largely by </w:t>
      </w:r>
      <w:r w:rsidR="00405E4C" w:rsidRPr="007F4B40">
        <w:t>water companies</w:t>
      </w:r>
      <w:r w:rsidR="007F4B40" w:rsidRPr="007F4B40">
        <w:t xml:space="preserve">. It was first named WITS-IoT and was rebranded to Lucid in early 2023. </w:t>
      </w:r>
    </w:p>
    <w:p w14:paraId="3F1FAE62" w14:textId="01A6F668" w:rsidR="007F4B40" w:rsidRDefault="007F4B40" w:rsidP="007F4B40">
      <w:pPr>
        <w:pStyle w:val="Heading2"/>
      </w:pPr>
      <w:bookmarkStart w:id="732" w:name="_Toc172098932"/>
      <w:r>
        <w:t>Protocol transport</w:t>
      </w:r>
      <w:bookmarkEnd w:id="732"/>
    </w:p>
    <w:p w14:paraId="64D89FA5" w14:textId="65C06478" w:rsidR="001A438B" w:rsidRDefault="00937EE8" w:rsidP="007F4B40">
      <w:pPr>
        <w:pStyle w:val="BodyText"/>
      </w:pPr>
      <w:r>
        <w:t>Lucid</w:t>
      </w:r>
      <w:r w:rsidR="007F4B40">
        <w:t xml:space="preserve"> uses MQTT as a transport mechanism. Messages are exchanged over several predefined </w:t>
      </w:r>
      <w:r w:rsidR="00FB1382" w:rsidRPr="00BA7567">
        <w:t>Topic</w:t>
      </w:r>
      <w:r w:rsidR="007F4B40" w:rsidRPr="00BA7567">
        <w:t xml:space="preserve">s in </w:t>
      </w:r>
      <w:r w:rsidR="00D037F1" w:rsidRPr="00BA7567">
        <w:t>an</w:t>
      </w:r>
      <w:r w:rsidR="0008570A" w:rsidRPr="00BA7567">
        <w:t xml:space="preserve"> </w:t>
      </w:r>
      <w:r w:rsidR="007F4B40" w:rsidRPr="00BA7567">
        <w:t>MQTT</w:t>
      </w:r>
      <w:r w:rsidR="0008570A" w:rsidRPr="00BA7567">
        <w:t xml:space="preserve"> Broker</w:t>
      </w:r>
      <w:r w:rsidR="007F4B40" w:rsidRPr="00BA7567">
        <w:t>.</w:t>
      </w:r>
      <w:r w:rsidR="00947A5E">
        <w:t xml:space="preserve"> </w:t>
      </w:r>
    </w:p>
    <w:p w14:paraId="6316B1E3" w14:textId="5A05EA75" w:rsidR="00947A5E" w:rsidRPr="00BD0D5B" w:rsidRDefault="001A438B" w:rsidP="00BF37A7">
      <w:pPr>
        <w:pStyle w:val="BodyText"/>
        <w:rPr>
          <w:rStyle w:val="Crossreference"/>
        </w:rPr>
      </w:pPr>
      <w:r w:rsidRPr="00BF37A7">
        <w:rPr>
          <w:rStyle w:val="Hyperlink"/>
          <w:color w:val="auto"/>
          <w:u w:val="none"/>
        </w:rPr>
        <w:t>For more information, see</w:t>
      </w:r>
      <w:r w:rsidR="003C3580">
        <w:rPr>
          <w:rStyle w:val="Hyperlink"/>
          <w:color w:val="auto"/>
          <w:u w:val="none"/>
        </w:rPr>
        <w:t xml:space="preserve"> Section </w:t>
      </w:r>
      <w:r w:rsidR="003C3580" w:rsidRPr="003C3580">
        <w:rPr>
          <w:rStyle w:val="Crossreference"/>
        </w:rPr>
        <w:fldChar w:fldCharType="begin"/>
      </w:r>
      <w:r w:rsidR="003C3580" w:rsidRPr="003C3580">
        <w:rPr>
          <w:rStyle w:val="Crossreference"/>
        </w:rPr>
        <w:instrText xml:space="preserve"> REF _Ref160026567 \r \h </w:instrText>
      </w:r>
      <w:r w:rsidR="003C3580">
        <w:rPr>
          <w:rStyle w:val="Crossreference"/>
        </w:rPr>
        <w:instrText xml:space="preserve"> \* MERGEFORMAT </w:instrText>
      </w:r>
      <w:r w:rsidR="003C3580" w:rsidRPr="003C3580">
        <w:rPr>
          <w:rStyle w:val="Crossreference"/>
        </w:rPr>
      </w:r>
      <w:r w:rsidR="003C3580" w:rsidRPr="003C3580">
        <w:rPr>
          <w:rStyle w:val="Crossreference"/>
        </w:rPr>
        <w:fldChar w:fldCharType="separate"/>
      </w:r>
      <w:r w:rsidR="00B95831">
        <w:rPr>
          <w:rStyle w:val="Crossreference"/>
        </w:rPr>
        <w:t>6</w:t>
      </w:r>
      <w:r w:rsidR="003C3580" w:rsidRPr="003C3580">
        <w:rPr>
          <w:rStyle w:val="Crossreference"/>
        </w:rPr>
        <w:fldChar w:fldCharType="end"/>
      </w:r>
      <w:r w:rsidR="003C3580" w:rsidRPr="003C3580">
        <w:rPr>
          <w:rStyle w:val="Crossreference"/>
        </w:rPr>
        <w:t xml:space="preserve">, </w:t>
      </w:r>
      <w:r w:rsidR="003C3580" w:rsidRPr="003C3580">
        <w:rPr>
          <w:rStyle w:val="Crossreference"/>
        </w:rPr>
        <w:fldChar w:fldCharType="begin"/>
      </w:r>
      <w:r w:rsidR="003C3580" w:rsidRPr="003C3580">
        <w:rPr>
          <w:rStyle w:val="Crossreference"/>
        </w:rPr>
        <w:instrText xml:space="preserve"> REF _Ref160026567 \h </w:instrText>
      </w:r>
      <w:r w:rsidR="003C3580">
        <w:rPr>
          <w:rStyle w:val="Crossreference"/>
        </w:rPr>
        <w:instrText xml:space="preserve"> \* MERGEFORMAT </w:instrText>
      </w:r>
      <w:r w:rsidR="003C3580" w:rsidRPr="003C3580">
        <w:rPr>
          <w:rStyle w:val="Crossreference"/>
        </w:rPr>
      </w:r>
      <w:r w:rsidR="003C3580" w:rsidRPr="003C3580">
        <w:rPr>
          <w:rStyle w:val="Crossreference"/>
        </w:rPr>
        <w:fldChar w:fldCharType="separate"/>
      </w:r>
      <w:ins w:id="733" w:author="Gavin Rawson" w:date="2024-07-17T08:57:00Z" w16du:dateUtc="2024-07-17T07:57:00Z">
        <w:r w:rsidR="00B95831" w:rsidRPr="00B95831">
          <w:rPr>
            <w:rStyle w:val="Crossreference"/>
            <w:rPrChange w:id="734" w:author="Gavin Rawson" w:date="2024-07-17T08:57:00Z" w16du:dateUtc="2024-07-17T07:57:00Z">
              <w:rPr/>
            </w:rPrChange>
          </w:rPr>
          <w:t>Use of MQTT</w:t>
        </w:r>
      </w:ins>
      <w:del w:id="735" w:author="Gavin Rawson" w:date="2024-07-15T12:48:00Z" w16du:dateUtc="2024-07-15T11:48:00Z">
        <w:r w:rsidR="002B16D9" w:rsidRPr="00041655" w:rsidDel="00461D1E">
          <w:rPr>
            <w:rStyle w:val="Crossreference"/>
          </w:rPr>
          <w:delText>Use of MQTT</w:delText>
        </w:r>
      </w:del>
      <w:r w:rsidR="003C3580" w:rsidRPr="003C3580">
        <w:rPr>
          <w:rStyle w:val="Crossreference"/>
        </w:rPr>
        <w:fldChar w:fldCharType="end"/>
      </w:r>
      <w:r w:rsidR="007F4B40" w:rsidRPr="00BF37A7">
        <w:rPr>
          <w:rStyle w:val="Hyperlink"/>
          <w:color w:val="auto"/>
          <w:u w:val="none"/>
        </w:rPr>
        <w:t>.</w:t>
      </w:r>
    </w:p>
    <w:p w14:paraId="69E27B43" w14:textId="6F21B18F" w:rsidR="007F4B40" w:rsidRDefault="007F4B40" w:rsidP="007F4B40">
      <w:pPr>
        <w:pStyle w:val="BodyText"/>
      </w:pPr>
      <w:r>
        <w:t xml:space="preserve">Lucid users publish and subscribe to these </w:t>
      </w:r>
      <w:r w:rsidR="00FB1382">
        <w:t>Topic</w:t>
      </w:r>
      <w:r>
        <w:t xml:space="preserve">s to exchange messages of defined formats. </w:t>
      </w:r>
    </w:p>
    <w:p w14:paraId="4B00A6F6" w14:textId="2E054430" w:rsidR="001A438B" w:rsidRDefault="007F4B40" w:rsidP="007F4B40">
      <w:pPr>
        <w:pStyle w:val="BodyText"/>
      </w:pPr>
      <w:r>
        <w:t xml:space="preserve">Lucid formalises the definition of the FD and SA and how they are expected to operate to allow specification of the message content. </w:t>
      </w:r>
      <w:r w:rsidR="00937EE8">
        <w:t>Lucid</w:t>
      </w:r>
      <w:r>
        <w:t xml:space="preserve"> provides a definition of the JSON to be used as the content of the MQTT messages. This is provided through examples and the use of a JSON schema. </w:t>
      </w:r>
    </w:p>
    <w:p w14:paraId="309FAA8F" w14:textId="782DD9DA" w:rsidR="007F4B40" w:rsidRDefault="001A438B" w:rsidP="007F4B40">
      <w:pPr>
        <w:pStyle w:val="BodyText"/>
      </w:pPr>
      <w:r>
        <w:t>For more information, see</w:t>
      </w:r>
      <w:r w:rsidR="00A05273">
        <w:t xml:space="preserve"> </w:t>
      </w:r>
      <w:r w:rsidR="00A05273" w:rsidRPr="00BD0D5B">
        <w:rPr>
          <w:rStyle w:val="Crossreference"/>
        </w:rPr>
        <w:fldChar w:fldCharType="begin"/>
      </w:r>
      <w:r w:rsidR="00A05273" w:rsidRPr="00BD0D5B">
        <w:rPr>
          <w:rStyle w:val="Crossreference"/>
        </w:rPr>
        <w:instrText xml:space="preserve"> REF JSONSchema \h </w:instrText>
      </w:r>
      <w:r w:rsidR="0078652F" w:rsidRPr="00BD0D5B">
        <w:rPr>
          <w:rStyle w:val="Crossreference"/>
        </w:rPr>
        <w:instrText xml:space="preserve"> \* MERGEFORMAT </w:instrText>
      </w:r>
      <w:r w:rsidR="00A05273" w:rsidRPr="00BD0D5B">
        <w:rPr>
          <w:rStyle w:val="Crossreference"/>
        </w:rPr>
      </w:r>
      <w:r w:rsidR="00A05273" w:rsidRPr="00BD0D5B">
        <w:rPr>
          <w:rStyle w:val="Crossreference"/>
        </w:rPr>
        <w:fldChar w:fldCharType="separate"/>
      </w:r>
      <w:ins w:id="736" w:author="Gavin Rawson" w:date="2024-07-17T08:57:00Z" w16du:dateUtc="2024-07-17T07:57:00Z">
        <w:r w:rsidR="00B95831" w:rsidRPr="00B95831">
          <w:rPr>
            <w:rStyle w:val="Crossreference"/>
            <w:rFonts w:eastAsia="DengXian"/>
            <w:rPrChange w:id="737" w:author="Gavin Rawson" w:date="2024-07-17T08:57:00Z" w16du:dateUtc="2024-07-17T07:57:00Z">
              <w:rPr>
                <w:rFonts w:eastAsia="DengXian" w:cs="Arial"/>
                <w:lang w:eastAsia="en-US"/>
              </w:rPr>
            </w:rPrChange>
          </w:rPr>
          <w:t>[JSONSchema]</w:t>
        </w:r>
      </w:ins>
      <w:del w:id="738" w:author="Gavin Rawson" w:date="2024-07-15T12:48:00Z" w16du:dateUtc="2024-07-15T11:48:00Z">
        <w:r w:rsidR="002B16D9" w:rsidRPr="00041655" w:rsidDel="00461D1E">
          <w:rPr>
            <w:rStyle w:val="Crossreference"/>
            <w:rFonts w:eastAsia="DengXian"/>
          </w:rPr>
          <w:delText>[JSONSchema]</w:delText>
        </w:r>
      </w:del>
      <w:r w:rsidR="00A05273" w:rsidRPr="00BD0D5B">
        <w:rPr>
          <w:rStyle w:val="Crossreference"/>
        </w:rPr>
        <w:fldChar w:fldCharType="end"/>
      </w:r>
      <w:r w:rsidR="00A05273">
        <w:t>.</w:t>
      </w:r>
    </w:p>
    <w:p w14:paraId="6719773E" w14:textId="3A026C89" w:rsidR="00A05273" w:rsidRDefault="00A05273" w:rsidP="00A05273">
      <w:pPr>
        <w:pStyle w:val="Heading2"/>
      </w:pPr>
      <w:bookmarkStart w:id="739" w:name="_Ref163149864"/>
      <w:bookmarkStart w:id="740" w:name="_Ref163149872"/>
      <w:bookmarkStart w:id="741" w:name="_Ref163149876"/>
      <w:bookmarkStart w:id="742" w:name="_Toc172098933"/>
      <w:r w:rsidRPr="00A05273">
        <w:lastRenderedPageBreak/>
        <w:t xml:space="preserve">Supervisory </w:t>
      </w:r>
      <w:r w:rsidR="006B0494" w:rsidRPr="00A05273">
        <w:t>application</w:t>
      </w:r>
      <w:r w:rsidRPr="00A05273">
        <w:t xml:space="preserve"> and </w:t>
      </w:r>
      <w:r w:rsidR="006B0494" w:rsidRPr="00A05273">
        <w:t>field device</w:t>
      </w:r>
      <w:r w:rsidRPr="00A05273">
        <w:t xml:space="preserve"> </w:t>
      </w:r>
      <w:r>
        <w:t>r</w:t>
      </w:r>
      <w:r w:rsidRPr="00A05273">
        <w:t>elationship</w:t>
      </w:r>
      <w:bookmarkEnd w:id="739"/>
      <w:bookmarkEnd w:id="740"/>
      <w:bookmarkEnd w:id="741"/>
      <w:bookmarkEnd w:id="742"/>
    </w:p>
    <w:p w14:paraId="12F93A73" w14:textId="17345BD6" w:rsidR="00A05273" w:rsidRDefault="00A05273" w:rsidP="00A05273">
      <w:pPr>
        <w:pStyle w:val="BodyText"/>
      </w:pPr>
      <w:r w:rsidRPr="00A05273">
        <w:t>There is a many-to-many relationship between SA</w:t>
      </w:r>
      <w:r w:rsidR="00FC6E75">
        <w:t>s</w:t>
      </w:r>
      <w:r w:rsidRPr="00A05273">
        <w:t xml:space="preserve"> and FD</w:t>
      </w:r>
      <w:r w:rsidR="00FC6E75">
        <w:t>s</w:t>
      </w:r>
      <w:r w:rsidRPr="00A05273">
        <w:t>.</w:t>
      </w:r>
      <w:r>
        <w:t xml:space="preserve"> That is,</w:t>
      </w:r>
      <w:r w:rsidRPr="00A05273">
        <w:t xml:space="preserve"> an FD may report and be controlled by multiple SA</w:t>
      </w:r>
      <w:r w:rsidR="00550792">
        <w:t>s</w:t>
      </w:r>
      <w:r w:rsidRPr="00A05273">
        <w:t xml:space="preserve"> via the </w:t>
      </w:r>
      <w:r w:rsidR="00FB1382">
        <w:t>Broker</w:t>
      </w:r>
      <w:r w:rsidRPr="00A05273">
        <w:t xml:space="preserve">. </w:t>
      </w:r>
      <w:r w:rsidR="00781EEF">
        <w:t>Also,</w:t>
      </w:r>
      <w:r w:rsidR="003C3580">
        <w:t xml:space="preserve"> an SA may monitor and control many FDs. </w:t>
      </w:r>
      <w:r w:rsidRPr="00A05273">
        <w:t>The exchange of a Configuration Version (cVer) between FD</w:t>
      </w:r>
      <w:r w:rsidR="004D4235">
        <w:t>s</w:t>
      </w:r>
      <w:r w:rsidRPr="00A05273">
        <w:t xml:space="preserve"> and SA</w:t>
      </w:r>
      <w:r w:rsidR="004D4235">
        <w:t>s</w:t>
      </w:r>
      <w:r w:rsidRPr="00A05273">
        <w:t xml:space="preserve"> provides </w:t>
      </w:r>
      <w:r>
        <w:t>the</w:t>
      </w:r>
      <w:r w:rsidRPr="00A05273">
        <w:t xml:space="preserve"> mechanism to manage change.</w:t>
      </w:r>
    </w:p>
    <w:p w14:paraId="549CFE5E" w14:textId="268263CA" w:rsidR="00A05273" w:rsidRDefault="00A05273" w:rsidP="00A05273">
      <w:pPr>
        <w:pStyle w:val="Heading2"/>
      </w:pPr>
      <w:bookmarkStart w:id="743" w:name="_Toc172098934"/>
      <w:r w:rsidRPr="00A05273">
        <w:t xml:space="preserve">Lucid </w:t>
      </w:r>
      <w:r w:rsidR="00A018AA">
        <w:t>b</w:t>
      </w:r>
      <w:r w:rsidRPr="00A05273">
        <w:t xml:space="preserve">etween </w:t>
      </w:r>
      <w:r w:rsidR="006B0494" w:rsidRPr="00A05273">
        <w:t>supervisory applications</w:t>
      </w:r>
      <w:bookmarkEnd w:id="743"/>
    </w:p>
    <w:p w14:paraId="0711C696" w14:textId="5141B960" w:rsidR="00A05273" w:rsidRDefault="00A05273" w:rsidP="00A05273">
      <w:pPr>
        <w:pStyle w:val="BodyText"/>
      </w:pPr>
      <w:r>
        <w:t xml:space="preserve">Lucid may be used between SAs, without </w:t>
      </w:r>
      <w:r w:rsidR="004755E8">
        <w:t>an FD</w:t>
      </w:r>
      <w:r>
        <w:t xml:space="preserve">. In this operating mode, one SA assumes the role of </w:t>
      </w:r>
      <w:r w:rsidR="00550792">
        <w:t xml:space="preserve">an </w:t>
      </w:r>
      <w:r>
        <w:t>F</w:t>
      </w:r>
      <w:r w:rsidR="00550792">
        <w:t>D</w:t>
      </w:r>
      <w:r>
        <w:t xml:space="preserve"> and generates Lucid Protocol content as if it was a Lucid FD. This can be useful for sharing FD configuration, data, and control messages between Lucid SAs.</w:t>
      </w:r>
    </w:p>
    <w:p w14:paraId="641E069A" w14:textId="407131DB" w:rsidR="00A05273" w:rsidRDefault="00A05273" w:rsidP="00A05273">
      <w:pPr>
        <w:pStyle w:val="BodyText"/>
      </w:pPr>
      <w:r>
        <w:t>Example</w:t>
      </w:r>
      <w:r w:rsidR="00550792">
        <w:t>:</w:t>
      </w:r>
      <w:r w:rsidR="00550792">
        <w:br/>
        <w:t>T</w:t>
      </w:r>
      <w:r>
        <w:t xml:space="preserve">his may be used where a Lucid SA also operates non-Lucid </w:t>
      </w:r>
      <w:r w:rsidR="00550792">
        <w:t>n</w:t>
      </w:r>
      <w:r>
        <w:t>ative FDs and needs to share the configuration, data, and control messages with a separate Lucid SA</w:t>
      </w:r>
      <w:r w:rsidR="00550792">
        <w:t>. T</w:t>
      </w:r>
      <w:r>
        <w:t>his allows a pure Lucid SA to fully operate with non-Lucid FDs using an intermediary Lucid-to-Native SA.</w:t>
      </w:r>
    </w:p>
    <w:p w14:paraId="77CED901" w14:textId="5AD8E009" w:rsidR="00550792" w:rsidRDefault="00550792" w:rsidP="00550792">
      <w:pPr>
        <w:pStyle w:val="Heading2"/>
      </w:pPr>
      <w:bookmarkStart w:id="744" w:name="_Toc172098935"/>
      <w:r>
        <w:t>Data representation</w:t>
      </w:r>
      <w:bookmarkEnd w:id="744"/>
    </w:p>
    <w:p w14:paraId="2CB5CFAC" w14:textId="08B76221" w:rsidR="00550792" w:rsidRDefault="00937EE8" w:rsidP="00550792">
      <w:pPr>
        <w:pStyle w:val="BodyText"/>
      </w:pPr>
      <w:r w:rsidRPr="00BA7567">
        <w:t>Lucid</w:t>
      </w:r>
      <w:r w:rsidR="00550792" w:rsidRPr="00BA7567">
        <w:t xml:space="preserve"> consists of </w:t>
      </w:r>
      <w:r w:rsidR="00DC4978" w:rsidRPr="00BA7567">
        <w:t xml:space="preserve">MQTT </w:t>
      </w:r>
      <w:r w:rsidR="00550792" w:rsidRPr="00BA7567">
        <w:t xml:space="preserve">Topics and </w:t>
      </w:r>
      <w:r w:rsidR="00DC4978" w:rsidRPr="00BA7567">
        <w:t xml:space="preserve">JSON </w:t>
      </w:r>
      <w:r w:rsidR="00550792" w:rsidRPr="00BA7567">
        <w:t>Payloads:</w:t>
      </w:r>
      <w:r w:rsidR="00550792" w:rsidRPr="00550792">
        <w:t xml:space="preserve"> </w:t>
      </w:r>
    </w:p>
    <w:p w14:paraId="3C0D7350" w14:textId="77777777" w:rsidR="00550792" w:rsidRDefault="00550792" w:rsidP="00550792">
      <w:pPr>
        <w:pStyle w:val="Bullet"/>
      </w:pPr>
      <w:r w:rsidRPr="00550792">
        <w:t xml:space="preserve">A Topic defines a named path to data. </w:t>
      </w:r>
    </w:p>
    <w:p w14:paraId="200B4176" w14:textId="7EEEFF2B" w:rsidR="00550792" w:rsidRPr="00550792" w:rsidRDefault="00550792" w:rsidP="00550792">
      <w:pPr>
        <w:pStyle w:val="Bullet"/>
      </w:pPr>
      <w:r w:rsidRPr="00550792">
        <w:t xml:space="preserve">A </w:t>
      </w:r>
      <w:r w:rsidR="00FB1382">
        <w:t>Payload</w:t>
      </w:r>
      <w:r w:rsidRPr="00550792">
        <w:t xml:space="preserve"> could be any data items represented in </w:t>
      </w:r>
      <w:r w:rsidR="00937EE8">
        <w:t>Lucid</w:t>
      </w:r>
      <w:r w:rsidRPr="00550792">
        <w:t xml:space="preserve"> in JSON format but </w:t>
      </w:r>
      <w:r>
        <w:t>may</w:t>
      </w:r>
      <w:r w:rsidRPr="00550792">
        <w:t xml:space="preserve"> be compressed as specified by the </w:t>
      </w:r>
      <w:r w:rsidR="00FB1382">
        <w:t>Payload</w:t>
      </w:r>
      <w:r w:rsidRPr="00550792">
        <w:t xml:space="preserve"> content.</w:t>
      </w:r>
    </w:p>
    <w:p w14:paraId="352D11A6" w14:textId="0416C28D" w:rsidR="00877077" w:rsidRDefault="008149AF" w:rsidP="00A93F64">
      <w:pPr>
        <w:pStyle w:val="Heading1"/>
      </w:pPr>
      <w:bookmarkStart w:id="745" w:name="_Toc172098936"/>
      <w:r>
        <w:lastRenderedPageBreak/>
        <w:t xml:space="preserve">Data </w:t>
      </w:r>
      <w:r w:rsidR="006B0494">
        <w:t>model</w:t>
      </w:r>
      <w:bookmarkEnd w:id="745"/>
    </w:p>
    <w:p w14:paraId="68A2EF49" w14:textId="07901F01" w:rsidR="001729FB" w:rsidRDefault="007C0977" w:rsidP="001729FB">
      <w:pPr>
        <w:pStyle w:val="BodyText"/>
      </w:pPr>
      <w:r w:rsidRPr="007C0977">
        <w:t xml:space="preserve">Communications are defined between </w:t>
      </w:r>
      <w:r w:rsidR="004755E8">
        <w:t>an SA</w:t>
      </w:r>
      <w:r w:rsidRPr="007C0977">
        <w:t xml:space="preserve"> and </w:t>
      </w:r>
      <w:r w:rsidR="004755E8">
        <w:t>FD</w:t>
      </w:r>
      <w:r w:rsidRPr="007C0977">
        <w:t>s</w:t>
      </w:r>
      <w:r>
        <w:t xml:space="preserve"> that</w:t>
      </w:r>
      <w:r w:rsidRPr="007C0977">
        <w:t xml:space="preserve"> can </w:t>
      </w:r>
      <w:r w:rsidR="008F788B">
        <w:t>use</w:t>
      </w:r>
      <w:r w:rsidRPr="007C0977">
        <w:t xml:space="preserve"> any software or hardware architecture</w:t>
      </w:r>
      <w:r>
        <w:t xml:space="preserve">. </w:t>
      </w:r>
      <w:r w:rsidRPr="00BA7567">
        <w:t>Multiple SAs and FDs are possible</w:t>
      </w:r>
      <w:r w:rsidR="001C4933" w:rsidRPr="00BA7567">
        <w:t xml:space="preserve"> on the same system</w:t>
      </w:r>
      <w:r w:rsidRPr="00BA7567">
        <w:t>.</w:t>
      </w:r>
    </w:p>
    <w:p w14:paraId="368213A5" w14:textId="173E5636" w:rsidR="008F788B" w:rsidRDefault="008F788B" w:rsidP="008F788B">
      <w:pPr>
        <w:pStyle w:val="Heading2"/>
      </w:pPr>
      <w:bookmarkStart w:id="746" w:name="_Toc172098937"/>
      <w:r>
        <w:t xml:space="preserve">Field </w:t>
      </w:r>
      <w:r w:rsidR="006B0494">
        <w:t>device</w:t>
      </w:r>
      <w:bookmarkEnd w:id="746"/>
    </w:p>
    <w:p w14:paraId="268F3789" w14:textId="2FFDFB43" w:rsidR="00CA0891" w:rsidRDefault="008F788B" w:rsidP="008F788B">
      <w:pPr>
        <w:pStyle w:val="BodyText"/>
      </w:pPr>
      <w:r>
        <w:t xml:space="preserve">A Field Device is a piece of equipment that is monitoring or controlling one or more physical assets. Each asset may have one or more attributes that the </w:t>
      </w:r>
      <w:r w:rsidR="004755E8">
        <w:t>FD</w:t>
      </w:r>
      <w:r>
        <w:t xml:space="preserve"> is monitoring or controlling. </w:t>
      </w:r>
    </w:p>
    <w:p w14:paraId="57DE5BF6" w14:textId="07DC394F" w:rsidR="00562BE8" w:rsidRDefault="008F788B" w:rsidP="008F788B">
      <w:pPr>
        <w:pStyle w:val="BodyText"/>
      </w:pPr>
      <w:r>
        <w:t>Examples of this are</w:t>
      </w:r>
      <w:r w:rsidR="00562BE8">
        <w:t>:</w:t>
      </w:r>
    </w:p>
    <w:p w14:paraId="694C2E56" w14:textId="75F7FD81" w:rsidR="00562BE8" w:rsidRDefault="00562BE8" w:rsidP="00562BE8">
      <w:pPr>
        <w:pStyle w:val="Bullet"/>
      </w:pPr>
      <w:r>
        <w:t xml:space="preserve">A </w:t>
      </w:r>
      <w:r w:rsidR="008F788B">
        <w:t>pressure sensor on a pipe monitoring the pressure in the pipe</w:t>
      </w:r>
      <w:r>
        <w:t>.</w:t>
      </w:r>
    </w:p>
    <w:p w14:paraId="0711C6B2" w14:textId="3A77E919" w:rsidR="00562BE8" w:rsidRDefault="00562BE8" w:rsidP="00562BE8">
      <w:pPr>
        <w:pStyle w:val="Bullet"/>
      </w:pPr>
      <w:r>
        <w:t xml:space="preserve">A </w:t>
      </w:r>
      <w:r w:rsidR="008F788B">
        <w:t>sensor monitoring a water meter recording water flow over time</w:t>
      </w:r>
      <w:r>
        <w:t>.</w:t>
      </w:r>
    </w:p>
    <w:p w14:paraId="7AB66C7C" w14:textId="428665B0" w:rsidR="008F788B" w:rsidRDefault="004755E8" w:rsidP="00562BE8">
      <w:pPr>
        <w:pStyle w:val="Bullet"/>
      </w:pPr>
      <w:r>
        <w:t>An FD</w:t>
      </w:r>
      <w:r w:rsidR="008F788B">
        <w:t xml:space="preserve"> controlling the switch on a water pump.</w:t>
      </w:r>
    </w:p>
    <w:p w14:paraId="436CC51C" w14:textId="6044D2F6" w:rsidR="008F788B" w:rsidRDefault="004755E8" w:rsidP="008F788B">
      <w:pPr>
        <w:pStyle w:val="BodyText"/>
      </w:pPr>
      <w:r>
        <w:t>FD</w:t>
      </w:r>
      <w:r w:rsidR="008F788B">
        <w:t xml:space="preserve">s have sensor inputs and outputs called </w:t>
      </w:r>
      <w:r w:rsidR="005425A5">
        <w:t>point</w:t>
      </w:r>
      <w:r w:rsidR="008F788B">
        <w:t xml:space="preserve">s that can be individually configured, </w:t>
      </w:r>
      <w:r w:rsidR="008F788B" w:rsidDel="00484EB1">
        <w:t>read</w:t>
      </w:r>
      <w:r w:rsidR="00484EB1">
        <w:t>,</w:t>
      </w:r>
      <w:r w:rsidR="008F788B">
        <w:t xml:space="preserve"> and recorded. Points each have a set of configuration data, often with a wide array of attributes</w:t>
      </w:r>
      <w:r w:rsidR="00562BE8">
        <w:t>,</w:t>
      </w:r>
      <w:r w:rsidR="008F788B">
        <w:t xml:space="preserve"> describing the capabilities of the </w:t>
      </w:r>
      <w:r w:rsidR="005425A5">
        <w:t>point</w:t>
      </w:r>
      <w:r w:rsidR="008F788B">
        <w:t xml:space="preserve"> or asset being monitored and controlled.</w:t>
      </w:r>
    </w:p>
    <w:p w14:paraId="771DA31F" w14:textId="31E2474B" w:rsidR="00562BE8" w:rsidRDefault="008D600C" w:rsidP="008F788B">
      <w:pPr>
        <w:pStyle w:val="BodyText"/>
      </w:pPr>
      <w:r w:rsidRPr="00BA7567">
        <w:t xml:space="preserve">Changes </w:t>
      </w:r>
      <w:r w:rsidR="005F1551" w:rsidRPr="00BA7567">
        <w:t xml:space="preserve">of point values, states and other things can occur within the </w:t>
      </w:r>
      <w:r w:rsidRPr="00BA7567">
        <w:t>FD</w:t>
      </w:r>
      <w:r w:rsidR="005F1551" w:rsidRPr="00BA7567">
        <w:t>. The protocol allows actions</w:t>
      </w:r>
      <w:r w:rsidRPr="00BA7567">
        <w:t xml:space="preserve"> to be </w:t>
      </w:r>
      <w:r w:rsidR="005F1551" w:rsidRPr="00BA7567">
        <w:t xml:space="preserve">associated with these changes on the FD. The actions may cause the generation of events so </w:t>
      </w:r>
      <w:r w:rsidRPr="00BA7567">
        <w:t xml:space="preserve">that </w:t>
      </w:r>
      <w:r w:rsidR="005F1551" w:rsidRPr="00BA7567">
        <w:t>the SA can</w:t>
      </w:r>
      <w:r w:rsidRPr="00BA7567">
        <w:t xml:space="preserve"> be </w:t>
      </w:r>
      <w:r w:rsidR="005F1551" w:rsidRPr="00BA7567">
        <w:t>informed of the changes</w:t>
      </w:r>
      <w:r w:rsidRPr="00BA7567">
        <w:t xml:space="preserve">. Typical FD changes can </w:t>
      </w:r>
      <w:r w:rsidRPr="00BA7567" w:rsidDel="00D32DC1">
        <w:t>be</w:t>
      </w:r>
      <w:r w:rsidRPr="00BA7567">
        <w:t xml:space="preserve"> f</w:t>
      </w:r>
      <w:r w:rsidR="008F788B" w:rsidRPr="00BA7567">
        <w:t xml:space="preserve">or </w:t>
      </w:r>
      <w:r w:rsidR="00562BE8" w:rsidRPr="00BA7567">
        <w:t>example:</w:t>
      </w:r>
      <w:r w:rsidR="008F788B">
        <w:t xml:space="preserve"> </w:t>
      </w:r>
    </w:p>
    <w:p w14:paraId="10DB92D9" w14:textId="4B5E04A7" w:rsidR="00562BE8" w:rsidRDefault="00562BE8" w:rsidP="00562BE8">
      <w:pPr>
        <w:pStyle w:val="Bullet"/>
      </w:pPr>
      <w:r>
        <w:t>A</w:t>
      </w:r>
      <w:r w:rsidR="008F788B">
        <w:t xml:space="preserve"> monitored </w:t>
      </w:r>
      <w:r w:rsidR="005425A5">
        <w:t>point</w:t>
      </w:r>
      <w:r w:rsidR="008F788B">
        <w:t xml:space="preserve"> may record a value that is greater than a predefined limit</w:t>
      </w:r>
      <w:r>
        <w:t>.</w:t>
      </w:r>
    </w:p>
    <w:p w14:paraId="79051FD7" w14:textId="479E337B" w:rsidR="00562BE8" w:rsidRDefault="00562BE8" w:rsidP="00562BE8">
      <w:pPr>
        <w:pStyle w:val="Bullet"/>
      </w:pPr>
      <w:r>
        <w:t>A</w:t>
      </w:r>
      <w:r w:rsidR="008F788B">
        <w:t xml:space="preserve">n internal timer in the </w:t>
      </w:r>
      <w:r w:rsidR="004755E8">
        <w:t>FD</w:t>
      </w:r>
      <w:r w:rsidR="008F788B">
        <w:t xml:space="preserve"> may trigger</w:t>
      </w:r>
      <w:r>
        <w:t>.</w:t>
      </w:r>
    </w:p>
    <w:p w14:paraId="1AC1E549" w14:textId="2F620302" w:rsidR="00562BE8" w:rsidRDefault="00562BE8" w:rsidP="00562BE8">
      <w:pPr>
        <w:pStyle w:val="Bullet"/>
      </w:pPr>
      <w:r>
        <w:t>A</w:t>
      </w:r>
      <w:r w:rsidR="008F788B">
        <w:t>n external sensor may become inoperative</w:t>
      </w:r>
      <w:r>
        <w:t>.</w:t>
      </w:r>
    </w:p>
    <w:p w14:paraId="3ED2AAF3" w14:textId="2CF445E6" w:rsidR="008F788B" w:rsidRDefault="004755E8" w:rsidP="008F788B">
      <w:pPr>
        <w:pStyle w:val="BodyText"/>
      </w:pPr>
      <w:r>
        <w:t>FD</w:t>
      </w:r>
      <w:r w:rsidR="008F788B">
        <w:t xml:space="preserve"> actions may include recording the issue or event or triggering a communications operation.</w:t>
      </w:r>
    </w:p>
    <w:p w14:paraId="32F4F5B5" w14:textId="1BA6958D" w:rsidR="008F788B" w:rsidRDefault="008F788B" w:rsidP="008F788B">
      <w:pPr>
        <w:pStyle w:val="BodyText"/>
      </w:pPr>
      <w:r>
        <w:t xml:space="preserve">Every </w:t>
      </w:r>
      <w:r w:rsidR="004755E8">
        <w:t>FD</w:t>
      </w:r>
      <w:r>
        <w:t xml:space="preserve"> MUST have a Universally Unique Identifier (UUID). This is so that every Lucid device can be uniquely identified, regardless of communications medium or site location. The UUID MUST be initially set with a globally unique string by a device vendor.</w:t>
      </w:r>
    </w:p>
    <w:p w14:paraId="5A4B5A57" w14:textId="093CF34D" w:rsidR="00D96FE9" w:rsidRDefault="00E279F0" w:rsidP="008F788B">
      <w:pPr>
        <w:pStyle w:val="BodyText"/>
      </w:pPr>
      <w:r w:rsidRPr="00E279F0">
        <w:rPr>
          <w:rStyle w:val="Crossreference"/>
        </w:rPr>
        <w:fldChar w:fldCharType="begin"/>
      </w:r>
      <w:r w:rsidRPr="00E279F0">
        <w:rPr>
          <w:rStyle w:val="Crossreference"/>
        </w:rPr>
        <w:instrText xml:space="preserve"> REF _Ref160528474 \h </w:instrText>
      </w:r>
      <w:r>
        <w:rPr>
          <w:rStyle w:val="Crossreference"/>
        </w:rPr>
        <w:instrText xml:space="preserve"> \* MERGEFORMAT </w:instrText>
      </w:r>
      <w:r w:rsidRPr="00E279F0">
        <w:rPr>
          <w:rStyle w:val="Crossreference"/>
        </w:rPr>
      </w:r>
      <w:r w:rsidRPr="00E279F0">
        <w:rPr>
          <w:rStyle w:val="Crossreference"/>
        </w:rPr>
        <w:fldChar w:fldCharType="separate"/>
      </w:r>
      <w:ins w:id="747" w:author="Gavin Rawson" w:date="2024-07-17T08:57:00Z" w16du:dateUtc="2024-07-17T07:57:00Z">
        <w:r w:rsidR="00B95831" w:rsidRPr="00B95831">
          <w:rPr>
            <w:rStyle w:val="Crossreference"/>
            <w:rPrChange w:id="748" w:author="Gavin Rawson" w:date="2024-07-17T08:57:00Z" w16du:dateUtc="2024-07-17T07:57:00Z">
              <w:rPr/>
            </w:rPrChange>
          </w:rPr>
          <w:t xml:space="preserve">Figure </w:t>
        </w:r>
        <w:r w:rsidR="00B95831" w:rsidRPr="00B95831">
          <w:rPr>
            <w:rStyle w:val="Crossreference"/>
            <w:rPrChange w:id="749" w:author="Gavin Rawson" w:date="2024-07-17T08:57:00Z" w16du:dateUtc="2024-07-17T07:57:00Z">
              <w:rPr>
                <w:noProof/>
              </w:rPr>
            </w:rPrChange>
          </w:rPr>
          <w:t>1</w:t>
        </w:r>
      </w:ins>
      <w:del w:id="750" w:author="Gavin Rawson" w:date="2024-07-15T12:48:00Z" w16du:dateUtc="2024-07-15T11:48:00Z">
        <w:r w:rsidR="002B16D9" w:rsidRPr="00041655" w:rsidDel="00461D1E">
          <w:rPr>
            <w:rStyle w:val="Crossreference"/>
          </w:rPr>
          <w:delText>Figure 1</w:delText>
        </w:r>
      </w:del>
      <w:r w:rsidRPr="00E279F0">
        <w:rPr>
          <w:rStyle w:val="Crossreference"/>
        </w:rPr>
        <w:fldChar w:fldCharType="end"/>
      </w:r>
      <w:r w:rsidR="008F788B">
        <w:t xml:space="preserve"> shows a series of messages between </w:t>
      </w:r>
      <w:r w:rsidR="004755E8">
        <w:t>an FD</w:t>
      </w:r>
      <w:r w:rsidR="008F788B">
        <w:t xml:space="preserve"> and </w:t>
      </w:r>
      <w:r w:rsidR="004755E8">
        <w:t>an SA</w:t>
      </w:r>
      <w:r w:rsidR="008F788B">
        <w:t xml:space="preserve">, with </w:t>
      </w:r>
      <w:r w:rsidR="00562BE8">
        <w:t>a</w:t>
      </w:r>
      <w:r w:rsidR="008F788B">
        <w:t xml:space="preserve"> Broker as intermediary. </w:t>
      </w:r>
    </w:p>
    <w:p w14:paraId="6204A903" w14:textId="41550CAE" w:rsidR="008F788B" w:rsidRDefault="00562BE8" w:rsidP="008F788B">
      <w:pPr>
        <w:pStyle w:val="BodyText"/>
      </w:pPr>
      <w:r>
        <w:t>For more information, see</w:t>
      </w:r>
      <w:r w:rsidR="008F788B">
        <w:t xml:space="preserve"> Section</w:t>
      </w:r>
      <w:r>
        <w:t xml:space="preserve"> </w:t>
      </w:r>
      <w:r w:rsidRPr="00BD0D5B">
        <w:rPr>
          <w:rStyle w:val="Crossreference"/>
        </w:rPr>
        <w:fldChar w:fldCharType="begin"/>
      </w:r>
      <w:r w:rsidRPr="00BD0D5B">
        <w:rPr>
          <w:rStyle w:val="Crossreference"/>
        </w:rPr>
        <w:instrText xml:space="preserve"> REF _Ref160025839 \w \h </w:instrText>
      </w:r>
      <w:r w:rsidR="00BD0D5B">
        <w:rPr>
          <w:rStyle w:val="Crossreference"/>
        </w:rPr>
        <w:instrText xml:space="preserve"> \* MERGEFORMAT </w:instrText>
      </w:r>
      <w:r w:rsidRPr="00BD0D5B">
        <w:rPr>
          <w:rStyle w:val="Crossreference"/>
        </w:rPr>
      </w:r>
      <w:r w:rsidRPr="00BD0D5B">
        <w:rPr>
          <w:rStyle w:val="Crossreference"/>
        </w:rPr>
        <w:fldChar w:fldCharType="separate"/>
      </w:r>
      <w:r w:rsidR="00B95831">
        <w:rPr>
          <w:rStyle w:val="Crossreference"/>
        </w:rPr>
        <w:t>11</w:t>
      </w:r>
      <w:r w:rsidRPr="00BD0D5B">
        <w:rPr>
          <w:rStyle w:val="Crossreference"/>
        </w:rPr>
        <w:fldChar w:fldCharType="end"/>
      </w:r>
      <w:r w:rsidR="00D96FE9" w:rsidRPr="00BD0D5B">
        <w:rPr>
          <w:rStyle w:val="Crossreference"/>
        </w:rPr>
        <w:t>,</w:t>
      </w:r>
      <w:r w:rsidR="008F788B" w:rsidRPr="00BD0D5B">
        <w:rPr>
          <w:rStyle w:val="Crossreference"/>
        </w:rPr>
        <w:t xml:space="preserve"> </w:t>
      </w:r>
      <w:r w:rsidRPr="00BD0D5B">
        <w:rPr>
          <w:rStyle w:val="Crossreference"/>
        </w:rPr>
        <w:fldChar w:fldCharType="begin"/>
      </w:r>
      <w:r w:rsidRPr="00BD0D5B">
        <w:rPr>
          <w:rStyle w:val="Crossreference"/>
        </w:rPr>
        <w:instrText xml:space="preserve"> REF _Ref160025839 \h </w:instrText>
      </w:r>
      <w:r w:rsidR="00BD0D5B">
        <w:rPr>
          <w:rStyle w:val="Crossreference"/>
        </w:rPr>
        <w:instrText xml:space="preserve"> \* MERGEFORMAT </w:instrText>
      </w:r>
      <w:r w:rsidRPr="00BD0D5B">
        <w:rPr>
          <w:rStyle w:val="Crossreference"/>
        </w:rPr>
      </w:r>
      <w:r w:rsidRPr="00BD0D5B">
        <w:rPr>
          <w:rStyle w:val="Crossreference"/>
        </w:rPr>
        <w:fldChar w:fldCharType="separate"/>
      </w:r>
      <w:ins w:id="751" w:author="Gavin Rawson" w:date="2024-07-17T08:57:00Z" w16du:dateUtc="2024-07-17T07:57:00Z">
        <w:r w:rsidR="00B95831" w:rsidRPr="00B95831">
          <w:rPr>
            <w:rStyle w:val="Crossreference"/>
            <w:rPrChange w:id="752" w:author="Gavin Rawson" w:date="2024-07-17T08:57:00Z" w16du:dateUtc="2024-07-17T07:57:00Z">
              <w:rPr/>
            </w:rPrChange>
          </w:rPr>
          <w:t>Example use cases</w:t>
        </w:r>
      </w:ins>
      <w:del w:id="753" w:author="Gavin Rawson" w:date="2024-07-15T12:48:00Z" w16du:dateUtc="2024-07-15T11:48:00Z">
        <w:r w:rsidR="002B16D9" w:rsidRPr="00041655" w:rsidDel="00461D1E">
          <w:rPr>
            <w:rStyle w:val="Crossreference"/>
          </w:rPr>
          <w:delText>Example use cases</w:delText>
        </w:r>
      </w:del>
      <w:r w:rsidRPr="00BD0D5B">
        <w:rPr>
          <w:rStyle w:val="Crossreference"/>
        </w:rPr>
        <w:fldChar w:fldCharType="end"/>
      </w:r>
      <w:r w:rsidR="008F788B">
        <w:t xml:space="preserve"> for sample message content.</w:t>
      </w:r>
    </w:p>
    <w:p w14:paraId="311628A5" w14:textId="74670B35" w:rsidR="00405E4C" w:rsidRDefault="002D7579" w:rsidP="00F07026">
      <w:pPr>
        <w:pStyle w:val="Figure"/>
      </w:pPr>
      <w:r>
        <w:rPr>
          <w:rStyle w:val="wacimagecontainer"/>
          <w:rFonts w:ascii="Segoe UI" w:hAnsi="Segoe UI" w:cs="Segoe UI"/>
          <w:noProof/>
          <w:color w:val="000000"/>
          <w:sz w:val="18"/>
          <w:szCs w:val="18"/>
          <w:shd w:val="clear" w:color="auto" w:fill="FFFFFF"/>
        </w:rPr>
        <w:lastRenderedPageBreak/>
        <w:drawing>
          <wp:inline distT="0" distB="0" distL="0" distR="0" wp14:anchorId="48A04C80" wp14:editId="7E2113E5">
            <wp:extent cx="5895975" cy="4668947"/>
            <wp:effectExtent l="0" t="0" r="0" b="0"/>
            <wp:docPr id="1366774723" name="Picture 2" descr="A diagram showing the exchange of messages between a field device and a supervisory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74723" name="Picture 2" descr="A diagram showing the exchange of messages between a field device and a supervisory applica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4272" cy="4675518"/>
                    </a:xfrm>
                    <a:prstGeom prst="rect">
                      <a:avLst/>
                    </a:prstGeom>
                    <a:noFill/>
                    <a:ln>
                      <a:noFill/>
                    </a:ln>
                  </pic:spPr>
                </pic:pic>
              </a:graphicData>
            </a:graphic>
          </wp:inline>
        </w:drawing>
      </w:r>
    </w:p>
    <w:p w14:paraId="49407AA9" w14:textId="27584C52" w:rsidR="00E279F0" w:rsidRDefault="00E279F0" w:rsidP="009F3044">
      <w:pPr>
        <w:pStyle w:val="Caption"/>
      </w:pPr>
      <w:bookmarkStart w:id="754" w:name="_Ref160528474"/>
      <w:bookmarkStart w:id="755" w:name="_Toc170288628"/>
      <w:r>
        <w:t xml:space="preserve">Figure </w:t>
      </w:r>
      <w:r>
        <w:fldChar w:fldCharType="begin"/>
      </w:r>
      <w:r>
        <w:instrText xml:space="preserve"> SEQ Figure \* ARABIC </w:instrText>
      </w:r>
      <w:r>
        <w:fldChar w:fldCharType="separate"/>
      </w:r>
      <w:r w:rsidR="00B95831">
        <w:rPr>
          <w:noProof/>
        </w:rPr>
        <w:t>1</w:t>
      </w:r>
      <w:r>
        <w:rPr>
          <w:noProof/>
        </w:rPr>
        <w:fldChar w:fldCharType="end"/>
      </w:r>
      <w:bookmarkEnd w:id="754"/>
      <w:r>
        <w:tab/>
      </w:r>
      <w:r w:rsidRPr="00E279F0">
        <w:t xml:space="preserve">Field device and </w:t>
      </w:r>
      <w:r w:rsidR="00A018AA">
        <w:t>s</w:t>
      </w:r>
      <w:r w:rsidRPr="00E279F0">
        <w:t>upervisory application messages</w:t>
      </w:r>
      <w:bookmarkEnd w:id="755"/>
    </w:p>
    <w:p w14:paraId="4D529716" w14:textId="63995D3F" w:rsidR="00CA0891" w:rsidRDefault="00C550BC" w:rsidP="00C550BC">
      <w:pPr>
        <w:pStyle w:val="BodyText"/>
      </w:pPr>
      <w:r>
        <w:t xml:space="preserve">The </w:t>
      </w:r>
      <w:r w:rsidR="004755E8">
        <w:t>FD</w:t>
      </w:r>
      <w:r>
        <w:t xml:space="preserve"> creates a connection, delivering an LWT message to the </w:t>
      </w:r>
      <w:r w:rsidR="00FB1382">
        <w:t>Broker</w:t>
      </w:r>
      <w:r>
        <w:t xml:space="preserve">, which holds that message for delivery to the </w:t>
      </w:r>
      <w:r w:rsidR="004755E8">
        <w:t>SA</w:t>
      </w:r>
      <w:r>
        <w:t xml:space="preserve"> in the event of unexpected disconnection of the </w:t>
      </w:r>
      <w:r w:rsidR="004755E8">
        <w:t>FD</w:t>
      </w:r>
      <w:r>
        <w:t xml:space="preserve">. </w:t>
      </w:r>
    </w:p>
    <w:p w14:paraId="32FDD233" w14:textId="35CF3EA1" w:rsidR="00C550BC" w:rsidRDefault="00CA0891" w:rsidP="00C550BC">
      <w:pPr>
        <w:pStyle w:val="BodyText"/>
      </w:pPr>
      <w:r>
        <w:t>For more information, see</w:t>
      </w:r>
      <w:r w:rsidR="00C550BC">
        <w:t xml:space="preserve"> </w:t>
      </w:r>
      <w:r>
        <w:t xml:space="preserve">Section </w:t>
      </w:r>
      <w:r w:rsidRPr="00405E4C">
        <w:rPr>
          <w:rStyle w:val="Crossreference"/>
        </w:rPr>
        <w:fldChar w:fldCharType="begin"/>
      </w:r>
      <w:r w:rsidRPr="00405E4C">
        <w:rPr>
          <w:rStyle w:val="Crossreference"/>
        </w:rPr>
        <w:instrText xml:space="preserve"> REF _Ref160026567 \r \h </w:instrText>
      </w:r>
      <w:r w:rsidR="00405E4C">
        <w:rPr>
          <w:rStyle w:val="Crossreference"/>
        </w:rPr>
        <w:instrText xml:space="preserve"> \* MERGEFORMAT </w:instrText>
      </w:r>
      <w:r w:rsidRPr="00405E4C">
        <w:rPr>
          <w:rStyle w:val="Crossreference"/>
        </w:rPr>
      </w:r>
      <w:r w:rsidRPr="00405E4C">
        <w:rPr>
          <w:rStyle w:val="Crossreference"/>
        </w:rPr>
        <w:fldChar w:fldCharType="separate"/>
      </w:r>
      <w:r w:rsidR="00B95831">
        <w:rPr>
          <w:rStyle w:val="Crossreference"/>
        </w:rPr>
        <w:t>6</w:t>
      </w:r>
      <w:r w:rsidRPr="00405E4C">
        <w:rPr>
          <w:rStyle w:val="Crossreference"/>
        </w:rPr>
        <w:fldChar w:fldCharType="end"/>
      </w:r>
      <w:r w:rsidRPr="00405E4C">
        <w:rPr>
          <w:rStyle w:val="Crossreference"/>
        </w:rPr>
        <w:t>,</w:t>
      </w:r>
      <w:r w:rsidR="00C550BC" w:rsidRPr="00405E4C">
        <w:rPr>
          <w:rStyle w:val="Crossreference"/>
        </w:rPr>
        <w:t xml:space="preserve"> </w:t>
      </w:r>
      <w:r w:rsidRPr="00405E4C">
        <w:rPr>
          <w:rStyle w:val="Crossreference"/>
        </w:rPr>
        <w:fldChar w:fldCharType="begin"/>
      </w:r>
      <w:r w:rsidRPr="00405E4C">
        <w:rPr>
          <w:rStyle w:val="Crossreference"/>
        </w:rPr>
        <w:instrText xml:space="preserve"> REF _Ref160026567 \h </w:instrText>
      </w:r>
      <w:r w:rsidR="00405E4C">
        <w:rPr>
          <w:rStyle w:val="Crossreference"/>
        </w:rPr>
        <w:instrText xml:space="preserve"> \* MERGEFORMAT </w:instrText>
      </w:r>
      <w:r w:rsidRPr="00405E4C">
        <w:rPr>
          <w:rStyle w:val="Crossreference"/>
        </w:rPr>
      </w:r>
      <w:r w:rsidRPr="00405E4C">
        <w:rPr>
          <w:rStyle w:val="Crossreference"/>
        </w:rPr>
        <w:fldChar w:fldCharType="separate"/>
      </w:r>
      <w:ins w:id="756" w:author="Gavin Rawson" w:date="2024-07-17T08:57:00Z" w16du:dateUtc="2024-07-17T07:57:00Z">
        <w:r w:rsidR="00B95831" w:rsidRPr="00B95831">
          <w:rPr>
            <w:rStyle w:val="Crossreference"/>
            <w:rPrChange w:id="757" w:author="Gavin Rawson" w:date="2024-07-17T08:57:00Z" w16du:dateUtc="2024-07-17T07:57:00Z">
              <w:rPr/>
            </w:rPrChange>
          </w:rPr>
          <w:t>Use of MQTT</w:t>
        </w:r>
      </w:ins>
      <w:del w:id="758" w:author="Gavin Rawson" w:date="2024-07-15T12:48:00Z" w16du:dateUtc="2024-07-15T11:48:00Z">
        <w:r w:rsidR="002B16D9" w:rsidRPr="00041655" w:rsidDel="00461D1E">
          <w:rPr>
            <w:rStyle w:val="Crossreference"/>
          </w:rPr>
          <w:delText>Use of MQTT</w:delText>
        </w:r>
      </w:del>
      <w:r w:rsidRPr="00405E4C">
        <w:rPr>
          <w:rStyle w:val="Crossreference"/>
        </w:rPr>
        <w:fldChar w:fldCharType="end"/>
      </w:r>
      <w:r>
        <w:t xml:space="preserve"> </w:t>
      </w:r>
      <w:r w:rsidR="00C550BC">
        <w:t>which describes session and online status.</w:t>
      </w:r>
    </w:p>
    <w:p w14:paraId="17D7EB0F" w14:textId="4FE2684F" w:rsidR="003F1EE9" w:rsidRDefault="00C550BC" w:rsidP="00C550BC">
      <w:pPr>
        <w:pStyle w:val="BodyText"/>
      </w:pPr>
      <w:r>
        <w:t xml:space="preserve">The </w:t>
      </w:r>
      <w:r w:rsidR="004755E8">
        <w:t>FD</w:t>
      </w:r>
      <w:r>
        <w:t xml:space="preserve"> sends </w:t>
      </w:r>
      <w:r w:rsidR="00CA0891">
        <w:t xml:space="preserve">status </w:t>
      </w:r>
      <w:r>
        <w:t xml:space="preserve">and </w:t>
      </w:r>
      <w:r w:rsidR="00CA0891">
        <w:t xml:space="preserve">configuration </w:t>
      </w:r>
      <w:r>
        <w:t xml:space="preserve">messages to the </w:t>
      </w:r>
      <w:r w:rsidR="004755E8">
        <w:t>SA</w:t>
      </w:r>
      <w:r>
        <w:t xml:space="preserve">, enabling the </w:t>
      </w:r>
      <w:r w:rsidR="004755E8">
        <w:t>SA</w:t>
      </w:r>
      <w:r>
        <w:t xml:space="preserve"> to set up the device signals</w:t>
      </w:r>
      <w:r w:rsidR="00CA0891">
        <w:t>,</w:t>
      </w:r>
      <w:r>
        <w:t xml:space="preserve"> and properties</w:t>
      </w:r>
      <w:r w:rsidR="00CA0891">
        <w:t>,</w:t>
      </w:r>
      <w:r>
        <w:t xml:space="preserve"> in its database. To do this it refer</w:t>
      </w:r>
      <w:r w:rsidR="00CA0891">
        <w:t>s</w:t>
      </w:r>
      <w:r>
        <w:t xml:space="preserve"> to the </w:t>
      </w:r>
      <w:r w:rsidR="004755E8">
        <w:t>FD</w:t>
      </w:r>
      <w:r>
        <w:t xml:space="preserve"> Profile for that </w:t>
      </w:r>
      <w:r w:rsidR="004755E8">
        <w:t>FD</w:t>
      </w:r>
      <w:r>
        <w:t xml:space="preserve"> type. </w:t>
      </w:r>
      <w:r w:rsidR="00FC7AC4" w:rsidRPr="00FC7AC4">
        <w:t>The FD profile and configuration message may optionally be sent from FD to SA. Where the FD profile and/or configuration message is not sent by the FD,</w:t>
      </w:r>
      <w:r w:rsidR="00FC7AC4">
        <w:t xml:space="preserve"> it</w:t>
      </w:r>
      <w:r w:rsidR="00CA0891">
        <w:t xml:space="preserve"> </w:t>
      </w:r>
      <w:r>
        <w:t xml:space="preserve">could be sent by a third party to the same </w:t>
      </w:r>
      <w:r w:rsidR="00CA0891">
        <w:t>Topic</w:t>
      </w:r>
      <w:r>
        <w:t>.</w:t>
      </w:r>
    </w:p>
    <w:p w14:paraId="4E75B868" w14:textId="5002D5FB" w:rsidR="00C550BC" w:rsidRDefault="00C550BC" w:rsidP="00C550BC">
      <w:pPr>
        <w:pStyle w:val="BodyText"/>
      </w:pPr>
      <w:r>
        <w:t xml:space="preserve">By omitting the </w:t>
      </w:r>
      <w:r w:rsidR="003F1EE9">
        <w:t>F</w:t>
      </w:r>
      <w:r>
        <w:t xml:space="preserve">D Profile and </w:t>
      </w:r>
      <w:r w:rsidR="003F1EE9">
        <w:t xml:space="preserve">configuration </w:t>
      </w:r>
      <w:r>
        <w:t>messages, lower device bandwidth requirements can be achieved.</w:t>
      </w:r>
    </w:p>
    <w:p w14:paraId="6580BBB7" w14:textId="41CA8732" w:rsidR="00881D74" w:rsidRDefault="00C550BC" w:rsidP="00C550BC">
      <w:pPr>
        <w:pStyle w:val="BodyText"/>
      </w:pPr>
      <w:r>
        <w:t xml:space="preserve">The </w:t>
      </w:r>
      <w:r w:rsidR="004755E8">
        <w:t>FD</w:t>
      </w:r>
      <w:r>
        <w:t xml:space="preserve"> sends data messages to the </w:t>
      </w:r>
      <w:r w:rsidR="004755E8">
        <w:t>SA</w:t>
      </w:r>
      <w:r w:rsidR="003F1EE9">
        <w:t>. T</w:t>
      </w:r>
      <w:r>
        <w:t xml:space="preserve">hese are unsolicited and controlled by </w:t>
      </w:r>
      <w:r w:rsidR="003F1EE9">
        <w:t xml:space="preserve">configuration </w:t>
      </w:r>
      <w:r>
        <w:t xml:space="preserve">properties and FD behaviour. </w:t>
      </w:r>
      <w:r w:rsidR="003F1EE9">
        <w:t>T</w:t>
      </w:r>
      <w:r>
        <w:t>he FD has a queu</w:t>
      </w:r>
      <w:r w:rsidR="003F1EE9">
        <w:t>e</w:t>
      </w:r>
      <w:r>
        <w:t xml:space="preserve"> of data items to be sent via the </w:t>
      </w:r>
      <w:r w:rsidR="00FB1382">
        <w:t>Broker</w:t>
      </w:r>
      <w:r>
        <w:t xml:space="preserve">. There is a </w:t>
      </w:r>
      <w:r w:rsidR="00FB1382">
        <w:t>Topic</w:t>
      </w:r>
      <w:r>
        <w:t xml:space="preserve"> and </w:t>
      </w:r>
      <w:r w:rsidR="00FB1382">
        <w:t>Payload</w:t>
      </w:r>
      <w:r>
        <w:t xml:space="preserve"> available for the </w:t>
      </w:r>
      <w:r w:rsidR="004755E8">
        <w:t>SA</w:t>
      </w:r>
      <w:r>
        <w:t xml:space="preserve"> to request data, and such data requests are also queued</w:t>
      </w:r>
      <w:r w:rsidR="00405E4C">
        <w:t>.</w:t>
      </w:r>
    </w:p>
    <w:p w14:paraId="78C829F7" w14:textId="2DC40430" w:rsidR="00C550BC" w:rsidRDefault="00C550BC" w:rsidP="00C550BC">
      <w:pPr>
        <w:pStyle w:val="BodyText"/>
      </w:pPr>
      <w:r>
        <w:t>The FD deliver</w:t>
      </w:r>
      <w:r w:rsidR="003F1EE9">
        <w:t>s</w:t>
      </w:r>
      <w:r>
        <w:t xml:space="preserve"> all queued data to the SA via the </w:t>
      </w:r>
      <w:r w:rsidR="00FB1382">
        <w:t>Broker</w:t>
      </w:r>
      <w:r w:rsidR="003F1EE9">
        <w:t>,</w:t>
      </w:r>
      <w:r>
        <w:t xml:space="preserve"> when a connection is established, controlled by </w:t>
      </w:r>
      <w:r w:rsidR="001D5357">
        <w:t>schedules,</w:t>
      </w:r>
      <w:r>
        <w:t xml:space="preserve"> and defined actions. While data may be marked by such event priorities, all data is delivered in the </w:t>
      </w:r>
      <w:r w:rsidR="003F1EE9">
        <w:t xml:space="preserve">queued </w:t>
      </w:r>
      <w:r>
        <w:t>order.</w:t>
      </w:r>
    </w:p>
    <w:p w14:paraId="178293D0" w14:textId="04D442CF" w:rsidR="00C550BC" w:rsidRDefault="00C550BC" w:rsidP="00C550BC">
      <w:pPr>
        <w:pStyle w:val="BodyText"/>
      </w:pPr>
      <w:r>
        <w:t xml:space="preserve">The </w:t>
      </w:r>
      <w:r w:rsidR="004755E8">
        <w:t>SA</w:t>
      </w:r>
      <w:r>
        <w:t xml:space="preserve"> can update </w:t>
      </w:r>
      <w:r w:rsidR="004755E8">
        <w:t>FD</w:t>
      </w:r>
      <w:r>
        <w:t xml:space="preserve"> configuration by sending some or all configuration properties, as defined by the </w:t>
      </w:r>
      <w:r w:rsidR="004755E8">
        <w:t>FD</w:t>
      </w:r>
      <w:r>
        <w:t xml:space="preserve"> Profile. These result in a new </w:t>
      </w:r>
      <w:r w:rsidR="004133D9">
        <w:t>status</w:t>
      </w:r>
      <w:r>
        <w:t xml:space="preserve"> message from the </w:t>
      </w:r>
      <w:r w:rsidR="004755E8">
        <w:t>FD</w:t>
      </w:r>
      <w:r>
        <w:t xml:space="preserve"> and a </w:t>
      </w:r>
      <w:r>
        <w:lastRenderedPageBreak/>
        <w:t xml:space="preserve">new full </w:t>
      </w:r>
      <w:r w:rsidR="003F1EE9">
        <w:t xml:space="preserve">configuration </w:t>
      </w:r>
      <w:r>
        <w:t>message</w:t>
      </w:r>
      <w:r w:rsidR="003F1EE9">
        <w:t>,</w:t>
      </w:r>
      <w:r>
        <w:t xml:space="preserve"> confirming the changes. A property of the </w:t>
      </w:r>
      <w:r w:rsidR="003F1EE9">
        <w:t xml:space="preserve">configuration </w:t>
      </w:r>
      <w:r>
        <w:t xml:space="preserve">message states whether the message </w:t>
      </w:r>
      <w:r w:rsidR="003F1EE9">
        <w:t>contains</w:t>
      </w:r>
      <w:r>
        <w:t xml:space="preserve"> the complete configuration or just part.</w:t>
      </w:r>
    </w:p>
    <w:p w14:paraId="5DCA3D47" w14:textId="6F181B88" w:rsidR="00C16A60" w:rsidRDefault="00C16A60" w:rsidP="00C16A60">
      <w:pPr>
        <w:pStyle w:val="Heading3"/>
      </w:pPr>
      <w:bookmarkStart w:id="759" w:name="_Toc172098938"/>
      <w:r>
        <w:t>Lucid schema</w:t>
      </w:r>
      <w:bookmarkEnd w:id="759"/>
    </w:p>
    <w:p w14:paraId="0EA853A8" w14:textId="14640166" w:rsidR="005950AA" w:rsidRDefault="005950AA" w:rsidP="00881D74">
      <w:pPr>
        <w:pStyle w:val="BodyText"/>
      </w:pPr>
      <w:r w:rsidRPr="005950AA">
        <w:t>The content of all Lucid messages is laid out according to a schema using the JSON Schema format</w:t>
      </w:r>
      <w:r w:rsidR="00881D74">
        <w:t xml:space="preserve"> as shown in</w:t>
      </w:r>
      <w:r w:rsidRPr="005950AA">
        <w:t xml:space="preserve"> </w:t>
      </w:r>
      <w:r w:rsidR="004A4C37">
        <w:t xml:space="preserve">the </w:t>
      </w:r>
      <w:r w:rsidRPr="005950AA">
        <w:t>JSON code file</w:t>
      </w:r>
      <w:r w:rsidRPr="00BD0D5B">
        <w:t xml:space="preserve">: </w:t>
      </w:r>
      <w:r w:rsidRPr="00881D74">
        <w:rPr>
          <w:b/>
          <w:bCs/>
        </w:rPr>
        <w:t>lucid.schema.json</w:t>
      </w:r>
      <w:r w:rsidRPr="00BD0D5B">
        <w:t>.</w:t>
      </w:r>
      <w:r w:rsidRPr="005950AA">
        <w:t xml:space="preserve"> </w:t>
      </w:r>
    </w:p>
    <w:p w14:paraId="4702CB04" w14:textId="7F572006" w:rsidR="006D025B" w:rsidRDefault="005950AA" w:rsidP="006D025B">
      <w:pPr>
        <w:pStyle w:val="BodyText"/>
      </w:pPr>
      <w:r w:rsidRPr="005950AA">
        <w:t>This schema defines the necessary fields for each type of message</w:t>
      </w:r>
      <w:r>
        <w:t>, I</w:t>
      </w:r>
      <w:r w:rsidRPr="005950AA">
        <w:t>n the case of the objects and fields in the profile</w:t>
      </w:r>
      <w:r>
        <w:t>,</w:t>
      </w:r>
      <w:r w:rsidRPr="005950AA">
        <w:t xml:space="preserve"> the schema defines the structure but not each individual field.</w:t>
      </w:r>
    </w:p>
    <w:p w14:paraId="23A6AFD7" w14:textId="32FF8C22" w:rsidR="005950AA" w:rsidRPr="005950AA" w:rsidRDefault="007F6C63" w:rsidP="00F07026">
      <w:pPr>
        <w:pStyle w:val="Figure"/>
        <w:rPr>
          <w:rFonts w:eastAsia="DengXian"/>
        </w:rPr>
      </w:pPr>
      <w:r>
        <w:rPr>
          <w:rFonts w:eastAsia="DengXian"/>
          <w:noProof/>
        </w:rPr>
        <w:drawing>
          <wp:inline distT="0" distB="0" distL="0" distR="0" wp14:anchorId="75E4ED11" wp14:editId="2BEBF2A3">
            <wp:extent cx="5760000" cy="1148400"/>
            <wp:effectExtent l="0" t="0" r="0" b="0"/>
            <wp:docPr id="248664354" name="Picture 2" descr="A diagram showing JSON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64354" name="Picture 2" descr="A diagram showing JSON schema."/>
                    <pic:cNvPicPr/>
                  </pic:nvPicPr>
                  <pic:blipFill>
                    <a:blip r:embed="rId32">
                      <a:extLst>
                        <a:ext uri="{28A0092B-C50C-407E-A947-70E740481C1C}">
                          <a14:useLocalDpi xmlns:a14="http://schemas.microsoft.com/office/drawing/2010/main" val="0"/>
                        </a:ext>
                      </a:extLst>
                    </a:blip>
                    <a:stretch>
                      <a:fillRect/>
                    </a:stretch>
                  </pic:blipFill>
                  <pic:spPr>
                    <a:xfrm>
                      <a:off x="0" y="0"/>
                      <a:ext cx="5760000" cy="1148400"/>
                    </a:xfrm>
                    <a:prstGeom prst="rect">
                      <a:avLst/>
                    </a:prstGeom>
                  </pic:spPr>
                </pic:pic>
              </a:graphicData>
            </a:graphic>
          </wp:inline>
        </w:drawing>
      </w:r>
    </w:p>
    <w:p w14:paraId="390D91A5" w14:textId="5F9D5AC0" w:rsidR="005950AA" w:rsidRDefault="00FC7015" w:rsidP="009F3044">
      <w:pPr>
        <w:pStyle w:val="Caption"/>
      </w:pPr>
      <w:bookmarkStart w:id="760" w:name="_Toc170288629"/>
      <w:r w:rsidRPr="00BA7567">
        <w:t>Figure</w:t>
      </w:r>
      <w:r w:rsidR="00D82389" w:rsidRPr="00BA7567">
        <w:t xml:space="preserve"> </w:t>
      </w:r>
      <w:r>
        <w:fldChar w:fldCharType="begin"/>
      </w:r>
      <w:r>
        <w:instrText xml:space="preserve"> SEQ Figure \* ARABIC </w:instrText>
      </w:r>
      <w:r>
        <w:fldChar w:fldCharType="separate"/>
      </w:r>
      <w:r w:rsidR="00B95831">
        <w:rPr>
          <w:noProof/>
        </w:rPr>
        <w:t>2</w:t>
      </w:r>
      <w:r>
        <w:rPr>
          <w:noProof/>
        </w:rPr>
        <w:fldChar w:fldCharType="end"/>
      </w:r>
      <w:r w:rsidR="00D82389" w:rsidRPr="00BA7567">
        <w:tab/>
        <w:t>JSON schema</w:t>
      </w:r>
      <w:bookmarkEnd w:id="760"/>
    </w:p>
    <w:p w14:paraId="6D28A886" w14:textId="29299CF9" w:rsidR="009C3498" w:rsidRDefault="009C3498" w:rsidP="009C3498">
      <w:pPr>
        <w:pStyle w:val="Heading3"/>
      </w:pPr>
      <w:bookmarkStart w:id="761" w:name="_Toc172098939"/>
      <w:r>
        <w:t xml:space="preserve">Device </w:t>
      </w:r>
      <w:r w:rsidR="006B0494">
        <w:t>profile</w:t>
      </w:r>
      <w:bookmarkEnd w:id="761"/>
    </w:p>
    <w:p w14:paraId="0285BABD" w14:textId="485806E7" w:rsidR="009C3498" w:rsidRDefault="009C3498" w:rsidP="009C3498">
      <w:pPr>
        <w:pStyle w:val="BodyText"/>
      </w:pPr>
      <w:r w:rsidRPr="009C3498">
        <w:t xml:space="preserve">The </w:t>
      </w:r>
      <w:r w:rsidR="004755E8">
        <w:t>FD</w:t>
      </w:r>
      <w:r w:rsidRPr="009C3498">
        <w:t xml:space="preserve"> Profile describes the capability of the device, </w:t>
      </w:r>
      <w:r>
        <w:t xml:space="preserve">and </w:t>
      </w:r>
      <w:r w:rsidRPr="009C3498">
        <w:t>how and what can be configured. It is a JSON document that can be used by the SA to determine what configuration can be used with th</w:t>
      </w:r>
      <w:r>
        <w:t>e</w:t>
      </w:r>
      <w:r w:rsidRPr="009C3498">
        <w:t xml:space="preserve"> specific FD.</w:t>
      </w:r>
    </w:p>
    <w:p w14:paraId="0A18CABC" w14:textId="4C128456" w:rsidR="009C3498" w:rsidRDefault="009C3498" w:rsidP="009C3498">
      <w:pPr>
        <w:pStyle w:val="BodyText"/>
      </w:pPr>
      <w:r w:rsidRPr="009C3498">
        <w:t xml:space="preserve">The </w:t>
      </w:r>
      <w:r w:rsidR="004755E8">
        <w:t>FD</w:t>
      </w:r>
      <w:r w:rsidRPr="009C3498">
        <w:t xml:space="preserve"> Profile specifies the available upload/download characteristics, the device features, and the allowable properties for each element of </w:t>
      </w:r>
      <w:r>
        <w:t xml:space="preserve">the </w:t>
      </w:r>
      <w:r w:rsidRPr="009C3498">
        <w:t>configuration. It also contains hardware version and manufacturer information.</w:t>
      </w:r>
    </w:p>
    <w:p w14:paraId="5D9102CE" w14:textId="5C3E2269" w:rsidR="009C3498" w:rsidRDefault="009C3498" w:rsidP="009C3498">
      <w:pPr>
        <w:pStyle w:val="BodyText"/>
      </w:pPr>
      <w:r w:rsidRPr="00BA7567">
        <w:t xml:space="preserve">The </w:t>
      </w:r>
      <w:r w:rsidR="004755E8" w:rsidRPr="00BA7567">
        <w:t>FD</w:t>
      </w:r>
      <w:r w:rsidRPr="00BA7567">
        <w:t xml:space="preserve"> Profile can either be sent from the device or referred to by a unique reference</w:t>
      </w:r>
      <w:r w:rsidR="00005677" w:rsidRPr="00BA7567">
        <w:t xml:space="preserve"> (</w:t>
      </w:r>
      <w:r w:rsidRPr="00BA7567">
        <w:t>preferred</w:t>
      </w:r>
      <w:r w:rsidR="00005677" w:rsidRPr="00BA7567">
        <w:t>)</w:t>
      </w:r>
      <w:r w:rsidR="00137C51" w:rsidRPr="00BA7567">
        <w:t xml:space="preserve"> where the profile has previously been uploaded to the SA</w:t>
      </w:r>
      <w:r w:rsidR="00005677" w:rsidRPr="00BA7567">
        <w:t>.</w:t>
      </w:r>
      <w:r w:rsidR="00005677">
        <w:t xml:space="preserve"> T</w:t>
      </w:r>
      <w:r w:rsidRPr="009C3498">
        <w:t xml:space="preserve">he </w:t>
      </w:r>
      <w:r w:rsidR="004755E8">
        <w:t>FD</w:t>
      </w:r>
      <w:r w:rsidRPr="009C3498">
        <w:t xml:space="preserve"> Profile is pre-loaded into the SA, as there </w:t>
      </w:r>
      <w:r w:rsidR="00005677">
        <w:t>can</w:t>
      </w:r>
      <w:r w:rsidRPr="009C3498">
        <w:t xml:space="preserve"> be many </w:t>
      </w:r>
      <w:r w:rsidR="004755E8">
        <w:t>FD</w:t>
      </w:r>
      <w:r w:rsidRPr="009C3498">
        <w:t xml:space="preserve">s sharing the same profile. </w:t>
      </w:r>
    </w:p>
    <w:p w14:paraId="2A540595" w14:textId="3CBFE528" w:rsidR="00005677" w:rsidRDefault="00005677" w:rsidP="009C3498">
      <w:pPr>
        <w:pStyle w:val="BodyText"/>
      </w:pPr>
      <w:r w:rsidRPr="00BA7567">
        <w:t xml:space="preserve">The </w:t>
      </w:r>
      <w:r w:rsidR="004755E8" w:rsidRPr="00BA7567">
        <w:t>FD</w:t>
      </w:r>
      <w:r w:rsidRPr="00BA7567">
        <w:t xml:space="preserve"> sends the Device Profile</w:t>
      </w:r>
      <w:r w:rsidR="00137C51" w:rsidRPr="00BA7567">
        <w:t>, or reference</w:t>
      </w:r>
      <w:r w:rsidR="005150E2" w:rsidRPr="00BA7567">
        <w:t>,</w:t>
      </w:r>
      <w:r w:rsidRPr="00BA7567">
        <w:t xml:space="preserve"> on first connection to the MQTT </w:t>
      </w:r>
      <w:r w:rsidR="00FB1382" w:rsidRPr="00BA7567">
        <w:t>Broker</w:t>
      </w:r>
      <w:r w:rsidRPr="00BA7567">
        <w:t xml:space="preserve"> and afterwards on request. First connection is determined by the FD.</w:t>
      </w:r>
      <w:r w:rsidRPr="00005677">
        <w:t xml:space="preserve"> </w:t>
      </w:r>
    </w:p>
    <w:p w14:paraId="45C565DA" w14:textId="38C6C116" w:rsidR="00005677" w:rsidRDefault="00005677" w:rsidP="009C3498">
      <w:pPr>
        <w:pStyle w:val="BodyText"/>
      </w:pPr>
      <w:r w:rsidRPr="00005677">
        <w:t xml:space="preserve">If referred to by a unique reference, the </w:t>
      </w:r>
      <w:r w:rsidR="004755E8">
        <w:t>SA</w:t>
      </w:r>
      <w:r>
        <w:t xml:space="preserve"> </w:t>
      </w:r>
      <w:r w:rsidRPr="00005677">
        <w:t>retain</w:t>
      </w:r>
      <w:r>
        <w:t>s</w:t>
      </w:r>
      <w:r w:rsidRPr="00005677">
        <w:t xml:space="preserve"> the Device Profile and create</w:t>
      </w:r>
      <w:r>
        <w:t>s</w:t>
      </w:r>
      <w:r w:rsidRPr="00005677">
        <w:t xml:space="preserve"> or interpret</w:t>
      </w:r>
      <w:r>
        <w:t>s</w:t>
      </w:r>
      <w:r w:rsidRPr="00005677">
        <w:t xml:space="preserve"> </w:t>
      </w:r>
      <w:r w:rsidR="004755E8">
        <w:t>FD</w:t>
      </w:r>
      <w:r w:rsidRPr="00005677">
        <w:t xml:space="preserve"> configuration messages accordingly.</w:t>
      </w:r>
    </w:p>
    <w:p w14:paraId="58E8617B" w14:textId="09A37CE4" w:rsidR="00005677" w:rsidRDefault="00005677" w:rsidP="009C3498">
      <w:pPr>
        <w:pStyle w:val="BodyText"/>
      </w:pPr>
      <w:r w:rsidRPr="00005677">
        <w:t xml:space="preserve">The unique reference is a string containing the manufacturer name, device (product) name and </w:t>
      </w:r>
      <w:r w:rsidR="00C50770">
        <w:t>the</w:t>
      </w:r>
      <w:r w:rsidRPr="00005677">
        <w:t xml:space="preserve"> version number, each separated by underscores and with no full stops. When </w:t>
      </w:r>
      <w:r w:rsidR="004755E8">
        <w:t>an FD</w:t>
      </w:r>
      <w:r w:rsidRPr="00005677">
        <w:t xml:space="preserve"> Profile reference is received by the </w:t>
      </w:r>
      <w:r w:rsidR="004755E8">
        <w:t>SA</w:t>
      </w:r>
      <w:r w:rsidRPr="00005677">
        <w:t xml:space="preserve">, it </w:t>
      </w:r>
      <w:r w:rsidR="00E279F0">
        <w:t>can</w:t>
      </w:r>
      <w:r w:rsidRPr="00005677">
        <w:t xml:space="preserve"> find the </w:t>
      </w:r>
      <w:r w:rsidR="004755E8">
        <w:t>FD</w:t>
      </w:r>
      <w:r w:rsidRPr="00005677">
        <w:t xml:space="preserve"> Profile from preloaded files.</w:t>
      </w:r>
    </w:p>
    <w:p w14:paraId="32B77050" w14:textId="76D8A044" w:rsidR="00C50770" w:rsidRDefault="00C50770" w:rsidP="009C3498">
      <w:pPr>
        <w:pStyle w:val="BodyText"/>
      </w:pPr>
      <w:r w:rsidRPr="00C50770">
        <w:t>The JSON code file</w:t>
      </w:r>
      <w:r w:rsidR="00956406">
        <w:t>,</w:t>
      </w:r>
      <w:r w:rsidRPr="00C50770">
        <w:t xml:space="preserve"> </w:t>
      </w:r>
      <w:r w:rsidRPr="004755E8">
        <w:rPr>
          <w:b/>
          <w:bCs/>
        </w:rPr>
        <w:t>Field Device Profile.json</w:t>
      </w:r>
      <w:r w:rsidR="00956406" w:rsidRPr="004755E8">
        <w:rPr>
          <w:b/>
          <w:bCs/>
        </w:rPr>
        <w:t>,</w:t>
      </w:r>
      <w:r w:rsidRPr="00C50770">
        <w:t xml:space="preserve"> supplied with the Lucid specification defines a typical fully featured </w:t>
      </w:r>
      <w:r w:rsidR="004755E8">
        <w:t>FD</w:t>
      </w:r>
      <w:r w:rsidRPr="00C50770">
        <w:t xml:space="preserve"> Profile. Not all features of this </w:t>
      </w:r>
      <w:r w:rsidR="004755E8">
        <w:t>FD</w:t>
      </w:r>
      <w:r w:rsidRPr="00C50770">
        <w:t xml:space="preserve"> Profile are required by an FD; types and fields can be omitted. The specific Device Profile for </w:t>
      </w:r>
      <w:r w:rsidR="004755E8">
        <w:t>an FD</w:t>
      </w:r>
      <w:r w:rsidRPr="00C50770">
        <w:t xml:space="preserve"> describes all </w:t>
      </w:r>
      <w:r w:rsidR="00956406">
        <w:t xml:space="preserve">the </w:t>
      </w:r>
      <w:r w:rsidRPr="00C50770">
        <w:t xml:space="preserve">features available on the device, </w:t>
      </w:r>
      <w:r w:rsidR="00956406">
        <w:t>relevant to</w:t>
      </w:r>
      <w:r w:rsidRPr="00C50770">
        <w:t xml:space="preserve"> </w:t>
      </w:r>
      <w:r w:rsidR="00956406">
        <w:t xml:space="preserve">its </w:t>
      </w:r>
      <w:r w:rsidRPr="00C50770">
        <w:t xml:space="preserve">type, and the capability (capacity) of its signals and communications. Only properties listed in the </w:t>
      </w:r>
      <w:r w:rsidR="004755E8">
        <w:t>FD</w:t>
      </w:r>
      <w:r w:rsidRPr="00C50770">
        <w:t xml:space="preserve"> Profile may be included in the </w:t>
      </w:r>
      <w:r w:rsidR="004755E8">
        <w:t>FD</w:t>
      </w:r>
      <w:r w:rsidRPr="00C50770">
        <w:t xml:space="preserve"> </w:t>
      </w:r>
      <w:r w:rsidR="004755E8" w:rsidRPr="00C50770">
        <w:t>configuration</w:t>
      </w:r>
      <w:r w:rsidRPr="00C50770">
        <w:t xml:space="preserve">. </w:t>
      </w:r>
    </w:p>
    <w:p w14:paraId="156D2F77" w14:textId="5CB174B9" w:rsidR="00956406" w:rsidRDefault="00956406" w:rsidP="00956406">
      <w:pPr>
        <w:pStyle w:val="BodyText"/>
      </w:pPr>
      <w:r>
        <w:t xml:space="preserve">The </w:t>
      </w:r>
      <w:r w:rsidR="004755E8">
        <w:t>FD</w:t>
      </w:r>
      <w:r>
        <w:t xml:space="preserve"> Profile </w:t>
      </w:r>
      <w:r w:rsidR="00FB1382">
        <w:t>Topic</w:t>
      </w:r>
      <w:r>
        <w:t xml:space="preserve"> name is:</w:t>
      </w:r>
    </w:p>
    <w:p w14:paraId="18C2962A" w14:textId="77777777" w:rsidR="00956406" w:rsidRPr="00956406" w:rsidRDefault="00956406" w:rsidP="00E279F0">
      <w:pPr>
        <w:pStyle w:val="UUID"/>
      </w:pPr>
      <w:r w:rsidRPr="00956406">
        <w:t>[UUID]/UP/profile</w:t>
      </w:r>
    </w:p>
    <w:p w14:paraId="7AB714B6" w14:textId="7C0789FE" w:rsidR="00956406" w:rsidRDefault="00956406" w:rsidP="00956406">
      <w:pPr>
        <w:pStyle w:val="BodyText"/>
      </w:pPr>
      <w:r>
        <w:t>The QoS is 1, RETAIN is 1.</w:t>
      </w:r>
    </w:p>
    <w:p w14:paraId="2887ED69" w14:textId="356938EC" w:rsidR="00956406" w:rsidRDefault="00956406" w:rsidP="007B1287">
      <w:pPr>
        <w:pStyle w:val="Heading4"/>
      </w:pPr>
      <w:r w:rsidRPr="00956406">
        <w:lastRenderedPageBreak/>
        <w:t xml:space="preserve">Customising the </w:t>
      </w:r>
      <w:r w:rsidR="006B0494" w:rsidRPr="00956406">
        <w:t>field device profile</w:t>
      </w:r>
    </w:p>
    <w:p w14:paraId="67853732" w14:textId="03CDBB84" w:rsidR="00956406" w:rsidRDefault="00803D65" w:rsidP="00956406">
      <w:pPr>
        <w:pStyle w:val="BodyText"/>
      </w:pPr>
      <w:r w:rsidRPr="00956406">
        <w:t xml:space="preserve">The </w:t>
      </w:r>
      <w:r w:rsidRPr="004755E8">
        <w:rPr>
          <w:rFonts w:cs="Courier New"/>
          <w:b/>
          <w:bCs/>
        </w:rPr>
        <w:t>Field Device Profile.json</w:t>
      </w:r>
      <w:r w:rsidRPr="00956406">
        <w:t xml:space="preserve"> file</w:t>
      </w:r>
      <w:r>
        <w:t>,</w:t>
      </w:r>
      <w:r w:rsidRPr="00956406">
        <w:t xml:space="preserve"> supplied with the Lucid specification</w:t>
      </w:r>
      <w:r>
        <w:t>, can be modified for a</w:t>
      </w:r>
      <w:r w:rsidR="00956406" w:rsidRPr="00956406">
        <w:t xml:space="preserve">n FD implementation </w:t>
      </w:r>
      <w:r>
        <w:t>as follows</w:t>
      </w:r>
      <w:r w:rsidR="00956406" w:rsidRPr="00956406">
        <w:t>:</w:t>
      </w:r>
    </w:p>
    <w:p w14:paraId="70A05C31" w14:textId="132C2487" w:rsidR="00E537B8" w:rsidRDefault="00E537B8" w:rsidP="00E537B8">
      <w:pPr>
        <w:pStyle w:val="Bullet"/>
      </w:pPr>
      <w:r>
        <w:t xml:space="preserve">Change the Profile Reference </w:t>
      </w:r>
      <w:r w:rsidRPr="004755E8">
        <w:rPr>
          <w:rFonts w:ascii="Courier New" w:hAnsi="Courier New" w:cs="Courier New"/>
        </w:rPr>
        <w:t>pRef</w:t>
      </w:r>
      <w:r>
        <w:t xml:space="preserve"> field to uniquely identify the profile.</w:t>
      </w:r>
    </w:p>
    <w:p w14:paraId="52FDABBA" w14:textId="5951104F" w:rsidR="00E537B8" w:rsidRDefault="00E537B8" w:rsidP="00E537B8">
      <w:pPr>
        <w:pStyle w:val="Bullet"/>
      </w:pPr>
      <w:r>
        <w:t xml:space="preserve">Change or remove parts of the </w:t>
      </w:r>
      <w:r w:rsidRPr="004755E8">
        <w:rPr>
          <w:rFonts w:ascii="Courier New" w:hAnsi="Courier New" w:cs="Courier New"/>
        </w:rPr>
        <w:t>capability</w:t>
      </w:r>
      <w:r>
        <w:t xml:space="preserve"> section which describes the supported commands, compression</w:t>
      </w:r>
      <w:r w:rsidR="00822B26">
        <w:t>,</w:t>
      </w:r>
      <w:r>
        <w:t xml:space="preserve"> and quantities of items, and specifically named items such as channels or device links.</w:t>
      </w:r>
    </w:p>
    <w:p w14:paraId="68B1D602" w14:textId="30D8335E" w:rsidR="00E537B8" w:rsidRDefault="00E537B8" w:rsidP="00E537B8">
      <w:pPr>
        <w:pStyle w:val="Bullet"/>
      </w:pPr>
      <w:r>
        <w:t xml:space="preserve">Remove any complete object type definitions from the </w:t>
      </w:r>
      <w:r w:rsidRPr="004755E8">
        <w:rPr>
          <w:rFonts w:ascii="Courier New" w:hAnsi="Courier New" w:cs="Courier New"/>
        </w:rPr>
        <w:t>objectTypes</w:t>
      </w:r>
      <w:r>
        <w:t xml:space="preserve"> section. </w:t>
      </w:r>
      <w:r>
        <w:br/>
        <w:t>For example, an FD may not support counters or alarm limit profiles, so these sections are omitted.</w:t>
      </w:r>
    </w:p>
    <w:p w14:paraId="096C09F5" w14:textId="70E559F9" w:rsidR="00E537B8" w:rsidRDefault="00E537B8" w:rsidP="00E537B8">
      <w:pPr>
        <w:pStyle w:val="Bullet"/>
      </w:pPr>
      <w:r>
        <w:t>Remove any configuration fields from the</w:t>
      </w:r>
      <w:r w:rsidRPr="004755E8">
        <w:rPr>
          <w:rFonts w:ascii="Courier New" w:hAnsi="Courier New" w:cs="Courier New"/>
        </w:rPr>
        <w:t xml:space="preserve"> configFields</w:t>
      </w:r>
      <w:r>
        <w:t xml:space="preserve"> section. </w:t>
      </w:r>
      <w:r>
        <w:br/>
        <w:t xml:space="preserve">For example, an FD may not support chatter detection on </w:t>
      </w:r>
      <w:r w:rsidR="005425A5">
        <w:t>point</w:t>
      </w:r>
      <w:r>
        <w:t xml:space="preserve">s, so the </w:t>
      </w:r>
      <w:r w:rsidRPr="004755E8">
        <w:rPr>
          <w:rFonts w:ascii="Courier New" w:hAnsi="Courier New" w:cs="Courier New"/>
        </w:rPr>
        <w:t>whenChatter</w:t>
      </w:r>
      <w:r>
        <w:t xml:space="preserve"> field is omitted.</w:t>
      </w:r>
    </w:p>
    <w:p w14:paraId="10C6BFD1" w14:textId="525A1309" w:rsidR="00E537B8" w:rsidRDefault="00E537B8" w:rsidP="00E537B8">
      <w:pPr>
        <w:pStyle w:val="Bullet"/>
      </w:pPr>
      <w:r>
        <w:t xml:space="preserve">Remove any extension </w:t>
      </w:r>
      <w:r w:rsidR="005425A5">
        <w:t>point</w:t>
      </w:r>
      <w:r>
        <w:t xml:space="preserve"> types (or the whole extension </w:t>
      </w:r>
      <w:r w:rsidR="005425A5">
        <w:t>point</w:t>
      </w:r>
      <w:r>
        <w:t xml:space="preserve"> scheme) if not supported.</w:t>
      </w:r>
    </w:p>
    <w:p w14:paraId="33B9772A" w14:textId="3A1BC0AD" w:rsidR="00E537B8" w:rsidRDefault="00E537B8" w:rsidP="00E537B8">
      <w:pPr>
        <w:pStyle w:val="Bullet"/>
      </w:pPr>
      <w:r>
        <w:t>Add any product-specific objects and tables using a manufacturer-specific naming scheme.</w:t>
      </w:r>
    </w:p>
    <w:p w14:paraId="38FCACDC" w14:textId="77AAC6A7" w:rsidR="00956406" w:rsidRDefault="00E537B8" w:rsidP="00956406">
      <w:pPr>
        <w:pStyle w:val="BodyText"/>
      </w:pPr>
      <w:r w:rsidRPr="00E537B8">
        <w:t>The following sections describe each part of the FD Profile.</w:t>
      </w:r>
    </w:p>
    <w:p w14:paraId="5FF7E2D3" w14:textId="62A85C42" w:rsidR="00E537B8" w:rsidRDefault="00E537B8" w:rsidP="007B1287">
      <w:pPr>
        <w:pStyle w:val="Heading4"/>
      </w:pPr>
      <w:r w:rsidRPr="00E537B8">
        <w:t xml:space="preserve">Field </w:t>
      </w:r>
      <w:r w:rsidR="006B0494" w:rsidRPr="00E537B8">
        <w:t>device profile</w:t>
      </w:r>
      <w:r w:rsidRPr="00E537B8">
        <w:t xml:space="preserve">: </w:t>
      </w:r>
      <w:r w:rsidR="00B67F05">
        <w:t>f</w:t>
      </w:r>
      <w:r w:rsidRPr="00E537B8">
        <w:t xml:space="preserve">ield </w:t>
      </w:r>
      <w:r w:rsidR="006B0494" w:rsidRPr="00E537B8">
        <w:t>device</w:t>
      </w:r>
      <w:r w:rsidRPr="00E537B8">
        <w:t xml:space="preserve"> version information</w:t>
      </w:r>
    </w:p>
    <w:p w14:paraId="63F736D4" w14:textId="32477B2B" w:rsidR="00E537B8" w:rsidRDefault="00E537B8" w:rsidP="00E537B8">
      <w:pPr>
        <w:pStyle w:val="BodyText"/>
      </w:pPr>
      <w:r w:rsidRPr="00E537B8">
        <w:t>This lists the Lucid version, product name and manufacturer version</w:t>
      </w:r>
      <w:r>
        <w:t>,</w:t>
      </w:r>
      <w:r w:rsidRPr="00E537B8">
        <w:t xml:space="preserve"> and the capabilities for upload and download of core and configuration.</w:t>
      </w:r>
    </w:p>
    <w:p w14:paraId="7FCE6DB3" w14:textId="0FC7E712" w:rsidR="00AE0EA5" w:rsidRDefault="00AE0EA5" w:rsidP="00AE0EA5">
      <w:pPr>
        <w:pStyle w:val="Code"/>
        <w:rPr>
          <w:color w:val="C45911" w:themeColor="accent2" w:themeShade="BF"/>
        </w:rPr>
      </w:pPr>
      <w:r>
        <w:rPr>
          <w:color w:val="C45911" w:themeColor="accent2" w:themeShade="BF"/>
        </w:rPr>
        <w:t xml:space="preserve">  </w:t>
      </w:r>
      <w:r w:rsidRPr="00946A25">
        <w:rPr>
          <w:color w:val="C45911" w:themeColor="accent2" w:themeShade="BF"/>
        </w:rPr>
        <w:t>"lucid"</w:t>
      </w:r>
      <w:r>
        <w:t xml:space="preserve">: </w:t>
      </w:r>
      <w:r w:rsidR="006521EF">
        <w:t>2</w:t>
      </w:r>
      <w:r>
        <w:t>,</w:t>
      </w:r>
      <w:r>
        <w:rPr>
          <w:color w:val="C45911" w:themeColor="accent2" w:themeShade="BF"/>
        </w:rPr>
        <w:tab/>
      </w:r>
      <w:r>
        <w:rPr>
          <w:color w:val="C45911" w:themeColor="accent2" w:themeShade="BF"/>
        </w:rPr>
        <w:tab/>
      </w:r>
      <w:r>
        <w:rPr>
          <w:color w:val="C45911" w:themeColor="accent2" w:themeShade="BF"/>
        </w:rPr>
        <w:tab/>
      </w:r>
      <w:r>
        <w:t>// Protocol version</w:t>
      </w:r>
    </w:p>
    <w:p w14:paraId="070BD7BA" w14:textId="77777777" w:rsidR="00E40D29" w:rsidRDefault="00AE0EA5" w:rsidP="004E57D4">
      <w:pPr>
        <w:pStyle w:val="Code"/>
      </w:pPr>
      <w:r>
        <w:rPr>
          <w:color w:val="C45911" w:themeColor="accent2" w:themeShade="BF"/>
        </w:rPr>
        <w:t xml:space="preserve">  </w:t>
      </w:r>
      <w:r w:rsidRPr="00946A25">
        <w:rPr>
          <w:color w:val="C45911" w:themeColor="accent2" w:themeShade="BF"/>
        </w:rPr>
        <w:t>"pRef"</w:t>
      </w:r>
      <w:r>
        <w:rPr>
          <w:color w:val="C45911" w:themeColor="accent2" w:themeShade="BF"/>
        </w:rPr>
        <w:t xml:space="preserve">: </w:t>
      </w:r>
      <w:r w:rsidRPr="00946A25">
        <w:rPr>
          <w:color w:val="000000" w:themeColor="text1"/>
        </w:rPr>
        <w:t>"ACME_Dev1_1-1"</w:t>
      </w:r>
      <w:r>
        <w:rPr>
          <w:color w:val="C45911" w:themeColor="accent2" w:themeShade="BF"/>
        </w:rPr>
        <w:t>,</w:t>
      </w:r>
      <w:r>
        <w:rPr>
          <w:color w:val="C45911" w:themeColor="accent2" w:themeShade="BF"/>
        </w:rPr>
        <w:tab/>
      </w:r>
      <w:r>
        <w:t>// These three fields uniquely define the device</w:t>
      </w:r>
    </w:p>
    <w:p w14:paraId="345A54FA"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profile. By convention the profile name is the</w:t>
      </w:r>
    </w:p>
    <w:p w14:paraId="62F89D83"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manufacturer name, device name and version</w:t>
      </w:r>
    </w:p>
    <w:p w14:paraId="0337F44B"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identification in that order, separated by</w:t>
      </w:r>
    </w:p>
    <w:p w14:paraId="7C19BD91"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underscores. E.g. "Dev1_ACME_1-2". This is used in</w:t>
      </w:r>
    </w:p>
    <w:p w14:paraId="510FEEDF" w14:textId="3383F67D"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the </w:t>
      </w:r>
      <w:r w:rsidR="004133D9">
        <w:t>status</w:t>
      </w:r>
      <w:r w:rsidR="00AE0EA5">
        <w:t xml:space="preserve"> message. Avoid using periods or other</w:t>
      </w:r>
    </w:p>
    <w:p w14:paraId="2D535D9F" w14:textId="6E77E6BE" w:rsidR="00AE0EA5" w:rsidRDefault="00E40D29" w:rsidP="004E57D4">
      <w:pPr>
        <w:pStyle w:val="Code"/>
      </w:pPr>
      <w:r w:rsidRPr="00AA06A1">
        <w:tab/>
      </w:r>
      <w:r w:rsidRPr="00AA06A1">
        <w:tab/>
      </w:r>
      <w:r w:rsidRPr="00AA06A1">
        <w:tab/>
      </w:r>
      <w:r w:rsidRPr="00AA06A1">
        <w:tab/>
      </w:r>
      <w:r w:rsidRPr="00AA06A1">
        <w:tab/>
        <w:t>//</w:t>
      </w:r>
      <w:r w:rsidR="00AE0EA5">
        <w:t xml:space="preserve"> characters not commonly used in filenames.</w:t>
      </w:r>
    </w:p>
    <w:p w14:paraId="723B5E52" w14:textId="08DC0C53" w:rsidR="00AE0EA5" w:rsidRDefault="00AE0EA5" w:rsidP="00AE0EA5">
      <w:pPr>
        <w:pStyle w:val="Code"/>
      </w:pPr>
      <w:r>
        <w:rPr>
          <w:color w:val="C45911" w:themeColor="accent2" w:themeShade="BF"/>
        </w:rPr>
        <w:t xml:space="preserve">  </w:t>
      </w:r>
      <w:r w:rsidRPr="00946A25">
        <w:rPr>
          <w:color w:val="C45911" w:themeColor="accent2" w:themeShade="BF"/>
        </w:rPr>
        <w:t>"canCoreUp"</w:t>
      </w:r>
      <w:r>
        <w:t xml:space="preserve">: </w:t>
      </w:r>
      <w:r w:rsidRPr="00946A25">
        <w:rPr>
          <w:color w:val="000000" w:themeColor="text1"/>
        </w:rPr>
        <w:t>false,</w:t>
      </w:r>
      <w:r>
        <w:rPr>
          <w:color w:val="C45911" w:themeColor="accent2" w:themeShade="BF"/>
        </w:rPr>
        <w:tab/>
      </w:r>
      <w:r>
        <w:t>// Whether Core files can be uploaded/downloaded</w:t>
      </w:r>
    </w:p>
    <w:p w14:paraId="6A9E6D84" w14:textId="77777777" w:rsidR="00AE0EA5" w:rsidRDefault="00AE0EA5" w:rsidP="00AE0EA5">
      <w:pPr>
        <w:pStyle w:val="Code"/>
        <w:rPr>
          <w:color w:val="C45911" w:themeColor="accent2" w:themeShade="BF"/>
        </w:rPr>
      </w:pPr>
      <w:r>
        <w:rPr>
          <w:color w:val="C45911" w:themeColor="accent2" w:themeShade="BF"/>
        </w:rPr>
        <w:t xml:space="preserve">  </w:t>
      </w:r>
      <w:r w:rsidRPr="00946A25">
        <w:rPr>
          <w:color w:val="C45911" w:themeColor="accent2" w:themeShade="BF"/>
        </w:rPr>
        <w:t>"canCoreDown"</w:t>
      </w:r>
      <w:r>
        <w:t xml:space="preserve">: </w:t>
      </w:r>
      <w:r w:rsidRPr="00946A25">
        <w:rPr>
          <w:color w:val="000000" w:themeColor="text1"/>
        </w:rPr>
        <w:t>false,</w:t>
      </w:r>
    </w:p>
    <w:p w14:paraId="53EF0A01" w14:textId="7CD18505" w:rsidR="00E537B8" w:rsidRDefault="00AE0EA5" w:rsidP="00AE0EA5">
      <w:pPr>
        <w:pStyle w:val="Code"/>
      </w:pPr>
      <w:r>
        <w:rPr>
          <w:color w:val="C45911" w:themeColor="accent2" w:themeShade="BF"/>
        </w:rPr>
        <w:t xml:space="preserve">  </w:t>
      </w:r>
      <w:r w:rsidRPr="00946A25">
        <w:rPr>
          <w:color w:val="C45911" w:themeColor="accent2" w:themeShade="BF"/>
        </w:rPr>
        <w:t>"canConfigDown"</w:t>
      </w:r>
      <w:r>
        <w:t xml:space="preserve">: </w:t>
      </w:r>
      <w:r w:rsidRPr="00946A25">
        <w:rPr>
          <w:color w:val="000000" w:themeColor="text1"/>
        </w:rPr>
        <w:t>true,</w:t>
      </w:r>
      <w:r>
        <w:rPr>
          <w:color w:val="C45911" w:themeColor="accent2" w:themeShade="BF"/>
        </w:rPr>
        <w:tab/>
      </w:r>
      <w:r>
        <w:t>// Whether the device can receive configuration</w:t>
      </w:r>
    </w:p>
    <w:p w14:paraId="266D5121" w14:textId="77777777" w:rsidR="00947AE3" w:rsidRDefault="00947AE3" w:rsidP="00947AE3">
      <w:pPr>
        <w:pStyle w:val="BodyText"/>
      </w:pPr>
    </w:p>
    <w:p w14:paraId="63CEC760" w14:textId="77777777" w:rsidR="00493550" w:rsidRDefault="00947AE3" w:rsidP="00947AE3">
      <w:pPr>
        <w:pStyle w:val="BodyText"/>
      </w:pPr>
      <w:r>
        <w:t>The Device Profile is then divided into a Capability section and an Object Types section. The</w:t>
      </w:r>
      <w:r w:rsidR="00493550">
        <w:t>se</w:t>
      </w:r>
      <w:r>
        <w:t xml:space="preserve"> define the general capabilities of the FD, and the quantities and addressing for a collection of objects which make up the FD configuration. </w:t>
      </w:r>
    </w:p>
    <w:p w14:paraId="38512C35" w14:textId="08E6B39F" w:rsidR="00947AE3" w:rsidRDefault="00947AE3" w:rsidP="00947AE3">
      <w:pPr>
        <w:pStyle w:val="BodyText"/>
      </w:pPr>
      <w:r>
        <w:t>The remainder</w:t>
      </w:r>
      <w:r w:rsidR="00493550">
        <w:t xml:space="preserve"> of the Device Profile</w:t>
      </w:r>
      <w:r>
        <w:t xml:space="preserve"> is arranged to allow the SA to create the user interface and database structures</w:t>
      </w:r>
      <w:r w:rsidR="00493550">
        <w:t>,</w:t>
      </w:r>
      <w:r>
        <w:t xml:space="preserve"> to store and edit or view configuration, and to upload or download the resulting configuration derived from the Device Profile.</w:t>
      </w:r>
    </w:p>
    <w:p w14:paraId="2064CDB1" w14:textId="0FB307EB" w:rsidR="00AE0EA5" w:rsidRDefault="00947AE3" w:rsidP="00947AE3">
      <w:pPr>
        <w:pStyle w:val="BodyText"/>
      </w:pPr>
      <w:r>
        <w:t>The Device Profile is also designed to allow manufacturer-specific fields to be identified, so that new</w:t>
      </w:r>
      <w:r w:rsidR="0030026D">
        <w:t xml:space="preserve">, device specific </w:t>
      </w:r>
      <w:r>
        <w:t>features can be added</w:t>
      </w:r>
      <w:r w:rsidR="00493550">
        <w:t>. It also</w:t>
      </w:r>
      <w:r>
        <w:t xml:space="preserve"> allow</w:t>
      </w:r>
      <w:r w:rsidR="00493550">
        <w:t>s</w:t>
      </w:r>
      <w:r>
        <w:t xml:space="preserve"> extensibility of the Device Profile standard features without having to create new SA software to support FD features.</w:t>
      </w:r>
    </w:p>
    <w:p w14:paraId="63FB8D81" w14:textId="0801D20D" w:rsidR="00691EDA" w:rsidRDefault="00691EDA" w:rsidP="007B1287">
      <w:pPr>
        <w:pStyle w:val="Heading4"/>
      </w:pPr>
      <w:bookmarkStart w:id="762" w:name="_Ref163149810"/>
      <w:r w:rsidRPr="00691EDA">
        <w:t xml:space="preserve">Field </w:t>
      </w:r>
      <w:r w:rsidR="006B0494" w:rsidRPr="00691EDA">
        <w:t>device profile</w:t>
      </w:r>
      <w:r w:rsidRPr="00691EDA">
        <w:t xml:space="preserve"> </w:t>
      </w:r>
      <w:r w:rsidR="0030026D" w:rsidRPr="00691EDA">
        <w:t>section</w:t>
      </w:r>
      <w:r w:rsidRPr="00691EDA">
        <w:t xml:space="preserve">: </w:t>
      </w:r>
      <w:r w:rsidR="006B0494" w:rsidRPr="00691EDA">
        <w:t>field device</w:t>
      </w:r>
      <w:r w:rsidRPr="00691EDA">
        <w:t xml:space="preserve"> </w:t>
      </w:r>
      <w:r w:rsidR="0030026D" w:rsidRPr="00691EDA">
        <w:t>capability</w:t>
      </w:r>
      <w:bookmarkEnd w:id="762"/>
    </w:p>
    <w:p w14:paraId="6D5F2153" w14:textId="77777777" w:rsidR="00691EDA" w:rsidRDefault="00691EDA" w:rsidP="00691EDA">
      <w:pPr>
        <w:pStyle w:val="BodyText"/>
      </w:pPr>
      <w:r>
        <w:t>These items are present to inform the SA how many objects of each type can be configured and how they are to be addressed.</w:t>
      </w:r>
    </w:p>
    <w:p w14:paraId="58DD38C4" w14:textId="3AB246F5" w:rsidR="00285988" w:rsidRPr="00DA2284" w:rsidRDefault="00285988" w:rsidP="00265A9F">
      <w:pPr>
        <w:pStyle w:val="BodyTextTitle"/>
        <w:keepNext/>
      </w:pPr>
      <w:r w:rsidRPr="00DA2284">
        <w:lastRenderedPageBreak/>
        <w:t>Points</w:t>
      </w:r>
    </w:p>
    <w:p w14:paraId="629AA33C" w14:textId="649930CF" w:rsidR="00285988" w:rsidRDefault="00285988" w:rsidP="00DA2284">
      <w:pPr>
        <w:pStyle w:val="Bullet"/>
      </w:pPr>
      <w:r>
        <w:t xml:space="preserve">An array of objects indicating each </w:t>
      </w:r>
      <w:r w:rsidR="005425A5">
        <w:t>point</w:t>
      </w:r>
      <w:r>
        <w:t xml:space="preserve"> type and quantity. </w:t>
      </w:r>
    </w:p>
    <w:p w14:paraId="61750FFC" w14:textId="668C0DBA" w:rsidR="00285988" w:rsidRDefault="00285988" w:rsidP="00DA2284">
      <w:pPr>
        <w:pStyle w:val="Bullet"/>
      </w:pPr>
      <w:r>
        <w:t xml:space="preserve">The list of </w:t>
      </w:r>
      <w:r w:rsidR="005425A5">
        <w:t>point</w:t>
      </w:r>
      <w:r>
        <w:t xml:space="preserve">s denotes physical capability, but not all </w:t>
      </w:r>
      <w:r w:rsidR="005425A5">
        <w:t>point</w:t>
      </w:r>
      <w:r>
        <w:t xml:space="preserve">s need to be configured or used. </w:t>
      </w:r>
    </w:p>
    <w:p w14:paraId="62F3128F" w14:textId="28037C77" w:rsidR="00285988" w:rsidRDefault="00285988" w:rsidP="00DA2284">
      <w:pPr>
        <w:pStyle w:val="Bullet"/>
      </w:pPr>
      <w:r>
        <w:t>Points may be wired interfaces to other devices or virtual in software</w:t>
      </w:r>
      <w:r w:rsidR="00E279F0">
        <w:t>. T</w:t>
      </w:r>
      <w:r>
        <w:t xml:space="preserve">his is </w:t>
      </w:r>
      <w:r w:rsidR="003213C2">
        <w:t>device specific</w:t>
      </w:r>
      <w:r w:rsidR="007232E7">
        <w:t>.</w:t>
      </w:r>
    </w:p>
    <w:p w14:paraId="221BD3E3" w14:textId="1B427AC5" w:rsidR="00285988" w:rsidRDefault="00285988" w:rsidP="00DA2284">
      <w:pPr>
        <w:pStyle w:val="Bullet"/>
      </w:pPr>
      <w:r>
        <w:t xml:space="preserve">An array of types and numbers is used. </w:t>
      </w:r>
      <w:r w:rsidR="007232E7">
        <w:t>It is</w:t>
      </w:r>
      <w:r>
        <w:t xml:space="preserve"> verbose, </w:t>
      </w:r>
      <w:r w:rsidR="007232E7">
        <w:t>but</w:t>
      </w:r>
      <w:r>
        <w:t xml:space="preserve"> simple and flexible.</w:t>
      </w:r>
    </w:p>
    <w:p w14:paraId="209C8070" w14:textId="606CA6EA" w:rsidR="00285988" w:rsidRDefault="00285988" w:rsidP="00DA2284">
      <w:pPr>
        <w:pStyle w:val="Bullet"/>
      </w:pPr>
      <w:r>
        <w:t>Numbers can be 0 or any positive integer</w:t>
      </w:r>
      <w:r w:rsidR="007232E7">
        <w:t>.</w:t>
      </w:r>
    </w:p>
    <w:p w14:paraId="35EDC53C" w14:textId="77777777" w:rsidR="00CA527E" w:rsidRDefault="00285988" w:rsidP="00DA2284">
      <w:pPr>
        <w:pStyle w:val="Bullet"/>
      </w:pPr>
      <w:r>
        <w:t xml:space="preserve">Number ranges across types are not unique, so that, for example, there can be analogue input 1 and analogue output 1. </w:t>
      </w:r>
    </w:p>
    <w:p w14:paraId="2EF7FB6A" w14:textId="11F5500F" w:rsidR="00285988" w:rsidRPr="00BA7567" w:rsidRDefault="00DD73B9" w:rsidP="00DA2284">
      <w:pPr>
        <w:pStyle w:val="Bullet"/>
      </w:pPr>
      <w:r w:rsidRPr="00BA7567">
        <w:t>Point IDs are unique across device links.</w:t>
      </w:r>
      <w:r w:rsidR="007E0B5F" w:rsidRPr="00BA7567">
        <w:t xml:space="preserve"> That is,</w:t>
      </w:r>
      <w:r w:rsidRPr="00BA7567">
        <w:t xml:space="preserve"> you cannot have AI</w:t>
      </w:r>
      <w:r w:rsidR="00FE15AE" w:rsidRPr="00BA7567">
        <w:t>0</w:t>
      </w:r>
      <w:r w:rsidRPr="00BA7567">
        <w:t xml:space="preserve"> in two different device links</w:t>
      </w:r>
      <w:r w:rsidR="00CA527E" w:rsidRPr="00BA7567">
        <w:t>.</w:t>
      </w:r>
      <w:r w:rsidR="00282FE1" w:rsidRPr="00BA7567">
        <w:t xml:space="preserve"> Device links are just collections of points.</w:t>
      </w:r>
    </w:p>
    <w:p w14:paraId="357B5D90" w14:textId="5A4E357C" w:rsidR="00285988" w:rsidRDefault="00285988" w:rsidP="00DA2284">
      <w:pPr>
        <w:pStyle w:val="BodyTextIndent1"/>
      </w:pPr>
      <w:r w:rsidRPr="00285988">
        <w:t>For example:</w:t>
      </w:r>
    </w:p>
    <w:p w14:paraId="791F21EC"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"body"</w:t>
      </w:r>
      <w:r w:rsidRPr="00285988">
        <w:rPr>
          <w:rFonts w:eastAsia="DengXian"/>
          <w:lang w:eastAsia="en-US"/>
        </w:rPr>
        <w:t>: {</w:t>
      </w:r>
    </w:p>
    <w:p w14:paraId="3A6562A8"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"capability"</w:t>
      </w:r>
      <w:r w:rsidRPr="00285988">
        <w:rPr>
          <w:rFonts w:eastAsia="DengXian"/>
          <w:lang w:eastAsia="en-US"/>
        </w:rPr>
        <w:t>: {</w:t>
      </w:r>
    </w:p>
    <w:p w14:paraId="5E868DB0"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"points"</w:t>
      </w:r>
      <w:r w:rsidRPr="00285988">
        <w:rPr>
          <w:rFonts w:eastAsia="DengXian"/>
          <w:lang w:eastAsia="en-US"/>
        </w:rPr>
        <w:t>: {</w:t>
      </w:r>
    </w:p>
    <w:p w14:paraId="6AF67DCA"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"ai"</w:t>
      </w:r>
      <w:r w:rsidRPr="00285988">
        <w:rPr>
          <w:rFonts w:eastAsia="DengXian"/>
          <w:lang w:eastAsia="en-US"/>
        </w:rPr>
        <w:t>: [</w:t>
      </w:r>
    </w:p>
    <w:p w14:paraId="0D449AF5" w14:textId="77777777" w:rsidR="00285988" w:rsidRPr="00285988" w:rsidRDefault="00285988" w:rsidP="00285988">
      <w:pPr>
        <w:pStyle w:val="Code"/>
        <w:rPr>
          <w:rFonts w:eastAsia="DengXian"/>
          <w:lang w:eastAsia="en-US"/>
        </w:rPr>
      </w:pPr>
      <w:r w:rsidRPr="00285988">
        <w:rPr>
          <w:rFonts w:eastAsia="DengXian"/>
          <w:color w:val="C45911" w:themeColor="accent2" w:themeShade="BF"/>
          <w:lang w:eastAsia="en-US"/>
        </w:rPr>
        <w:t xml:space="preserve">         </w:t>
      </w:r>
      <w:r w:rsidRPr="00285988">
        <w:rPr>
          <w:rFonts w:eastAsia="DengXian"/>
          <w:lang w:eastAsia="en-US"/>
        </w:rPr>
        <w:t xml:space="preserve"> {</w:t>
      </w:r>
    </w:p>
    <w:p w14:paraId="1BF96420"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"from"</w:t>
      </w:r>
      <w:r w:rsidRPr="00285988">
        <w:rPr>
          <w:rFonts w:eastAsia="DengXian"/>
          <w:lang w:eastAsia="en-US"/>
        </w:rPr>
        <w:t>: 1,</w:t>
      </w:r>
    </w:p>
    <w:p w14:paraId="4982DF2A"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"to"</w:t>
      </w:r>
      <w:r w:rsidRPr="00285988">
        <w:rPr>
          <w:rFonts w:eastAsia="DengXian"/>
          <w:lang w:eastAsia="en-US"/>
        </w:rPr>
        <w:t>: 2</w:t>
      </w:r>
    </w:p>
    <w:p w14:paraId="3CB8294C"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001516B0"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44141BC1"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"from"</w:t>
      </w:r>
      <w:r w:rsidRPr="00285988">
        <w:rPr>
          <w:rFonts w:eastAsia="DengXian"/>
          <w:lang w:eastAsia="en-US"/>
        </w:rPr>
        <w:t>: 6,</w:t>
      </w:r>
    </w:p>
    <w:p w14:paraId="52798F55"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"to"</w:t>
      </w:r>
      <w:r w:rsidRPr="00285988">
        <w:rPr>
          <w:rFonts w:eastAsia="DengXian"/>
          <w:lang w:eastAsia="en-US"/>
        </w:rPr>
        <w:t>: 8</w:t>
      </w:r>
    </w:p>
    <w:p w14:paraId="1C7C9DA7"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73B8C71D"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2CDA45BF" w14:textId="77777777" w:rsidR="00285988" w:rsidRDefault="00285988" w:rsidP="00DA2284">
      <w:pPr>
        <w:pStyle w:val="BodyTextIndent1"/>
      </w:pPr>
    </w:p>
    <w:p w14:paraId="2BEAB23B" w14:textId="25F78B96" w:rsidR="00285988" w:rsidRDefault="00285988" w:rsidP="00DA2284">
      <w:pPr>
        <w:pStyle w:val="BodyTextIndent1"/>
      </w:pPr>
      <w:r w:rsidRPr="00285988">
        <w:t xml:space="preserve">This defines the available ranges for analogue input </w:t>
      </w:r>
      <w:r w:rsidR="005425A5">
        <w:t>point</w:t>
      </w:r>
      <w:r w:rsidRPr="00285988">
        <w:t>s: 1, 2, 6, 7 and 8.</w:t>
      </w:r>
    </w:p>
    <w:p w14:paraId="31A1D66E" w14:textId="6DBB8360" w:rsidR="00285988" w:rsidRPr="00E279F0" w:rsidRDefault="00285988" w:rsidP="00E279F0">
      <w:pPr>
        <w:pStyle w:val="BodyTextTitle"/>
      </w:pPr>
      <w:r w:rsidRPr="00DA2284">
        <w:t>Channels</w:t>
      </w:r>
    </w:p>
    <w:p w14:paraId="028E396C" w14:textId="50733FC7" w:rsidR="00285988" w:rsidRDefault="00285988" w:rsidP="00DA2284">
      <w:pPr>
        <w:pStyle w:val="BodyText"/>
      </w:pPr>
      <w:r w:rsidRPr="00BA7567">
        <w:t xml:space="preserve">This lists the channel numbers available </w:t>
      </w:r>
      <w:r w:rsidR="007232E7" w:rsidRPr="00BA7567">
        <w:t>for</w:t>
      </w:r>
      <w:r w:rsidRPr="00BA7567">
        <w:t xml:space="preserve"> a name</w:t>
      </w:r>
      <w:r w:rsidR="007232E7" w:rsidRPr="00BA7567">
        <w:t>d</w:t>
      </w:r>
      <w:r w:rsidRPr="00BA7567">
        <w:t xml:space="preserve"> channel. </w:t>
      </w:r>
      <w:r w:rsidR="000F5594" w:rsidRPr="00BA7567" w:rsidDel="00D95654">
        <w:t xml:space="preserve">Numbers </w:t>
      </w:r>
      <w:r w:rsidR="00CE0A09" w:rsidRPr="00BA7567" w:rsidDel="00D95654">
        <w:t>can be 0 or any positive integer</w:t>
      </w:r>
      <w:r w:rsidR="00CE0A09" w:rsidRPr="00BA7567">
        <w:t xml:space="preserve">. </w:t>
      </w:r>
      <w:r w:rsidRPr="00BA7567">
        <w:t xml:space="preserve">Each channel represents a single physical interface by which the </w:t>
      </w:r>
      <w:r w:rsidR="00FB1382" w:rsidRPr="00BA7567">
        <w:t>Broker</w:t>
      </w:r>
      <w:r w:rsidRPr="00BA7567">
        <w:t xml:space="preserve"> can be reached. </w:t>
      </w:r>
      <w:r w:rsidR="004A7B46" w:rsidRPr="00BA7567">
        <w:t xml:space="preserve">As an example, the following shows a device which </w:t>
      </w:r>
      <w:r w:rsidR="00AA7F13">
        <w:t>h</w:t>
      </w:r>
      <w:r w:rsidR="004A7B46" w:rsidRPr="00BA7567">
        <w:t>as an ethernet and mobile channel defined. The name and implementation of a channel are device specific. The name is expected to be indicative of the channel’s nature</w:t>
      </w:r>
      <w:r w:rsidRPr="00BA7567">
        <w:t>. Each channel can support multiple connections.</w:t>
      </w:r>
    </w:p>
    <w:p w14:paraId="6B784710"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"channels"</w:t>
      </w:r>
      <w:r w:rsidRPr="00285988">
        <w:rPr>
          <w:rFonts w:eastAsia="DengXian"/>
          <w:lang w:eastAsia="en-US"/>
        </w:rPr>
        <w:t>: [</w:t>
      </w:r>
    </w:p>
    <w:p w14:paraId="004B2A47"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5EA183D6"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"name"</w:t>
      </w:r>
      <w:r w:rsidRPr="00285988">
        <w:rPr>
          <w:rFonts w:eastAsia="DengXian"/>
          <w:lang w:eastAsia="en-US"/>
        </w:rPr>
        <w:t>:</w:t>
      </w:r>
      <w:r w:rsidRPr="00285988">
        <w:rPr>
          <w:rFonts w:eastAsia="DengXian"/>
          <w:color w:val="C45911" w:themeColor="accent2" w:themeShade="BF"/>
          <w:lang w:eastAsia="en-US"/>
        </w:rPr>
        <w:t xml:space="preserve"> </w:t>
      </w:r>
      <w:r w:rsidRPr="000E3C7B">
        <w:rPr>
          <w:rFonts w:eastAsia="DengXian"/>
          <w:color w:val="000000" w:themeColor="text1"/>
          <w:lang w:eastAsia="en-US"/>
        </w:rPr>
        <w:t>"Ethernet 1</w:t>
      </w:r>
      <w:r w:rsidRPr="00285988">
        <w:rPr>
          <w:rFonts w:eastAsia="DengXian"/>
          <w:color w:val="A31515"/>
          <w:lang w:eastAsia="en-US"/>
          <w14:textFill>
            <w14:solidFill>
              <w14:srgbClr w14:val="A31515">
                <w14:lumMod w14:val="75000"/>
              </w14:srgbClr>
            </w14:solidFill>
          </w14:textFill>
        </w:rPr>
        <w:t>"</w:t>
      </w:r>
      <w:r w:rsidRPr="00285988">
        <w:rPr>
          <w:rFonts w:eastAsia="DengXian"/>
          <w:lang w:eastAsia="en-US"/>
        </w:rPr>
        <w:t>,</w:t>
      </w:r>
    </w:p>
    <w:p w14:paraId="754BA2B9"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"num"</w:t>
      </w:r>
      <w:r w:rsidRPr="00285988">
        <w:rPr>
          <w:rFonts w:eastAsia="DengXian"/>
          <w:lang w:eastAsia="en-US"/>
        </w:rPr>
        <w:t>: 1</w:t>
      </w:r>
    </w:p>
    <w:p w14:paraId="71AE96B4"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51D86F33"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772EE272" w14:textId="77777777" w:rsidR="00285988" w:rsidRPr="00285988" w:rsidRDefault="00285988" w:rsidP="00285988">
      <w:pPr>
        <w:pStyle w:val="Code"/>
        <w:rPr>
          <w:rFonts w:eastAsia="DengXian"/>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"name"</w:t>
      </w:r>
      <w:r w:rsidRPr="00285988">
        <w:rPr>
          <w:rFonts w:eastAsia="DengXian"/>
          <w:lang w:eastAsia="en-US"/>
        </w:rPr>
        <w:t>:</w:t>
      </w:r>
      <w:r w:rsidRPr="00285988">
        <w:rPr>
          <w:rFonts w:eastAsia="DengXian"/>
          <w:color w:val="C45911" w:themeColor="accent2" w:themeShade="BF"/>
          <w:lang w:eastAsia="en-US"/>
        </w:rPr>
        <w:t xml:space="preserve"> </w:t>
      </w:r>
      <w:r w:rsidRPr="000E3C7B">
        <w:rPr>
          <w:rFonts w:eastAsia="DengXian"/>
          <w:color w:val="000000" w:themeColor="text1"/>
          <w:lang w:eastAsia="en-US"/>
        </w:rPr>
        <w:t>"GPRS"</w:t>
      </w:r>
      <w:r w:rsidRPr="00285988">
        <w:rPr>
          <w:rFonts w:eastAsia="DengXian"/>
          <w:lang w:eastAsia="en-US"/>
        </w:rPr>
        <w:t>,</w:t>
      </w:r>
    </w:p>
    <w:p w14:paraId="5CB23755"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"num"</w:t>
      </w:r>
      <w:r w:rsidRPr="00285988">
        <w:rPr>
          <w:rFonts w:eastAsia="DengXian"/>
          <w:lang w:eastAsia="en-US"/>
        </w:rPr>
        <w:t>: 2</w:t>
      </w:r>
    </w:p>
    <w:p w14:paraId="3C01A4E6"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261FF069" w14:textId="77777777" w:rsidR="00285988" w:rsidRPr="00285988" w:rsidRDefault="00285988" w:rsidP="00285988">
      <w:pPr>
        <w:pStyle w:val="Code"/>
        <w:rPr>
          <w:rFonts w:ascii="Calibri" w:eastAsia="DengXian" w:hAnsi="Calibri" w:cs="Arial"/>
          <w:sz w:val="22"/>
          <w:szCs w:val="22"/>
          <w:lang w:eastAsia="en-US"/>
        </w:rPr>
      </w:pPr>
      <w:r w:rsidRPr="00285988">
        <w:rPr>
          <w:rFonts w:eastAsia="DengXian"/>
          <w:lang w:eastAsia="en-US"/>
        </w:rPr>
        <w:t xml:space="preserve">      ],</w:t>
      </w:r>
    </w:p>
    <w:p w14:paraId="46A87C4B" w14:textId="77777777" w:rsidR="007232E7" w:rsidRDefault="007232E7" w:rsidP="00DA2284">
      <w:pPr>
        <w:pStyle w:val="BodyText"/>
      </w:pPr>
    </w:p>
    <w:p w14:paraId="5DE8CBE7" w14:textId="362DB650" w:rsidR="00285988" w:rsidRDefault="00285988" w:rsidP="00DA2284">
      <w:pPr>
        <w:pStyle w:val="BodyText"/>
      </w:pPr>
      <w:r>
        <w:t xml:space="preserve">The </w:t>
      </w:r>
      <w:r w:rsidR="0030026D">
        <w:t>FD</w:t>
      </w:r>
      <w:r>
        <w:t xml:space="preserve"> only ever communicates with a single </w:t>
      </w:r>
      <w:r w:rsidR="004133D9">
        <w:t>Broker</w:t>
      </w:r>
      <w:r>
        <w:t xml:space="preserve"> system. The exact configuration of the </w:t>
      </w:r>
      <w:r w:rsidR="004133D9">
        <w:t>Broker</w:t>
      </w:r>
      <w:r>
        <w:t xml:space="preserve"> system is up to the user. Multiple channels and connections </w:t>
      </w:r>
      <w:r w:rsidR="007232E7">
        <w:t>allow</w:t>
      </w:r>
      <w:r>
        <w:t xml:space="preserve"> some redundancy in the method of connection to the single </w:t>
      </w:r>
      <w:r w:rsidR="004133D9">
        <w:t>Broker</w:t>
      </w:r>
      <w:r>
        <w:t xml:space="preserve"> system. </w:t>
      </w:r>
      <w:r w:rsidR="007232E7" w:rsidRPr="00BA7567">
        <w:t>As</w:t>
      </w:r>
      <w:r w:rsidRPr="00BA7567">
        <w:t xml:space="preserve"> there is only a single </w:t>
      </w:r>
      <w:r w:rsidR="004133D9" w:rsidRPr="00BA7567">
        <w:t>Broker</w:t>
      </w:r>
      <w:r w:rsidRPr="00BA7567">
        <w:t xml:space="preserve"> system, the </w:t>
      </w:r>
      <w:r w:rsidR="0030026D" w:rsidRPr="00BA7567">
        <w:t>FD</w:t>
      </w:r>
      <w:r w:rsidRPr="00BA7567">
        <w:t xml:space="preserve"> need only maintain a single </w:t>
      </w:r>
      <w:r w:rsidR="0094651C" w:rsidRPr="00BA7567" w:rsidDel="00E756C4">
        <w:t>store</w:t>
      </w:r>
      <w:r w:rsidRPr="00BA7567">
        <w:t xml:space="preserve"> of messages for that </w:t>
      </w:r>
      <w:r w:rsidR="004133D9" w:rsidRPr="00BA7567">
        <w:t>Broker</w:t>
      </w:r>
      <w:r w:rsidRPr="00BA7567">
        <w:t xml:space="preserve"> system.</w:t>
      </w:r>
    </w:p>
    <w:p w14:paraId="0232AC4D" w14:textId="10A8396C" w:rsidR="00285988" w:rsidRDefault="00285988" w:rsidP="00DA2284">
      <w:pPr>
        <w:pStyle w:val="BodyText"/>
      </w:pPr>
      <w:r>
        <w:lastRenderedPageBreak/>
        <w:t xml:space="preserve">Once messages are available at the </w:t>
      </w:r>
      <w:r w:rsidR="00FB1382">
        <w:t>Broker</w:t>
      </w:r>
      <w:r>
        <w:t xml:space="preserve">, multiple </w:t>
      </w:r>
      <w:r w:rsidR="0030026D">
        <w:t>SAs</w:t>
      </w:r>
      <w:r>
        <w:t xml:space="preserve"> can subscribe to the messages and receive them. </w:t>
      </w:r>
    </w:p>
    <w:p w14:paraId="55FEE8AF" w14:textId="51423FC7" w:rsidR="00285988" w:rsidRPr="00E279F0" w:rsidRDefault="00285988" w:rsidP="00717492">
      <w:pPr>
        <w:pStyle w:val="BodyTextTitle"/>
        <w:keepNext/>
      </w:pPr>
      <w:r w:rsidRPr="00DA2284">
        <w:t xml:space="preserve">Field </w:t>
      </w:r>
      <w:r w:rsidR="00B67F05">
        <w:t>d</w:t>
      </w:r>
      <w:r w:rsidRPr="00DA2284">
        <w:t xml:space="preserve">evice </w:t>
      </w:r>
      <w:r w:rsidR="00ED217D" w:rsidRPr="00DA2284">
        <w:t>links</w:t>
      </w:r>
    </w:p>
    <w:p w14:paraId="5550BE10" w14:textId="4641ABFD" w:rsidR="00285988" w:rsidRDefault="00C81B78" w:rsidP="00DA2284">
      <w:pPr>
        <w:pStyle w:val="BodyText"/>
      </w:pPr>
      <w:r w:rsidRPr="00BA7567">
        <w:t xml:space="preserve">A Field Device Link enables an FD to organise its points into sets. Typically, these sets share the same method of </w:t>
      </w:r>
      <w:r w:rsidR="00285988" w:rsidRPr="00BA7567">
        <w:t xml:space="preserve">access. For example, there may be physical I/O on the </w:t>
      </w:r>
      <w:r w:rsidR="0030026D" w:rsidRPr="00BA7567">
        <w:t>FD</w:t>
      </w:r>
      <w:r w:rsidR="00285988" w:rsidRPr="00BA7567">
        <w:t xml:space="preserve">, plus a separate capability to link to a Modbus I/O connection or a rack of I/O cards. This section names and </w:t>
      </w:r>
      <w:r w:rsidR="0069661B" w:rsidRPr="00BA7567" w:rsidDel="00F80CAD">
        <w:t xml:space="preserve">assigns </w:t>
      </w:r>
      <w:r w:rsidR="00285988" w:rsidRPr="00BA7567">
        <w:t xml:space="preserve">numbers </w:t>
      </w:r>
      <w:r w:rsidR="0069661B" w:rsidRPr="00BA7567" w:rsidDel="00F80CAD">
        <w:t>to</w:t>
      </w:r>
      <w:r w:rsidR="0069661B" w:rsidRPr="00BA7567">
        <w:t xml:space="preserve"> </w:t>
      </w:r>
      <w:r w:rsidR="00285988" w:rsidRPr="00BA7567">
        <w:t xml:space="preserve">the </w:t>
      </w:r>
      <w:r w:rsidR="00FF421A" w:rsidRPr="00BA7567">
        <w:t>FD</w:t>
      </w:r>
      <w:r w:rsidR="00285988" w:rsidRPr="00BA7567">
        <w:t xml:space="preserve"> Links. Device Link names can be any text.</w:t>
      </w:r>
      <w:r w:rsidR="00B46D3D" w:rsidRPr="00BA7567">
        <w:t xml:space="preserve"> </w:t>
      </w:r>
      <w:r w:rsidR="00B46D3D" w:rsidRPr="00BA7567" w:rsidDel="00F80CAD">
        <w:t>Numbers can be 0 or any positive integer</w:t>
      </w:r>
      <w:r w:rsidR="00B46D3D" w:rsidRPr="00BA7567">
        <w:t>.</w:t>
      </w:r>
    </w:p>
    <w:p w14:paraId="427464CC" w14:textId="77777777" w:rsidR="00285988" w:rsidRPr="00285988" w:rsidRDefault="00285988" w:rsidP="00E52734">
      <w:pPr>
        <w:pStyle w:val="Code"/>
        <w:rPr>
          <w:rFonts w:eastAsia="DengXian"/>
          <w:color w:val="000000"/>
          <w:lang w:eastAsia="en-US"/>
          <w14:textFill>
            <w14:solidFill>
              <w14:srgbClr w14:val="000000">
                <w14:lumMod w14:val="75000"/>
              </w14:srgbClr>
            </w14:solidFill>
          </w14:textFill>
        </w:rPr>
      </w:pPr>
      <w:r w:rsidRPr="00285988">
        <w:rPr>
          <w:rFonts w:eastAsia="DengXian"/>
          <w:color w:val="000000"/>
          <w:lang w:eastAsia="en-US"/>
          <w14:textFill>
            <w14:solidFill>
              <w14:srgbClr w14:val="000000">
                <w14:lumMod w14:val="75000"/>
              </w14:srgbClr>
            </w14:solidFill>
          </w14:textFill>
        </w:rPr>
        <w:t xml:space="preserve">      </w:t>
      </w:r>
      <w:r w:rsidRPr="00E52734">
        <w:rPr>
          <w:rFonts w:eastAsia="DengXian"/>
          <w:color w:val="C45911" w:themeColor="accent2" w:themeShade="BF"/>
          <w:lang w:eastAsia="en-US"/>
        </w:rPr>
        <w:t>"deviceLinks"</w:t>
      </w:r>
      <w:r w:rsidRPr="00285988">
        <w:rPr>
          <w:rFonts w:eastAsia="DengXian"/>
          <w:color w:val="000000"/>
          <w:lang w:eastAsia="en-US"/>
          <w14:textFill>
            <w14:solidFill>
              <w14:srgbClr w14:val="000000">
                <w14:lumMod w14:val="75000"/>
              </w14:srgbClr>
            </w14:solidFill>
          </w14:textFill>
        </w:rPr>
        <w:t>: [</w:t>
      </w:r>
    </w:p>
    <w:p w14:paraId="064BCD5D"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251227CD"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455C14">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"Internal"</w:t>
      </w:r>
      <w:r w:rsidRPr="00AA06A1">
        <w:rPr>
          <w:rFonts w:eastAsia="DengXian"/>
          <w:lang w:eastAsia="en-US"/>
        </w:rPr>
        <w:t>,</w:t>
      </w:r>
    </w:p>
    <w:p w14:paraId="448DB418"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"num"</w:t>
      </w:r>
      <w:r w:rsidRPr="00AA06A1">
        <w:rPr>
          <w:rFonts w:eastAsia="DengXian"/>
          <w:lang w:eastAsia="en-US"/>
        </w:rPr>
        <w:t>: 0</w:t>
      </w:r>
    </w:p>
    <w:p w14:paraId="0B42E7A5"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20BD6023"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1C1DE53A"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"Onboard"</w:t>
      </w:r>
      <w:r w:rsidRPr="00AA06A1">
        <w:rPr>
          <w:rFonts w:eastAsia="DengXian"/>
          <w:lang w:eastAsia="en-US"/>
        </w:rPr>
        <w:t>,</w:t>
      </w:r>
    </w:p>
    <w:p w14:paraId="41EF92A0"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"num"</w:t>
      </w:r>
      <w:r w:rsidRPr="00AA06A1">
        <w:rPr>
          <w:rFonts w:eastAsia="DengXian"/>
          <w:lang w:eastAsia="en-US"/>
        </w:rPr>
        <w:t>: 1</w:t>
      </w:r>
    </w:p>
    <w:p w14:paraId="1ED8D294"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7F13320E"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1E744F6E"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"PLC1"</w:t>
      </w:r>
      <w:r w:rsidRPr="00AA06A1">
        <w:rPr>
          <w:rFonts w:eastAsia="DengXian"/>
          <w:lang w:eastAsia="en-US"/>
        </w:rPr>
        <w:t>,</w:t>
      </w:r>
    </w:p>
    <w:p w14:paraId="6F17EAAD"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"num"</w:t>
      </w:r>
      <w:r w:rsidRPr="00AA06A1">
        <w:rPr>
          <w:rFonts w:eastAsia="DengXian"/>
          <w:lang w:eastAsia="en-US"/>
        </w:rPr>
        <w:t>: 2</w:t>
      </w:r>
    </w:p>
    <w:p w14:paraId="0392E623"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359386C9"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77A69E17"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"Calc"</w:t>
      </w:r>
      <w:r w:rsidRPr="00AA06A1">
        <w:rPr>
          <w:rFonts w:eastAsia="DengXian"/>
          <w:lang w:eastAsia="en-US"/>
        </w:rPr>
        <w:t>,</w:t>
      </w:r>
    </w:p>
    <w:p w14:paraId="4E0BC6B9"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"num"</w:t>
      </w:r>
      <w:r w:rsidRPr="00AA06A1">
        <w:rPr>
          <w:rFonts w:eastAsia="DengXian"/>
          <w:lang w:eastAsia="en-US"/>
        </w:rPr>
        <w:t>: 3</w:t>
      </w:r>
    </w:p>
    <w:p w14:paraId="34D3967A"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3440960C" w14:textId="77777777" w:rsidR="00285988" w:rsidRPr="00285988" w:rsidRDefault="00285988" w:rsidP="00E52734">
      <w:pPr>
        <w:pStyle w:val="Code"/>
        <w:rPr>
          <w:rFonts w:ascii="Calibri" w:eastAsia="DengXian" w:hAnsi="Calibri" w:cs="Arial"/>
          <w:sz w:val="22"/>
          <w:szCs w:val="22"/>
          <w:lang w:eastAsia="en-US"/>
        </w:rPr>
      </w:pPr>
      <w:r w:rsidRPr="00AA06A1">
        <w:rPr>
          <w:rFonts w:eastAsia="DengXian"/>
          <w:lang w:eastAsia="en-US"/>
        </w:rPr>
        <w:t xml:space="preserve">      ],</w:t>
      </w:r>
    </w:p>
    <w:p w14:paraId="5B420A3D" w14:textId="77777777" w:rsidR="00285988" w:rsidRDefault="00285988" w:rsidP="00DA2284">
      <w:pPr>
        <w:pStyle w:val="BodyTextIndent1"/>
      </w:pPr>
    </w:p>
    <w:p w14:paraId="6084DB23" w14:textId="1A1C0BA9" w:rsidR="00E52734" w:rsidRPr="00E279F0" w:rsidRDefault="00E52734" w:rsidP="00E279F0">
      <w:pPr>
        <w:pStyle w:val="BodyTextTitle"/>
      </w:pPr>
      <w:r w:rsidRPr="00DA2284">
        <w:t>Commands</w:t>
      </w:r>
    </w:p>
    <w:p w14:paraId="53768DCD" w14:textId="24B2CC5D" w:rsidR="00DA2284" w:rsidRDefault="00E52734" w:rsidP="00DA2284">
      <w:pPr>
        <w:pStyle w:val="BodyText"/>
      </w:pPr>
      <w:r w:rsidRPr="00E52734">
        <w:t xml:space="preserve">This denotes what the SA can send to perform actions on Devices with this Device Profile. For example, </w:t>
      </w:r>
      <w:r w:rsidRPr="007232E7">
        <w:rPr>
          <w:rFonts w:ascii="Courier New" w:hAnsi="Courier New" w:cs="Courier New"/>
        </w:rPr>
        <w:t>getdata</w:t>
      </w:r>
      <w:r w:rsidRPr="00E52734">
        <w:t xml:space="preserve"> (manual retrieval of data) and </w:t>
      </w:r>
      <w:r w:rsidRPr="007232E7">
        <w:rPr>
          <w:rFonts w:ascii="Courier New" w:hAnsi="Courier New" w:cs="Courier New"/>
        </w:rPr>
        <w:t>setclock</w:t>
      </w:r>
      <w:r w:rsidRPr="00E52734">
        <w:t xml:space="preserve"> (SA set of clock). </w:t>
      </w:r>
      <w:r w:rsidR="000E53E4" w:rsidRPr="00717492">
        <w:rPr>
          <w:rFonts w:eastAsia="MS Mincho" w:cs="Adobe Clean DC"/>
          <w:color w:val="000000"/>
        </w:rPr>
        <w:t xml:space="preserve">If the SA sends these request </w:t>
      </w:r>
      <w:r w:rsidR="000E53E4" w:rsidRPr="00717492" w:rsidDel="005A3376">
        <w:rPr>
          <w:rFonts w:eastAsia="MS Mincho" w:cs="Adobe Clean DC"/>
          <w:color w:val="000000"/>
        </w:rPr>
        <w:t>types</w:t>
      </w:r>
      <w:r w:rsidR="005A3376" w:rsidRPr="00717492">
        <w:rPr>
          <w:rFonts w:eastAsia="MS Mincho" w:cs="Adobe Clean DC"/>
          <w:color w:val="000000"/>
        </w:rPr>
        <w:t>,</w:t>
      </w:r>
      <w:r w:rsidR="000E53E4" w:rsidRPr="00717492">
        <w:rPr>
          <w:rFonts w:eastAsia="MS Mincho" w:cs="Adobe Clean DC"/>
          <w:color w:val="000000"/>
        </w:rPr>
        <w:t xml:space="preserve"> then the FD will respond</w:t>
      </w:r>
      <w:r w:rsidR="004F6270">
        <w:rPr>
          <w:rFonts w:eastAsia="MS Mincho" w:cs="Adobe Clean DC"/>
          <w:color w:val="000000"/>
        </w:rPr>
        <w:t>.</w:t>
      </w:r>
    </w:p>
    <w:p w14:paraId="6663C773" w14:textId="77777777" w:rsidR="00E52734" w:rsidRPr="00E52734" w:rsidRDefault="00E52734" w:rsidP="00E52734">
      <w:pPr>
        <w:pStyle w:val="Code"/>
        <w:rPr>
          <w:rFonts w:eastAsia="DengXian"/>
          <w:color w:val="C45911" w:themeColor="accent2" w:themeShade="BF"/>
          <w:lang w:eastAsia="en-US"/>
        </w:rPr>
      </w:pPr>
      <w:r w:rsidRPr="00E52734">
        <w:rPr>
          <w:rFonts w:eastAsia="DengXian"/>
          <w:color w:val="C45911" w:themeColor="accent2" w:themeShade="BF"/>
          <w:lang w:eastAsia="en-US"/>
        </w:rPr>
        <w:t xml:space="preserve">      </w:t>
      </w:r>
      <w:r w:rsidRPr="0004543E">
        <w:rPr>
          <w:rFonts w:eastAsia="DengXian"/>
          <w:color w:val="C45911" w:themeColor="accent2" w:themeShade="BF"/>
          <w:lang w:eastAsia="en-US"/>
        </w:rPr>
        <w:t>"commands"</w:t>
      </w:r>
      <w:r w:rsidRPr="00E52734">
        <w:rPr>
          <w:rFonts w:eastAsia="DengXian"/>
          <w:lang w:eastAsia="en-US"/>
        </w:rPr>
        <w:t>: [</w:t>
      </w:r>
    </w:p>
    <w:p w14:paraId="1CE761F8" w14:textId="77777777" w:rsidR="00E52734" w:rsidRPr="00063C36" w:rsidRDefault="00E52734" w:rsidP="00E52734">
      <w:pPr>
        <w:pStyle w:val="Code"/>
        <w:rPr>
          <w:rFonts w:eastAsia="DengXian"/>
          <w:lang w:eastAsia="en-US"/>
        </w:rPr>
      </w:pPr>
      <w:r w:rsidRPr="00E52734">
        <w:rPr>
          <w:rFonts w:eastAsia="DengXian"/>
          <w:color w:val="C45911" w:themeColor="accent2" w:themeShade="BF"/>
          <w:lang w:eastAsia="en-US"/>
        </w:rPr>
        <w:t xml:space="preserve">        </w:t>
      </w:r>
      <w:r w:rsidRPr="00063C36">
        <w:rPr>
          <w:rFonts w:eastAsia="DengXian"/>
          <w:lang w:eastAsia="en-US"/>
        </w:rPr>
        <w:t>"getdata",</w:t>
      </w:r>
    </w:p>
    <w:p w14:paraId="73A62834" w14:textId="77777777" w:rsidR="00E52734" w:rsidRPr="00063C36" w:rsidRDefault="00E52734" w:rsidP="00E52734">
      <w:pPr>
        <w:pStyle w:val="Code"/>
        <w:rPr>
          <w:rFonts w:eastAsia="DengXian"/>
          <w:lang w:eastAsia="en-US"/>
        </w:rPr>
      </w:pPr>
      <w:r w:rsidRPr="00063C36">
        <w:rPr>
          <w:rFonts w:eastAsia="DengXian"/>
          <w:lang w:eastAsia="en-US"/>
        </w:rPr>
        <w:t xml:space="preserve">        "setclock",</w:t>
      </w:r>
    </w:p>
    <w:p w14:paraId="48614D2C" w14:textId="77777777" w:rsidR="00E52734" w:rsidRPr="00063C36" w:rsidRDefault="00E52734" w:rsidP="00E52734">
      <w:pPr>
        <w:pStyle w:val="Code"/>
        <w:rPr>
          <w:rFonts w:eastAsia="DengXian"/>
          <w:lang w:eastAsia="en-US"/>
        </w:rPr>
      </w:pPr>
      <w:r w:rsidRPr="00063C36">
        <w:rPr>
          <w:rFonts w:eastAsia="DengXian"/>
          <w:lang w:eastAsia="en-US"/>
        </w:rPr>
        <w:t xml:space="preserve">        "control",</w:t>
      </w:r>
    </w:p>
    <w:p w14:paraId="57DA7B9B" w14:textId="77777777" w:rsidR="00E52734" w:rsidRPr="00063C36" w:rsidRDefault="00E52734" w:rsidP="00E52734">
      <w:pPr>
        <w:pStyle w:val="Code"/>
        <w:rPr>
          <w:rFonts w:eastAsia="DengXian"/>
          <w:lang w:eastAsia="en-US"/>
        </w:rPr>
      </w:pPr>
      <w:r w:rsidRPr="00063C36">
        <w:rPr>
          <w:rFonts w:eastAsia="DengXian"/>
          <w:lang w:eastAsia="en-US"/>
        </w:rPr>
        <w:t xml:space="preserve">        "override",</w:t>
      </w:r>
    </w:p>
    <w:p w14:paraId="73C4D55A" w14:textId="77777777" w:rsidR="00E52734" w:rsidRPr="00E52734" w:rsidRDefault="00E52734" w:rsidP="00E52734">
      <w:pPr>
        <w:pStyle w:val="Code"/>
        <w:rPr>
          <w:rFonts w:eastAsia="DengXian"/>
          <w:color w:val="C45911" w:themeColor="accent2" w:themeShade="BF"/>
          <w:lang w:eastAsia="en-US"/>
        </w:rPr>
      </w:pPr>
      <w:r w:rsidRPr="00063C36">
        <w:rPr>
          <w:rFonts w:eastAsia="DengXian"/>
          <w:lang w:eastAsia="en-US"/>
        </w:rPr>
        <w:t xml:space="preserve">        "getdeviceinfo"</w:t>
      </w:r>
    </w:p>
    <w:p w14:paraId="6139DB0C" w14:textId="77777777" w:rsidR="00E52734" w:rsidRPr="00E52734" w:rsidRDefault="00E52734" w:rsidP="00E52734">
      <w:pPr>
        <w:pStyle w:val="Code"/>
        <w:rPr>
          <w:rFonts w:ascii="Calibri" w:eastAsia="DengXian" w:hAnsi="Calibri" w:cs="Arial"/>
          <w:color w:val="C45911" w:themeColor="accent2" w:themeShade="BF"/>
          <w:sz w:val="22"/>
          <w:szCs w:val="22"/>
          <w:lang w:eastAsia="en-US"/>
        </w:rPr>
      </w:pPr>
      <w:r w:rsidRPr="00E52734">
        <w:rPr>
          <w:rFonts w:eastAsia="DengXian"/>
          <w:color w:val="C45911" w:themeColor="accent2" w:themeShade="BF"/>
          <w:lang w:eastAsia="en-US"/>
        </w:rPr>
        <w:t xml:space="preserve">      </w:t>
      </w:r>
      <w:r w:rsidRPr="00E52734">
        <w:rPr>
          <w:rFonts w:eastAsia="DengXian"/>
          <w:lang w:eastAsia="en-US"/>
        </w:rPr>
        <w:t>]</w:t>
      </w:r>
    </w:p>
    <w:p w14:paraId="6FB13129" w14:textId="77777777" w:rsidR="00E52734" w:rsidRDefault="00E52734" w:rsidP="00DA2284">
      <w:pPr>
        <w:pStyle w:val="BodyTextIndent1"/>
      </w:pPr>
    </w:p>
    <w:p w14:paraId="04418FA9" w14:textId="522BCF15" w:rsidR="00E52734" w:rsidRDefault="00E52734" w:rsidP="007B1287">
      <w:pPr>
        <w:pStyle w:val="Heading4"/>
      </w:pPr>
      <w:r w:rsidRPr="00E52734">
        <w:t xml:space="preserve">Field </w:t>
      </w:r>
      <w:r w:rsidR="006B0494" w:rsidRPr="00E52734">
        <w:t>device profile section: object types</w:t>
      </w:r>
    </w:p>
    <w:p w14:paraId="08F3A172" w14:textId="2DAD2C50" w:rsidR="00E52734" w:rsidRDefault="00E52734" w:rsidP="00E52734">
      <w:pPr>
        <w:pStyle w:val="BodyText"/>
        <w:rPr>
          <w:rFonts w:eastAsia="DengXian"/>
          <w:lang w:eastAsia="en-US"/>
        </w:rPr>
      </w:pPr>
      <w:r w:rsidRPr="00E52734">
        <w:rPr>
          <w:rFonts w:eastAsia="DengXian"/>
          <w:lang w:eastAsia="en-US"/>
        </w:rPr>
        <w:t xml:space="preserve">The Object Types section of the </w:t>
      </w:r>
      <w:r w:rsidR="00D45A33">
        <w:rPr>
          <w:rFonts w:eastAsia="DengXian"/>
          <w:lang w:eastAsia="en-US"/>
        </w:rPr>
        <w:t>FD</w:t>
      </w:r>
      <w:r w:rsidRPr="00E52734">
        <w:rPr>
          <w:rFonts w:eastAsia="DengXian"/>
          <w:lang w:eastAsia="en-US"/>
        </w:rPr>
        <w:t xml:space="preserve"> Profile details objects and their fields which can be configured within the configuration messages. They define how configuration messages are formed. </w:t>
      </w:r>
    </w:p>
    <w:p w14:paraId="5B81838E" w14:textId="6BC3A21B" w:rsidR="00E52734" w:rsidRPr="00E52734" w:rsidRDefault="00E52734" w:rsidP="00E52734">
      <w:pPr>
        <w:pStyle w:val="Code"/>
        <w:rPr>
          <w:rFonts w:eastAsia="DengXian"/>
          <w:color w:val="C45911" w:themeColor="accent2" w:themeShade="BF"/>
          <w:lang w:eastAsia="en-US"/>
        </w:rPr>
      </w:pPr>
      <w:r w:rsidRPr="00063C36">
        <w:rPr>
          <w:rFonts w:eastAsia="DengXian"/>
          <w:color w:val="C45911" w:themeColor="accent2" w:themeShade="BF"/>
          <w:lang w:eastAsia="en-US"/>
        </w:rPr>
        <w:t>"objectTypes"</w:t>
      </w:r>
      <w:r w:rsidRPr="00E52734">
        <w:rPr>
          <w:rFonts w:eastAsia="DengXian"/>
          <w:lang w:eastAsia="en-US"/>
        </w:rPr>
        <w:t>:</w:t>
      </w:r>
      <w:r w:rsidR="008155AF">
        <w:rPr>
          <w:rFonts w:eastAsia="DengXian"/>
          <w:lang w:eastAsia="en-US"/>
        </w:rPr>
        <w:t xml:space="preserve"> </w:t>
      </w:r>
      <w:r w:rsidRPr="00E52734">
        <w:rPr>
          <w:rFonts w:eastAsia="DengXian"/>
          <w:lang w:eastAsia="en-US"/>
        </w:rPr>
        <w:t>[</w:t>
      </w:r>
    </w:p>
    <w:p w14:paraId="4BC3FF7E" w14:textId="1E074CA2" w:rsidR="007232E7" w:rsidRPr="00E52734" w:rsidRDefault="00C42F2D" w:rsidP="007232E7">
      <w:pPr>
        <w:pStyle w:val="BodyText"/>
        <w:rPr>
          <w:rFonts w:eastAsia="DengXian"/>
          <w:lang w:eastAsia="en-US"/>
        </w:rPr>
      </w:pPr>
      <w:r w:rsidRPr="00BA7567">
        <w:rPr>
          <w:rFonts w:eastAsia="DengXian"/>
          <w:lang w:eastAsia="en-US"/>
        </w:rPr>
        <w:t>F</w:t>
      </w:r>
      <w:r w:rsidR="007232E7" w:rsidRPr="00BA7567">
        <w:rPr>
          <w:rFonts w:eastAsia="DengXian"/>
          <w:lang w:eastAsia="en-US"/>
        </w:rPr>
        <w:t>or further information</w:t>
      </w:r>
      <w:r w:rsidR="00690924" w:rsidRPr="00BA7567">
        <w:rPr>
          <w:rFonts w:eastAsia="DengXian"/>
          <w:lang w:eastAsia="en-US"/>
        </w:rPr>
        <w:t xml:space="preserve"> </w:t>
      </w:r>
      <w:r w:rsidR="00F112BA" w:rsidRPr="00BA7567">
        <w:rPr>
          <w:rFonts w:eastAsia="DengXian"/>
          <w:lang w:eastAsia="en-US"/>
        </w:rPr>
        <w:t>about forming the Configuration message</w:t>
      </w:r>
      <w:r w:rsidRPr="00BA7567">
        <w:rPr>
          <w:rFonts w:eastAsia="DengXian"/>
          <w:lang w:eastAsia="en-US"/>
        </w:rPr>
        <w:t xml:space="preserve">, see Section </w:t>
      </w:r>
      <w:r w:rsidRPr="00BA7567">
        <w:rPr>
          <w:rStyle w:val="Crossreference"/>
          <w:rFonts w:eastAsia="DengXian"/>
        </w:rPr>
        <w:fldChar w:fldCharType="begin"/>
      </w:r>
      <w:r w:rsidRPr="00BA7567">
        <w:rPr>
          <w:rStyle w:val="Crossreference"/>
          <w:rFonts w:eastAsia="DengXian"/>
        </w:rPr>
        <w:instrText xml:space="preserve"> REF _Ref160530157 \w \h  \* MERGEFORMAT </w:instrText>
      </w:r>
      <w:r w:rsidRPr="00BA7567">
        <w:rPr>
          <w:rStyle w:val="Crossreference"/>
          <w:rFonts w:eastAsia="DengXian"/>
        </w:rPr>
      </w:r>
      <w:r w:rsidRPr="00BA7567">
        <w:rPr>
          <w:rStyle w:val="Crossreference"/>
          <w:rFonts w:eastAsia="DengXian"/>
        </w:rPr>
        <w:fldChar w:fldCharType="separate"/>
      </w:r>
      <w:r w:rsidR="00B95831">
        <w:rPr>
          <w:rStyle w:val="Crossreference"/>
          <w:rFonts w:eastAsia="DengXian"/>
        </w:rPr>
        <w:t>2.1.3</w:t>
      </w:r>
      <w:r w:rsidRPr="00BA7567">
        <w:rPr>
          <w:rStyle w:val="Crossreference"/>
          <w:rFonts w:eastAsia="DengXian"/>
        </w:rPr>
        <w:fldChar w:fldCharType="end"/>
      </w:r>
      <w:r w:rsidRPr="00BA7567">
        <w:rPr>
          <w:rStyle w:val="Crossreference"/>
          <w:rFonts w:eastAsia="DengXian"/>
        </w:rPr>
        <w:t xml:space="preserve">, </w:t>
      </w:r>
      <w:r w:rsidRPr="00BA7567">
        <w:rPr>
          <w:rStyle w:val="Crossreference"/>
          <w:rFonts w:eastAsia="DengXian"/>
        </w:rPr>
        <w:fldChar w:fldCharType="begin"/>
      </w:r>
      <w:r w:rsidRPr="00BA7567">
        <w:rPr>
          <w:rStyle w:val="Crossreference"/>
          <w:rFonts w:eastAsia="DengXian"/>
        </w:rPr>
        <w:instrText xml:space="preserve"> REF _Ref160530157 \h  \* MERGEFORMAT </w:instrText>
      </w:r>
      <w:r w:rsidRPr="00BA7567">
        <w:rPr>
          <w:rStyle w:val="Crossreference"/>
          <w:rFonts w:eastAsia="DengXian"/>
        </w:rPr>
      </w:r>
      <w:r w:rsidRPr="00BA7567">
        <w:rPr>
          <w:rStyle w:val="Crossreference"/>
          <w:rFonts w:eastAsia="DengXian"/>
        </w:rPr>
        <w:fldChar w:fldCharType="separate"/>
      </w:r>
      <w:ins w:id="763" w:author="Gavin Rawson" w:date="2024-07-17T08:57:00Z" w16du:dateUtc="2024-07-17T07:57:00Z">
        <w:r w:rsidR="00B95831" w:rsidRPr="00B95831">
          <w:rPr>
            <w:rStyle w:val="Crossreference"/>
            <w:rPrChange w:id="764" w:author="Gavin Rawson" w:date="2024-07-17T08:57:00Z" w16du:dateUtc="2024-07-17T07:57:00Z">
              <w:rPr/>
            </w:rPrChange>
          </w:rPr>
          <w:t>Configuration</w:t>
        </w:r>
      </w:ins>
      <w:del w:id="765" w:author="Gavin Rawson" w:date="2024-07-15T12:48:00Z" w16du:dateUtc="2024-07-15T11:48:00Z">
        <w:r w:rsidR="002B16D9" w:rsidRPr="00041655" w:rsidDel="00461D1E">
          <w:rPr>
            <w:rStyle w:val="Crossreference"/>
          </w:rPr>
          <w:delText>Configuration</w:delText>
        </w:r>
      </w:del>
      <w:r w:rsidRPr="00BA7567">
        <w:rPr>
          <w:rStyle w:val="Crossreference"/>
          <w:rFonts w:eastAsia="DengXian"/>
        </w:rPr>
        <w:fldChar w:fldCharType="end"/>
      </w:r>
      <w:r w:rsidR="007232E7" w:rsidRPr="00BA7567">
        <w:rPr>
          <w:rFonts w:eastAsia="DengXian"/>
          <w:lang w:eastAsia="en-US"/>
        </w:rPr>
        <w:t>.</w:t>
      </w:r>
    </w:p>
    <w:p w14:paraId="12A0CBFC" w14:textId="5F0A57FA" w:rsidR="00E52734" w:rsidRPr="00E52734" w:rsidRDefault="00747FA3" w:rsidP="00E52734">
      <w:pPr>
        <w:pStyle w:val="BodyText"/>
        <w:rPr>
          <w:rFonts w:eastAsia="DengXian"/>
          <w:lang w:eastAsia="en-US"/>
        </w:rPr>
      </w:pPr>
      <w:r w:rsidRPr="00BA7567">
        <w:rPr>
          <w:rFonts w:eastAsia="DengXian"/>
          <w:lang w:eastAsia="en-US"/>
        </w:rPr>
        <w:t>The range of items permitted within the Field Device Profile</w:t>
      </w:r>
      <w:r w:rsidR="00E52734" w:rsidRPr="00BA7567" w:rsidDel="00DE77CD">
        <w:rPr>
          <w:rFonts w:eastAsia="DengXian"/>
          <w:lang w:eastAsia="en-US"/>
        </w:rPr>
        <w:t xml:space="preserve"> </w:t>
      </w:r>
      <w:r w:rsidR="00DE77CD" w:rsidRPr="00BA7567">
        <w:rPr>
          <w:rFonts w:eastAsia="DengXian"/>
          <w:lang w:eastAsia="en-US"/>
        </w:rPr>
        <w:t xml:space="preserve"> is </w:t>
      </w:r>
      <w:r w:rsidR="00E52734" w:rsidRPr="00BA7567">
        <w:rPr>
          <w:rFonts w:eastAsia="DengXian"/>
          <w:lang w:eastAsia="en-US"/>
        </w:rPr>
        <w:t xml:space="preserve">described in the </w:t>
      </w:r>
      <w:r w:rsidR="00C42F2D" w:rsidRPr="00BA7567">
        <w:rPr>
          <w:rFonts w:eastAsia="DengXian"/>
          <w:lang w:eastAsia="en-US"/>
        </w:rPr>
        <w:t xml:space="preserve">JSON </w:t>
      </w:r>
      <w:r w:rsidR="00E52734" w:rsidRPr="00BA7567">
        <w:rPr>
          <w:rFonts w:eastAsia="DengXian"/>
          <w:lang w:eastAsia="en-US"/>
        </w:rPr>
        <w:t>schema document, enabling the SA to self-configure its database schema for new features.</w:t>
      </w:r>
      <w:r w:rsidR="00E52734" w:rsidRPr="00E52734">
        <w:rPr>
          <w:rFonts w:eastAsia="DengXian"/>
          <w:lang w:eastAsia="en-US"/>
        </w:rPr>
        <w:t xml:space="preserve"> To do this the protocol uses some commonly used conventions in JSON libraries for consistency, for example a form library </w:t>
      </w:r>
      <w:hyperlink r:id="rId33" w:history="1">
        <w:r w:rsidR="00E52734" w:rsidRPr="007A298C">
          <w:rPr>
            <w:rStyle w:val="Crossreference"/>
            <w:rFonts w:eastAsia="DengXian"/>
          </w:rPr>
          <w:t>http://schemaform.io</w:t>
        </w:r>
      </w:hyperlink>
      <w:r w:rsidR="00E52734" w:rsidRPr="00E52734">
        <w:rPr>
          <w:rFonts w:eastAsia="DengXian"/>
          <w:lang w:eastAsia="en-US"/>
        </w:rPr>
        <w:t xml:space="preserve"> and JSON schema definitions in </w:t>
      </w:r>
      <w:hyperlink r:id="rId34" w:history="1">
        <w:r w:rsidR="00E52734" w:rsidRPr="007A298C">
          <w:rPr>
            <w:rStyle w:val="Crossreference"/>
            <w:rFonts w:eastAsia="DengXian"/>
          </w:rPr>
          <w:t>http://json-schema.org</w:t>
        </w:r>
      </w:hyperlink>
      <w:r w:rsidR="00AA37E7">
        <w:rPr>
          <w:rFonts w:eastAsia="DengXian"/>
          <w:lang w:eastAsia="en-US"/>
        </w:rPr>
        <w:t>.</w:t>
      </w:r>
    </w:p>
    <w:p w14:paraId="3DBE3D84" w14:textId="71F1C8E8" w:rsidR="00E52734" w:rsidRDefault="00E52734" w:rsidP="00E52734">
      <w:pPr>
        <w:pStyle w:val="BodyText"/>
        <w:rPr>
          <w:rFonts w:eastAsia="DengXian"/>
          <w:lang w:eastAsia="en-US"/>
        </w:rPr>
      </w:pPr>
      <w:r w:rsidRPr="00E52734">
        <w:rPr>
          <w:rFonts w:eastAsia="DengXian"/>
          <w:lang w:eastAsia="en-US"/>
        </w:rPr>
        <w:t xml:space="preserve">The object types are listed in the profile as a series of arrays. </w:t>
      </w:r>
      <w:r w:rsidRPr="00BA7567">
        <w:rPr>
          <w:rFonts w:eastAsia="DengXian"/>
          <w:lang w:eastAsia="en-US"/>
        </w:rPr>
        <w:t xml:space="preserve">However, their meaning is explained as a hierarchy, and within each object there are references to </w:t>
      </w:r>
      <w:r w:rsidR="00D24EC8" w:rsidRPr="00BA7567">
        <w:rPr>
          <w:rFonts w:eastAsia="DengXian"/>
          <w:lang w:eastAsia="en-US"/>
        </w:rPr>
        <w:t xml:space="preserve">related </w:t>
      </w:r>
      <w:r w:rsidRPr="00BA7567">
        <w:rPr>
          <w:rFonts w:eastAsia="DengXian"/>
          <w:lang w:eastAsia="en-US"/>
        </w:rPr>
        <w:t>objects.</w:t>
      </w:r>
      <w:r w:rsidRPr="00E52734">
        <w:rPr>
          <w:rFonts w:eastAsia="DengXian"/>
          <w:lang w:eastAsia="en-US"/>
        </w:rPr>
        <w:t xml:space="preserve"> </w:t>
      </w:r>
      <w:r w:rsidR="00C42F2D" w:rsidRPr="00C42F2D">
        <w:rPr>
          <w:rStyle w:val="Crossreference"/>
          <w:rFonts w:eastAsia="DengXian"/>
        </w:rPr>
        <w:lastRenderedPageBreak/>
        <w:fldChar w:fldCharType="begin"/>
      </w:r>
      <w:r w:rsidR="00C42F2D" w:rsidRPr="00C42F2D">
        <w:rPr>
          <w:rStyle w:val="Crossreference"/>
          <w:rFonts w:eastAsia="DengXian"/>
        </w:rPr>
        <w:instrText xml:space="preserve"> REF _Ref160529908 \h </w:instrText>
      </w:r>
      <w:r w:rsidR="00C42F2D">
        <w:rPr>
          <w:rStyle w:val="Crossreference"/>
          <w:rFonts w:eastAsia="DengXian"/>
        </w:rPr>
        <w:instrText xml:space="preserve"> \* MERGEFORMAT </w:instrText>
      </w:r>
      <w:r w:rsidR="00C42F2D" w:rsidRPr="00C42F2D">
        <w:rPr>
          <w:rStyle w:val="Crossreference"/>
          <w:rFonts w:eastAsia="DengXian"/>
        </w:rPr>
      </w:r>
      <w:r w:rsidR="00C42F2D" w:rsidRPr="00C42F2D">
        <w:rPr>
          <w:rStyle w:val="Crossreference"/>
          <w:rFonts w:eastAsia="DengXian"/>
        </w:rPr>
        <w:fldChar w:fldCharType="separate"/>
      </w:r>
      <w:ins w:id="766" w:author="Gavin Rawson" w:date="2024-07-17T08:57:00Z" w16du:dateUtc="2024-07-17T07:57:00Z">
        <w:r w:rsidR="00B95831" w:rsidRPr="00B95831">
          <w:rPr>
            <w:rStyle w:val="Crossreference"/>
            <w:rPrChange w:id="767" w:author="Gavin Rawson" w:date="2024-07-17T08:57:00Z" w16du:dateUtc="2024-07-17T07:57:00Z">
              <w:rPr/>
            </w:rPrChange>
          </w:rPr>
          <w:t xml:space="preserve">Figure </w:t>
        </w:r>
        <w:r w:rsidR="00B95831" w:rsidRPr="00B95831">
          <w:rPr>
            <w:rStyle w:val="Crossreference"/>
            <w:rPrChange w:id="768" w:author="Gavin Rawson" w:date="2024-07-17T08:57:00Z" w16du:dateUtc="2024-07-17T07:57:00Z">
              <w:rPr>
                <w:noProof/>
              </w:rPr>
            </w:rPrChange>
          </w:rPr>
          <w:t>3</w:t>
        </w:r>
      </w:ins>
      <w:del w:id="769" w:author="Gavin Rawson" w:date="2024-07-15T12:48:00Z" w16du:dateUtc="2024-07-15T11:48:00Z">
        <w:r w:rsidR="002B16D9" w:rsidRPr="00041655" w:rsidDel="00461D1E">
          <w:rPr>
            <w:rStyle w:val="Crossreference"/>
          </w:rPr>
          <w:delText>Figure 3</w:delText>
        </w:r>
      </w:del>
      <w:r w:rsidR="00C42F2D" w:rsidRPr="00C42F2D">
        <w:rPr>
          <w:rStyle w:val="Crossreference"/>
          <w:rFonts w:eastAsia="DengXian"/>
        </w:rPr>
        <w:fldChar w:fldCharType="end"/>
      </w:r>
      <w:r w:rsidRPr="00E52734">
        <w:rPr>
          <w:rFonts w:eastAsia="DengXian"/>
          <w:lang w:eastAsia="en-US"/>
        </w:rPr>
        <w:t xml:space="preserve"> shows the structure of the object types, with the relationships and cardinality between objects. </w:t>
      </w:r>
      <w:r w:rsidR="00C42F2D">
        <w:rPr>
          <w:rFonts w:eastAsia="DengXian"/>
          <w:lang w:eastAsia="en-US"/>
        </w:rPr>
        <w:t>That is,</w:t>
      </w:r>
      <w:r w:rsidRPr="00E52734">
        <w:rPr>
          <w:rFonts w:eastAsia="DengXian"/>
          <w:lang w:eastAsia="en-US"/>
        </w:rPr>
        <w:t xml:space="preserve"> (1) means ‘one of’ and (0..n) means ‘zero or more’. </w:t>
      </w:r>
    </w:p>
    <w:tbl>
      <w:tblPr>
        <w:tblW w:w="0" w:type="auto"/>
        <w:tblInd w:w="821" w:type="dxa"/>
        <w:tblLayout w:type="fixed"/>
        <w:tblLook w:val="04A0" w:firstRow="1" w:lastRow="0" w:firstColumn="1" w:lastColumn="0" w:noHBand="0" w:noVBand="1"/>
      </w:tblPr>
      <w:tblGrid>
        <w:gridCol w:w="1796"/>
        <w:gridCol w:w="6743"/>
      </w:tblGrid>
      <w:tr w:rsidR="004B4EE1" w:rsidRPr="006A6374" w14:paraId="6F4CB629" w14:textId="77777777" w:rsidTr="00AA06A1">
        <w:trPr>
          <w:cantSplit/>
        </w:trPr>
        <w:tc>
          <w:tcPr>
            <w:tcW w:w="1796" w:type="dxa"/>
            <w:shd w:val="clear" w:color="auto" w:fill="auto"/>
            <w:vAlign w:val="center"/>
          </w:tcPr>
          <w:p w14:paraId="426EAA97" w14:textId="77777777" w:rsidR="004B4EE1" w:rsidRPr="006A6374" w:rsidRDefault="004B4EE1">
            <w:pPr>
              <w:pStyle w:val="Safetytitle"/>
              <w:ind w:right="504"/>
              <w:rPr>
                <w:rFonts w:ascii="Montserrat" w:hAnsi="Montserrat"/>
                <w:sz w:val="20"/>
                <w:szCs w:val="20"/>
              </w:rPr>
            </w:pPr>
            <w:r>
              <w:rPr>
                <w:rFonts w:ascii="Montserrat" w:hAnsi="Montserrat"/>
                <w:sz w:val="20"/>
                <w:szCs w:val="20"/>
              </w:rPr>
              <w:t>NOTICE</w:t>
            </w:r>
          </w:p>
        </w:tc>
        <w:tc>
          <w:tcPr>
            <w:tcW w:w="6743" w:type="dxa"/>
            <w:tcBorders>
              <w:top w:val="single" w:sz="4" w:space="0" w:color="auto"/>
              <w:bottom w:val="single" w:sz="4" w:space="0" w:color="auto"/>
            </w:tcBorders>
            <w:shd w:val="clear" w:color="auto" w:fill="auto"/>
            <w:vAlign w:val="center"/>
          </w:tcPr>
          <w:p w14:paraId="2A934863" w14:textId="404EB1B2" w:rsidR="004B4EE1" w:rsidRPr="006A6374" w:rsidRDefault="004B4EE1">
            <w:pPr>
              <w:pStyle w:val="Safetytext"/>
              <w:ind w:right="504"/>
              <w:rPr>
                <w:szCs w:val="20"/>
              </w:rPr>
            </w:pPr>
            <w:r w:rsidRPr="004B4EE1">
              <w:rPr>
                <w:szCs w:val="20"/>
              </w:rPr>
              <w:t>These numbers do not refer to the index numbers of objects. The index numbers are the values stated in the Device Profile’s ‘body’/’capability’ section in the "from" and "to" parameters.</w:t>
            </w:r>
            <w:r w:rsidR="007304E4">
              <w:rPr>
                <w:szCs w:val="20"/>
              </w:rPr>
              <w:t xml:space="preserve"> See section </w:t>
            </w:r>
            <w:r w:rsidR="00213D90" w:rsidRPr="00BA7567">
              <w:rPr>
                <w:rStyle w:val="Crossreference"/>
                <w:rFonts w:eastAsia="DengXian"/>
              </w:rPr>
              <w:fldChar w:fldCharType="begin"/>
            </w:r>
            <w:r w:rsidR="00213D90" w:rsidRPr="00BA7567">
              <w:rPr>
                <w:rStyle w:val="Crossreference"/>
                <w:rFonts w:eastAsia="DengXian"/>
              </w:rPr>
              <w:instrText xml:space="preserve"> REF _Ref160530157 \w \h  \* MERGEFORMAT </w:instrText>
            </w:r>
            <w:r w:rsidR="00213D90" w:rsidRPr="00BA7567">
              <w:rPr>
                <w:rStyle w:val="Crossreference"/>
                <w:rFonts w:eastAsia="DengXian"/>
              </w:rPr>
            </w:r>
            <w:r w:rsidR="00213D90" w:rsidRPr="00BA7567">
              <w:rPr>
                <w:rStyle w:val="Crossreference"/>
                <w:rFonts w:eastAsia="DengXian"/>
              </w:rPr>
              <w:fldChar w:fldCharType="separate"/>
            </w:r>
            <w:r w:rsidR="00B95831">
              <w:rPr>
                <w:rStyle w:val="Crossreference"/>
                <w:rFonts w:eastAsia="DengXian"/>
              </w:rPr>
              <w:t>2.1.3</w:t>
            </w:r>
            <w:r w:rsidR="00213D90" w:rsidRPr="00BA7567">
              <w:rPr>
                <w:rStyle w:val="Crossreference"/>
                <w:rFonts w:eastAsia="DengXian"/>
              </w:rPr>
              <w:fldChar w:fldCharType="end"/>
            </w:r>
            <w:r w:rsidR="000500B3">
              <w:rPr>
                <w:rStyle w:val="Crossreference"/>
                <w:rFonts w:eastAsia="DengXian"/>
              </w:rPr>
              <w:fldChar w:fldCharType="begin"/>
            </w:r>
            <w:r w:rsidR="000500B3">
              <w:rPr>
                <w:rStyle w:val="Crossreference"/>
                <w:rFonts w:eastAsia="DengXian"/>
              </w:rPr>
              <w:instrText xml:space="preserve"> REF _Ref163149810 \r \h </w:instrText>
            </w:r>
            <w:r w:rsidR="000500B3">
              <w:rPr>
                <w:rStyle w:val="Crossreference"/>
                <w:rFonts w:eastAsia="DengXian"/>
              </w:rPr>
            </w:r>
            <w:r w:rsidR="000500B3">
              <w:rPr>
                <w:rStyle w:val="Crossreference"/>
                <w:rFonts w:eastAsia="DengXian"/>
              </w:rPr>
              <w:fldChar w:fldCharType="separate"/>
            </w:r>
            <w:r w:rsidR="00B95831">
              <w:rPr>
                <w:rStyle w:val="Crossreference"/>
                <w:rFonts w:eastAsia="DengXian"/>
              </w:rPr>
              <w:t>2.1.2.3</w:t>
            </w:r>
            <w:r w:rsidR="000500B3">
              <w:rPr>
                <w:rStyle w:val="Crossreference"/>
                <w:rFonts w:eastAsia="DengXian"/>
              </w:rPr>
              <w:fldChar w:fldCharType="end"/>
            </w:r>
            <w:r w:rsidR="00213D90" w:rsidRPr="00BA7567">
              <w:rPr>
                <w:rStyle w:val="Crossreference"/>
                <w:rFonts w:eastAsia="DengXian"/>
              </w:rPr>
              <w:t>,</w:t>
            </w:r>
            <w:r w:rsidR="000500B3">
              <w:rPr>
                <w:rStyle w:val="Crossreference"/>
                <w:rFonts w:eastAsia="DengXian"/>
              </w:rPr>
              <w:t xml:space="preserve"> </w:t>
            </w:r>
            <w:r w:rsidR="000500B3">
              <w:rPr>
                <w:rStyle w:val="Crossreference"/>
                <w:rFonts w:eastAsia="DengXian"/>
              </w:rPr>
              <w:fldChar w:fldCharType="begin"/>
            </w:r>
            <w:r w:rsidR="000500B3">
              <w:rPr>
                <w:rStyle w:val="Crossreference"/>
                <w:rFonts w:eastAsia="DengXian"/>
              </w:rPr>
              <w:instrText xml:space="preserve"> REF _Ref163149810 \h </w:instrText>
            </w:r>
            <w:r w:rsidR="000500B3">
              <w:rPr>
                <w:rStyle w:val="Crossreference"/>
                <w:rFonts w:eastAsia="DengXian"/>
              </w:rPr>
            </w:r>
            <w:r w:rsidR="000500B3">
              <w:rPr>
                <w:rStyle w:val="Crossreference"/>
                <w:rFonts w:eastAsia="DengXian"/>
              </w:rPr>
              <w:fldChar w:fldCharType="separate"/>
            </w:r>
            <w:r w:rsidR="00B95831" w:rsidRPr="00691EDA">
              <w:t>Field device profile section: field device capability</w:t>
            </w:r>
            <w:r w:rsidR="000500B3">
              <w:rPr>
                <w:rStyle w:val="Crossreference"/>
                <w:rFonts w:eastAsia="DengXian"/>
              </w:rPr>
              <w:fldChar w:fldCharType="end"/>
            </w:r>
            <w:r w:rsidR="007304E4">
              <w:rPr>
                <w:szCs w:val="20"/>
              </w:rPr>
              <w:t>.</w:t>
            </w:r>
          </w:p>
        </w:tc>
      </w:tr>
    </w:tbl>
    <w:p w14:paraId="49BD7397" w14:textId="77777777" w:rsidR="004B4EE1" w:rsidRDefault="004B4EE1" w:rsidP="00F07026">
      <w:pPr>
        <w:pStyle w:val="Figure"/>
        <w:rPr>
          <w:rFonts w:eastAsia="DengXian"/>
        </w:rPr>
      </w:pPr>
    </w:p>
    <w:p w14:paraId="504E77F1" w14:textId="6CE4E913" w:rsidR="00E52734" w:rsidRDefault="002642CB" w:rsidP="00F07026">
      <w:pPr>
        <w:pStyle w:val="Figure"/>
      </w:pPr>
      <w:r>
        <w:rPr>
          <w:rStyle w:val="wacimagecontainer"/>
          <w:rFonts w:ascii="Segoe UI" w:hAnsi="Segoe UI" w:cs="Segoe UI"/>
          <w:noProof/>
          <w:color w:val="000000"/>
          <w:sz w:val="18"/>
          <w:szCs w:val="18"/>
          <w:shd w:val="clear" w:color="auto" w:fill="FFFFFF"/>
        </w:rPr>
        <w:drawing>
          <wp:inline distT="0" distB="0" distL="0" distR="0" wp14:anchorId="7F162933" wp14:editId="03EBF590">
            <wp:extent cx="5934075" cy="2447925"/>
            <wp:effectExtent l="0" t="0" r="9525" b="9525"/>
            <wp:docPr id="268262497" name="Picture 4" descr="A diagram showing field device profile object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62497" name="Picture 4" descr="A diagram showing field device profile object typ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2447925"/>
                    </a:xfrm>
                    <a:prstGeom prst="rect">
                      <a:avLst/>
                    </a:prstGeom>
                    <a:noFill/>
                    <a:ln>
                      <a:noFill/>
                    </a:ln>
                  </pic:spPr>
                </pic:pic>
              </a:graphicData>
            </a:graphic>
          </wp:inline>
        </w:drawing>
      </w:r>
    </w:p>
    <w:p w14:paraId="36D76FAD" w14:textId="641C78B2" w:rsidR="00D616A6" w:rsidRDefault="00FC7015" w:rsidP="007335B8">
      <w:pPr>
        <w:pStyle w:val="Caption"/>
      </w:pPr>
      <w:bookmarkStart w:id="770" w:name="_Ref160529908"/>
      <w:bookmarkStart w:id="771" w:name="_Toc160543266"/>
      <w:bookmarkStart w:id="772" w:name="_Toc170288630"/>
      <w:r>
        <w:t xml:space="preserve">Figure </w:t>
      </w:r>
      <w:r>
        <w:fldChar w:fldCharType="begin"/>
      </w:r>
      <w:r>
        <w:instrText xml:space="preserve"> SEQ Figure \* ARABIC </w:instrText>
      </w:r>
      <w:r>
        <w:fldChar w:fldCharType="separate"/>
      </w:r>
      <w:r w:rsidR="00B95831">
        <w:rPr>
          <w:noProof/>
        </w:rPr>
        <w:t>3</w:t>
      </w:r>
      <w:r>
        <w:rPr>
          <w:noProof/>
        </w:rPr>
        <w:fldChar w:fldCharType="end"/>
      </w:r>
      <w:bookmarkEnd w:id="770"/>
      <w:r w:rsidR="00D616A6">
        <w:tab/>
      </w:r>
      <w:r w:rsidR="00D616A6" w:rsidRPr="00D616A6">
        <w:t xml:space="preserve">Field </w:t>
      </w:r>
      <w:r w:rsidR="00B67F05">
        <w:t>d</w:t>
      </w:r>
      <w:r w:rsidR="00D616A6" w:rsidRPr="00D616A6">
        <w:t xml:space="preserve">evice </w:t>
      </w:r>
      <w:r w:rsidR="00B67F05">
        <w:t>p</w:t>
      </w:r>
      <w:r w:rsidR="00D616A6" w:rsidRPr="00D616A6">
        <w:t xml:space="preserve">rofile </w:t>
      </w:r>
      <w:r w:rsidR="00B67F05">
        <w:t>o</w:t>
      </w:r>
      <w:r w:rsidR="00D616A6" w:rsidRPr="00D616A6">
        <w:t xml:space="preserve">bject </w:t>
      </w:r>
      <w:r w:rsidR="00B67F05">
        <w:t>t</w:t>
      </w:r>
      <w:r w:rsidR="00D616A6" w:rsidRPr="00D616A6">
        <w:t>ypes</w:t>
      </w:r>
      <w:bookmarkEnd w:id="771"/>
      <w:bookmarkEnd w:id="772"/>
    </w:p>
    <w:p w14:paraId="1766E39B" w14:textId="2E0BCCDA" w:rsidR="00D616A6" w:rsidRDefault="00D616A6" w:rsidP="00D616A6">
      <w:pPr>
        <w:pStyle w:val="BodyText"/>
      </w:pPr>
      <w:r>
        <w:t xml:space="preserve">All </w:t>
      </w:r>
      <w:r w:rsidR="005425A5">
        <w:t>point</w:t>
      </w:r>
      <w:r>
        <w:t xml:space="preserve">s belong to </w:t>
      </w:r>
      <w:r w:rsidR="00FF421A">
        <w:t>an FD</w:t>
      </w:r>
      <w:r>
        <w:t xml:space="preserve"> Link, which has parameters relevant to a group of </w:t>
      </w:r>
      <w:r w:rsidR="005425A5">
        <w:t>point</w:t>
      </w:r>
      <w:r>
        <w:t xml:space="preserve">s. Typically, one </w:t>
      </w:r>
      <w:r w:rsidR="00FF421A">
        <w:t>FD</w:t>
      </w:r>
      <w:r>
        <w:t xml:space="preserve"> Link relates to physical </w:t>
      </w:r>
      <w:r w:rsidR="005425A5">
        <w:t>point</w:t>
      </w:r>
      <w:r>
        <w:t>s on the device itself, and others may be remotely read I/O</w:t>
      </w:r>
      <w:r w:rsidR="00C42F2D">
        <w:t>,</w:t>
      </w:r>
      <w:r>
        <w:t xml:space="preserve"> such as a connected PLC. One </w:t>
      </w:r>
      <w:r w:rsidR="00FF421A">
        <w:t>FD</w:t>
      </w:r>
      <w:r>
        <w:t xml:space="preserve"> Link refers to calculation </w:t>
      </w:r>
      <w:r w:rsidR="005425A5">
        <w:t>point</w:t>
      </w:r>
      <w:r>
        <w:t xml:space="preserve">s, if supported. </w:t>
      </w:r>
    </w:p>
    <w:p w14:paraId="61367591" w14:textId="4BE45712" w:rsidR="00D616A6" w:rsidRDefault="00D616A6" w:rsidP="00D616A6">
      <w:pPr>
        <w:pStyle w:val="BodyText"/>
      </w:pPr>
      <w:r>
        <w:t xml:space="preserve">Extended </w:t>
      </w:r>
      <w:r w:rsidR="005425A5">
        <w:t>point</w:t>
      </w:r>
      <w:r>
        <w:t xml:space="preserve">s are </w:t>
      </w:r>
      <w:r w:rsidR="005425A5">
        <w:t>point</w:t>
      </w:r>
      <w:r>
        <w:t xml:space="preserve"> derivations such as run time</w:t>
      </w:r>
      <w:r w:rsidR="00C42F2D">
        <w:t xml:space="preserve"> and</w:t>
      </w:r>
      <w:r>
        <w:t xml:space="preserve"> averages.</w:t>
      </w:r>
    </w:p>
    <w:p w14:paraId="7E1BE789" w14:textId="77777777" w:rsidR="00D21CBC" w:rsidRDefault="00D616A6" w:rsidP="00D616A6">
      <w:pPr>
        <w:pStyle w:val="BodyText"/>
      </w:pPr>
      <w:r>
        <w:t xml:space="preserve">In the Device Profile the </w:t>
      </w:r>
      <w:r w:rsidRPr="00D616A6">
        <w:rPr>
          <w:rFonts w:ascii="Courier New" w:hAnsi="Courier New" w:cs="Courier New"/>
        </w:rPr>
        <w:t>parentTypes</w:t>
      </w:r>
      <w:r>
        <w:t xml:space="preserve"> field refers to the type names of parent objects. It is an array, as more than one parent object type may be permitted. </w:t>
      </w:r>
    </w:p>
    <w:p w14:paraId="27F9CCC8" w14:textId="0855B479" w:rsidR="00D616A6" w:rsidRDefault="00D616A6" w:rsidP="00D616A6">
      <w:pPr>
        <w:pStyle w:val="BodyText"/>
      </w:pPr>
      <w:r>
        <w:t xml:space="preserve">The </w:t>
      </w:r>
      <w:r w:rsidRPr="00D616A6">
        <w:rPr>
          <w:rFonts w:ascii="Courier New" w:hAnsi="Courier New" w:cs="Courier New"/>
        </w:rPr>
        <w:t>minObjects</w:t>
      </w:r>
      <w:r>
        <w:t xml:space="preserve"> and </w:t>
      </w:r>
      <w:r w:rsidRPr="00D616A6">
        <w:rPr>
          <w:rFonts w:ascii="Courier New" w:hAnsi="Courier New" w:cs="Courier New"/>
        </w:rPr>
        <w:t>maxObjects</w:t>
      </w:r>
      <w:r>
        <w:t xml:space="preserve"> fields declare the number of objects for any one parent, and </w:t>
      </w:r>
      <w:r w:rsidRPr="00D616A6">
        <w:rPr>
          <w:rFonts w:ascii="Courier New" w:hAnsi="Courier New" w:cs="Courier New"/>
        </w:rPr>
        <w:t>totalObjects</w:t>
      </w:r>
      <w:r>
        <w:t xml:space="preserve"> declares the maximum number which can be defined for the </w:t>
      </w:r>
      <w:r w:rsidR="0030026D">
        <w:t>FD</w:t>
      </w:r>
      <w:r>
        <w:t xml:space="preserve"> as a whole.</w:t>
      </w:r>
      <w:r w:rsidR="00904DF8">
        <w:t xml:space="preserve"> </w:t>
      </w:r>
      <w:r w:rsidR="001549F8" w:rsidRPr="00BA7567">
        <w:t>T</w:t>
      </w:r>
      <w:r w:rsidR="00904DF8" w:rsidRPr="00BA7567">
        <w:t>he Incident Log object type can be added to any point type</w:t>
      </w:r>
      <w:r w:rsidR="00606C99" w:rsidRPr="00BA7567">
        <w:t>.</w:t>
      </w:r>
    </w:p>
    <w:p w14:paraId="435240ED" w14:textId="77777777" w:rsidR="00D616A6" w:rsidRDefault="00D616A6" w:rsidP="00D616A6">
      <w:pPr>
        <w:pStyle w:val="Heading3"/>
      </w:pPr>
      <w:bookmarkStart w:id="773" w:name="_Ref160530157"/>
      <w:bookmarkStart w:id="774" w:name="_Toc172098940"/>
      <w:r>
        <w:t>Configuration</w:t>
      </w:r>
      <w:bookmarkEnd w:id="773"/>
      <w:bookmarkEnd w:id="774"/>
    </w:p>
    <w:p w14:paraId="3B8A49D7" w14:textId="28345041" w:rsidR="00036AE8" w:rsidRDefault="00216E4F" w:rsidP="00DA0230">
      <w:pPr>
        <w:pStyle w:val="BodyText"/>
        <w:rPr>
          <w:rStyle w:val="Crossreference"/>
        </w:rPr>
      </w:pPr>
      <w:r w:rsidRPr="00BA7567">
        <w:t xml:space="preserve">Configuration can be uploaded from </w:t>
      </w:r>
      <w:r w:rsidR="00D10765" w:rsidRPr="00BA7567">
        <w:t>or</w:t>
      </w:r>
      <w:r w:rsidRPr="00BA7567">
        <w:t xml:space="preserve"> downloaded to an FD using the topics discussed below. </w:t>
      </w:r>
      <w:r w:rsidR="0040139E" w:rsidRPr="00BA7567">
        <w:t xml:space="preserve">The format of configuration information is detailed in the following sections. </w:t>
      </w:r>
      <w:r w:rsidRPr="00BA7567">
        <w:t xml:space="preserve">Errors in configuration are dealt with as detailed in </w:t>
      </w:r>
      <w:r w:rsidR="00AE646B" w:rsidRPr="00BA7567">
        <w:t>S</w:t>
      </w:r>
      <w:r w:rsidRPr="00BA7567">
        <w:t xml:space="preserve">ection </w:t>
      </w:r>
      <w:r w:rsidR="00AE368F" w:rsidRPr="00BA7567">
        <w:rPr>
          <w:rStyle w:val="Crossreference"/>
        </w:rPr>
        <w:fldChar w:fldCharType="begin"/>
      </w:r>
      <w:r w:rsidR="00AE368F" w:rsidRPr="00BA7567">
        <w:rPr>
          <w:rStyle w:val="Crossreference"/>
        </w:rPr>
        <w:instrText xml:space="preserve"> REF  _Ref162954664 \* Caps \h \r  \* MERGEFORMAT </w:instrText>
      </w:r>
      <w:r w:rsidR="00AE368F" w:rsidRPr="00BA7567">
        <w:rPr>
          <w:rStyle w:val="Crossreference"/>
        </w:rPr>
      </w:r>
      <w:r w:rsidR="00AE368F" w:rsidRPr="00BA7567">
        <w:rPr>
          <w:rStyle w:val="Crossreference"/>
        </w:rPr>
        <w:fldChar w:fldCharType="separate"/>
      </w:r>
      <w:r w:rsidR="00B95831">
        <w:rPr>
          <w:rStyle w:val="Crossreference"/>
        </w:rPr>
        <w:t>2.1.3.3</w:t>
      </w:r>
      <w:r w:rsidR="00AE368F" w:rsidRPr="00BA7567">
        <w:rPr>
          <w:rStyle w:val="Crossreference"/>
        </w:rPr>
        <w:fldChar w:fldCharType="end"/>
      </w:r>
      <w:r w:rsidR="00036AE8" w:rsidRPr="00A0186D">
        <w:t xml:space="preserve">, </w:t>
      </w:r>
      <w:r w:rsidR="00036AE8" w:rsidRPr="00BA7567">
        <w:rPr>
          <w:rStyle w:val="Crossreference"/>
        </w:rPr>
        <w:fldChar w:fldCharType="begin"/>
      </w:r>
      <w:r w:rsidR="00036AE8" w:rsidRPr="00BA7567">
        <w:rPr>
          <w:rStyle w:val="Crossreference"/>
        </w:rPr>
        <w:instrText xml:space="preserve"> REF _Ref162954664 \h  \* MERGEFORMAT </w:instrText>
      </w:r>
      <w:r w:rsidR="00036AE8" w:rsidRPr="00BA7567">
        <w:rPr>
          <w:rStyle w:val="Crossreference"/>
        </w:rPr>
      </w:r>
      <w:r w:rsidR="00036AE8" w:rsidRPr="00BA7567">
        <w:rPr>
          <w:rStyle w:val="Crossreference"/>
        </w:rPr>
        <w:fldChar w:fldCharType="separate"/>
      </w:r>
      <w:ins w:id="775" w:author="Gavin Rawson" w:date="2024-07-17T08:57:00Z" w16du:dateUtc="2024-07-17T07:57:00Z">
        <w:r w:rsidR="00B95831" w:rsidRPr="00B95831">
          <w:rPr>
            <w:rStyle w:val="Crossreference"/>
            <w:rPrChange w:id="776" w:author="Gavin Rawson" w:date="2024-07-17T08:57:00Z" w16du:dateUtc="2024-07-17T07:57:00Z">
              <w:rPr/>
            </w:rPrChange>
          </w:rPr>
          <w:t>Configuration errors</w:t>
        </w:r>
      </w:ins>
      <w:del w:id="777" w:author="Gavin Rawson" w:date="2024-07-15T12:48:00Z" w16du:dateUtc="2024-07-15T11:48:00Z">
        <w:r w:rsidR="002B16D9" w:rsidRPr="00041655" w:rsidDel="00461D1E">
          <w:rPr>
            <w:rStyle w:val="Crossreference"/>
          </w:rPr>
          <w:delText>Configuration errors</w:delText>
        </w:r>
      </w:del>
      <w:r w:rsidR="00036AE8" w:rsidRPr="00BA7567">
        <w:rPr>
          <w:rStyle w:val="Crossreference"/>
        </w:rPr>
        <w:fldChar w:fldCharType="end"/>
      </w:r>
      <w:r w:rsidR="00036AE8" w:rsidRPr="00BA7567">
        <w:t>.</w:t>
      </w:r>
    </w:p>
    <w:p w14:paraId="4357F9DA" w14:textId="31F187B0" w:rsidR="00D616A6" w:rsidRDefault="00D616A6" w:rsidP="007B1287">
      <w:pPr>
        <w:pStyle w:val="Heading4"/>
      </w:pPr>
      <w:r>
        <w:t xml:space="preserve">Upload </w:t>
      </w:r>
      <w:r w:rsidR="006B0494">
        <w:t>topic</w:t>
      </w:r>
    </w:p>
    <w:p w14:paraId="2118E62E" w14:textId="77777777" w:rsidR="00D616A6" w:rsidRPr="00D616A6" w:rsidRDefault="00D616A6" w:rsidP="00C42F2D">
      <w:pPr>
        <w:pStyle w:val="UUID"/>
      </w:pPr>
      <w:r w:rsidRPr="00D616A6">
        <w:t>[UUID]/UP/configuration</w:t>
      </w:r>
    </w:p>
    <w:p w14:paraId="53433F36" w14:textId="1CEB8B06" w:rsidR="00D616A6" w:rsidRDefault="00D616A6" w:rsidP="00D616A6">
      <w:pPr>
        <w:pStyle w:val="BodyText"/>
      </w:pPr>
      <w:r>
        <w:t>The complete configuration is sent from FD to SA on start-up</w:t>
      </w:r>
      <w:r w:rsidR="00856788">
        <w:t>,</w:t>
      </w:r>
      <w:r>
        <w:t xml:space="preserve"> and when configuration changes are made locally to the FD. The version number is controlled by the </w:t>
      </w:r>
      <w:r w:rsidR="00856788">
        <w:t>FD</w:t>
      </w:r>
      <w:r>
        <w:t xml:space="preserve"> and is increased automatically. If the SA receives a configuration version number in the </w:t>
      </w:r>
      <w:r w:rsidR="004133D9">
        <w:t>status message</w:t>
      </w:r>
      <w:r>
        <w:t xml:space="preserve"> which does not match its record of the version, then it request</w:t>
      </w:r>
      <w:r w:rsidR="00107CC7">
        <w:t>s</w:t>
      </w:r>
      <w:r>
        <w:t xml:space="preserve"> the configuration using the Get Field Device Info message.</w:t>
      </w:r>
    </w:p>
    <w:p w14:paraId="4B55919D" w14:textId="35FB62EF" w:rsidR="00D616A6" w:rsidRDefault="00D616A6" w:rsidP="007B1287">
      <w:pPr>
        <w:pStyle w:val="Heading4"/>
      </w:pPr>
      <w:r>
        <w:lastRenderedPageBreak/>
        <w:t xml:space="preserve">Download </w:t>
      </w:r>
      <w:r w:rsidR="006B0494">
        <w:t>topic</w:t>
      </w:r>
    </w:p>
    <w:p w14:paraId="2CC02195" w14:textId="77777777" w:rsidR="00D616A6" w:rsidRPr="00D616A6" w:rsidRDefault="00D616A6" w:rsidP="00856788">
      <w:pPr>
        <w:pStyle w:val="UUID"/>
      </w:pPr>
      <w:r w:rsidRPr="00D616A6">
        <w:t>[UUID]/DOWN/configuration</w:t>
      </w:r>
    </w:p>
    <w:p w14:paraId="61D51A08" w14:textId="40413145" w:rsidR="00D616A6" w:rsidRDefault="00D616A6" w:rsidP="00D616A6">
      <w:pPr>
        <w:pStyle w:val="BodyText"/>
      </w:pPr>
      <w:r>
        <w:t xml:space="preserve">If the </w:t>
      </w:r>
      <w:r w:rsidR="00856788">
        <w:t>FD</w:t>
      </w:r>
      <w:r>
        <w:t xml:space="preserve"> is configurable by the </w:t>
      </w:r>
      <w:r w:rsidDel="009A0B95">
        <w:t>S</w:t>
      </w:r>
      <w:r w:rsidR="00856788" w:rsidDel="009A0B95">
        <w:t>A</w:t>
      </w:r>
      <w:r w:rsidR="009A0B95">
        <w:t>,</w:t>
      </w:r>
      <w:r>
        <w:t xml:space="preserve"> then the </w:t>
      </w:r>
      <w:r w:rsidR="00D45A33">
        <w:t>FD</w:t>
      </w:r>
      <w:r>
        <w:t xml:space="preserve"> Profile can be used to generate the </w:t>
      </w:r>
      <w:r w:rsidR="00FF421A">
        <w:t>FD</w:t>
      </w:r>
      <w:r>
        <w:t xml:space="preserve"> Configuration data structure. See </w:t>
      </w:r>
      <w:r w:rsidRPr="00856788">
        <w:rPr>
          <w:rFonts w:ascii="Courier New" w:hAnsi="Courier New" w:cs="Courier New"/>
        </w:rPr>
        <w:t>canConfigDown</w:t>
      </w:r>
      <w:r>
        <w:t xml:space="preserve"> in the </w:t>
      </w:r>
      <w:r w:rsidR="00D45A33">
        <w:t>FD</w:t>
      </w:r>
      <w:r>
        <w:t xml:space="preserve"> Profile which state whether download is possible. Configuration is sent from SA to FD when configuration changes are made by the user </w:t>
      </w:r>
      <w:r w:rsidR="00856788">
        <w:t>of</w:t>
      </w:r>
      <w:r>
        <w:t xml:space="preserve"> the SA system, or if </w:t>
      </w:r>
      <w:r w:rsidRPr="00856788">
        <w:rPr>
          <w:rFonts w:ascii="Courier New" w:hAnsi="Courier New" w:cs="Courier New"/>
        </w:rPr>
        <w:t>configRequired</w:t>
      </w:r>
      <w:r>
        <w:t xml:space="preserve"> is in the </w:t>
      </w:r>
      <w:r w:rsidR="004133D9">
        <w:t>status message</w:t>
      </w:r>
      <w:r>
        <w:t xml:space="preserve">. </w:t>
      </w:r>
    </w:p>
    <w:p w14:paraId="47549AFE" w14:textId="0940FB0B" w:rsidR="00D616A6" w:rsidRDefault="00D616A6" w:rsidP="00D616A6">
      <w:pPr>
        <w:pStyle w:val="BodyText"/>
      </w:pPr>
      <w:r>
        <w:t>On receipt and acceptance of the configuration, the FD update</w:t>
      </w:r>
      <w:r w:rsidR="00107CC7">
        <w:t>s</w:t>
      </w:r>
      <w:r>
        <w:t xml:space="preserve"> </w:t>
      </w:r>
      <w:r w:rsidR="00856788">
        <w:t>the</w:t>
      </w:r>
      <w:r>
        <w:t xml:space="preserve"> version number for the Configuration and resend the </w:t>
      </w:r>
      <w:r w:rsidR="004133D9">
        <w:t>status message</w:t>
      </w:r>
      <w:r>
        <w:t xml:space="preserve"> containing the number.</w:t>
      </w:r>
    </w:p>
    <w:p w14:paraId="13CAE64E" w14:textId="0D1C5E9E" w:rsidR="00D616A6" w:rsidRDefault="00D616A6" w:rsidP="00D616A6">
      <w:pPr>
        <w:pStyle w:val="BodyText"/>
      </w:pPr>
      <w:r>
        <w:t xml:space="preserve">The SA may send any part or parts of the configuration payload via the </w:t>
      </w:r>
      <w:r w:rsidR="00FB1382">
        <w:t>Broker</w:t>
      </w:r>
      <w:r>
        <w:t>, applied incrementally to the FD.</w:t>
      </w:r>
    </w:p>
    <w:p w14:paraId="212EE746" w14:textId="7CEFCE4A" w:rsidR="00D616A6" w:rsidRDefault="00D616A6" w:rsidP="00D616A6">
      <w:pPr>
        <w:pStyle w:val="BodyText"/>
      </w:pPr>
      <w:r w:rsidRPr="00D616A6">
        <w:t>The expected version number of the configuration is always in the configuration message.</w:t>
      </w:r>
    </w:p>
    <w:p w14:paraId="728D9133" w14:textId="6F0B221B" w:rsidR="00D616A6" w:rsidRDefault="00D616A6" w:rsidP="007B1287">
      <w:pPr>
        <w:pStyle w:val="Heading4"/>
      </w:pPr>
      <w:bookmarkStart w:id="778" w:name="_Ref162954664"/>
      <w:r>
        <w:t xml:space="preserve">Configuration </w:t>
      </w:r>
      <w:r w:rsidR="006B0494">
        <w:t>errors</w:t>
      </w:r>
      <w:bookmarkEnd w:id="778"/>
    </w:p>
    <w:p w14:paraId="3C085361" w14:textId="40541A32" w:rsidR="00D616A6" w:rsidRDefault="00D616A6" w:rsidP="00D616A6">
      <w:pPr>
        <w:pStyle w:val="BodyText"/>
      </w:pPr>
      <w:r w:rsidRPr="00BA7567">
        <w:t xml:space="preserve">If the </w:t>
      </w:r>
      <w:r w:rsidR="00856788" w:rsidRPr="00BA7567">
        <w:t>FD</w:t>
      </w:r>
      <w:r w:rsidRPr="00BA7567">
        <w:t xml:space="preserve"> finds errors in the Configuration message, </w:t>
      </w:r>
      <w:r w:rsidR="00856788" w:rsidRPr="00BA7567">
        <w:t>it</w:t>
      </w:r>
      <w:r w:rsidRPr="00BA7567">
        <w:t xml:space="preserve"> discard</w:t>
      </w:r>
      <w:r w:rsidR="00107CC7" w:rsidRPr="00BA7567">
        <w:t>s</w:t>
      </w:r>
      <w:r w:rsidRPr="00BA7567">
        <w:t xml:space="preserve"> </w:t>
      </w:r>
      <w:r w:rsidR="00856788" w:rsidRPr="00BA7567">
        <w:t>the message</w:t>
      </w:r>
      <w:r w:rsidRPr="00BA7567">
        <w:t xml:space="preserve"> entirely and send a new </w:t>
      </w:r>
      <w:r w:rsidR="004133D9" w:rsidRPr="00BA7567">
        <w:t>status message</w:t>
      </w:r>
      <w:r w:rsidRPr="00BA7567">
        <w:t xml:space="preserve"> with the </w:t>
      </w:r>
      <w:r w:rsidR="00CC2FA9" w:rsidRPr="00BA7567">
        <w:t xml:space="preserve">unchanged </w:t>
      </w:r>
      <w:r w:rsidRPr="00BA7567">
        <w:t xml:space="preserve">configuration version and a non-empty message within the </w:t>
      </w:r>
      <w:r w:rsidRPr="00BA7567">
        <w:rPr>
          <w:rFonts w:ascii="Courier New" w:hAnsi="Courier New" w:cs="Courier New"/>
        </w:rPr>
        <w:t>configState</w:t>
      </w:r>
      <w:r w:rsidRPr="00BA7567">
        <w:t>.</w:t>
      </w:r>
      <w:r>
        <w:t xml:space="preserve"> The content of the message is arbitrary and could range from "Error" to a description of the specific error. On a successful configuration, the </w:t>
      </w:r>
      <w:r w:rsidR="004133D9">
        <w:t>status message</w:t>
      </w:r>
      <w:r>
        <w:t xml:space="preserve"> is resent with updated version and empty or absent </w:t>
      </w:r>
      <w:r w:rsidRPr="00C979DB">
        <w:rPr>
          <w:rFonts w:ascii="Courier New" w:hAnsi="Courier New" w:cs="Courier New"/>
        </w:rPr>
        <w:t>configState</w:t>
      </w:r>
      <w:r>
        <w:t>.</w:t>
      </w:r>
    </w:p>
    <w:p w14:paraId="403B49DD" w14:textId="0A68FB8E" w:rsidR="00FF4D3E" w:rsidRDefault="00FF4D3E" w:rsidP="007B1287">
      <w:pPr>
        <w:pStyle w:val="Heading4"/>
      </w:pPr>
      <w:r>
        <w:t xml:space="preserve">Configuration </w:t>
      </w:r>
      <w:r w:rsidR="006B0494">
        <w:t>payload</w:t>
      </w:r>
    </w:p>
    <w:p w14:paraId="3D8D68BF" w14:textId="77777777" w:rsidR="00FF4D3E" w:rsidRDefault="00FF4D3E" w:rsidP="00FF4D3E">
      <w:pPr>
        <w:pStyle w:val="BodyText"/>
      </w:pPr>
      <w:r>
        <w:t xml:space="preserve">Refer to the code file </w:t>
      </w:r>
      <w:r w:rsidRPr="00C979DB">
        <w:rPr>
          <w:b/>
          <w:bCs/>
        </w:rPr>
        <w:t>Field Device Configuration.json</w:t>
      </w:r>
      <w:r>
        <w:t xml:space="preserve"> for an example Configuration message.</w:t>
      </w:r>
    </w:p>
    <w:p w14:paraId="2DC1E7F9" w14:textId="77777777" w:rsidR="00C979DB" w:rsidRDefault="00FF4D3E" w:rsidP="00FF4D3E">
      <w:pPr>
        <w:pStyle w:val="BodyText"/>
      </w:pPr>
      <w:r>
        <w:t>The message starts with two properties</w:t>
      </w:r>
      <w:r w:rsidR="00C979DB">
        <w:t>:</w:t>
      </w:r>
    </w:p>
    <w:p w14:paraId="57D62A24" w14:textId="3422A7F0" w:rsidR="00C979DB" w:rsidRDefault="00C979DB" w:rsidP="00C979DB">
      <w:pPr>
        <w:pStyle w:val="Bullet"/>
      </w:pPr>
      <w:r>
        <w:t>T</w:t>
      </w:r>
      <w:r w:rsidR="00FF4D3E">
        <w:t>he version</w:t>
      </w:r>
      <w:r w:rsidR="00297394">
        <w:t>.</w:t>
      </w:r>
    </w:p>
    <w:p w14:paraId="108C7BC8" w14:textId="5093CB5E" w:rsidR="00C979DB" w:rsidRDefault="00C979DB" w:rsidP="00C979DB">
      <w:pPr>
        <w:pStyle w:val="Bullet"/>
      </w:pPr>
      <w:r>
        <w:t>A</w:t>
      </w:r>
      <w:r w:rsidR="00FF4D3E">
        <w:t xml:space="preserve"> Boolean indicating whether this is a full or a partial configuration.</w:t>
      </w:r>
    </w:p>
    <w:p w14:paraId="74F82978" w14:textId="014314DD" w:rsidR="00FF4D3E" w:rsidRDefault="00FF4D3E" w:rsidP="00FF4D3E">
      <w:pPr>
        <w:pStyle w:val="BodyText"/>
      </w:pPr>
      <w:r>
        <w:t xml:space="preserve">A partial configuration is incremental to the existing configuration of </w:t>
      </w:r>
      <w:r w:rsidR="00C979DB">
        <w:t xml:space="preserve">the </w:t>
      </w:r>
      <w:r>
        <w:t>FD or the SA, while a full configuration impl</w:t>
      </w:r>
      <w:r w:rsidR="00107CC7">
        <w:t>ies</w:t>
      </w:r>
      <w:r>
        <w:t xml:space="preserve"> that </w:t>
      </w:r>
      <w:r w:rsidR="00C979DB">
        <w:t>the previous</w:t>
      </w:r>
      <w:r>
        <w:t xml:space="preserve"> configuration for this FD would be erased.</w:t>
      </w:r>
    </w:p>
    <w:p w14:paraId="3BFB8B95" w14:textId="77777777" w:rsidR="00C979DB" w:rsidRPr="00C979DB" w:rsidRDefault="00C979DB" w:rsidP="00C979DB">
      <w:pPr>
        <w:pStyle w:val="Code"/>
        <w:rPr>
          <w:rFonts w:eastAsia="DengXian"/>
          <w:lang w:eastAsia="en-US"/>
        </w:rPr>
      </w:pPr>
      <w:r w:rsidRPr="00C979DB">
        <w:rPr>
          <w:rFonts w:eastAsia="DengXian"/>
          <w:lang w:eastAsia="en-US"/>
        </w:rPr>
        <w:t>{</w:t>
      </w:r>
    </w:p>
    <w:p w14:paraId="3C26B85C" w14:textId="77777777" w:rsidR="00C979DB" w:rsidRPr="009406C9" w:rsidRDefault="00C979DB" w:rsidP="00C979DB">
      <w:pPr>
        <w:pStyle w:val="Code"/>
        <w:rPr>
          <w:rFonts w:eastAsia="DengXian"/>
          <w:lang w:eastAsia="en-US"/>
        </w:rPr>
      </w:pPr>
      <w:r w:rsidRPr="009406C9">
        <w:rPr>
          <w:rFonts w:eastAsia="DengXian"/>
          <w:lang w:eastAsia="en-US"/>
        </w:rPr>
        <w:t xml:space="preserve">  </w:t>
      </w:r>
      <w:r w:rsidRPr="009406C9">
        <w:rPr>
          <w:rFonts w:eastAsia="DengXian"/>
          <w:color w:val="C45911" w:themeColor="accent2" w:themeShade="BF"/>
          <w:lang w:eastAsia="en-US"/>
        </w:rPr>
        <w:t>"cVer"</w:t>
      </w:r>
      <w:r w:rsidRPr="00C979DB">
        <w:rPr>
          <w:rFonts w:eastAsia="DengXian"/>
          <w:lang w:eastAsia="en-US"/>
        </w:rPr>
        <w:t>: 123,</w:t>
      </w:r>
    </w:p>
    <w:p w14:paraId="347B641C" w14:textId="77777777" w:rsidR="00C979DB" w:rsidRPr="009406C9" w:rsidRDefault="00C979DB" w:rsidP="00C979DB">
      <w:pPr>
        <w:pStyle w:val="Code"/>
        <w:rPr>
          <w:rFonts w:eastAsia="DengXian"/>
          <w:lang w:eastAsia="en-US"/>
        </w:rPr>
      </w:pPr>
      <w:r w:rsidRPr="009406C9">
        <w:rPr>
          <w:rFonts w:eastAsia="DengXian"/>
          <w:lang w:eastAsia="en-US"/>
        </w:rPr>
        <w:t xml:space="preserve">  </w:t>
      </w:r>
      <w:r w:rsidRPr="009406C9">
        <w:rPr>
          <w:rFonts w:eastAsia="DengXian"/>
          <w:color w:val="C45911" w:themeColor="accent2" w:themeShade="BF"/>
          <w:lang w:eastAsia="en-US"/>
        </w:rPr>
        <w:t>"full"</w:t>
      </w:r>
      <w:r w:rsidRPr="00C979DB">
        <w:rPr>
          <w:rFonts w:eastAsia="DengXian"/>
          <w:lang w:eastAsia="en-US"/>
        </w:rPr>
        <w:t>:</w:t>
      </w:r>
      <w:r w:rsidRPr="009406C9">
        <w:rPr>
          <w:rFonts w:eastAsia="DengXian"/>
          <w:lang w:eastAsia="en-US"/>
        </w:rPr>
        <w:t xml:space="preserve"> true,</w:t>
      </w:r>
    </w:p>
    <w:p w14:paraId="7CBC52F8" w14:textId="77777777" w:rsidR="00C979DB" w:rsidRPr="00C979DB" w:rsidRDefault="00C979DB" w:rsidP="00C979DB">
      <w:pPr>
        <w:pStyle w:val="Code"/>
        <w:rPr>
          <w:rFonts w:eastAsia="DengXian"/>
          <w:color w:val="C45911" w:themeColor="accent2" w:themeShade="BF"/>
          <w:lang w:eastAsia="en-US"/>
        </w:rPr>
      </w:pPr>
      <w:r w:rsidRPr="009406C9">
        <w:rPr>
          <w:rFonts w:eastAsia="DengXian"/>
          <w:lang w:eastAsia="en-US"/>
        </w:rPr>
        <w:t xml:space="preserve">  </w:t>
      </w:r>
      <w:r w:rsidRPr="009406C9">
        <w:rPr>
          <w:rFonts w:eastAsia="DengXian"/>
          <w:color w:val="C45911" w:themeColor="accent2" w:themeShade="BF"/>
          <w:lang w:eastAsia="en-US"/>
        </w:rPr>
        <w:t>"source"</w:t>
      </w:r>
      <w:r w:rsidRPr="00C979DB">
        <w:rPr>
          <w:rFonts w:eastAsia="DengXian"/>
          <w:lang w:eastAsia="en-US"/>
        </w:rPr>
        <w:t xml:space="preserve">: </w:t>
      </w:r>
      <w:r w:rsidRPr="00AA06A1">
        <w:rPr>
          <w:rFonts w:eastAsia="DengXian"/>
          <w:lang w:eastAsia="en-US"/>
        </w:rPr>
        <w:t>"62d18075-e5e2-49c2-89e2-abd1cc8025af"</w:t>
      </w:r>
      <w:r w:rsidRPr="00C979DB">
        <w:rPr>
          <w:rFonts w:eastAsia="DengXian"/>
          <w:lang w:eastAsia="en-US"/>
        </w:rPr>
        <w:t>,</w:t>
      </w:r>
    </w:p>
    <w:p w14:paraId="5174D073" w14:textId="77777777" w:rsidR="00FF4D3E" w:rsidRDefault="00FF4D3E" w:rsidP="00FF4D3E">
      <w:pPr>
        <w:pStyle w:val="BodyText"/>
      </w:pPr>
    </w:p>
    <w:p w14:paraId="31B5D385" w14:textId="4BE62D57" w:rsidR="00C979DB" w:rsidRDefault="00FF4D3E" w:rsidP="00FF4D3E">
      <w:pPr>
        <w:pStyle w:val="BodyText"/>
      </w:pPr>
      <w:r>
        <w:t xml:space="preserve">The field </w:t>
      </w:r>
      <w:r w:rsidRPr="00C979DB">
        <w:rPr>
          <w:rFonts w:ascii="Courier New" w:hAnsi="Courier New" w:cs="Courier New"/>
        </w:rPr>
        <w:t>cVer</w:t>
      </w:r>
      <w:r>
        <w:t xml:space="preserve"> is the configuration version number. </w:t>
      </w:r>
    </w:p>
    <w:p w14:paraId="059C9E8D" w14:textId="77777777" w:rsidR="00C979DB" w:rsidRDefault="00FF4D3E" w:rsidP="00C979DB">
      <w:pPr>
        <w:pStyle w:val="Bullet"/>
        <w:rPr>
          <w:rFonts w:ascii="Courier New" w:hAnsi="Courier New" w:cs="Courier New"/>
        </w:rPr>
      </w:pPr>
      <w:r w:rsidRPr="00C979DB">
        <w:rPr>
          <w:rFonts w:ascii="Courier New" w:hAnsi="Courier New" w:cs="Courier New"/>
        </w:rPr>
        <w:t>cVer</w:t>
      </w:r>
      <w:r>
        <w:t xml:space="preserve"> is mandatory.</w:t>
      </w:r>
      <w:r w:rsidRPr="00C979DB">
        <w:rPr>
          <w:rFonts w:ascii="Courier New" w:hAnsi="Courier New" w:cs="Courier New"/>
        </w:rPr>
        <w:t xml:space="preserve"> </w:t>
      </w:r>
    </w:p>
    <w:p w14:paraId="096DBD99" w14:textId="278071DB" w:rsidR="00FF4D3E" w:rsidRDefault="00FF4D3E" w:rsidP="00C979DB">
      <w:pPr>
        <w:pStyle w:val="Bullet"/>
      </w:pPr>
      <w:r w:rsidRPr="00C979DB">
        <w:rPr>
          <w:rFonts w:ascii="Courier New" w:hAnsi="Courier New" w:cs="Courier New"/>
        </w:rPr>
        <w:t>full</w:t>
      </w:r>
      <w:r>
        <w:t xml:space="preserve">, when omitted, defaults to </w:t>
      </w:r>
      <w:r w:rsidRPr="00C979DB">
        <w:rPr>
          <w:rFonts w:ascii="Courier New" w:hAnsi="Courier New" w:cs="Courier New"/>
        </w:rPr>
        <w:t>false</w:t>
      </w:r>
      <w:r>
        <w:t>.</w:t>
      </w:r>
    </w:p>
    <w:p w14:paraId="624BB480" w14:textId="1341173C" w:rsidR="00C979DB" w:rsidRDefault="00C979DB" w:rsidP="00FF4D3E">
      <w:pPr>
        <w:pStyle w:val="BodyText"/>
      </w:pPr>
      <w:r>
        <w:t>The device only receive</w:t>
      </w:r>
      <w:r w:rsidR="00107CC7">
        <w:t>s</w:t>
      </w:r>
      <w:r>
        <w:t xml:space="preserve"> and act</w:t>
      </w:r>
      <w:r w:rsidR="00107CC7">
        <w:t>s</w:t>
      </w:r>
      <w:r>
        <w:t xml:space="preserve"> on a version which is one greater than the version last received in the </w:t>
      </w:r>
      <w:r w:rsidR="004133D9">
        <w:t>status</w:t>
      </w:r>
      <w:r>
        <w:t xml:space="preserve"> message. If successful, the new version is published by the FD. </w:t>
      </w:r>
    </w:p>
    <w:p w14:paraId="520F46AF" w14:textId="47EBEA0A" w:rsidR="00FF4D3E" w:rsidRDefault="00FF4D3E" w:rsidP="00FF4D3E">
      <w:pPr>
        <w:pStyle w:val="BodyText"/>
      </w:pPr>
      <w:r>
        <w:t xml:space="preserve">The field </w:t>
      </w:r>
      <w:r w:rsidRPr="00C979DB">
        <w:rPr>
          <w:rFonts w:ascii="Courier New" w:hAnsi="Courier New" w:cs="Courier New"/>
        </w:rPr>
        <w:t>source</w:t>
      </w:r>
      <w:r>
        <w:t xml:space="preserve"> is optional and sent by the SA to identify itself as the source of configuration. A GUID is used </w:t>
      </w:r>
      <w:r w:rsidR="00C44683">
        <w:t>in the example,</w:t>
      </w:r>
      <w:r>
        <w:t xml:space="preserve"> but any string could be used by the SA. It can be used by multiple SA</w:t>
      </w:r>
      <w:r w:rsidR="00C44683">
        <w:t>s</w:t>
      </w:r>
      <w:r>
        <w:t xml:space="preserve"> to determine the source of the latest configuration in the </w:t>
      </w:r>
      <w:r w:rsidR="004133D9">
        <w:t>status</w:t>
      </w:r>
      <w:r>
        <w:t xml:space="preserve"> message.</w:t>
      </w:r>
    </w:p>
    <w:p w14:paraId="2F1798F1" w14:textId="554D0E2A" w:rsidR="00FF4D3E" w:rsidRDefault="00FF4D3E" w:rsidP="00FF4D3E">
      <w:pPr>
        <w:pStyle w:val="BodyText"/>
      </w:pPr>
      <w:r>
        <w:lastRenderedPageBreak/>
        <w:t xml:space="preserve">Following the properties, lists of objects </w:t>
      </w:r>
      <w:r w:rsidR="00C44683">
        <w:t>are</w:t>
      </w:r>
      <w:r>
        <w:t xml:space="preserve"> defined</w:t>
      </w:r>
      <w:r w:rsidR="00C44683">
        <w:t>,</w:t>
      </w:r>
      <w:r>
        <w:t xml:space="preserve"> </w:t>
      </w:r>
      <w:r w:rsidR="00C44683">
        <w:t xml:space="preserve">as given </w:t>
      </w:r>
      <w:r>
        <w:t xml:space="preserve">by the Device Profile. The first is the </w:t>
      </w:r>
      <w:r w:rsidR="004B4EE1">
        <w:t>FD</w:t>
      </w:r>
      <w:r>
        <w:t>. While it is an array for consistency with other object types, there is only ever one device entry:</w:t>
      </w:r>
    </w:p>
    <w:p w14:paraId="62D62B22" w14:textId="77777777" w:rsidR="00C44683" w:rsidRPr="00AA06A1" w:rsidRDefault="00C44683" w:rsidP="00C44683">
      <w:pPr>
        <w:pStyle w:val="Code"/>
        <w:rPr>
          <w:rFonts w:eastAsia="DengXian"/>
          <w:lang w:eastAsia="en-US"/>
        </w:rPr>
      </w:pPr>
      <w:r w:rsidRPr="0089742F">
        <w:rPr>
          <w:rFonts w:eastAsia="DengXian"/>
          <w:color w:val="C45911" w:themeColor="accent2" w:themeShade="BF"/>
          <w:lang w:eastAsia="en-US"/>
        </w:rPr>
        <w:t>"device"</w:t>
      </w:r>
      <w:r w:rsidRPr="00AA06A1">
        <w:rPr>
          <w:rFonts w:eastAsia="DengXian"/>
          <w:lang w:eastAsia="en-US"/>
        </w:rPr>
        <w:t>: [</w:t>
      </w:r>
    </w:p>
    <w:p w14:paraId="4D41B229" w14:textId="77777777" w:rsidR="00C44683" w:rsidRPr="00AA06A1" w:rsidRDefault="00C44683" w:rsidP="00C44683">
      <w:pPr>
        <w:pStyle w:val="Code"/>
        <w:rPr>
          <w:rFonts w:eastAsia="DengXian"/>
          <w:lang w:eastAsia="en-US"/>
        </w:rPr>
      </w:pPr>
      <w:r w:rsidRPr="00AA06A1">
        <w:rPr>
          <w:rFonts w:eastAsia="DengXian"/>
          <w:lang w:eastAsia="en-US"/>
        </w:rPr>
        <w:t xml:space="preserve">    {</w:t>
      </w:r>
    </w:p>
    <w:p w14:paraId="6C5C9D91"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"nid"</w:t>
      </w:r>
      <w:r w:rsidRPr="0089742F">
        <w:rPr>
          <w:rFonts w:eastAsia="DengXian"/>
          <w:lang w:eastAsia="en-US"/>
        </w:rPr>
        <w:t>: "A1234567890",</w:t>
      </w:r>
    </w:p>
    <w:p w14:paraId="3815B93D"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"name"</w:t>
      </w:r>
      <w:r w:rsidRPr="0089742F">
        <w:rPr>
          <w:rFonts w:eastAsia="DengXian"/>
          <w:lang w:eastAsia="en-US"/>
        </w:rPr>
        <w:t>: "West Derby PRV",</w:t>
      </w:r>
    </w:p>
    <w:p w14:paraId="347032DA"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"loc"</w:t>
      </w:r>
      <w:r w:rsidRPr="0089742F">
        <w:rPr>
          <w:rFonts w:eastAsia="DengXian"/>
          <w:lang w:eastAsia="en-US"/>
        </w:rPr>
        <w:t>: "16 Bridge St, Elton",</w:t>
      </w:r>
    </w:p>
    <w:p w14:paraId="4F5B98EE"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"ownr"</w:t>
      </w:r>
      <w:r w:rsidRPr="00AA06A1">
        <w:rPr>
          <w:rFonts w:eastAsia="DengXian"/>
          <w:lang w:eastAsia="en-US"/>
        </w:rPr>
        <w:t>:</w:t>
      </w:r>
      <w:r w:rsidRPr="0089742F">
        <w:rPr>
          <w:rFonts w:eastAsia="DengXian"/>
          <w:lang w:eastAsia="en-US"/>
        </w:rPr>
        <w:t xml:space="preserve"> "STW",</w:t>
      </w:r>
    </w:p>
    <w:p w14:paraId="0806C419"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"asst"</w:t>
      </w:r>
      <w:r w:rsidRPr="0089742F">
        <w:rPr>
          <w:rFonts w:eastAsia="DengXian"/>
          <w:lang w:eastAsia="en-US"/>
        </w:rPr>
        <w:t>: "ASST123456",</w:t>
      </w:r>
    </w:p>
    <w:p w14:paraId="069D9A33"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"serl"</w:t>
      </w:r>
      <w:r w:rsidRPr="0089742F">
        <w:rPr>
          <w:rFonts w:eastAsia="DengXian"/>
          <w:lang w:eastAsia="en-US"/>
        </w:rPr>
        <w:t>: "2005-12345Abc",</w:t>
      </w:r>
    </w:p>
    <w:p w14:paraId="67E2A631"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"latitude"</w:t>
      </w:r>
      <w:r w:rsidRPr="00AA06A1">
        <w:rPr>
          <w:rFonts w:eastAsia="DengXian"/>
          <w:lang w:eastAsia="en-US"/>
        </w:rPr>
        <w:t>:</w:t>
      </w:r>
      <w:r w:rsidRPr="0089742F">
        <w:rPr>
          <w:rFonts w:eastAsia="DengXian"/>
          <w:lang w:eastAsia="en-US"/>
        </w:rPr>
        <w:t xml:space="preserve"> 12.4356543,</w:t>
      </w:r>
    </w:p>
    <w:p w14:paraId="7D0E82EF"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"longitude"</w:t>
      </w:r>
      <w:r w:rsidRPr="00AA06A1">
        <w:rPr>
          <w:rFonts w:eastAsia="DengXian"/>
          <w:lang w:eastAsia="en-US"/>
        </w:rPr>
        <w:t>:</w:t>
      </w:r>
      <w:r w:rsidRPr="0089742F">
        <w:rPr>
          <w:rFonts w:eastAsia="DengXian"/>
          <w:lang w:eastAsia="en-US"/>
        </w:rPr>
        <w:t xml:space="preserve"> 76.12324,</w:t>
      </w:r>
    </w:p>
    <w:p w14:paraId="30C20290"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"scan"</w:t>
      </w:r>
      <w:r w:rsidRPr="0089742F">
        <w:rPr>
          <w:rFonts w:eastAsia="DengXian"/>
          <w:lang w:eastAsia="en-US"/>
        </w:rPr>
        <w:t>: true</w:t>
      </w:r>
    </w:p>
    <w:p w14:paraId="1DE90BFB" w14:textId="77777777" w:rsidR="00C44683" w:rsidRPr="00AA06A1" w:rsidRDefault="00C44683" w:rsidP="00C44683">
      <w:pPr>
        <w:pStyle w:val="Code"/>
        <w:rPr>
          <w:rFonts w:eastAsia="DengXian"/>
          <w:lang w:eastAsia="en-US"/>
        </w:rPr>
      </w:pPr>
      <w:r w:rsidRPr="00AA06A1">
        <w:rPr>
          <w:rFonts w:eastAsia="DengXian"/>
          <w:lang w:eastAsia="en-US"/>
        </w:rPr>
        <w:t xml:space="preserve">    }</w:t>
      </w:r>
    </w:p>
    <w:p w14:paraId="107D6278" w14:textId="77777777" w:rsidR="00C44683" w:rsidRPr="00AA06A1" w:rsidRDefault="00C44683" w:rsidP="00C44683">
      <w:pPr>
        <w:pStyle w:val="Code"/>
        <w:rPr>
          <w:rFonts w:eastAsia="DengXian"/>
          <w:lang w:eastAsia="en-US"/>
        </w:rPr>
      </w:pPr>
      <w:r w:rsidRPr="00AA06A1">
        <w:rPr>
          <w:rFonts w:eastAsia="DengXian"/>
          <w:lang w:eastAsia="en-US"/>
        </w:rPr>
        <w:t xml:space="preserve">  ],</w:t>
      </w:r>
    </w:p>
    <w:p w14:paraId="0188608E" w14:textId="77777777" w:rsidR="00D616A6" w:rsidRDefault="00D616A6" w:rsidP="00D616A6">
      <w:pPr>
        <w:pStyle w:val="BodyText"/>
      </w:pPr>
    </w:p>
    <w:p w14:paraId="0D9971C4" w14:textId="413B5E11" w:rsidR="00E4091F" w:rsidRDefault="000D03F7" w:rsidP="00D616A6">
      <w:pPr>
        <w:pStyle w:val="BodyText"/>
      </w:pPr>
      <w:r w:rsidRPr="00C44683">
        <w:rPr>
          <w:rStyle w:val="Crossreference"/>
        </w:rPr>
        <w:fldChar w:fldCharType="begin"/>
      </w:r>
      <w:r w:rsidRPr="00C44683">
        <w:rPr>
          <w:rStyle w:val="Crossreference"/>
        </w:rPr>
        <w:instrText xml:space="preserve"> REF _Ref160457063 \h </w:instrText>
      </w:r>
      <w:r w:rsidR="00C44683">
        <w:rPr>
          <w:rStyle w:val="Crossreference"/>
        </w:rPr>
        <w:instrText xml:space="preserve"> \* MERGEFORMAT </w:instrText>
      </w:r>
      <w:r w:rsidRPr="00C44683">
        <w:rPr>
          <w:rStyle w:val="Crossreference"/>
        </w:rPr>
      </w:r>
      <w:r w:rsidRPr="00C44683">
        <w:rPr>
          <w:rStyle w:val="Crossreference"/>
        </w:rPr>
        <w:fldChar w:fldCharType="separate"/>
      </w:r>
      <w:ins w:id="779" w:author="Gavin Rawson" w:date="2024-07-17T08:57:00Z" w16du:dateUtc="2024-07-17T07:57:00Z">
        <w:r w:rsidR="00B95831" w:rsidRPr="00B95831">
          <w:rPr>
            <w:rStyle w:val="Crossreference"/>
            <w:rPrChange w:id="780" w:author="Gavin Rawson" w:date="2024-07-17T08:57:00Z" w16du:dateUtc="2024-07-17T07:57:00Z">
              <w:rPr/>
            </w:rPrChange>
          </w:rPr>
          <w:t xml:space="preserve">Table </w:t>
        </w:r>
        <w:r w:rsidR="00B95831" w:rsidRPr="00B95831">
          <w:rPr>
            <w:rStyle w:val="Crossreference"/>
            <w:rPrChange w:id="781" w:author="Gavin Rawson" w:date="2024-07-17T08:57:00Z" w16du:dateUtc="2024-07-17T07:57:00Z">
              <w:rPr>
                <w:noProof/>
              </w:rPr>
            </w:rPrChange>
          </w:rPr>
          <w:t>1</w:t>
        </w:r>
      </w:ins>
      <w:del w:id="782" w:author="Gavin Rawson" w:date="2024-07-15T12:48:00Z" w16du:dateUtc="2024-07-15T11:48:00Z">
        <w:r w:rsidR="002B16D9" w:rsidRPr="00041655" w:rsidDel="00461D1E">
          <w:rPr>
            <w:rStyle w:val="Crossreference"/>
          </w:rPr>
          <w:delText>Table 1</w:delText>
        </w:r>
      </w:del>
      <w:r w:rsidRPr="00C44683">
        <w:rPr>
          <w:rStyle w:val="Crossreference"/>
        </w:rPr>
        <w:fldChar w:fldCharType="end"/>
      </w:r>
      <w:r>
        <w:t xml:space="preserve"> describes the elements within</w:t>
      </w:r>
      <w:r w:rsidR="00E4091F" w:rsidRPr="00E4091F">
        <w:t xml:space="preserve"> the object: </w:t>
      </w:r>
      <w:r w:rsidR="00E4091F" w:rsidRPr="00E4091F">
        <w:rPr>
          <w:b/>
          <w:bCs/>
        </w:rPr>
        <w:t>device</w:t>
      </w:r>
      <w:r w:rsidR="00E4091F">
        <w:t>.</w:t>
      </w:r>
    </w:p>
    <w:p w14:paraId="540D4619" w14:textId="5DCE0540" w:rsidR="00180D58" w:rsidRDefault="00FC7015" w:rsidP="00297394">
      <w:pPr>
        <w:pStyle w:val="Caption"/>
        <w:keepNext/>
      </w:pPr>
      <w:bookmarkStart w:id="783" w:name="_Ref160457063"/>
      <w:bookmarkStart w:id="784" w:name="_Toc160543307"/>
      <w:bookmarkStart w:id="785" w:name="_Toc170288640"/>
      <w:r>
        <w:t xml:space="preserve">Table </w:t>
      </w:r>
      <w:r>
        <w:fldChar w:fldCharType="begin"/>
      </w:r>
      <w:r>
        <w:instrText xml:space="preserve"> SEQ Table \* ARABIC </w:instrText>
      </w:r>
      <w:r>
        <w:fldChar w:fldCharType="separate"/>
      </w:r>
      <w:r w:rsidR="00B95831">
        <w:rPr>
          <w:noProof/>
        </w:rPr>
        <w:t>1</w:t>
      </w:r>
      <w:r>
        <w:rPr>
          <w:noProof/>
        </w:rPr>
        <w:fldChar w:fldCharType="end"/>
      </w:r>
      <w:bookmarkEnd w:id="783"/>
      <w:r w:rsidR="00180D58">
        <w:tab/>
      </w:r>
      <w:r w:rsidR="00180D58" w:rsidRPr="00180D58">
        <w:t>Device elements</w:t>
      </w:r>
      <w:bookmarkEnd w:id="784"/>
      <w:bookmarkEnd w:id="785"/>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7"/>
        <w:gridCol w:w="1339"/>
        <w:gridCol w:w="1617"/>
        <w:gridCol w:w="1355"/>
        <w:gridCol w:w="3204"/>
      </w:tblGrid>
      <w:tr w:rsidR="00180D58" w14:paraId="6A8DCDFA" w14:textId="404CFCC2" w:rsidTr="00EA2744">
        <w:trPr>
          <w:tblHeader/>
          <w:jc w:val="center"/>
        </w:trPr>
        <w:tc>
          <w:tcPr>
            <w:tcW w:w="1557" w:type="dxa"/>
            <w:shd w:val="clear" w:color="auto" w:fill="5BABD3"/>
          </w:tcPr>
          <w:p w14:paraId="52A7B619" w14:textId="01F6582E" w:rsidR="00E4091F" w:rsidRPr="00B61C9B" w:rsidRDefault="00E4091F" w:rsidP="00B97174">
            <w:pPr>
              <w:pStyle w:val="TableHeading"/>
            </w:pPr>
            <w:r>
              <w:t>Information</w:t>
            </w:r>
          </w:p>
        </w:tc>
        <w:tc>
          <w:tcPr>
            <w:tcW w:w="1339" w:type="dxa"/>
            <w:shd w:val="clear" w:color="auto" w:fill="5BABD3"/>
          </w:tcPr>
          <w:p w14:paraId="0701C922" w14:textId="6B30DE17" w:rsidR="00E4091F" w:rsidRPr="00B61C9B" w:rsidRDefault="00E4091F" w:rsidP="00B97174">
            <w:pPr>
              <w:pStyle w:val="TableHeading"/>
            </w:pPr>
            <w:r>
              <w:t>Type</w:t>
            </w:r>
          </w:p>
        </w:tc>
        <w:tc>
          <w:tcPr>
            <w:tcW w:w="1617" w:type="dxa"/>
            <w:shd w:val="clear" w:color="auto" w:fill="5BABD3"/>
          </w:tcPr>
          <w:p w14:paraId="0A514F6F" w14:textId="4CC4FF4E" w:rsidR="00E4091F" w:rsidRDefault="00E4091F" w:rsidP="00B97174">
            <w:pPr>
              <w:pStyle w:val="TableHeading"/>
            </w:pPr>
            <w:r w:rsidRPr="000B1489">
              <w:t>JSON Name</w:t>
            </w:r>
          </w:p>
        </w:tc>
        <w:tc>
          <w:tcPr>
            <w:tcW w:w="1355" w:type="dxa"/>
            <w:shd w:val="clear" w:color="auto" w:fill="5BABD3"/>
          </w:tcPr>
          <w:p w14:paraId="184805D4" w14:textId="3C83435B" w:rsidR="00E4091F" w:rsidRDefault="00E4091F" w:rsidP="00B97174">
            <w:pPr>
              <w:pStyle w:val="TableHeading"/>
            </w:pPr>
            <w:r>
              <w:t>Mandatory</w:t>
            </w:r>
          </w:p>
        </w:tc>
        <w:tc>
          <w:tcPr>
            <w:tcW w:w="3204" w:type="dxa"/>
            <w:shd w:val="clear" w:color="auto" w:fill="5BABD3"/>
          </w:tcPr>
          <w:p w14:paraId="64898799" w14:textId="12BBC2BE" w:rsidR="00E4091F" w:rsidRDefault="00E4091F" w:rsidP="00B97174">
            <w:pPr>
              <w:pStyle w:val="TableHeading"/>
            </w:pPr>
            <w:r>
              <w:t>Description</w:t>
            </w:r>
          </w:p>
        </w:tc>
      </w:tr>
      <w:tr w:rsidR="00180D58" w14:paraId="47800809" w14:textId="0B23F2B8" w:rsidTr="00EA2744">
        <w:trPr>
          <w:tblHeader/>
          <w:jc w:val="center"/>
        </w:trPr>
        <w:tc>
          <w:tcPr>
            <w:tcW w:w="1557" w:type="dxa"/>
            <w:shd w:val="clear" w:color="auto" w:fill="auto"/>
          </w:tcPr>
          <w:p w14:paraId="5D23EB9A" w14:textId="285C0180" w:rsidR="00E4091F" w:rsidRPr="008A325B" w:rsidRDefault="00E4091F" w:rsidP="002B16D9">
            <w:pPr>
              <w:pStyle w:val="TableText"/>
            </w:pPr>
            <w:r>
              <w:t>Node Id</w:t>
            </w:r>
          </w:p>
        </w:tc>
        <w:tc>
          <w:tcPr>
            <w:tcW w:w="1339" w:type="dxa"/>
            <w:shd w:val="clear" w:color="auto" w:fill="auto"/>
          </w:tcPr>
          <w:p w14:paraId="46124F7B" w14:textId="0FCD2FF9" w:rsidR="00E4091F" w:rsidRPr="008A325B" w:rsidRDefault="00E4091F" w:rsidP="002B16D9">
            <w:pPr>
              <w:pStyle w:val="TableText"/>
            </w:pPr>
            <w:r>
              <w:t>String</w:t>
            </w:r>
          </w:p>
        </w:tc>
        <w:tc>
          <w:tcPr>
            <w:tcW w:w="1617" w:type="dxa"/>
          </w:tcPr>
          <w:p w14:paraId="6305A1D9" w14:textId="4DB62F82" w:rsidR="00E4091F" w:rsidRPr="00DA2284" w:rsidRDefault="00E4091F" w:rsidP="002B16D9">
            <w:pPr>
              <w:pStyle w:val="TableText"/>
            </w:pPr>
            <w:r w:rsidRPr="00DA2284">
              <w:t>nid</w:t>
            </w:r>
          </w:p>
        </w:tc>
        <w:tc>
          <w:tcPr>
            <w:tcW w:w="1355" w:type="dxa"/>
          </w:tcPr>
          <w:p w14:paraId="0D5C810A" w14:textId="61497613" w:rsidR="00E4091F" w:rsidRDefault="00E4091F" w:rsidP="002B16D9">
            <w:pPr>
              <w:pStyle w:val="TableText"/>
            </w:pPr>
            <w:r w:rsidRPr="005543B9">
              <w:t>Yes</w:t>
            </w:r>
          </w:p>
        </w:tc>
        <w:tc>
          <w:tcPr>
            <w:tcW w:w="3204" w:type="dxa"/>
          </w:tcPr>
          <w:p w14:paraId="7D23332A" w14:textId="5A43ADAA" w:rsidR="00E4091F" w:rsidRDefault="00E4091F" w:rsidP="002B16D9">
            <w:pPr>
              <w:pStyle w:val="TableText"/>
            </w:pPr>
            <w:r>
              <w:t>User set name of the device in its application, unique for this user’s set of devices. Commonly a numeric code and used to facilitate device change.</w:t>
            </w:r>
          </w:p>
        </w:tc>
      </w:tr>
      <w:tr w:rsidR="00180D58" w14:paraId="76682714" w14:textId="4A6EC68C" w:rsidTr="00EA2744">
        <w:trPr>
          <w:tblHeader/>
          <w:jc w:val="center"/>
        </w:trPr>
        <w:tc>
          <w:tcPr>
            <w:tcW w:w="1557" w:type="dxa"/>
            <w:shd w:val="clear" w:color="auto" w:fill="auto"/>
          </w:tcPr>
          <w:p w14:paraId="15C11FC2" w14:textId="10AB21DA" w:rsidR="00E4091F" w:rsidRPr="008A325B" w:rsidRDefault="00E4091F" w:rsidP="002B16D9">
            <w:pPr>
              <w:pStyle w:val="TableText"/>
            </w:pPr>
            <w:r>
              <w:t>Name</w:t>
            </w:r>
          </w:p>
        </w:tc>
        <w:tc>
          <w:tcPr>
            <w:tcW w:w="1339" w:type="dxa"/>
            <w:shd w:val="clear" w:color="auto" w:fill="auto"/>
          </w:tcPr>
          <w:p w14:paraId="2CEC0AD4" w14:textId="4601881E" w:rsidR="00E4091F" w:rsidRPr="008A325B" w:rsidRDefault="00E4091F" w:rsidP="002B16D9">
            <w:pPr>
              <w:pStyle w:val="TableText"/>
            </w:pPr>
            <w:r>
              <w:t>String</w:t>
            </w:r>
          </w:p>
        </w:tc>
        <w:tc>
          <w:tcPr>
            <w:tcW w:w="1617" w:type="dxa"/>
          </w:tcPr>
          <w:p w14:paraId="3F790927" w14:textId="43CFC8AE" w:rsidR="00E4091F" w:rsidRPr="00DA2284" w:rsidRDefault="00E4091F" w:rsidP="002B16D9">
            <w:pPr>
              <w:pStyle w:val="TableText"/>
            </w:pPr>
            <w:r w:rsidRPr="00DA2284">
              <w:t>name</w:t>
            </w:r>
          </w:p>
        </w:tc>
        <w:tc>
          <w:tcPr>
            <w:tcW w:w="1355" w:type="dxa"/>
          </w:tcPr>
          <w:p w14:paraId="15CBCFC4" w14:textId="155296A0" w:rsidR="00E4091F" w:rsidRDefault="00E4091F" w:rsidP="002B16D9">
            <w:pPr>
              <w:pStyle w:val="TableText"/>
            </w:pPr>
            <w:r>
              <w:t>Yes</w:t>
            </w:r>
          </w:p>
        </w:tc>
        <w:tc>
          <w:tcPr>
            <w:tcW w:w="3204" w:type="dxa"/>
          </w:tcPr>
          <w:p w14:paraId="16C3BF1B" w14:textId="09D11D75" w:rsidR="00E4091F" w:rsidRDefault="00E4091F" w:rsidP="002B16D9">
            <w:pPr>
              <w:pStyle w:val="TableText"/>
            </w:pPr>
            <w:r>
              <w:t>The name of th</w:t>
            </w:r>
            <w:r w:rsidR="00297394">
              <w:t>e</w:t>
            </w:r>
            <w:r>
              <w:t xml:space="preserve"> device</w:t>
            </w:r>
          </w:p>
        </w:tc>
      </w:tr>
      <w:tr w:rsidR="00180D58" w14:paraId="2E13D7C7" w14:textId="6E8724E8" w:rsidTr="00EA2744">
        <w:trPr>
          <w:tblHeader/>
          <w:jc w:val="center"/>
        </w:trPr>
        <w:tc>
          <w:tcPr>
            <w:tcW w:w="1557" w:type="dxa"/>
            <w:shd w:val="clear" w:color="auto" w:fill="auto"/>
          </w:tcPr>
          <w:p w14:paraId="4F6CB6F2" w14:textId="0D2FDCCA" w:rsidR="00E4091F" w:rsidRDefault="00E4091F" w:rsidP="002B16D9">
            <w:pPr>
              <w:pStyle w:val="TableText"/>
            </w:pPr>
            <w:r>
              <w:t>Location</w:t>
            </w:r>
          </w:p>
        </w:tc>
        <w:tc>
          <w:tcPr>
            <w:tcW w:w="1339" w:type="dxa"/>
            <w:shd w:val="clear" w:color="auto" w:fill="auto"/>
          </w:tcPr>
          <w:p w14:paraId="18B33563" w14:textId="0035E11E" w:rsidR="00E4091F" w:rsidRDefault="00E4091F" w:rsidP="002B16D9">
            <w:pPr>
              <w:pStyle w:val="TableText"/>
            </w:pPr>
            <w:r>
              <w:t>String</w:t>
            </w:r>
          </w:p>
        </w:tc>
        <w:tc>
          <w:tcPr>
            <w:tcW w:w="1617" w:type="dxa"/>
          </w:tcPr>
          <w:p w14:paraId="20529501" w14:textId="2E09E410" w:rsidR="00E4091F" w:rsidRPr="00DA2284" w:rsidRDefault="00E4091F" w:rsidP="002B16D9">
            <w:pPr>
              <w:pStyle w:val="TableText"/>
            </w:pPr>
            <w:r w:rsidRPr="00DA2284">
              <w:t>loc</w:t>
            </w:r>
          </w:p>
        </w:tc>
        <w:tc>
          <w:tcPr>
            <w:tcW w:w="1355" w:type="dxa"/>
          </w:tcPr>
          <w:p w14:paraId="3E0DD4B8" w14:textId="4C7EFB13" w:rsidR="00E4091F" w:rsidRDefault="00E4091F" w:rsidP="002B16D9">
            <w:pPr>
              <w:pStyle w:val="TableText"/>
            </w:pPr>
            <w:r>
              <w:t>No</w:t>
            </w:r>
          </w:p>
        </w:tc>
        <w:tc>
          <w:tcPr>
            <w:tcW w:w="3204" w:type="dxa"/>
          </w:tcPr>
          <w:p w14:paraId="519FB7AA" w14:textId="7E1D3966" w:rsidR="00E4091F" w:rsidRDefault="00650646" w:rsidP="002B16D9">
            <w:pPr>
              <w:pStyle w:val="TableText"/>
            </w:pPr>
            <w:r>
              <w:rPr>
                <w:rFonts w:eastAsia="MS Mincho"/>
              </w:rPr>
              <w:t>Location of the device, such as an address</w:t>
            </w:r>
          </w:p>
        </w:tc>
      </w:tr>
      <w:tr w:rsidR="00180D58" w14:paraId="2F41E0F7" w14:textId="7755D76F" w:rsidTr="00EA2744">
        <w:trPr>
          <w:tblHeader/>
          <w:jc w:val="center"/>
        </w:trPr>
        <w:tc>
          <w:tcPr>
            <w:tcW w:w="1557" w:type="dxa"/>
            <w:shd w:val="clear" w:color="auto" w:fill="auto"/>
          </w:tcPr>
          <w:p w14:paraId="24EB3BE7" w14:textId="5BA68107" w:rsidR="00E4091F" w:rsidRDefault="00E4091F" w:rsidP="002B16D9">
            <w:pPr>
              <w:pStyle w:val="TableText"/>
            </w:pPr>
            <w:r>
              <w:t>Owner</w:t>
            </w:r>
          </w:p>
        </w:tc>
        <w:tc>
          <w:tcPr>
            <w:tcW w:w="1339" w:type="dxa"/>
            <w:shd w:val="clear" w:color="auto" w:fill="auto"/>
          </w:tcPr>
          <w:p w14:paraId="6F65CBA1" w14:textId="1DB0BE5D" w:rsidR="00E4091F" w:rsidRDefault="00E4091F" w:rsidP="002B16D9">
            <w:pPr>
              <w:pStyle w:val="TableText"/>
            </w:pPr>
            <w:r>
              <w:t>String</w:t>
            </w:r>
          </w:p>
        </w:tc>
        <w:tc>
          <w:tcPr>
            <w:tcW w:w="1617" w:type="dxa"/>
          </w:tcPr>
          <w:p w14:paraId="5CD44588" w14:textId="2083C0F1" w:rsidR="00E4091F" w:rsidRPr="00DA2284" w:rsidRDefault="00E4091F" w:rsidP="002B16D9">
            <w:pPr>
              <w:pStyle w:val="TableText"/>
            </w:pPr>
            <w:r w:rsidRPr="00DA2284">
              <w:t>ownr</w:t>
            </w:r>
          </w:p>
        </w:tc>
        <w:tc>
          <w:tcPr>
            <w:tcW w:w="1355" w:type="dxa"/>
          </w:tcPr>
          <w:p w14:paraId="135D59D4" w14:textId="798D9824" w:rsidR="00E4091F" w:rsidRDefault="00E4091F" w:rsidP="002B16D9">
            <w:pPr>
              <w:pStyle w:val="TableText"/>
            </w:pPr>
            <w:r>
              <w:t>No</w:t>
            </w:r>
          </w:p>
        </w:tc>
        <w:tc>
          <w:tcPr>
            <w:tcW w:w="3204" w:type="dxa"/>
          </w:tcPr>
          <w:p w14:paraId="3336C5FF" w14:textId="48129EEE" w:rsidR="00E4091F" w:rsidRDefault="00E4091F" w:rsidP="002B16D9">
            <w:pPr>
              <w:pStyle w:val="TableText"/>
            </w:pPr>
            <w:r>
              <w:t>The owner organisation of the device</w:t>
            </w:r>
          </w:p>
        </w:tc>
      </w:tr>
      <w:tr w:rsidR="00180D58" w14:paraId="47B67947" w14:textId="5756871A" w:rsidTr="00EA2744">
        <w:trPr>
          <w:tblHeader/>
          <w:jc w:val="center"/>
        </w:trPr>
        <w:tc>
          <w:tcPr>
            <w:tcW w:w="1557" w:type="dxa"/>
            <w:shd w:val="clear" w:color="auto" w:fill="auto"/>
          </w:tcPr>
          <w:p w14:paraId="1C2D3582" w14:textId="0D67E210" w:rsidR="00E4091F" w:rsidRDefault="00E4091F" w:rsidP="002B16D9">
            <w:pPr>
              <w:pStyle w:val="TableText"/>
            </w:pPr>
            <w:r>
              <w:t>Asset</w:t>
            </w:r>
          </w:p>
        </w:tc>
        <w:tc>
          <w:tcPr>
            <w:tcW w:w="1339" w:type="dxa"/>
            <w:shd w:val="clear" w:color="auto" w:fill="auto"/>
          </w:tcPr>
          <w:p w14:paraId="0D6A727A" w14:textId="65582BDE" w:rsidR="00E4091F" w:rsidRDefault="00E4091F" w:rsidP="002B16D9">
            <w:pPr>
              <w:pStyle w:val="TableText"/>
            </w:pPr>
            <w:r>
              <w:t>String</w:t>
            </w:r>
          </w:p>
        </w:tc>
        <w:tc>
          <w:tcPr>
            <w:tcW w:w="1617" w:type="dxa"/>
          </w:tcPr>
          <w:p w14:paraId="7C76FCAC" w14:textId="0297DC5D" w:rsidR="00E4091F" w:rsidRPr="00DA2284" w:rsidRDefault="00E4091F" w:rsidP="002B16D9">
            <w:pPr>
              <w:pStyle w:val="TableText"/>
            </w:pPr>
            <w:r w:rsidRPr="00DA2284">
              <w:t>asst</w:t>
            </w:r>
          </w:p>
        </w:tc>
        <w:tc>
          <w:tcPr>
            <w:tcW w:w="1355" w:type="dxa"/>
          </w:tcPr>
          <w:p w14:paraId="18FA9940" w14:textId="16ED80CD" w:rsidR="00E4091F" w:rsidRDefault="00E4091F" w:rsidP="002B16D9">
            <w:pPr>
              <w:pStyle w:val="TableText"/>
            </w:pPr>
            <w:r>
              <w:t>No</w:t>
            </w:r>
          </w:p>
        </w:tc>
        <w:tc>
          <w:tcPr>
            <w:tcW w:w="3204" w:type="dxa"/>
          </w:tcPr>
          <w:p w14:paraId="2D89C484" w14:textId="307307FA" w:rsidR="00E4091F" w:rsidRDefault="00E4091F" w:rsidP="002B16D9">
            <w:pPr>
              <w:pStyle w:val="TableText"/>
            </w:pPr>
            <w:r>
              <w:t>The asset code of the device</w:t>
            </w:r>
          </w:p>
        </w:tc>
      </w:tr>
      <w:tr w:rsidR="00180D58" w14:paraId="387DF68A" w14:textId="1944CE27" w:rsidTr="00EA2744">
        <w:trPr>
          <w:tblHeader/>
          <w:jc w:val="center"/>
        </w:trPr>
        <w:tc>
          <w:tcPr>
            <w:tcW w:w="1557" w:type="dxa"/>
            <w:shd w:val="clear" w:color="auto" w:fill="auto"/>
          </w:tcPr>
          <w:p w14:paraId="0CEA0D4F" w14:textId="08588C98" w:rsidR="00E4091F" w:rsidRDefault="00E4091F" w:rsidP="002B16D9">
            <w:pPr>
              <w:pStyle w:val="TableText"/>
            </w:pPr>
            <w:r>
              <w:t>Serial</w:t>
            </w:r>
          </w:p>
        </w:tc>
        <w:tc>
          <w:tcPr>
            <w:tcW w:w="1339" w:type="dxa"/>
            <w:shd w:val="clear" w:color="auto" w:fill="auto"/>
          </w:tcPr>
          <w:p w14:paraId="0A0D3A30" w14:textId="48166049" w:rsidR="00E4091F" w:rsidRDefault="00E4091F" w:rsidP="002B16D9">
            <w:pPr>
              <w:pStyle w:val="TableText"/>
            </w:pPr>
            <w:r>
              <w:t>String</w:t>
            </w:r>
          </w:p>
        </w:tc>
        <w:tc>
          <w:tcPr>
            <w:tcW w:w="1617" w:type="dxa"/>
          </w:tcPr>
          <w:p w14:paraId="4E330608" w14:textId="1D78ABC9" w:rsidR="00E4091F" w:rsidRPr="00DA2284" w:rsidRDefault="00E4091F" w:rsidP="002B16D9">
            <w:pPr>
              <w:pStyle w:val="TableText"/>
            </w:pPr>
            <w:r w:rsidRPr="00DA2284">
              <w:t>serl</w:t>
            </w:r>
          </w:p>
        </w:tc>
        <w:tc>
          <w:tcPr>
            <w:tcW w:w="1355" w:type="dxa"/>
          </w:tcPr>
          <w:p w14:paraId="0B8C8ADD" w14:textId="3962FAA3" w:rsidR="00E4091F" w:rsidRDefault="00E4091F" w:rsidP="002B16D9">
            <w:pPr>
              <w:pStyle w:val="TableText"/>
            </w:pPr>
            <w:r>
              <w:t>No</w:t>
            </w:r>
          </w:p>
        </w:tc>
        <w:tc>
          <w:tcPr>
            <w:tcW w:w="3204" w:type="dxa"/>
          </w:tcPr>
          <w:p w14:paraId="7FA56B9B" w14:textId="25361708" w:rsidR="00E4091F" w:rsidRDefault="00E4091F" w:rsidP="002B16D9">
            <w:pPr>
              <w:pStyle w:val="TableText"/>
            </w:pPr>
            <w:r>
              <w:t>The manufacturer’s serial number of the device</w:t>
            </w:r>
          </w:p>
        </w:tc>
      </w:tr>
      <w:tr w:rsidR="00180D58" w14:paraId="369CF1DC" w14:textId="765896A9" w:rsidTr="00EA2744">
        <w:trPr>
          <w:tblHeader/>
          <w:jc w:val="center"/>
        </w:trPr>
        <w:tc>
          <w:tcPr>
            <w:tcW w:w="1557" w:type="dxa"/>
            <w:shd w:val="clear" w:color="auto" w:fill="auto"/>
          </w:tcPr>
          <w:p w14:paraId="71220099" w14:textId="738C9671" w:rsidR="00E4091F" w:rsidRDefault="00E4091F" w:rsidP="002B16D9">
            <w:pPr>
              <w:pStyle w:val="TableText"/>
            </w:pPr>
            <w:r>
              <w:t>Latitude</w:t>
            </w:r>
          </w:p>
        </w:tc>
        <w:tc>
          <w:tcPr>
            <w:tcW w:w="1339" w:type="dxa"/>
            <w:shd w:val="clear" w:color="auto" w:fill="auto"/>
          </w:tcPr>
          <w:p w14:paraId="407DD68F" w14:textId="737450C7" w:rsidR="00E4091F" w:rsidRDefault="00E4091F" w:rsidP="002B16D9">
            <w:pPr>
              <w:pStyle w:val="TableText"/>
            </w:pPr>
            <w:r>
              <w:t>Number</w:t>
            </w:r>
          </w:p>
        </w:tc>
        <w:tc>
          <w:tcPr>
            <w:tcW w:w="1617" w:type="dxa"/>
          </w:tcPr>
          <w:p w14:paraId="602200FF" w14:textId="504BD981" w:rsidR="00E4091F" w:rsidRPr="00DA2284" w:rsidRDefault="00E4091F" w:rsidP="002B16D9">
            <w:pPr>
              <w:pStyle w:val="TableText"/>
            </w:pPr>
            <w:r w:rsidRPr="00DA2284">
              <w:t>latitude</w:t>
            </w:r>
          </w:p>
        </w:tc>
        <w:tc>
          <w:tcPr>
            <w:tcW w:w="1355" w:type="dxa"/>
          </w:tcPr>
          <w:p w14:paraId="5DE84E42" w14:textId="08E40368" w:rsidR="00E4091F" w:rsidRDefault="00E4091F" w:rsidP="002B16D9">
            <w:pPr>
              <w:pStyle w:val="TableText"/>
            </w:pPr>
            <w:r>
              <w:t>No</w:t>
            </w:r>
          </w:p>
        </w:tc>
        <w:tc>
          <w:tcPr>
            <w:tcW w:w="3204" w:type="dxa"/>
          </w:tcPr>
          <w:p w14:paraId="3F98B75F" w14:textId="2E636295" w:rsidR="00E4091F" w:rsidRDefault="00E4091F" w:rsidP="002B16D9">
            <w:pPr>
              <w:pStyle w:val="TableText"/>
            </w:pPr>
            <w:r>
              <w:t>WGS84 latitude. (If Location is True and this is absent then the latitude is zero).</w:t>
            </w:r>
          </w:p>
        </w:tc>
      </w:tr>
      <w:tr w:rsidR="00E4091F" w14:paraId="132E1587" w14:textId="77777777" w:rsidTr="00EA2744">
        <w:trPr>
          <w:tblHeader/>
          <w:jc w:val="center"/>
        </w:trPr>
        <w:tc>
          <w:tcPr>
            <w:tcW w:w="1557" w:type="dxa"/>
            <w:shd w:val="clear" w:color="auto" w:fill="auto"/>
          </w:tcPr>
          <w:p w14:paraId="59FD6BED" w14:textId="1ECED945" w:rsidR="00E4091F" w:rsidRDefault="00E4091F" w:rsidP="002B16D9">
            <w:pPr>
              <w:pStyle w:val="TableText"/>
            </w:pPr>
            <w:r>
              <w:t>Longitude</w:t>
            </w:r>
          </w:p>
        </w:tc>
        <w:tc>
          <w:tcPr>
            <w:tcW w:w="1339" w:type="dxa"/>
            <w:shd w:val="clear" w:color="auto" w:fill="auto"/>
          </w:tcPr>
          <w:p w14:paraId="6A225104" w14:textId="0071F427" w:rsidR="00E4091F" w:rsidRDefault="00E4091F" w:rsidP="002B16D9">
            <w:pPr>
              <w:pStyle w:val="TableText"/>
            </w:pPr>
            <w:r>
              <w:t>Number</w:t>
            </w:r>
          </w:p>
        </w:tc>
        <w:tc>
          <w:tcPr>
            <w:tcW w:w="1617" w:type="dxa"/>
          </w:tcPr>
          <w:p w14:paraId="418AF233" w14:textId="2EB0259B" w:rsidR="00E4091F" w:rsidRPr="00DA2284" w:rsidRDefault="00E4091F" w:rsidP="002B16D9">
            <w:pPr>
              <w:pStyle w:val="TableText"/>
            </w:pPr>
            <w:r w:rsidRPr="00DA2284">
              <w:t>longitude</w:t>
            </w:r>
          </w:p>
        </w:tc>
        <w:tc>
          <w:tcPr>
            <w:tcW w:w="1355" w:type="dxa"/>
          </w:tcPr>
          <w:p w14:paraId="0A7A7003" w14:textId="369F6FF2" w:rsidR="00E4091F" w:rsidRDefault="00E4091F" w:rsidP="002B16D9">
            <w:pPr>
              <w:pStyle w:val="TableText"/>
            </w:pPr>
            <w:r>
              <w:t>No</w:t>
            </w:r>
          </w:p>
        </w:tc>
        <w:tc>
          <w:tcPr>
            <w:tcW w:w="3204" w:type="dxa"/>
          </w:tcPr>
          <w:p w14:paraId="1627E2A2" w14:textId="1D966494" w:rsidR="00E4091F" w:rsidRDefault="00E4091F" w:rsidP="002B16D9">
            <w:pPr>
              <w:pStyle w:val="TableText"/>
            </w:pPr>
            <w:r>
              <w:t>WGS84 longitude. (If Location is True and this is absent then the longitude is zero).</w:t>
            </w:r>
          </w:p>
        </w:tc>
      </w:tr>
      <w:tr w:rsidR="00E4091F" w14:paraId="25E83E9C" w14:textId="77777777" w:rsidTr="00EA2744">
        <w:trPr>
          <w:tblHeader/>
          <w:jc w:val="center"/>
        </w:trPr>
        <w:tc>
          <w:tcPr>
            <w:tcW w:w="1557" w:type="dxa"/>
            <w:shd w:val="clear" w:color="auto" w:fill="auto"/>
          </w:tcPr>
          <w:p w14:paraId="2CC746EC" w14:textId="2D9D52D7" w:rsidR="00E4091F" w:rsidRDefault="00E4091F" w:rsidP="002B16D9">
            <w:pPr>
              <w:pStyle w:val="TableText"/>
            </w:pPr>
            <w:r>
              <w:t>On Scan</w:t>
            </w:r>
          </w:p>
        </w:tc>
        <w:tc>
          <w:tcPr>
            <w:tcW w:w="1339" w:type="dxa"/>
            <w:shd w:val="clear" w:color="auto" w:fill="auto"/>
          </w:tcPr>
          <w:p w14:paraId="73F89310" w14:textId="077FCA1E" w:rsidR="00E4091F" w:rsidRDefault="00E4091F" w:rsidP="002B16D9">
            <w:pPr>
              <w:pStyle w:val="TableText"/>
            </w:pPr>
            <w:r>
              <w:t>Boolean</w:t>
            </w:r>
          </w:p>
        </w:tc>
        <w:tc>
          <w:tcPr>
            <w:tcW w:w="1617" w:type="dxa"/>
          </w:tcPr>
          <w:p w14:paraId="222ECA05" w14:textId="4C79835D" w:rsidR="00E4091F" w:rsidRPr="00DA2284" w:rsidRDefault="00E4091F" w:rsidP="002B16D9">
            <w:pPr>
              <w:pStyle w:val="TableText"/>
            </w:pPr>
            <w:r w:rsidRPr="00DA2284">
              <w:t>scan</w:t>
            </w:r>
          </w:p>
        </w:tc>
        <w:tc>
          <w:tcPr>
            <w:tcW w:w="1355" w:type="dxa"/>
          </w:tcPr>
          <w:p w14:paraId="7808E95F" w14:textId="6CB175E7" w:rsidR="00E4091F" w:rsidRDefault="00E4091F" w:rsidP="002B16D9">
            <w:pPr>
              <w:pStyle w:val="TableText"/>
            </w:pPr>
            <w:r>
              <w:t>Yes</w:t>
            </w:r>
          </w:p>
        </w:tc>
        <w:tc>
          <w:tcPr>
            <w:tcW w:w="3204" w:type="dxa"/>
          </w:tcPr>
          <w:p w14:paraId="08EDCD43" w14:textId="6F050711" w:rsidR="00E4091F" w:rsidRDefault="00E4091F" w:rsidP="002B16D9">
            <w:pPr>
              <w:pStyle w:val="TableText"/>
            </w:pPr>
            <w:r>
              <w:t>True to set the device active and able to return data</w:t>
            </w:r>
          </w:p>
        </w:tc>
      </w:tr>
    </w:tbl>
    <w:p w14:paraId="426D184C" w14:textId="77777777" w:rsidR="00FC7015" w:rsidRDefault="00FC7015" w:rsidP="00FC7015">
      <w:pPr>
        <w:pStyle w:val="BodyText"/>
      </w:pPr>
    </w:p>
    <w:p w14:paraId="72E828FD" w14:textId="757DBEE9" w:rsidR="00B12112" w:rsidRPr="00BA7567" w:rsidRDefault="00FC7015" w:rsidP="00FC7015">
      <w:pPr>
        <w:pStyle w:val="BodyText"/>
      </w:pPr>
      <w:r w:rsidRPr="00BA7567">
        <w:t xml:space="preserve">The </w:t>
      </w:r>
      <w:r w:rsidRPr="00BA7567">
        <w:rPr>
          <w:rFonts w:ascii="Courier New" w:hAnsi="Courier New" w:cs="Courier New"/>
        </w:rPr>
        <w:t>nid</w:t>
      </w:r>
      <w:r w:rsidR="00F40CE9" w:rsidRPr="00BA7567">
        <w:rPr>
          <w:rFonts w:ascii="Courier New" w:hAnsi="Courier New" w:cs="Courier New"/>
        </w:rPr>
        <w:t>,</w:t>
      </w:r>
      <w:r w:rsidR="00F40CE9" w:rsidRPr="00BA7567">
        <w:rPr>
          <w:rFonts w:cs="Courier New"/>
        </w:rPr>
        <w:t xml:space="preserve"> </w:t>
      </w:r>
      <w:r w:rsidR="00F40CE9" w:rsidRPr="00BA7567">
        <w:rPr>
          <w:rFonts w:ascii="Courier New" w:hAnsi="Courier New" w:cs="Courier New"/>
        </w:rPr>
        <w:t>name</w:t>
      </w:r>
      <w:r w:rsidR="00B12112" w:rsidRPr="00BA7567">
        <w:rPr>
          <w:rFonts w:cs="Courier New"/>
        </w:rPr>
        <w:t xml:space="preserve"> and </w:t>
      </w:r>
      <w:r w:rsidR="00B12112" w:rsidRPr="00BA7567">
        <w:rPr>
          <w:rFonts w:ascii="Courier New" w:hAnsi="Courier New" w:cs="Courier New"/>
        </w:rPr>
        <w:t>scan</w:t>
      </w:r>
      <w:r w:rsidRPr="00BA7567">
        <w:t xml:space="preserve"> field</w:t>
      </w:r>
      <w:r w:rsidR="00B12112" w:rsidRPr="00BA7567">
        <w:t>s</w:t>
      </w:r>
      <w:r w:rsidRPr="00BA7567">
        <w:t xml:space="preserve"> </w:t>
      </w:r>
      <w:r w:rsidR="00B12112" w:rsidRPr="00BA7567">
        <w:t xml:space="preserve">are </w:t>
      </w:r>
      <w:r w:rsidRPr="00BA7567">
        <w:t xml:space="preserve">mandatory. </w:t>
      </w:r>
    </w:p>
    <w:p w14:paraId="7B0FDED7" w14:textId="7411ED2C" w:rsidR="00D83C71" w:rsidRPr="00BA7567" w:rsidRDefault="00B12112" w:rsidP="00FC7015">
      <w:pPr>
        <w:pStyle w:val="BodyText"/>
      </w:pPr>
      <w:r w:rsidRPr="00BA7567">
        <w:t xml:space="preserve">The </w:t>
      </w:r>
      <w:r w:rsidRPr="00BA7567">
        <w:rPr>
          <w:rFonts w:ascii="Courier New" w:hAnsi="Courier New" w:cs="Courier New"/>
        </w:rPr>
        <w:t>nid</w:t>
      </w:r>
      <w:r w:rsidRPr="00BA7567">
        <w:t xml:space="preserve"> field </w:t>
      </w:r>
      <w:r w:rsidR="00FC7015" w:rsidRPr="00BA7567">
        <w:t xml:space="preserve">identifies the device to </w:t>
      </w:r>
      <w:r w:rsidR="00C44683" w:rsidRPr="00BA7567">
        <w:t>aid</w:t>
      </w:r>
      <w:r w:rsidR="00FC7015" w:rsidRPr="00BA7567">
        <w:t xml:space="preserve"> device replacement. While all physical </w:t>
      </w:r>
      <w:r w:rsidR="00C44683" w:rsidRPr="00BA7567">
        <w:t>FD</w:t>
      </w:r>
      <w:r w:rsidR="00FC7015" w:rsidRPr="00BA7567">
        <w:t xml:space="preserve">s have unique a UUID, when replacing a </w:t>
      </w:r>
      <w:r w:rsidR="00C44683" w:rsidRPr="00BA7567">
        <w:t>device,</w:t>
      </w:r>
      <w:r w:rsidR="00FC7015" w:rsidRPr="00BA7567">
        <w:t xml:space="preserve"> the </w:t>
      </w:r>
      <w:r w:rsidR="00C44683" w:rsidRPr="00BA7567">
        <w:rPr>
          <w:rFonts w:ascii="Courier New" w:hAnsi="Courier New" w:cs="Courier New"/>
        </w:rPr>
        <w:t>nid</w:t>
      </w:r>
      <w:r w:rsidR="00FC7015" w:rsidRPr="00BA7567">
        <w:t xml:space="preserve"> </w:t>
      </w:r>
      <w:r w:rsidR="00C44683" w:rsidRPr="00BA7567">
        <w:t>is</w:t>
      </w:r>
      <w:r w:rsidR="00FC7015" w:rsidRPr="00BA7567">
        <w:t xml:space="preserve"> the same. </w:t>
      </w:r>
    </w:p>
    <w:p w14:paraId="250F3382" w14:textId="0A2D576E" w:rsidR="00FC7015" w:rsidRPr="00BA7567" w:rsidRDefault="00FC7015" w:rsidP="00FC7015">
      <w:pPr>
        <w:pStyle w:val="BodyText"/>
      </w:pPr>
      <w:r w:rsidRPr="00BA7567">
        <w:t xml:space="preserve">The </w:t>
      </w:r>
      <w:r w:rsidRPr="00BA7567">
        <w:rPr>
          <w:rFonts w:ascii="Courier New" w:hAnsi="Courier New" w:cs="Courier New"/>
        </w:rPr>
        <w:t>scan</w:t>
      </w:r>
      <w:r w:rsidRPr="00BA7567">
        <w:t xml:space="preserve"> field indicates whether the device is active and return</w:t>
      </w:r>
      <w:r w:rsidR="00107CC7" w:rsidRPr="00BA7567">
        <w:t>s</w:t>
      </w:r>
      <w:r w:rsidRPr="00BA7567">
        <w:t xml:space="preserve"> data.</w:t>
      </w:r>
    </w:p>
    <w:p w14:paraId="6F0CBE12" w14:textId="2A99EFF2" w:rsidR="003213C2" w:rsidRPr="00BA7567" w:rsidRDefault="00FC7015" w:rsidP="00FC7015">
      <w:pPr>
        <w:pStyle w:val="BodyText"/>
      </w:pPr>
      <w:r w:rsidRPr="00BA7567">
        <w:t xml:space="preserve">The object types which follow are linked to parent objects through </w:t>
      </w:r>
      <w:r w:rsidR="00301823" w:rsidRPr="00BA7567">
        <w:t>the parent object type name and object index</w:t>
      </w:r>
      <w:r w:rsidRPr="00BA7567">
        <w:t xml:space="preserve">, and if necessary, a type field which, with the parent field, forms a unique reference to the parent. </w:t>
      </w:r>
    </w:p>
    <w:p w14:paraId="5337BA6C" w14:textId="09DDF7E0" w:rsidR="00FC7015" w:rsidRPr="00BA7567" w:rsidRDefault="00FC7015" w:rsidP="00FC7015">
      <w:pPr>
        <w:pStyle w:val="BodyText"/>
      </w:pPr>
      <w:r w:rsidRPr="00BA7567">
        <w:lastRenderedPageBreak/>
        <w:t xml:space="preserve">For example, a </w:t>
      </w:r>
      <w:r w:rsidR="005425A5">
        <w:t>point</w:t>
      </w:r>
      <w:r w:rsidR="003213C2" w:rsidRPr="00BA7567">
        <w:t xml:space="preserve"> </w:t>
      </w:r>
      <w:r w:rsidRPr="00BA7567">
        <w:t xml:space="preserve">object needs a </w:t>
      </w:r>
      <w:r w:rsidRPr="00BA7567">
        <w:rPr>
          <w:rFonts w:ascii="Courier New" w:hAnsi="Courier New" w:cs="Courier New"/>
        </w:rPr>
        <w:t>deviceLink</w:t>
      </w:r>
      <w:r w:rsidRPr="00BA7567">
        <w:t xml:space="preserve"> numeric field to refer to its parent </w:t>
      </w:r>
      <w:r w:rsidRPr="00BA7567">
        <w:rPr>
          <w:rFonts w:ascii="Courier New" w:hAnsi="Courier New" w:cs="Courier New"/>
        </w:rPr>
        <w:t>deviceLink</w:t>
      </w:r>
      <w:r w:rsidRPr="00BA7567">
        <w:t xml:space="preserve">, and an </w:t>
      </w:r>
      <w:r w:rsidRPr="00BA7567">
        <w:rPr>
          <w:rFonts w:ascii="Courier New" w:hAnsi="Courier New" w:cs="Courier New"/>
        </w:rPr>
        <w:t>analogue</w:t>
      </w:r>
      <w:r w:rsidRPr="00BA7567">
        <w:t xml:space="preserve"> object needs a </w:t>
      </w:r>
      <w:r w:rsidR="005425A5">
        <w:t>point</w:t>
      </w:r>
      <w:r w:rsidR="003213C2" w:rsidRPr="00BA7567">
        <w:t xml:space="preserve"> </w:t>
      </w:r>
      <w:r w:rsidRPr="00BA7567">
        <w:t xml:space="preserve">numeric field and a type field to refer to its parent </w:t>
      </w:r>
      <w:r w:rsidR="005425A5">
        <w:t>point</w:t>
      </w:r>
      <w:r w:rsidRPr="00BA7567">
        <w:t>.</w:t>
      </w:r>
    </w:p>
    <w:p w14:paraId="3F6BE46D" w14:textId="6E96E450" w:rsidR="00E4091F" w:rsidRDefault="00FC7015" w:rsidP="00FC7015">
      <w:pPr>
        <w:pStyle w:val="BodyText"/>
      </w:pPr>
      <w:r w:rsidRPr="00BA7567">
        <w:t>The format of</w:t>
      </w:r>
      <w:r w:rsidR="003213C2" w:rsidRPr="00BA7567">
        <w:t xml:space="preserve"> the </w:t>
      </w:r>
      <w:r w:rsidR="00AD73EF" w:rsidRPr="00BA7567">
        <w:t xml:space="preserve">sections </w:t>
      </w:r>
      <w:r w:rsidR="003213C2" w:rsidRPr="00BA7567">
        <w:t xml:space="preserve">of </w:t>
      </w:r>
      <w:r w:rsidR="00FF421A" w:rsidRPr="00BA7567">
        <w:t>an FD</w:t>
      </w:r>
      <w:r w:rsidRPr="00BA7567">
        <w:t xml:space="preserve"> Configuration message is fully defined by the </w:t>
      </w:r>
      <w:r w:rsidR="00D45A33" w:rsidRPr="00BA7567">
        <w:t>FD</w:t>
      </w:r>
      <w:r w:rsidRPr="00BA7567">
        <w:t xml:space="preserve"> Profile.</w:t>
      </w:r>
    </w:p>
    <w:p w14:paraId="5B81DD8F" w14:textId="31D40E11" w:rsidR="00FC7015" w:rsidRDefault="00FC7015" w:rsidP="007B1287">
      <w:pPr>
        <w:pStyle w:val="Heading4"/>
      </w:pPr>
      <w:r>
        <w:t xml:space="preserve">Channel and </w:t>
      </w:r>
      <w:r w:rsidR="006B0494">
        <w:t>connection information</w:t>
      </w:r>
    </w:p>
    <w:p w14:paraId="201DB0B6" w14:textId="58286A7C" w:rsidR="00FC7015" w:rsidRDefault="00FC7015" w:rsidP="00FC7015">
      <w:pPr>
        <w:pStyle w:val="BodyText"/>
      </w:pPr>
      <w:r>
        <w:t xml:space="preserve">The device </w:t>
      </w:r>
      <w:r w:rsidR="006562E5">
        <w:t>defines</w:t>
      </w:r>
      <w:r>
        <w:t xml:space="preserve"> channels which are physical communications paths from the device to the </w:t>
      </w:r>
      <w:r w:rsidR="00FB1382">
        <w:t>Broker</w:t>
      </w:r>
      <w:r>
        <w:t xml:space="preserve">. The Connection Information entry defines the details of the communications that can occur over these channels. There may be multiple connection entries over a single channel. Each connection defines a route from the device to a </w:t>
      </w:r>
      <w:r w:rsidR="00FB1382">
        <w:t>Broker</w:t>
      </w:r>
      <w:r>
        <w:t xml:space="preserve"> over a single channel. The maximum number of connections is defined in the </w:t>
      </w:r>
      <w:r w:rsidR="00D45A33">
        <w:t>FD</w:t>
      </w:r>
      <w:r>
        <w:t xml:space="preserve"> Profile. A</w:t>
      </w:r>
      <w:r w:rsidR="006562E5">
        <w:t>n</w:t>
      </w:r>
      <w:r w:rsidR="00280C1C">
        <w:t xml:space="preserve"> </w:t>
      </w:r>
      <w:r w:rsidR="006562E5">
        <w:t>FD</w:t>
      </w:r>
      <w:r>
        <w:t xml:space="preserve"> use</w:t>
      </w:r>
      <w:r w:rsidR="006562E5">
        <w:t>s</w:t>
      </w:r>
      <w:r>
        <w:t xml:space="preserve"> its configured connection records as a prioritized list to establish a connection to the </w:t>
      </w:r>
      <w:r w:rsidR="00FB1382">
        <w:t>Broker</w:t>
      </w:r>
      <w:r>
        <w:t>.</w:t>
      </w:r>
    </w:p>
    <w:p w14:paraId="5AD292E6" w14:textId="6CBF55A3" w:rsidR="00FC7015" w:rsidRDefault="006562E5" w:rsidP="00FC7015">
      <w:pPr>
        <w:pStyle w:val="BodyText"/>
      </w:pPr>
      <w:r w:rsidRPr="006562E5">
        <w:rPr>
          <w:rStyle w:val="Crossreference"/>
        </w:rPr>
        <w:fldChar w:fldCharType="begin"/>
      </w:r>
      <w:r w:rsidRPr="006562E5">
        <w:rPr>
          <w:rStyle w:val="Crossreference"/>
        </w:rPr>
        <w:instrText xml:space="preserve"> REF _Ref160537695 \h </w:instrText>
      </w:r>
      <w:r>
        <w:rPr>
          <w:rStyle w:val="Crossreference"/>
        </w:rPr>
        <w:instrText xml:space="preserve"> \* MERGEFORMAT </w:instrText>
      </w:r>
      <w:r w:rsidRPr="006562E5">
        <w:rPr>
          <w:rStyle w:val="Crossreference"/>
        </w:rPr>
      </w:r>
      <w:r w:rsidRPr="006562E5">
        <w:rPr>
          <w:rStyle w:val="Crossreference"/>
        </w:rPr>
        <w:fldChar w:fldCharType="separate"/>
      </w:r>
      <w:ins w:id="786" w:author="Gavin Rawson" w:date="2024-07-17T08:57:00Z" w16du:dateUtc="2024-07-17T07:57:00Z">
        <w:r w:rsidR="00B95831" w:rsidRPr="00B95831">
          <w:rPr>
            <w:rStyle w:val="Crossreference"/>
            <w:rPrChange w:id="787" w:author="Gavin Rawson" w:date="2024-07-17T08:57:00Z" w16du:dateUtc="2024-07-17T07:57:00Z">
              <w:rPr/>
            </w:rPrChange>
          </w:rPr>
          <w:t xml:space="preserve">Table </w:t>
        </w:r>
        <w:r w:rsidR="00B95831" w:rsidRPr="00B95831">
          <w:rPr>
            <w:rStyle w:val="Crossreference"/>
            <w:rPrChange w:id="788" w:author="Gavin Rawson" w:date="2024-07-17T08:57:00Z" w16du:dateUtc="2024-07-17T07:57:00Z">
              <w:rPr>
                <w:noProof/>
              </w:rPr>
            </w:rPrChange>
          </w:rPr>
          <w:t>2</w:t>
        </w:r>
      </w:ins>
      <w:del w:id="789" w:author="Gavin Rawson" w:date="2024-07-15T12:48:00Z" w16du:dateUtc="2024-07-15T11:48:00Z">
        <w:r w:rsidR="002B16D9" w:rsidRPr="00041655" w:rsidDel="00461D1E">
          <w:rPr>
            <w:rStyle w:val="Crossreference"/>
          </w:rPr>
          <w:delText>Table 2</w:delText>
        </w:r>
      </w:del>
      <w:r w:rsidRPr="006562E5">
        <w:rPr>
          <w:rStyle w:val="Crossreference"/>
        </w:rPr>
        <w:fldChar w:fldCharType="end"/>
      </w:r>
      <w:r w:rsidR="00B14B69">
        <w:t xml:space="preserve"> describes the elements w</w:t>
      </w:r>
      <w:r w:rsidR="00FC7015">
        <w:t xml:space="preserve">ithin the object: </w:t>
      </w:r>
      <w:r w:rsidR="00FC7015" w:rsidRPr="00FC7015">
        <w:rPr>
          <w:b/>
          <w:bCs/>
        </w:rPr>
        <w:t>channel</w:t>
      </w:r>
      <w:r w:rsidR="00FC7015">
        <w:t>.</w:t>
      </w:r>
    </w:p>
    <w:p w14:paraId="1148E513" w14:textId="654BB7B8" w:rsidR="004313A4" w:rsidRDefault="004313A4" w:rsidP="009F3044">
      <w:pPr>
        <w:pStyle w:val="Caption"/>
      </w:pPr>
      <w:bookmarkStart w:id="790" w:name="_Ref160537695"/>
      <w:bookmarkStart w:id="791" w:name="_Toc160543308"/>
      <w:bookmarkStart w:id="792" w:name="_Toc170288641"/>
      <w:r>
        <w:t xml:space="preserve">Table </w:t>
      </w:r>
      <w:r>
        <w:fldChar w:fldCharType="begin"/>
      </w:r>
      <w:r>
        <w:instrText xml:space="preserve"> SEQ Table \* ARABIC </w:instrText>
      </w:r>
      <w:r>
        <w:fldChar w:fldCharType="separate"/>
      </w:r>
      <w:r w:rsidR="00B95831">
        <w:rPr>
          <w:noProof/>
        </w:rPr>
        <w:t>2</w:t>
      </w:r>
      <w:r>
        <w:rPr>
          <w:noProof/>
        </w:rPr>
        <w:fldChar w:fldCharType="end"/>
      </w:r>
      <w:bookmarkEnd w:id="790"/>
      <w:r>
        <w:tab/>
      </w:r>
      <w:r w:rsidRPr="004313A4">
        <w:t>Channel elements</w:t>
      </w:r>
      <w:bookmarkEnd w:id="791"/>
      <w:bookmarkEnd w:id="792"/>
    </w:p>
    <w:tbl>
      <w:tblPr>
        <w:tblStyle w:val="LucidTable1"/>
        <w:tblW w:w="9072" w:type="dxa"/>
        <w:jc w:val="center"/>
        <w:tblLook w:val="04A0" w:firstRow="1" w:lastRow="0" w:firstColumn="1" w:lastColumn="0" w:noHBand="0" w:noVBand="1"/>
      </w:tblPr>
      <w:tblGrid>
        <w:gridCol w:w="1579"/>
        <w:gridCol w:w="963"/>
        <w:gridCol w:w="1107"/>
        <w:gridCol w:w="1386"/>
        <w:gridCol w:w="4037"/>
      </w:tblGrid>
      <w:tr w:rsidR="005A587D" w:rsidRPr="005A587D" w14:paraId="6146ED39" w14:textId="77777777" w:rsidTr="00415AF5">
        <w:trPr>
          <w:cnfStyle w:val="100000000000" w:firstRow="1" w:lastRow="0" w:firstColumn="0" w:lastColumn="0" w:oddVBand="0" w:evenVBand="0" w:oddHBand="0" w:evenHBand="0" w:firstRowFirstColumn="0" w:firstRowLastColumn="0" w:lastRowFirstColumn="0" w:lastRowLastColumn="0"/>
          <w:jc w:val="center"/>
        </w:trPr>
        <w:tc>
          <w:tcPr>
            <w:tcW w:w="1579" w:type="dxa"/>
            <w:shd w:val="clear" w:color="auto" w:fill="5BABD3"/>
          </w:tcPr>
          <w:p w14:paraId="165480A6" w14:textId="77777777" w:rsidR="005A587D" w:rsidRPr="00AA06A1" w:rsidRDefault="005A587D" w:rsidP="00B97174">
            <w:pPr>
              <w:pStyle w:val="TableHeading"/>
              <w:rPr>
                <w:b/>
                <w:sz w:val="20"/>
                <w:szCs w:val="20"/>
              </w:rPr>
            </w:pPr>
            <w:r w:rsidRPr="00AA06A1">
              <w:rPr>
                <w:b/>
                <w:sz w:val="20"/>
                <w:szCs w:val="20"/>
              </w:rPr>
              <w:t>Information</w:t>
            </w:r>
          </w:p>
        </w:tc>
        <w:tc>
          <w:tcPr>
            <w:tcW w:w="963" w:type="dxa"/>
            <w:shd w:val="clear" w:color="auto" w:fill="5BABD3"/>
          </w:tcPr>
          <w:p w14:paraId="42D81880" w14:textId="77777777" w:rsidR="005A587D" w:rsidRPr="00AA06A1" w:rsidRDefault="005A587D" w:rsidP="00B97174">
            <w:pPr>
              <w:pStyle w:val="TableHeading"/>
              <w:rPr>
                <w:b/>
                <w:sz w:val="20"/>
                <w:szCs w:val="20"/>
              </w:rPr>
            </w:pPr>
            <w:r w:rsidRPr="00AA06A1">
              <w:rPr>
                <w:b/>
                <w:sz w:val="20"/>
                <w:szCs w:val="20"/>
              </w:rPr>
              <w:t>Type</w:t>
            </w:r>
          </w:p>
        </w:tc>
        <w:tc>
          <w:tcPr>
            <w:tcW w:w="1107" w:type="dxa"/>
            <w:shd w:val="clear" w:color="auto" w:fill="5BABD3"/>
          </w:tcPr>
          <w:p w14:paraId="7730C92D" w14:textId="77777777" w:rsidR="005A587D" w:rsidRPr="00AA06A1" w:rsidRDefault="005A587D" w:rsidP="00B97174">
            <w:pPr>
              <w:pStyle w:val="TableHeading"/>
              <w:rPr>
                <w:b/>
                <w:sz w:val="20"/>
                <w:szCs w:val="20"/>
              </w:rPr>
            </w:pPr>
            <w:r w:rsidRPr="00AA06A1">
              <w:rPr>
                <w:b/>
                <w:sz w:val="20"/>
                <w:szCs w:val="20"/>
              </w:rPr>
              <w:t>JSON Name</w:t>
            </w:r>
          </w:p>
        </w:tc>
        <w:tc>
          <w:tcPr>
            <w:tcW w:w="1386" w:type="dxa"/>
            <w:shd w:val="clear" w:color="auto" w:fill="5BABD3"/>
          </w:tcPr>
          <w:p w14:paraId="25A2CC05" w14:textId="77777777" w:rsidR="005A587D" w:rsidRPr="00AA06A1" w:rsidRDefault="005A587D" w:rsidP="00B97174">
            <w:pPr>
              <w:pStyle w:val="TableHeading"/>
              <w:rPr>
                <w:b/>
                <w:sz w:val="20"/>
                <w:szCs w:val="20"/>
              </w:rPr>
            </w:pPr>
            <w:r w:rsidRPr="00AA06A1">
              <w:rPr>
                <w:b/>
                <w:sz w:val="20"/>
                <w:szCs w:val="20"/>
              </w:rPr>
              <w:t>Mandatory</w:t>
            </w:r>
          </w:p>
        </w:tc>
        <w:tc>
          <w:tcPr>
            <w:tcW w:w="4037" w:type="dxa"/>
            <w:shd w:val="clear" w:color="auto" w:fill="5BABD3"/>
          </w:tcPr>
          <w:p w14:paraId="71799B47" w14:textId="37A98E24" w:rsidR="005A587D" w:rsidRPr="00AA06A1" w:rsidRDefault="005A587D" w:rsidP="00B97174">
            <w:pPr>
              <w:pStyle w:val="TableHeading"/>
              <w:rPr>
                <w:b/>
                <w:sz w:val="20"/>
                <w:szCs w:val="20"/>
              </w:rPr>
            </w:pPr>
            <w:r w:rsidRPr="00AA06A1">
              <w:rPr>
                <w:b/>
                <w:sz w:val="20"/>
                <w:szCs w:val="20"/>
              </w:rPr>
              <w:t>Description</w:t>
            </w:r>
          </w:p>
        </w:tc>
      </w:tr>
      <w:tr w:rsidR="005A587D" w:rsidRPr="004313A4" w14:paraId="55D24D79" w14:textId="77777777" w:rsidTr="00415AF5">
        <w:trPr>
          <w:jc w:val="center"/>
        </w:trPr>
        <w:tc>
          <w:tcPr>
            <w:tcW w:w="1579" w:type="dxa"/>
          </w:tcPr>
          <w:p w14:paraId="79079C6A" w14:textId="77777777" w:rsidR="005A587D" w:rsidRPr="00AA06A1" w:rsidRDefault="005A587D" w:rsidP="002B16D9">
            <w:pPr>
              <w:pStyle w:val="TableText"/>
              <w:rPr>
                <w:rFonts w:eastAsia="DengXian"/>
              </w:rPr>
            </w:pPr>
            <w:r w:rsidRPr="00AA06A1">
              <w:rPr>
                <w:rFonts w:eastAsia="DengXian"/>
              </w:rPr>
              <w:t>Channel Number</w:t>
            </w:r>
          </w:p>
        </w:tc>
        <w:tc>
          <w:tcPr>
            <w:tcW w:w="963" w:type="dxa"/>
          </w:tcPr>
          <w:p w14:paraId="34088040" w14:textId="77777777" w:rsidR="005A587D" w:rsidRPr="00AA06A1" w:rsidRDefault="005A587D" w:rsidP="002B16D9">
            <w:pPr>
              <w:pStyle w:val="TableText"/>
              <w:rPr>
                <w:rFonts w:eastAsia="DengXian"/>
              </w:rPr>
            </w:pPr>
            <w:r w:rsidRPr="00AA06A1">
              <w:rPr>
                <w:rFonts w:eastAsia="DengXian"/>
              </w:rPr>
              <w:t>Integer</w:t>
            </w:r>
          </w:p>
        </w:tc>
        <w:tc>
          <w:tcPr>
            <w:tcW w:w="1107" w:type="dxa"/>
          </w:tcPr>
          <w:p w14:paraId="452CE6E6" w14:textId="77777777" w:rsidR="005A587D" w:rsidRPr="00AA06A1" w:rsidRDefault="005A587D" w:rsidP="002B16D9">
            <w:pPr>
              <w:pStyle w:val="TableText"/>
              <w:rPr>
                <w:rFonts w:eastAsia="DengXian"/>
              </w:rPr>
            </w:pPr>
            <w:r w:rsidRPr="00AA06A1">
              <w:rPr>
                <w:rFonts w:eastAsia="DengXian"/>
              </w:rPr>
              <w:t>num</w:t>
            </w:r>
          </w:p>
        </w:tc>
        <w:tc>
          <w:tcPr>
            <w:tcW w:w="1386" w:type="dxa"/>
          </w:tcPr>
          <w:p w14:paraId="66A2E29D" w14:textId="77777777" w:rsidR="005A587D" w:rsidRPr="00AA06A1" w:rsidRDefault="005A587D" w:rsidP="002B16D9">
            <w:pPr>
              <w:pStyle w:val="TableText"/>
              <w:rPr>
                <w:rFonts w:eastAsia="DengXian"/>
              </w:rPr>
            </w:pPr>
            <w:r w:rsidRPr="00AA06A1">
              <w:rPr>
                <w:rFonts w:eastAsia="DengXian"/>
              </w:rPr>
              <w:t>Yes</w:t>
            </w:r>
          </w:p>
        </w:tc>
        <w:tc>
          <w:tcPr>
            <w:tcW w:w="4037" w:type="dxa"/>
          </w:tcPr>
          <w:p w14:paraId="11DC91CE" w14:textId="79E40E13" w:rsidR="005A587D" w:rsidRPr="00AA06A1" w:rsidRDefault="005A587D" w:rsidP="002B16D9">
            <w:pPr>
              <w:pStyle w:val="TableText"/>
              <w:rPr>
                <w:rFonts w:eastAsia="DengXian"/>
              </w:rPr>
            </w:pPr>
            <w:r w:rsidRPr="00AA06A1">
              <w:rPr>
                <w:rFonts w:eastAsia="DengXian"/>
              </w:rPr>
              <w:t>Storage Index</w:t>
            </w:r>
          </w:p>
        </w:tc>
      </w:tr>
      <w:tr w:rsidR="005A587D" w:rsidRPr="004313A4" w14:paraId="6A46B4A7" w14:textId="77777777" w:rsidTr="00415AF5">
        <w:trPr>
          <w:jc w:val="center"/>
        </w:trPr>
        <w:tc>
          <w:tcPr>
            <w:tcW w:w="1579" w:type="dxa"/>
          </w:tcPr>
          <w:p w14:paraId="7FF2F94A" w14:textId="77777777" w:rsidR="005A587D" w:rsidRPr="00AA06A1" w:rsidRDefault="005A587D" w:rsidP="002B16D9">
            <w:pPr>
              <w:pStyle w:val="TableText"/>
              <w:rPr>
                <w:rFonts w:eastAsia="DengXian"/>
              </w:rPr>
            </w:pPr>
            <w:r w:rsidRPr="00AA06A1">
              <w:rPr>
                <w:rFonts w:eastAsia="DengXian"/>
              </w:rPr>
              <w:t>Channel Name</w:t>
            </w:r>
          </w:p>
        </w:tc>
        <w:tc>
          <w:tcPr>
            <w:tcW w:w="963" w:type="dxa"/>
          </w:tcPr>
          <w:p w14:paraId="27528006" w14:textId="77777777" w:rsidR="005A587D" w:rsidRPr="00AA06A1" w:rsidRDefault="005A587D" w:rsidP="002B16D9">
            <w:pPr>
              <w:pStyle w:val="TableText"/>
              <w:rPr>
                <w:rFonts w:eastAsia="DengXian"/>
              </w:rPr>
            </w:pPr>
            <w:r w:rsidRPr="00AA06A1">
              <w:rPr>
                <w:rFonts w:eastAsia="DengXian"/>
              </w:rPr>
              <w:t>String</w:t>
            </w:r>
          </w:p>
        </w:tc>
        <w:tc>
          <w:tcPr>
            <w:tcW w:w="1107" w:type="dxa"/>
          </w:tcPr>
          <w:p w14:paraId="23062EA3" w14:textId="77777777" w:rsidR="005A587D" w:rsidRPr="00AA06A1" w:rsidRDefault="005A587D" w:rsidP="002B16D9">
            <w:pPr>
              <w:pStyle w:val="TableText"/>
              <w:rPr>
                <w:rFonts w:eastAsia="DengXian"/>
              </w:rPr>
            </w:pPr>
            <w:r w:rsidRPr="00AA06A1">
              <w:rPr>
                <w:rFonts w:eastAsia="DengXian"/>
              </w:rPr>
              <w:t>name</w:t>
            </w:r>
          </w:p>
        </w:tc>
        <w:tc>
          <w:tcPr>
            <w:tcW w:w="1386" w:type="dxa"/>
          </w:tcPr>
          <w:p w14:paraId="3F37EF7E" w14:textId="77777777" w:rsidR="005A587D" w:rsidRPr="00AA06A1" w:rsidRDefault="005A587D" w:rsidP="002B16D9">
            <w:pPr>
              <w:pStyle w:val="TableText"/>
              <w:rPr>
                <w:rFonts w:eastAsia="DengXian"/>
              </w:rPr>
            </w:pPr>
            <w:r w:rsidRPr="00AA06A1">
              <w:rPr>
                <w:rFonts w:eastAsia="DengXian"/>
              </w:rPr>
              <w:t>Yes</w:t>
            </w:r>
          </w:p>
        </w:tc>
        <w:tc>
          <w:tcPr>
            <w:tcW w:w="4037" w:type="dxa"/>
          </w:tcPr>
          <w:p w14:paraId="5FEB8B2A" w14:textId="4D933A62" w:rsidR="005A587D" w:rsidRPr="00AA06A1" w:rsidRDefault="005A587D" w:rsidP="002B16D9">
            <w:pPr>
              <w:pStyle w:val="TableText"/>
              <w:rPr>
                <w:rFonts w:eastAsia="DengXian"/>
              </w:rPr>
            </w:pPr>
            <w:r w:rsidRPr="00AA06A1">
              <w:rPr>
                <w:rFonts w:eastAsia="DengXian"/>
              </w:rPr>
              <w:t>The name of this channel</w:t>
            </w:r>
          </w:p>
        </w:tc>
      </w:tr>
      <w:tr w:rsidR="005A587D" w:rsidRPr="004313A4" w14:paraId="5FF440E5" w14:textId="77777777" w:rsidTr="00415AF5">
        <w:trPr>
          <w:jc w:val="center"/>
        </w:trPr>
        <w:tc>
          <w:tcPr>
            <w:tcW w:w="1579" w:type="dxa"/>
          </w:tcPr>
          <w:p w14:paraId="358D682C" w14:textId="77777777" w:rsidR="005A587D" w:rsidRPr="00AA06A1" w:rsidRDefault="005A587D" w:rsidP="002B16D9">
            <w:pPr>
              <w:pStyle w:val="TableText"/>
              <w:rPr>
                <w:rFonts w:eastAsia="DengXian"/>
              </w:rPr>
            </w:pPr>
            <w:r w:rsidRPr="00AA06A1">
              <w:rPr>
                <w:rFonts w:eastAsia="DengXian"/>
              </w:rPr>
              <w:t>Connection String</w:t>
            </w:r>
          </w:p>
        </w:tc>
        <w:tc>
          <w:tcPr>
            <w:tcW w:w="963" w:type="dxa"/>
          </w:tcPr>
          <w:p w14:paraId="0CE24358" w14:textId="77777777" w:rsidR="005A587D" w:rsidRPr="00AA06A1" w:rsidRDefault="005A587D" w:rsidP="002B16D9">
            <w:pPr>
              <w:pStyle w:val="TableText"/>
              <w:rPr>
                <w:rFonts w:eastAsia="DengXian"/>
              </w:rPr>
            </w:pPr>
            <w:r w:rsidRPr="00AA06A1">
              <w:rPr>
                <w:rFonts w:eastAsia="DengXian"/>
              </w:rPr>
              <w:t>String</w:t>
            </w:r>
          </w:p>
        </w:tc>
        <w:tc>
          <w:tcPr>
            <w:tcW w:w="1107" w:type="dxa"/>
          </w:tcPr>
          <w:p w14:paraId="5F3E34E6" w14:textId="77777777" w:rsidR="005A587D" w:rsidRPr="00AA06A1" w:rsidRDefault="005A587D" w:rsidP="002B16D9">
            <w:pPr>
              <w:pStyle w:val="TableText"/>
              <w:rPr>
                <w:rFonts w:eastAsia="DengXian"/>
              </w:rPr>
            </w:pPr>
            <w:r w:rsidRPr="00AA06A1">
              <w:rPr>
                <w:rFonts w:eastAsia="DengXian"/>
              </w:rPr>
              <w:t>conn</w:t>
            </w:r>
          </w:p>
        </w:tc>
        <w:tc>
          <w:tcPr>
            <w:tcW w:w="1386" w:type="dxa"/>
          </w:tcPr>
          <w:p w14:paraId="708042A7" w14:textId="77777777" w:rsidR="005A587D" w:rsidRPr="00AA06A1" w:rsidRDefault="005A587D" w:rsidP="002B16D9">
            <w:pPr>
              <w:pStyle w:val="TableText"/>
              <w:rPr>
                <w:rFonts w:eastAsia="DengXian"/>
              </w:rPr>
            </w:pPr>
            <w:r w:rsidRPr="00AA06A1">
              <w:rPr>
                <w:rFonts w:eastAsia="DengXian"/>
              </w:rPr>
              <w:t>No</w:t>
            </w:r>
          </w:p>
        </w:tc>
        <w:tc>
          <w:tcPr>
            <w:tcW w:w="4037" w:type="dxa"/>
          </w:tcPr>
          <w:p w14:paraId="0389FE7A" w14:textId="2ADDBC91" w:rsidR="005A587D" w:rsidRPr="00AA06A1" w:rsidRDefault="005A587D" w:rsidP="002B16D9">
            <w:pPr>
              <w:pStyle w:val="TableText"/>
              <w:rPr>
                <w:rFonts w:eastAsia="DengXian"/>
              </w:rPr>
            </w:pPr>
            <w:r w:rsidRPr="00AA06A1">
              <w:rPr>
                <w:rFonts w:eastAsia="DengXian"/>
              </w:rPr>
              <w:t xml:space="preserve">Optional text required by the device for this channel number. </w:t>
            </w:r>
            <w:r w:rsidR="006562E5" w:rsidRPr="006562E5">
              <w:t>May contain device or hardware specific settings</w:t>
            </w:r>
            <w:r w:rsidR="00C849A9">
              <w:t>.</w:t>
            </w:r>
          </w:p>
        </w:tc>
      </w:tr>
      <w:tr w:rsidR="005A587D" w:rsidRPr="004313A4" w14:paraId="7A263350" w14:textId="77777777" w:rsidTr="00415AF5">
        <w:trPr>
          <w:jc w:val="center"/>
        </w:trPr>
        <w:tc>
          <w:tcPr>
            <w:tcW w:w="1579" w:type="dxa"/>
          </w:tcPr>
          <w:p w14:paraId="386A8255" w14:textId="77777777" w:rsidR="005A587D" w:rsidRPr="00AA06A1" w:rsidRDefault="005A587D" w:rsidP="002B16D9">
            <w:pPr>
              <w:pStyle w:val="TableText"/>
              <w:rPr>
                <w:rFonts w:eastAsia="DengXian"/>
              </w:rPr>
            </w:pPr>
            <w:r w:rsidRPr="00AA06A1">
              <w:rPr>
                <w:rFonts w:eastAsia="DengXian"/>
              </w:rPr>
              <w:t>DNS Information</w:t>
            </w:r>
          </w:p>
        </w:tc>
        <w:tc>
          <w:tcPr>
            <w:tcW w:w="963" w:type="dxa"/>
          </w:tcPr>
          <w:p w14:paraId="6916DB5B" w14:textId="77777777" w:rsidR="005A587D" w:rsidRPr="00AA06A1" w:rsidRDefault="005A587D" w:rsidP="002B16D9">
            <w:pPr>
              <w:pStyle w:val="TableText"/>
              <w:rPr>
                <w:rFonts w:eastAsia="DengXian"/>
              </w:rPr>
            </w:pPr>
            <w:r w:rsidRPr="00AA06A1">
              <w:rPr>
                <w:rFonts w:eastAsia="DengXian"/>
              </w:rPr>
              <w:t>String</w:t>
            </w:r>
          </w:p>
        </w:tc>
        <w:tc>
          <w:tcPr>
            <w:tcW w:w="1107" w:type="dxa"/>
          </w:tcPr>
          <w:p w14:paraId="2CEA2227" w14:textId="77777777" w:rsidR="005A587D" w:rsidRPr="00AA06A1" w:rsidRDefault="005A587D" w:rsidP="002B16D9">
            <w:pPr>
              <w:pStyle w:val="TableText"/>
              <w:rPr>
                <w:rFonts w:eastAsia="DengXian"/>
              </w:rPr>
            </w:pPr>
            <w:r w:rsidRPr="00AA06A1">
              <w:rPr>
                <w:rFonts w:eastAsia="DengXian"/>
              </w:rPr>
              <w:t>dns</w:t>
            </w:r>
          </w:p>
        </w:tc>
        <w:tc>
          <w:tcPr>
            <w:tcW w:w="1386" w:type="dxa"/>
          </w:tcPr>
          <w:p w14:paraId="2D2D01D1" w14:textId="77777777" w:rsidR="005A587D" w:rsidRPr="00AA06A1" w:rsidRDefault="005A587D" w:rsidP="002B16D9">
            <w:pPr>
              <w:pStyle w:val="TableText"/>
              <w:rPr>
                <w:rFonts w:eastAsia="DengXian"/>
              </w:rPr>
            </w:pPr>
            <w:r w:rsidRPr="00AA06A1">
              <w:rPr>
                <w:rFonts w:eastAsia="DengXian"/>
              </w:rPr>
              <w:t>No</w:t>
            </w:r>
          </w:p>
        </w:tc>
        <w:tc>
          <w:tcPr>
            <w:tcW w:w="4037" w:type="dxa"/>
          </w:tcPr>
          <w:p w14:paraId="32AB8BFD" w14:textId="7ABC1F7A" w:rsidR="005A587D" w:rsidRPr="00AA06A1" w:rsidRDefault="005A587D" w:rsidP="002B16D9">
            <w:pPr>
              <w:pStyle w:val="TableText"/>
              <w:rPr>
                <w:rFonts w:eastAsia="DengXian"/>
              </w:rPr>
            </w:pPr>
            <w:r w:rsidRPr="00AA06A1">
              <w:rPr>
                <w:rFonts w:eastAsia="DengXian"/>
              </w:rPr>
              <w:t>DNS names in a comma-separated string</w:t>
            </w:r>
          </w:p>
        </w:tc>
      </w:tr>
    </w:tbl>
    <w:p w14:paraId="032B21B6" w14:textId="77777777" w:rsidR="005A587D" w:rsidRDefault="005A587D" w:rsidP="005A587D">
      <w:pPr>
        <w:pStyle w:val="BodyText"/>
      </w:pPr>
    </w:p>
    <w:p w14:paraId="7D478391" w14:textId="1797C565" w:rsidR="005A587D" w:rsidRDefault="005A587D" w:rsidP="005A587D">
      <w:pPr>
        <w:pStyle w:val="BodyText"/>
      </w:pPr>
      <w:r>
        <w:t>The numbers and names of pre-defined channels are defined</w:t>
      </w:r>
      <w:r w:rsidR="006562E5">
        <w:t xml:space="preserve"> in the Capability section</w:t>
      </w:r>
      <w:r>
        <w:t xml:space="preserve"> </w:t>
      </w:r>
      <w:r w:rsidR="006562E5">
        <w:t>of</w:t>
      </w:r>
      <w:r>
        <w:t xml:space="preserve"> the FD Profile.</w:t>
      </w:r>
    </w:p>
    <w:p w14:paraId="3B8F5A6C" w14:textId="77777777" w:rsidR="005A587D" w:rsidRDefault="005A587D" w:rsidP="005A587D">
      <w:pPr>
        <w:pStyle w:val="BodyText"/>
      </w:pPr>
      <w:r>
        <w:t>The following fields are defined for a connection entry:</w:t>
      </w:r>
    </w:p>
    <w:p w14:paraId="1F920293" w14:textId="763A5FAE" w:rsidR="004313A4" w:rsidRPr="005A587D" w:rsidRDefault="005A587D" w:rsidP="005A587D">
      <w:pPr>
        <w:pStyle w:val="BodyText"/>
      </w:pPr>
      <w:r w:rsidRPr="006562E5">
        <w:rPr>
          <w:rStyle w:val="Crossreference"/>
        </w:rPr>
        <w:fldChar w:fldCharType="begin"/>
      </w:r>
      <w:r w:rsidRPr="006562E5">
        <w:rPr>
          <w:rStyle w:val="Crossreference"/>
        </w:rPr>
        <w:instrText xml:space="preserve"> REF _Ref160457959 \h </w:instrText>
      </w:r>
      <w:r w:rsidR="006562E5">
        <w:rPr>
          <w:rStyle w:val="Crossreference"/>
        </w:rPr>
        <w:instrText xml:space="preserve"> \* MERGEFORMAT </w:instrText>
      </w:r>
      <w:r w:rsidRPr="006562E5">
        <w:rPr>
          <w:rStyle w:val="Crossreference"/>
        </w:rPr>
      </w:r>
      <w:r w:rsidRPr="006562E5">
        <w:rPr>
          <w:rStyle w:val="Crossreference"/>
        </w:rPr>
        <w:fldChar w:fldCharType="separate"/>
      </w:r>
      <w:ins w:id="793" w:author="Gavin Rawson" w:date="2024-07-17T08:57:00Z" w16du:dateUtc="2024-07-17T07:57:00Z">
        <w:r w:rsidR="00B95831" w:rsidRPr="00B95831">
          <w:rPr>
            <w:rStyle w:val="Crossreference"/>
            <w:rPrChange w:id="794" w:author="Gavin Rawson" w:date="2024-07-17T08:57:00Z" w16du:dateUtc="2024-07-17T07:57:00Z">
              <w:rPr/>
            </w:rPrChange>
          </w:rPr>
          <w:t xml:space="preserve">Table </w:t>
        </w:r>
        <w:r w:rsidR="00B95831" w:rsidRPr="00B95831">
          <w:rPr>
            <w:rStyle w:val="Crossreference"/>
            <w:rPrChange w:id="795" w:author="Gavin Rawson" w:date="2024-07-17T08:57:00Z" w16du:dateUtc="2024-07-17T07:57:00Z">
              <w:rPr>
                <w:noProof/>
              </w:rPr>
            </w:rPrChange>
          </w:rPr>
          <w:t>3</w:t>
        </w:r>
      </w:ins>
      <w:del w:id="796" w:author="Gavin Rawson" w:date="2024-07-15T12:48:00Z" w16du:dateUtc="2024-07-15T11:48:00Z">
        <w:r w:rsidR="002B16D9" w:rsidRPr="00041655" w:rsidDel="00461D1E">
          <w:rPr>
            <w:rStyle w:val="Crossreference"/>
          </w:rPr>
          <w:delText>Table 3</w:delText>
        </w:r>
      </w:del>
      <w:r w:rsidRPr="006562E5">
        <w:rPr>
          <w:rStyle w:val="Crossreference"/>
        </w:rPr>
        <w:fldChar w:fldCharType="end"/>
      </w:r>
      <w:r>
        <w:t xml:space="preserve"> </w:t>
      </w:r>
      <w:r w:rsidRPr="005A587D">
        <w:t>describes the elements within</w:t>
      </w:r>
      <w:r>
        <w:t xml:space="preserve"> the object: </w:t>
      </w:r>
      <w:r w:rsidRPr="005A587D">
        <w:rPr>
          <w:b/>
          <w:bCs/>
        </w:rPr>
        <w:t>connection</w:t>
      </w:r>
      <w:r>
        <w:t>.</w:t>
      </w:r>
    </w:p>
    <w:p w14:paraId="09978DD3" w14:textId="42A69B47" w:rsidR="00B14B69" w:rsidRDefault="00B14B69" w:rsidP="00537F2E">
      <w:pPr>
        <w:pStyle w:val="Caption"/>
        <w:keepNext/>
      </w:pPr>
      <w:bookmarkStart w:id="797" w:name="_Ref160457959"/>
      <w:bookmarkStart w:id="798" w:name="_Toc160543309"/>
      <w:bookmarkStart w:id="799" w:name="_Toc170288642"/>
      <w:r>
        <w:t xml:space="preserve">Table </w:t>
      </w:r>
      <w:r>
        <w:fldChar w:fldCharType="begin"/>
      </w:r>
      <w:r>
        <w:instrText xml:space="preserve"> SEQ Table \* ARABIC </w:instrText>
      </w:r>
      <w:r>
        <w:fldChar w:fldCharType="separate"/>
      </w:r>
      <w:r w:rsidR="00B95831">
        <w:rPr>
          <w:noProof/>
        </w:rPr>
        <w:t>3</w:t>
      </w:r>
      <w:r>
        <w:rPr>
          <w:noProof/>
        </w:rPr>
        <w:fldChar w:fldCharType="end"/>
      </w:r>
      <w:bookmarkEnd w:id="797"/>
      <w:r>
        <w:tab/>
      </w:r>
      <w:r w:rsidR="005A587D">
        <w:t>Connection</w:t>
      </w:r>
      <w:r w:rsidRPr="00B14B69">
        <w:t xml:space="preserve"> elements</w:t>
      </w:r>
      <w:bookmarkEnd w:id="798"/>
      <w:bookmarkEnd w:id="799"/>
    </w:p>
    <w:tbl>
      <w:tblPr>
        <w:tblStyle w:val="LucidTable"/>
        <w:tblW w:w="9072" w:type="dxa"/>
        <w:jc w:val="center"/>
        <w:tblLook w:val="04A0" w:firstRow="1" w:lastRow="0" w:firstColumn="1" w:lastColumn="0" w:noHBand="0" w:noVBand="1"/>
      </w:tblPr>
      <w:tblGrid>
        <w:gridCol w:w="1578"/>
        <w:gridCol w:w="1019"/>
        <w:gridCol w:w="1101"/>
        <w:gridCol w:w="1355"/>
        <w:gridCol w:w="4019"/>
      </w:tblGrid>
      <w:tr w:rsidR="00B14B69" w:rsidRPr="005A587D" w14:paraId="276DB404" w14:textId="77777777" w:rsidTr="00FD3157">
        <w:trPr>
          <w:cnfStyle w:val="100000000000" w:firstRow="1" w:lastRow="0" w:firstColumn="0" w:lastColumn="0" w:oddVBand="0" w:evenVBand="0" w:oddHBand="0" w:evenHBand="0" w:firstRowFirstColumn="0" w:firstRowLastColumn="0" w:lastRowFirstColumn="0" w:lastRowLastColumn="0"/>
          <w:tblHeader/>
          <w:jc w:val="center"/>
        </w:trPr>
        <w:tc>
          <w:tcPr>
            <w:tcW w:w="1578" w:type="dxa"/>
            <w:shd w:val="clear" w:color="auto" w:fill="5BABD3"/>
          </w:tcPr>
          <w:p w14:paraId="2D92E287" w14:textId="3999656E" w:rsidR="00B14B69" w:rsidRPr="00AA06A1" w:rsidRDefault="00B14B69" w:rsidP="00B97174">
            <w:pPr>
              <w:pStyle w:val="TableHeading"/>
              <w:rPr>
                <w:b/>
                <w:sz w:val="20"/>
                <w:szCs w:val="20"/>
              </w:rPr>
            </w:pPr>
            <w:r w:rsidRPr="00AA06A1">
              <w:rPr>
                <w:b/>
                <w:sz w:val="20"/>
                <w:szCs w:val="20"/>
              </w:rPr>
              <w:t>Information</w:t>
            </w:r>
          </w:p>
        </w:tc>
        <w:tc>
          <w:tcPr>
            <w:tcW w:w="1019" w:type="dxa"/>
            <w:shd w:val="clear" w:color="auto" w:fill="5BABD3"/>
          </w:tcPr>
          <w:p w14:paraId="77092B35" w14:textId="23309B1F" w:rsidR="00B14B69" w:rsidRPr="00AA06A1" w:rsidRDefault="00B14B69" w:rsidP="00B97174">
            <w:pPr>
              <w:pStyle w:val="TableHeading"/>
              <w:rPr>
                <w:b/>
                <w:sz w:val="20"/>
                <w:szCs w:val="20"/>
              </w:rPr>
            </w:pPr>
            <w:r w:rsidRPr="00AA06A1">
              <w:rPr>
                <w:b/>
                <w:sz w:val="20"/>
                <w:szCs w:val="20"/>
              </w:rPr>
              <w:t>Type</w:t>
            </w:r>
          </w:p>
        </w:tc>
        <w:tc>
          <w:tcPr>
            <w:tcW w:w="1101" w:type="dxa"/>
            <w:shd w:val="clear" w:color="auto" w:fill="5BABD3"/>
          </w:tcPr>
          <w:p w14:paraId="35CB8C1C" w14:textId="2EC250F1" w:rsidR="00B14B69" w:rsidRPr="00AA06A1" w:rsidRDefault="00B14B69" w:rsidP="00B97174">
            <w:pPr>
              <w:pStyle w:val="TableHeading"/>
              <w:rPr>
                <w:b/>
                <w:sz w:val="20"/>
                <w:szCs w:val="20"/>
              </w:rPr>
            </w:pPr>
            <w:r w:rsidRPr="00AA06A1">
              <w:rPr>
                <w:b/>
                <w:sz w:val="20"/>
                <w:szCs w:val="20"/>
              </w:rPr>
              <w:t>JSON Name</w:t>
            </w:r>
          </w:p>
        </w:tc>
        <w:tc>
          <w:tcPr>
            <w:tcW w:w="1355" w:type="dxa"/>
            <w:shd w:val="clear" w:color="auto" w:fill="5BABD3"/>
          </w:tcPr>
          <w:p w14:paraId="5CCAF1C0" w14:textId="1AB7C9F2" w:rsidR="00B14B69" w:rsidRPr="00AA06A1" w:rsidRDefault="00B14B69" w:rsidP="00B97174">
            <w:pPr>
              <w:pStyle w:val="TableHeading"/>
              <w:rPr>
                <w:b/>
                <w:sz w:val="20"/>
                <w:szCs w:val="20"/>
              </w:rPr>
            </w:pPr>
            <w:r w:rsidRPr="00AA06A1">
              <w:rPr>
                <w:b/>
                <w:sz w:val="20"/>
                <w:szCs w:val="20"/>
              </w:rPr>
              <w:t>Mandatory</w:t>
            </w:r>
          </w:p>
        </w:tc>
        <w:tc>
          <w:tcPr>
            <w:tcW w:w="4019" w:type="dxa"/>
            <w:shd w:val="clear" w:color="auto" w:fill="5BABD3"/>
          </w:tcPr>
          <w:p w14:paraId="70A93BF2" w14:textId="619D55DC" w:rsidR="00B14B69" w:rsidRPr="00AA06A1" w:rsidRDefault="00B14B69" w:rsidP="00B97174">
            <w:pPr>
              <w:pStyle w:val="TableHeading"/>
              <w:rPr>
                <w:b/>
                <w:sz w:val="20"/>
                <w:szCs w:val="20"/>
              </w:rPr>
            </w:pPr>
            <w:r w:rsidRPr="00AA06A1">
              <w:rPr>
                <w:b/>
                <w:sz w:val="20"/>
                <w:szCs w:val="20"/>
              </w:rPr>
              <w:t>Description</w:t>
            </w:r>
          </w:p>
        </w:tc>
      </w:tr>
      <w:tr w:rsidR="00B14B69" w:rsidRPr="00B14B69" w14:paraId="2B072AF0" w14:textId="77777777" w:rsidTr="00FD3157">
        <w:trPr>
          <w:jc w:val="center"/>
        </w:trPr>
        <w:tc>
          <w:tcPr>
            <w:tcW w:w="1578" w:type="dxa"/>
          </w:tcPr>
          <w:p w14:paraId="369FD618" w14:textId="0248500C" w:rsidR="00B14B69" w:rsidRPr="00DA2284" w:rsidRDefault="00B14B69" w:rsidP="002B16D9">
            <w:pPr>
              <w:pStyle w:val="TableText"/>
            </w:pPr>
            <w:r w:rsidRPr="00DA2284">
              <w:t>Connection Number</w:t>
            </w:r>
          </w:p>
        </w:tc>
        <w:tc>
          <w:tcPr>
            <w:tcW w:w="1019" w:type="dxa"/>
          </w:tcPr>
          <w:p w14:paraId="2CE52BFD" w14:textId="72616A97" w:rsidR="00B14B69" w:rsidRPr="00DA2284" w:rsidRDefault="00B14B69" w:rsidP="002B16D9">
            <w:pPr>
              <w:pStyle w:val="TableText"/>
            </w:pPr>
            <w:r w:rsidRPr="00DA2284">
              <w:t>Integer</w:t>
            </w:r>
          </w:p>
        </w:tc>
        <w:tc>
          <w:tcPr>
            <w:tcW w:w="1101" w:type="dxa"/>
          </w:tcPr>
          <w:p w14:paraId="6ED55782" w14:textId="0CE1D373" w:rsidR="00B14B69" w:rsidRPr="00AA06A1" w:rsidRDefault="00B14B69" w:rsidP="002B16D9">
            <w:pPr>
              <w:pStyle w:val="TableText"/>
            </w:pPr>
            <w:r w:rsidRPr="00AA06A1">
              <w:t>num</w:t>
            </w:r>
          </w:p>
        </w:tc>
        <w:tc>
          <w:tcPr>
            <w:tcW w:w="1355" w:type="dxa"/>
          </w:tcPr>
          <w:p w14:paraId="098B04D3" w14:textId="2960AEF8" w:rsidR="00B14B69" w:rsidRPr="00DA2284" w:rsidRDefault="00B14B69" w:rsidP="002B16D9">
            <w:pPr>
              <w:pStyle w:val="TableText"/>
            </w:pPr>
            <w:r w:rsidRPr="00DA2284">
              <w:t>Yes</w:t>
            </w:r>
          </w:p>
        </w:tc>
        <w:tc>
          <w:tcPr>
            <w:tcW w:w="4019" w:type="dxa"/>
          </w:tcPr>
          <w:p w14:paraId="3544CA06" w14:textId="16FFE3C4" w:rsidR="00B14B69" w:rsidRPr="00DA2284" w:rsidRDefault="00B14B69" w:rsidP="002B16D9">
            <w:pPr>
              <w:pStyle w:val="TableText"/>
            </w:pPr>
            <w:r w:rsidRPr="00DA2284">
              <w:t>Storage Index</w:t>
            </w:r>
            <w:r w:rsidR="00DA2284" w:rsidRPr="00DA2284">
              <w:br/>
              <w:t xml:space="preserve">The number of the connection in the </w:t>
            </w:r>
            <w:r w:rsidR="004B4EE1">
              <w:t>FD</w:t>
            </w:r>
            <w:r w:rsidR="00DA2284" w:rsidRPr="00DA2284">
              <w:t>.</w:t>
            </w:r>
          </w:p>
        </w:tc>
      </w:tr>
      <w:tr w:rsidR="00B14B69" w:rsidRPr="00B14B69" w14:paraId="0A67BD31" w14:textId="77777777" w:rsidTr="00FD3157">
        <w:trPr>
          <w:jc w:val="center"/>
        </w:trPr>
        <w:tc>
          <w:tcPr>
            <w:tcW w:w="1578" w:type="dxa"/>
          </w:tcPr>
          <w:p w14:paraId="4D06FC19" w14:textId="42434544" w:rsidR="00B14B69" w:rsidRPr="00DA2284" w:rsidRDefault="00B14B69" w:rsidP="002B16D9">
            <w:pPr>
              <w:pStyle w:val="TableText"/>
            </w:pPr>
            <w:r w:rsidRPr="00DA2284">
              <w:t>Connection Name</w:t>
            </w:r>
          </w:p>
        </w:tc>
        <w:tc>
          <w:tcPr>
            <w:tcW w:w="1019" w:type="dxa"/>
          </w:tcPr>
          <w:p w14:paraId="20022CCA" w14:textId="0C4817F2" w:rsidR="00B14B69" w:rsidRPr="00DA2284" w:rsidRDefault="00B14B69" w:rsidP="002B16D9">
            <w:pPr>
              <w:pStyle w:val="TableText"/>
            </w:pPr>
            <w:r w:rsidRPr="00DA2284">
              <w:t>String</w:t>
            </w:r>
          </w:p>
        </w:tc>
        <w:tc>
          <w:tcPr>
            <w:tcW w:w="1101" w:type="dxa"/>
          </w:tcPr>
          <w:p w14:paraId="0E7D15D5" w14:textId="457B2B24" w:rsidR="00B14B69" w:rsidRPr="00AA06A1" w:rsidRDefault="00B14B69" w:rsidP="002B16D9">
            <w:pPr>
              <w:pStyle w:val="TableText"/>
            </w:pPr>
            <w:r w:rsidRPr="00AA06A1">
              <w:t>name</w:t>
            </w:r>
          </w:p>
        </w:tc>
        <w:tc>
          <w:tcPr>
            <w:tcW w:w="1355" w:type="dxa"/>
          </w:tcPr>
          <w:p w14:paraId="6FBB34B0" w14:textId="36D1998B" w:rsidR="00B14B69" w:rsidRPr="00DA2284" w:rsidRDefault="00B14B69" w:rsidP="002B16D9">
            <w:pPr>
              <w:pStyle w:val="TableText"/>
            </w:pPr>
            <w:r w:rsidRPr="00DA2284">
              <w:t>Yes</w:t>
            </w:r>
          </w:p>
        </w:tc>
        <w:tc>
          <w:tcPr>
            <w:tcW w:w="4019" w:type="dxa"/>
          </w:tcPr>
          <w:p w14:paraId="7BE1397F" w14:textId="66F1FD6D" w:rsidR="00B14B69" w:rsidRPr="00DA2284" w:rsidRDefault="00B14B69" w:rsidP="002B16D9">
            <w:pPr>
              <w:pStyle w:val="TableText"/>
            </w:pPr>
            <w:r w:rsidRPr="00DA2284">
              <w:t>The name of this connection</w:t>
            </w:r>
          </w:p>
        </w:tc>
      </w:tr>
      <w:tr w:rsidR="00B14B69" w:rsidRPr="00B14B69" w14:paraId="7E3AF856" w14:textId="77777777" w:rsidTr="00FD3157">
        <w:trPr>
          <w:jc w:val="center"/>
        </w:trPr>
        <w:tc>
          <w:tcPr>
            <w:tcW w:w="1578" w:type="dxa"/>
          </w:tcPr>
          <w:p w14:paraId="48D1C49C" w14:textId="0DFAD2FE" w:rsidR="00B14B69" w:rsidRPr="00DA2284" w:rsidRDefault="00B14B69" w:rsidP="002B16D9">
            <w:pPr>
              <w:pStyle w:val="TableText"/>
            </w:pPr>
            <w:r w:rsidRPr="00DA2284">
              <w:t>Channel Number</w:t>
            </w:r>
          </w:p>
        </w:tc>
        <w:tc>
          <w:tcPr>
            <w:tcW w:w="1019" w:type="dxa"/>
          </w:tcPr>
          <w:p w14:paraId="32707D46" w14:textId="5C8AB924" w:rsidR="00B14B69" w:rsidRPr="00DA2284" w:rsidRDefault="00B14B69" w:rsidP="002B16D9">
            <w:pPr>
              <w:pStyle w:val="TableText"/>
            </w:pPr>
            <w:r w:rsidRPr="00DA2284">
              <w:t>Integer</w:t>
            </w:r>
          </w:p>
        </w:tc>
        <w:tc>
          <w:tcPr>
            <w:tcW w:w="1101" w:type="dxa"/>
          </w:tcPr>
          <w:p w14:paraId="2082AFC9" w14:textId="4444E4D9" w:rsidR="00B14B69" w:rsidRPr="00AA06A1" w:rsidRDefault="00B14B69" w:rsidP="002B16D9">
            <w:pPr>
              <w:pStyle w:val="TableText"/>
            </w:pPr>
            <w:r w:rsidRPr="00AA06A1">
              <w:t>channel</w:t>
            </w:r>
          </w:p>
        </w:tc>
        <w:tc>
          <w:tcPr>
            <w:tcW w:w="1355" w:type="dxa"/>
          </w:tcPr>
          <w:p w14:paraId="509E8530" w14:textId="49A1BAEA" w:rsidR="00B14B69" w:rsidRPr="00DA2284" w:rsidRDefault="00B14B69" w:rsidP="002B16D9">
            <w:pPr>
              <w:pStyle w:val="TableText"/>
            </w:pPr>
            <w:r w:rsidRPr="00DA2284">
              <w:t>Yes</w:t>
            </w:r>
          </w:p>
        </w:tc>
        <w:tc>
          <w:tcPr>
            <w:tcW w:w="4019" w:type="dxa"/>
          </w:tcPr>
          <w:p w14:paraId="6C68741A" w14:textId="14762451" w:rsidR="00B14B69" w:rsidRPr="00DA2284" w:rsidRDefault="00B14B69" w:rsidP="002B16D9">
            <w:pPr>
              <w:pStyle w:val="TableText"/>
            </w:pPr>
            <w:r w:rsidRPr="00DA2284">
              <w:t>The channel to use</w:t>
            </w:r>
          </w:p>
        </w:tc>
      </w:tr>
      <w:tr w:rsidR="00B14B69" w:rsidRPr="00B14B69" w14:paraId="16202114" w14:textId="77777777" w:rsidTr="00FD3157">
        <w:trPr>
          <w:jc w:val="center"/>
        </w:trPr>
        <w:tc>
          <w:tcPr>
            <w:tcW w:w="1578" w:type="dxa"/>
          </w:tcPr>
          <w:p w14:paraId="3755F4DA" w14:textId="4B23D100" w:rsidR="00B14B69" w:rsidRPr="00DA2284" w:rsidRDefault="00B14B69" w:rsidP="002B16D9">
            <w:pPr>
              <w:pStyle w:val="TableText"/>
            </w:pPr>
            <w:r w:rsidRPr="00DA2284">
              <w:t>Network Protocol</w:t>
            </w:r>
          </w:p>
        </w:tc>
        <w:tc>
          <w:tcPr>
            <w:tcW w:w="1019" w:type="dxa"/>
          </w:tcPr>
          <w:p w14:paraId="779F218A" w14:textId="36013D36" w:rsidR="00B14B69" w:rsidRPr="00DA2284" w:rsidRDefault="00B14B69" w:rsidP="002B16D9">
            <w:pPr>
              <w:pStyle w:val="TableText"/>
            </w:pPr>
            <w:r w:rsidRPr="00DA2284">
              <w:t>Integer</w:t>
            </w:r>
          </w:p>
        </w:tc>
        <w:tc>
          <w:tcPr>
            <w:tcW w:w="1101" w:type="dxa"/>
          </w:tcPr>
          <w:p w14:paraId="2ED69CE0" w14:textId="5EA1ED48" w:rsidR="00B14B69" w:rsidRPr="00AA06A1" w:rsidRDefault="00B14B69" w:rsidP="002B16D9">
            <w:pPr>
              <w:pStyle w:val="TableText"/>
            </w:pPr>
            <w:r w:rsidRPr="00AA06A1">
              <w:t>prot</w:t>
            </w:r>
          </w:p>
        </w:tc>
        <w:tc>
          <w:tcPr>
            <w:tcW w:w="1355" w:type="dxa"/>
          </w:tcPr>
          <w:p w14:paraId="7A4D0D05" w14:textId="23E5F3FB" w:rsidR="00B14B69" w:rsidRPr="00DA2284" w:rsidRDefault="00B14B69" w:rsidP="002B16D9">
            <w:pPr>
              <w:pStyle w:val="TableText"/>
            </w:pPr>
            <w:r w:rsidRPr="00DA2284">
              <w:t>Yes</w:t>
            </w:r>
          </w:p>
        </w:tc>
        <w:tc>
          <w:tcPr>
            <w:tcW w:w="4019" w:type="dxa"/>
          </w:tcPr>
          <w:p w14:paraId="07291B35" w14:textId="77777777" w:rsidR="004313A4" w:rsidRPr="003E2427" w:rsidRDefault="00B14B69" w:rsidP="002B16D9">
            <w:pPr>
              <w:pStyle w:val="TableText"/>
            </w:pPr>
            <w:r w:rsidRPr="003E2427">
              <w:t>Protocol for network connection</w:t>
            </w:r>
            <w:r w:rsidR="004313A4" w:rsidRPr="003E2427">
              <w:br/>
              <w:t>The following network protocols are defined:</w:t>
            </w:r>
          </w:p>
          <w:p w14:paraId="4F056DCF" w14:textId="77777777" w:rsidR="004313A4" w:rsidRPr="003E2427" w:rsidRDefault="004313A4" w:rsidP="002B16D9">
            <w:pPr>
              <w:pStyle w:val="TableText"/>
            </w:pPr>
            <w:r w:rsidRPr="003E2427">
              <w:t>0 – IPv4 (TCP)</w:t>
            </w:r>
          </w:p>
          <w:p w14:paraId="78F97C3D" w14:textId="51CD3FC2" w:rsidR="00B14B69" w:rsidRPr="003E2427" w:rsidRDefault="004313A4" w:rsidP="002B16D9">
            <w:pPr>
              <w:pStyle w:val="TableText"/>
            </w:pPr>
            <w:r w:rsidRPr="003E2427">
              <w:t>1 – IPv6 (TCP)</w:t>
            </w:r>
          </w:p>
        </w:tc>
      </w:tr>
      <w:tr w:rsidR="00B14B69" w:rsidRPr="00B14B69" w14:paraId="5ABABE7C" w14:textId="77777777" w:rsidTr="00FD3157">
        <w:trPr>
          <w:jc w:val="center"/>
        </w:trPr>
        <w:tc>
          <w:tcPr>
            <w:tcW w:w="1578" w:type="dxa"/>
          </w:tcPr>
          <w:p w14:paraId="69A1CBEA" w14:textId="283D87B1" w:rsidR="00B14B69" w:rsidRPr="00DA2284" w:rsidRDefault="00B14B69" w:rsidP="002B16D9">
            <w:pPr>
              <w:pStyle w:val="TableText"/>
            </w:pPr>
            <w:r w:rsidRPr="00DA2284">
              <w:lastRenderedPageBreak/>
              <w:t>Network Information</w:t>
            </w:r>
          </w:p>
        </w:tc>
        <w:tc>
          <w:tcPr>
            <w:tcW w:w="1019" w:type="dxa"/>
          </w:tcPr>
          <w:p w14:paraId="7F18AD11" w14:textId="0B193E1A" w:rsidR="00B14B69" w:rsidRPr="00DA2284" w:rsidRDefault="00B14B69" w:rsidP="002B16D9">
            <w:pPr>
              <w:pStyle w:val="TableText"/>
            </w:pPr>
            <w:r w:rsidRPr="00DA2284">
              <w:t>String</w:t>
            </w:r>
          </w:p>
        </w:tc>
        <w:tc>
          <w:tcPr>
            <w:tcW w:w="1101" w:type="dxa"/>
          </w:tcPr>
          <w:p w14:paraId="70B455F1" w14:textId="0544B40B" w:rsidR="00B14B69" w:rsidRPr="00AA06A1" w:rsidRDefault="00B14B69" w:rsidP="002B16D9">
            <w:pPr>
              <w:pStyle w:val="TableText"/>
            </w:pPr>
            <w:r w:rsidRPr="00AA06A1">
              <w:t>net</w:t>
            </w:r>
          </w:p>
        </w:tc>
        <w:tc>
          <w:tcPr>
            <w:tcW w:w="1355" w:type="dxa"/>
          </w:tcPr>
          <w:p w14:paraId="5151E6A0" w14:textId="39F30A86" w:rsidR="00B14B69" w:rsidRPr="00DA2284" w:rsidRDefault="00B14B69" w:rsidP="002B16D9">
            <w:pPr>
              <w:pStyle w:val="TableText"/>
            </w:pPr>
            <w:r w:rsidRPr="00DA2284">
              <w:t>Yes</w:t>
            </w:r>
          </w:p>
        </w:tc>
        <w:tc>
          <w:tcPr>
            <w:tcW w:w="4019" w:type="dxa"/>
          </w:tcPr>
          <w:p w14:paraId="4E096D81" w14:textId="133212C9" w:rsidR="00B14B69" w:rsidRPr="00DA2284" w:rsidRDefault="00B14B69" w:rsidP="002B16D9">
            <w:pPr>
              <w:pStyle w:val="TableText"/>
            </w:pPr>
            <w:r w:rsidRPr="00DA2284">
              <w:t xml:space="preserve">IP address and port number to connect to the </w:t>
            </w:r>
            <w:r w:rsidR="00FB1382" w:rsidRPr="00AA06A1">
              <w:t>Broker</w:t>
            </w:r>
          </w:p>
        </w:tc>
      </w:tr>
      <w:tr w:rsidR="00B14B69" w:rsidRPr="00B14B69" w14:paraId="13D5FF21" w14:textId="77777777" w:rsidTr="00FD3157">
        <w:trPr>
          <w:jc w:val="center"/>
        </w:trPr>
        <w:tc>
          <w:tcPr>
            <w:tcW w:w="1578" w:type="dxa"/>
          </w:tcPr>
          <w:p w14:paraId="1776F8F4" w14:textId="01664298" w:rsidR="00B14B69" w:rsidRPr="00DA2284" w:rsidRDefault="00B14B69" w:rsidP="002B16D9">
            <w:pPr>
              <w:pStyle w:val="TableText"/>
            </w:pPr>
            <w:r w:rsidRPr="00DA2284">
              <w:t>Retries</w:t>
            </w:r>
          </w:p>
        </w:tc>
        <w:tc>
          <w:tcPr>
            <w:tcW w:w="1019" w:type="dxa"/>
          </w:tcPr>
          <w:p w14:paraId="4A396196" w14:textId="4B156D6D" w:rsidR="00B14B69" w:rsidRPr="00DA2284" w:rsidRDefault="00B14B69" w:rsidP="002B16D9">
            <w:pPr>
              <w:pStyle w:val="TableText"/>
            </w:pPr>
            <w:r w:rsidRPr="00DA2284">
              <w:t>Integer</w:t>
            </w:r>
          </w:p>
        </w:tc>
        <w:tc>
          <w:tcPr>
            <w:tcW w:w="1101" w:type="dxa"/>
          </w:tcPr>
          <w:p w14:paraId="16619322" w14:textId="1013CEE3" w:rsidR="00B14B69" w:rsidRPr="00AA06A1" w:rsidRDefault="00B14B69" w:rsidP="002B16D9">
            <w:pPr>
              <w:pStyle w:val="TableText"/>
            </w:pPr>
            <w:r w:rsidRPr="00AA06A1">
              <w:t>retries</w:t>
            </w:r>
          </w:p>
        </w:tc>
        <w:tc>
          <w:tcPr>
            <w:tcW w:w="1355" w:type="dxa"/>
          </w:tcPr>
          <w:p w14:paraId="38563873" w14:textId="62F482B3" w:rsidR="00B14B69" w:rsidRPr="00DA2284" w:rsidRDefault="00B14B69" w:rsidP="002B16D9">
            <w:pPr>
              <w:pStyle w:val="TableText"/>
            </w:pPr>
            <w:r w:rsidRPr="00DA2284">
              <w:t>No</w:t>
            </w:r>
          </w:p>
        </w:tc>
        <w:tc>
          <w:tcPr>
            <w:tcW w:w="4019" w:type="dxa"/>
          </w:tcPr>
          <w:p w14:paraId="5EC056FD" w14:textId="5946FB9F" w:rsidR="00B14B69" w:rsidRPr="00DA2284" w:rsidRDefault="00B14B69" w:rsidP="002B16D9">
            <w:pPr>
              <w:pStyle w:val="TableText"/>
            </w:pPr>
            <w:r w:rsidRPr="00DA2284">
              <w:t>Number of retries</w:t>
            </w:r>
          </w:p>
        </w:tc>
      </w:tr>
      <w:tr w:rsidR="00B14B69" w:rsidRPr="00B14B69" w14:paraId="71E5331C" w14:textId="77777777" w:rsidTr="00FD3157">
        <w:trPr>
          <w:jc w:val="center"/>
        </w:trPr>
        <w:tc>
          <w:tcPr>
            <w:tcW w:w="1578" w:type="dxa"/>
          </w:tcPr>
          <w:p w14:paraId="120EEE98" w14:textId="132FE080" w:rsidR="00B14B69" w:rsidRPr="00DA2284" w:rsidRDefault="00B14B69" w:rsidP="002B16D9">
            <w:pPr>
              <w:pStyle w:val="TableText"/>
            </w:pPr>
            <w:r w:rsidRPr="00DA2284">
              <w:t>Backoff</w:t>
            </w:r>
          </w:p>
        </w:tc>
        <w:tc>
          <w:tcPr>
            <w:tcW w:w="1019" w:type="dxa"/>
          </w:tcPr>
          <w:p w14:paraId="61E3EDFF" w14:textId="2EC44AE5" w:rsidR="00B14B69" w:rsidRPr="00DA2284" w:rsidRDefault="00B14B69" w:rsidP="002B16D9">
            <w:pPr>
              <w:pStyle w:val="TableText"/>
            </w:pPr>
            <w:r w:rsidRPr="00DA2284">
              <w:t>Integer</w:t>
            </w:r>
          </w:p>
        </w:tc>
        <w:tc>
          <w:tcPr>
            <w:tcW w:w="1101" w:type="dxa"/>
          </w:tcPr>
          <w:p w14:paraId="002E32FF" w14:textId="3B79F61A" w:rsidR="00B14B69" w:rsidRPr="00AA06A1" w:rsidRDefault="00B14B69" w:rsidP="002B16D9">
            <w:pPr>
              <w:pStyle w:val="TableText"/>
            </w:pPr>
            <w:r w:rsidRPr="00AA06A1">
              <w:t>backoff</w:t>
            </w:r>
          </w:p>
        </w:tc>
        <w:tc>
          <w:tcPr>
            <w:tcW w:w="1355" w:type="dxa"/>
          </w:tcPr>
          <w:p w14:paraId="07670E92" w14:textId="50E32527" w:rsidR="00B14B69" w:rsidRPr="00DA2284" w:rsidRDefault="00B14B69" w:rsidP="002B16D9">
            <w:pPr>
              <w:pStyle w:val="TableText"/>
            </w:pPr>
            <w:r w:rsidRPr="00DA2284">
              <w:t>No</w:t>
            </w:r>
          </w:p>
        </w:tc>
        <w:tc>
          <w:tcPr>
            <w:tcW w:w="4019" w:type="dxa"/>
          </w:tcPr>
          <w:p w14:paraId="17A6B7C8" w14:textId="35151D9D" w:rsidR="00B14B69" w:rsidRPr="00DA2284" w:rsidRDefault="00B14B69" w:rsidP="002B16D9">
            <w:pPr>
              <w:pStyle w:val="TableText"/>
            </w:pPr>
            <w:r w:rsidRPr="00DA2284">
              <w:t>Retry interval in milliseconds</w:t>
            </w:r>
          </w:p>
        </w:tc>
      </w:tr>
    </w:tbl>
    <w:p w14:paraId="48C6468D" w14:textId="77777777" w:rsidR="00FC7015" w:rsidRDefault="00FC7015" w:rsidP="00FC7015">
      <w:pPr>
        <w:pStyle w:val="BodyText"/>
      </w:pPr>
    </w:p>
    <w:p w14:paraId="63A003AA" w14:textId="77777777" w:rsidR="00DA2284" w:rsidRPr="00DA2284" w:rsidRDefault="00DA2284" w:rsidP="00DA2284">
      <w:pPr>
        <w:pStyle w:val="BodyText"/>
        <w:rPr>
          <w:b/>
          <w:bCs/>
        </w:rPr>
      </w:pPr>
      <w:r w:rsidRPr="00DA2284">
        <w:rPr>
          <w:b/>
          <w:bCs/>
        </w:rPr>
        <w:t>Channel Number</w:t>
      </w:r>
    </w:p>
    <w:p w14:paraId="33044385" w14:textId="5925683A" w:rsidR="00DA2284" w:rsidRDefault="00DA2284" w:rsidP="004313A4">
      <w:pPr>
        <w:pStyle w:val="BodyText"/>
      </w:pPr>
      <w:r>
        <w:t xml:space="preserve">The channel number defines which communications channel on the </w:t>
      </w:r>
      <w:r w:rsidR="00621D13">
        <w:t>FD</w:t>
      </w:r>
      <w:r>
        <w:t xml:space="preserve"> th</w:t>
      </w:r>
      <w:r w:rsidR="00621D13">
        <w:t>e</w:t>
      </w:r>
      <w:r>
        <w:t xml:space="preserve"> connection is associated with. A</w:t>
      </w:r>
      <w:r w:rsidR="00621D13">
        <w:t>n</w:t>
      </w:r>
      <w:r>
        <w:t xml:space="preserve"> </w:t>
      </w:r>
      <w:r w:rsidR="00621D13">
        <w:t>FD</w:t>
      </w:r>
      <w:r>
        <w:t xml:space="preserve"> communications channel may be physical (</w:t>
      </w:r>
      <w:r w:rsidR="00621D13">
        <w:t>for example,</w:t>
      </w:r>
      <w:r>
        <w:t xml:space="preserve"> Ethernet or serial) or virtual (</w:t>
      </w:r>
      <w:r w:rsidR="00621D13">
        <w:t>for example,</w:t>
      </w:r>
      <w:r>
        <w:t xml:space="preserve"> a modem on a serial port supporting multiplexed GSM and GPRS connections).</w:t>
      </w:r>
    </w:p>
    <w:p w14:paraId="6FA718D4" w14:textId="77777777" w:rsidR="00DA2284" w:rsidRPr="00DA2284" w:rsidRDefault="00DA2284" w:rsidP="00DA2284">
      <w:pPr>
        <w:pStyle w:val="BodyText"/>
        <w:rPr>
          <w:b/>
          <w:bCs/>
        </w:rPr>
      </w:pPr>
      <w:r w:rsidRPr="00DA2284">
        <w:rPr>
          <w:b/>
          <w:bCs/>
        </w:rPr>
        <w:t>Network Information</w:t>
      </w:r>
    </w:p>
    <w:p w14:paraId="7870780B" w14:textId="74DF339D" w:rsidR="00DA2284" w:rsidRDefault="00DA2284" w:rsidP="00E76727">
      <w:pPr>
        <w:pStyle w:val="BodyText"/>
      </w:pPr>
      <w:r>
        <w:t>The specific network information depend</w:t>
      </w:r>
      <w:r w:rsidR="002E20FB">
        <w:t>s</w:t>
      </w:r>
      <w:r>
        <w:t xml:space="preserve"> on the network protocol and is used by the </w:t>
      </w:r>
      <w:r w:rsidR="00621D13">
        <w:t>FD</w:t>
      </w:r>
      <w:r>
        <w:t xml:space="preserve"> when it needs to contact the </w:t>
      </w:r>
      <w:r w:rsidR="00FB1382">
        <w:t>Broker</w:t>
      </w:r>
      <w:r>
        <w:t xml:space="preserve">, including when it asserts </w:t>
      </w:r>
      <w:r w:rsidR="003E2427">
        <w:t xml:space="preserve">a </w:t>
      </w:r>
      <w:r w:rsidR="00664356">
        <w:t>“</w:t>
      </w:r>
      <w:r>
        <w:t>request to connect</w:t>
      </w:r>
      <w:r w:rsidR="00664356">
        <w:t>”</w:t>
      </w:r>
      <w:r>
        <w:t>. The following connection information is used for each network protocol:</w:t>
      </w:r>
    </w:p>
    <w:p w14:paraId="0DBA4818" w14:textId="77777777" w:rsidR="00DA2284" w:rsidRDefault="00DA2284" w:rsidP="00E76727">
      <w:pPr>
        <w:pStyle w:val="Bullet"/>
      </w:pPr>
      <w:r>
        <w:t>0 – IPv4 address or domain name, optionally including port number. When omitted the port number defaults to 1883. The following examples illustrate the valid formats:</w:t>
      </w:r>
    </w:p>
    <w:p w14:paraId="3E6C6B34" w14:textId="77777777" w:rsidR="00DA2284" w:rsidRDefault="00DA2284" w:rsidP="00E76727">
      <w:pPr>
        <w:pStyle w:val="BulletIndent"/>
      </w:pPr>
      <w:r>
        <w:t>192.168.0.1</w:t>
      </w:r>
    </w:p>
    <w:p w14:paraId="6059835A" w14:textId="77777777" w:rsidR="00DA2284" w:rsidRDefault="00DA2284" w:rsidP="00E76727">
      <w:pPr>
        <w:pStyle w:val="BulletIndent"/>
      </w:pPr>
      <w:r>
        <w:t>192.168.0.1:8883</w:t>
      </w:r>
    </w:p>
    <w:p w14:paraId="65110F40" w14:textId="77777777" w:rsidR="00DA2284" w:rsidRDefault="00DA2284" w:rsidP="00E76727">
      <w:pPr>
        <w:pStyle w:val="BulletIndent"/>
      </w:pPr>
      <w:r>
        <w:t>ms.your-company.co.uk</w:t>
      </w:r>
    </w:p>
    <w:p w14:paraId="5A82F83E" w14:textId="77777777" w:rsidR="00DA2284" w:rsidRDefault="00DA2284" w:rsidP="00E76727">
      <w:pPr>
        <w:pStyle w:val="BulletIndent"/>
      </w:pPr>
      <w:r>
        <w:t>ms.your-company.co.uk:8883</w:t>
      </w:r>
    </w:p>
    <w:p w14:paraId="6D7A553C" w14:textId="77777777" w:rsidR="00DA2284" w:rsidRDefault="00DA2284" w:rsidP="00E76727">
      <w:pPr>
        <w:pStyle w:val="Bullet"/>
      </w:pPr>
      <w:r>
        <w:t>1 – IPv6 address or domain name, optionally including port number. When omitted the port number defaults to 1883. The following examples illustrate the valid formats:</w:t>
      </w:r>
    </w:p>
    <w:p w14:paraId="0924E286" w14:textId="77777777" w:rsidR="00DA2284" w:rsidRDefault="00DA2284" w:rsidP="00E76727">
      <w:pPr>
        <w:pStyle w:val="BulletIndent"/>
      </w:pPr>
      <w:r>
        <w:t xml:space="preserve">ABCD:EF01:2345:6789:ABCD:EF01:2345:6789 </w:t>
      </w:r>
    </w:p>
    <w:p w14:paraId="6712EEBE" w14:textId="77777777" w:rsidR="00DA2284" w:rsidRDefault="00DA2284" w:rsidP="00E76727">
      <w:pPr>
        <w:pStyle w:val="BulletIndent"/>
      </w:pPr>
      <w:r>
        <w:t>[ABCD:EF01:2345:6789:ABCD:EF01:2345:6789]:8883</w:t>
      </w:r>
    </w:p>
    <w:p w14:paraId="5C5DD47A" w14:textId="77777777" w:rsidR="00DA2284" w:rsidRDefault="00DA2284" w:rsidP="00E76727">
      <w:pPr>
        <w:pStyle w:val="BulletIndent"/>
      </w:pPr>
      <w:r>
        <w:t>ms.your-company.co.uk</w:t>
      </w:r>
    </w:p>
    <w:p w14:paraId="16AD23EA" w14:textId="77777777" w:rsidR="00DA2284" w:rsidRDefault="00DA2284" w:rsidP="00E76727">
      <w:pPr>
        <w:pStyle w:val="BulletIndent"/>
      </w:pPr>
      <w:r>
        <w:t>ms.your-company.co.uk:8883</w:t>
      </w:r>
    </w:p>
    <w:p w14:paraId="42387AB8" w14:textId="77777777" w:rsidR="004313A4" w:rsidRPr="004313A4" w:rsidRDefault="004313A4" w:rsidP="00265A9F">
      <w:pPr>
        <w:pStyle w:val="BodyText"/>
        <w:keepNext/>
        <w:rPr>
          <w:b/>
          <w:bCs/>
        </w:rPr>
      </w:pPr>
      <w:r w:rsidRPr="004313A4">
        <w:rPr>
          <w:b/>
          <w:bCs/>
        </w:rPr>
        <w:t>Retries</w:t>
      </w:r>
    </w:p>
    <w:p w14:paraId="0BC8BBD7" w14:textId="4521782B" w:rsidR="004313A4" w:rsidRDefault="004313A4" w:rsidP="004313A4">
      <w:pPr>
        <w:pStyle w:val="BodyText"/>
      </w:pPr>
      <w:r>
        <w:t xml:space="preserve">If the connection attempt to the </w:t>
      </w:r>
      <w:r w:rsidR="00FB1382">
        <w:t>Broker</w:t>
      </w:r>
      <w:r>
        <w:t xml:space="preserve"> fails, then it can be reattempted a number of times. This element specifies how many time</w:t>
      </w:r>
      <w:r w:rsidR="003E2427">
        <w:t>s</w:t>
      </w:r>
      <w:r>
        <w:t xml:space="preserve"> the connection attempt can be retried. The number </w:t>
      </w:r>
      <w:r w:rsidR="003E2427">
        <w:t>can</w:t>
      </w:r>
      <w:r>
        <w:t xml:space="preserve"> be between 0 retries and a maximum number of retries as specified in the </w:t>
      </w:r>
      <w:r w:rsidR="00D45A33">
        <w:t>FD</w:t>
      </w:r>
      <w:r>
        <w:t xml:space="preserve"> Profile.</w:t>
      </w:r>
    </w:p>
    <w:p w14:paraId="2531A27F" w14:textId="41F96924" w:rsidR="00DA2284" w:rsidRDefault="004313A4" w:rsidP="004313A4">
      <w:pPr>
        <w:pStyle w:val="BodyText"/>
      </w:pPr>
      <w:r>
        <w:t xml:space="preserve">Should all these attempts fail then the </w:t>
      </w:r>
      <w:r w:rsidR="003E2427">
        <w:t>FD</w:t>
      </w:r>
      <w:r>
        <w:t xml:space="preserve"> abandon</w:t>
      </w:r>
      <w:r w:rsidR="00107CC7">
        <w:t>s</w:t>
      </w:r>
      <w:r>
        <w:t xml:space="preserve"> the attempt to connect until such time as another connection is requested.</w:t>
      </w:r>
    </w:p>
    <w:p w14:paraId="353650A7" w14:textId="77777777" w:rsidR="00E6422D" w:rsidRDefault="00E6422D" w:rsidP="004313A4">
      <w:pPr>
        <w:pStyle w:val="BodyText"/>
        <w:rPr>
          <w:b/>
          <w:bCs/>
        </w:rPr>
      </w:pPr>
    </w:p>
    <w:p w14:paraId="15F3EC55" w14:textId="0695A061" w:rsidR="004313A4" w:rsidRPr="004313A4" w:rsidRDefault="004313A4" w:rsidP="004313A4">
      <w:pPr>
        <w:pStyle w:val="BodyText"/>
        <w:rPr>
          <w:b/>
          <w:bCs/>
        </w:rPr>
      </w:pPr>
      <w:r w:rsidRPr="004313A4">
        <w:rPr>
          <w:b/>
          <w:bCs/>
        </w:rPr>
        <w:t>Backoff</w:t>
      </w:r>
    </w:p>
    <w:p w14:paraId="6C330EE2" w14:textId="184351DD" w:rsidR="004313A4" w:rsidRDefault="004313A4" w:rsidP="004313A4">
      <w:pPr>
        <w:pStyle w:val="BodyText"/>
      </w:pPr>
      <w:r>
        <w:t xml:space="preserve">If a connection attempt fails and retries are permitted, then the </w:t>
      </w:r>
      <w:r w:rsidR="003E2427">
        <w:t>FD</w:t>
      </w:r>
      <w:r>
        <w:t xml:space="preserve"> wait</w:t>
      </w:r>
      <w:r w:rsidR="00107CC7">
        <w:t>s</w:t>
      </w:r>
      <w:r>
        <w:t xml:space="preserve"> a number of milliseconds after the connection attempt before retrying. This element specifies how many milliseconds to wait between each connection attempt. Backoff may vary between 0 and a maximum number specified in the </w:t>
      </w:r>
      <w:r w:rsidR="00D45A33">
        <w:t>FD</w:t>
      </w:r>
      <w:r>
        <w:t xml:space="preserve"> Profile. When Backoff is 0 then no delay is inserted between the failed attempt and the next attempt to connect.</w:t>
      </w:r>
    </w:p>
    <w:p w14:paraId="5DEA1AA5" w14:textId="4C7777A3" w:rsidR="004313A4" w:rsidRDefault="005A587D" w:rsidP="005A587D">
      <w:pPr>
        <w:pStyle w:val="Heading3"/>
      </w:pPr>
      <w:bookmarkStart w:id="800" w:name="_Toc172098941"/>
      <w:r w:rsidRPr="005A587D">
        <w:lastRenderedPageBreak/>
        <w:t xml:space="preserve">Connection </w:t>
      </w:r>
      <w:r w:rsidR="006B0494" w:rsidRPr="005A587D">
        <w:t>scheduling</w:t>
      </w:r>
      <w:bookmarkEnd w:id="800"/>
    </w:p>
    <w:p w14:paraId="2E9AC8A0" w14:textId="3E60B275" w:rsidR="005A587D" w:rsidRDefault="005A587D" w:rsidP="005A587D">
      <w:pPr>
        <w:pStyle w:val="BodyText"/>
      </w:pPr>
      <w:r>
        <w:t xml:space="preserve">The </w:t>
      </w:r>
      <w:r w:rsidR="003E2427">
        <w:t>FD</w:t>
      </w:r>
      <w:r>
        <w:t xml:space="preserve"> sends information to the </w:t>
      </w:r>
      <w:r w:rsidR="003E2427">
        <w:t>SA</w:t>
      </w:r>
      <w:r>
        <w:t xml:space="preserve"> via the </w:t>
      </w:r>
      <w:r w:rsidR="00FB1382">
        <w:t>Broker</w:t>
      </w:r>
      <w:r>
        <w:t xml:space="preserve">. It also receives messages from the </w:t>
      </w:r>
      <w:r w:rsidR="003E2427">
        <w:t>SA</w:t>
      </w:r>
      <w:r>
        <w:t xml:space="preserve"> via subscriptions to messages on that same </w:t>
      </w:r>
      <w:r w:rsidR="00FB1382">
        <w:t>Broker</w:t>
      </w:r>
      <w:r>
        <w:t xml:space="preserve">. Two </w:t>
      </w:r>
      <w:r w:rsidR="003E2427">
        <w:t>events cause</w:t>
      </w:r>
      <w:r>
        <w:t xml:space="preserve"> the </w:t>
      </w:r>
      <w:r w:rsidR="003E2427">
        <w:t>FD</w:t>
      </w:r>
      <w:r>
        <w:t xml:space="preserve"> </w:t>
      </w:r>
      <w:r w:rsidR="003E2427">
        <w:t xml:space="preserve">to </w:t>
      </w:r>
      <w:r>
        <w:t xml:space="preserve">initiate a connection to the </w:t>
      </w:r>
      <w:r w:rsidR="00FB1382">
        <w:t>Broker</w:t>
      </w:r>
      <w:r>
        <w:t>:</w:t>
      </w:r>
    </w:p>
    <w:p w14:paraId="030F809D" w14:textId="237B1249" w:rsidR="005A587D" w:rsidRDefault="005A587D" w:rsidP="003E2427">
      <w:pPr>
        <w:pStyle w:val="Bullet"/>
      </w:pPr>
      <w:r>
        <w:t xml:space="preserve">An event can occur within the </w:t>
      </w:r>
      <w:r w:rsidR="003E2427">
        <w:t>FD</w:t>
      </w:r>
      <w:r>
        <w:t xml:space="preserve">. </w:t>
      </w:r>
      <w:r w:rsidR="003E2427">
        <w:br/>
      </w:r>
      <w:r>
        <w:t xml:space="preserve">For example, the state of a </w:t>
      </w:r>
      <w:r w:rsidR="005425A5">
        <w:t>point</w:t>
      </w:r>
      <w:r>
        <w:t xml:space="preserve"> changing that is required to be published immediately.</w:t>
      </w:r>
    </w:p>
    <w:p w14:paraId="04C5BC63" w14:textId="77777777" w:rsidR="005A587D" w:rsidRDefault="005A587D" w:rsidP="003E2427">
      <w:pPr>
        <w:pStyle w:val="Bullet"/>
      </w:pPr>
      <w:r>
        <w:t>A scheduled connection occurs.</w:t>
      </w:r>
    </w:p>
    <w:p w14:paraId="30D8E208" w14:textId="147D9023" w:rsidR="005A587D" w:rsidRDefault="005A587D" w:rsidP="005A587D">
      <w:pPr>
        <w:pStyle w:val="BodyText"/>
      </w:pPr>
      <w:r>
        <w:t xml:space="preserve">The scheduled connection entry defines when these scheduled connections should occur. </w:t>
      </w:r>
      <w:r w:rsidR="00236EBD">
        <w:t xml:space="preserve">The capability section of the Field Device Profile specifies the number of available connection schedules. </w:t>
      </w:r>
      <w:r>
        <w:t>The fields are as follows:</w:t>
      </w:r>
    </w:p>
    <w:p w14:paraId="1645E89C" w14:textId="76AE15B7" w:rsidR="005A587D" w:rsidRDefault="00732C0C" w:rsidP="005A587D">
      <w:pPr>
        <w:pStyle w:val="BodyText"/>
      </w:pPr>
      <w:r w:rsidRPr="002A602C">
        <w:rPr>
          <w:rStyle w:val="Crossreference"/>
        </w:rPr>
        <w:fldChar w:fldCharType="begin"/>
      </w:r>
      <w:r w:rsidRPr="002A602C">
        <w:rPr>
          <w:rStyle w:val="Crossreference"/>
        </w:rPr>
        <w:instrText xml:space="preserve"> REF _Ref160460276 \h </w:instrText>
      </w:r>
      <w:r w:rsidR="002A602C">
        <w:rPr>
          <w:rStyle w:val="Crossreference"/>
        </w:rPr>
        <w:instrText xml:space="preserve"> \* MERGEFORMAT </w:instrText>
      </w:r>
      <w:r w:rsidRPr="002A602C">
        <w:rPr>
          <w:rStyle w:val="Crossreference"/>
        </w:rPr>
      </w:r>
      <w:r w:rsidRPr="002A602C">
        <w:rPr>
          <w:rStyle w:val="Crossreference"/>
        </w:rPr>
        <w:fldChar w:fldCharType="separate"/>
      </w:r>
      <w:ins w:id="801" w:author="Gavin Rawson" w:date="2024-07-17T08:57:00Z" w16du:dateUtc="2024-07-17T07:57:00Z">
        <w:r w:rsidR="00B95831" w:rsidRPr="00B95831">
          <w:rPr>
            <w:rStyle w:val="Crossreference"/>
            <w:rPrChange w:id="802" w:author="Gavin Rawson" w:date="2024-07-17T08:57:00Z" w16du:dateUtc="2024-07-17T07:57:00Z">
              <w:rPr/>
            </w:rPrChange>
          </w:rPr>
          <w:t xml:space="preserve">Table </w:t>
        </w:r>
        <w:r w:rsidR="00B95831" w:rsidRPr="00B95831">
          <w:rPr>
            <w:rStyle w:val="Crossreference"/>
            <w:rPrChange w:id="803" w:author="Gavin Rawson" w:date="2024-07-17T08:57:00Z" w16du:dateUtc="2024-07-17T07:57:00Z">
              <w:rPr>
                <w:noProof/>
              </w:rPr>
            </w:rPrChange>
          </w:rPr>
          <w:t>4</w:t>
        </w:r>
      </w:ins>
      <w:del w:id="804" w:author="Gavin Rawson" w:date="2024-07-15T12:48:00Z" w16du:dateUtc="2024-07-15T11:48:00Z">
        <w:r w:rsidR="002B16D9" w:rsidRPr="00041655" w:rsidDel="00461D1E">
          <w:rPr>
            <w:rStyle w:val="Crossreference"/>
          </w:rPr>
          <w:delText>Table 4</w:delText>
        </w:r>
      </w:del>
      <w:r w:rsidRPr="002A602C">
        <w:rPr>
          <w:rStyle w:val="Crossreference"/>
        </w:rPr>
        <w:fldChar w:fldCharType="end"/>
      </w:r>
      <w:r>
        <w:t xml:space="preserve"> </w:t>
      </w:r>
      <w:r w:rsidR="005A587D" w:rsidRPr="005A587D">
        <w:t>describes the elements within</w:t>
      </w:r>
      <w:r w:rsidR="005A587D">
        <w:t xml:space="preserve"> </w:t>
      </w:r>
      <w:r w:rsidR="005A587D" w:rsidRPr="005A587D">
        <w:t xml:space="preserve">the object: </w:t>
      </w:r>
      <w:r w:rsidR="005A587D" w:rsidRPr="005A587D">
        <w:rPr>
          <w:b/>
          <w:bCs/>
        </w:rPr>
        <w:t>connectionSchedule</w:t>
      </w:r>
      <w:r w:rsidR="005A587D">
        <w:t>.</w:t>
      </w:r>
    </w:p>
    <w:p w14:paraId="1AD757B4" w14:textId="6A8FCD75" w:rsidR="005A587D" w:rsidRDefault="00732C0C" w:rsidP="009F3044">
      <w:pPr>
        <w:pStyle w:val="Caption"/>
      </w:pPr>
      <w:bookmarkStart w:id="805" w:name="_Ref160460276"/>
      <w:bookmarkStart w:id="806" w:name="_Toc160543310"/>
      <w:bookmarkStart w:id="807" w:name="_Toc170288643"/>
      <w:r>
        <w:t xml:space="preserve">Table </w:t>
      </w:r>
      <w:r>
        <w:fldChar w:fldCharType="begin"/>
      </w:r>
      <w:r>
        <w:instrText xml:space="preserve"> SEQ Table \* ARABIC </w:instrText>
      </w:r>
      <w:r>
        <w:fldChar w:fldCharType="separate"/>
      </w:r>
      <w:r w:rsidR="00B95831">
        <w:rPr>
          <w:noProof/>
        </w:rPr>
        <w:t>4</w:t>
      </w:r>
      <w:r>
        <w:rPr>
          <w:noProof/>
        </w:rPr>
        <w:fldChar w:fldCharType="end"/>
      </w:r>
      <w:bookmarkEnd w:id="805"/>
      <w:r>
        <w:tab/>
      </w:r>
      <w:r w:rsidRPr="00732C0C">
        <w:t xml:space="preserve">Information used in defining </w:t>
      </w:r>
      <w:r w:rsidR="00F14026">
        <w:t>s</w:t>
      </w:r>
      <w:r w:rsidRPr="00732C0C">
        <w:t xml:space="preserve">cheduled </w:t>
      </w:r>
      <w:r w:rsidR="00F14026">
        <w:t>c</w:t>
      </w:r>
      <w:r w:rsidRPr="00732C0C">
        <w:t>onnections</w:t>
      </w:r>
      <w:bookmarkEnd w:id="806"/>
      <w:bookmarkEnd w:id="807"/>
    </w:p>
    <w:tbl>
      <w:tblPr>
        <w:tblStyle w:val="LucidTable2"/>
        <w:tblW w:w="9072" w:type="dxa"/>
        <w:jc w:val="center"/>
        <w:tblLook w:val="04A0" w:firstRow="1" w:lastRow="0" w:firstColumn="1" w:lastColumn="0" w:noHBand="0" w:noVBand="1"/>
      </w:tblPr>
      <w:tblGrid>
        <w:gridCol w:w="1464"/>
        <w:gridCol w:w="1640"/>
        <w:gridCol w:w="1519"/>
        <w:gridCol w:w="1355"/>
        <w:gridCol w:w="3094"/>
      </w:tblGrid>
      <w:tr w:rsidR="00732C0C" w:rsidRPr="005A587D" w14:paraId="5192ABBE" w14:textId="77777777" w:rsidTr="00265A9F">
        <w:trPr>
          <w:cnfStyle w:val="100000000000" w:firstRow="1" w:lastRow="0" w:firstColumn="0" w:lastColumn="0" w:oddVBand="0" w:evenVBand="0" w:oddHBand="0" w:evenHBand="0" w:firstRowFirstColumn="0" w:firstRowLastColumn="0" w:lastRowFirstColumn="0" w:lastRowLastColumn="0"/>
          <w:tblHeader/>
          <w:jc w:val="center"/>
        </w:trPr>
        <w:tc>
          <w:tcPr>
            <w:tcW w:w="0" w:type="auto"/>
            <w:shd w:val="clear" w:color="auto" w:fill="5BABD3"/>
          </w:tcPr>
          <w:p w14:paraId="30944D06" w14:textId="1A7863E5" w:rsidR="00732C0C" w:rsidRPr="00AA06A1" w:rsidRDefault="00732C0C" w:rsidP="008E2912">
            <w:pPr>
              <w:pStyle w:val="TableHeading"/>
              <w:rPr>
                <w:b/>
                <w:sz w:val="20"/>
                <w:szCs w:val="20"/>
              </w:rPr>
            </w:pPr>
            <w:r w:rsidRPr="00AA06A1">
              <w:rPr>
                <w:b/>
                <w:sz w:val="20"/>
                <w:szCs w:val="20"/>
              </w:rPr>
              <w:t>Information</w:t>
            </w:r>
          </w:p>
        </w:tc>
        <w:tc>
          <w:tcPr>
            <w:tcW w:w="0" w:type="auto"/>
            <w:shd w:val="clear" w:color="auto" w:fill="5BABD3"/>
          </w:tcPr>
          <w:p w14:paraId="445B99B3" w14:textId="7D6115ED" w:rsidR="00732C0C" w:rsidRPr="00AA06A1" w:rsidRDefault="00732C0C" w:rsidP="008E2912">
            <w:pPr>
              <w:pStyle w:val="TableHeading"/>
              <w:rPr>
                <w:b/>
                <w:sz w:val="20"/>
                <w:szCs w:val="20"/>
              </w:rPr>
            </w:pPr>
            <w:r w:rsidRPr="00AA06A1">
              <w:rPr>
                <w:b/>
                <w:sz w:val="20"/>
                <w:szCs w:val="20"/>
              </w:rPr>
              <w:t>Type</w:t>
            </w:r>
          </w:p>
        </w:tc>
        <w:tc>
          <w:tcPr>
            <w:tcW w:w="0" w:type="auto"/>
            <w:shd w:val="clear" w:color="auto" w:fill="5BABD3"/>
          </w:tcPr>
          <w:p w14:paraId="4E339C80" w14:textId="77D70F0B" w:rsidR="00732C0C" w:rsidRPr="00AA06A1" w:rsidRDefault="00732C0C" w:rsidP="008E2912">
            <w:pPr>
              <w:pStyle w:val="TableHeading"/>
              <w:rPr>
                <w:b/>
                <w:sz w:val="20"/>
                <w:szCs w:val="20"/>
              </w:rPr>
            </w:pPr>
            <w:r w:rsidRPr="00AA06A1">
              <w:rPr>
                <w:b/>
                <w:sz w:val="20"/>
                <w:szCs w:val="20"/>
              </w:rPr>
              <w:t>JSON Name</w:t>
            </w:r>
          </w:p>
        </w:tc>
        <w:tc>
          <w:tcPr>
            <w:tcW w:w="0" w:type="auto"/>
            <w:shd w:val="clear" w:color="auto" w:fill="5BABD3"/>
          </w:tcPr>
          <w:p w14:paraId="2D07CBF1" w14:textId="2B90E459" w:rsidR="00732C0C" w:rsidRPr="00AA06A1" w:rsidRDefault="00732C0C" w:rsidP="008E2912">
            <w:pPr>
              <w:pStyle w:val="TableHeading"/>
              <w:rPr>
                <w:b/>
                <w:sz w:val="20"/>
                <w:szCs w:val="20"/>
              </w:rPr>
            </w:pPr>
            <w:r w:rsidRPr="00AA06A1">
              <w:rPr>
                <w:b/>
                <w:sz w:val="20"/>
                <w:szCs w:val="20"/>
              </w:rPr>
              <w:t>Mandatory</w:t>
            </w:r>
          </w:p>
        </w:tc>
        <w:tc>
          <w:tcPr>
            <w:tcW w:w="3238" w:type="dxa"/>
            <w:shd w:val="clear" w:color="auto" w:fill="5BABD3"/>
          </w:tcPr>
          <w:p w14:paraId="1F27B68B" w14:textId="1BC02C58" w:rsidR="00732C0C" w:rsidRPr="00AA06A1" w:rsidRDefault="00732C0C" w:rsidP="008E2912">
            <w:pPr>
              <w:pStyle w:val="TableHeading"/>
              <w:rPr>
                <w:b/>
                <w:sz w:val="20"/>
                <w:szCs w:val="20"/>
              </w:rPr>
            </w:pPr>
            <w:r w:rsidRPr="00AA06A1">
              <w:rPr>
                <w:b/>
                <w:sz w:val="20"/>
                <w:szCs w:val="20"/>
              </w:rPr>
              <w:t>Description</w:t>
            </w:r>
          </w:p>
        </w:tc>
      </w:tr>
      <w:tr w:rsidR="00732C0C" w:rsidRPr="005A587D" w14:paraId="26445493" w14:textId="77777777" w:rsidTr="00265A9F">
        <w:trPr>
          <w:jc w:val="center"/>
        </w:trPr>
        <w:tc>
          <w:tcPr>
            <w:tcW w:w="0" w:type="auto"/>
          </w:tcPr>
          <w:p w14:paraId="02D3692D" w14:textId="77777777" w:rsidR="005A587D" w:rsidRPr="00AA06A1" w:rsidRDefault="005A587D" w:rsidP="002B16D9">
            <w:pPr>
              <w:pStyle w:val="TableText"/>
              <w:rPr>
                <w:rFonts w:eastAsia="DengXian"/>
              </w:rPr>
            </w:pPr>
            <w:r w:rsidRPr="00AA06A1">
              <w:rPr>
                <w:rFonts w:eastAsia="DengXian"/>
              </w:rPr>
              <w:t>Connection Schedule Number</w:t>
            </w:r>
          </w:p>
        </w:tc>
        <w:tc>
          <w:tcPr>
            <w:tcW w:w="0" w:type="auto"/>
          </w:tcPr>
          <w:p w14:paraId="03768BF6" w14:textId="77777777" w:rsidR="005A587D" w:rsidRPr="00AA06A1" w:rsidRDefault="005A587D" w:rsidP="002B16D9">
            <w:pPr>
              <w:pStyle w:val="TableText"/>
              <w:rPr>
                <w:rFonts w:eastAsia="DengXian"/>
              </w:rPr>
            </w:pPr>
            <w:r w:rsidRPr="00AA06A1">
              <w:rPr>
                <w:rFonts w:eastAsia="DengXian"/>
              </w:rPr>
              <w:t>Integer</w:t>
            </w:r>
          </w:p>
        </w:tc>
        <w:tc>
          <w:tcPr>
            <w:tcW w:w="0" w:type="auto"/>
          </w:tcPr>
          <w:p w14:paraId="75E42113" w14:textId="77777777" w:rsidR="005A587D" w:rsidRPr="00AA06A1" w:rsidRDefault="005A587D" w:rsidP="002B16D9">
            <w:pPr>
              <w:pStyle w:val="TableText"/>
              <w:rPr>
                <w:rFonts w:eastAsia="DengXian"/>
              </w:rPr>
            </w:pPr>
            <w:r w:rsidRPr="00AA06A1">
              <w:rPr>
                <w:rFonts w:eastAsia="DengXian"/>
              </w:rPr>
              <w:t>num</w:t>
            </w:r>
          </w:p>
        </w:tc>
        <w:tc>
          <w:tcPr>
            <w:tcW w:w="0" w:type="auto"/>
          </w:tcPr>
          <w:p w14:paraId="4BD5DC64" w14:textId="77777777" w:rsidR="005A587D" w:rsidRPr="00AA06A1" w:rsidRDefault="005A587D" w:rsidP="002B16D9">
            <w:pPr>
              <w:pStyle w:val="TableText"/>
              <w:rPr>
                <w:rFonts w:eastAsia="DengXian"/>
              </w:rPr>
            </w:pPr>
            <w:r w:rsidRPr="00AA06A1">
              <w:rPr>
                <w:rFonts w:eastAsia="DengXian"/>
              </w:rPr>
              <w:t>Yes</w:t>
            </w:r>
          </w:p>
        </w:tc>
        <w:tc>
          <w:tcPr>
            <w:tcW w:w="3238" w:type="dxa"/>
          </w:tcPr>
          <w:p w14:paraId="6674B4AE" w14:textId="77777777" w:rsidR="005A587D" w:rsidRPr="0095636A" w:rsidRDefault="005A587D" w:rsidP="002B16D9">
            <w:pPr>
              <w:pStyle w:val="TableText"/>
              <w:rPr>
                <w:rFonts w:eastAsia="DengXian"/>
              </w:rPr>
            </w:pPr>
            <w:r w:rsidRPr="0095636A">
              <w:rPr>
                <w:rFonts w:eastAsia="DengXian"/>
              </w:rPr>
              <w:t>Storage Index</w:t>
            </w:r>
          </w:p>
        </w:tc>
      </w:tr>
      <w:tr w:rsidR="00732C0C" w:rsidRPr="005A587D" w14:paraId="70052CA6" w14:textId="77777777" w:rsidTr="00265A9F">
        <w:trPr>
          <w:jc w:val="center"/>
        </w:trPr>
        <w:tc>
          <w:tcPr>
            <w:tcW w:w="0" w:type="auto"/>
          </w:tcPr>
          <w:p w14:paraId="49CCBAAD" w14:textId="77777777" w:rsidR="005A587D" w:rsidRPr="00AA06A1" w:rsidRDefault="005A587D" w:rsidP="002B16D9">
            <w:pPr>
              <w:pStyle w:val="TableText"/>
              <w:rPr>
                <w:rFonts w:eastAsia="DengXian"/>
              </w:rPr>
            </w:pPr>
            <w:r w:rsidRPr="00AA06A1">
              <w:rPr>
                <w:rFonts w:eastAsia="DengXian"/>
              </w:rPr>
              <w:t>Start Time</w:t>
            </w:r>
          </w:p>
        </w:tc>
        <w:tc>
          <w:tcPr>
            <w:tcW w:w="0" w:type="auto"/>
          </w:tcPr>
          <w:p w14:paraId="4E22523E" w14:textId="15E1D74E" w:rsidR="005A587D" w:rsidRPr="00AA06A1" w:rsidRDefault="005A587D" w:rsidP="002B16D9">
            <w:pPr>
              <w:pStyle w:val="TableText"/>
              <w:rPr>
                <w:rFonts w:eastAsia="DengXian"/>
              </w:rPr>
            </w:pPr>
            <w:del w:id="808" w:author="Gavin Rawson" w:date="2024-07-15T07:35:00Z" w16du:dateUtc="2024-07-15T06:35:00Z">
              <w:r w:rsidRPr="00AA06A1" w:rsidDel="008D6CC0">
                <w:rPr>
                  <w:rFonts w:eastAsia="DengXian"/>
                </w:rPr>
                <w:delText>Number</w:delText>
              </w:r>
            </w:del>
            <w:ins w:id="809" w:author="Gavin Rawson" w:date="2024-07-15T07:35:00Z" w16du:dateUtc="2024-07-15T06:35:00Z">
              <w:r w:rsidR="008D6CC0">
                <w:rPr>
                  <w:rFonts w:eastAsia="DengXian"/>
                </w:rPr>
                <w:t>Integer</w:t>
              </w:r>
            </w:ins>
          </w:p>
        </w:tc>
        <w:tc>
          <w:tcPr>
            <w:tcW w:w="0" w:type="auto"/>
          </w:tcPr>
          <w:p w14:paraId="15B9F4BC" w14:textId="77777777" w:rsidR="005A587D" w:rsidRPr="00AA06A1" w:rsidRDefault="005A587D" w:rsidP="002B16D9">
            <w:pPr>
              <w:pStyle w:val="TableText"/>
              <w:rPr>
                <w:rFonts w:eastAsia="DengXian"/>
              </w:rPr>
            </w:pPr>
            <w:r w:rsidRPr="00AA06A1">
              <w:rPr>
                <w:rFonts w:eastAsia="DengXian"/>
              </w:rPr>
              <w:t>start</w:t>
            </w:r>
          </w:p>
        </w:tc>
        <w:tc>
          <w:tcPr>
            <w:tcW w:w="0" w:type="auto"/>
          </w:tcPr>
          <w:p w14:paraId="19EE8C78" w14:textId="77777777" w:rsidR="005A587D" w:rsidRPr="00AA06A1" w:rsidRDefault="005A587D" w:rsidP="002B16D9">
            <w:pPr>
              <w:pStyle w:val="TableText"/>
              <w:rPr>
                <w:rFonts w:eastAsia="DengXian"/>
              </w:rPr>
            </w:pPr>
            <w:r w:rsidRPr="00AA06A1">
              <w:rPr>
                <w:rFonts w:eastAsia="DengXian"/>
              </w:rPr>
              <w:t>No</w:t>
            </w:r>
          </w:p>
        </w:tc>
        <w:tc>
          <w:tcPr>
            <w:tcW w:w="3238" w:type="dxa"/>
          </w:tcPr>
          <w:p w14:paraId="6F8F8599" w14:textId="5D9AFB25" w:rsidR="005A587D" w:rsidRPr="00AA06A1" w:rsidRDefault="005A587D" w:rsidP="002B16D9">
            <w:pPr>
              <w:pStyle w:val="TableText"/>
              <w:rPr>
                <w:rFonts w:eastAsia="DengXian"/>
              </w:rPr>
            </w:pPr>
            <w:r w:rsidRPr="00AA06A1">
              <w:rPr>
                <w:rFonts w:eastAsia="DengXian"/>
              </w:rPr>
              <w:t xml:space="preserve">The start time for the scheduled connection, as an offset in milliseconds from the start of the </w:t>
            </w:r>
            <w:r w:rsidR="005D25E3">
              <w:rPr>
                <w:rFonts w:eastAsia="DengXian"/>
              </w:rPr>
              <w:t>specified b</w:t>
            </w:r>
            <w:r w:rsidRPr="00AA06A1">
              <w:rPr>
                <w:rFonts w:eastAsia="DengXian"/>
              </w:rPr>
              <w:t>oundary).</w:t>
            </w:r>
          </w:p>
        </w:tc>
      </w:tr>
      <w:tr w:rsidR="00732C0C" w:rsidRPr="005A587D" w14:paraId="1F2FEEEC" w14:textId="77777777" w:rsidTr="00265A9F">
        <w:trPr>
          <w:jc w:val="center"/>
        </w:trPr>
        <w:tc>
          <w:tcPr>
            <w:tcW w:w="0" w:type="auto"/>
          </w:tcPr>
          <w:p w14:paraId="118ED611" w14:textId="77777777" w:rsidR="005A587D" w:rsidRPr="00AA06A1" w:rsidRDefault="005A587D" w:rsidP="002B16D9">
            <w:pPr>
              <w:pStyle w:val="TableText"/>
              <w:rPr>
                <w:rFonts w:eastAsia="DengXian"/>
              </w:rPr>
            </w:pPr>
            <w:r w:rsidRPr="00AA06A1">
              <w:rPr>
                <w:rFonts w:eastAsia="DengXian"/>
              </w:rPr>
              <w:t>Repeat Interval</w:t>
            </w:r>
          </w:p>
        </w:tc>
        <w:tc>
          <w:tcPr>
            <w:tcW w:w="0" w:type="auto"/>
          </w:tcPr>
          <w:p w14:paraId="2FB70419" w14:textId="57EF5C1B" w:rsidR="005A587D" w:rsidRPr="00AA06A1" w:rsidRDefault="005A587D" w:rsidP="002B16D9">
            <w:pPr>
              <w:pStyle w:val="TableText"/>
              <w:rPr>
                <w:rFonts w:eastAsia="DengXian"/>
              </w:rPr>
            </w:pPr>
            <w:del w:id="810" w:author="Gavin Rawson" w:date="2024-07-15T07:35:00Z" w16du:dateUtc="2024-07-15T06:35:00Z">
              <w:r w:rsidRPr="00AA06A1" w:rsidDel="008D6CC0">
                <w:rPr>
                  <w:rFonts w:eastAsia="DengXian"/>
                </w:rPr>
                <w:delText>Number</w:delText>
              </w:r>
            </w:del>
            <w:ins w:id="811" w:author="Gavin Rawson" w:date="2024-07-15T07:35:00Z" w16du:dateUtc="2024-07-15T06:35:00Z">
              <w:r w:rsidR="008D6CC0">
                <w:rPr>
                  <w:rFonts w:eastAsia="DengXian"/>
                </w:rPr>
                <w:t>Integer</w:t>
              </w:r>
            </w:ins>
          </w:p>
        </w:tc>
        <w:tc>
          <w:tcPr>
            <w:tcW w:w="0" w:type="auto"/>
          </w:tcPr>
          <w:p w14:paraId="1B24F638" w14:textId="77777777" w:rsidR="005A587D" w:rsidRPr="00AA06A1" w:rsidRDefault="005A587D" w:rsidP="002B16D9">
            <w:pPr>
              <w:pStyle w:val="TableText"/>
              <w:rPr>
                <w:rFonts w:eastAsia="DengXian"/>
              </w:rPr>
            </w:pPr>
            <w:r w:rsidRPr="00AA06A1">
              <w:rPr>
                <w:rFonts w:eastAsia="DengXian"/>
              </w:rPr>
              <w:t>repeat</w:t>
            </w:r>
          </w:p>
        </w:tc>
        <w:tc>
          <w:tcPr>
            <w:tcW w:w="0" w:type="auto"/>
          </w:tcPr>
          <w:p w14:paraId="74069297" w14:textId="77777777" w:rsidR="005A587D" w:rsidRPr="00AA06A1" w:rsidRDefault="005A587D" w:rsidP="002B16D9">
            <w:pPr>
              <w:pStyle w:val="TableText"/>
              <w:rPr>
                <w:rFonts w:eastAsia="DengXian"/>
              </w:rPr>
            </w:pPr>
            <w:r w:rsidRPr="00AA06A1">
              <w:rPr>
                <w:rFonts w:eastAsia="DengXian"/>
              </w:rPr>
              <w:t>No</w:t>
            </w:r>
          </w:p>
        </w:tc>
        <w:tc>
          <w:tcPr>
            <w:tcW w:w="3238" w:type="dxa"/>
          </w:tcPr>
          <w:p w14:paraId="3B32994D" w14:textId="77777777" w:rsidR="005A587D" w:rsidRPr="00AA06A1" w:rsidRDefault="005A587D" w:rsidP="002B16D9">
            <w:pPr>
              <w:pStyle w:val="TableText"/>
              <w:rPr>
                <w:rFonts w:eastAsia="DengXian"/>
              </w:rPr>
            </w:pPr>
            <w:r w:rsidRPr="00AA06A1">
              <w:rPr>
                <w:rFonts w:eastAsia="DengXian"/>
              </w:rPr>
              <w:t>The number of milliseconds between the start of each connection attempt.</w:t>
            </w:r>
          </w:p>
        </w:tc>
      </w:tr>
      <w:tr w:rsidR="005D25E3" w:rsidRPr="005A587D" w14:paraId="1F1766FC" w14:textId="77777777" w:rsidTr="00265A9F">
        <w:trPr>
          <w:jc w:val="center"/>
        </w:trPr>
        <w:tc>
          <w:tcPr>
            <w:tcW w:w="0" w:type="auto"/>
          </w:tcPr>
          <w:p w14:paraId="4B6466FF" w14:textId="3E1F8F03" w:rsidR="005D25E3" w:rsidRPr="00AA06A1" w:rsidRDefault="005D25E3" w:rsidP="002B16D9">
            <w:pPr>
              <w:pStyle w:val="TableText"/>
              <w:rPr>
                <w:rFonts w:eastAsia="DengXian"/>
              </w:rPr>
            </w:pPr>
            <w:r>
              <w:rPr>
                <w:rFonts w:eastAsia="DengXian"/>
              </w:rPr>
              <w:t>Repeat Count</w:t>
            </w:r>
          </w:p>
        </w:tc>
        <w:tc>
          <w:tcPr>
            <w:tcW w:w="0" w:type="auto"/>
          </w:tcPr>
          <w:p w14:paraId="65D01A94" w14:textId="290E6F30" w:rsidR="005D25E3" w:rsidRPr="00AA06A1" w:rsidRDefault="005D25E3" w:rsidP="002B16D9">
            <w:pPr>
              <w:pStyle w:val="TableText"/>
              <w:rPr>
                <w:rFonts w:eastAsia="DengXian"/>
              </w:rPr>
            </w:pPr>
            <w:r>
              <w:rPr>
                <w:rFonts w:eastAsia="DengXian"/>
              </w:rPr>
              <w:t>Integer</w:t>
            </w:r>
          </w:p>
        </w:tc>
        <w:tc>
          <w:tcPr>
            <w:tcW w:w="0" w:type="auto"/>
          </w:tcPr>
          <w:p w14:paraId="7B9886B7" w14:textId="6E1675BE" w:rsidR="005D25E3" w:rsidRPr="00AA06A1" w:rsidRDefault="005D25E3" w:rsidP="002B16D9">
            <w:pPr>
              <w:pStyle w:val="TableText"/>
              <w:rPr>
                <w:rFonts w:eastAsia="DengXian"/>
              </w:rPr>
            </w:pPr>
            <w:r>
              <w:rPr>
                <w:rFonts w:eastAsia="DengXian"/>
              </w:rPr>
              <w:t>count</w:t>
            </w:r>
          </w:p>
        </w:tc>
        <w:tc>
          <w:tcPr>
            <w:tcW w:w="0" w:type="auto"/>
          </w:tcPr>
          <w:p w14:paraId="25750A5A" w14:textId="1C25BAA3" w:rsidR="005D25E3" w:rsidRPr="00AA06A1" w:rsidRDefault="005D25E3" w:rsidP="002B16D9">
            <w:pPr>
              <w:pStyle w:val="TableText"/>
              <w:rPr>
                <w:rFonts w:eastAsia="DengXian"/>
              </w:rPr>
            </w:pPr>
            <w:r>
              <w:rPr>
                <w:rFonts w:eastAsia="DengXian"/>
              </w:rPr>
              <w:t>No</w:t>
            </w:r>
          </w:p>
        </w:tc>
        <w:tc>
          <w:tcPr>
            <w:tcW w:w="3238" w:type="dxa"/>
          </w:tcPr>
          <w:p w14:paraId="161AD984" w14:textId="133439B2" w:rsidR="005D25E3" w:rsidRPr="00AA06A1" w:rsidRDefault="005D25E3" w:rsidP="002B16D9">
            <w:pPr>
              <w:pStyle w:val="TableText"/>
              <w:rPr>
                <w:rFonts w:eastAsia="DengXian"/>
              </w:rPr>
            </w:pPr>
            <w:r w:rsidRPr="005D25E3">
              <w:rPr>
                <w:rFonts w:eastAsia="DengXian"/>
              </w:rPr>
              <w:t>The number of repeats during the startBoundary interval</w:t>
            </w:r>
          </w:p>
        </w:tc>
      </w:tr>
      <w:tr w:rsidR="00732C0C" w:rsidRPr="005A587D" w14:paraId="3F084052" w14:textId="77777777" w:rsidTr="00265A9F">
        <w:trPr>
          <w:jc w:val="center"/>
        </w:trPr>
        <w:tc>
          <w:tcPr>
            <w:tcW w:w="0" w:type="auto"/>
          </w:tcPr>
          <w:p w14:paraId="0CEDA64F" w14:textId="77777777" w:rsidR="005A587D" w:rsidRPr="00AA06A1" w:rsidRDefault="005A587D" w:rsidP="002B16D9">
            <w:pPr>
              <w:pStyle w:val="TableText"/>
              <w:rPr>
                <w:rFonts w:eastAsia="DengXian"/>
              </w:rPr>
            </w:pPr>
            <w:r w:rsidRPr="00AA06A1">
              <w:rPr>
                <w:rFonts w:eastAsia="DengXian"/>
              </w:rPr>
              <w:t>Start Time Boundary</w:t>
            </w:r>
          </w:p>
        </w:tc>
        <w:tc>
          <w:tcPr>
            <w:tcW w:w="0" w:type="auto"/>
          </w:tcPr>
          <w:p w14:paraId="1411DE9F" w14:textId="62F57752" w:rsidR="005A587D" w:rsidRPr="00AA06A1" w:rsidRDefault="005A587D" w:rsidP="002B16D9">
            <w:pPr>
              <w:pStyle w:val="TableText"/>
              <w:rPr>
                <w:rFonts w:eastAsia="DengXian"/>
              </w:rPr>
            </w:pPr>
            <w:del w:id="812" w:author="Gavin Rawson" w:date="2024-07-15T07:35:00Z" w16du:dateUtc="2024-07-15T06:35:00Z">
              <w:r w:rsidRPr="00AA06A1" w:rsidDel="008D6CC0">
                <w:rPr>
                  <w:rFonts w:eastAsia="DengXian"/>
                </w:rPr>
                <w:delText>Number</w:delText>
              </w:r>
            </w:del>
            <w:ins w:id="813" w:author="Gavin Rawson" w:date="2024-07-15T07:35:00Z" w16du:dateUtc="2024-07-15T06:35:00Z">
              <w:r w:rsidR="008D6CC0">
                <w:rPr>
                  <w:rFonts w:eastAsia="DengXian"/>
                </w:rPr>
                <w:t>Integer</w:t>
              </w:r>
            </w:ins>
          </w:p>
        </w:tc>
        <w:tc>
          <w:tcPr>
            <w:tcW w:w="0" w:type="auto"/>
          </w:tcPr>
          <w:p w14:paraId="0C963CE7" w14:textId="77777777" w:rsidR="005A587D" w:rsidRPr="00AA06A1" w:rsidRDefault="005A587D" w:rsidP="002B16D9">
            <w:pPr>
              <w:pStyle w:val="TableText"/>
              <w:rPr>
                <w:rFonts w:eastAsia="DengXian"/>
              </w:rPr>
            </w:pPr>
            <w:r w:rsidRPr="00AA06A1">
              <w:rPr>
                <w:rFonts w:eastAsia="DengXian"/>
              </w:rPr>
              <w:t>startBoundary</w:t>
            </w:r>
          </w:p>
        </w:tc>
        <w:tc>
          <w:tcPr>
            <w:tcW w:w="0" w:type="auto"/>
          </w:tcPr>
          <w:p w14:paraId="7AAB13CD" w14:textId="77777777" w:rsidR="005A587D" w:rsidRPr="00AA06A1" w:rsidRDefault="005A587D" w:rsidP="002B16D9">
            <w:pPr>
              <w:pStyle w:val="TableText"/>
              <w:rPr>
                <w:rFonts w:eastAsia="DengXian"/>
              </w:rPr>
            </w:pPr>
            <w:r w:rsidRPr="00AA06A1">
              <w:rPr>
                <w:rFonts w:eastAsia="DengXian"/>
              </w:rPr>
              <w:t>No</w:t>
            </w:r>
          </w:p>
        </w:tc>
        <w:tc>
          <w:tcPr>
            <w:tcW w:w="3238" w:type="dxa"/>
          </w:tcPr>
          <w:p w14:paraId="10238DEC" w14:textId="64B04ECF" w:rsidR="005A587D" w:rsidRPr="00AA06A1" w:rsidRDefault="00236EBD" w:rsidP="002B16D9">
            <w:pPr>
              <w:pStyle w:val="TableText"/>
              <w:rPr>
                <w:rFonts w:eastAsia="DengXian"/>
              </w:rPr>
            </w:pPr>
            <w:r>
              <w:rPr>
                <w:rFonts w:eastAsia="DengXian"/>
              </w:rPr>
              <w:t>0 = Day</w:t>
            </w:r>
            <w:r w:rsidR="005D25E3">
              <w:rPr>
                <w:rFonts w:eastAsia="DengXian"/>
              </w:rPr>
              <w:t xml:space="preserve"> (default)</w:t>
            </w:r>
            <w:r>
              <w:rPr>
                <w:rFonts w:eastAsia="DengXian"/>
              </w:rPr>
              <w:t>, 1 = Week, 2 = Month.</w:t>
            </w:r>
          </w:p>
        </w:tc>
      </w:tr>
    </w:tbl>
    <w:p w14:paraId="1F651518" w14:textId="77777777" w:rsidR="005A587D" w:rsidRDefault="005A587D" w:rsidP="005A587D">
      <w:pPr>
        <w:pStyle w:val="BodyText"/>
      </w:pPr>
    </w:p>
    <w:p w14:paraId="5938E3ED" w14:textId="77777777" w:rsidR="00732C0C" w:rsidRPr="00732C0C" w:rsidRDefault="00732C0C" w:rsidP="0007620E">
      <w:pPr>
        <w:pStyle w:val="BodyText"/>
        <w:keepNext/>
        <w:rPr>
          <w:b/>
          <w:bCs/>
        </w:rPr>
      </w:pPr>
      <w:r w:rsidRPr="00732C0C">
        <w:rPr>
          <w:b/>
          <w:bCs/>
        </w:rPr>
        <w:t>Start Time</w:t>
      </w:r>
    </w:p>
    <w:p w14:paraId="09DC905A" w14:textId="5961745C" w:rsidR="00F6073B" w:rsidRDefault="00732C0C" w:rsidP="00732C0C">
      <w:pPr>
        <w:pStyle w:val="BodyText"/>
      </w:pPr>
      <w:r>
        <w:t xml:space="preserve">The start time indicates the first time that </w:t>
      </w:r>
      <w:r w:rsidR="00D45A33">
        <w:t>an</w:t>
      </w:r>
      <w:r>
        <w:t xml:space="preserve"> </w:t>
      </w:r>
      <w:r w:rsidR="00F6073B">
        <w:t>FD</w:t>
      </w:r>
      <w:r>
        <w:t xml:space="preserve"> must attempt to contact the </w:t>
      </w:r>
      <w:r w:rsidR="00FB1382">
        <w:t>Broker</w:t>
      </w:r>
      <w:r>
        <w:t xml:space="preserve"> within a week or month</w:t>
      </w:r>
      <w:r w:rsidR="00F6073B">
        <w:t>.</w:t>
      </w:r>
      <w:r>
        <w:t xml:space="preserve"> </w:t>
      </w:r>
    </w:p>
    <w:p w14:paraId="768CED23" w14:textId="65AF96B6" w:rsidR="00732C0C" w:rsidRDefault="00F6073B" w:rsidP="00732C0C">
      <w:pPr>
        <w:pStyle w:val="BodyText"/>
      </w:pPr>
      <w:r>
        <w:t>For more information, see Sectio</w:t>
      </w:r>
      <w:r w:rsidR="002E20FB">
        <w:t xml:space="preserve">n </w:t>
      </w:r>
      <w:r w:rsidRPr="00F6073B">
        <w:rPr>
          <w:rStyle w:val="Crossreference"/>
        </w:rPr>
        <w:fldChar w:fldCharType="begin"/>
      </w:r>
      <w:r w:rsidRPr="00F6073B">
        <w:rPr>
          <w:rStyle w:val="Crossreference"/>
        </w:rPr>
        <w:instrText xml:space="preserve"> REF _Ref160538894 \w \h </w:instrText>
      </w:r>
      <w:r>
        <w:rPr>
          <w:rStyle w:val="Crossreference"/>
        </w:rPr>
        <w:instrText xml:space="preserve"> \* MERGEFORMAT </w:instrText>
      </w:r>
      <w:r w:rsidRPr="00F6073B">
        <w:rPr>
          <w:rStyle w:val="Crossreference"/>
        </w:rPr>
      </w:r>
      <w:r w:rsidRPr="00F6073B">
        <w:rPr>
          <w:rStyle w:val="Crossreference"/>
        </w:rPr>
        <w:fldChar w:fldCharType="separate"/>
      </w:r>
      <w:r w:rsidR="00B95831">
        <w:rPr>
          <w:rStyle w:val="Crossreference"/>
        </w:rPr>
        <w:t>2.1.5</w:t>
      </w:r>
      <w:r w:rsidRPr="00F6073B">
        <w:rPr>
          <w:rStyle w:val="Crossreference"/>
        </w:rPr>
        <w:fldChar w:fldCharType="end"/>
      </w:r>
      <w:r w:rsidRPr="00F6073B">
        <w:rPr>
          <w:rStyle w:val="Crossreference"/>
        </w:rPr>
        <w:t xml:space="preserve">, </w:t>
      </w:r>
      <w:r w:rsidRPr="00F6073B">
        <w:rPr>
          <w:rStyle w:val="Crossreference"/>
        </w:rPr>
        <w:fldChar w:fldCharType="begin"/>
      </w:r>
      <w:r w:rsidRPr="00F6073B">
        <w:rPr>
          <w:rStyle w:val="Crossreference"/>
        </w:rPr>
        <w:instrText xml:space="preserve"> REF _Ref160538900 \h </w:instrText>
      </w:r>
      <w:r>
        <w:rPr>
          <w:rStyle w:val="Crossreference"/>
        </w:rPr>
        <w:instrText xml:space="preserve"> \* MERGEFORMAT </w:instrText>
      </w:r>
      <w:r w:rsidRPr="00F6073B">
        <w:rPr>
          <w:rStyle w:val="Crossreference"/>
        </w:rPr>
      </w:r>
      <w:r w:rsidRPr="00F6073B">
        <w:rPr>
          <w:rStyle w:val="Crossreference"/>
        </w:rPr>
        <w:fldChar w:fldCharType="separate"/>
      </w:r>
      <w:ins w:id="814" w:author="Gavin Rawson" w:date="2024-07-17T08:57:00Z" w16du:dateUtc="2024-07-17T07:57:00Z">
        <w:r w:rsidR="00B95831" w:rsidRPr="00B95831">
          <w:rPr>
            <w:rStyle w:val="Crossreference"/>
            <w:rPrChange w:id="815" w:author="Gavin Rawson" w:date="2024-07-17T08:57:00Z" w16du:dateUtc="2024-07-17T07:57:00Z">
              <w:rPr/>
            </w:rPrChange>
          </w:rPr>
          <w:t>Time formats</w:t>
        </w:r>
      </w:ins>
      <w:del w:id="816" w:author="Gavin Rawson" w:date="2024-07-15T12:48:00Z" w16du:dateUtc="2024-07-15T11:48:00Z">
        <w:r w:rsidR="002B16D9" w:rsidRPr="00041655" w:rsidDel="00461D1E">
          <w:rPr>
            <w:rStyle w:val="Crossreference"/>
          </w:rPr>
          <w:delText>Time formats</w:delText>
        </w:r>
      </w:del>
      <w:r w:rsidRPr="00F6073B">
        <w:rPr>
          <w:rStyle w:val="Crossreference"/>
        </w:rPr>
        <w:fldChar w:fldCharType="end"/>
      </w:r>
      <w:r w:rsidR="00732C0C">
        <w:t>.</w:t>
      </w:r>
    </w:p>
    <w:p w14:paraId="17724317" w14:textId="77777777" w:rsidR="00732C0C" w:rsidRPr="00732C0C" w:rsidRDefault="00732C0C" w:rsidP="00732C0C">
      <w:pPr>
        <w:pStyle w:val="BodyText"/>
        <w:rPr>
          <w:b/>
          <w:bCs/>
        </w:rPr>
      </w:pPr>
      <w:r w:rsidRPr="00732C0C">
        <w:rPr>
          <w:b/>
          <w:bCs/>
        </w:rPr>
        <w:t>Repeat Interval</w:t>
      </w:r>
    </w:p>
    <w:p w14:paraId="15848813" w14:textId="1D693D07" w:rsidR="00732C0C" w:rsidRDefault="00732C0C" w:rsidP="00732C0C">
      <w:pPr>
        <w:pStyle w:val="BodyText"/>
      </w:pPr>
      <w:r>
        <w:t xml:space="preserve">The repeat interval indicates the frequency in milliseconds at which the </w:t>
      </w:r>
      <w:r w:rsidR="004B4EE1">
        <w:t>FD</w:t>
      </w:r>
      <w:r>
        <w:t xml:space="preserve"> must re</w:t>
      </w:r>
      <w:r w:rsidR="00F6073B">
        <w:t>-</w:t>
      </w:r>
      <w:r>
        <w:t xml:space="preserve">attempt to contact the </w:t>
      </w:r>
      <w:r w:rsidR="00FB1382">
        <w:t>Broker</w:t>
      </w:r>
      <w:r w:rsidR="00F6073B">
        <w:t>,</w:t>
      </w:r>
      <w:r>
        <w:t xml:space="preserve"> starting at the Start Time. A repeat interval of zero indicates that the scheduled connection is once per week or month. Scheduled connections repeat </w:t>
      </w:r>
      <w:r w:rsidR="00F6073B">
        <w:t xml:space="preserve">at </w:t>
      </w:r>
      <w:r>
        <w:t>the same time each week. For example, a connection at the start of Tuesday and Friday is achieved using a boundary of a week, a start time of 24 hours</w:t>
      </w:r>
      <w:r w:rsidR="00653BF6">
        <w:t>,</w:t>
      </w:r>
      <w:r>
        <w:t xml:space="preserve"> and an interval of three days.</w:t>
      </w:r>
    </w:p>
    <w:p w14:paraId="1287287B" w14:textId="24619249" w:rsidR="005D25E3" w:rsidRPr="005023E0" w:rsidRDefault="005D25E3" w:rsidP="00732C0C">
      <w:pPr>
        <w:pStyle w:val="BodyText"/>
        <w:rPr>
          <w:b/>
          <w:bCs/>
        </w:rPr>
      </w:pPr>
      <w:r w:rsidRPr="005023E0">
        <w:rPr>
          <w:b/>
          <w:bCs/>
        </w:rPr>
        <w:t>Repeat Count</w:t>
      </w:r>
    </w:p>
    <w:p w14:paraId="6B86CED0" w14:textId="5C1AD593" w:rsidR="005D25E3" w:rsidRDefault="005D25E3" w:rsidP="00732C0C">
      <w:pPr>
        <w:pStyle w:val="BodyText"/>
      </w:pPr>
      <w:r w:rsidRPr="005D25E3">
        <w:t>The number of repeats during the startBoundary interval</w:t>
      </w:r>
      <w:r>
        <w:t>.</w:t>
      </w:r>
    </w:p>
    <w:p w14:paraId="1864F5A8" w14:textId="77777777" w:rsidR="00732C0C" w:rsidRPr="00732C0C" w:rsidRDefault="00732C0C" w:rsidP="00732C0C">
      <w:pPr>
        <w:pStyle w:val="BodyText"/>
        <w:rPr>
          <w:b/>
          <w:bCs/>
        </w:rPr>
      </w:pPr>
      <w:r w:rsidRPr="00732C0C">
        <w:rPr>
          <w:b/>
          <w:bCs/>
        </w:rPr>
        <w:t>Start Boundary</w:t>
      </w:r>
    </w:p>
    <w:p w14:paraId="3F172C9C" w14:textId="3A9EA767" w:rsidR="00732C0C" w:rsidRDefault="00236EBD" w:rsidP="00732C0C">
      <w:pPr>
        <w:pStyle w:val="BodyText"/>
      </w:pPr>
      <w:r w:rsidRPr="00236EBD">
        <w:rPr>
          <w:rFonts w:eastAsia="DengXian"/>
        </w:rPr>
        <w:t xml:space="preserve"> </w:t>
      </w:r>
      <w:r w:rsidRPr="00AA06A1">
        <w:rPr>
          <w:rFonts w:eastAsia="DengXian"/>
        </w:rPr>
        <w:t xml:space="preserve">If 0 (default) the start boundary is a </w:t>
      </w:r>
      <w:r>
        <w:rPr>
          <w:rFonts w:eastAsia="DengXian"/>
        </w:rPr>
        <w:t>day (from midnight UTC)</w:t>
      </w:r>
      <w:r w:rsidRPr="00AA06A1">
        <w:rPr>
          <w:rFonts w:eastAsia="DengXian"/>
        </w:rPr>
        <w:t xml:space="preserve">. If 1 the start boundary is a </w:t>
      </w:r>
      <w:r>
        <w:rPr>
          <w:rFonts w:eastAsia="DengXian"/>
        </w:rPr>
        <w:t>week (from midnight UTC Monday), if 2 the start boundary is a calendar month (from midnight UTC 1</w:t>
      </w:r>
      <w:r w:rsidRPr="00BA2E5C">
        <w:rPr>
          <w:rFonts w:eastAsia="DengXian"/>
          <w:vertAlign w:val="superscript"/>
        </w:rPr>
        <w:t>st</w:t>
      </w:r>
      <w:r>
        <w:rPr>
          <w:rFonts w:eastAsia="DengXian"/>
        </w:rPr>
        <w:t xml:space="preserve"> day)</w:t>
      </w:r>
      <w:r w:rsidRPr="00AA06A1">
        <w:rPr>
          <w:rFonts w:eastAsia="DengXian"/>
        </w:rPr>
        <w:t>.</w:t>
      </w:r>
    </w:p>
    <w:p w14:paraId="5B5768C5" w14:textId="77777777" w:rsidR="0007620E" w:rsidRDefault="0007620E" w:rsidP="001725CA">
      <w:pPr>
        <w:pStyle w:val="Heading3"/>
      </w:pPr>
      <w:bookmarkStart w:id="817" w:name="_Ref160538894"/>
      <w:bookmarkStart w:id="818" w:name="_Ref160538900"/>
      <w:bookmarkStart w:id="819" w:name="_Toc172098942"/>
      <w:r>
        <w:lastRenderedPageBreak/>
        <w:t>Time formats</w:t>
      </w:r>
      <w:bookmarkEnd w:id="817"/>
      <w:bookmarkEnd w:id="818"/>
      <w:bookmarkEnd w:id="819"/>
    </w:p>
    <w:p w14:paraId="435B32B8" w14:textId="049B9631" w:rsidR="0007620E" w:rsidRDefault="0007620E" w:rsidP="0007620E">
      <w:pPr>
        <w:pStyle w:val="BodyText"/>
      </w:pPr>
      <w:r w:rsidRPr="0066388B">
        <w:rPr>
          <w:rStyle w:val="Crossreference"/>
        </w:rPr>
        <w:fldChar w:fldCharType="begin"/>
      </w:r>
      <w:r w:rsidRPr="0066388B">
        <w:rPr>
          <w:rStyle w:val="Crossreference"/>
        </w:rPr>
        <w:instrText xml:space="preserve"> REF _Ref160532049 \h </w:instrText>
      </w:r>
      <w:r>
        <w:rPr>
          <w:rStyle w:val="Crossreference"/>
        </w:rPr>
        <w:instrText xml:space="preserve"> \* MERGEFORMAT </w:instrText>
      </w:r>
      <w:r w:rsidRPr="0066388B">
        <w:rPr>
          <w:rStyle w:val="Crossreference"/>
        </w:rPr>
      </w:r>
      <w:r w:rsidRPr="0066388B">
        <w:rPr>
          <w:rStyle w:val="Crossreference"/>
        </w:rPr>
        <w:fldChar w:fldCharType="separate"/>
      </w:r>
      <w:ins w:id="820" w:author="Gavin Rawson" w:date="2024-07-17T08:57:00Z" w16du:dateUtc="2024-07-17T07:57:00Z">
        <w:r w:rsidR="00B95831" w:rsidRPr="00B95831">
          <w:rPr>
            <w:rStyle w:val="Crossreference"/>
            <w:rPrChange w:id="821" w:author="Gavin Rawson" w:date="2024-07-17T08:57:00Z" w16du:dateUtc="2024-07-17T07:57:00Z">
              <w:rPr/>
            </w:rPrChange>
          </w:rPr>
          <w:t xml:space="preserve">Table </w:t>
        </w:r>
        <w:r w:rsidR="00B95831" w:rsidRPr="00B95831">
          <w:rPr>
            <w:rStyle w:val="Crossreference"/>
            <w:rPrChange w:id="822" w:author="Gavin Rawson" w:date="2024-07-17T08:57:00Z" w16du:dateUtc="2024-07-17T07:57:00Z">
              <w:rPr>
                <w:noProof/>
              </w:rPr>
            </w:rPrChange>
          </w:rPr>
          <w:t>5</w:t>
        </w:r>
      </w:ins>
      <w:del w:id="823" w:author="Gavin Rawson" w:date="2024-07-15T12:48:00Z" w16du:dateUtc="2024-07-15T11:48:00Z">
        <w:r w:rsidR="002B16D9" w:rsidRPr="00041655" w:rsidDel="00461D1E">
          <w:rPr>
            <w:rStyle w:val="Crossreference"/>
          </w:rPr>
          <w:delText>Table 5</w:delText>
        </w:r>
      </w:del>
      <w:r w:rsidRPr="0066388B">
        <w:rPr>
          <w:rStyle w:val="Crossreference"/>
        </w:rPr>
        <w:fldChar w:fldCharType="end"/>
      </w:r>
      <w:r w:rsidR="000B4273">
        <w:t xml:space="preserve"> describes the time formats used within the protocol.</w:t>
      </w:r>
    </w:p>
    <w:p w14:paraId="1CB59EED" w14:textId="3D5F0DAA" w:rsidR="0007620E" w:rsidRPr="00AE3465" w:rsidRDefault="0007620E" w:rsidP="000B4273">
      <w:pPr>
        <w:pStyle w:val="Caption"/>
        <w:keepNext/>
      </w:pPr>
      <w:bookmarkStart w:id="824" w:name="_Ref160532049"/>
      <w:bookmarkStart w:id="825" w:name="_Toc170288644"/>
      <w:r>
        <w:t xml:space="preserve">Table </w:t>
      </w:r>
      <w:r>
        <w:fldChar w:fldCharType="begin"/>
      </w:r>
      <w:r>
        <w:instrText xml:space="preserve"> SEQ Table \* ARABIC </w:instrText>
      </w:r>
      <w:r>
        <w:fldChar w:fldCharType="separate"/>
      </w:r>
      <w:r w:rsidR="00B95831">
        <w:rPr>
          <w:noProof/>
        </w:rPr>
        <w:t>5</w:t>
      </w:r>
      <w:r>
        <w:rPr>
          <w:noProof/>
        </w:rPr>
        <w:fldChar w:fldCharType="end"/>
      </w:r>
      <w:bookmarkEnd w:id="824"/>
      <w:r w:rsidRPr="00AE3465">
        <w:tab/>
        <w:t>Time formats</w:t>
      </w:r>
      <w:bookmarkEnd w:id="825"/>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4"/>
        <w:gridCol w:w="6598"/>
      </w:tblGrid>
      <w:tr w:rsidR="0007620E" w14:paraId="14795B66" w14:textId="77777777" w:rsidTr="00265A9F">
        <w:trPr>
          <w:cantSplit/>
          <w:tblHeader/>
          <w:jc w:val="center"/>
        </w:trPr>
        <w:tc>
          <w:tcPr>
            <w:tcW w:w="2547" w:type="dxa"/>
            <w:shd w:val="clear" w:color="auto" w:fill="5BABD3"/>
            <w:vAlign w:val="center"/>
          </w:tcPr>
          <w:p w14:paraId="7E9EBB04" w14:textId="77777777" w:rsidR="0007620E" w:rsidRPr="00B61C9B" w:rsidRDefault="0007620E" w:rsidP="008E2912">
            <w:pPr>
              <w:pStyle w:val="TableHeading"/>
            </w:pPr>
            <w:r>
              <w:t>Time format</w:t>
            </w:r>
          </w:p>
        </w:tc>
        <w:tc>
          <w:tcPr>
            <w:tcW w:w="6734" w:type="dxa"/>
            <w:shd w:val="clear" w:color="auto" w:fill="5BABD3"/>
            <w:vAlign w:val="center"/>
          </w:tcPr>
          <w:p w14:paraId="2A798F40" w14:textId="77777777" w:rsidR="0007620E" w:rsidRPr="00B61C9B" w:rsidRDefault="0007620E" w:rsidP="008E2912">
            <w:pPr>
              <w:pStyle w:val="TableHeading"/>
            </w:pPr>
            <w:r>
              <w:t>Definition</w:t>
            </w:r>
          </w:p>
        </w:tc>
      </w:tr>
      <w:tr w:rsidR="0007620E" w14:paraId="5B8C6C93" w14:textId="77777777" w:rsidTr="00265A9F">
        <w:trPr>
          <w:cantSplit/>
          <w:jc w:val="center"/>
        </w:trPr>
        <w:tc>
          <w:tcPr>
            <w:tcW w:w="2547" w:type="dxa"/>
            <w:shd w:val="clear" w:color="auto" w:fill="auto"/>
          </w:tcPr>
          <w:p w14:paraId="0EB42708" w14:textId="77777777" w:rsidR="0007620E" w:rsidRPr="00C16A60" w:rsidRDefault="0007620E" w:rsidP="002B16D9">
            <w:pPr>
              <w:pStyle w:val="TableText"/>
            </w:pPr>
            <w:r w:rsidRPr="00C16A60">
              <w:t>Absolute time</w:t>
            </w:r>
          </w:p>
        </w:tc>
        <w:tc>
          <w:tcPr>
            <w:tcW w:w="6734" w:type="dxa"/>
            <w:shd w:val="clear" w:color="auto" w:fill="auto"/>
          </w:tcPr>
          <w:p w14:paraId="304A229E" w14:textId="77777777" w:rsidR="0007620E" w:rsidRPr="00524662" w:rsidRDefault="0007620E" w:rsidP="002B16D9">
            <w:pPr>
              <w:pStyle w:val="TableText"/>
            </w:pPr>
            <w:r w:rsidRPr="00524662">
              <w:t xml:space="preserve">All times are specified in UTC. </w:t>
            </w:r>
          </w:p>
          <w:p w14:paraId="271ED088" w14:textId="4379400E" w:rsidR="0007620E" w:rsidRDefault="0007620E" w:rsidP="002B16D9">
            <w:pPr>
              <w:pStyle w:val="TableText"/>
            </w:pPr>
            <w:r w:rsidRPr="00524662">
              <w:t>Time</w:t>
            </w:r>
            <w:r w:rsidR="00280974">
              <w:t>s</w:t>
            </w:r>
            <w:r w:rsidRPr="00524662">
              <w:t xml:space="preserve"> </w:t>
            </w:r>
            <w:r w:rsidR="004172D7">
              <w:t>are</w:t>
            </w:r>
            <w:r w:rsidRPr="00524662">
              <w:t xml:space="preserve"> specified numerically, in milliseconds from 1 Jan 1970 00:00:00 in UTC, as a JSON integer</w:t>
            </w:r>
            <w:r>
              <w:t xml:space="preserve">. </w:t>
            </w:r>
          </w:p>
          <w:p w14:paraId="6432AFAB" w14:textId="77777777" w:rsidR="0007620E" w:rsidRPr="00524662" w:rsidRDefault="0007620E" w:rsidP="002B16D9">
            <w:pPr>
              <w:pStyle w:val="TableText"/>
            </w:pPr>
            <w:r>
              <w:t xml:space="preserve">For example: </w:t>
            </w:r>
            <w:r w:rsidRPr="00524662">
              <w:rPr>
                <w:rFonts w:ascii="Courier New" w:hAnsi="Courier New" w:cs="Courier New"/>
              </w:rPr>
              <w:t>1491550944123</w:t>
            </w:r>
          </w:p>
          <w:p w14:paraId="078A3127" w14:textId="1CF441EC" w:rsidR="0007620E" w:rsidRPr="008A325B" w:rsidRDefault="0007620E" w:rsidP="002B16D9">
            <w:pPr>
              <w:pStyle w:val="TableText"/>
            </w:pPr>
            <w:r w:rsidRPr="00524662">
              <w:t>(</w:t>
            </w:r>
            <w:hyperlink r:id="rId36">
              <w:r w:rsidRPr="00524662">
                <w:rPr>
                  <w:color w:val="0563C1"/>
                  <w:u w:val="single"/>
                </w:rPr>
                <w:t>https://en.wikipedia.org/wiki/Unix_time</w:t>
              </w:r>
            </w:hyperlink>
            <w:r w:rsidRPr="00524662">
              <w:t>)</w:t>
            </w:r>
          </w:p>
        </w:tc>
      </w:tr>
      <w:tr w:rsidR="0007620E" w14:paraId="17D2D88F" w14:textId="77777777" w:rsidTr="00265A9F">
        <w:trPr>
          <w:cantSplit/>
          <w:jc w:val="center"/>
        </w:trPr>
        <w:tc>
          <w:tcPr>
            <w:tcW w:w="2547" w:type="dxa"/>
            <w:shd w:val="clear" w:color="auto" w:fill="auto"/>
          </w:tcPr>
          <w:p w14:paraId="352E2137" w14:textId="77777777" w:rsidR="0007620E" w:rsidRPr="00DA5685" w:rsidRDefault="0007620E" w:rsidP="002B16D9">
            <w:pPr>
              <w:pStyle w:val="TableText"/>
            </w:pPr>
            <w:r>
              <w:t>Relative time</w:t>
            </w:r>
          </w:p>
        </w:tc>
        <w:tc>
          <w:tcPr>
            <w:tcW w:w="6734" w:type="dxa"/>
            <w:shd w:val="clear" w:color="auto" w:fill="auto"/>
          </w:tcPr>
          <w:p w14:paraId="45BCFE57" w14:textId="77777777" w:rsidR="0007620E" w:rsidRDefault="0007620E" w:rsidP="002B16D9">
            <w:pPr>
              <w:pStyle w:val="TableText"/>
            </w:pPr>
            <w:r>
              <w:t>All durations are specified in milliseconds as a number.</w:t>
            </w:r>
          </w:p>
          <w:p w14:paraId="7E7634C1" w14:textId="77777777" w:rsidR="0007620E" w:rsidRPr="008A325B" w:rsidRDefault="0007620E" w:rsidP="002B16D9">
            <w:pPr>
              <w:pStyle w:val="TableText"/>
            </w:pPr>
            <w:r>
              <w:t>For example:</w:t>
            </w:r>
            <w:r>
              <w:br/>
              <w:t xml:space="preserve">Connection </w:t>
            </w:r>
            <w:r w:rsidDel="008B5B12">
              <w:t>b</w:t>
            </w:r>
            <w:r>
              <w:t>ackoff time and binary state change persistence.</w:t>
            </w:r>
          </w:p>
        </w:tc>
      </w:tr>
      <w:tr w:rsidR="0007620E" w14:paraId="57DE7560" w14:textId="77777777" w:rsidTr="00265A9F">
        <w:trPr>
          <w:cantSplit/>
          <w:jc w:val="center"/>
        </w:trPr>
        <w:tc>
          <w:tcPr>
            <w:tcW w:w="2547" w:type="dxa"/>
            <w:shd w:val="clear" w:color="auto" w:fill="auto"/>
          </w:tcPr>
          <w:p w14:paraId="0ECAB6F3" w14:textId="77777777" w:rsidR="0007620E" w:rsidRPr="00DA5685" w:rsidRDefault="0007620E" w:rsidP="002B16D9">
            <w:pPr>
              <w:pStyle w:val="TableText"/>
            </w:pPr>
            <w:r>
              <w:t>Weeks</w:t>
            </w:r>
          </w:p>
        </w:tc>
        <w:tc>
          <w:tcPr>
            <w:tcW w:w="6734" w:type="dxa"/>
            <w:shd w:val="clear" w:color="auto" w:fill="auto"/>
          </w:tcPr>
          <w:p w14:paraId="11D94951" w14:textId="77777777" w:rsidR="0007620E" w:rsidRPr="00BB4BBA" w:rsidRDefault="0007620E" w:rsidP="002B16D9">
            <w:pPr>
              <w:pStyle w:val="TableText"/>
            </w:pPr>
            <w:r w:rsidRPr="00C16A60">
              <w:t xml:space="preserve">The week is defined to start on Monday at 00:00:00 </w:t>
            </w:r>
            <w:r>
              <w:br/>
            </w:r>
            <w:r w:rsidRPr="00C16A60">
              <w:t>(</w:t>
            </w:r>
            <w:r>
              <w:t>that is,</w:t>
            </w:r>
            <w:r w:rsidRPr="00C16A60">
              <w:t xml:space="preserve"> midnight between Sunday and Monday in UTC)</w:t>
            </w:r>
            <w:r>
              <w:t>.</w:t>
            </w:r>
          </w:p>
        </w:tc>
      </w:tr>
    </w:tbl>
    <w:p w14:paraId="5A7D900D" w14:textId="31ACF9F7" w:rsidR="00825676" w:rsidRDefault="00825676" w:rsidP="00825676">
      <w:pPr>
        <w:pStyle w:val="Heading2"/>
      </w:pPr>
      <w:bookmarkStart w:id="826" w:name="_Toc172098943"/>
      <w:r>
        <w:t>Events</w:t>
      </w:r>
      <w:bookmarkEnd w:id="826"/>
    </w:p>
    <w:p w14:paraId="1E9023B2" w14:textId="5FC97963" w:rsidR="00F218BA" w:rsidRPr="00362BC1" w:rsidRDefault="00F218BA" w:rsidP="00265A9F">
      <w:pPr>
        <w:pStyle w:val="BodyText"/>
        <w:keepNext/>
      </w:pPr>
      <w:r>
        <w:t xml:space="preserve">The Events and Actions sections introduce concepts used in </w:t>
      </w:r>
      <w:r w:rsidR="00362BC1">
        <w:t xml:space="preserve">Section </w:t>
      </w:r>
      <w:r w:rsidR="00362BC1" w:rsidRPr="00362BC1">
        <w:rPr>
          <w:rStyle w:val="Crossreference"/>
        </w:rPr>
        <w:fldChar w:fldCharType="begin"/>
      </w:r>
      <w:r w:rsidR="00362BC1" w:rsidRPr="00362BC1">
        <w:rPr>
          <w:rStyle w:val="Crossreference"/>
        </w:rPr>
        <w:instrText xml:space="preserve"> REF _Ref160616879 \r \h  \* MERGEFORMAT </w:instrText>
      </w:r>
      <w:r w:rsidR="00362BC1" w:rsidRPr="00362BC1">
        <w:rPr>
          <w:rStyle w:val="Crossreference"/>
        </w:rPr>
      </w:r>
      <w:r w:rsidR="00362BC1" w:rsidRPr="00362BC1">
        <w:rPr>
          <w:rStyle w:val="Crossreference"/>
        </w:rPr>
        <w:fldChar w:fldCharType="separate"/>
      </w:r>
      <w:r w:rsidR="00B95831">
        <w:rPr>
          <w:rStyle w:val="Crossreference"/>
        </w:rPr>
        <w:t>2.4</w:t>
      </w:r>
      <w:r w:rsidR="00362BC1" w:rsidRPr="00362BC1">
        <w:rPr>
          <w:rStyle w:val="Crossreference"/>
        </w:rPr>
        <w:fldChar w:fldCharType="end"/>
      </w:r>
      <w:r w:rsidR="00362BC1" w:rsidRPr="00362BC1">
        <w:rPr>
          <w:rStyle w:val="Crossreference"/>
        </w:rPr>
        <w:t xml:space="preserve">, </w:t>
      </w:r>
      <w:r w:rsidR="00362BC1" w:rsidRPr="00362BC1">
        <w:rPr>
          <w:rStyle w:val="Crossreference"/>
        </w:rPr>
        <w:fldChar w:fldCharType="begin"/>
      </w:r>
      <w:r w:rsidR="00362BC1" w:rsidRPr="00362BC1">
        <w:rPr>
          <w:rStyle w:val="Crossreference"/>
        </w:rPr>
        <w:instrText xml:space="preserve"> REF _Ref160616879 \h </w:instrText>
      </w:r>
      <w:r w:rsidR="00362BC1">
        <w:rPr>
          <w:rStyle w:val="Crossreference"/>
        </w:rPr>
        <w:instrText xml:space="preserve"> \* MERGEFORMAT </w:instrText>
      </w:r>
      <w:r w:rsidR="00362BC1" w:rsidRPr="00362BC1">
        <w:rPr>
          <w:rStyle w:val="Crossreference"/>
        </w:rPr>
      </w:r>
      <w:r w:rsidR="00362BC1" w:rsidRPr="00362BC1">
        <w:rPr>
          <w:rStyle w:val="Crossreference"/>
        </w:rPr>
        <w:fldChar w:fldCharType="separate"/>
      </w:r>
      <w:ins w:id="827" w:author="Gavin Rawson" w:date="2024-07-17T08:57:00Z" w16du:dateUtc="2024-07-17T07:57:00Z">
        <w:r w:rsidR="00B95831" w:rsidRPr="00B95831">
          <w:rPr>
            <w:rStyle w:val="Crossreference"/>
            <w:rPrChange w:id="828" w:author="Gavin Rawson" w:date="2024-07-17T08:57:00Z" w16du:dateUtc="2024-07-17T07:57:00Z">
              <w:rPr/>
            </w:rPrChange>
          </w:rPr>
          <w:t>Points</w:t>
        </w:r>
      </w:ins>
      <w:del w:id="829" w:author="Gavin Rawson" w:date="2024-07-15T12:48:00Z" w16du:dateUtc="2024-07-15T11:48:00Z">
        <w:r w:rsidR="002B16D9" w:rsidRPr="00041655" w:rsidDel="00461D1E">
          <w:rPr>
            <w:rStyle w:val="Crossreference"/>
          </w:rPr>
          <w:delText>Points</w:delText>
        </w:r>
      </w:del>
      <w:r w:rsidR="00362BC1" w:rsidRPr="00362BC1">
        <w:rPr>
          <w:rStyle w:val="Crossreference"/>
        </w:rPr>
        <w:fldChar w:fldCharType="end"/>
      </w:r>
      <w:r w:rsidR="00362BC1" w:rsidRPr="00362BC1">
        <w:t>.</w:t>
      </w:r>
    </w:p>
    <w:p w14:paraId="6E3A2ED9" w14:textId="5AB8E1D3" w:rsidR="00E27A44" w:rsidRDefault="00E27A44" w:rsidP="00F218BA">
      <w:pPr>
        <w:pStyle w:val="BodyText"/>
      </w:pPr>
      <w:r>
        <w:t xml:space="preserve">During the life of an FD events occur that the SA needs to be informed about. Important events need to be sent to the SA immediately. If the event is not important it can be stored, to be sent at a later time, </w:t>
      </w:r>
      <w:r w:rsidRPr="00E27A44">
        <w:t>allowing more efficient communications</w:t>
      </w:r>
      <w:r>
        <w:t>.</w:t>
      </w:r>
    </w:p>
    <w:p w14:paraId="536B9CF3" w14:textId="4706E28F" w:rsidR="00825676" w:rsidRDefault="00F218BA" w:rsidP="00F218BA">
      <w:pPr>
        <w:pStyle w:val="BodyText"/>
      </w:pPr>
      <w:r>
        <w:t xml:space="preserve">The </w:t>
      </w:r>
      <w:r w:rsidR="005E596E">
        <w:t>FD</w:t>
      </w:r>
      <w:r>
        <w:t xml:space="preserve"> maintain</w:t>
      </w:r>
      <w:r w:rsidR="005E596E">
        <w:t>s</w:t>
      </w:r>
      <w:r>
        <w:t xml:space="preserve"> an event queue which it use</w:t>
      </w:r>
      <w:r w:rsidR="00E27A44">
        <w:t>s</w:t>
      </w:r>
      <w:r>
        <w:t xml:space="preserve"> as </w:t>
      </w:r>
      <w:r w:rsidR="00E27A44">
        <w:t>the</w:t>
      </w:r>
      <w:r>
        <w:t xml:space="preserve"> source of information to be delivered over the protocol. </w:t>
      </w:r>
      <w:r w:rsidR="00FB6834">
        <w:t xml:space="preserve">The </w:t>
      </w:r>
      <w:r>
        <w:t xml:space="preserve">implementation of such an event queue is specific to the </w:t>
      </w:r>
      <w:r w:rsidR="005E596E">
        <w:t>FD</w:t>
      </w:r>
      <w:r w:rsidR="00FB6834">
        <w:t>, apart from the rules relating to events specified in this document</w:t>
      </w:r>
      <w:r>
        <w:t>.</w:t>
      </w:r>
    </w:p>
    <w:p w14:paraId="22115F0F" w14:textId="34187455" w:rsidR="005E596E" w:rsidRDefault="005E596E" w:rsidP="005E596E">
      <w:pPr>
        <w:pStyle w:val="Heading2"/>
      </w:pPr>
      <w:bookmarkStart w:id="830" w:name="_Toc172098944"/>
      <w:r>
        <w:t>Actions</w:t>
      </w:r>
      <w:bookmarkEnd w:id="830"/>
    </w:p>
    <w:p w14:paraId="4C058027" w14:textId="59A338AB" w:rsidR="005E596E" w:rsidRDefault="00910BE0" w:rsidP="005E596E">
      <w:pPr>
        <w:pStyle w:val="BodyText"/>
      </w:pPr>
      <w:r w:rsidRPr="00910BE0">
        <w:t xml:space="preserve">It is possible to associate actions with certain changes in the </w:t>
      </w:r>
      <w:r w:rsidR="004B4EE1">
        <w:t>FD</w:t>
      </w:r>
      <w:r w:rsidRPr="00910BE0">
        <w:t xml:space="preserve">. The changes may be things such as </w:t>
      </w:r>
      <w:r w:rsidR="005425A5">
        <w:t>point</w:t>
      </w:r>
      <w:r w:rsidRPr="00910BE0">
        <w:t xml:space="preserve">s changing states or </w:t>
      </w:r>
      <w:r w:rsidR="005425A5">
        <w:t>point</w:t>
      </w:r>
      <w:r w:rsidRPr="00910BE0">
        <w:t xml:space="preserve"> quality flags changing value. </w:t>
      </w:r>
      <w:r w:rsidRPr="00910BE0">
        <w:rPr>
          <w:rStyle w:val="Crossreference"/>
        </w:rPr>
        <w:fldChar w:fldCharType="begin"/>
      </w:r>
      <w:r w:rsidRPr="00910BE0">
        <w:rPr>
          <w:rStyle w:val="Crossreference"/>
        </w:rPr>
        <w:instrText xml:space="preserve"> REF _Ref160614062 \h </w:instrText>
      </w:r>
      <w:r>
        <w:rPr>
          <w:rStyle w:val="Crossreference"/>
        </w:rPr>
        <w:instrText xml:space="preserve"> \* MERGEFORMAT </w:instrText>
      </w:r>
      <w:r w:rsidRPr="00910BE0">
        <w:rPr>
          <w:rStyle w:val="Crossreference"/>
        </w:rPr>
      </w:r>
      <w:r w:rsidRPr="00910BE0">
        <w:rPr>
          <w:rStyle w:val="Crossreference"/>
        </w:rPr>
        <w:fldChar w:fldCharType="separate"/>
      </w:r>
      <w:ins w:id="831" w:author="Gavin Rawson" w:date="2024-07-17T08:57:00Z" w16du:dateUtc="2024-07-17T07:57:00Z">
        <w:r w:rsidR="00B95831" w:rsidRPr="00B95831">
          <w:rPr>
            <w:rStyle w:val="Crossreference"/>
            <w:rPrChange w:id="832" w:author="Gavin Rawson" w:date="2024-07-17T08:57:00Z" w16du:dateUtc="2024-07-17T07:57:00Z">
              <w:rPr/>
            </w:rPrChange>
          </w:rPr>
          <w:t xml:space="preserve">Table </w:t>
        </w:r>
        <w:r w:rsidR="00B95831" w:rsidRPr="00B95831">
          <w:rPr>
            <w:rStyle w:val="Crossreference"/>
            <w:rPrChange w:id="833" w:author="Gavin Rawson" w:date="2024-07-17T08:57:00Z" w16du:dateUtc="2024-07-17T07:57:00Z">
              <w:rPr>
                <w:noProof/>
              </w:rPr>
            </w:rPrChange>
          </w:rPr>
          <w:t>6</w:t>
        </w:r>
      </w:ins>
      <w:del w:id="834" w:author="Gavin Rawson" w:date="2024-07-15T12:48:00Z" w16du:dateUtc="2024-07-15T11:48:00Z">
        <w:r w:rsidR="002B16D9" w:rsidRPr="00041655" w:rsidDel="00461D1E">
          <w:rPr>
            <w:rStyle w:val="Crossreference"/>
          </w:rPr>
          <w:delText>Table 6</w:delText>
        </w:r>
      </w:del>
      <w:r w:rsidRPr="00910BE0">
        <w:rPr>
          <w:rStyle w:val="Crossreference"/>
        </w:rPr>
        <w:fldChar w:fldCharType="end"/>
      </w:r>
      <w:r w:rsidR="008E4333">
        <w:rPr>
          <w:rStyle w:val="Crossreference"/>
        </w:rPr>
        <w:t xml:space="preserve"> </w:t>
      </w:r>
      <w:r w:rsidR="008E4333">
        <w:t xml:space="preserve"> shows t</w:t>
      </w:r>
      <w:r w:rsidRPr="00910BE0">
        <w:t>he possible actions</w:t>
      </w:r>
      <w:r>
        <w:t>.</w:t>
      </w:r>
    </w:p>
    <w:p w14:paraId="7BB1B2A0" w14:textId="61C8426C" w:rsidR="00910BE0" w:rsidRDefault="00910BE0" w:rsidP="009F3044">
      <w:pPr>
        <w:pStyle w:val="Caption"/>
      </w:pPr>
      <w:bookmarkStart w:id="835" w:name="_Ref160614062"/>
      <w:bookmarkStart w:id="836" w:name="_Toc170288645"/>
      <w:r>
        <w:t xml:space="preserve">Table </w:t>
      </w:r>
      <w:r>
        <w:fldChar w:fldCharType="begin"/>
      </w:r>
      <w:r>
        <w:instrText xml:space="preserve"> SEQ Table \* ARABIC </w:instrText>
      </w:r>
      <w:r>
        <w:fldChar w:fldCharType="separate"/>
      </w:r>
      <w:r w:rsidR="00B95831">
        <w:rPr>
          <w:noProof/>
        </w:rPr>
        <w:t>6</w:t>
      </w:r>
      <w:r>
        <w:rPr>
          <w:noProof/>
        </w:rPr>
        <w:fldChar w:fldCharType="end"/>
      </w:r>
      <w:bookmarkEnd w:id="835"/>
      <w:r>
        <w:tab/>
        <w:t>Actions</w:t>
      </w:r>
      <w:bookmarkEnd w:id="836"/>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7669"/>
      </w:tblGrid>
      <w:tr w:rsidR="00910BE0" w14:paraId="40CDC176" w14:textId="77777777" w:rsidTr="00265A9F">
        <w:trPr>
          <w:tblHeader/>
          <w:jc w:val="center"/>
        </w:trPr>
        <w:tc>
          <w:tcPr>
            <w:tcW w:w="1418" w:type="dxa"/>
            <w:shd w:val="clear" w:color="auto" w:fill="5BABD3"/>
            <w:vAlign w:val="center"/>
          </w:tcPr>
          <w:p w14:paraId="2B800787" w14:textId="49B5485E" w:rsidR="00910BE0" w:rsidRPr="00B61C9B" w:rsidRDefault="00910BE0" w:rsidP="00B97174">
            <w:pPr>
              <w:pStyle w:val="TableHeading"/>
            </w:pPr>
            <w:r>
              <w:t>Action</w:t>
            </w:r>
          </w:p>
        </w:tc>
        <w:tc>
          <w:tcPr>
            <w:tcW w:w="7863" w:type="dxa"/>
            <w:shd w:val="clear" w:color="auto" w:fill="5BABD3"/>
            <w:vAlign w:val="center"/>
          </w:tcPr>
          <w:p w14:paraId="69AD84D5" w14:textId="49318A9F" w:rsidR="00910BE0" w:rsidRPr="00B61C9B" w:rsidRDefault="00910BE0" w:rsidP="00B97174">
            <w:pPr>
              <w:pStyle w:val="TableHeading"/>
            </w:pPr>
            <w:r>
              <w:t>Description</w:t>
            </w:r>
          </w:p>
        </w:tc>
      </w:tr>
      <w:tr w:rsidR="00910BE0" w14:paraId="06D81001" w14:textId="77777777" w:rsidTr="00265A9F">
        <w:trPr>
          <w:tblHeader/>
          <w:jc w:val="center"/>
        </w:trPr>
        <w:tc>
          <w:tcPr>
            <w:tcW w:w="1418" w:type="dxa"/>
            <w:shd w:val="clear" w:color="auto" w:fill="auto"/>
          </w:tcPr>
          <w:p w14:paraId="30839CCA" w14:textId="38E9C0D1" w:rsidR="00910BE0" w:rsidRPr="00910BE0" w:rsidRDefault="00910BE0" w:rsidP="002B16D9">
            <w:pPr>
              <w:pStyle w:val="TableText"/>
            </w:pPr>
            <w:r w:rsidRPr="00910BE0">
              <w:t>0</w:t>
            </w:r>
          </w:p>
        </w:tc>
        <w:tc>
          <w:tcPr>
            <w:tcW w:w="7863" w:type="dxa"/>
            <w:shd w:val="clear" w:color="auto" w:fill="auto"/>
          </w:tcPr>
          <w:p w14:paraId="4422D1D1" w14:textId="339A099E" w:rsidR="00910BE0" w:rsidRPr="008A325B" w:rsidRDefault="00910BE0" w:rsidP="002B16D9">
            <w:pPr>
              <w:pStyle w:val="TableText"/>
            </w:pPr>
            <w:r>
              <w:t>Do nothing</w:t>
            </w:r>
          </w:p>
        </w:tc>
      </w:tr>
      <w:tr w:rsidR="00910BE0" w14:paraId="636A2FB4" w14:textId="77777777" w:rsidTr="00265A9F">
        <w:trPr>
          <w:tblHeader/>
          <w:jc w:val="center"/>
        </w:trPr>
        <w:tc>
          <w:tcPr>
            <w:tcW w:w="1418" w:type="dxa"/>
            <w:shd w:val="clear" w:color="auto" w:fill="auto"/>
          </w:tcPr>
          <w:p w14:paraId="29EA9802" w14:textId="56FE0016" w:rsidR="00910BE0" w:rsidRPr="00910BE0" w:rsidRDefault="00910BE0" w:rsidP="002B16D9">
            <w:pPr>
              <w:pStyle w:val="TableText"/>
            </w:pPr>
            <w:r w:rsidRPr="00910BE0">
              <w:t>1</w:t>
            </w:r>
          </w:p>
        </w:tc>
        <w:tc>
          <w:tcPr>
            <w:tcW w:w="7863" w:type="dxa"/>
            <w:shd w:val="clear" w:color="auto" w:fill="auto"/>
          </w:tcPr>
          <w:p w14:paraId="27D64D8F" w14:textId="4B7EDA72" w:rsidR="00910BE0" w:rsidRPr="008A325B" w:rsidRDefault="00910BE0" w:rsidP="002B16D9">
            <w:pPr>
              <w:pStyle w:val="TableText"/>
            </w:pPr>
            <w:r w:rsidRPr="00910BE0">
              <w:t xml:space="preserve">Create an event to be stored for </w:t>
            </w:r>
            <w:r>
              <w:t>a</w:t>
            </w:r>
            <w:r w:rsidRPr="00910BE0">
              <w:t xml:space="preserve"> </w:t>
            </w:r>
            <w:r w:rsidR="005425A5">
              <w:t>point</w:t>
            </w:r>
            <w:r w:rsidRPr="00910BE0">
              <w:t>.</w:t>
            </w:r>
          </w:p>
        </w:tc>
      </w:tr>
      <w:tr w:rsidR="00910BE0" w14:paraId="2F41BB7B" w14:textId="77777777" w:rsidTr="00265A9F">
        <w:trPr>
          <w:tblHeader/>
          <w:jc w:val="center"/>
        </w:trPr>
        <w:tc>
          <w:tcPr>
            <w:tcW w:w="1418" w:type="dxa"/>
            <w:shd w:val="clear" w:color="auto" w:fill="auto"/>
          </w:tcPr>
          <w:p w14:paraId="70515A2A" w14:textId="5C8F34CF" w:rsidR="00910BE0" w:rsidRPr="00910BE0" w:rsidRDefault="003708BB" w:rsidP="002B16D9">
            <w:pPr>
              <w:pStyle w:val="TableText"/>
            </w:pPr>
            <w:r>
              <w:t>2</w:t>
            </w:r>
          </w:p>
        </w:tc>
        <w:tc>
          <w:tcPr>
            <w:tcW w:w="7863" w:type="dxa"/>
            <w:shd w:val="clear" w:color="auto" w:fill="auto"/>
          </w:tcPr>
          <w:p w14:paraId="7BFCE09C" w14:textId="7CE9CA87" w:rsidR="00910BE0" w:rsidRPr="00910BE0" w:rsidRDefault="00910BE0" w:rsidP="002B16D9">
            <w:pPr>
              <w:pStyle w:val="TableText"/>
            </w:pPr>
            <w:r w:rsidRPr="00910BE0">
              <w:t xml:space="preserve">Create an event to be stored for </w:t>
            </w:r>
            <w:r>
              <w:t>a</w:t>
            </w:r>
            <w:r w:rsidRPr="00910BE0">
              <w:t xml:space="preserve"> </w:t>
            </w:r>
            <w:r w:rsidR="005425A5">
              <w:t>point</w:t>
            </w:r>
            <w:r w:rsidRPr="00910BE0">
              <w:t xml:space="preserve"> and trigger a connection request. This can be called an alarm.</w:t>
            </w:r>
          </w:p>
        </w:tc>
      </w:tr>
    </w:tbl>
    <w:p w14:paraId="261D4BBE" w14:textId="77777777" w:rsidR="00910BE0" w:rsidRDefault="00910BE0" w:rsidP="005E596E">
      <w:pPr>
        <w:pStyle w:val="BodyText"/>
      </w:pPr>
    </w:p>
    <w:p w14:paraId="4E837114" w14:textId="73890649" w:rsidR="003B21BC" w:rsidRDefault="009D7F86" w:rsidP="005E596E">
      <w:pPr>
        <w:pStyle w:val="BodyText"/>
      </w:pPr>
      <w:r w:rsidRPr="00BA7567">
        <w:t>During the life of an FD certain changes in the FD can occur. Where these are important, they may cause an event to be generated. Events allow the FD to inform the SA that the change has happened. The selection changes and whether events should be raised are controlled by the configuration of the device.</w:t>
      </w:r>
    </w:p>
    <w:p w14:paraId="7DFFEC39" w14:textId="48546EF1" w:rsidR="00910BE0" w:rsidRDefault="00910BE0" w:rsidP="005E596E">
      <w:pPr>
        <w:pStyle w:val="BodyText"/>
      </w:pPr>
      <w:r w:rsidRPr="00BA7567">
        <w:t xml:space="preserve">For example, if the configured action for the previous state is </w:t>
      </w:r>
      <w:r w:rsidR="00A70200">
        <w:rPr>
          <w:b/>
        </w:rPr>
        <w:t>2</w:t>
      </w:r>
      <w:r w:rsidR="00A70200" w:rsidRPr="00BA7567">
        <w:t xml:space="preserve"> </w:t>
      </w:r>
      <w:r w:rsidRPr="00BA7567">
        <w:t xml:space="preserve">and the configured action for the new state is </w:t>
      </w:r>
      <w:r w:rsidRPr="00BA7567">
        <w:rPr>
          <w:b/>
        </w:rPr>
        <w:t>1</w:t>
      </w:r>
      <w:r w:rsidRPr="00BA7567">
        <w:t>,</w:t>
      </w:r>
      <w:r w:rsidR="00560546" w:rsidRPr="00BA7567">
        <w:t xml:space="preserve"> then the previous state </w:t>
      </w:r>
      <w:r w:rsidR="00777F7B" w:rsidRPr="00BA7567">
        <w:t xml:space="preserve">3 </w:t>
      </w:r>
      <w:r w:rsidR="00560546" w:rsidRPr="00BA7567">
        <w:t>action executes. It generates an instance of an event and requests a connection.</w:t>
      </w:r>
      <w:r w:rsidR="00560546" w:rsidRPr="00560546">
        <w:t xml:space="preserve"> </w:t>
      </w:r>
    </w:p>
    <w:p w14:paraId="5323FD05" w14:textId="388C21CE" w:rsidR="00910BE0" w:rsidRDefault="003B21BC" w:rsidP="00E948D0">
      <w:pPr>
        <w:pStyle w:val="BodyText"/>
      </w:pPr>
      <w:r w:rsidRPr="003B21BC">
        <w:t xml:space="preserve">When the </w:t>
      </w:r>
      <w:r w:rsidR="005425A5">
        <w:t>point</w:t>
      </w:r>
      <w:r w:rsidRPr="003B21BC">
        <w:t xml:space="preserve"> is on scan and any of the </w:t>
      </w:r>
      <w:r w:rsidR="005425A5">
        <w:t>point</w:t>
      </w:r>
      <w:r w:rsidRPr="003B21BC">
        <w:t xml:space="preserve"> quality flags change, the action for the flag must be performed to report the new </w:t>
      </w:r>
      <w:r w:rsidR="005425A5">
        <w:t>point</w:t>
      </w:r>
      <w:r w:rsidRPr="003B21BC">
        <w:t xml:space="preserve"> quality flag. </w:t>
      </w:r>
      <w:r w:rsidR="00E948D0">
        <w:t xml:space="preserve">This is </w:t>
      </w:r>
      <w:r w:rsidR="00E948D0" w:rsidRPr="003B21BC">
        <w:t xml:space="preserve">subject to the </w:t>
      </w:r>
      <w:r w:rsidR="00E948D0" w:rsidRPr="003B21BC">
        <w:lastRenderedPageBreak/>
        <w:t>highest permitted action</w:t>
      </w:r>
      <w:r w:rsidR="00E948D0">
        <w:t>. T</w:t>
      </w:r>
      <w:r w:rsidRPr="003B21BC">
        <w:t xml:space="preserve">his does not apply until the Restart </w:t>
      </w:r>
      <w:r w:rsidR="005425A5">
        <w:t>point</w:t>
      </w:r>
      <w:r w:rsidRPr="003B21BC">
        <w:t xml:space="preserve"> quality flag is cleared, and the state of the </w:t>
      </w:r>
      <w:r w:rsidR="005425A5">
        <w:t>point</w:t>
      </w:r>
      <w:r w:rsidRPr="003B21BC">
        <w:t xml:space="preserve"> </w:t>
      </w:r>
      <w:r w:rsidR="007300CC">
        <w:t>is</w:t>
      </w:r>
      <w:r w:rsidRPr="003B21BC">
        <w:t xml:space="preserve"> determined.</w:t>
      </w:r>
    </w:p>
    <w:p w14:paraId="74D65FBA" w14:textId="37C289A7" w:rsidR="00E948D0" w:rsidRDefault="00E948D0" w:rsidP="005E596E">
      <w:pPr>
        <w:pStyle w:val="BodyText"/>
      </w:pPr>
      <w:r>
        <w:t xml:space="preserve">For more information, </w:t>
      </w:r>
      <w:r w:rsidRPr="00280C1C">
        <w:t>see</w:t>
      </w:r>
      <w:r w:rsidR="00280C1C" w:rsidRPr="00280C1C">
        <w:t xml:space="preserve"> the Configuration properties </w:t>
      </w:r>
      <w:r w:rsidR="00280C1C" w:rsidRPr="00280C1C">
        <w:rPr>
          <w:rFonts w:ascii="Courier New" w:hAnsi="Courier New" w:cs="Courier New"/>
        </w:rPr>
        <w:t>whenXXX</w:t>
      </w:r>
      <w:r w:rsidR="00280C1C" w:rsidRPr="00280C1C">
        <w:t xml:space="preserve"> in</w:t>
      </w:r>
      <w:r w:rsidRPr="00280C1C">
        <w:t xml:space="preserve"> </w:t>
      </w:r>
      <w:r w:rsidR="00155464" w:rsidRPr="00155464">
        <w:rPr>
          <w:rStyle w:val="Crossreference"/>
        </w:rPr>
        <w:fldChar w:fldCharType="begin"/>
      </w:r>
      <w:r w:rsidR="00155464" w:rsidRPr="00155464">
        <w:rPr>
          <w:rStyle w:val="Crossreference"/>
        </w:rPr>
        <w:instrText xml:space="preserve"> REF _Ref161048279 \h </w:instrText>
      </w:r>
      <w:r w:rsidR="00155464">
        <w:rPr>
          <w:rStyle w:val="Crossreference"/>
        </w:rPr>
        <w:instrText xml:space="preserve"> \* MERGEFORMAT </w:instrText>
      </w:r>
      <w:r w:rsidR="00155464" w:rsidRPr="00155464">
        <w:rPr>
          <w:rStyle w:val="Crossreference"/>
        </w:rPr>
      </w:r>
      <w:r w:rsidR="00155464" w:rsidRPr="00155464">
        <w:rPr>
          <w:rStyle w:val="Crossreference"/>
        </w:rPr>
        <w:fldChar w:fldCharType="separate"/>
      </w:r>
      <w:ins w:id="837" w:author="Gavin Rawson" w:date="2024-07-17T08:57:00Z" w16du:dateUtc="2024-07-17T07:57:00Z">
        <w:r w:rsidR="00B95831" w:rsidRPr="00B95831">
          <w:rPr>
            <w:rStyle w:val="Crossreference"/>
            <w:rPrChange w:id="838" w:author="Gavin Rawson" w:date="2024-07-17T08:57:00Z" w16du:dateUtc="2024-07-17T07:57:00Z">
              <w:rPr/>
            </w:rPrChange>
          </w:rPr>
          <w:t xml:space="preserve">Table </w:t>
        </w:r>
        <w:r w:rsidR="00B95831" w:rsidRPr="00B95831">
          <w:rPr>
            <w:rStyle w:val="Crossreference"/>
            <w:rPrChange w:id="839" w:author="Gavin Rawson" w:date="2024-07-17T08:57:00Z" w16du:dateUtc="2024-07-17T07:57:00Z">
              <w:rPr>
                <w:noProof/>
              </w:rPr>
            </w:rPrChange>
          </w:rPr>
          <w:t>8</w:t>
        </w:r>
      </w:ins>
      <w:del w:id="840" w:author="Gavin Rawson" w:date="2024-07-15T12:48:00Z" w16du:dateUtc="2024-07-15T11:48:00Z">
        <w:r w:rsidR="002B16D9" w:rsidRPr="00041655" w:rsidDel="00461D1E">
          <w:rPr>
            <w:rStyle w:val="Crossreference"/>
          </w:rPr>
          <w:delText>Table 8</w:delText>
        </w:r>
      </w:del>
      <w:r w:rsidR="00155464" w:rsidRPr="00155464">
        <w:rPr>
          <w:rStyle w:val="Crossreference"/>
        </w:rPr>
        <w:fldChar w:fldCharType="end"/>
      </w:r>
      <w:r w:rsidR="00155464">
        <w:t>.</w:t>
      </w:r>
    </w:p>
    <w:p w14:paraId="081CC4B5" w14:textId="715F5825" w:rsidR="00E948D0" w:rsidRDefault="00E948D0" w:rsidP="00E948D0">
      <w:pPr>
        <w:pStyle w:val="BodyText"/>
      </w:pPr>
      <w:r>
        <w:t xml:space="preserve">In the following situations the highest action of </w:t>
      </w:r>
      <w:r w:rsidDel="000D2959">
        <w:t xml:space="preserve">all </w:t>
      </w:r>
      <w:r>
        <w:t>the states</w:t>
      </w:r>
      <w:r w:rsidR="00280C1C">
        <w:t>,</w:t>
      </w:r>
      <w:r>
        <w:t xml:space="preserve"> and all of the </w:t>
      </w:r>
      <w:r w:rsidR="005425A5">
        <w:t>point</w:t>
      </w:r>
      <w:r>
        <w:t xml:space="preserve"> quality flags</w:t>
      </w:r>
      <w:r w:rsidR="00280C1C">
        <w:t>,</w:t>
      </w:r>
      <w:r>
        <w:t xml:space="preserve"> must be performed regardless of the highest permitted action. This is </w:t>
      </w:r>
      <w:r w:rsidR="00280C1C">
        <w:t>needed</w:t>
      </w:r>
      <w:r>
        <w:t xml:space="preserve"> to report the current state of the </w:t>
      </w:r>
      <w:r w:rsidR="005425A5">
        <w:t>point</w:t>
      </w:r>
      <w:r>
        <w:t>.</w:t>
      </w:r>
    </w:p>
    <w:p w14:paraId="52B317F0" w14:textId="77777777" w:rsidR="00E948D0" w:rsidRDefault="00E948D0" w:rsidP="00280C1C">
      <w:pPr>
        <w:pStyle w:val="Bullet"/>
      </w:pPr>
      <w:r>
        <w:t>At device start up (and following a restart).</w:t>
      </w:r>
    </w:p>
    <w:p w14:paraId="3BAA3744" w14:textId="71C57E8C" w:rsidR="00E948D0" w:rsidRDefault="00E948D0" w:rsidP="00280C1C">
      <w:pPr>
        <w:pStyle w:val="Bullet"/>
      </w:pPr>
      <w:r>
        <w:t xml:space="preserve">When the </w:t>
      </w:r>
      <w:r w:rsidR="005425A5">
        <w:t>point</w:t>
      </w:r>
      <w:r>
        <w:t xml:space="preserve"> is put on scan.</w:t>
      </w:r>
    </w:p>
    <w:p w14:paraId="0C1706D2" w14:textId="228379CF" w:rsidR="00E948D0" w:rsidRDefault="00E948D0" w:rsidP="00280C1C">
      <w:pPr>
        <w:pStyle w:val="Bullet"/>
      </w:pPr>
      <w:r>
        <w:t xml:space="preserve">Following a configuration change to any of the </w:t>
      </w:r>
      <w:r w:rsidR="005425A5">
        <w:t>point</w:t>
      </w:r>
      <w:r>
        <w:t xml:space="preserve"> state actions or any of the </w:t>
      </w:r>
      <w:r w:rsidR="005425A5">
        <w:t>point</w:t>
      </w:r>
      <w:r>
        <w:t xml:space="preserve"> quality flag actions.</w:t>
      </w:r>
    </w:p>
    <w:p w14:paraId="6A6D54F8" w14:textId="6885B068" w:rsidR="00E948D0" w:rsidRDefault="00E948D0" w:rsidP="00E948D0">
      <w:pPr>
        <w:pStyle w:val="BodyText"/>
      </w:pPr>
      <w:r>
        <w:t xml:space="preserve">The action </w:t>
      </w:r>
      <w:r w:rsidR="00280C1C">
        <w:t>is</w:t>
      </w:r>
      <w:r>
        <w:t xml:space="preserve"> performed once the </w:t>
      </w:r>
      <w:r w:rsidR="005425A5">
        <w:t>point</w:t>
      </w:r>
      <w:r>
        <w:t xml:space="preserve"> has completed the next or initial scan </w:t>
      </w:r>
      <w:r w:rsidR="00280C1C">
        <w:t>of its I/O without applying persistence. That is,</w:t>
      </w:r>
      <w:r>
        <w:t xml:space="preserve"> when the Restart </w:t>
      </w:r>
      <w:r w:rsidR="005425A5">
        <w:t>point</w:t>
      </w:r>
      <w:r>
        <w:t xml:space="preserve"> quality flag is cleared</w:t>
      </w:r>
      <w:r w:rsidR="00280C1C">
        <w:t>.</w:t>
      </w:r>
    </w:p>
    <w:p w14:paraId="1C4B3114" w14:textId="6055DF9E" w:rsidR="00E948D0" w:rsidRDefault="00664356" w:rsidP="005E596E">
      <w:pPr>
        <w:pStyle w:val="BodyText"/>
      </w:pPr>
      <w:r w:rsidRPr="00664356">
        <w:t xml:space="preserve">When action </w:t>
      </w:r>
      <w:r w:rsidR="0032003C" w:rsidRPr="0032003C">
        <w:rPr>
          <w:b/>
          <w:bCs/>
        </w:rPr>
        <w:t>2</w:t>
      </w:r>
      <w:r w:rsidRPr="00664356">
        <w:t xml:space="preserve"> is taken and a connection request is triggered</w:t>
      </w:r>
      <w:r>
        <w:t>,</w:t>
      </w:r>
      <w:r w:rsidRPr="00664356">
        <w:t xml:space="preserve"> the exact action performed by the F</w:t>
      </w:r>
      <w:r>
        <w:t>D</w:t>
      </w:r>
      <w:r w:rsidRPr="00664356">
        <w:t xml:space="preserve"> depend</w:t>
      </w:r>
      <w:r>
        <w:t>s</w:t>
      </w:r>
      <w:r w:rsidRPr="00664356">
        <w:t xml:space="preserve"> on the capabilities, configuration</w:t>
      </w:r>
      <w:r w:rsidR="00560546">
        <w:t>,</w:t>
      </w:r>
      <w:r w:rsidRPr="00664356">
        <w:t xml:space="preserve"> and state of the </w:t>
      </w:r>
      <w:r>
        <w:t>FD</w:t>
      </w:r>
      <w:r w:rsidRPr="00664356">
        <w:t xml:space="preserve"> </w:t>
      </w:r>
      <w:r>
        <w:t>as follows</w:t>
      </w:r>
      <w:r w:rsidRPr="00664356">
        <w:t>:</w:t>
      </w:r>
    </w:p>
    <w:p w14:paraId="268C9200" w14:textId="15AC2272" w:rsidR="00664356" w:rsidRDefault="00664356">
      <w:pPr>
        <w:pStyle w:val="Bullet"/>
      </w:pPr>
      <w:r>
        <w:t xml:space="preserve">If the FD </w:t>
      </w:r>
      <w:r w:rsidR="00B50B5D">
        <w:t>can make</w:t>
      </w:r>
      <w:r>
        <w:t xml:space="preserve"> a connection to the MQTT </w:t>
      </w:r>
      <w:r w:rsidR="00FB1382">
        <w:t>Broker</w:t>
      </w:r>
      <w:r>
        <w:t>, and a connection is not already established, then it asserts a “request to connect”. This indicate</w:t>
      </w:r>
      <w:r w:rsidR="00560546">
        <w:t>s</w:t>
      </w:r>
      <w:r>
        <w:t xml:space="preserve"> to the FD that it must make a connection to the MQTT </w:t>
      </w:r>
      <w:r w:rsidR="00FB1382">
        <w:t>Broker</w:t>
      </w:r>
      <w:r>
        <w:t xml:space="preserve"> to report the event.</w:t>
      </w:r>
      <w:r w:rsidR="00362BC1">
        <w:br/>
      </w:r>
      <w:r>
        <w:t xml:space="preserve">The “request to connect” is used in the algorithm which the FD uses to decide when it needs to make a connection to the MQTT </w:t>
      </w:r>
      <w:r w:rsidR="00FB1382">
        <w:t>Broker</w:t>
      </w:r>
      <w:r>
        <w:t>, along with any other factors, such as retry delays; and blacklists.</w:t>
      </w:r>
    </w:p>
    <w:p w14:paraId="79C9E2F0" w14:textId="16C8366F" w:rsidR="00664356" w:rsidRDefault="00664356" w:rsidP="00664356">
      <w:pPr>
        <w:pStyle w:val="Bullet"/>
      </w:pPr>
      <w:r>
        <w:t xml:space="preserve">If the </w:t>
      </w:r>
      <w:r w:rsidR="00362BC1">
        <w:t>FD</w:t>
      </w:r>
      <w:r>
        <w:t xml:space="preserve"> is already connected to the MQTT </w:t>
      </w:r>
      <w:r w:rsidR="00FB1382">
        <w:t>Broker</w:t>
      </w:r>
      <w:r w:rsidR="002E7AA7">
        <w:t>,</w:t>
      </w:r>
      <w:r>
        <w:t xml:space="preserve"> then the event data </w:t>
      </w:r>
      <w:r w:rsidR="00362BC1">
        <w:t>is</w:t>
      </w:r>
      <w:r>
        <w:t xml:space="preserve"> immediately published.</w:t>
      </w:r>
    </w:p>
    <w:p w14:paraId="51140254" w14:textId="7F79427A" w:rsidR="00664356" w:rsidRDefault="00362BC1" w:rsidP="00664356">
      <w:pPr>
        <w:pStyle w:val="Bullet"/>
      </w:pPr>
      <w:r>
        <w:t>Otherwise,</w:t>
      </w:r>
      <w:r w:rsidR="00664356">
        <w:t xml:space="preserve"> no further action </w:t>
      </w:r>
      <w:r w:rsidR="00D45A33">
        <w:t>is</w:t>
      </w:r>
      <w:r w:rsidR="00664356">
        <w:t xml:space="preserve"> </w:t>
      </w:r>
      <w:r w:rsidR="002E7AA7">
        <w:t>taken,</w:t>
      </w:r>
      <w:r w:rsidR="00664356">
        <w:t xml:space="preserve"> and the event data </w:t>
      </w:r>
      <w:r w:rsidR="00D45A33">
        <w:t>is</w:t>
      </w:r>
      <w:r w:rsidR="00664356">
        <w:t xml:space="preserve"> not reported until the F</w:t>
      </w:r>
      <w:r>
        <w:t>D</w:t>
      </w:r>
      <w:r w:rsidR="00664356">
        <w:t xml:space="preserve"> next connects to the MQTT </w:t>
      </w:r>
      <w:r w:rsidR="00FB1382">
        <w:t>Broker</w:t>
      </w:r>
      <w:r w:rsidR="00664356">
        <w:t>.</w:t>
      </w:r>
    </w:p>
    <w:p w14:paraId="3AFAEBEF" w14:textId="4F5B1560" w:rsidR="00664356" w:rsidRDefault="00362BC1" w:rsidP="00362BC1">
      <w:pPr>
        <w:pStyle w:val="Heading2"/>
      </w:pPr>
      <w:bookmarkStart w:id="841" w:name="_Ref160616879"/>
      <w:bookmarkStart w:id="842" w:name="_Toc172098945"/>
      <w:r>
        <w:t>Points</w:t>
      </w:r>
      <w:bookmarkEnd w:id="841"/>
      <w:bookmarkEnd w:id="842"/>
    </w:p>
    <w:p w14:paraId="6C964118" w14:textId="6BCD62B1" w:rsidR="00212C02" w:rsidRDefault="00212C02" w:rsidP="00212C02">
      <w:pPr>
        <w:pStyle w:val="BodyText"/>
      </w:pPr>
      <w:r>
        <w:t xml:space="preserve">All </w:t>
      </w:r>
      <w:r w:rsidR="005425A5">
        <w:t>point</w:t>
      </w:r>
      <w:r>
        <w:t>s are referenced to a Device Link object. The configuration structure for this is as follows:</w:t>
      </w:r>
    </w:p>
    <w:p w14:paraId="6266F3F3" w14:textId="4961150F" w:rsidR="00212C02" w:rsidRDefault="000B2D66" w:rsidP="00212C02">
      <w:pPr>
        <w:pStyle w:val="BodyText"/>
      </w:pPr>
      <w:r w:rsidRPr="000B2D66">
        <w:rPr>
          <w:rStyle w:val="Crossreference"/>
        </w:rPr>
        <w:fldChar w:fldCharType="begin"/>
      </w:r>
      <w:r w:rsidRPr="000B2D66">
        <w:rPr>
          <w:rStyle w:val="Crossreference"/>
        </w:rPr>
        <w:instrText xml:space="preserve"> REF _Ref161139195 \h </w:instrText>
      </w:r>
      <w:r>
        <w:rPr>
          <w:rStyle w:val="Crossreference"/>
        </w:rPr>
        <w:instrText xml:space="preserve"> \* MERGEFORMAT </w:instrText>
      </w:r>
      <w:r w:rsidRPr="000B2D66">
        <w:rPr>
          <w:rStyle w:val="Crossreference"/>
        </w:rPr>
      </w:r>
      <w:r w:rsidRPr="000B2D66">
        <w:rPr>
          <w:rStyle w:val="Crossreference"/>
        </w:rPr>
        <w:fldChar w:fldCharType="separate"/>
      </w:r>
      <w:ins w:id="843" w:author="Gavin Rawson" w:date="2024-07-17T08:57:00Z" w16du:dateUtc="2024-07-17T07:57:00Z">
        <w:r w:rsidR="00B95831" w:rsidRPr="00B95831">
          <w:rPr>
            <w:rStyle w:val="Crossreference"/>
            <w:rPrChange w:id="844" w:author="Gavin Rawson" w:date="2024-07-17T08:57:00Z" w16du:dateUtc="2024-07-17T07:57:00Z">
              <w:rPr/>
            </w:rPrChange>
          </w:rPr>
          <w:t xml:space="preserve">Table </w:t>
        </w:r>
        <w:r w:rsidR="00B95831" w:rsidRPr="00B95831">
          <w:rPr>
            <w:rStyle w:val="Crossreference"/>
            <w:rPrChange w:id="845" w:author="Gavin Rawson" w:date="2024-07-17T08:57:00Z" w16du:dateUtc="2024-07-17T07:57:00Z">
              <w:rPr>
                <w:noProof/>
              </w:rPr>
            </w:rPrChange>
          </w:rPr>
          <w:t>7</w:t>
        </w:r>
      </w:ins>
      <w:del w:id="846" w:author="Gavin Rawson" w:date="2024-07-15T12:48:00Z" w16du:dateUtc="2024-07-15T11:48:00Z">
        <w:r w:rsidR="002B16D9" w:rsidRPr="00041655" w:rsidDel="00461D1E">
          <w:rPr>
            <w:rStyle w:val="Crossreference"/>
          </w:rPr>
          <w:delText>Table 7</w:delText>
        </w:r>
      </w:del>
      <w:r w:rsidRPr="000B2D66">
        <w:rPr>
          <w:rStyle w:val="Crossreference"/>
        </w:rPr>
        <w:fldChar w:fldCharType="end"/>
      </w:r>
      <w:r>
        <w:t xml:space="preserve"> describes the elements w</w:t>
      </w:r>
      <w:r w:rsidR="00212C02">
        <w:t xml:space="preserve">ithin the object </w:t>
      </w:r>
      <w:r w:rsidR="00212C02" w:rsidRPr="00212C02">
        <w:rPr>
          <w:b/>
          <w:bCs/>
        </w:rPr>
        <w:t>deviceLink</w:t>
      </w:r>
      <w:r w:rsidR="00941B54">
        <w:t>.</w:t>
      </w:r>
    </w:p>
    <w:p w14:paraId="19E223A3" w14:textId="36C061E8" w:rsidR="00212C02" w:rsidRPr="00212C02" w:rsidRDefault="00BB5A05" w:rsidP="009F3044">
      <w:pPr>
        <w:pStyle w:val="Caption"/>
      </w:pPr>
      <w:bookmarkStart w:id="847" w:name="_Ref161139195"/>
      <w:bookmarkStart w:id="848" w:name="_Toc170288646"/>
      <w:r>
        <w:t xml:space="preserve">Table </w:t>
      </w:r>
      <w:r>
        <w:fldChar w:fldCharType="begin"/>
      </w:r>
      <w:r>
        <w:instrText xml:space="preserve"> SEQ Table \* ARABIC </w:instrText>
      </w:r>
      <w:r>
        <w:fldChar w:fldCharType="separate"/>
      </w:r>
      <w:r w:rsidR="00B95831">
        <w:rPr>
          <w:noProof/>
        </w:rPr>
        <w:t>7</w:t>
      </w:r>
      <w:r>
        <w:rPr>
          <w:noProof/>
        </w:rPr>
        <w:fldChar w:fldCharType="end"/>
      </w:r>
      <w:bookmarkEnd w:id="847"/>
      <w:r>
        <w:tab/>
      </w:r>
      <w:r w:rsidRPr="00BB5A05">
        <w:t xml:space="preserve">Configuration structure for a </w:t>
      </w:r>
      <w:r w:rsidR="00994C7D">
        <w:t>d</w:t>
      </w:r>
      <w:r w:rsidRPr="00BB5A05">
        <w:t xml:space="preserve">evice </w:t>
      </w:r>
      <w:r w:rsidR="00994C7D">
        <w:t>l</w:t>
      </w:r>
      <w:r w:rsidRPr="00BB5A05">
        <w:t>ink</w:t>
      </w:r>
      <w:bookmarkEnd w:id="848"/>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5"/>
        <w:gridCol w:w="1640"/>
        <w:gridCol w:w="1627"/>
        <w:gridCol w:w="1412"/>
        <w:gridCol w:w="2458"/>
      </w:tblGrid>
      <w:tr w:rsidR="00BB5A05" w14:paraId="088E27B8" w14:textId="77777777" w:rsidTr="00265A9F">
        <w:trPr>
          <w:tblHeader/>
          <w:jc w:val="center"/>
        </w:trPr>
        <w:tc>
          <w:tcPr>
            <w:tcW w:w="1979" w:type="dxa"/>
            <w:shd w:val="clear" w:color="auto" w:fill="5BABD3"/>
          </w:tcPr>
          <w:p w14:paraId="1C311CF2" w14:textId="3B9705F2" w:rsidR="00BB5A05" w:rsidRPr="00B61C9B" w:rsidRDefault="00BB5A05" w:rsidP="00B97174">
            <w:pPr>
              <w:pStyle w:val="TableHeading"/>
            </w:pPr>
            <w:r>
              <w:t>Information</w:t>
            </w:r>
          </w:p>
        </w:tc>
        <w:tc>
          <w:tcPr>
            <w:tcW w:w="1566" w:type="dxa"/>
            <w:shd w:val="clear" w:color="auto" w:fill="5BABD3"/>
          </w:tcPr>
          <w:p w14:paraId="2EB206BE" w14:textId="2BCBD761" w:rsidR="00BB5A05" w:rsidRPr="00B61C9B" w:rsidRDefault="00BB5A05" w:rsidP="00B97174">
            <w:pPr>
              <w:pStyle w:val="TableHeading"/>
            </w:pPr>
            <w:r>
              <w:t>Type</w:t>
            </w:r>
          </w:p>
        </w:tc>
        <w:tc>
          <w:tcPr>
            <w:tcW w:w="1700" w:type="dxa"/>
            <w:shd w:val="clear" w:color="auto" w:fill="5BABD3"/>
          </w:tcPr>
          <w:p w14:paraId="75BB6CC5" w14:textId="46125C22" w:rsidR="00BB5A05" w:rsidRPr="00B61C9B" w:rsidRDefault="00BB5A05" w:rsidP="00B97174">
            <w:pPr>
              <w:pStyle w:val="TableHeading"/>
            </w:pPr>
            <w:r w:rsidRPr="000B1489">
              <w:t>JSON Name</w:t>
            </w:r>
          </w:p>
        </w:tc>
        <w:tc>
          <w:tcPr>
            <w:tcW w:w="1417" w:type="dxa"/>
            <w:shd w:val="clear" w:color="auto" w:fill="5BABD3"/>
          </w:tcPr>
          <w:p w14:paraId="51B585F5" w14:textId="49657186" w:rsidR="00BB5A05" w:rsidRPr="00B61C9B" w:rsidRDefault="00BB5A05" w:rsidP="00B97174">
            <w:pPr>
              <w:pStyle w:val="TableHeading"/>
            </w:pPr>
            <w:r>
              <w:t>Mandatory</w:t>
            </w:r>
          </w:p>
        </w:tc>
        <w:tc>
          <w:tcPr>
            <w:tcW w:w="2552" w:type="dxa"/>
            <w:shd w:val="clear" w:color="auto" w:fill="5BABD3"/>
          </w:tcPr>
          <w:p w14:paraId="233021D2" w14:textId="53C0EE1B" w:rsidR="00BB5A05" w:rsidRPr="00B61C9B" w:rsidRDefault="00BB5A05" w:rsidP="00B97174">
            <w:pPr>
              <w:pStyle w:val="TableHeading"/>
            </w:pPr>
            <w:r>
              <w:t>Description</w:t>
            </w:r>
          </w:p>
        </w:tc>
      </w:tr>
      <w:tr w:rsidR="00BB5A05" w14:paraId="2C2CC497" w14:textId="77777777" w:rsidTr="00265A9F">
        <w:trPr>
          <w:tblHeader/>
          <w:jc w:val="center"/>
        </w:trPr>
        <w:tc>
          <w:tcPr>
            <w:tcW w:w="1979" w:type="dxa"/>
            <w:shd w:val="clear" w:color="auto" w:fill="auto"/>
          </w:tcPr>
          <w:p w14:paraId="50967AAF" w14:textId="2B7B6624" w:rsidR="00BB5A05" w:rsidRPr="008A325B" w:rsidRDefault="00BB5A05" w:rsidP="002B16D9">
            <w:pPr>
              <w:pStyle w:val="TableText"/>
            </w:pPr>
            <w:r>
              <w:t>Device Link Number</w:t>
            </w:r>
          </w:p>
        </w:tc>
        <w:tc>
          <w:tcPr>
            <w:tcW w:w="1566" w:type="dxa"/>
          </w:tcPr>
          <w:p w14:paraId="291F232C" w14:textId="308915DE" w:rsidR="00BB5A05" w:rsidRPr="008A325B" w:rsidRDefault="00BB5A05" w:rsidP="002B16D9">
            <w:pPr>
              <w:pStyle w:val="TableText"/>
            </w:pPr>
            <w:del w:id="849" w:author="Gavin Rawson" w:date="2024-07-15T07:52:00Z" w16du:dateUtc="2024-07-15T06:52:00Z">
              <w:r w:rsidDel="00BD03DC">
                <w:delText>Number</w:delText>
              </w:r>
            </w:del>
            <w:ins w:id="850" w:author="Gavin Rawson" w:date="2024-07-15T07:52:00Z" w16du:dateUtc="2024-07-15T06:52:00Z">
              <w:r w:rsidR="00BD03DC">
                <w:t>Integer</w:t>
              </w:r>
            </w:ins>
          </w:p>
        </w:tc>
        <w:tc>
          <w:tcPr>
            <w:tcW w:w="1700" w:type="dxa"/>
          </w:tcPr>
          <w:p w14:paraId="2D63A720" w14:textId="79B4F8E6" w:rsidR="00BB5A05" w:rsidRPr="008A325B" w:rsidRDefault="00BB5A05" w:rsidP="002B16D9">
            <w:pPr>
              <w:pStyle w:val="TableText"/>
            </w:pPr>
            <w:r w:rsidRPr="000B1489">
              <w:t>num</w:t>
            </w:r>
          </w:p>
        </w:tc>
        <w:tc>
          <w:tcPr>
            <w:tcW w:w="1417" w:type="dxa"/>
          </w:tcPr>
          <w:p w14:paraId="3DE5E5E6" w14:textId="2EBD923B" w:rsidR="00BB5A05" w:rsidRPr="008A325B" w:rsidRDefault="00BB5A05" w:rsidP="002B16D9">
            <w:pPr>
              <w:pStyle w:val="TableText"/>
            </w:pPr>
            <w:r>
              <w:t>Yes</w:t>
            </w:r>
          </w:p>
        </w:tc>
        <w:tc>
          <w:tcPr>
            <w:tcW w:w="2552" w:type="dxa"/>
            <w:shd w:val="clear" w:color="auto" w:fill="auto"/>
          </w:tcPr>
          <w:p w14:paraId="37ED784C" w14:textId="399FB2E2" w:rsidR="00BB5A05" w:rsidRPr="008A325B" w:rsidRDefault="00BB5A05" w:rsidP="002B16D9">
            <w:pPr>
              <w:pStyle w:val="TableText"/>
            </w:pPr>
            <w:r>
              <w:t>Storage Index</w:t>
            </w:r>
          </w:p>
        </w:tc>
      </w:tr>
      <w:tr w:rsidR="00BB5A05" w14:paraId="2585C13A" w14:textId="77777777" w:rsidTr="00265A9F">
        <w:trPr>
          <w:tblHeader/>
          <w:jc w:val="center"/>
        </w:trPr>
        <w:tc>
          <w:tcPr>
            <w:tcW w:w="1979" w:type="dxa"/>
            <w:shd w:val="clear" w:color="auto" w:fill="auto"/>
          </w:tcPr>
          <w:p w14:paraId="4C7EAB8C" w14:textId="3E9E4C96" w:rsidR="00BB5A05" w:rsidRPr="008A325B" w:rsidRDefault="00BB5A05" w:rsidP="002B16D9">
            <w:pPr>
              <w:pStyle w:val="TableText"/>
            </w:pPr>
            <w:r>
              <w:t>Name</w:t>
            </w:r>
          </w:p>
        </w:tc>
        <w:tc>
          <w:tcPr>
            <w:tcW w:w="1566" w:type="dxa"/>
          </w:tcPr>
          <w:p w14:paraId="349A175D" w14:textId="59ECF114" w:rsidR="00BB5A05" w:rsidRPr="008A325B" w:rsidRDefault="00BB5A05" w:rsidP="002B16D9">
            <w:pPr>
              <w:pStyle w:val="TableText"/>
            </w:pPr>
            <w:r>
              <w:t>String</w:t>
            </w:r>
          </w:p>
        </w:tc>
        <w:tc>
          <w:tcPr>
            <w:tcW w:w="1700" w:type="dxa"/>
          </w:tcPr>
          <w:p w14:paraId="59084B05" w14:textId="71E97D41" w:rsidR="00BB5A05" w:rsidRPr="008A325B" w:rsidRDefault="00BB5A05" w:rsidP="002B16D9">
            <w:pPr>
              <w:pStyle w:val="TableText"/>
            </w:pPr>
            <w:r w:rsidRPr="000B1489">
              <w:t>name</w:t>
            </w:r>
          </w:p>
        </w:tc>
        <w:tc>
          <w:tcPr>
            <w:tcW w:w="1417" w:type="dxa"/>
          </w:tcPr>
          <w:p w14:paraId="2FBBF02D" w14:textId="25772385" w:rsidR="00BB5A05" w:rsidRPr="008A325B" w:rsidRDefault="00BB5A05" w:rsidP="002B16D9">
            <w:pPr>
              <w:pStyle w:val="TableText"/>
            </w:pPr>
            <w:r>
              <w:t>Yes</w:t>
            </w:r>
          </w:p>
        </w:tc>
        <w:tc>
          <w:tcPr>
            <w:tcW w:w="2552" w:type="dxa"/>
            <w:shd w:val="clear" w:color="auto" w:fill="auto"/>
          </w:tcPr>
          <w:p w14:paraId="3287F9C5" w14:textId="53A94585" w:rsidR="00BB5A05" w:rsidRPr="008A325B" w:rsidRDefault="00BB5A05" w:rsidP="002B16D9">
            <w:pPr>
              <w:pStyle w:val="TableText"/>
            </w:pPr>
            <w:r>
              <w:t xml:space="preserve">Name of this </w:t>
            </w:r>
            <w:r w:rsidR="0090520D">
              <w:t>D</w:t>
            </w:r>
            <w:r>
              <w:t xml:space="preserve">evice </w:t>
            </w:r>
            <w:r w:rsidR="0090520D">
              <w:t>L</w:t>
            </w:r>
            <w:r>
              <w:t>ink</w:t>
            </w:r>
          </w:p>
        </w:tc>
      </w:tr>
      <w:tr w:rsidR="00BB5A05" w14:paraId="6B2A46DA" w14:textId="77777777" w:rsidTr="00265A9F">
        <w:trPr>
          <w:tblHeader/>
          <w:jc w:val="center"/>
        </w:trPr>
        <w:tc>
          <w:tcPr>
            <w:tcW w:w="1979" w:type="dxa"/>
            <w:shd w:val="clear" w:color="auto" w:fill="auto"/>
          </w:tcPr>
          <w:p w14:paraId="3CF5DC2C" w14:textId="4EE200A7" w:rsidR="00BB5A05" w:rsidRPr="008A325B" w:rsidRDefault="00BB5A05" w:rsidP="002B16D9">
            <w:pPr>
              <w:pStyle w:val="TableText"/>
            </w:pPr>
            <w:r>
              <w:t>Device Link Connection String</w:t>
            </w:r>
          </w:p>
        </w:tc>
        <w:tc>
          <w:tcPr>
            <w:tcW w:w="1566" w:type="dxa"/>
          </w:tcPr>
          <w:p w14:paraId="3F0C5D99" w14:textId="4F3FE6A7" w:rsidR="00BB5A05" w:rsidRPr="008A325B" w:rsidRDefault="00BB5A05" w:rsidP="002B16D9">
            <w:pPr>
              <w:pStyle w:val="TableText"/>
            </w:pPr>
            <w:r>
              <w:t>String</w:t>
            </w:r>
          </w:p>
        </w:tc>
        <w:tc>
          <w:tcPr>
            <w:tcW w:w="1700" w:type="dxa"/>
          </w:tcPr>
          <w:p w14:paraId="586F99B6" w14:textId="6180624B" w:rsidR="00BB5A05" w:rsidRPr="008A325B" w:rsidRDefault="00BB5A05" w:rsidP="002B16D9">
            <w:pPr>
              <w:pStyle w:val="TableText"/>
            </w:pPr>
            <w:r w:rsidRPr="000B1489">
              <w:t>conn</w:t>
            </w:r>
          </w:p>
        </w:tc>
        <w:tc>
          <w:tcPr>
            <w:tcW w:w="1417" w:type="dxa"/>
          </w:tcPr>
          <w:p w14:paraId="4C68C0DF" w14:textId="1547B7FB" w:rsidR="00BB5A05" w:rsidRPr="008A325B" w:rsidRDefault="00BB5A05" w:rsidP="002B16D9">
            <w:pPr>
              <w:pStyle w:val="TableText"/>
            </w:pPr>
            <w:r>
              <w:t>No</w:t>
            </w:r>
          </w:p>
        </w:tc>
        <w:tc>
          <w:tcPr>
            <w:tcW w:w="2552" w:type="dxa"/>
            <w:shd w:val="clear" w:color="auto" w:fill="auto"/>
          </w:tcPr>
          <w:p w14:paraId="69BBF81C" w14:textId="7B69DEC3" w:rsidR="00BB5A05" w:rsidRPr="008A325B" w:rsidRDefault="00BB5A05" w:rsidP="002B16D9">
            <w:pPr>
              <w:pStyle w:val="TableText"/>
            </w:pPr>
            <w:r>
              <w:t>Optional device-specific string</w:t>
            </w:r>
          </w:p>
        </w:tc>
      </w:tr>
    </w:tbl>
    <w:p w14:paraId="5CCB7E5A" w14:textId="77777777" w:rsidR="00212C02" w:rsidRDefault="00212C02" w:rsidP="00212C02">
      <w:pPr>
        <w:pStyle w:val="BodyText"/>
      </w:pPr>
    </w:p>
    <w:p w14:paraId="3C0A8693" w14:textId="77777777" w:rsidR="00BB5A05" w:rsidRDefault="00BB5A05" w:rsidP="00BB5A05">
      <w:pPr>
        <w:pStyle w:val="BodyText"/>
      </w:pPr>
      <w:r>
        <w:t xml:space="preserve">The Device Link Connection String may contain device or hardware specific settings. </w:t>
      </w:r>
    </w:p>
    <w:p w14:paraId="7AD9880C" w14:textId="13F2DAE8" w:rsidR="00BB5A05" w:rsidRDefault="00BB5A05" w:rsidP="00BB5A05">
      <w:pPr>
        <w:pStyle w:val="BodyText"/>
      </w:pPr>
      <w:r>
        <w:t xml:space="preserve">The numbers and names of pre-defined </w:t>
      </w:r>
      <w:r w:rsidR="005069A4">
        <w:t>D</w:t>
      </w:r>
      <w:r>
        <w:t xml:space="preserve">evice </w:t>
      </w:r>
      <w:r w:rsidR="005069A4">
        <w:t>L</w:t>
      </w:r>
      <w:r>
        <w:t xml:space="preserve">inks are defined in the FD Profile in the </w:t>
      </w:r>
      <w:r w:rsidRPr="00CC1E54">
        <w:t>Capability section</w:t>
      </w:r>
      <w:r>
        <w:t>.</w:t>
      </w:r>
    </w:p>
    <w:p w14:paraId="06451B9D" w14:textId="41500322" w:rsidR="00BB5A05" w:rsidRPr="00BA7567" w:rsidRDefault="00BB5A05" w:rsidP="00BB5A05">
      <w:pPr>
        <w:pStyle w:val="BodyText"/>
      </w:pPr>
      <w:r w:rsidRPr="00BA7567">
        <w:t>There is a</w:t>
      </w:r>
      <w:r w:rsidR="008900C3" w:rsidRPr="00BA7567">
        <w:t xml:space="preserve"> </w:t>
      </w:r>
      <w:r w:rsidRPr="00BA7567">
        <w:t xml:space="preserve">name for internal </w:t>
      </w:r>
      <w:r w:rsidR="005425A5">
        <w:t>point</w:t>
      </w:r>
      <w:r w:rsidRPr="00BA7567">
        <w:t xml:space="preserve">s, those without a physical data source/target which can have values set or overridden. The name is “Internal”, and support is optional within the Device Profile. </w:t>
      </w:r>
    </w:p>
    <w:p w14:paraId="24411534" w14:textId="0AF4A0A4" w:rsidR="00BB5A05" w:rsidRDefault="00BB5A05" w:rsidP="00BB5A05">
      <w:pPr>
        <w:pStyle w:val="BodyText"/>
      </w:pPr>
      <w:r w:rsidRPr="00BA7567">
        <w:lastRenderedPageBreak/>
        <w:t xml:space="preserve">There is a name for calculated </w:t>
      </w:r>
      <w:r w:rsidR="005425A5">
        <w:t>point</w:t>
      </w:r>
      <w:r w:rsidRPr="00BA7567">
        <w:t xml:space="preserve">s, “Calc”, and support is optional within the Device Profile. </w:t>
      </w:r>
      <w:r w:rsidR="00D359EE" w:rsidRPr="00BA7567">
        <w:t>T</w:t>
      </w:r>
      <w:r w:rsidRPr="00BA7567">
        <w:t xml:space="preserve">here are </w:t>
      </w:r>
      <w:r w:rsidR="005425A5">
        <w:t>point</w:t>
      </w:r>
      <w:r w:rsidRPr="00BA7567">
        <w:t xml:space="preserve"> fields which relate to</w:t>
      </w:r>
      <w:r w:rsidR="00D359EE" w:rsidRPr="00BA7567">
        <w:t xml:space="preserve"> “Calc”</w:t>
      </w:r>
      <w:r w:rsidRPr="00BA7567">
        <w:t xml:space="preserve"> </w:t>
      </w:r>
      <w:r w:rsidR="005425A5">
        <w:t>point</w:t>
      </w:r>
      <w:r w:rsidRPr="00BA7567">
        <w:t xml:space="preserve">s </w:t>
      </w:r>
      <w:r w:rsidR="00D359EE" w:rsidRPr="00BA7567">
        <w:t xml:space="preserve">that are </w:t>
      </w:r>
      <w:r w:rsidRPr="00BA7567">
        <w:t>calculated by the FD using the Polish Notation (PN) specification</w:t>
      </w:r>
      <w:r w:rsidR="00785E20" w:rsidRPr="00BA7567">
        <w:t xml:space="preserve">, see Section </w:t>
      </w:r>
      <w:r w:rsidR="00785E20" w:rsidRPr="00BA7567">
        <w:rPr>
          <w:rStyle w:val="Crossreference"/>
        </w:rPr>
        <w:fldChar w:fldCharType="begin"/>
      </w:r>
      <w:r w:rsidR="00785E20" w:rsidRPr="00BA7567">
        <w:rPr>
          <w:rStyle w:val="Crossreference"/>
        </w:rPr>
        <w:instrText xml:space="preserve"> REF _Ref162955578 \r \h  \* MERGEFORMAT </w:instrText>
      </w:r>
      <w:r w:rsidR="00785E20" w:rsidRPr="00BA7567">
        <w:rPr>
          <w:rStyle w:val="Crossreference"/>
        </w:rPr>
      </w:r>
      <w:r w:rsidR="00785E20" w:rsidRPr="00BA7567">
        <w:rPr>
          <w:rStyle w:val="Crossreference"/>
        </w:rPr>
        <w:fldChar w:fldCharType="separate"/>
      </w:r>
      <w:r w:rsidR="00B95831">
        <w:rPr>
          <w:rStyle w:val="Crossreference"/>
        </w:rPr>
        <w:t>2.7</w:t>
      </w:r>
      <w:r w:rsidR="00785E20" w:rsidRPr="00BA7567">
        <w:rPr>
          <w:rStyle w:val="Crossreference"/>
        </w:rPr>
        <w:fldChar w:fldCharType="end"/>
      </w:r>
      <w:r w:rsidR="001E0CC4" w:rsidRPr="00BA7567">
        <w:rPr>
          <w:rStyle w:val="Crossreference"/>
        </w:rPr>
        <w:t xml:space="preserve">, </w:t>
      </w:r>
      <w:r w:rsidR="006C34B5" w:rsidRPr="00BA7567">
        <w:rPr>
          <w:rStyle w:val="Crossreference"/>
        </w:rPr>
        <w:fldChar w:fldCharType="begin"/>
      </w:r>
      <w:r w:rsidR="006C34B5" w:rsidRPr="00BA7567">
        <w:rPr>
          <w:rStyle w:val="Crossreference"/>
        </w:rPr>
        <w:instrText xml:space="preserve"> REF _Ref162955578 \h  \* MERGEFORMAT </w:instrText>
      </w:r>
      <w:r w:rsidR="006C34B5" w:rsidRPr="00BA7567">
        <w:rPr>
          <w:rStyle w:val="Crossreference"/>
        </w:rPr>
      </w:r>
      <w:r w:rsidR="006C34B5" w:rsidRPr="00BA7567">
        <w:rPr>
          <w:rStyle w:val="Crossreference"/>
        </w:rPr>
        <w:fldChar w:fldCharType="separate"/>
      </w:r>
      <w:ins w:id="851" w:author="Gavin Rawson" w:date="2024-07-17T08:57:00Z" w16du:dateUtc="2024-07-17T07:57:00Z">
        <w:r w:rsidR="00B95831" w:rsidRPr="00B95831">
          <w:rPr>
            <w:rStyle w:val="Crossreference"/>
            <w:rPrChange w:id="852" w:author="Gavin Rawson" w:date="2024-07-17T08:57:00Z" w16du:dateUtc="2024-07-17T07:57:00Z">
              <w:rPr/>
            </w:rPrChange>
          </w:rPr>
          <w:t>Calculated points</w:t>
        </w:r>
      </w:ins>
      <w:del w:id="853" w:author="Gavin Rawson" w:date="2024-07-15T12:48:00Z" w16du:dateUtc="2024-07-15T11:48:00Z">
        <w:r w:rsidR="002B16D9" w:rsidRPr="00041655" w:rsidDel="00461D1E">
          <w:rPr>
            <w:rStyle w:val="Crossreference"/>
          </w:rPr>
          <w:delText>Calculated points</w:delText>
        </w:r>
      </w:del>
      <w:r w:rsidR="006C34B5" w:rsidRPr="00BA7567">
        <w:rPr>
          <w:rStyle w:val="Crossreference"/>
        </w:rPr>
        <w:fldChar w:fldCharType="end"/>
      </w:r>
      <w:r w:rsidRPr="00BA7567">
        <w:t>.</w:t>
      </w:r>
    </w:p>
    <w:p w14:paraId="3B8A64C0" w14:textId="63C68C72" w:rsidR="00BB5A05" w:rsidRDefault="00896295" w:rsidP="00BB5A05">
      <w:pPr>
        <w:pStyle w:val="BodyText"/>
      </w:pPr>
      <w:r w:rsidRPr="00896295">
        <w:rPr>
          <w:rStyle w:val="Crossreference"/>
        </w:rPr>
        <w:fldChar w:fldCharType="begin"/>
      </w:r>
      <w:r w:rsidRPr="00896295">
        <w:rPr>
          <w:rStyle w:val="Crossreference"/>
        </w:rPr>
        <w:instrText xml:space="preserve"> REF _Ref161048279 \h </w:instrText>
      </w:r>
      <w:r>
        <w:rPr>
          <w:rStyle w:val="Crossreference"/>
        </w:rPr>
        <w:instrText xml:space="preserve"> \* MERGEFORMAT </w:instrText>
      </w:r>
      <w:r w:rsidRPr="00896295">
        <w:rPr>
          <w:rStyle w:val="Crossreference"/>
        </w:rPr>
      </w:r>
      <w:r w:rsidRPr="00896295">
        <w:rPr>
          <w:rStyle w:val="Crossreference"/>
        </w:rPr>
        <w:fldChar w:fldCharType="separate"/>
      </w:r>
      <w:ins w:id="854" w:author="Gavin Rawson" w:date="2024-07-17T08:57:00Z" w16du:dateUtc="2024-07-17T07:57:00Z">
        <w:r w:rsidR="00B95831" w:rsidRPr="00B95831">
          <w:rPr>
            <w:rStyle w:val="Crossreference"/>
            <w:rPrChange w:id="855" w:author="Gavin Rawson" w:date="2024-07-17T08:57:00Z" w16du:dateUtc="2024-07-17T07:57:00Z">
              <w:rPr/>
            </w:rPrChange>
          </w:rPr>
          <w:t xml:space="preserve">Table </w:t>
        </w:r>
        <w:r w:rsidR="00B95831" w:rsidRPr="00B95831">
          <w:rPr>
            <w:rStyle w:val="Crossreference"/>
            <w:rPrChange w:id="856" w:author="Gavin Rawson" w:date="2024-07-17T08:57:00Z" w16du:dateUtc="2024-07-17T07:57:00Z">
              <w:rPr>
                <w:noProof/>
              </w:rPr>
            </w:rPrChange>
          </w:rPr>
          <w:t>8</w:t>
        </w:r>
      </w:ins>
      <w:del w:id="857" w:author="Gavin Rawson" w:date="2024-07-15T12:48:00Z" w16du:dateUtc="2024-07-15T11:48:00Z">
        <w:r w:rsidR="002B16D9" w:rsidRPr="00041655" w:rsidDel="00461D1E">
          <w:rPr>
            <w:rStyle w:val="Crossreference"/>
          </w:rPr>
          <w:delText>Table 8</w:delText>
        </w:r>
      </w:del>
      <w:r w:rsidRPr="00896295">
        <w:rPr>
          <w:rStyle w:val="Crossreference"/>
        </w:rPr>
        <w:fldChar w:fldCharType="end"/>
      </w:r>
      <w:r>
        <w:t xml:space="preserve"> </w:t>
      </w:r>
      <w:r w:rsidRPr="00896295">
        <w:t>describes the elements w</w:t>
      </w:r>
      <w:r w:rsidR="00BB5A05">
        <w:t>ithin the object</w:t>
      </w:r>
      <w:r w:rsidR="006B0CAC">
        <w:t>:</w:t>
      </w:r>
      <w:r w:rsidR="00BB5A05">
        <w:t xml:space="preserve"> </w:t>
      </w:r>
      <w:r w:rsidR="00BB5A05" w:rsidRPr="00D359EE">
        <w:rPr>
          <w:b/>
          <w:bCs/>
        </w:rPr>
        <w:t>point</w:t>
      </w:r>
      <w:r w:rsidR="00941B54">
        <w:t>.</w:t>
      </w:r>
    </w:p>
    <w:p w14:paraId="19586741" w14:textId="02705271" w:rsidR="009F3044" w:rsidRDefault="009F3044" w:rsidP="00FC378E">
      <w:pPr>
        <w:pStyle w:val="Caption"/>
        <w:keepNext/>
      </w:pPr>
      <w:bookmarkStart w:id="858" w:name="_Ref161048279"/>
      <w:bookmarkStart w:id="859" w:name="_Toc170288647"/>
      <w:r>
        <w:t xml:space="preserve">Table </w:t>
      </w:r>
      <w:r>
        <w:fldChar w:fldCharType="begin"/>
      </w:r>
      <w:r>
        <w:instrText xml:space="preserve"> SEQ Table \* ARABIC </w:instrText>
      </w:r>
      <w:r>
        <w:fldChar w:fldCharType="separate"/>
      </w:r>
      <w:r w:rsidR="00B95831">
        <w:rPr>
          <w:noProof/>
        </w:rPr>
        <w:t>8</w:t>
      </w:r>
      <w:r>
        <w:rPr>
          <w:noProof/>
        </w:rPr>
        <w:fldChar w:fldCharType="end"/>
      </w:r>
      <w:bookmarkEnd w:id="858"/>
      <w:r>
        <w:tab/>
      </w:r>
      <w:r w:rsidRPr="009F3044">
        <w:t xml:space="preserve">Configuration structure for a </w:t>
      </w:r>
      <w:r w:rsidR="0071041B">
        <w:t>p</w:t>
      </w:r>
      <w:r w:rsidR="004B4EE1">
        <w:t>oint</w:t>
      </w:r>
      <w:bookmarkEnd w:id="859"/>
    </w:p>
    <w:tbl>
      <w:tblPr>
        <w:tblStyle w:val="LucidTable3"/>
        <w:tblW w:w="9072" w:type="dxa"/>
        <w:jc w:val="center"/>
        <w:tblLayout w:type="fixed"/>
        <w:tblLook w:val="04A0" w:firstRow="1" w:lastRow="0" w:firstColumn="1" w:lastColumn="0" w:noHBand="0" w:noVBand="1"/>
      </w:tblPr>
      <w:tblGrid>
        <w:gridCol w:w="1255"/>
        <w:gridCol w:w="1080"/>
        <w:gridCol w:w="2160"/>
        <w:gridCol w:w="810"/>
        <w:gridCol w:w="3767"/>
      </w:tblGrid>
      <w:tr w:rsidR="00D359EE" w:rsidRPr="009F3044" w14:paraId="78631F79" w14:textId="77777777" w:rsidTr="0061012F">
        <w:trPr>
          <w:cnfStyle w:val="100000000000" w:firstRow="1" w:lastRow="0" w:firstColumn="0" w:lastColumn="0" w:oddVBand="0" w:evenVBand="0" w:oddHBand="0" w:evenHBand="0" w:firstRowFirstColumn="0" w:firstRowLastColumn="0" w:lastRowFirstColumn="0" w:lastRowLastColumn="0"/>
          <w:tblHeader/>
          <w:jc w:val="center"/>
        </w:trPr>
        <w:tc>
          <w:tcPr>
            <w:tcW w:w="1255" w:type="dxa"/>
            <w:shd w:val="clear" w:color="auto" w:fill="5BABD3"/>
          </w:tcPr>
          <w:p w14:paraId="6E4DEC85" w14:textId="77777777" w:rsidR="00D359EE" w:rsidRPr="00B50947" w:rsidRDefault="00D359EE" w:rsidP="00B97174">
            <w:pPr>
              <w:pStyle w:val="TableHeading"/>
              <w:rPr>
                <w:b/>
                <w:sz w:val="20"/>
                <w:szCs w:val="20"/>
              </w:rPr>
            </w:pPr>
            <w:r w:rsidRPr="00B50947">
              <w:rPr>
                <w:b/>
                <w:sz w:val="20"/>
                <w:szCs w:val="20"/>
              </w:rPr>
              <w:t>Information</w:t>
            </w:r>
          </w:p>
        </w:tc>
        <w:tc>
          <w:tcPr>
            <w:tcW w:w="1080" w:type="dxa"/>
            <w:shd w:val="clear" w:color="auto" w:fill="5BABD3"/>
          </w:tcPr>
          <w:p w14:paraId="3E7793D1" w14:textId="77777777" w:rsidR="00D359EE" w:rsidRPr="00B50947" w:rsidRDefault="00D359EE" w:rsidP="00B97174">
            <w:pPr>
              <w:pStyle w:val="TableHeading"/>
              <w:rPr>
                <w:b/>
                <w:sz w:val="20"/>
                <w:szCs w:val="20"/>
              </w:rPr>
            </w:pPr>
            <w:r w:rsidRPr="00B50947">
              <w:rPr>
                <w:b/>
                <w:sz w:val="20"/>
                <w:szCs w:val="20"/>
              </w:rPr>
              <w:t>Type</w:t>
            </w:r>
          </w:p>
        </w:tc>
        <w:tc>
          <w:tcPr>
            <w:tcW w:w="2160" w:type="dxa"/>
            <w:shd w:val="clear" w:color="auto" w:fill="5BABD3"/>
          </w:tcPr>
          <w:p w14:paraId="0C6E892D" w14:textId="77777777" w:rsidR="00D359EE" w:rsidRPr="00B50947" w:rsidRDefault="00D359EE" w:rsidP="00B97174">
            <w:pPr>
              <w:pStyle w:val="TableHeading"/>
              <w:rPr>
                <w:b/>
                <w:sz w:val="20"/>
                <w:szCs w:val="20"/>
              </w:rPr>
            </w:pPr>
            <w:r w:rsidRPr="00B50947">
              <w:rPr>
                <w:b/>
                <w:sz w:val="20"/>
                <w:szCs w:val="20"/>
              </w:rPr>
              <w:t>JSON Name</w:t>
            </w:r>
          </w:p>
        </w:tc>
        <w:tc>
          <w:tcPr>
            <w:tcW w:w="810" w:type="dxa"/>
            <w:shd w:val="clear" w:color="auto" w:fill="5BABD3"/>
          </w:tcPr>
          <w:p w14:paraId="07914B6F" w14:textId="77777777" w:rsidR="00D359EE" w:rsidRPr="00B50947" w:rsidRDefault="00D359EE" w:rsidP="00B97174">
            <w:pPr>
              <w:pStyle w:val="TableHeading"/>
              <w:rPr>
                <w:b/>
                <w:sz w:val="20"/>
                <w:szCs w:val="20"/>
              </w:rPr>
            </w:pPr>
            <w:r w:rsidRPr="00B50947">
              <w:rPr>
                <w:b/>
                <w:sz w:val="20"/>
                <w:szCs w:val="20"/>
              </w:rPr>
              <w:t>Mandatory</w:t>
            </w:r>
          </w:p>
        </w:tc>
        <w:tc>
          <w:tcPr>
            <w:tcW w:w="3767" w:type="dxa"/>
            <w:shd w:val="clear" w:color="auto" w:fill="5BABD3"/>
          </w:tcPr>
          <w:p w14:paraId="6C078AC2" w14:textId="77777777" w:rsidR="00D359EE" w:rsidRPr="00B50947" w:rsidRDefault="00D359EE" w:rsidP="00B97174">
            <w:pPr>
              <w:pStyle w:val="TableHeading"/>
              <w:rPr>
                <w:b/>
                <w:sz w:val="20"/>
                <w:szCs w:val="20"/>
              </w:rPr>
            </w:pPr>
            <w:r w:rsidRPr="00B50947">
              <w:rPr>
                <w:b/>
                <w:sz w:val="20"/>
                <w:szCs w:val="20"/>
              </w:rPr>
              <w:t>Description</w:t>
            </w:r>
          </w:p>
        </w:tc>
      </w:tr>
      <w:tr w:rsidR="009F3044" w:rsidRPr="00D359EE" w14:paraId="0566F8E6" w14:textId="77777777" w:rsidTr="0061012F">
        <w:trPr>
          <w:jc w:val="center"/>
        </w:trPr>
        <w:tc>
          <w:tcPr>
            <w:tcW w:w="1255" w:type="dxa"/>
          </w:tcPr>
          <w:p w14:paraId="0DBB4D7C" w14:textId="77777777" w:rsidR="00D359EE" w:rsidRPr="00B50947" w:rsidRDefault="00D359EE" w:rsidP="002B16D9">
            <w:pPr>
              <w:pStyle w:val="TableText"/>
              <w:rPr>
                <w:rFonts w:eastAsia="DengXian"/>
              </w:rPr>
            </w:pPr>
            <w:r w:rsidRPr="00B50947">
              <w:rPr>
                <w:rFonts w:eastAsia="DengXian"/>
              </w:rPr>
              <w:t>Device Link</w:t>
            </w:r>
          </w:p>
        </w:tc>
        <w:tc>
          <w:tcPr>
            <w:tcW w:w="1080" w:type="dxa"/>
          </w:tcPr>
          <w:p w14:paraId="65985082" w14:textId="53D46C44" w:rsidR="00D359EE" w:rsidRPr="00B50947" w:rsidRDefault="00D359EE" w:rsidP="002B16D9">
            <w:pPr>
              <w:pStyle w:val="TableText"/>
              <w:rPr>
                <w:rFonts w:eastAsia="DengXian"/>
              </w:rPr>
            </w:pPr>
            <w:del w:id="860" w:author="Gavin Rawson" w:date="2024-07-15T07:54:00Z" w16du:dateUtc="2024-07-15T06:54:00Z">
              <w:r w:rsidRPr="00B50947" w:rsidDel="000F69DF">
                <w:rPr>
                  <w:rFonts w:eastAsia="DengXian"/>
                </w:rPr>
                <w:delText>Number</w:delText>
              </w:r>
            </w:del>
            <w:ins w:id="861" w:author="Gavin Rawson" w:date="2024-07-15T07:54:00Z" w16du:dateUtc="2024-07-15T06:54:00Z">
              <w:r w:rsidR="000F69DF">
                <w:rPr>
                  <w:rFonts w:eastAsia="DengXian"/>
                </w:rPr>
                <w:t>Integer</w:t>
              </w:r>
            </w:ins>
          </w:p>
        </w:tc>
        <w:tc>
          <w:tcPr>
            <w:tcW w:w="2160" w:type="dxa"/>
          </w:tcPr>
          <w:p w14:paraId="1F55697D" w14:textId="77777777" w:rsidR="00D359EE" w:rsidRPr="00B50947" w:rsidRDefault="00D359EE" w:rsidP="002B16D9">
            <w:pPr>
              <w:pStyle w:val="TableText"/>
              <w:rPr>
                <w:rFonts w:eastAsia="DengXian"/>
              </w:rPr>
            </w:pPr>
            <w:r w:rsidRPr="00B50947">
              <w:rPr>
                <w:rFonts w:eastAsia="DengXian"/>
              </w:rPr>
              <w:t>parent</w:t>
            </w:r>
          </w:p>
        </w:tc>
        <w:tc>
          <w:tcPr>
            <w:tcW w:w="810" w:type="dxa"/>
          </w:tcPr>
          <w:p w14:paraId="2ABCA738" w14:textId="77777777" w:rsidR="00D359EE" w:rsidRPr="00B50947" w:rsidRDefault="00D359EE" w:rsidP="002B16D9">
            <w:pPr>
              <w:pStyle w:val="TableText"/>
              <w:rPr>
                <w:rFonts w:eastAsia="DengXian"/>
              </w:rPr>
            </w:pPr>
            <w:r w:rsidRPr="00B50947">
              <w:rPr>
                <w:rFonts w:eastAsia="DengXian"/>
              </w:rPr>
              <w:t>Yes</w:t>
            </w:r>
          </w:p>
        </w:tc>
        <w:tc>
          <w:tcPr>
            <w:tcW w:w="3767" w:type="dxa"/>
          </w:tcPr>
          <w:p w14:paraId="2267DBC6" w14:textId="2F212C7A" w:rsidR="00D359EE" w:rsidRPr="00B50947" w:rsidRDefault="00D359EE" w:rsidP="002B16D9">
            <w:pPr>
              <w:pStyle w:val="TableText"/>
              <w:rPr>
                <w:rFonts w:eastAsia="DengXian"/>
              </w:rPr>
            </w:pPr>
            <w:r w:rsidRPr="00B50947">
              <w:rPr>
                <w:rFonts w:eastAsia="DengXian"/>
              </w:rPr>
              <w:t xml:space="preserve">A reference to the Device Link for this </w:t>
            </w:r>
            <w:r w:rsidR="005425A5">
              <w:rPr>
                <w:rFonts w:eastAsia="DengXian"/>
              </w:rPr>
              <w:t>point</w:t>
            </w:r>
            <w:r w:rsidR="00896295" w:rsidRPr="00B50947">
              <w:t>.</w:t>
            </w:r>
          </w:p>
        </w:tc>
      </w:tr>
      <w:tr w:rsidR="009F3044" w:rsidRPr="00D359EE" w14:paraId="5FF5E606" w14:textId="77777777" w:rsidTr="0061012F">
        <w:trPr>
          <w:jc w:val="center"/>
        </w:trPr>
        <w:tc>
          <w:tcPr>
            <w:tcW w:w="1255" w:type="dxa"/>
          </w:tcPr>
          <w:p w14:paraId="5A674B59" w14:textId="77777777" w:rsidR="00D359EE" w:rsidRPr="00B50947" w:rsidRDefault="00D359EE" w:rsidP="002B16D9">
            <w:pPr>
              <w:pStyle w:val="TableText"/>
              <w:rPr>
                <w:rFonts w:eastAsia="DengXian"/>
              </w:rPr>
            </w:pPr>
            <w:r w:rsidRPr="00B50947">
              <w:rPr>
                <w:rFonts w:eastAsia="DengXian"/>
              </w:rPr>
              <w:t>Point Number</w:t>
            </w:r>
          </w:p>
        </w:tc>
        <w:tc>
          <w:tcPr>
            <w:tcW w:w="1080" w:type="dxa"/>
          </w:tcPr>
          <w:p w14:paraId="47C26D39" w14:textId="2A899F72" w:rsidR="00D359EE" w:rsidRPr="00B50947" w:rsidRDefault="00D359EE" w:rsidP="002B16D9">
            <w:pPr>
              <w:pStyle w:val="TableText"/>
              <w:rPr>
                <w:rFonts w:eastAsia="DengXian"/>
              </w:rPr>
            </w:pPr>
            <w:del w:id="862" w:author="Gavin Rawson" w:date="2024-07-15T07:54:00Z" w16du:dateUtc="2024-07-15T06:54:00Z">
              <w:r w:rsidRPr="00B50947" w:rsidDel="000F69DF">
                <w:rPr>
                  <w:rFonts w:eastAsia="DengXian"/>
                </w:rPr>
                <w:delText>Number</w:delText>
              </w:r>
            </w:del>
            <w:ins w:id="863" w:author="Gavin Rawson" w:date="2024-07-15T07:54:00Z" w16du:dateUtc="2024-07-15T06:54:00Z">
              <w:r w:rsidR="000F69DF">
                <w:rPr>
                  <w:rFonts w:eastAsia="DengXian"/>
                </w:rPr>
                <w:t>Integer</w:t>
              </w:r>
            </w:ins>
          </w:p>
        </w:tc>
        <w:tc>
          <w:tcPr>
            <w:tcW w:w="2160" w:type="dxa"/>
          </w:tcPr>
          <w:p w14:paraId="08E50006" w14:textId="77777777" w:rsidR="00D359EE" w:rsidRPr="00B50947" w:rsidRDefault="00D359EE" w:rsidP="002B16D9">
            <w:pPr>
              <w:pStyle w:val="TableText"/>
              <w:rPr>
                <w:rFonts w:eastAsia="DengXian"/>
              </w:rPr>
            </w:pPr>
            <w:r w:rsidRPr="00B50947">
              <w:rPr>
                <w:rFonts w:eastAsia="DengXian"/>
              </w:rPr>
              <w:t>num</w:t>
            </w:r>
          </w:p>
        </w:tc>
        <w:tc>
          <w:tcPr>
            <w:tcW w:w="810" w:type="dxa"/>
          </w:tcPr>
          <w:p w14:paraId="543E9143" w14:textId="77777777" w:rsidR="00D359EE" w:rsidRPr="00B50947" w:rsidRDefault="00D359EE" w:rsidP="002B16D9">
            <w:pPr>
              <w:pStyle w:val="TableText"/>
              <w:rPr>
                <w:rFonts w:eastAsia="DengXian"/>
              </w:rPr>
            </w:pPr>
            <w:r w:rsidRPr="00B50947">
              <w:rPr>
                <w:rFonts w:eastAsia="DengXian"/>
              </w:rPr>
              <w:t>Yes</w:t>
            </w:r>
          </w:p>
        </w:tc>
        <w:tc>
          <w:tcPr>
            <w:tcW w:w="3767" w:type="dxa"/>
          </w:tcPr>
          <w:p w14:paraId="7F57A22F" w14:textId="64217D28" w:rsidR="00D359EE" w:rsidRPr="00B50947" w:rsidRDefault="00D359EE" w:rsidP="002B16D9">
            <w:pPr>
              <w:pStyle w:val="TableText"/>
              <w:rPr>
                <w:rFonts w:eastAsia="DengXian"/>
              </w:rPr>
            </w:pPr>
            <w:r w:rsidRPr="00B50947">
              <w:rPr>
                <w:rFonts w:eastAsia="DengXian"/>
              </w:rPr>
              <w:t xml:space="preserve">A unique index of the </w:t>
            </w:r>
            <w:r w:rsidR="005425A5">
              <w:rPr>
                <w:rFonts w:eastAsia="DengXian"/>
              </w:rPr>
              <w:t>point</w:t>
            </w:r>
            <w:r w:rsidRPr="00B50947">
              <w:rPr>
                <w:rFonts w:eastAsia="DengXian"/>
              </w:rPr>
              <w:t xml:space="preserve"> within this </w:t>
            </w:r>
            <w:r w:rsidR="005425A5">
              <w:rPr>
                <w:rFonts w:eastAsia="DengXian"/>
              </w:rPr>
              <w:t>point</w:t>
            </w:r>
            <w:r w:rsidRPr="00B50947">
              <w:rPr>
                <w:rFonts w:eastAsia="DengXian"/>
              </w:rPr>
              <w:t xml:space="preserve"> type</w:t>
            </w:r>
            <w:r w:rsidR="00896295" w:rsidRPr="00B50947">
              <w:t>.</w:t>
            </w:r>
          </w:p>
        </w:tc>
      </w:tr>
      <w:tr w:rsidR="009F3044" w:rsidRPr="00D359EE" w14:paraId="0C7F4A86" w14:textId="77777777" w:rsidTr="0061012F">
        <w:trPr>
          <w:jc w:val="center"/>
        </w:trPr>
        <w:tc>
          <w:tcPr>
            <w:tcW w:w="1255" w:type="dxa"/>
          </w:tcPr>
          <w:p w14:paraId="7786653E" w14:textId="77777777" w:rsidR="00D359EE" w:rsidRPr="00B50947" w:rsidRDefault="00D359EE" w:rsidP="002B16D9">
            <w:pPr>
              <w:pStyle w:val="TableText"/>
              <w:rPr>
                <w:rFonts w:eastAsia="DengXian"/>
              </w:rPr>
            </w:pPr>
            <w:r w:rsidRPr="00B50947">
              <w:rPr>
                <w:rFonts w:eastAsia="DengXian"/>
              </w:rPr>
              <w:t>Type</w:t>
            </w:r>
          </w:p>
        </w:tc>
        <w:tc>
          <w:tcPr>
            <w:tcW w:w="1080" w:type="dxa"/>
          </w:tcPr>
          <w:p w14:paraId="79E6FF65" w14:textId="77777777" w:rsidR="00D359EE" w:rsidRPr="00B50947" w:rsidRDefault="00D359EE" w:rsidP="002B16D9">
            <w:pPr>
              <w:pStyle w:val="TableText"/>
              <w:rPr>
                <w:rFonts w:eastAsia="DengXian"/>
              </w:rPr>
            </w:pPr>
            <w:r w:rsidRPr="00B50947">
              <w:rPr>
                <w:rFonts w:eastAsia="DengXian"/>
              </w:rPr>
              <w:t>String (enum)</w:t>
            </w:r>
          </w:p>
        </w:tc>
        <w:tc>
          <w:tcPr>
            <w:tcW w:w="2160" w:type="dxa"/>
          </w:tcPr>
          <w:p w14:paraId="2DE0B9E8" w14:textId="77777777" w:rsidR="00D359EE" w:rsidRPr="00B50947" w:rsidRDefault="00D359EE" w:rsidP="002B16D9">
            <w:pPr>
              <w:pStyle w:val="TableText"/>
              <w:rPr>
                <w:rFonts w:eastAsia="DengXian"/>
              </w:rPr>
            </w:pPr>
            <w:r w:rsidRPr="00B50947">
              <w:rPr>
                <w:rFonts w:eastAsia="DengXian"/>
              </w:rPr>
              <w:t>type</w:t>
            </w:r>
          </w:p>
        </w:tc>
        <w:tc>
          <w:tcPr>
            <w:tcW w:w="810" w:type="dxa"/>
          </w:tcPr>
          <w:p w14:paraId="2148C8A2" w14:textId="77777777" w:rsidR="00D359EE" w:rsidRPr="00B50947" w:rsidRDefault="00D359EE" w:rsidP="002B16D9">
            <w:pPr>
              <w:pStyle w:val="TableText"/>
              <w:rPr>
                <w:rFonts w:eastAsia="DengXian"/>
              </w:rPr>
            </w:pPr>
            <w:r w:rsidRPr="00B50947">
              <w:rPr>
                <w:rFonts w:eastAsia="DengXian"/>
              </w:rPr>
              <w:t>Yes</w:t>
            </w:r>
          </w:p>
        </w:tc>
        <w:tc>
          <w:tcPr>
            <w:tcW w:w="3767" w:type="dxa"/>
          </w:tcPr>
          <w:p w14:paraId="0045B00B" w14:textId="73CB439E" w:rsidR="00D359EE" w:rsidRPr="00B50947" w:rsidRDefault="00D359EE" w:rsidP="002B16D9">
            <w:pPr>
              <w:pStyle w:val="TableText"/>
              <w:rPr>
                <w:rFonts w:eastAsia="DengXian"/>
              </w:rPr>
            </w:pPr>
            <w:r w:rsidRPr="00B50947">
              <w:rPr>
                <w:rFonts w:eastAsia="DengXian"/>
              </w:rPr>
              <w:t xml:space="preserve">The </w:t>
            </w:r>
            <w:r w:rsidR="005425A5">
              <w:rPr>
                <w:rFonts w:eastAsia="DengXian"/>
              </w:rPr>
              <w:t>point</w:t>
            </w:r>
            <w:r w:rsidRPr="00B50947">
              <w:rPr>
                <w:rFonts w:eastAsia="DengXian"/>
              </w:rPr>
              <w:t xml:space="preserve"> type code</w:t>
            </w:r>
            <w:r w:rsidR="00896295" w:rsidRPr="00B50947">
              <w:t>.</w:t>
            </w:r>
          </w:p>
        </w:tc>
      </w:tr>
      <w:tr w:rsidR="009F3044" w:rsidRPr="00D359EE" w14:paraId="48894063" w14:textId="77777777" w:rsidTr="0061012F">
        <w:trPr>
          <w:jc w:val="center"/>
        </w:trPr>
        <w:tc>
          <w:tcPr>
            <w:tcW w:w="1255" w:type="dxa"/>
          </w:tcPr>
          <w:p w14:paraId="0A5AB6D3" w14:textId="77777777" w:rsidR="00D359EE" w:rsidRPr="00B50947" w:rsidRDefault="00D359EE" w:rsidP="002B16D9">
            <w:pPr>
              <w:pStyle w:val="TableText"/>
              <w:rPr>
                <w:rFonts w:eastAsia="DengXian"/>
              </w:rPr>
            </w:pPr>
            <w:r w:rsidRPr="00B50947">
              <w:rPr>
                <w:rFonts w:eastAsia="DengXian"/>
              </w:rPr>
              <w:t>Name</w:t>
            </w:r>
          </w:p>
        </w:tc>
        <w:tc>
          <w:tcPr>
            <w:tcW w:w="1080" w:type="dxa"/>
          </w:tcPr>
          <w:p w14:paraId="55246AB9" w14:textId="77777777" w:rsidR="00D359EE" w:rsidRPr="00B50947" w:rsidRDefault="00D359EE" w:rsidP="002B16D9">
            <w:pPr>
              <w:pStyle w:val="TableText"/>
              <w:rPr>
                <w:rFonts w:eastAsia="DengXian"/>
              </w:rPr>
            </w:pPr>
            <w:r w:rsidRPr="00B50947">
              <w:rPr>
                <w:rFonts w:eastAsia="DengXian"/>
              </w:rPr>
              <w:t>String</w:t>
            </w:r>
          </w:p>
        </w:tc>
        <w:tc>
          <w:tcPr>
            <w:tcW w:w="2160" w:type="dxa"/>
          </w:tcPr>
          <w:p w14:paraId="711F20FC" w14:textId="77777777" w:rsidR="00D359EE" w:rsidRPr="00B50947" w:rsidRDefault="00D359EE" w:rsidP="002B16D9">
            <w:pPr>
              <w:pStyle w:val="TableText"/>
              <w:rPr>
                <w:rFonts w:eastAsia="DengXian"/>
              </w:rPr>
            </w:pPr>
            <w:r w:rsidRPr="00B50947">
              <w:rPr>
                <w:rFonts w:eastAsia="DengXian"/>
              </w:rPr>
              <w:t>name</w:t>
            </w:r>
          </w:p>
        </w:tc>
        <w:tc>
          <w:tcPr>
            <w:tcW w:w="810" w:type="dxa"/>
          </w:tcPr>
          <w:p w14:paraId="52415E6E" w14:textId="77777777" w:rsidR="00D359EE" w:rsidRPr="00B50947" w:rsidRDefault="00D359EE" w:rsidP="002B16D9">
            <w:pPr>
              <w:pStyle w:val="TableText"/>
              <w:rPr>
                <w:rFonts w:eastAsia="DengXian"/>
              </w:rPr>
            </w:pPr>
            <w:r w:rsidRPr="00B50947">
              <w:rPr>
                <w:rFonts w:eastAsia="DengXian"/>
              </w:rPr>
              <w:t>No</w:t>
            </w:r>
          </w:p>
        </w:tc>
        <w:tc>
          <w:tcPr>
            <w:tcW w:w="3767" w:type="dxa"/>
          </w:tcPr>
          <w:p w14:paraId="30D0779B" w14:textId="77777777" w:rsidR="00D359EE" w:rsidRPr="00B50947" w:rsidRDefault="00D359EE" w:rsidP="002B16D9">
            <w:pPr>
              <w:pStyle w:val="TableText"/>
              <w:rPr>
                <w:rFonts w:eastAsia="DengXian"/>
              </w:rPr>
            </w:pPr>
            <w:r w:rsidRPr="00B50947">
              <w:rPr>
                <w:rFonts w:eastAsia="DengXian"/>
              </w:rPr>
              <w:t>The name is optional and is a string which can be used by the device to report data values or to display locally. Furthermore, the name string may contain a hierarchy of fields with a separator which can imply a structure.</w:t>
            </w:r>
          </w:p>
        </w:tc>
      </w:tr>
      <w:tr w:rsidR="009F3044" w:rsidRPr="00D359EE" w14:paraId="0150D008" w14:textId="77777777" w:rsidTr="0061012F">
        <w:trPr>
          <w:jc w:val="center"/>
        </w:trPr>
        <w:tc>
          <w:tcPr>
            <w:tcW w:w="1255" w:type="dxa"/>
          </w:tcPr>
          <w:p w14:paraId="5477EFF4" w14:textId="77777777" w:rsidR="00D359EE" w:rsidRPr="00B50947" w:rsidRDefault="00D359EE" w:rsidP="002B16D9">
            <w:pPr>
              <w:pStyle w:val="TableText"/>
              <w:rPr>
                <w:rFonts w:eastAsia="DengXian"/>
              </w:rPr>
            </w:pPr>
            <w:r w:rsidRPr="00B50947">
              <w:rPr>
                <w:rFonts w:eastAsia="DengXian"/>
              </w:rPr>
              <w:t>Point Class</w:t>
            </w:r>
          </w:p>
        </w:tc>
        <w:tc>
          <w:tcPr>
            <w:tcW w:w="1080" w:type="dxa"/>
          </w:tcPr>
          <w:p w14:paraId="183D4340" w14:textId="77777777" w:rsidR="00D359EE" w:rsidRPr="00B50947" w:rsidRDefault="00D359EE" w:rsidP="002B16D9">
            <w:pPr>
              <w:pStyle w:val="TableText"/>
              <w:rPr>
                <w:rFonts w:eastAsia="DengXian"/>
              </w:rPr>
            </w:pPr>
            <w:r w:rsidRPr="00B50947">
              <w:rPr>
                <w:rFonts w:eastAsia="DengXian"/>
              </w:rPr>
              <w:t>String</w:t>
            </w:r>
          </w:p>
        </w:tc>
        <w:tc>
          <w:tcPr>
            <w:tcW w:w="2160" w:type="dxa"/>
          </w:tcPr>
          <w:p w14:paraId="0149BF67" w14:textId="77777777" w:rsidR="00D359EE" w:rsidRPr="00B50947" w:rsidRDefault="00D359EE" w:rsidP="002B16D9">
            <w:pPr>
              <w:pStyle w:val="TableText"/>
              <w:rPr>
                <w:rFonts w:eastAsia="DengXian"/>
              </w:rPr>
            </w:pPr>
            <w:r w:rsidRPr="00B50947">
              <w:rPr>
                <w:rFonts w:eastAsia="DengXian"/>
              </w:rPr>
              <w:t>className</w:t>
            </w:r>
          </w:p>
        </w:tc>
        <w:tc>
          <w:tcPr>
            <w:tcW w:w="810" w:type="dxa"/>
          </w:tcPr>
          <w:p w14:paraId="05407B08" w14:textId="77777777" w:rsidR="00D359EE" w:rsidRPr="00B50947" w:rsidRDefault="00D359EE" w:rsidP="002B16D9">
            <w:pPr>
              <w:pStyle w:val="TableText"/>
              <w:rPr>
                <w:rFonts w:eastAsia="DengXian"/>
              </w:rPr>
            </w:pPr>
            <w:r w:rsidRPr="00B50947">
              <w:rPr>
                <w:rFonts w:eastAsia="DengXian"/>
              </w:rPr>
              <w:t>No</w:t>
            </w:r>
          </w:p>
        </w:tc>
        <w:tc>
          <w:tcPr>
            <w:tcW w:w="3767" w:type="dxa"/>
          </w:tcPr>
          <w:p w14:paraId="15BCA69F" w14:textId="77777777" w:rsidR="00D359EE" w:rsidRPr="00B50947" w:rsidRDefault="00D359EE" w:rsidP="002B16D9">
            <w:pPr>
              <w:pStyle w:val="TableText"/>
              <w:rPr>
                <w:rFonts w:eastAsia="DengXian"/>
              </w:rPr>
            </w:pPr>
            <w:r w:rsidRPr="00B50947">
              <w:rPr>
                <w:rFonts w:eastAsia="DengXian"/>
              </w:rPr>
              <w:t>The class is optional and is a string which can be used by the SA to denote equipment or asset ontology.</w:t>
            </w:r>
          </w:p>
        </w:tc>
      </w:tr>
      <w:tr w:rsidR="009F3044" w:rsidRPr="00D359EE" w14:paraId="400DD54B" w14:textId="77777777" w:rsidTr="0061012F">
        <w:trPr>
          <w:jc w:val="center"/>
        </w:trPr>
        <w:tc>
          <w:tcPr>
            <w:tcW w:w="1255" w:type="dxa"/>
          </w:tcPr>
          <w:p w14:paraId="144961D6" w14:textId="57EDE74D" w:rsidR="00D359EE" w:rsidRPr="00B50947" w:rsidRDefault="00D359EE" w:rsidP="002B16D9">
            <w:pPr>
              <w:pStyle w:val="TableText"/>
              <w:rPr>
                <w:rFonts w:eastAsia="DengXian"/>
              </w:rPr>
            </w:pPr>
            <w:r w:rsidRPr="00B50947">
              <w:rPr>
                <w:rFonts w:eastAsia="DengXian"/>
              </w:rPr>
              <w:t xml:space="preserve">Scan </w:t>
            </w:r>
            <w:r w:rsidR="00680F68">
              <w:rPr>
                <w:rFonts w:eastAsia="DengXian"/>
              </w:rPr>
              <w:t>F</w:t>
            </w:r>
            <w:r w:rsidR="00680F68" w:rsidRPr="00B50947">
              <w:rPr>
                <w:rFonts w:eastAsia="DengXian"/>
              </w:rPr>
              <w:t>lag</w:t>
            </w:r>
          </w:p>
        </w:tc>
        <w:tc>
          <w:tcPr>
            <w:tcW w:w="1080" w:type="dxa"/>
          </w:tcPr>
          <w:p w14:paraId="5E3B0ABE" w14:textId="77777777" w:rsidR="00D359EE" w:rsidRPr="00B50947" w:rsidRDefault="00D359EE" w:rsidP="002B16D9">
            <w:pPr>
              <w:pStyle w:val="TableText"/>
              <w:rPr>
                <w:rFonts w:eastAsia="DengXian"/>
              </w:rPr>
            </w:pPr>
            <w:r w:rsidRPr="00B50947">
              <w:rPr>
                <w:rFonts w:eastAsia="DengXian"/>
              </w:rPr>
              <w:t>Boolean</w:t>
            </w:r>
          </w:p>
        </w:tc>
        <w:tc>
          <w:tcPr>
            <w:tcW w:w="2160" w:type="dxa"/>
          </w:tcPr>
          <w:p w14:paraId="1A17F4CF" w14:textId="77777777" w:rsidR="00D359EE" w:rsidRPr="00B50947" w:rsidRDefault="00D359EE" w:rsidP="002B16D9">
            <w:pPr>
              <w:pStyle w:val="TableText"/>
              <w:rPr>
                <w:rFonts w:eastAsia="DengXian"/>
              </w:rPr>
            </w:pPr>
            <w:r w:rsidRPr="00B50947">
              <w:rPr>
                <w:rFonts w:eastAsia="DengXian"/>
              </w:rPr>
              <w:t>scan</w:t>
            </w:r>
          </w:p>
        </w:tc>
        <w:tc>
          <w:tcPr>
            <w:tcW w:w="810" w:type="dxa"/>
          </w:tcPr>
          <w:p w14:paraId="24176C0A" w14:textId="77777777" w:rsidR="00D359EE" w:rsidRPr="00B50947" w:rsidRDefault="00D359EE" w:rsidP="002B16D9">
            <w:pPr>
              <w:pStyle w:val="TableText"/>
              <w:rPr>
                <w:rFonts w:eastAsia="DengXian"/>
              </w:rPr>
            </w:pPr>
            <w:r w:rsidRPr="00B50947">
              <w:rPr>
                <w:rFonts w:eastAsia="DengXian"/>
              </w:rPr>
              <w:t>Yes</w:t>
            </w:r>
          </w:p>
        </w:tc>
        <w:tc>
          <w:tcPr>
            <w:tcW w:w="3767" w:type="dxa"/>
          </w:tcPr>
          <w:p w14:paraId="31987002" w14:textId="5CCF6C2F" w:rsidR="00D359EE" w:rsidRPr="00B50947" w:rsidRDefault="00D359EE" w:rsidP="002B16D9">
            <w:pPr>
              <w:pStyle w:val="TableText"/>
              <w:rPr>
                <w:rFonts w:eastAsia="DengXian"/>
              </w:rPr>
            </w:pPr>
            <w:r w:rsidRPr="00B50947">
              <w:rPr>
                <w:rFonts w:eastAsia="DengXian"/>
              </w:rPr>
              <w:t xml:space="preserve">On-scan is set to True if the </w:t>
            </w:r>
            <w:r w:rsidR="005425A5">
              <w:rPr>
                <w:rFonts w:eastAsia="DengXian"/>
              </w:rPr>
              <w:t>point</w:t>
            </w:r>
            <w:r w:rsidRPr="00B50947">
              <w:rPr>
                <w:rFonts w:eastAsia="DengXian"/>
              </w:rPr>
              <w:t xml:space="preserve"> is active (or needs to be made active).</w:t>
            </w:r>
          </w:p>
        </w:tc>
      </w:tr>
      <w:tr w:rsidR="009F3044" w:rsidRPr="00D359EE" w14:paraId="72BD73AB" w14:textId="77777777" w:rsidTr="0061012F">
        <w:trPr>
          <w:jc w:val="center"/>
        </w:trPr>
        <w:tc>
          <w:tcPr>
            <w:tcW w:w="1255" w:type="dxa"/>
          </w:tcPr>
          <w:p w14:paraId="6DBC6C8B" w14:textId="77777777" w:rsidR="00D359EE" w:rsidRPr="00B50947" w:rsidRDefault="00D359EE" w:rsidP="002B16D9">
            <w:pPr>
              <w:pStyle w:val="TableText"/>
              <w:rPr>
                <w:rFonts w:eastAsia="DengXian"/>
              </w:rPr>
            </w:pPr>
            <w:r w:rsidRPr="00B50947">
              <w:rPr>
                <w:rFonts w:eastAsia="DengXian"/>
              </w:rPr>
              <w:t>Can Override</w:t>
            </w:r>
          </w:p>
        </w:tc>
        <w:tc>
          <w:tcPr>
            <w:tcW w:w="1080" w:type="dxa"/>
          </w:tcPr>
          <w:p w14:paraId="709D0994" w14:textId="77777777" w:rsidR="00D359EE" w:rsidRPr="00B50947" w:rsidRDefault="00D359EE" w:rsidP="002B16D9">
            <w:pPr>
              <w:pStyle w:val="TableText"/>
              <w:rPr>
                <w:rFonts w:eastAsia="DengXian"/>
              </w:rPr>
            </w:pPr>
            <w:r w:rsidRPr="00B50947">
              <w:rPr>
                <w:rFonts w:eastAsia="DengXian"/>
              </w:rPr>
              <w:t>Boolean</w:t>
            </w:r>
          </w:p>
        </w:tc>
        <w:tc>
          <w:tcPr>
            <w:tcW w:w="2160" w:type="dxa"/>
          </w:tcPr>
          <w:p w14:paraId="538560FC" w14:textId="77777777" w:rsidR="00D359EE" w:rsidRPr="00B50947" w:rsidRDefault="00D359EE" w:rsidP="002B16D9">
            <w:pPr>
              <w:pStyle w:val="TableText"/>
              <w:rPr>
                <w:rFonts w:eastAsia="DengXian"/>
              </w:rPr>
            </w:pPr>
            <w:r w:rsidRPr="00B50947">
              <w:rPr>
                <w:rFonts w:eastAsia="DengXian"/>
              </w:rPr>
              <w:t>canOverride</w:t>
            </w:r>
          </w:p>
        </w:tc>
        <w:tc>
          <w:tcPr>
            <w:tcW w:w="810" w:type="dxa"/>
          </w:tcPr>
          <w:p w14:paraId="3EE684E1" w14:textId="77777777" w:rsidR="00D359EE" w:rsidRPr="00B50947" w:rsidRDefault="00D359EE" w:rsidP="002B16D9">
            <w:pPr>
              <w:pStyle w:val="TableText"/>
              <w:rPr>
                <w:rFonts w:eastAsia="DengXian"/>
              </w:rPr>
            </w:pPr>
            <w:r w:rsidRPr="00B50947">
              <w:rPr>
                <w:rFonts w:eastAsia="DengXian"/>
              </w:rPr>
              <w:t>No</w:t>
            </w:r>
          </w:p>
        </w:tc>
        <w:tc>
          <w:tcPr>
            <w:tcW w:w="3767" w:type="dxa"/>
          </w:tcPr>
          <w:p w14:paraId="2C8483B5" w14:textId="77777777" w:rsidR="00D359EE" w:rsidRPr="00B50947" w:rsidRDefault="00D359EE" w:rsidP="002B16D9">
            <w:pPr>
              <w:pStyle w:val="TableText"/>
              <w:rPr>
                <w:rFonts w:eastAsia="DengXian"/>
              </w:rPr>
            </w:pPr>
            <w:r w:rsidRPr="00B50947">
              <w:rPr>
                <w:rFonts w:eastAsia="DengXian"/>
              </w:rPr>
              <w:t>Whether local override is permitted.</w:t>
            </w:r>
          </w:p>
        </w:tc>
      </w:tr>
      <w:tr w:rsidR="009F3044" w:rsidRPr="00D359EE" w14:paraId="6C0CCAC0" w14:textId="77777777" w:rsidTr="0061012F">
        <w:trPr>
          <w:jc w:val="center"/>
        </w:trPr>
        <w:tc>
          <w:tcPr>
            <w:tcW w:w="1255" w:type="dxa"/>
          </w:tcPr>
          <w:p w14:paraId="690B5ACF" w14:textId="77777777" w:rsidR="00D359EE" w:rsidRPr="00B50947" w:rsidRDefault="00D359EE" w:rsidP="002B16D9">
            <w:pPr>
              <w:pStyle w:val="TableText"/>
              <w:rPr>
                <w:rFonts w:eastAsia="DengXian"/>
              </w:rPr>
            </w:pPr>
            <w:r w:rsidRPr="00B50947">
              <w:rPr>
                <w:rFonts w:eastAsia="DengXian"/>
              </w:rPr>
              <w:t>Scan Rate</w:t>
            </w:r>
          </w:p>
        </w:tc>
        <w:tc>
          <w:tcPr>
            <w:tcW w:w="1080" w:type="dxa"/>
          </w:tcPr>
          <w:p w14:paraId="73A7A26B" w14:textId="77777777" w:rsidR="00D359EE" w:rsidRPr="00B50947" w:rsidRDefault="00D359EE" w:rsidP="002B16D9">
            <w:pPr>
              <w:pStyle w:val="TableText"/>
              <w:rPr>
                <w:rFonts w:eastAsia="DengXian"/>
              </w:rPr>
            </w:pPr>
            <w:r w:rsidRPr="00B50947">
              <w:rPr>
                <w:rFonts w:eastAsia="DengXian"/>
              </w:rPr>
              <w:t>Integer</w:t>
            </w:r>
          </w:p>
        </w:tc>
        <w:tc>
          <w:tcPr>
            <w:tcW w:w="2160" w:type="dxa"/>
          </w:tcPr>
          <w:p w14:paraId="010EE04E" w14:textId="77777777" w:rsidR="00D359EE" w:rsidRPr="00B50947" w:rsidRDefault="00D359EE" w:rsidP="002B16D9">
            <w:pPr>
              <w:pStyle w:val="TableText"/>
              <w:rPr>
                <w:rFonts w:eastAsia="DengXian"/>
              </w:rPr>
            </w:pPr>
            <w:r w:rsidRPr="00B50947">
              <w:rPr>
                <w:rFonts w:eastAsia="DengXian"/>
              </w:rPr>
              <w:t>scanRate</w:t>
            </w:r>
          </w:p>
        </w:tc>
        <w:tc>
          <w:tcPr>
            <w:tcW w:w="810" w:type="dxa"/>
          </w:tcPr>
          <w:p w14:paraId="32BFC683" w14:textId="77777777" w:rsidR="00D359EE" w:rsidRPr="00B50947" w:rsidRDefault="00D359EE" w:rsidP="002B16D9">
            <w:pPr>
              <w:pStyle w:val="TableText"/>
              <w:rPr>
                <w:rFonts w:eastAsia="DengXian"/>
              </w:rPr>
            </w:pPr>
            <w:r w:rsidRPr="00B50947">
              <w:rPr>
                <w:rFonts w:eastAsia="DengXian"/>
              </w:rPr>
              <w:t>No</w:t>
            </w:r>
          </w:p>
        </w:tc>
        <w:tc>
          <w:tcPr>
            <w:tcW w:w="3767" w:type="dxa"/>
          </w:tcPr>
          <w:p w14:paraId="022F4F95" w14:textId="1C76208B" w:rsidR="00D359EE" w:rsidRPr="00B50947" w:rsidRDefault="00D359EE" w:rsidP="002B16D9">
            <w:pPr>
              <w:pStyle w:val="TableText"/>
              <w:rPr>
                <w:rFonts w:eastAsia="DengXian"/>
              </w:rPr>
            </w:pPr>
            <w:r w:rsidRPr="00B50947">
              <w:rPr>
                <w:rFonts w:eastAsia="DengXian"/>
              </w:rPr>
              <w:t xml:space="preserve">Base periodic read rate of the source data/hardware. In milliseconds. Also used if present to specify the calculation rate for Calculation </w:t>
            </w:r>
            <w:r w:rsidR="005425A5">
              <w:rPr>
                <w:rFonts w:eastAsia="DengXian"/>
              </w:rPr>
              <w:t>point</w:t>
            </w:r>
            <w:r w:rsidRPr="00B50947">
              <w:rPr>
                <w:rFonts w:eastAsia="DengXian"/>
              </w:rPr>
              <w:t xml:space="preserve">s. If not specified the device may use its own rate, but </w:t>
            </w:r>
            <w:r w:rsidR="00896295" w:rsidRPr="00B50947">
              <w:t>is</w:t>
            </w:r>
            <w:r w:rsidRPr="00B50947">
              <w:rPr>
                <w:rFonts w:eastAsia="DengXian"/>
              </w:rPr>
              <w:t xml:space="preserve"> the faster of the logRate or any attached incidentLog rates.</w:t>
            </w:r>
          </w:p>
        </w:tc>
      </w:tr>
      <w:tr w:rsidR="009F3044" w:rsidRPr="00D359EE" w14:paraId="20018A5F" w14:textId="77777777" w:rsidTr="0061012F">
        <w:trPr>
          <w:jc w:val="center"/>
        </w:trPr>
        <w:tc>
          <w:tcPr>
            <w:tcW w:w="1255" w:type="dxa"/>
          </w:tcPr>
          <w:p w14:paraId="41CB121D" w14:textId="77777777" w:rsidR="00D359EE" w:rsidRPr="00B50947" w:rsidRDefault="00D359EE" w:rsidP="002B16D9">
            <w:pPr>
              <w:pStyle w:val="TableText"/>
              <w:rPr>
                <w:rFonts w:eastAsia="DengXian"/>
              </w:rPr>
            </w:pPr>
            <w:r w:rsidRPr="00B50947">
              <w:rPr>
                <w:rFonts w:eastAsia="DengXian"/>
              </w:rPr>
              <w:t>Scan Offset</w:t>
            </w:r>
          </w:p>
        </w:tc>
        <w:tc>
          <w:tcPr>
            <w:tcW w:w="1080" w:type="dxa"/>
          </w:tcPr>
          <w:p w14:paraId="2682BA21" w14:textId="77777777" w:rsidR="00D359EE" w:rsidRPr="00B50947" w:rsidRDefault="00D359EE" w:rsidP="002B16D9">
            <w:pPr>
              <w:pStyle w:val="TableText"/>
              <w:rPr>
                <w:rFonts w:eastAsia="DengXian"/>
              </w:rPr>
            </w:pPr>
            <w:r w:rsidRPr="00B50947">
              <w:rPr>
                <w:rFonts w:eastAsia="DengXian"/>
              </w:rPr>
              <w:t>Integer</w:t>
            </w:r>
          </w:p>
        </w:tc>
        <w:tc>
          <w:tcPr>
            <w:tcW w:w="2160" w:type="dxa"/>
          </w:tcPr>
          <w:p w14:paraId="002B446E" w14:textId="77777777" w:rsidR="00D359EE" w:rsidRPr="00B50947" w:rsidRDefault="00D359EE" w:rsidP="002B16D9">
            <w:pPr>
              <w:pStyle w:val="TableText"/>
              <w:rPr>
                <w:rFonts w:eastAsia="DengXian"/>
              </w:rPr>
            </w:pPr>
            <w:r w:rsidRPr="00B50947">
              <w:rPr>
                <w:rFonts w:eastAsia="DengXian"/>
              </w:rPr>
              <w:t>scanOffset</w:t>
            </w:r>
          </w:p>
        </w:tc>
        <w:tc>
          <w:tcPr>
            <w:tcW w:w="810" w:type="dxa"/>
          </w:tcPr>
          <w:p w14:paraId="16ECEB88" w14:textId="77777777" w:rsidR="00D359EE" w:rsidRPr="00B50947" w:rsidRDefault="00D359EE" w:rsidP="002B16D9">
            <w:pPr>
              <w:pStyle w:val="TableText"/>
              <w:rPr>
                <w:rFonts w:eastAsia="DengXian"/>
              </w:rPr>
            </w:pPr>
            <w:r w:rsidRPr="00B50947">
              <w:rPr>
                <w:rFonts w:eastAsia="DengXian"/>
              </w:rPr>
              <w:t>No</w:t>
            </w:r>
          </w:p>
        </w:tc>
        <w:tc>
          <w:tcPr>
            <w:tcW w:w="3767" w:type="dxa"/>
          </w:tcPr>
          <w:p w14:paraId="1A148365" w14:textId="7ACB2353" w:rsidR="00D359EE" w:rsidRPr="00B50947" w:rsidRDefault="00D359EE" w:rsidP="002B16D9">
            <w:pPr>
              <w:pStyle w:val="TableText"/>
              <w:rPr>
                <w:rFonts w:eastAsia="DengXian"/>
              </w:rPr>
            </w:pPr>
            <w:r w:rsidRPr="00B50947">
              <w:rPr>
                <w:rFonts w:eastAsia="DengXian"/>
              </w:rPr>
              <w:t xml:space="preserve">Offset time from the start of the week that the scanning is synchronised from (Monday, 00:00:00). Measured in milliseconds. If 0, then log is offset from the last midnight. Also used if present to specify the calculation offset for Calculation </w:t>
            </w:r>
            <w:r w:rsidR="005425A5">
              <w:rPr>
                <w:rFonts w:eastAsia="DengXian"/>
              </w:rPr>
              <w:t>point</w:t>
            </w:r>
            <w:r w:rsidRPr="00B50947">
              <w:rPr>
                <w:rFonts w:eastAsia="DengXian"/>
              </w:rPr>
              <w:t>s.</w:t>
            </w:r>
          </w:p>
        </w:tc>
      </w:tr>
      <w:tr w:rsidR="009F3044" w:rsidRPr="00D359EE" w14:paraId="17CCB3B1" w14:textId="77777777" w:rsidTr="0061012F">
        <w:trPr>
          <w:jc w:val="center"/>
        </w:trPr>
        <w:tc>
          <w:tcPr>
            <w:tcW w:w="1255" w:type="dxa"/>
          </w:tcPr>
          <w:p w14:paraId="762631E3" w14:textId="77777777" w:rsidR="00D359EE" w:rsidRPr="00B50947" w:rsidRDefault="00D359EE" w:rsidP="002B16D9">
            <w:pPr>
              <w:pStyle w:val="TableText"/>
              <w:rPr>
                <w:rFonts w:eastAsia="DengXian"/>
              </w:rPr>
            </w:pPr>
            <w:r w:rsidRPr="00B50947">
              <w:rPr>
                <w:rFonts w:eastAsia="DengXian"/>
              </w:rPr>
              <w:t>Log Rate</w:t>
            </w:r>
          </w:p>
        </w:tc>
        <w:tc>
          <w:tcPr>
            <w:tcW w:w="1080" w:type="dxa"/>
          </w:tcPr>
          <w:p w14:paraId="3254B98B" w14:textId="77777777" w:rsidR="00D359EE" w:rsidRPr="00B50947" w:rsidRDefault="00D359EE" w:rsidP="002B16D9">
            <w:pPr>
              <w:pStyle w:val="TableText"/>
              <w:rPr>
                <w:rFonts w:eastAsia="DengXian"/>
              </w:rPr>
            </w:pPr>
            <w:r w:rsidRPr="00B50947">
              <w:rPr>
                <w:rFonts w:eastAsia="DengXian"/>
              </w:rPr>
              <w:t>Integer</w:t>
            </w:r>
          </w:p>
        </w:tc>
        <w:tc>
          <w:tcPr>
            <w:tcW w:w="2160" w:type="dxa"/>
          </w:tcPr>
          <w:p w14:paraId="775EC882" w14:textId="77777777" w:rsidR="00D359EE" w:rsidRPr="00B50947" w:rsidRDefault="00D359EE" w:rsidP="002B16D9">
            <w:pPr>
              <w:pStyle w:val="TableText"/>
              <w:rPr>
                <w:rFonts w:eastAsia="DengXian"/>
              </w:rPr>
            </w:pPr>
            <w:r w:rsidRPr="00B50947">
              <w:rPr>
                <w:rFonts w:eastAsia="DengXian"/>
              </w:rPr>
              <w:t>logRate</w:t>
            </w:r>
          </w:p>
        </w:tc>
        <w:tc>
          <w:tcPr>
            <w:tcW w:w="810" w:type="dxa"/>
          </w:tcPr>
          <w:p w14:paraId="0A3F1A37" w14:textId="77777777" w:rsidR="00D359EE" w:rsidRPr="00B50947" w:rsidRDefault="00D359EE" w:rsidP="002B16D9">
            <w:pPr>
              <w:pStyle w:val="TableText"/>
              <w:rPr>
                <w:rFonts w:eastAsia="DengXian"/>
              </w:rPr>
            </w:pPr>
            <w:r w:rsidRPr="00B50947">
              <w:rPr>
                <w:rFonts w:eastAsia="DengXian"/>
              </w:rPr>
              <w:t>No</w:t>
            </w:r>
          </w:p>
        </w:tc>
        <w:tc>
          <w:tcPr>
            <w:tcW w:w="3767" w:type="dxa"/>
          </w:tcPr>
          <w:p w14:paraId="31DD748B" w14:textId="77777777" w:rsidR="00D359EE" w:rsidRPr="00B50947" w:rsidRDefault="00D359EE" w:rsidP="002B16D9">
            <w:pPr>
              <w:pStyle w:val="TableText"/>
              <w:rPr>
                <w:rFonts w:eastAsia="DengXian"/>
              </w:rPr>
            </w:pPr>
            <w:r w:rsidRPr="00B50947">
              <w:rPr>
                <w:rFonts w:eastAsia="DengXian"/>
              </w:rPr>
              <w:t>Base periodic logging rate (absent or 0=no logging). In milliseconds.</w:t>
            </w:r>
          </w:p>
        </w:tc>
      </w:tr>
      <w:tr w:rsidR="009F3044" w:rsidRPr="00D359EE" w14:paraId="14463337" w14:textId="77777777" w:rsidTr="0061012F">
        <w:trPr>
          <w:jc w:val="center"/>
        </w:trPr>
        <w:tc>
          <w:tcPr>
            <w:tcW w:w="1255" w:type="dxa"/>
          </w:tcPr>
          <w:p w14:paraId="231653CF" w14:textId="77777777" w:rsidR="00D359EE" w:rsidRPr="00B50947" w:rsidRDefault="00D359EE" w:rsidP="002B16D9">
            <w:pPr>
              <w:pStyle w:val="TableText"/>
              <w:rPr>
                <w:rFonts w:eastAsia="DengXian"/>
              </w:rPr>
            </w:pPr>
            <w:r w:rsidRPr="00B50947">
              <w:rPr>
                <w:rFonts w:eastAsia="DengXian"/>
              </w:rPr>
              <w:t>Log Offset</w:t>
            </w:r>
          </w:p>
        </w:tc>
        <w:tc>
          <w:tcPr>
            <w:tcW w:w="1080" w:type="dxa"/>
          </w:tcPr>
          <w:p w14:paraId="2A9A031E" w14:textId="77777777" w:rsidR="00D359EE" w:rsidRPr="00B50947" w:rsidRDefault="00D359EE" w:rsidP="002B16D9">
            <w:pPr>
              <w:pStyle w:val="TableText"/>
              <w:rPr>
                <w:rFonts w:eastAsia="DengXian"/>
              </w:rPr>
            </w:pPr>
            <w:r w:rsidRPr="00B50947">
              <w:rPr>
                <w:rFonts w:eastAsia="DengXian"/>
              </w:rPr>
              <w:t>Integer</w:t>
            </w:r>
          </w:p>
        </w:tc>
        <w:tc>
          <w:tcPr>
            <w:tcW w:w="2160" w:type="dxa"/>
          </w:tcPr>
          <w:p w14:paraId="71766458" w14:textId="77777777" w:rsidR="00D359EE" w:rsidRPr="00B50947" w:rsidRDefault="00D359EE" w:rsidP="002B16D9">
            <w:pPr>
              <w:pStyle w:val="TableText"/>
              <w:rPr>
                <w:rFonts w:eastAsia="DengXian"/>
              </w:rPr>
            </w:pPr>
            <w:r w:rsidRPr="00B50947">
              <w:rPr>
                <w:rFonts w:eastAsia="DengXian"/>
              </w:rPr>
              <w:t>logOffset</w:t>
            </w:r>
          </w:p>
        </w:tc>
        <w:tc>
          <w:tcPr>
            <w:tcW w:w="810" w:type="dxa"/>
          </w:tcPr>
          <w:p w14:paraId="65F48AFD" w14:textId="77777777" w:rsidR="00D359EE" w:rsidRPr="00B50947" w:rsidRDefault="00D359EE" w:rsidP="002B16D9">
            <w:pPr>
              <w:pStyle w:val="TableText"/>
              <w:rPr>
                <w:rFonts w:eastAsia="DengXian"/>
              </w:rPr>
            </w:pPr>
            <w:r w:rsidRPr="00B50947">
              <w:rPr>
                <w:rFonts w:eastAsia="DengXian"/>
              </w:rPr>
              <w:t>No</w:t>
            </w:r>
          </w:p>
        </w:tc>
        <w:tc>
          <w:tcPr>
            <w:tcW w:w="3767" w:type="dxa"/>
          </w:tcPr>
          <w:p w14:paraId="7184F209" w14:textId="72FD6D5B" w:rsidR="00D359EE" w:rsidRPr="00B50947" w:rsidRDefault="00D359EE" w:rsidP="002B16D9">
            <w:pPr>
              <w:pStyle w:val="TableText"/>
              <w:rPr>
                <w:rFonts w:eastAsia="DengXian"/>
              </w:rPr>
            </w:pPr>
            <w:r w:rsidRPr="00B50947">
              <w:rPr>
                <w:rFonts w:eastAsia="DengXian"/>
              </w:rPr>
              <w:t>Offset time from the start of the week that the log is synchronised from (Monday, 00:00:00). Measured in milliseconds.</w:t>
            </w:r>
            <w:r>
              <w:rPr>
                <w:rFonts w:eastAsia="DengXian"/>
              </w:rPr>
              <w:t xml:space="preserve"> </w:t>
            </w:r>
            <w:r w:rsidRPr="00B50947">
              <w:rPr>
                <w:rFonts w:eastAsia="DengXian"/>
              </w:rPr>
              <w:t>If 0, then log is offset from the last midnight.</w:t>
            </w:r>
          </w:p>
        </w:tc>
      </w:tr>
      <w:tr w:rsidR="009F3044" w:rsidRPr="00D359EE" w14:paraId="25E5F97B" w14:textId="77777777" w:rsidTr="0061012F">
        <w:trPr>
          <w:trHeight w:val="288"/>
          <w:jc w:val="center"/>
        </w:trPr>
        <w:tc>
          <w:tcPr>
            <w:tcW w:w="1255" w:type="dxa"/>
            <w:noWrap/>
            <w:hideMark/>
          </w:tcPr>
          <w:p w14:paraId="642786D7" w14:textId="77777777" w:rsidR="00D359EE" w:rsidRPr="00B50947" w:rsidRDefault="00D359EE" w:rsidP="002B16D9">
            <w:pPr>
              <w:pStyle w:val="TableText"/>
              <w:rPr>
                <w:lang w:bidi="he-IL"/>
              </w:rPr>
            </w:pPr>
            <w:r w:rsidRPr="00B50947">
              <w:rPr>
                <w:lang w:bidi="he-IL"/>
              </w:rPr>
              <w:t>When Connected</w:t>
            </w:r>
          </w:p>
        </w:tc>
        <w:tc>
          <w:tcPr>
            <w:tcW w:w="1080" w:type="dxa"/>
            <w:noWrap/>
            <w:hideMark/>
          </w:tcPr>
          <w:p w14:paraId="5B6CD958" w14:textId="26216CD7" w:rsidR="00D359EE" w:rsidRPr="00B50947" w:rsidRDefault="00D359EE" w:rsidP="002B16D9">
            <w:pPr>
              <w:pStyle w:val="TableText"/>
              <w:rPr>
                <w:lang w:bidi="he-IL"/>
              </w:rPr>
            </w:pPr>
            <w:del w:id="864" w:author="Gavin Rawson" w:date="2024-07-15T07:54:00Z" w16du:dateUtc="2024-07-15T06:54:00Z">
              <w:r w:rsidRPr="00B50947" w:rsidDel="000F69DF">
                <w:rPr>
                  <w:lang w:bidi="he-IL"/>
                </w:rPr>
                <w:delText>number</w:delText>
              </w:r>
            </w:del>
            <w:ins w:id="865" w:author="Gavin Rawson" w:date="2024-07-15T07:54:00Z" w16du:dateUtc="2024-07-15T06:54:00Z">
              <w:r w:rsidR="000F69DF">
                <w:rPr>
                  <w:lang w:bidi="he-IL"/>
                </w:rPr>
                <w:t>Integer</w:t>
              </w:r>
            </w:ins>
          </w:p>
        </w:tc>
        <w:tc>
          <w:tcPr>
            <w:tcW w:w="2160" w:type="dxa"/>
            <w:noWrap/>
            <w:hideMark/>
          </w:tcPr>
          <w:p w14:paraId="79DAECBE" w14:textId="77777777" w:rsidR="00D359EE" w:rsidRPr="00B50947" w:rsidRDefault="00D359EE" w:rsidP="002B16D9">
            <w:pPr>
              <w:pStyle w:val="TableText"/>
              <w:rPr>
                <w:lang w:bidi="he-IL"/>
              </w:rPr>
            </w:pPr>
            <w:r w:rsidRPr="00B50947">
              <w:rPr>
                <w:lang w:bidi="he-IL"/>
              </w:rPr>
              <w:t>whenConnected</w:t>
            </w:r>
          </w:p>
        </w:tc>
        <w:tc>
          <w:tcPr>
            <w:tcW w:w="810" w:type="dxa"/>
            <w:noWrap/>
            <w:hideMark/>
          </w:tcPr>
          <w:p w14:paraId="5EB924D1" w14:textId="77777777" w:rsidR="00D359EE" w:rsidRPr="00B50947" w:rsidRDefault="00D359EE" w:rsidP="002B16D9">
            <w:pPr>
              <w:pStyle w:val="TableText"/>
              <w:rPr>
                <w:lang w:bidi="he-IL"/>
              </w:rPr>
            </w:pPr>
            <w:r w:rsidRPr="00B50947">
              <w:rPr>
                <w:lang w:bidi="he-IL"/>
              </w:rPr>
              <w:t>No</w:t>
            </w:r>
          </w:p>
        </w:tc>
        <w:tc>
          <w:tcPr>
            <w:tcW w:w="3767" w:type="dxa"/>
            <w:noWrap/>
            <w:hideMark/>
          </w:tcPr>
          <w:p w14:paraId="7FC64010" w14:textId="1CE84DFC" w:rsidR="00D359EE" w:rsidRPr="009F3044" w:rsidRDefault="00D359EE" w:rsidP="002B16D9">
            <w:pPr>
              <w:pStyle w:val="TableText"/>
              <w:rPr>
                <w:rFonts w:cs="Calibri"/>
                <w:color w:val="000000"/>
                <w:lang w:bidi="he-IL"/>
              </w:rPr>
            </w:pPr>
            <w:r w:rsidRPr="00B50947">
              <w:rPr>
                <w:rFonts w:eastAsia="DengXian"/>
              </w:rPr>
              <w:t xml:space="preserve">When the device has successfully </w:t>
            </w:r>
            <w:r w:rsidR="00896295" w:rsidRPr="00B50947">
              <w:t>contacted</w:t>
            </w:r>
            <w:r w:rsidRPr="00B50947">
              <w:rPr>
                <w:rFonts w:eastAsia="DengXian"/>
              </w:rPr>
              <w:t xml:space="preserve"> the </w:t>
            </w:r>
            <w:r w:rsidR="00FB1382" w:rsidRPr="00B50947">
              <w:t>Broker</w:t>
            </w:r>
            <w:r w:rsidRPr="00B50947">
              <w:rPr>
                <w:rFonts w:eastAsia="DengXian"/>
              </w:rPr>
              <w:t xml:space="preserve">, the value </w:t>
            </w:r>
            <w:r w:rsidR="00D45A33" w:rsidRPr="00B50947">
              <w:t>is</w:t>
            </w:r>
            <w:r>
              <w:rPr>
                <w:rFonts w:eastAsia="DengXian"/>
              </w:rPr>
              <w:t xml:space="preserve"> </w:t>
            </w:r>
            <w:r w:rsidRPr="00B50947">
              <w:rPr>
                <w:rFonts w:eastAsia="DengXian"/>
              </w:rPr>
              <w:t>sent to the SA if this action is 1 or 3.</w:t>
            </w:r>
          </w:p>
          <w:p w14:paraId="7394935B" w14:textId="77777777" w:rsidR="00D359EE" w:rsidRPr="00B50947" w:rsidRDefault="00D359EE" w:rsidP="002B16D9">
            <w:pPr>
              <w:pStyle w:val="TableText"/>
              <w:rPr>
                <w:lang w:bidi="he-IL"/>
              </w:rPr>
            </w:pPr>
            <w:r w:rsidRPr="00B50947">
              <w:rPr>
                <w:lang w:bidi="he-IL"/>
              </w:rPr>
              <w:lastRenderedPageBreak/>
              <w:t>(There is no behaviour difference for the value 3).</w:t>
            </w:r>
          </w:p>
        </w:tc>
      </w:tr>
      <w:tr w:rsidR="009F3044" w:rsidRPr="00D359EE" w14:paraId="55217566" w14:textId="77777777" w:rsidTr="0061012F">
        <w:trPr>
          <w:trHeight w:val="288"/>
          <w:jc w:val="center"/>
        </w:trPr>
        <w:tc>
          <w:tcPr>
            <w:tcW w:w="1255" w:type="dxa"/>
            <w:noWrap/>
          </w:tcPr>
          <w:p w14:paraId="02A09B0F" w14:textId="77777777" w:rsidR="00D359EE" w:rsidRPr="00B50947" w:rsidRDefault="00D359EE" w:rsidP="002B16D9">
            <w:pPr>
              <w:pStyle w:val="TableText"/>
              <w:rPr>
                <w:lang w:bidi="he-IL"/>
              </w:rPr>
            </w:pPr>
            <w:r w:rsidRPr="00B50947">
              <w:rPr>
                <w:lang w:bidi="he-IL"/>
              </w:rPr>
              <w:lastRenderedPageBreak/>
              <w:t>When Online</w:t>
            </w:r>
          </w:p>
        </w:tc>
        <w:tc>
          <w:tcPr>
            <w:tcW w:w="1080" w:type="dxa"/>
            <w:noWrap/>
          </w:tcPr>
          <w:p w14:paraId="66694AD7" w14:textId="33372436" w:rsidR="00D359EE" w:rsidRPr="00B50947" w:rsidRDefault="00F734C0" w:rsidP="002B16D9">
            <w:pPr>
              <w:pStyle w:val="TableText"/>
              <w:rPr>
                <w:lang w:bidi="he-IL"/>
              </w:rPr>
            </w:pPr>
            <w:ins w:id="866" w:author="Gavin Rawson" w:date="2024-07-16T13:15:00Z" w16du:dateUtc="2024-07-16T12:15:00Z">
              <w:r>
                <w:rPr>
                  <w:lang w:bidi="he-IL"/>
                </w:rPr>
                <w:t>Integer</w:t>
              </w:r>
            </w:ins>
            <w:del w:id="867" w:author="Gavin Rawson" w:date="2024-07-15T08:19:00Z" w16du:dateUtc="2024-07-15T07:19:00Z">
              <w:r w:rsidR="00D359EE" w:rsidRPr="00B50947" w:rsidDel="003C1179">
                <w:rPr>
                  <w:lang w:bidi="he-IL"/>
                </w:rPr>
                <w:delText>number</w:delText>
              </w:r>
            </w:del>
          </w:p>
        </w:tc>
        <w:tc>
          <w:tcPr>
            <w:tcW w:w="2160" w:type="dxa"/>
            <w:noWrap/>
          </w:tcPr>
          <w:p w14:paraId="70690361" w14:textId="77777777" w:rsidR="00D359EE" w:rsidRPr="00B50947" w:rsidRDefault="00D359EE" w:rsidP="002B16D9">
            <w:pPr>
              <w:pStyle w:val="TableText"/>
              <w:rPr>
                <w:lang w:bidi="he-IL"/>
              </w:rPr>
            </w:pPr>
            <w:r w:rsidRPr="00B50947">
              <w:rPr>
                <w:lang w:bidi="he-IL"/>
              </w:rPr>
              <w:t>whenOnline</w:t>
            </w:r>
          </w:p>
        </w:tc>
        <w:tc>
          <w:tcPr>
            <w:tcW w:w="810" w:type="dxa"/>
            <w:noWrap/>
          </w:tcPr>
          <w:p w14:paraId="07B398F4" w14:textId="77777777" w:rsidR="00D359EE" w:rsidRPr="00B50947" w:rsidRDefault="00D359EE" w:rsidP="002B16D9">
            <w:pPr>
              <w:pStyle w:val="TableText"/>
              <w:rPr>
                <w:lang w:bidi="he-IL"/>
              </w:rPr>
            </w:pPr>
            <w:r w:rsidRPr="00B50947">
              <w:rPr>
                <w:lang w:bidi="he-IL"/>
              </w:rPr>
              <w:t>No</w:t>
            </w:r>
          </w:p>
        </w:tc>
        <w:tc>
          <w:tcPr>
            <w:tcW w:w="3767" w:type="dxa"/>
            <w:noWrap/>
          </w:tcPr>
          <w:p w14:paraId="0FFF6DBC" w14:textId="1CC097EC" w:rsidR="00D359EE" w:rsidRPr="00BA7567" w:rsidRDefault="00D359EE" w:rsidP="002B16D9">
            <w:pPr>
              <w:pStyle w:val="TableText"/>
              <w:rPr>
                <w:rFonts w:eastAsia="DengXian"/>
              </w:rPr>
            </w:pPr>
            <w:r w:rsidRPr="00BA7567">
              <w:rPr>
                <w:lang w:bidi="he-IL"/>
              </w:rPr>
              <w:t xml:space="preserve">The </w:t>
            </w:r>
            <w:r w:rsidR="00F95A9D">
              <w:rPr>
                <w:lang w:bidi="he-IL"/>
              </w:rPr>
              <w:t>Offline</w:t>
            </w:r>
            <w:r w:rsidRPr="00BA7567">
              <w:rPr>
                <w:lang w:bidi="he-IL"/>
              </w:rPr>
              <w:t xml:space="preserve"> flag is </w:t>
            </w:r>
            <w:r w:rsidR="00F95A9D">
              <w:rPr>
                <w:lang w:bidi="he-IL"/>
              </w:rPr>
              <w:t>clear</w:t>
            </w:r>
            <w:r w:rsidR="00896295" w:rsidRPr="00BA7567">
              <w:rPr>
                <w:lang w:bidi="he-IL"/>
              </w:rPr>
              <w:t>,</w:t>
            </w:r>
            <w:r w:rsidRPr="00BA7567">
              <w:rPr>
                <w:lang w:bidi="he-IL"/>
              </w:rPr>
              <w:t xml:space="preserve"> and this event is triggered when a </w:t>
            </w:r>
            <w:r w:rsidR="005425A5">
              <w:rPr>
                <w:lang w:bidi="he-IL"/>
              </w:rPr>
              <w:t>point</w:t>
            </w:r>
            <w:r w:rsidRPr="00BA7567">
              <w:rPr>
                <w:lang w:bidi="he-IL"/>
              </w:rPr>
              <w:t xml:space="preserve"> is active and available.</w:t>
            </w:r>
          </w:p>
        </w:tc>
      </w:tr>
      <w:tr w:rsidR="009F3044" w:rsidRPr="00D359EE" w14:paraId="00B756AD" w14:textId="77777777" w:rsidTr="0061012F">
        <w:trPr>
          <w:trHeight w:val="288"/>
          <w:jc w:val="center"/>
        </w:trPr>
        <w:tc>
          <w:tcPr>
            <w:tcW w:w="1255" w:type="dxa"/>
            <w:noWrap/>
            <w:hideMark/>
          </w:tcPr>
          <w:p w14:paraId="7FA1BB6B" w14:textId="77777777" w:rsidR="00D359EE" w:rsidRPr="00B50947" w:rsidRDefault="00D359EE" w:rsidP="002B16D9">
            <w:pPr>
              <w:pStyle w:val="TableText"/>
              <w:rPr>
                <w:lang w:bidi="he-IL"/>
              </w:rPr>
            </w:pPr>
            <w:r w:rsidRPr="00B50947">
              <w:rPr>
                <w:lang w:bidi="he-IL"/>
              </w:rPr>
              <w:t>When Restarted</w:t>
            </w:r>
          </w:p>
        </w:tc>
        <w:tc>
          <w:tcPr>
            <w:tcW w:w="1080" w:type="dxa"/>
            <w:noWrap/>
            <w:hideMark/>
          </w:tcPr>
          <w:p w14:paraId="7A9FF140" w14:textId="18A8CC75" w:rsidR="00D359EE" w:rsidRPr="00B50947" w:rsidRDefault="00F734C0" w:rsidP="002B16D9">
            <w:pPr>
              <w:pStyle w:val="TableText"/>
              <w:rPr>
                <w:lang w:bidi="he-IL"/>
              </w:rPr>
            </w:pPr>
            <w:ins w:id="868" w:author="Gavin Rawson" w:date="2024-07-16T13:15:00Z" w16du:dateUtc="2024-07-16T12:15:00Z">
              <w:r>
                <w:rPr>
                  <w:lang w:bidi="he-IL"/>
                </w:rPr>
                <w:t>Integer</w:t>
              </w:r>
            </w:ins>
            <w:del w:id="869" w:author="Gavin Rawson" w:date="2024-07-15T08:19:00Z" w16du:dateUtc="2024-07-15T07:19:00Z">
              <w:r w:rsidR="00D359EE" w:rsidRPr="00B50947" w:rsidDel="003C1179">
                <w:rPr>
                  <w:lang w:bidi="he-IL"/>
                </w:rPr>
                <w:delText>number</w:delText>
              </w:r>
            </w:del>
          </w:p>
        </w:tc>
        <w:tc>
          <w:tcPr>
            <w:tcW w:w="2160" w:type="dxa"/>
            <w:noWrap/>
            <w:hideMark/>
          </w:tcPr>
          <w:p w14:paraId="64F72E57" w14:textId="77777777" w:rsidR="00D359EE" w:rsidRPr="00B50947" w:rsidRDefault="00D359EE" w:rsidP="002B16D9">
            <w:pPr>
              <w:pStyle w:val="TableText"/>
              <w:rPr>
                <w:lang w:bidi="he-IL"/>
              </w:rPr>
            </w:pPr>
            <w:r w:rsidRPr="00B50947">
              <w:rPr>
                <w:lang w:bidi="he-IL"/>
              </w:rPr>
              <w:t>whenRestart</w:t>
            </w:r>
          </w:p>
        </w:tc>
        <w:tc>
          <w:tcPr>
            <w:tcW w:w="810" w:type="dxa"/>
            <w:noWrap/>
            <w:hideMark/>
          </w:tcPr>
          <w:p w14:paraId="79B9B6D0" w14:textId="77777777" w:rsidR="00D359EE" w:rsidRPr="00B50947" w:rsidRDefault="00D359EE" w:rsidP="002B16D9">
            <w:pPr>
              <w:pStyle w:val="TableText"/>
              <w:rPr>
                <w:lang w:bidi="he-IL"/>
              </w:rPr>
            </w:pPr>
            <w:r w:rsidRPr="00B50947">
              <w:rPr>
                <w:lang w:bidi="he-IL"/>
              </w:rPr>
              <w:t>No</w:t>
            </w:r>
          </w:p>
        </w:tc>
        <w:tc>
          <w:tcPr>
            <w:tcW w:w="3767" w:type="dxa"/>
            <w:noWrap/>
            <w:hideMark/>
          </w:tcPr>
          <w:p w14:paraId="64A74963" w14:textId="1ABB86B5" w:rsidR="00D359EE" w:rsidRPr="00BA7567" w:rsidRDefault="002677DB" w:rsidP="002B16D9">
            <w:pPr>
              <w:pStyle w:val="TableText"/>
              <w:rPr>
                <w:lang w:bidi="he-IL"/>
              </w:rPr>
            </w:pPr>
            <w:r>
              <w:rPr>
                <w:lang w:bidi="he-IL"/>
              </w:rPr>
              <w:t xml:space="preserve">The </w:t>
            </w:r>
            <w:r w:rsidR="00D359EE" w:rsidRPr="00BA7567">
              <w:rPr>
                <w:lang w:bidi="he-IL"/>
              </w:rPr>
              <w:t>R</w:t>
            </w:r>
            <w:r w:rsidR="008C3DE6">
              <w:rPr>
                <w:lang w:bidi="he-IL"/>
              </w:rPr>
              <w:t>estart</w:t>
            </w:r>
            <w:r w:rsidR="00D359EE" w:rsidRPr="00BA7567">
              <w:rPr>
                <w:lang w:bidi="he-IL"/>
              </w:rPr>
              <w:t xml:space="preserve"> flag is set when the </w:t>
            </w:r>
            <w:r w:rsidR="005425A5">
              <w:rPr>
                <w:lang w:bidi="he-IL"/>
              </w:rPr>
              <w:t>point</w:t>
            </w:r>
            <w:r w:rsidR="00D359EE" w:rsidRPr="00BA7567">
              <w:rPr>
                <w:lang w:bidi="he-IL"/>
              </w:rPr>
              <w:t xml:space="preserve"> has been reconfigured or the </w:t>
            </w:r>
            <w:r w:rsidR="004B4EE1" w:rsidRPr="00BA7567">
              <w:rPr>
                <w:lang w:bidi="he-IL"/>
              </w:rPr>
              <w:t>FD</w:t>
            </w:r>
            <w:r w:rsidR="00D359EE" w:rsidRPr="00BA7567">
              <w:rPr>
                <w:lang w:bidi="he-IL"/>
              </w:rPr>
              <w:t xml:space="preserve"> or </w:t>
            </w:r>
            <w:r w:rsidR="005425A5">
              <w:rPr>
                <w:lang w:bidi="he-IL"/>
              </w:rPr>
              <w:t>point</w:t>
            </w:r>
            <w:r w:rsidR="00D359EE" w:rsidRPr="00BA7567">
              <w:rPr>
                <w:lang w:bidi="he-IL"/>
              </w:rPr>
              <w:t xml:space="preserve"> have come </w:t>
            </w:r>
            <w:r>
              <w:rPr>
                <w:lang w:bidi="he-IL"/>
              </w:rPr>
              <w:t>on scan</w:t>
            </w:r>
            <w:r w:rsidR="00D359EE" w:rsidRPr="00BA7567">
              <w:rPr>
                <w:lang w:bidi="he-IL"/>
              </w:rPr>
              <w:t xml:space="preserve">. This flag remains set until the first value has been recorded by the </w:t>
            </w:r>
            <w:r w:rsidR="004B4EE1" w:rsidRPr="00BA7567">
              <w:rPr>
                <w:lang w:bidi="he-IL"/>
              </w:rPr>
              <w:t>FD</w:t>
            </w:r>
            <w:r w:rsidR="00D359EE" w:rsidRPr="00BA7567">
              <w:rPr>
                <w:lang w:bidi="he-IL"/>
              </w:rPr>
              <w:t xml:space="preserve">. </w:t>
            </w:r>
          </w:p>
        </w:tc>
      </w:tr>
      <w:tr w:rsidR="009F3044" w:rsidRPr="00D359EE" w14:paraId="036C782D" w14:textId="77777777" w:rsidTr="0061012F">
        <w:trPr>
          <w:trHeight w:val="288"/>
          <w:jc w:val="center"/>
        </w:trPr>
        <w:tc>
          <w:tcPr>
            <w:tcW w:w="1255" w:type="dxa"/>
            <w:noWrap/>
            <w:hideMark/>
          </w:tcPr>
          <w:p w14:paraId="1484DA0E" w14:textId="77777777" w:rsidR="00D359EE" w:rsidRPr="00B50947" w:rsidRDefault="00D359EE" w:rsidP="002B16D9">
            <w:pPr>
              <w:pStyle w:val="TableText"/>
              <w:rPr>
                <w:lang w:bidi="he-IL"/>
              </w:rPr>
            </w:pPr>
            <w:r w:rsidRPr="00B50947">
              <w:rPr>
                <w:lang w:bidi="he-IL"/>
              </w:rPr>
              <w:t>When Communications Lost</w:t>
            </w:r>
          </w:p>
        </w:tc>
        <w:tc>
          <w:tcPr>
            <w:tcW w:w="1080" w:type="dxa"/>
            <w:noWrap/>
            <w:hideMark/>
          </w:tcPr>
          <w:p w14:paraId="47AE0F32" w14:textId="532839DF" w:rsidR="00D359EE" w:rsidRPr="00B50947" w:rsidRDefault="00F734C0" w:rsidP="002B16D9">
            <w:pPr>
              <w:pStyle w:val="TableText"/>
              <w:rPr>
                <w:lang w:bidi="he-IL"/>
              </w:rPr>
            </w:pPr>
            <w:ins w:id="870" w:author="Gavin Rawson" w:date="2024-07-16T13:15:00Z" w16du:dateUtc="2024-07-16T12:15:00Z">
              <w:r>
                <w:rPr>
                  <w:lang w:bidi="he-IL"/>
                </w:rPr>
                <w:t>Integer</w:t>
              </w:r>
            </w:ins>
            <w:del w:id="871" w:author="Gavin Rawson" w:date="2024-07-15T08:19:00Z" w16du:dateUtc="2024-07-15T07:19:00Z">
              <w:r w:rsidR="00D359EE" w:rsidRPr="00B50947" w:rsidDel="003C1179">
                <w:rPr>
                  <w:lang w:bidi="he-IL"/>
                </w:rPr>
                <w:delText>number</w:delText>
              </w:r>
            </w:del>
          </w:p>
        </w:tc>
        <w:tc>
          <w:tcPr>
            <w:tcW w:w="2160" w:type="dxa"/>
            <w:noWrap/>
            <w:hideMark/>
          </w:tcPr>
          <w:p w14:paraId="7B89DAC6" w14:textId="77777777" w:rsidR="00D359EE" w:rsidRPr="00B50947" w:rsidRDefault="00D359EE" w:rsidP="002B16D9">
            <w:pPr>
              <w:pStyle w:val="TableText"/>
              <w:rPr>
                <w:lang w:bidi="he-IL"/>
              </w:rPr>
            </w:pPr>
            <w:r w:rsidRPr="00B50947">
              <w:rPr>
                <w:lang w:bidi="he-IL"/>
              </w:rPr>
              <w:t>whenCommsLost</w:t>
            </w:r>
          </w:p>
        </w:tc>
        <w:tc>
          <w:tcPr>
            <w:tcW w:w="810" w:type="dxa"/>
            <w:noWrap/>
            <w:hideMark/>
          </w:tcPr>
          <w:p w14:paraId="729ACBC6" w14:textId="77777777" w:rsidR="00D359EE" w:rsidRPr="00B50947" w:rsidRDefault="00D359EE" w:rsidP="002B16D9">
            <w:pPr>
              <w:pStyle w:val="TableText"/>
              <w:rPr>
                <w:lang w:bidi="he-IL"/>
              </w:rPr>
            </w:pPr>
            <w:r w:rsidRPr="00B50947">
              <w:rPr>
                <w:lang w:bidi="he-IL"/>
              </w:rPr>
              <w:t>No</w:t>
            </w:r>
          </w:p>
        </w:tc>
        <w:tc>
          <w:tcPr>
            <w:tcW w:w="3767" w:type="dxa"/>
            <w:noWrap/>
            <w:hideMark/>
          </w:tcPr>
          <w:p w14:paraId="37884FDC" w14:textId="5C922FD6" w:rsidR="00D359EE" w:rsidRPr="00BA7567" w:rsidRDefault="00D359EE" w:rsidP="002B16D9">
            <w:pPr>
              <w:pStyle w:val="TableText"/>
              <w:rPr>
                <w:lang w:bidi="he-IL"/>
              </w:rPr>
            </w:pPr>
            <w:r w:rsidRPr="00BA7567">
              <w:rPr>
                <w:lang w:bidi="he-IL"/>
              </w:rPr>
              <w:t xml:space="preserve">The </w:t>
            </w:r>
            <w:r w:rsidR="002677DB">
              <w:rPr>
                <w:lang w:bidi="he-IL"/>
              </w:rPr>
              <w:t>C</w:t>
            </w:r>
            <w:r w:rsidRPr="00BA7567">
              <w:rPr>
                <w:lang w:bidi="he-IL"/>
              </w:rPr>
              <w:t>omms</w:t>
            </w:r>
            <w:r w:rsidR="002677DB">
              <w:rPr>
                <w:lang w:bidi="he-IL"/>
              </w:rPr>
              <w:t xml:space="preserve"> L</w:t>
            </w:r>
            <w:r w:rsidRPr="00BA7567">
              <w:rPr>
                <w:lang w:bidi="he-IL"/>
              </w:rPr>
              <w:t xml:space="preserve">ost flag indicates that communications with the downstream device have been lost. </w:t>
            </w:r>
          </w:p>
        </w:tc>
      </w:tr>
      <w:tr w:rsidR="009F3044" w:rsidRPr="00D359EE" w14:paraId="4847A59E" w14:textId="77777777" w:rsidTr="0061012F">
        <w:trPr>
          <w:trHeight w:val="288"/>
          <w:jc w:val="center"/>
        </w:trPr>
        <w:tc>
          <w:tcPr>
            <w:tcW w:w="1255" w:type="dxa"/>
            <w:noWrap/>
            <w:hideMark/>
          </w:tcPr>
          <w:p w14:paraId="734B143C" w14:textId="77777777" w:rsidR="00D359EE" w:rsidRPr="00B50947" w:rsidRDefault="00D359EE" w:rsidP="002B16D9">
            <w:pPr>
              <w:pStyle w:val="TableText"/>
              <w:rPr>
                <w:lang w:bidi="he-IL"/>
              </w:rPr>
            </w:pPr>
            <w:r w:rsidRPr="00B50947">
              <w:rPr>
                <w:lang w:bidi="he-IL"/>
              </w:rPr>
              <w:t>When Remotely Forced</w:t>
            </w:r>
          </w:p>
        </w:tc>
        <w:tc>
          <w:tcPr>
            <w:tcW w:w="1080" w:type="dxa"/>
            <w:noWrap/>
            <w:hideMark/>
          </w:tcPr>
          <w:p w14:paraId="2254435A" w14:textId="5555E400" w:rsidR="00D359EE" w:rsidRPr="00B50947" w:rsidRDefault="00F734C0" w:rsidP="002B16D9">
            <w:pPr>
              <w:pStyle w:val="TableText"/>
              <w:rPr>
                <w:lang w:bidi="he-IL"/>
              </w:rPr>
            </w:pPr>
            <w:ins w:id="872" w:author="Gavin Rawson" w:date="2024-07-16T13:15:00Z" w16du:dateUtc="2024-07-16T12:15:00Z">
              <w:r>
                <w:rPr>
                  <w:lang w:bidi="he-IL"/>
                </w:rPr>
                <w:t>Integer</w:t>
              </w:r>
            </w:ins>
            <w:del w:id="873" w:author="Gavin Rawson" w:date="2024-07-15T08:19:00Z" w16du:dateUtc="2024-07-15T07:19:00Z">
              <w:r w:rsidR="00D359EE" w:rsidRPr="00B50947" w:rsidDel="003C1179">
                <w:rPr>
                  <w:lang w:bidi="he-IL"/>
                </w:rPr>
                <w:delText>number</w:delText>
              </w:r>
            </w:del>
          </w:p>
        </w:tc>
        <w:tc>
          <w:tcPr>
            <w:tcW w:w="2160" w:type="dxa"/>
            <w:noWrap/>
            <w:hideMark/>
          </w:tcPr>
          <w:p w14:paraId="15A8896C" w14:textId="77777777" w:rsidR="00D359EE" w:rsidRPr="00B50947" w:rsidRDefault="00D359EE" w:rsidP="002B16D9">
            <w:pPr>
              <w:pStyle w:val="TableText"/>
              <w:rPr>
                <w:lang w:bidi="he-IL"/>
              </w:rPr>
            </w:pPr>
            <w:r w:rsidRPr="00B50947">
              <w:rPr>
                <w:lang w:bidi="he-IL"/>
              </w:rPr>
              <w:t>whenRemForce</w:t>
            </w:r>
          </w:p>
        </w:tc>
        <w:tc>
          <w:tcPr>
            <w:tcW w:w="810" w:type="dxa"/>
            <w:noWrap/>
            <w:hideMark/>
          </w:tcPr>
          <w:p w14:paraId="7DACB0C6" w14:textId="77777777" w:rsidR="00D359EE" w:rsidRPr="00B50947" w:rsidRDefault="00D359EE" w:rsidP="002B16D9">
            <w:pPr>
              <w:pStyle w:val="TableText"/>
              <w:rPr>
                <w:lang w:bidi="he-IL"/>
              </w:rPr>
            </w:pPr>
            <w:r w:rsidRPr="00B50947">
              <w:rPr>
                <w:lang w:bidi="he-IL"/>
              </w:rPr>
              <w:t>No</w:t>
            </w:r>
          </w:p>
        </w:tc>
        <w:tc>
          <w:tcPr>
            <w:tcW w:w="3767" w:type="dxa"/>
            <w:noWrap/>
            <w:hideMark/>
          </w:tcPr>
          <w:p w14:paraId="65069323" w14:textId="4D4E2BFB" w:rsidR="00D359EE" w:rsidRPr="00BA7567" w:rsidRDefault="00D359EE" w:rsidP="002B16D9">
            <w:pPr>
              <w:pStyle w:val="TableText"/>
              <w:rPr>
                <w:lang w:bidi="he-IL"/>
              </w:rPr>
            </w:pPr>
            <w:r w:rsidRPr="00BA7567">
              <w:rPr>
                <w:lang w:bidi="he-IL"/>
              </w:rPr>
              <w:t xml:space="preserve">The </w:t>
            </w:r>
            <w:r w:rsidR="002677DB">
              <w:rPr>
                <w:lang w:bidi="he-IL"/>
              </w:rPr>
              <w:t>Remote F</w:t>
            </w:r>
            <w:r w:rsidRPr="00BA7567">
              <w:rPr>
                <w:lang w:bidi="he-IL"/>
              </w:rPr>
              <w:t>orce</w:t>
            </w:r>
            <w:r w:rsidR="002677DB">
              <w:rPr>
                <w:lang w:bidi="he-IL"/>
              </w:rPr>
              <w:t>d</w:t>
            </w:r>
            <w:r w:rsidRPr="00BA7567">
              <w:rPr>
                <w:lang w:bidi="he-IL"/>
              </w:rPr>
              <w:t xml:space="preserve"> flag indicates that the value of the </w:t>
            </w:r>
            <w:r w:rsidR="005425A5">
              <w:rPr>
                <w:lang w:bidi="he-IL"/>
              </w:rPr>
              <w:t>point</w:t>
            </w:r>
            <w:r w:rsidRPr="00BA7567">
              <w:rPr>
                <w:lang w:bidi="he-IL"/>
              </w:rPr>
              <w:t xml:space="preserve"> has been forced to a value by a downstream device.</w:t>
            </w:r>
          </w:p>
        </w:tc>
      </w:tr>
      <w:tr w:rsidR="009F3044" w:rsidRPr="00D359EE" w14:paraId="7FB17BC7" w14:textId="77777777" w:rsidTr="0061012F">
        <w:trPr>
          <w:trHeight w:val="288"/>
          <w:jc w:val="center"/>
        </w:trPr>
        <w:tc>
          <w:tcPr>
            <w:tcW w:w="1255" w:type="dxa"/>
            <w:noWrap/>
            <w:hideMark/>
          </w:tcPr>
          <w:p w14:paraId="7FA97A8F" w14:textId="77777777" w:rsidR="00D359EE" w:rsidRPr="00B50947" w:rsidRDefault="00D359EE" w:rsidP="002B16D9">
            <w:pPr>
              <w:pStyle w:val="TableText"/>
              <w:rPr>
                <w:lang w:bidi="he-IL"/>
              </w:rPr>
            </w:pPr>
            <w:r w:rsidRPr="00B50947">
              <w:rPr>
                <w:lang w:bidi="he-IL"/>
              </w:rPr>
              <w:t>When Locally Forced</w:t>
            </w:r>
          </w:p>
        </w:tc>
        <w:tc>
          <w:tcPr>
            <w:tcW w:w="1080" w:type="dxa"/>
            <w:noWrap/>
            <w:hideMark/>
          </w:tcPr>
          <w:p w14:paraId="23CFA9D3" w14:textId="0C604291" w:rsidR="00D359EE" w:rsidRPr="00B50947" w:rsidRDefault="00F734C0" w:rsidP="002B16D9">
            <w:pPr>
              <w:pStyle w:val="TableText"/>
              <w:rPr>
                <w:lang w:bidi="he-IL"/>
              </w:rPr>
            </w:pPr>
            <w:ins w:id="874" w:author="Gavin Rawson" w:date="2024-07-16T13:15:00Z" w16du:dateUtc="2024-07-16T12:15:00Z">
              <w:r>
                <w:rPr>
                  <w:lang w:bidi="he-IL"/>
                </w:rPr>
                <w:t>Integer</w:t>
              </w:r>
            </w:ins>
            <w:del w:id="875" w:author="Gavin Rawson" w:date="2024-07-15T08:19:00Z" w16du:dateUtc="2024-07-15T07:19:00Z">
              <w:r w:rsidR="00D359EE" w:rsidRPr="00B50947" w:rsidDel="003C1179">
                <w:rPr>
                  <w:lang w:bidi="he-IL"/>
                </w:rPr>
                <w:delText>number</w:delText>
              </w:r>
            </w:del>
          </w:p>
        </w:tc>
        <w:tc>
          <w:tcPr>
            <w:tcW w:w="2160" w:type="dxa"/>
            <w:noWrap/>
            <w:hideMark/>
          </w:tcPr>
          <w:p w14:paraId="70B2D074" w14:textId="77777777" w:rsidR="00D359EE" w:rsidRPr="00B50947" w:rsidRDefault="00D359EE" w:rsidP="002B16D9">
            <w:pPr>
              <w:pStyle w:val="TableText"/>
              <w:rPr>
                <w:lang w:bidi="he-IL"/>
              </w:rPr>
            </w:pPr>
            <w:r w:rsidRPr="00B50947">
              <w:rPr>
                <w:lang w:bidi="he-IL"/>
              </w:rPr>
              <w:t>whenLocForce</w:t>
            </w:r>
          </w:p>
        </w:tc>
        <w:tc>
          <w:tcPr>
            <w:tcW w:w="810" w:type="dxa"/>
            <w:noWrap/>
            <w:hideMark/>
          </w:tcPr>
          <w:p w14:paraId="16F3D2F3" w14:textId="77777777" w:rsidR="00D359EE" w:rsidRPr="00B50947" w:rsidRDefault="00D359EE" w:rsidP="002B16D9">
            <w:pPr>
              <w:pStyle w:val="TableText"/>
              <w:rPr>
                <w:lang w:bidi="he-IL"/>
              </w:rPr>
            </w:pPr>
            <w:r w:rsidRPr="00B50947">
              <w:rPr>
                <w:lang w:bidi="he-IL"/>
              </w:rPr>
              <w:t>No</w:t>
            </w:r>
          </w:p>
        </w:tc>
        <w:tc>
          <w:tcPr>
            <w:tcW w:w="3767" w:type="dxa"/>
            <w:noWrap/>
            <w:hideMark/>
          </w:tcPr>
          <w:p w14:paraId="22F081D5" w14:textId="78D522B5" w:rsidR="00D359EE" w:rsidRPr="00BA7567" w:rsidRDefault="00D359EE" w:rsidP="002B16D9">
            <w:pPr>
              <w:pStyle w:val="TableText"/>
              <w:rPr>
                <w:lang w:bidi="he-IL"/>
              </w:rPr>
            </w:pPr>
            <w:r w:rsidRPr="00BA7567">
              <w:rPr>
                <w:lang w:bidi="he-IL"/>
              </w:rPr>
              <w:t xml:space="preserve">The </w:t>
            </w:r>
            <w:r w:rsidR="002677DB">
              <w:rPr>
                <w:lang w:bidi="he-IL"/>
              </w:rPr>
              <w:t>Local F</w:t>
            </w:r>
            <w:r w:rsidRPr="00BA7567">
              <w:rPr>
                <w:lang w:bidi="he-IL"/>
              </w:rPr>
              <w:t xml:space="preserve">orced flag indicates that the value of the </w:t>
            </w:r>
            <w:r w:rsidR="005425A5">
              <w:rPr>
                <w:lang w:bidi="he-IL"/>
              </w:rPr>
              <w:t>point</w:t>
            </w:r>
            <w:r w:rsidRPr="00BA7567">
              <w:rPr>
                <w:lang w:bidi="he-IL"/>
              </w:rPr>
              <w:t xml:space="preserve"> has been forced to a value by the device (test state, for example) or by human interaction.</w:t>
            </w:r>
          </w:p>
        </w:tc>
      </w:tr>
      <w:tr w:rsidR="009F3044" w:rsidRPr="00D359EE" w14:paraId="411D27D9" w14:textId="77777777" w:rsidTr="0061012F">
        <w:trPr>
          <w:trHeight w:val="288"/>
          <w:jc w:val="center"/>
        </w:trPr>
        <w:tc>
          <w:tcPr>
            <w:tcW w:w="1255" w:type="dxa"/>
            <w:noWrap/>
            <w:hideMark/>
          </w:tcPr>
          <w:p w14:paraId="56E6725C" w14:textId="77777777" w:rsidR="00D359EE" w:rsidRPr="00B50947" w:rsidRDefault="00D359EE" w:rsidP="002B16D9">
            <w:pPr>
              <w:pStyle w:val="TableText"/>
              <w:rPr>
                <w:lang w:bidi="he-IL"/>
              </w:rPr>
            </w:pPr>
            <w:r w:rsidRPr="00B50947">
              <w:rPr>
                <w:lang w:bidi="he-IL"/>
              </w:rPr>
              <w:t>When Chatter</w:t>
            </w:r>
          </w:p>
        </w:tc>
        <w:tc>
          <w:tcPr>
            <w:tcW w:w="1080" w:type="dxa"/>
            <w:noWrap/>
            <w:hideMark/>
          </w:tcPr>
          <w:p w14:paraId="61BE1101" w14:textId="6EF8F880" w:rsidR="00D359EE" w:rsidRPr="00B50947" w:rsidRDefault="00F734C0" w:rsidP="002B16D9">
            <w:pPr>
              <w:pStyle w:val="TableText"/>
              <w:rPr>
                <w:lang w:bidi="he-IL"/>
              </w:rPr>
            </w:pPr>
            <w:ins w:id="876" w:author="Gavin Rawson" w:date="2024-07-16T13:15:00Z" w16du:dateUtc="2024-07-16T12:15:00Z">
              <w:r>
                <w:rPr>
                  <w:lang w:bidi="he-IL"/>
                </w:rPr>
                <w:t>Integer</w:t>
              </w:r>
            </w:ins>
            <w:del w:id="877" w:author="Gavin Rawson" w:date="2024-07-15T08:19:00Z" w16du:dateUtc="2024-07-15T07:19:00Z">
              <w:r w:rsidR="00D359EE" w:rsidRPr="00B50947" w:rsidDel="00E133CA">
                <w:rPr>
                  <w:lang w:bidi="he-IL"/>
                </w:rPr>
                <w:delText>number</w:delText>
              </w:r>
            </w:del>
          </w:p>
        </w:tc>
        <w:tc>
          <w:tcPr>
            <w:tcW w:w="2160" w:type="dxa"/>
            <w:noWrap/>
            <w:hideMark/>
          </w:tcPr>
          <w:p w14:paraId="539F4E8B" w14:textId="77777777" w:rsidR="00D359EE" w:rsidRPr="00B50947" w:rsidRDefault="00D359EE" w:rsidP="002B16D9">
            <w:pPr>
              <w:pStyle w:val="TableText"/>
              <w:rPr>
                <w:lang w:bidi="he-IL"/>
              </w:rPr>
            </w:pPr>
            <w:r w:rsidRPr="00B50947">
              <w:rPr>
                <w:lang w:bidi="he-IL"/>
              </w:rPr>
              <w:t>whenChatter</w:t>
            </w:r>
          </w:p>
        </w:tc>
        <w:tc>
          <w:tcPr>
            <w:tcW w:w="810" w:type="dxa"/>
            <w:noWrap/>
            <w:hideMark/>
          </w:tcPr>
          <w:p w14:paraId="21951C04" w14:textId="77777777" w:rsidR="00D359EE" w:rsidRPr="00B50947" w:rsidRDefault="00D359EE" w:rsidP="002B16D9">
            <w:pPr>
              <w:pStyle w:val="TableText"/>
              <w:rPr>
                <w:lang w:bidi="he-IL"/>
              </w:rPr>
            </w:pPr>
            <w:r w:rsidRPr="00B50947">
              <w:rPr>
                <w:lang w:bidi="he-IL"/>
              </w:rPr>
              <w:t>No</w:t>
            </w:r>
          </w:p>
        </w:tc>
        <w:tc>
          <w:tcPr>
            <w:tcW w:w="3767" w:type="dxa"/>
            <w:noWrap/>
            <w:hideMark/>
          </w:tcPr>
          <w:p w14:paraId="7060800B" w14:textId="255430BD" w:rsidR="00D359EE" w:rsidRPr="00BA7567" w:rsidRDefault="00D359EE" w:rsidP="002B16D9">
            <w:pPr>
              <w:pStyle w:val="TableText"/>
              <w:rPr>
                <w:lang w:bidi="he-IL"/>
              </w:rPr>
            </w:pPr>
            <w:r w:rsidRPr="00BA7567">
              <w:rPr>
                <w:lang w:bidi="he-IL"/>
              </w:rPr>
              <w:t xml:space="preserve">The </w:t>
            </w:r>
            <w:r w:rsidR="00DD5363">
              <w:rPr>
                <w:lang w:bidi="he-IL"/>
              </w:rPr>
              <w:t>C</w:t>
            </w:r>
            <w:r w:rsidRPr="00BA7567">
              <w:rPr>
                <w:lang w:bidi="he-IL"/>
              </w:rPr>
              <w:t xml:space="preserve">hatter flag indicates that a binary or double-bit binary </w:t>
            </w:r>
            <w:r w:rsidR="005425A5">
              <w:rPr>
                <w:lang w:bidi="he-IL"/>
              </w:rPr>
              <w:t>point</w:t>
            </w:r>
            <w:r w:rsidRPr="00BA7567">
              <w:rPr>
                <w:lang w:bidi="he-IL"/>
              </w:rPr>
              <w:t xml:space="preserve"> is changing value often enough to trigger a chatter filter.</w:t>
            </w:r>
          </w:p>
        </w:tc>
      </w:tr>
      <w:tr w:rsidR="009F3044" w:rsidRPr="00D359EE" w14:paraId="7DAC434A" w14:textId="77777777" w:rsidTr="0061012F">
        <w:trPr>
          <w:trHeight w:val="288"/>
          <w:jc w:val="center"/>
        </w:trPr>
        <w:tc>
          <w:tcPr>
            <w:tcW w:w="1255" w:type="dxa"/>
            <w:noWrap/>
            <w:hideMark/>
          </w:tcPr>
          <w:p w14:paraId="168E816F" w14:textId="77777777" w:rsidR="00D359EE" w:rsidRPr="00B50947" w:rsidRDefault="00D359EE" w:rsidP="002B16D9">
            <w:pPr>
              <w:pStyle w:val="TableText"/>
              <w:rPr>
                <w:lang w:bidi="he-IL"/>
              </w:rPr>
            </w:pPr>
            <w:r w:rsidRPr="00B50947">
              <w:rPr>
                <w:lang w:bidi="he-IL"/>
              </w:rPr>
              <w:t>When Overrange</w:t>
            </w:r>
          </w:p>
        </w:tc>
        <w:tc>
          <w:tcPr>
            <w:tcW w:w="1080" w:type="dxa"/>
            <w:noWrap/>
            <w:hideMark/>
          </w:tcPr>
          <w:p w14:paraId="74082B61" w14:textId="3D40F46A" w:rsidR="00D359EE" w:rsidRPr="00B50947" w:rsidRDefault="00F734C0" w:rsidP="002B16D9">
            <w:pPr>
              <w:pStyle w:val="TableText"/>
              <w:rPr>
                <w:lang w:bidi="he-IL"/>
              </w:rPr>
            </w:pPr>
            <w:ins w:id="878" w:author="Gavin Rawson" w:date="2024-07-16T13:15:00Z" w16du:dateUtc="2024-07-16T12:15:00Z">
              <w:r>
                <w:rPr>
                  <w:lang w:bidi="he-IL"/>
                </w:rPr>
                <w:t>Integer</w:t>
              </w:r>
            </w:ins>
            <w:del w:id="879" w:author="Gavin Rawson" w:date="2024-07-15T08:19:00Z" w16du:dateUtc="2024-07-15T07:19:00Z">
              <w:r w:rsidR="00D359EE" w:rsidRPr="00B50947" w:rsidDel="00E133CA">
                <w:rPr>
                  <w:lang w:bidi="he-IL"/>
                </w:rPr>
                <w:delText>number</w:delText>
              </w:r>
            </w:del>
          </w:p>
        </w:tc>
        <w:tc>
          <w:tcPr>
            <w:tcW w:w="2160" w:type="dxa"/>
            <w:noWrap/>
            <w:hideMark/>
          </w:tcPr>
          <w:p w14:paraId="787520F2" w14:textId="77777777" w:rsidR="00D359EE" w:rsidRPr="00B50947" w:rsidRDefault="00D359EE" w:rsidP="002B16D9">
            <w:pPr>
              <w:pStyle w:val="TableText"/>
              <w:rPr>
                <w:lang w:bidi="he-IL"/>
              </w:rPr>
            </w:pPr>
            <w:r w:rsidRPr="00B50947">
              <w:rPr>
                <w:lang w:bidi="he-IL"/>
              </w:rPr>
              <w:t>whenOverrange</w:t>
            </w:r>
          </w:p>
        </w:tc>
        <w:tc>
          <w:tcPr>
            <w:tcW w:w="810" w:type="dxa"/>
            <w:noWrap/>
            <w:hideMark/>
          </w:tcPr>
          <w:p w14:paraId="407DD5BB" w14:textId="77777777" w:rsidR="00D359EE" w:rsidRPr="00B50947" w:rsidRDefault="00D359EE" w:rsidP="002B16D9">
            <w:pPr>
              <w:pStyle w:val="TableText"/>
              <w:rPr>
                <w:lang w:bidi="he-IL"/>
              </w:rPr>
            </w:pPr>
            <w:r w:rsidRPr="00B50947">
              <w:rPr>
                <w:lang w:bidi="he-IL"/>
              </w:rPr>
              <w:t>No</w:t>
            </w:r>
          </w:p>
        </w:tc>
        <w:tc>
          <w:tcPr>
            <w:tcW w:w="3767" w:type="dxa"/>
            <w:noWrap/>
            <w:hideMark/>
          </w:tcPr>
          <w:p w14:paraId="367D3D7A" w14:textId="5F1B4206" w:rsidR="00D359EE" w:rsidRPr="00BA7567" w:rsidRDefault="00D359EE" w:rsidP="002B16D9">
            <w:pPr>
              <w:pStyle w:val="TableText"/>
              <w:rPr>
                <w:lang w:bidi="he-IL"/>
              </w:rPr>
            </w:pPr>
            <w:r w:rsidRPr="00BA7567">
              <w:rPr>
                <w:lang w:bidi="he-IL"/>
              </w:rPr>
              <w:t xml:space="preserve">The </w:t>
            </w:r>
            <w:r w:rsidR="00900EF7">
              <w:rPr>
                <w:lang w:bidi="he-IL"/>
              </w:rPr>
              <w:t>O</w:t>
            </w:r>
            <w:r w:rsidRPr="00BA7567">
              <w:rPr>
                <w:lang w:bidi="he-IL"/>
              </w:rPr>
              <w:t xml:space="preserve">verrange flag indicates that the </w:t>
            </w:r>
            <w:r w:rsidR="005425A5">
              <w:rPr>
                <w:lang w:bidi="he-IL"/>
              </w:rPr>
              <w:t>point</w:t>
            </w:r>
            <w:r w:rsidRPr="00BA7567">
              <w:rPr>
                <w:lang w:bidi="he-IL"/>
              </w:rPr>
              <w:t xml:space="preserve">’s true value exceeds the defined range that the </w:t>
            </w:r>
            <w:r w:rsidR="005425A5">
              <w:rPr>
                <w:lang w:bidi="he-IL"/>
              </w:rPr>
              <w:t>point</w:t>
            </w:r>
            <w:r w:rsidRPr="00BA7567">
              <w:rPr>
                <w:lang w:bidi="he-IL"/>
              </w:rPr>
              <w:t xml:space="preserve"> supports (analogue inputs only). </w:t>
            </w:r>
          </w:p>
        </w:tc>
      </w:tr>
      <w:tr w:rsidR="009F3044" w:rsidRPr="00D359EE" w14:paraId="3222B667" w14:textId="77777777" w:rsidTr="0061012F">
        <w:trPr>
          <w:trHeight w:val="288"/>
          <w:jc w:val="center"/>
        </w:trPr>
        <w:tc>
          <w:tcPr>
            <w:tcW w:w="1255" w:type="dxa"/>
            <w:noWrap/>
            <w:hideMark/>
          </w:tcPr>
          <w:p w14:paraId="549E6325" w14:textId="77777777" w:rsidR="00D359EE" w:rsidRPr="00B50947" w:rsidRDefault="00D359EE" w:rsidP="002B16D9">
            <w:pPr>
              <w:pStyle w:val="TableText"/>
              <w:rPr>
                <w:lang w:bidi="he-IL"/>
              </w:rPr>
            </w:pPr>
            <w:r w:rsidRPr="00B50947">
              <w:rPr>
                <w:lang w:bidi="he-IL"/>
              </w:rPr>
              <w:t>When Discontinuity</w:t>
            </w:r>
          </w:p>
        </w:tc>
        <w:tc>
          <w:tcPr>
            <w:tcW w:w="1080" w:type="dxa"/>
            <w:noWrap/>
            <w:hideMark/>
          </w:tcPr>
          <w:p w14:paraId="5B4E669F" w14:textId="3C976D61" w:rsidR="00D359EE" w:rsidRPr="00B50947" w:rsidRDefault="00F734C0" w:rsidP="002B16D9">
            <w:pPr>
              <w:pStyle w:val="TableText"/>
              <w:rPr>
                <w:lang w:bidi="he-IL"/>
              </w:rPr>
            </w:pPr>
            <w:ins w:id="880" w:author="Gavin Rawson" w:date="2024-07-16T13:15:00Z" w16du:dateUtc="2024-07-16T12:15:00Z">
              <w:r>
                <w:rPr>
                  <w:lang w:bidi="he-IL"/>
                </w:rPr>
                <w:t>Integer</w:t>
              </w:r>
            </w:ins>
            <w:del w:id="881" w:author="Gavin Rawson" w:date="2024-07-15T08:20:00Z" w16du:dateUtc="2024-07-15T07:20:00Z">
              <w:r w:rsidR="00D359EE" w:rsidRPr="00B50947" w:rsidDel="00E133CA">
                <w:rPr>
                  <w:lang w:bidi="he-IL"/>
                </w:rPr>
                <w:delText>number</w:delText>
              </w:r>
            </w:del>
          </w:p>
        </w:tc>
        <w:tc>
          <w:tcPr>
            <w:tcW w:w="2160" w:type="dxa"/>
            <w:noWrap/>
            <w:hideMark/>
          </w:tcPr>
          <w:p w14:paraId="69C3B5FB" w14:textId="77777777" w:rsidR="00D359EE" w:rsidRPr="00B50947" w:rsidRDefault="00D359EE" w:rsidP="002B16D9">
            <w:pPr>
              <w:pStyle w:val="TableText"/>
              <w:rPr>
                <w:lang w:bidi="he-IL"/>
              </w:rPr>
            </w:pPr>
            <w:r w:rsidRPr="00B50947">
              <w:rPr>
                <w:lang w:bidi="he-IL"/>
              </w:rPr>
              <w:t>whenDiscontinuity</w:t>
            </w:r>
          </w:p>
        </w:tc>
        <w:tc>
          <w:tcPr>
            <w:tcW w:w="810" w:type="dxa"/>
            <w:noWrap/>
            <w:hideMark/>
          </w:tcPr>
          <w:p w14:paraId="14293E52" w14:textId="77777777" w:rsidR="00D359EE" w:rsidRPr="00B50947" w:rsidRDefault="00D359EE" w:rsidP="002B16D9">
            <w:pPr>
              <w:pStyle w:val="TableText"/>
              <w:rPr>
                <w:lang w:bidi="he-IL"/>
              </w:rPr>
            </w:pPr>
            <w:r w:rsidRPr="00B50947">
              <w:rPr>
                <w:lang w:bidi="he-IL"/>
              </w:rPr>
              <w:t>No</w:t>
            </w:r>
          </w:p>
        </w:tc>
        <w:tc>
          <w:tcPr>
            <w:tcW w:w="3767" w:type="dxa"/>
            <w:noWrap/>
            <w:hideMark/>
          </w:tcPr>
          <w:p w14:paraId="0D4884FE" w14:textId="08280FE4" w:rsidR="00D359EE" w:rsidRPr="00BA7567" w:rsidRDefault="00D359EE" w:rsidP="002B16D9">
            <w:pPr>
              <w:pStyle w:val="TableText"/>
              <w:rPr>
                <w:lang w:bidi="he-IL"/>
              </w:rPr>
            </w:pPr>
            <w:r w:rsidRPr="00BA7567">
              <w:rPr>
                <w:lang w:bidi="he-IL"/>
              </w:rPr>
              <w:t xml:space="preserve">The </w:t>
            </w:r>
            <w:r w:rsidR="00900EF7">
              <w:rPr>
                <w:lang w:bidi="he-IL"/>
              </w:rPr>
              <w:t>D</w:t>
            </w:r>
            <w:r w:rsidRPr="00BA7567">
              <w:rPr>
                <w:lang w:bidi="he-IL"/>
              </w:rPr>
              <w:t xml:space="preserve">iscontinuity flag indicates that the reported value cannot be compared against previous values for calculating count difference (e.g. rate of change calculation). </w:t>
            </w:r>
          </w:p>
        </w:tc>
      </w:tr>
      <w:tr w:rsidR="009F3044" w:rsidRPr="00D359EE" w14:paraId="07603150" w14:textId="77777777" w:rsidTr="0061012F">
        <w:trPr>
          <w:trHeight w:val="288"/>
          <w:jc w:val="center"/>
        </w:trPr>
        <w:tc>
          <w:tcPr>
            <w:tcW w:w="1255" w:type="dxa"/>
            <w:noWrap/>
            <w:hideMark/>
          </w:tcPr>
          <w:p w14:paraId="78BC54BF" w14:textId="77777777" w:rsidR="00D359EE" w:rsidRPr="00B50947" w:rsidRDefault="00D359EE" w:rsidP="002B16D9">
            <w:pPr>
              <w:pStyle w:val="TableText"/>
              <w:rPr>
                <w:lang w:bidi="he-IL"/>
              </w:rPr>
            </w:pPr>
            <w:r w:rsidRPr="00B50947">
              <w:rPr>
                <w:lang w:bidi="he-IL"/>
              </w:rPr>
              <w:t>When Reference Error</w:t>
            </w:r>
          </w:p>
        </w:tc>
        <w:tc>
          <w:tcPr>
            <w:tcW w:w="1080" w:type="dxa"/>
            <w:noWrap/>
            <w:hideMark/>
          </w:tcPr>
          <w:p w14:paraId="6C0C2097" w14:textId="1A3DEC48" w:rsidR="00D359EE" w:rsidRPr="00B50947" w:rsidRDefault="00F734C0" w:rsidP="002B16D9">
            <w:pPr>
              <w:pStyle w:val="TableText"/>
              <w:rPr>
                <w:lang w:bidi="he-IL"/>
              </w:rPr>
            </w:pPr>
            <w:ins w:id="882" w:author="Gavin Rawson" w:date="2024-07-16T13:15:00Z" w16du:dateUtc="2024-07-16T12:15:00Z">
              <w:r>
                <w:rPr>
                  <w:lang w:bidi="he-IL"/>
                </w:rPr>
                <w:t>Integer</w:t>
              </w:r>
            </w:ins>
            <w:del w:id="883" w:author="Gavin Rawson" w:date="2024-07-15T08:20:00Z" w16du:dateUtc="2024-07-15T07:20:00Z">
              <w:r w:rsidR="00D359EE" w:rsidRPr="00B50947" w:rsidDel="00E133CA">
                <w:rPr>
                  <w:lang w:bidi="he-IL"/>
                </w:rPr>
                <w:delText>number</w:delText>
              </w:r>
            </w:del>
          </w:p>
        </w:tc>
        <w:tc>
          <w:tcPr>
            <w:tcW w:w="2160" w:type="dxa"/>
            <w:noWrap/>
            <w:hideMark/>
          </w:tcPr>
          <w:p w14:paraId="284B2EC7" w14:textId="77777777" w:rsidR="00D359EE" w:rsidRPr="00B50947" w:rsidRDefault="00D359EE" w:rsidP="002B16D9">
            <w:pPr>
              <w:pStyle w:val="TableText"/>
              <w:rPr>
                <w:lang w:bidi="he-IL"/>
              </w:rPr>
            </w:pPr>
            <w:r w:rsidRPr="00B50947">
              <w:rPr>
                <w:lang w:bidi="he-IL"/>
              </w:rPr>
              <w:t>whenRefError</w:t>
            </w:r>
          </w:p>
        </w:tc>
        <w:tc>
          <w:tcPr>
            <w:tcW w:w="810" w:type="dxa"/>
            <w:noWrap/>
            <w:hideMark/>
          </w:tcPr>
          <w:p w14:paraId="674E4DC0" w14:textId="77777777" w:rsidR="00D359EE" w:rsidRPr="00B50947" w:rsidRDefault="00D359EE" w:rsidP="002B16D9">
            <w:pPr>
              <w:pStyle w:val="TableText"/>
              <w:rPr>
                <w:lang w:bidi="he-IL"/>
              </w:rPr>
            </w:pPr>
            <w:r w:rsidRPr="00B50947">
              <w:rPr>
                <w:lang w:bidi="he-IL"/>
              </w:rPr>
              <w:t>No</w:t>
            </w:r>
          </w:p>
        </w:tc>
        <w:tc>
          <w:tcPr>
            <w:tcW w:w="3767" w:type="dxa"/>
            <w:noWrap/>
            <w:hideMark/>
          </w:tcPr>
          <w:p w14:paraId="4209A733" w14:textId="0AAFAFDF" w:rsidR="00D359EE" w:rsidRPr="00BA7567" w:rsidRDefault="00D359EE" w:rsidP="002B16D9">
            <w:pPr>
              <w:pStyle w:val="TableText"/>
              <w:rPr>
                <w:lang w:bidi="he-IL"/>
              </w:rPr>
            </w:pPr>
            <w:r w:rsidRPr="00BA7567">
              <w:rPr>
                <w:lang w:bidi="he-IL"/>
              </w:rPr>
              <w:t xml:space="preserve">The Reference Error flag indicates that the measurement process has determined that the object’s data value may not have the expected level of accuracy. For example, the reference signal used in the analogue-to-digital conversion process is out of limits, or a calculated value has been contaminated with noise (analogue inputs only). </w:t>
            </w:r>
          </w:p>
        </w:tc>
      </w:tr>
      <w:tr w:rsidR="009F3044" w:rsidRPr="00D359EE" w14:paraId="65FB1A41" w14:textId="77777777" w:rsidTr="0061012F">
        <w:trPr>
          <w:trHeight w:val="288"/>
          <w:jc w:val="center"/>
        </w:trPr>
        <w:tc>
          <w:tcPr>
            <w:tcW w:w="1255" w:type="dxa"/>
            <w:noWrap/>
            <w:hideMark/>
          </w:tcPr>
          <w:p w14:paraId="10507F1D" w14:textId="77777777" w:rsidR="00D359EE" w:rsidRPr="00B50947" w:rsidRDefault="00D359EE" w:rsidP="002B16D9">
            <w:pPr>
              <w:pStyle w:val="TableText"/>
              <w:rPr>
                <w:lang w:bidi="he-IL"/>
              </w:rPr>
            </w:pPr>
            <w:r w:rsidRPr="00B50947">
              <w:rPr>
                <w:lang w:bidi="he-IL"/>
              </w:rPr>
              <w:t>When Changed</w:t>
            </w:r>
          </w:p>
        </w:tc>
        <w:tc>
          <w:tcPr>
            <w:tcW w:w="1080" w:type="dxa"/>
            <w:noWrap/>
            <w:hideMark/>
          </w:tcPr>
          <w:p w14:paraId="7B294616" w14:textId="56873F70" w:rsidR="00D359EE" w:rsidRPr="00B50947" w:rsidRDefault="00D359EE" w:rsidP="002B16D9">
            <w:pPr>
              <w:pStyle w:val="TableText"/>
              <w:rPr>
                <w:lang w:bidi="he-IL"/>
              </w:rPr>
            </w:pPr>
            <w:del w:id="884" w:author="Gavin Rawson" w:date="2024-07-15T08:20:00Z" w16du:dateUtc="2024-07-15T07:20:00Z">
              <w:r w:rsidRPr="00B50947" w:rsidDel="00E133CA">
                <w:rPr>
                  <w:lang w:bidi="he-IL"/>
                </w:rPr>
                <w:delText>number</w:delText>
              </w:r>
            </w:del>
            <w:ins w:id="885" w:author="Gavin Rawson" w:date="2024-07-15T08:20:00Z" w16du:dateUtc="2024-07-15T07:20:00Z">
              <w:r w:rsidR="00E133CA">
                <w:rPr>
                  <w:lang w:bidi="he-IL"/>
                </w:rPr>
                <w:t>Integer</w:t>
              </w:r>
            </w:ins>
          </w:p>
        </w:tc>
        <w:tc>
          <w:tcPr>
            <w:tcW w:w="2160" w:type="dxa"/>
            <w:noWrap/>
            <w:hideMark/>
          </w:tcPr>
          <w:p w14:paraId="7972AFED" w14:textId="77777777" w:rsidR="00D359EE" w:rsidRPr="00B50947" w:rsidRDefault="00D359EE" w:rsidP="002B16D9">
            <w:pPr>
              <w:pStyle w:val="TableText"/>
              <w:rPr>
                <w:lang w:bidi="he-IL"/>
              </w:rPr>
            </w:pPr>
            <w:r w:rsidRPr="00B50947">
              <w:rPr>
                <w:lang w:bidi="he-IL"/>
              </w:rPr>
              <w:t>whenChange</w:t>
            </w:r>
          </w:p>
        </w:tc>
        <w:tc>
          <w:tcPr>
            <w:tcW w:w="810" w:type="dxa"/>
            <w:noWrap/>
            <w:hideMark/>
          </w:tcPr>
          <w:p w14:paraId="3FD413B4" w14:textId="77777777" w:rsidR="00D359EE" w:rsidRPr="00B50947" w:rsidRDefault="00D359EE" w:rsidP="002B16D9">
            <w:pPr>
              <w:pStyle w:val="TableText"/>
              <w:rPr>
                <w:lang w:bidi="he-IL"/>
              </w:rPr>
            </w:pPr>
            <w:r w:rsidRPr="00B50947">
              <w:rPr>
                <w:lang w:bidi="he-IL"/>
              </w:rPr>
              <w:t>No</w:t>
            </w:r>
          </w:p>
        </w:tc>
        <w:tc>
          <w:tcPr>
            <w:tcW w:w="3767" w:type="dxa"/>
            <w:noWrap/>
            <w:hideMark/>
          </w:tcPr>
          <w:p w14:paraId="4604BCED" w14:textId="37442BC9" w:rsidR="00D359EE" w:rsidRPr="00B50947" w:rsidRDefault="00D359EE" w:rsidP="002B16D9">
            <w:pPr>
              <w:pStyle w:val="TableText"/>
              <w:rPr>
                <w:lang w:bidi="he-IL"/>
              </w:rPr>
            </w:pPr>
            <w:r w:rsidRPr="00B50947">
              <w:rPr>
                <w:lang w:bidi="he-IL"/>
              </w:rPr>
              <w:t xml:space="preserve">If the </w:t>
            </w:r>
            <w:r w:rsidR="005425A5">
              <w:rPr>
                <w:lang w:bidi="he-IL"/>
              </w:rPr>
              <w:t>point</w:t>
            </w:r>
            <w:r w:rsidRPr="00B50947">
              <w:rPr>
                <w:lang w:bidi="he-IL"/>
              </w:rPr>
              <w:t xml:space="preserve"> has changed value. The action may be 0=do nothing (default), 1=log event, 3=log event and call SA.</w:t>
            </w:r>
          </w:p>
          <w:p w14:paraId="3ED0B673" w14:textId="77777777" w:rsidR="00D359EE" w:rsidRPr="00B50947" w:rsidRDefault="00D359EE" w:rsidP="002B16D9">
            <w:pPr>
              <w:pStyle w:val="TableText"/>
              <w:rPr>
                <w:lang w:bidi="he-IL"/>
              </w:rPr>
            </w:pPr>
            <w:r w:rsidRPr="00B50947">
              <w:rPr>
                <w:lang w:bidi="he-IL"/>
              </w:rPr>
              <w:t>Behaviour varies slightly with type:</w:t>
            </w:r>
          </w:p>
          <w:p w14:paraId="67F43843" w14:textId="77777777" w:rsidR="00D359EE" w:rsidRPr="00B50947" w:rsidRDefault="00D359EE" w:rsidP="002B16D9">
            <w:pPr>
              <w:pStyle w:val="TableText"/>
              <w:rPr>
                <w:lang w:bidi="he-IL"/>
              </w:rPr>
            </w:pPr>
            <w:r w:rsidRPr="00B50947">
              <w:rPr>
                <w:lang w:bidi="he-IL"/>
              </w:rPr>
              <w:t>Analogue and counter values change by a significant change deadband.</w:t>
            </w:r>
          </w:p>
          <w:p w14:paraId="1F1F3E0E" w14:textId="77777777" w:rsidR="00D359EE" w:rsidRPr="00B50947" w:rsidRDefault="00D359EE" w:rsidP="002B16D9">
            <w:pPr>
              <w:pStyle w:val="TableText"/>
              <w:rPr>
                <w:lang w:bidi="he-IL"/>
              </w:rPr>
            </w:pPr>
            <w:r w:rsidRPr="00B50947">
              <w:rPr>
                <w:lang w:bidi="he-IL"/>
              </w:rPr>
              <w:t>Strings can include any change.</w:t>
            </w:r>
          </w:p>
          <w:p w14:paraId="0C9C5F27" w14:textId="4D507C96" w:rsidR="00D359EE" w:rsidRPr="00B50947" w:rsidRDefault="00D359EE" w:rsidP="002B16D9">
            <w:pPr>
              <w:pStyle w:val="TableText"/>
              <w:rPr>
                <w:lang w:bidi="he-IL"/>
              </w:rPr>
            </w:pPr>
            <w:r w:rsidRPr="00B50947">
              <w:rPr>
                <w:lang w:bidi="he-IL"/>
              </w:rPr>
              <w:t xml:space="preserve">Digital </w:t>
            </w:r>
            <w:r w:rsidR="005425A5">
              <w:rPr>
                <w:lang w:bidi="he-IL"/>
              </w:rPr>
              <w:t>point</w:t>
            </w:r>
            <w:r w:rsidRPr="00B50947">
              <w:rPr>
                <w:lang w:bidi="he-IL"/>
              </w:rPr>
              <w:t>s have their own change requirement per state.</w:t>
            </w:r>
          </w:p>
        </w:tc>
      </w:tr>
    </w:tbl>
    <w:p w14:paraId="07024004" w14:textId="6EDD67BE" w:rsidR="00D359EE" w:rsidRDefault="00D359EE" w:rsidP="00BB5A05">
      <w:pPr>
        <w:pStyle w:val="BodyText"/>
      </w:pPr>
    </w:p>
    <w:p w14:paraId="25D59495" w14:textId="58B4D183" w:rsidR="009F3044" w:rsidRDefault="009F3044" w:rsidP="00BB5A05">
      <w:pPr>
        <w:pStyle w:val="BodyText"/>
      </w:pPr>
      <w:r w:rsidRPr="009F3044">
        <w:t>A</w:t>
      </w:r>
      <w:r w:rsidR="00803AF4">
        <w:t>n FD</w:t>
      </w:r>
      <w:r w:rsidRPr="009F3044">
        <w:t xml:space="preserve"> can support various types of </w:t>
      </w:r>
      <w:r w:rsidR="005425A5">
        <w:t>point</w:t>
      </w:r>
      <w:r w:rsidRPr="009F3044">
        <w:t>s</w:t>
      </w:r>
      <w:r w:rsidR="00896295">
        <w:t xml:space="preserve">. See </w:t>
      </w:r>
      <w:r w:rsidR="00896295" w:rsidRPr="00896295">
        <w:rPr>
          <w:rStyle w:val="Crossreference"/>
        </w:rPr>
        <w:fldChar w:fldCharType="begin"/>
      </w:r>
      <w:r w:rsidR="00896295" w:rsidRPr="00896295">
        <w:rPr>
          <w:rStyle w:val="Crossreference"/>
        </w:rPr>
        <w:instrText xml:space="preserve"> REF _Ref161149864 \h </w:instrText>
      </w:r>
      <w:r w:rsidR="00896295">
        <w:rPr>
          <w:rStyle w:val="Crossreference"/>
        </w:rPr>
        <w:instrText xml:space="preserve"> \* MERGEFORMAT </w:instrText>
      </w:r>
      <w:r w:rsidR="00896295" w:rsidRPr="00896295">
        <w:rPr>
          <w:rStyle w:val="Crossreference"/>
        </w:rPr>
      </w:r>
      <w:r w:rsidR="00896295" w:rsidRPr="00896295">
        <w:rPr>
          <w:rStyle w:val="Crossreference"/>
        </w:rPr>
        <w:fldChar w:fldCharType="separate"/>
      </w:r>
      <w:ins w:id="886" w:author="Gavin Rawson" w:date="2024-07-17T08:57:00Z" w16du:dateUtc="2024-07-17T07:57:00Z">
        <w:r w:rsidR="00B95831" w:rsidRPr="00B95831">
          <w:rPr>
            <w:rStyle w:val="Crossreference"/>
            <w:rPrChange w:id="887" w:author="Gavin Rawson" w:date="2024-07-17T08:57:00Z" w16du:dateUtc="2024-07-17T07:57:00Z">
              <w:rPr/>
            </w:rPrChange>
          </w:rPr>
          <w:t xml:space="preserve">Table </w:t>
        </w:r>
        <w:r w:rsidR="00B95831" w:rsidRPr="00B95831">
          <w:rPr>
            <w:rStyle w:val="Crossreference"/>
            <w:rPrChange w:id="888" w:author="Gavin Rawson" w:date="2024-07-17T08:57:00Z" w16du:dateUtc="2024-07-17T07:57:00Z">
              <w:rPr>
                <w:noProof/>
              </w:rPr>
            </w:rPrChange>
          </w:rPr>
          <w:t>9</w:t>
        </w:r>
      </w:ins>
      <w:del w:id="889" w:author="Gavin Rawson" w:date="2024-07-15T12:48:00Z" w16du:dateUtc="2024-07-15T11:48:00Z">
        <w:r w:rsidR="002B16D9" w:rsidRPr="00041655" w:rsidDel="00461D1E">
          <w:rPr>
            <w:rStyle w:val="Crossreference"/>
          </w:rPr>
          <w:delText>Table 9</w:delText>
        </w:r>
      </w:del>
      <w:r w:rsidR="00896295" w:rsidRPr="00896295">
        <w:rPr>
          <w:rStyle w:val="Crossreference"/>
        </w:rPr>
        <w:fldChar w:fldCharType="end"/>
      </w:r>
      <w:r w:rsidR="00896295">
        <w:t xml:space="preserve"> for further information.</w:t>
      </w:r>
    </w:p>
    <w:p w14:paraId="4E380CB1" w14:textId="15EA4B6A" w:rsidR="009F3044" w:rsidRDefault="009F3044" w:rsidP="00896295">
      <w:pPr>
        <w:pStyle w:val="Caption"/>
        <w:keepNext/>
      </w:pPr>
      <w:bookmarkStart w:id="890" w:name="_Ref161149864"/>
      <w:bookmarkStart w:id="891" w:name="_Toc170288648"/>
      <w:r>
        <w:t xml:space="preserve">Table </w:t>
      </w:r>
      <w:r>
        <w:fldChar w:fldCharType="begin"/>
      </w:r>
      <w:r>
        <w:instrText xml:space="preserve"> SEQ Table \* ARABIC </w:instrText>
      </w:r>
      <w:r>
        <w:fldChar w:fldCharType="separate"/>
      </w:r>
      <w:r w:rsidR="00B95831">
        <w:rPr>
          <w:noProof/>
        </w:rPr>
        <w:t>9</w:t>
      </w:r>
      <w:r>
        <w:rPr>
          <w:noProof/>
        </w:rPr>
        <w:fldChar w:fldCharType="end"/>
      </w:r>
      <w:bookmarkEnd w:id="890"/>
      <w:r>
        <w:tab/>
      </w:r>
      <w:r w:rsidR="00D45269">
        <w:t>S</w:t>
      </w:r>
      <w:r w:rsidRPr="009F3044">
        <w:t xml:space="preserve">upported </w:t>
      </w:r>
      <w:r w:rsidR="00954896">
        <w:t>p</w:t>
      </w:r>
      <w:r w:rsidR="004B4EE1">
        <w:t>oint</w:t>
      </w:r>
      <w:r w:rsidRPr="009F3044">
        <w:t xml:space="preserve"> </w:t>
      </w:r>
      <w:r w:rsidR="00D45269">
        <w:t xml:space="preserve">types </w:t>
      </w:r>
      <w:r w:rsidRPr="009F3044">
        <w:t xml:space="preserve">and </w:t>
      </w:r>
      <w:r w:rsidR="00D45269">
        <w:t>identifiers</w:t>
      </w:r>
      <w:r w:rsidRPr="009F3044">
        <w:t xml:space="preserve"> used within the protocol</w:t>
      </w:r>
      <w:bookmarkEnd w:id="891"/>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5"/>
        <w:gridCol w:w="3262"/>
        <w:gridCol w:w="2685"/>
      </w:tblGrid>
      <w:tr w:rsidR="00803AF4" w14:paraId="65ED741B" w14:textId="77777777" w:rsidTr="00265A9F">
        <w:trPr>
          <w:tblHeader/>
          <w:jc w:val="center"/>
        </w:trPr>
        <w:tc>
          <w:tcPr>
            <w:tcW w:w="3123" w:type="dxa"/>
            <w:shd w:val="clear" w:color="auto" w:fill="5BABD3"/>
            <w:vAlign w:val="center"/>
          </w:tcPr>
          <w:p w14:paraId="01D16C41" w14:textId="3C421F8F" w:rsidR="00803AF4" w:rsidRPr="00B61C9B" w:rsidRDefault="00803AF4" w:rsidP="00B97174">
            <w:pPr>
              <w:pStyle w:val="TableHeading"/>
            </w:pPr>
            <w:r>
              <w:t>Point type</w:t>
            </w:r>
          </w:p>
        </w:tc>
        <w:tc>
          <w:tcPr>
            <w:tcW w:w="3260" w:type="dxa"/>
            <w:shd w:val="clear" w:color="auto" w:fill="5BABD3"/>
          </w:tcPr>
          <w:p w14:paraId="1658DDE5" w14:textId="285023EF" w:rsidR="00803AF4" w:rsidRPr="00B61C9B" w:rsidRDefault="00803AF4" w:rsidP="00B97174">
            <w:pPr>
              <w:pStyle w:val="TableHeading"/>
            </w:pPr>
            <w:r>
              <w:t xml:space="preserve">Object </w:t>
            </w:r>
            <w:r w:rsidR="00D20288">
              <w:t>n</w:t>
            </w:r>
            <w:r>
              <w:t>ame</w:t>
            </w:r>
          </w:p>
        </w:tc>
        <w:tc>
          <w:tcPr>
            <w:tcW w:w="2684" w:type="dxa"/>
            <w:shd w:val="clear" w:color="auto" w:fill="5BABD3"/>
            <w:vAlign w:val="center"/>
          </w:tcPr>
          <w:p w14:paraId="5A32B242" w14:textId="69EC85BD" w:rsidR="00803AF4" w:rsidRPr="00B61C9B" w:rsidRDefault="00803AF4" w:rsidP="00B97174">
            <w:pPr>
              <w:pStyle w:val="TableHeading"/>
            </w:pPr>
            <w:r>
              <w:t>Identifier</w:t>
            </w:r>
          </w:p>
        </w:tc>
      </w:tr>
      <w:tr w:rsidR="00803AF4" w14:paraId="0582E860" w14:textId="77777777" w:rsidTr="00265A9F">
        <w:trPr>
          <w:tblHeader/>
          <w:jc w:val="center"/>
        </w:trPr>
        <w:tc>
          <w:tcPr>
            <w:tcW w:w="3123" w:type="dxa"/>
            <w:shd w:val="clear" w:color="auto" w:fill="auto"/>
          </w:tcPr>
          <w:p w14:paraId="618C1064" w14:textId="005AF467" w:rsidR="00803AF4" w:rsidRPr="008A325B" w:rsidRDefault="00803AF4" w:rsidP="002B16D9">
            <w:pPr>
              <w:pStyle w:val="TableText"/>
            </w:pPr>
            <w:r>
              <w:t>Analogue input</w:t>
            </w:r>
          </w:p>
        </w:tc>
        <w:tc>
          <w:tcPr>
            <w:tcW w:w="3260" w:type="dxa"/>
          </w:tcPr>
          <w:p w14:paraId="03144484" w14:textId="1F5AA0A8" w:rsidR="00803AF4" w:rsidRPr="008A325B" w:rsidRDefault="00803AF4" w:rsidP="002B16D9">
            <w:pPr>
              <w:pStyle w:val="TableText"/>
            </w:pPr>
            <w:r>
              <w:t>analogue</w:t>
            </w:r>
          </w:p>
        </w:tc>
        <w:tc>
          <w:tcPr>
            <w:tcW w:w="2684" w:type="dxa"/>
            <w:shd w:val="clear" w:color="auto" w:fill="auto"/>
          </w:tcPr>
          <w:p w14:paraId="555DAB56" w14:textId="004A2BCC" w:rsidR="00803AF4" w:rsidRPr="008A325B" w:rsidRDefault="00803AF4" w:rsidP="002B16D9">
            <w:pPr>
              <w:pStyle w:val="TableText"/>
            </w:pPr>
            <w:r>
              <w:t>ai</w:t>
            </w:r>
          </w:p>
        </w:tc>
      </w:tr>
      <w:tr w:rsidR="00803AF4" w14:paraId="2BDE5144" w14:textId="77777777" w:rsidTr="00265A9F">
        <w:trPr>
          <w:tblHeader/>
          <w:jc w:val="center"/>
        </w:trPr>
        <w:tc>
          <w:tcPr>
            <w:tcW w:w="3123" w:type="dxa"/>
            <w:shd w:val="clear" w:color="auto" w:fill="auto"/>
          </w:tcPr>
          <w:p w14:paraId="0A194E18" w14:textId="2E6B1AB4" w:rsidR="00803AF4" w:rsidRPr="008A325B" w:rsidRDefault="00803AF4" w:rsidP="002B16D9">
            <w:pPr>
              <w:pStyle w:val="TableText"/>
            </w:pPr>
            <w:r>
              <w:t>Analogue output</w:t>
            </w:r>
          </w:p>
        </w:tc>
        <w:tc>
          <w:tcPr>
            <w:tcW w:w="3260" w:type="dxa"/>
          </w:tcPr>
          <w:p w14:paraId="666313F6" w14:textId="7428C1CA" w:rsidR="00803AF4" w:rsidRPr="008A325B" w:rsidRDefault="00803AF4" w:rsidP="002B16D9">
            <w:pPr>
              <w:pStyle w:val="TableText"/>
            </w:pPr>
            <w:r>
              <w:t>analogue</w:t>
            </w:r>
          </w:p>
        </w:tc>
        <w:tc>
          <w:tcPr>
            <w:tcW w:w="2684" w:type="dxa"/>
            <w:shd w:val="clear" w:color="auto" w:fill="auto"/>
          </w:tcPr>
          <w:p w14:paraId="07D5B06F" w14:textId="2B85550E" w:rsidR="00803AF4" w:rsidRPr="008A325B" w:rsidRDefault="00803AF4" w:rsidP="002B16D9">
            <w:pPr>
              <w:pStyle w:val="TableText"/>
            </w:pPr>
            <w:r>
              <w:t>ao</w:t>
            </w:r>
          </w:p>
        </w:tc>
      </w:tr>
      <w:tr w:rsidR="00803AF4" w14:paraId="377B415B" w14:textId="77777777" w:rsidTr="00265A9F">
        <w:trPr>
          <w:tblHeader/>
          <w:jc w:val="center"/>
        </w:trPr>
        <w:tc>
          <w:tcPr>
            <w:tcW w:w="3123" w:type="dxa"/>
            <w:shd w:val="clear" w:color="auto" w:fill="auto"/>
          </w:tcPr>
          <w:p w14:paraId="7C1D9912" w14:textId="049F385C" w:rsidR="00803AF4" w:rsidRPr="008A325B" w:rsidRDefault="00803AF4" w:rsidP="002B16D9">
            <w:pPr>
              <w:pStyle w:val="TableText"/>
            </w:pPr>
            <w:r>
              <w:t>Binary input</w:t>
            </w:r>
          </w:p>
        </w:tc>
        <w:tc>
          <w:tcPr>
            <w:tcW w:w="3260" w:type="dxa"/>
          </w:tcPr>
          <w:p w14:paraId="137844EB" w14:textId="2E4E5905" w:rsidR="00803AF4" w:rsidRPr="008A325B" w:rsidRDefault="00803AF4" w:rsidP="002B16D9">
            <w:pPr>
              <w:pStyle w:val="TableText"/>
            </w:pPr>
            <w:r>
              <w:t>binary</w:t>
            </w:r>
          </w:p>
        </w:tc>
        <w:tc>
          <w:tcPr>
            <w:tcW w:w="2684" w:type="dxa"/>
            <w:shd w:val="clear" w:color="auto" w:fill="auto"/>
          </w:tcPr>
          <w:p w14:paraId="16864113" w14:textId="0D4A9D1D" w:rsidR="00803AF4" w:rsidRPr="008A325B" w:rsidRDefault="00803AF4" w:rsidP="002B16D9">
            <w:pPr>
              <w:pStyle w:val="TableText"/>
            </w:pPr>
            <w:r>
              <w:t>bi</w:t>
            </w:r>
          </w:p>
        </w:tc>
      </w:tr>
      <w:tr w:rsidR="00803AF4" w14:paraId="6D8621DD" w14:textId="77777777" w:rsidTr="00265A9F">
        <w:trPr>
          <w:tblHeader/>
          <w:jc w:val="center"/>
        </w:trPr>
        <w:tc>
          <w:tcPr>
            <w:tcW w:w="3123" w:type="dxa"/>
            <w:shd w:val="clear" w:color="auto" w:fill="auto"/>
          </w:tcPr>
          <w:p w14:paraId="6A401361" w14:textId="376C2C45" w:rsidR="00803AF4" w:rsidRPr="008A325B" w:rsidRDefault="00803AF4" w:rsidP="002B16D9">
            <w:pPr>
              <w:pStyle w:val="TableText"/>
            </w:pPr>
            <w:r>
              <w:t>Binary output</w:t>
            </w:r>
          </w:p>
        </w:tc>
        <w:tc>
          <w:tcPr>
            <w:tcW w:w="3260" w:type="dxa"/>
          </w:tcPr>
          <w:p w14:paraId="6BBB87EC" w14:textId="2059C7B4" w:rsidR="00803AF4" w:rsidRPr="008A325B" w:rsidRDefault="00803AF4" w:rsidP="002B16D9">
            <w:pPr>
              <w:pStyle w:val="TableText"/>
            </w:pPr>
            <w:r>
              <w:t>binary</w:t>
            </w:r>
          </w:p>
        </w:tc>
        <w:tc>
          <w:tcPr>
            <w:tcW w:w="2684" w:type="dxa"/>
            <w:shd w:val="clear" w:color="auto" w:fill="auto"/>
          </w:tcPr>
          <w:p w14:paraId="373453F8" w14:textId="06FA60A0" w:rsidR="00803AF4" w:rsidRPr="008A325B" w:rsidRDefault="00803AF4" w:rsidP="002B16D9">
            <w:pPr>
              <w:pStyle w:val="TableText"/>
            </w:pPr>
            <w:r>
              <w:t>bo</w:t>
            </w:r>
          </w:p>
        </w:tc>
      </w:tr>
      <w:tr w:rsidR="00803AF4" w14:paraId="7281E8C9" w14:textId="77777777" w:rsidTr="00265A9F">
        <w:trPr>
          <w:tblHeader/>
          <w:jc w:val="center"/>
        </w:trPr>
        <w:tc>
          <w:tcPr>
            <w:tcW w:w="3123" w:type="dxa"/>
            <w:shd w:val="clear" w:color="auto" w:fill="auto"/>
          </w:tcPr>
          <w:p w14:paraId="5344C19A" w14:textId="0D4ABD7B" w:rsidR="00803AF4" w:rsidRPr="008A325B" w:rsidRDefault="00803AF4" w:rsidP="002B16D9">
            <w:pPr>
              <w:pStyle w:val="TableText"/>
            </w:pPr>
            <w:r>
              <w:t>Counter</w:t>
            </w:r>
          </w:p>
        </w:tc>
        <w:tc>
          <w:tcPr>
            <w:tcW w:w="3260" w:type="dxa"/>
          </w:tcPr>
          <w:p w14:paraId="68E36EAD" w14:textId="5B4CAD9E" w:rsidR="00803AF4" w:rsidRPr="008A325B" w:rsidRDefault="00803AF4" w:rsidP="002B16D9">
            <w:pPr>
              <w:pStyle w:val="TableText"/>
            </w:pPr>
            <w:r>
              <w:t>counter</w:t>
            </w:r>
          </w:p>
        </w:tc>
        <w:tc>
          <w:tcPr>
            <w:tcW w:w="2684" w:type="dxa"/>
            <w:shd w:val="clear" w:color="auto" w:fill="auto"/>
          </w:tcPr>
          <w:p w14:paraId="0FC42310" w14:textId="43E6F816" w:rsidR="00803AF4" w:rsidRPr="008A325B" w:rsidRDefault="00803AF4" w:rsidP="002B16D9">
            <w:pPr>
              <w:pStyle w:val="TableText"/>
            </w:pPr>
            <w:r>
              <w:t>c</w:t>
            </w:r>
          </w:p>
        </w:tc>
      </w:tr>
      <w:tr w:rsidR="00803AF4" w14:paraId="7CFE5202" w14:textId="77777777" w:rsidTr="00265A9F">
        <w:trPr>
          <w:tblHeader/>
          <w:jc w:val="center"/>
        </w:trPr>
        <w:tc>
          <w:tcPr>
            <w:tcW w:w="3123" w:type="dxa"/>
            <w:shd w:val="clear" w:color="auto" w:fill="auto"/>
          </w:tcPr>
          <w:p w14:paraId="58EB6F4B" w14:textId="660C0848" w:rsidR="00803AF4" w:rsidRPr="008A325B" w:rsidRDefault="00803AF4" w:rsidP="002B16D9">
            <w:pPr>
              <w:pStyle w:val="TableText"/>
            </w:pPr>
            <w:r>
              <w:t>String</w:t>
            </w:r>
          </w:p>
        </w:tc>
        <w:tc>
          <w:tcPr>
            <w:tcW w:w="3260" w:type="dxa"/>
          </w:tcPr>
          <w:p w14:paraId="1373238C" w14:textId="3496D36E" w:rsidR="00803AF4" w:rsidRPr="008A325B" w:rsidRDefault="00803AF4" w:rsidP="002B16D9">
            <w:pPr>
              <w:pStyle w:val="TableText"/>
            </w:pPr>
            <w:r>
              <w:t>string</w:t>
            </w:r>
          </w:p>
        </w:tc>
        <w:tc>
          <w:tcPr>
            <w:tcW w:w="2684" w:type="dxa"/>
            <w:shd w:val="clear" w:color="auto" w:fill="auto"/>
          </w:tcPr>
          <w:p w14:paraId="5B198489" w14:textId="5DE0F5F5" w:rsidR="00803AF4" w:rsidRPr="008A325B" w:rsidRDefault="00803AF4" w:rsidP="002B16D9">
            <w:pPr>
              <w:pStyle w:val="TableText"/>
            </w:pPr>
            <w:r>
              <w:t>s</w:t>
            </w:r>
          </w:p>
        </w:tc>
      </w:tr>
      <w:tr w:rsidR="00803AF4" w14:paraId="1B299B11" w14:textId="77777777" w:rsidTr="00265A9F">
        <w:trPr>
          <w:tblHeader/>
          <w:jc w:val="center"/>
        </w:trPr>
        <w:tc>
          <w:tcPr>
            <w:tcW w:w="3123" w:type="dxa"/>
            <w:shd w:val="clear" w:color="auto" w:fill="auto"/>
          </w:tcPr>
          <w:p w14:paraId="3B517DA8" w14:textId="573EA468" w:rsidR="00803AF4" w:rsidRPr="008A325B" w:rsidRDefault="00803AF4" w:rsidP="002B16D9">
            <w:pPr>
              <w:pStyle w:val="TableText"/>
            </w:pPr>
            <w:r>
              <w:t xml:space="preserve">Extended </w:t>
            </w:r>
            <w:r w:rsidR="005425A5">
              <w:t>point</w:t>
            </w:r>
          </w:p>
        </w:tc>
        <w:tc>
          <w:tcPr>
            <w:tcW w:w="3260" w:type="dxa"/>
          </w:tcPr>
          <w:p w14:paraId="5802F5F3" w14:textId="6F7141B9" w:rsidR="00803AF4" w:rsidRPr="008A325B" w:rsidRDefault="00803AF4" w:rsidP="002B16D9">
            <w:pPr>
              <w:pStyle w:val="TableText"/>
            </w:pPr>
            <w:r>
              <w:t>extPoint</w:t>
            </w:r>
          </w:p>
        </w:tc>
        <w:tc>
          <w:tcPr>
            <w:tcW w:w="2684" w:type="dxa"/>
            <w:shd w:val="clear" w:color="auto" w:fill="auto"/>
          </w:tcPr>
          <w:p w14:paraId="404E6947" w14:textId="1BC33FE2" w:rsidR="00803AF4" w:rsidRPr="008A325B" w:rsidRDefault="00803AF4" w:rsidP="002B16D9">
            <w:pPr>
              <w:pStyle w:val="TableText"/>
            </w:pPr>
            <w:r>
              <w:t>x</w:t>
            </w:r>
          </w:p>
        </w:tc>
      </w:tr>
    </w:tbl>
    <w:p w14:paraId="4478B298" w14:textId="77777777" w:rsidR="00803AF4" w:rsidRDefault="00803AF4" w:rsidP="00803AF4">
      <w:pPr>
        <w:pStyle w:val="BodyText"/>
      </w:pPr>
    </w:p>
    <w:p w14:paraId="0791E87A" w14:textId="33905E0D" w:rsidR="00803AF4" w:rsidRDefault="00803AF4" w:rsidP="00803AF4">
      <w:pPr>
        <w:pStyle w:val="BodyText"/>
      </w:pPr>
      <w:r>
        <w:t xml:space="preserve">The </w:t>
      </w:r>
      <w:r w:rsidR="005425A5">
        <w:t>point</w:t>
      </w:r>
      <w:r>
        <w:t xml:space="preserve"> type </w:t>
      </w:r>
      <w:r w:rsidRPr="00896295">
        <w:t>identifier</w:t>
      </w:r>
      <w:r>
        <w:t xml:space="preserve"> is combined with a number to uniquely identify every </w:t>
      </w:r>
      <w:r w:rsidR="00E05C7B">
        <w:t>point</w:t>
      </w:r>
      <w:r>
        <w:t xml:space="preserve"> on </w:t>
      </w:r>
      <w:r w:rsidR="00982CA0">
        <w:t>an FD</w:t>
      </w:r>
      <w:r>
        <w:t xml:space="preserve"> and is an efficient way to refer to </w:t>
      </w:r>
      <w:r w:rsidR="00E05C7B">
        <w:t>point</w:t>
      </w:r>
      <w:r>
        <w:t xml:space="preserve">s. The number should be a whole number (0 or above). The unique identifier is known as the </w:t>
      </w:r>
      <w:r w:rsidR="00E05C7B">
        <w:t>point</w:t>
      </w:r>
      <w:r>
        <w:t xml:space="preserve"> identifier. For example, </w:t>
      </w:r>
      <w:r w:rsidRPr="00803AF4">
        <w:rPr>
          <w:b/>
          <w:bCs/>
        </w:rPr>
        <w:t>ai0</w:t>
      </w:r>
      <w:r>
        <w:t xml:space="preserve"> is the </w:t>
      </w:r>
      <w:r w:rsidR="00E05C7B">
        <w:t>point</w:t>
      </w:r>
      <w:r>
        <w:t xml:space="preserve"> identifier for analogue input 0 and </w:t>
      </w:r>
      <w:r w:rsidRPr="00803AF4">
        <w:rPr>
          <w:b/>
          <w:bCs/>
        </w:rPr>
        <w:t>s4</w:t>
      </w:r>
      <w:r>
        <w:t xml:space="preserve"> is the </w:t>
      </w:r>
      <w:r w:rsidR="00E05C7B">
        <w:t>point</w:t>
      </w:r>
      <w:r>
        <w:t xml:space="preserve"> identifier for string </w:t>
      </w:r>
      <w:r w:rsidR="00E05C7B">
        <w:t>point</w:t>
      </w:r>
      <w:r>
        <w:t xml:space="preserve"> 4.</w:t>
      </w:r>
    </w:p>
    <w:p w14:paraId="03903E7B" w14:textId="18B22D57" w:rsidR="00803AF4" w:rsidRDefault="00803AF4" w:rsidP="00803AF4">
      <w:pPr>
        <w:pStyle w:val="BodyText"/>
      </w:pPr>
      <w:r>
        <w:t xml:space="preserve">Points can optionally have a </w:t>
      </w:r>
      <w:r w:rsidR="00E05C7B">
        <w:t>point</w:t>
      </w:r>
      <w:r>
        <w:t xml:space="preserve"> name. If defined this is a string which identifies the </w:t>
      </w:r>
      <w:r w:rsidR="00E05C7B">
        <w:t>point</w:t>
      </w:r>
      <w:r>
        <w:t xml:space="preserve"> and is unique on the </w:t>
      </w:r>
      <w:r w:rsidR="00982CA0">
        <w:t>FD</w:t>
      </w:r>
      <w:r>
        <w:t xml:space="preserve">. When specifying a </w:t>
      </w:r>
      <w:r w:rsidR="00E05C7B">
        <w:t>point</w:t>
      </w:r>
      <w:r>
        <w:t xml:space="preserve"> within the protocol either the </w:t>
      </w:r>
      <w:r w:rsidR="00E05C7B">
        <w:t>point</w:t>
      </w:r>
      <w:r>
        <w:t xml:space="preserve"> identifier or </w:t>
      </w:r>
      <w:r w:rsidR="00E05C7B">
        <w:t>point</w:t>
      </w:r>
      <w:r>
        <w:t xml:space="preserve"> name can be used.</w:t>
      </w:r>
    </w:p>
    <w:p w14:paraId="4FB9A3F6" w14:textId="0682334F" w:rsidR="00803AF4" w:rsidRDefault="00803AF4" w:rsidP="00803AF4">
      <w:pPr>
        <w:pStyle w:val="BodyText"/>
      </w:pPr>
      <w:r>
        <w:t xml:space="preserve">The only way to set a </w:t>
      </w:r>
      <w:r w:rsidR="00E05C7B">
        <w:t>point</w:t>
      </w:r>
      <w:r>
        <w:t xml:space="preserve"> on or off scan is to use the configuration message.</w:t>
      </w:r>
    </w:p>
    <w:p w14:paraId="083613D3" w14:textId="1FD405D0" w:rsidR="00803AF4" w:rsidRDefault="00803AF4" w:rsidP="00803AF4">
      <w:pPr>
        <w:pStyle w:val="BodyText"/>
      </w:pPr>
      <w:r>
        <w:t>The class is optional and is a string which can be used by the SA to denote equipment or asset ontology.</w:t>
      </w:r>
    </w:p>
    <w:p w14:paraId="549497BD" w14:textId="5E35B5B8" w:rsidR="00982CA0" w:rsidRDefault="00982CA0" w:rsidP="00982CA0">
      <w:pPr>
        <w:pStyle w:val="BodyText"/>
      </w:pPr>
      <w:r>
        <w:t xml:space="preserve">Point values for analogues, binaries, counters, and extended </w:t>
      </w:r>
      <w:r w:rsidR="006935F1">
        <w:t>point</w:t>
      </w:r>
      <w:r>
        <w:t xml:space="preserve">s are normally integers or reals. Binary inputs and outputs are numeric values such as 0, 1, 2, and so on. String </w:t>
      </w:r>
      <w:r w:rsidR="006935F1">
        <w:t>point</w:t>
      </w:r>
      <w:r>
        <w:t xml:space="preserve">s are represented by normal </w:t>
      </w:r>
      <w:r w:rsidR="004B23D5">
        <w:t>JavaScript</w:t>
      </w:r>
      <w:r>
        <w:t xml:space="preserve"> strings. Strings encoded as non-text MIME types are represented by a value encoded as a BASE64 string.</w:t>
      </w:r>
    </w:p>
    <w:p w14:paraId="12604320" w14:textId="36FDFC89" w:rsidR="00982CA0" w:rsidRDefault="00982CA0" w:rsidP="00982CA0">
      <w:pPr>
        <w:pStyle w:val="BodyText"/>
      </w:pPr>
      <w:r>
        <w:t xml:space="preserve">Point values are updated at various times. For native binary and counter </w:t>
      </w:r>
      <w:r w:rsidR="006935F1">
        <w:t>point</w:t>
      </w:r>
      <w:r>
        <w:t xml:space="preserve">s these may be updated immediately their value changes. However, in some cases </w:t>
      </w:r>
      <w:r w:rsidR="006935F1">
        <w:t>point</w:t>
      </w:r>
      <w:r>
        <w:t xml:space="preserve"> values may only be updated at specific times. For example, an analogue input </w:t>
      </w:r>
      <w:r w:rsidR="006935F1">
        <w:t>point</w:t>
      </w:r>
      <w:r>
        <w:t xml:space="preserve"> may only have its value taken occasionally, or a </w:t>
      </w:r>
      <w:r w:rsidR="006935F1">
        <w:t>point</w:t>
      </w:r>
      <w:r>
        <w:t xml:space="preserve"> may be read over a Modbus interface which is only scanned at a certain rate. </w:t>
      </w:r>
    </w:p>
    <w:p w14:paraId="638E1E33" w14:textId="41AF7FD1" w:rsidR="00982CA0" w:rsidRDefault="00982CA0" w:rsidP="00982CA0">
      <w:pPr>
        <w:pStyle w:val="BodyText"/>
      </w:pPr>
      <w:r>
        <w:t xml:space="preserve">The rate at which </w:t>
      </w:r>
      <w:r w:rsidR="006935F1">
        <w:t>point</w:t>
      </w:r>
      <w:r>
        <w:t xml:space="preserve"> values are taken determines the values used in </w:t>
      </w:r>
      <w:r w:rsidR="006935F1">
        <w:t>point</w:t>
      </w:r>
      <w:r>
        <w:t xml:space="preserve"> state evaluation and calculation of extended </w:t>
      </w:r>
      <w:r w:rsidR="006935F1">
        <w:t>point</w:t>
      </w:r>
      <w:r>
        <w:t xml:space="preserve"> values. To ensure users are aware of when </w:t>
      </w:r>
      <w:r w:rsidR="006935F1">
        <w:t>point</w:t>
      </w:r>
      <w:r>
        <w:t xml:space="preserve"> values </w:t>
      </w:r>
      <w:r w:rsidR="00D45A33">
        <w:t>are</w:t>
      </w:r>
      <w:r>
        <w:t xml:space="preserve"> available, each </w:t>
      </w:r>
      <w:r w:rsidR="006935F1">
        <w:t>point</w:t>
      </w:r>
      <w:r>
        <w:t xml:space="preserve"> can have a default update period defined. Without this definition a </w:t>
      </w:r>
      <w:r w:rsidR="006935F1">
        <w:t>point</w:t>
      </w:r>
      <w:r>
        <w:t xml:space="preserve"> value would be updated when a log value is requested or when a read is requested via the protocol. A default update period of 0ms would mean that a </w:t>
      </w:r>
      <w:r w:rsidR="006935F1">
        <w:t>point</w:t>
      </w:r>
      <w:r>
        <w:t xml:space="preserve"> is updated immediately it changes. An optional separately specified scan rate and offset are available to specify the hardware read rate, useful for extended </w:t>
      </w:r>
      <w:r w:rsidR="006935F1">
        <w:t>point</w:t>
      </w:r>
      <w:r>
        <w:t>s such as maximum or minimum.</w:t>
      </w:r>
    </w:p>
    <w:p w14:paraId="0F8133E9" w14:textId="6CC6AB24" w:rsidR="00982CA0" w:rsidRDefault="00982CA0" w:rsidP="00982CA0">
      <w:pPr>
        <w:pStyle w:val="BodyText"/>
      </w:pPr>
      <w:r>
        <w:t xml:space="preserve">Extended </w:t>
      </w:r>
      <w:r w:rsidR="006935F1">
        <w:t>point</w:t>
      </w:r>
      <w:r>
        <w:t xml:space="preserve">s are time-based derivations from other </w:t>
      </w:r>
      <w:r w:rsidR="006935F1">
        <w:t>point</w:t>
      </w:r>
      <w:r>
        <w:t>s such as Minimum or Integrator.</w:t>
      </w:r>
    </w:p>
    <w:p w14:paraId="7BEDA6A9" w14:textId="08FE0698" w:rsidR="00982CA0" w:rsidRDefault="00982CA0" w:rsidP="00982CA0">
      <w:pPr>
        <w:pStyle w:val="Heading3"/>
      </w:pPr>
      <w:bookmarkStart w:id="892" w:name="_Toc172098946"/>
      <w:r w:rsidRPr="00982CA0">
        <w:t xml:space="preserve">Point </w:t>
      </w:r>
      <w:r w:rsidR="006B0494" w:rsidRPr="00982CA0">
        <w:t>quality flags</w:t>
      </w:r>
      <w:bookmarkEnd w:id="892"/>
    </w:p>
    <w:p w14:paraId="1020421F" w14:textId="15D4137C" w:rsidR="00982CA0" w:rsidRDefault="009875CE" w:rsidP="00982CA0">
      <w:pPr>
        <w:pStyle w:val="BodyText"/>
      </w:pPr>
      <w:r w:rsidRPr="009875CE">
        <w:t xml:space="preserve">Each </w:t>
      </w:r>
      <w:r w:rsidR="006935F1">
        <w:t>point</w:t>
      </w:r>
      <w:r w:rsidRPr="009875CE">
        <w:t xml:space="preserve"> has accompanying flags providing quality information about the </w:t>
      </w:r>
      <w:r w:rsidR="006935F1">
        <w:t>point</w:t>
      </w:r>
      <w:r w:rsidRPr="009875CE">
        <w:t xml:space="preserve">. The flags accompany the </w:t>
      </w:r>
      <w:r w:rsidR="006935F1">
        <w:t>point</w:t>
      </w:r>
      <w:r w:rsidRPr="009875CE">
        <w:t xml:space="preserve"> value as a bitmap and give extra information about the </w:t>
      </w:r>
      <w:r w:rsidRPr="009875CE">
        <w:lastRenderedPageBreak/>
        <w:t xml:space="preserve">value, either the quality of the input or the reason the value was logged. The </w:t>
      </w:r>
      <w:r w:rsidR="006935F1">
        <w:t>point</w:t>
      </w:r>
      <w:r w:rsidRPr="009875CE">
        <w:t xml:space="preserve"> quality flags are defined </w:t>
      </w:r>
      <w:r w:rsidR="00896295">
        <w:t xml:space="preserve">in </w:t>
      </w:r>
      <w:r w:rsidR="00896295" w:rsidRPr="00896295">
        <w:rPr>
          <w:rStyle w:val="Crossreference"/>
        </w:rPr>
        <w:fldChar w:fldCharType="begin"/>
      </w:r>
      <w:r w:rsidR="00896295" w:rsidRPr="00896295">
        <w:rPr>
          <w:rStyle w:val="Crossreference"/>
        </w:rPr>
        <w:instrText xml:space="preserve"> REF _Ref161150038 \h </w:instrText>
      </w:r>
      <w:r w:rsidR="00896295">
        <w:rPr>
          <w:rStyle w:val="Crossreference"/>
        </w:rPr>
        <w:instrText xml:space="preserve"> \* MERGEFORMAT </w:instrText>
      </w:r>
      <w:r w:rsidR="00896295" w:rsidRPr="00896295">
        <w:rPr>
          <w:rStyle w:val="Crossreference"/>
        </w:rPr>
      </w:r>
      <w:r w:rsidR="00896295" w:rsidRPr="00896295">
        <w:rPr>
          <w:rStyle w:val="Crossreference"/>
        </w:rPr>
        <w:fldChar w:fldCharType="separate"/>
      </w:r>
      <w:ins w:id="893" w:author="Gavin Rawson" w:date="2024-07-17T08:57:00Z" w16du:dateUtc="2024-07-17T07:57:00Z">
        <w:r w:rsidR="00B95831" w:rsidRPr="00B95831">
          <w:rPr>
            <w:rStyle w:val="Crossreference"/>
            <w:rPrChange w:id="894" w:author="Gavin Rawson" w:date="2024-07-17T08:57:00Z" w16du:dateUtc="2024-07-17T07:57:00Z">
              <w:rPr/>
            </w:rPrChange>
          </w:rPr>
          <w:t xml:space="preserve">Table </w:t>
        </w:r>
        <w:r w:rsidR="00B95831" w:rsidRPr="00B95831">
          <w:rPr>
            <w:rStyle w:val="Crossreference"/>
            <w:rPrChange w:id="895" w:author="Gavin Rawson" w:date="2024-07-17T08:57:00Z" w16du:dateUtc="2024-07-17T07:57:00Z">
              <w:rPr>
                <w:noProof/>
              </w:rPr>
            </w:rPrChange>
          </w:rPr>
          <w:t>10</w:t>
        </w:r>
      </w:ins>
      <w:del w:id="896" w:author="Gavin Rawson" w:date="2024-07-15T12:48:00Z" w16du:dateUtc="2024-07-15T11:48:00Z">
        <w:r w:rsidR="002B16D9" w:rsidRPr="00041655" w:rsidDel="00461D1E">
          <w:rPr>
            <w:rStyle w:val="Crossreference"/>
          </w:rPr>
          <w:delText>Table 10</w:delText>
        </w:r>
      </w:del>
      <w:r w:rsidR="00896295" w:rsidRPr="00896295">
        <w:rPr>
          <w:rStyle w:val="Crossreference"/>
        </w:rPr>
        <w:fldChar w:fldCharType="end"/>
      </w:r>
      <w:r w:rsidR="00896295">
        <w:t>.</w:t>
      </w:r>
    </w:p>
    <w:p w14:paraId="2FF81EEA" w14:textId="1323D3CB" w:rsidR="00893D2D" w:rsidRDefault="00893D2D" w:rsidP="00896295">
      <w:pPr>
        <w:pStyle w:val="Caption"/>
        <w:keepNext/>
      </w:pPr>
      <w:bookmarkStart w:id="897" w:name="_Ref161150038"/>
      <w:bookmarkStart w:id="898" w:name="_Toc170288649"/>
      <w:r>
        <w:t xml:space="preserve">Table </w:t>
      </w:r>
      <w:r>
        <w:fldChar w:fldCharType="begin"/>
      </w:r>
      <w:r>
        <w:instrText xml:space="preserve"> SEQ Table \* ARABIC </w:instrText>
      </w:r>
      <w:r>
        <w:fldChar w:fldCharType="separate"/>
      </w:r>
      <w:r w:rsidR="00B95831">
        <w:rPr>
          <w:noProof/>
        </w:rPr>
        <w:t>10</w:t>
      </w:r>
      <w:r>
        <w:rPr>
          <w:noProof/>
        </w:rPr>
        <w:fldChar w:fldCharType="end"/>
      </w:r>
      <w:bookmarkEnd w:id="897"/>
      <w:r>
        <w:tab/>
      </w:r>
      <w:r w:rsidRPr="00893D2D">
        <w:t xml:space="preserve">Point </w:t>
      </w:r>
      <w:r w:rsidR="000104B4">
        <w:t>q</w:t>
      </w:r>
      <w:r w:rsidRPr="00893D2D">
        <w:t xml:space="preserve">uality </w:t>
      </w:r>
      <w:r w:rsidR="000104B4">
        <w:t>f</w:t>
      </w:r>
      <w:r w:rsidRPr="00893D2D">
        <w:t>lags</w:t>
      </w:r>
      <w:bookmarkEnd w:id="898"/>
    </w:p>
    <w:tbl>
      <w:tblPr>
        <w:tblStyle w:val="LucidTable"/>
        <w:tblW w:w="9072" w:type="dxa"/>
        <w:jc w:val="center"/>
        <w:tblLook w:val="04A0" w:firstRow="1" w:lastRow="0" w:firstColumn="1" w:lastColumn="0" w:noHBand="0" w:noVBand="1"/>
      </w:tblPr>
      <w:tblGrid>
        <w:gridCol w:w="1553"/>
        <w:gridCol w:w="1076"/>
        <w:gridCol w:w="6443"/>
      </w:tblGrid>
      <w:tr w:rsidR="00B97174" w:rsidRPr="00B97174" w14:paraId="38025433" w14:textId="77777777" w:rsidTr="00265A9F">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5BABD3"/>
          </w:tcPr>
          <w:p w14:paraId="42426552" w14:textId="77777777" w:rsidR="00B97174" w:rsidRPr="00B97174" w:rsidRDefault="00B97174" w:rsidP="008E2912">
            <w:pPr>
              <w:pStyle w:val="TableHeading"/>
              <w:rPr>
                <w:b/>
                <w:sz w:val="20"/>
                <w:szCs w:val="20"/>
              </w:rPr>
            </w:pPr>
            <w:r w:rsidRPr="00B97174">
              <w:rPr>
                <w:b/>
                <w:sz w:val="20"/>
                <w:szCs w:val="20"/>
              </w:rPr>
              <w:t>Name</w:t>
            </w:r>
          </w:p>
        </w:tc>
        <w:tc>
          <w:tcPr>
            <w:tcW w:w="0" w:type="auto"/>
            <w:shd w:val="clear" w:color="auto" w:fill="5BABD3"/>
          </w:tcPr>
          <w:p w14:paraId="0835C2E0" w14:textId="77777777" w:rsidR="00B97174" w:rsidRPr="00B97174" w:rsidRDefault="00B97174" w:rsidP="008E2912">
            <w:pPr>
              <w:pStyle w:val="TableHeading"/>
              <w:rPr>
                <w:b/>
                <w:sz w:val="20"/>
                <w:szCs w:val="20"/>
              </w:rPr>
            </w:pPr>
            <w:r w:rsidRPr="00B97174">
              <w:rPr>
                <w:b/>
                <w:sz w:val="20"/>
                <w:szCs w:val="20"/>
              </w:rPr>
              <w:t>Bit Number</w:t>
            </w:r>
          </w:p>
        </w:tc>
        <w:tc>
          <w:tcPr>
            <w:tcW w:w="6524" w:type="dxa"/>
            <w:shd w:val="clear" w:color="auto" w:fill="5BABD3"/>
          </w:tcPr>
          <w:p w14:paraId="1181B4D0" w14:textId="77777777" w:rsidR="00B97174" w:rsidRPr="00B97174" w:rsidRDefault="00B97174" w:rsidP="008E2912">
            <w:pPr>
              <w:pStyle w:val="TableHeading"/>
              <w:rPr>
                <w:b/>
                <w:sz w:val="20"/>
                <w:szCs w:val="20"/>
              </w:rPr>
            </w:pPr>
            <w:r w:rsidRPr="00B97174">
              <w:rPr>
                <w:b/>
                <w:sz w:val="20"/>
                <w:szCs w:val="20"/>
              </w:rPr>
              <w:t>Description</w:t>
            </w:r>
          </w:p>
        </w:tc>
      </w:tr>
      <w:tr w:rsidR="00B97174" w14:paraId="0746B75E" w14:textId="77777777" w:rsidTr="00265A9F">
        <w:trPr>
          <w:jc w:val="center"/>
        </w:trPr>
        <w:tc>
          <w:tcPr>
            <w:tcW w:w="1555" w:type="dxa"/>
          </w:tcPr>
          <w:p w14:paraId="4C64EAB0" w14:textId="77777777" w:rsidR="00B97174" w:rsidRPr="00B97174" w:rsidRDefault="00B97174" w:rsidP="002B16D9">
            <w:pPr>
              <w:pStyle w:val="TableText"/>
            </w:pPr>
            <w:r w:rsidRPr="00B97174">
              <w:t>Offline</w:t>
            </w:r>
          </w:p>
        </w:tc>
        <w:tc>
          <w:tcPr>
            <w:tcW w:w="0" w:type="auto"/>
          </w:tcPr>
          <w:p w14:paraId="568C4AB0" w14:textId="77777777" w:rsidR="00B97174" w:rsidRPr="00B50947" w:rsidRDefault="00B97174" w:rsidP="002B16D9">
            <w:pPr>
              <w:pStyle w:val="TableText"/>
            </w:pPr>
            <w:r w:rsidRPr="00B50947">
              <w:t>0</w:t>
            </w:r>
          </w:p>
        </w:tc>
        <w:tc>
          <w:tcPr>
            <w:tcW w:w="6524" w:type="dxa"/>
          </w:tcPr>
          <w:p w14:paraId="5F1A193A" w14:textId="5B890365" w:rsidR="00B97174" w:rsidRPr="00B97174" w:rsidRDefault="00B97174" w:rsidP="002B16D9">
            <w:pPr>
              <w:pStyle w:val="TableText"/>
            </w:pPr>
            <w:r w:rsidRPr="00B97174">
              <w:t xml:space="preserve">Indicates that the </w:t>
            </w:r>
            <w:r w:rsidR="006935F1">
              <w:t>point</w:t>
            </w:r>
            <w:r w:rsidRPr="00B97174">
              <w:t xml:space="preserve"> is not active and available. If offline is </w:t>
            </w:r>
            <w:r w:rsidRPr="00B97174" w:rsidDel="00321073">
              <w:t>set</w:t>
            </w:r>
            <w:r w:rsidR="00321073" w:rsidRPr="00941B54">
              <w:t>,</w:t>
            </w:r>
            <w:r w:rsidRPr="00B97174">
              <w:t xml:space="preserve"> then the </w:t>
            </w:r>
            <w:r w:rsidR="006935F1">
              <w:t>point</w:t>
            </w:r>
            <w:r w:rsidRPr="00B97174">
              <w:t xml:space="preserve"> </w:t>
            </w:r>
            <w:r w:rsidR="00D45A33" w:rsidRPr="00B50947">
              <w:t>is</w:t>
            </w:r>
            <w:r w:rsidR="005A4693">
              <w:t xml:space="preserve"> </w:t>
            </w:r>
            <w:r w:rsidRPr="00B97174">
              <w:t xml:space="preserve">off scan. While online the </w:t>
            </w:r>
            <w:r w:rsidR="006935F1">
              <w:t>point</w:t>
            </w:r>
            <w:r w:rsidRPr="00B97174">
              <w:t xml:space="preserve"> </w:t>
            </w:r>
            <w:r w:rsidRPr="00B50947">
              <w:t>behave</w:t>
            </w:r>
            <w:r w:rsidR="00D45A33" w:rsidRPr="00B50947">
              <w:t>s</w:t>
            </w:r>
            <w:r w:rsidRPr="00B97174">
              <w:t xml:space="preserve"> normally. Offline </w:t>
            </w:r>
            <w:r w:rsidR="00D45A33" w:rsidRPr="00B50947">
              <w:t>is</w:t>
            </w:r>
            <w:r w:rsidRPr="00B97174">
              <w:t xml:space="preserve"> set if the </w:t>
            </w:r>
            <w:r w:rsidR="006935F1">
              <w:t>point</w:t>
            </w:r>
            <w:r w:rsidRPr="00B97174">
              <w:t xml:space="preserve"> is not yet active, </w:t>
            </w:r>
            <w:r w:rsidRPr="00B97174" w:rsidDel="00321073">
              <w:t>disabled</w:t>
            </w:r>
            <w:r w:rsidR="00321073" w:rsidRPr="00941B54">
              <w:t>,</w:t>
            </w:r>
            <w:r w:rsidRPr="00B97174">
              <w:t xml:space="preserve"> or off scan. For example, a </w:t>
            </w:r>
            <w:r w:rsidR="006935F1">
              <w:t>point</w:t>
            </w:r>
            <w:r w:rsidRPr="00B97174">
              <w:t xml:space="preserve"> may not be active or be disabled because it is faulty or powered down.</w:t>
            </w:r>
          </w:p>
        </w:tc>
      </w:tr>
      <w:tr w:rsidR="00B97174" w14:paraId="0011E659" w14:textId="77777777" w:rsidTr="00265A9F">
        <w:trPr>
          <w:jc w:val="center"/>
        </w:trPr>
        <w:tc>
          <w:tcPr>
            <w:tcW w:w="1555" w:type="dxa"/>
          </w:tcPr>
          <w:p w14:paraId="3EF536D6" w14:textId="77777777" w:rsidR="00B97174" w:rsidRPr="00B97174" w:rsidRDefault="00B97174" w:rsidP="002B16D9">
            <w:pPr>
              <w:pStyle w:val="TableText"/>
            </w:pPr>
            <w:r w:rsidRPr="00B97174">
              <w:t>Restart</w:t>
            </w:r>
          </w:p>
        </w:tc>
        <w:tc>
          <w:tcPr>
            <w:tcW w:w="0" w:type="auto"/>
          </w:tcPr>
          <w:p w14:paraId="60459797" w14:textId="77777777" w:rsidR="00B97174" w:rsidRPr="00B50947" w:rsidRDefault="00B97174" w:rsidP="002B16D9">
            <w:pPr>
              <w:pStyle w:val="TableText"/>
            </w:pPr>
            <w:r w:rsidRPr="00B50947">
              <w:t>1</w:t>
            </w:r>
          </w:p>
        </w:tc>
        <w:tc>
          <w:tcPr>
            <w:tcW w:w="6524" w:type="dxa"/>
          </w:tcPr>
          <w:p w14:paraId="68D5729D" w14:textId="6061045A" w:rsidR="00B97174" w:rsidRPr="00B97174" w:rsidRDefault="00B97174" w:rsidP="002B16D9">
            <w:pPr>
              <w:pStyle w:val="TableText"/>
            </w:pPr>
            <w:r w:rsidRPr="00B97174">
              <w:t xml:space="preserve">Indicates that a </w:t>
            </w:r>
            <w:r w:rsidR="006935F1">
              <w:t>point</w:t>
            </w:r>
            <w:r w:rsidRPr="00B97174">
              <w:t xml:space="preserve"> is restarting. This is set when the device is restarted. It may also be set when the </w:t>
            </w:r>
            <w:r w:rsidR="006935F1">
              <w:t>point</w:t>
            </w:r>
            <w:r w:rsidRPr="00B97174">
              <w:t xml:space="preserve"> is reconfigured.</w:t>
            </w:r>
          </w:p>
          <w:p w14:paraId="5F9AED6A" w14:textId="24407F53" w:rsidR="00B97174" w:rsidRPr="00B97174" w:rsidRDefault="00B97174" w:rsidP="002B16D9">
            <w:pPr>
              <w:pStyle w:val="TableText"/>
            </w:pPr>
            <w:r w:rsidRPr="00B97174">
              <w:t xml:space="preserve">For an input </w:t>
            </w:r>
            <w:r w:rsidR="006935F1">
              <w:t>point</w:t>
            </w:r>
            <w:r w:rsidR="002B615D">
              <w:t>,</w:t>
            </w:r>
            <w:r w:rsidRPr="00B97174">
              <w:t xml:space="preserve"> restart indicates that the </w:t>
            </w:r>
            <w:r w:rsidR="006935F1">
              <w:t>point</w:t>
            </w:r>
            <w:r w:rsidRPr="00B97174">
              <w:t xml:space="preserve"> has not yet provided a first data value. Once that value has been provided, restart is reset.</w:t>
            </w:r>
          </w:p>
          <w:p w14:paraId="5592E96D" w14:textId="0515D232" w:rsidR="00B97174" w:rsidRPr="00B97174" w:rsidRDefault="00B97174" w:rsidP="002B16D9">
            <w:pPr>
              <w:pStyle w:val="TableText"/>
            </w:pPr>
            <w:r w:rsidRPr="00B97174">
              <w:t>For an output value</w:t>
            </w:r>
            <w:r w:rsidR="002B615D">
              <w:t>,</w:t>
            </w:r>
            <w:r w:rsidRPr="00B97174">
              <w:t xml:space="preserve"> restart indicates that the </w:t>
            </w:r>
            <w:r w:rsidR="006935F1">
              <w:t>point</w:t>
            </w:r>
            <w:r w:rsidRPr="00B97174">
              <w:t xml:space="preserve"> cannot accept a command. Restart is reset once the output </w:t>
            </w:r>
            <w:r w:rsidR="006935F1">
              <w:t>point</w:t>
            </w:r>
            <w:r w:rsidRPr="00B97174">
              <w:t xml:space="preserve"> can accept commands.</w:t>
            </w:r>
          </w:p>
        </w:tc>
      </w:tr>
      <w:tr w:rsidR="00B97174" w14:paraId="539007C9" w14:textId="77777777" w:rsidTr="00265A9F">
        <w:trPr>
          <w:jc w:val="center"/>
        </w:trPr>
        <w:tc>
          <w:tcPr>
            <w:tcW w:w="1555" w:type="dxa"/>
          </w:tcPr>
          <w:p w14:paraId="49BE9F73" w14:textId="77777777" w:rsidR="00B97174" w:rsidRPr="00B97174" w:rsidRDefault="00B97174" w:rsidP="002B16D9">
            <w:pPr>
              <w:pStyle w:val="TableText"/>
            </w:pPr>
            <w:r w:rsidRPr="00B97174">
              <w:t>Comms Lost</w:t>
            </w:r>
          </w:p>
        </w:tc>
        <w:tc>
          <w:tcPr>
            <w:tcW w:w="0" w:type="auto"/>
          </w:tcPr>
          <w:p w14:paraId="30F7E4AF" w14:textId="77777777" w:rsidR="00B97174" w:rsidRPr="00B50947" w:rsidRDefault="00B97174" w:rsidP="002B16D9">
            <w:pPr>
              <w:pStyle w:val="TableText"/>
            </w:pPr>
            <w:r w:rsidRPr="00B50947">
              <w:t>2</w:t>
            </w:r>
          </w:p>
        </w:tc>
        <w:tc>
          <w:tcPr>
            <w:tcW w:w="6524" w:type="dxa"/>
          </w:tcPr>
          <w:p w14:paraId="310CCFE3" w14:textId="44A49AFE" w:rsidR="00B97174" w:rsidRPr="00B97174" w:rsidRDefault="00B97174" w:rsidP="002B16D9">
            <w:pPr>
              <w:pStyle w:val="TableText"/>
            </w:pPr>
            <w:r w:rsidRPr="00B97174">
              <w:t xml:space="preserve">Indicates that there is a communications failure in the path used to access data from the </w:t>
            </w:r>
            <w:r w:rsidR="006935F1">
              <w:t>point</w:t>
            </w:r>
            <w:r w:rsidRPr="00B97174">
              <w:t xml:space="preserve"> by the </w:t>
            </w:r>
            <w:r w:rsidR="002B615D">
              <w:t>FD</w:t>
            </w:r>
            <w:r w:rsidRPr="00B97174">
              <w:t xml:space="preserve">. Data from the </w:t>
            </w:r>
            <w:r w:rsidR="006935F1">
              <w:t>point</w:t>
            </w:r>
            <w:r w:rsidRPr="00B97174">
              <w:t xml:space="preserve"> cannot be relied on in this case and the last know</w:t>
            </w:r>
            <w:r w:rsidR="002B615D">
              <w:t>n</w:t>
            </w:r>
            <w:r w:rsidRPr="00B97174">
              <w:t xml:space="preserve"> value is assumed to be stale. When communications with the </w:t>
            </w:r>
            <w:r w:rsidR="006935F1">
              <w:t>point</w:t>
            </w:r>
            <w:r w:rsidRPr="00B97174">
              <w:t xml:space="preserve"> is returned Comms Lost is reset.</w:t>
            </w:r>
          </w:p>
        </w:tc>
      </w:tr>
      <w:tr w:rsidR="00B97174" w14:paraId="26DDF984" w14:textId="77777777" w:rsidTr="00265A9F">
        <w:trPr>
          <w:jc w:val="center"/>
        </w:trPr>
        <w:tc>
          <w:tcPr>
            <w:tcW w:w="1555" w:type="dxa"/>
          </w:tcPr>
          <w:p w14:paraId="57879F6E" w14:textId="77777777" w:rsidR="00B97174" w:rsidRPr="00B97174" w:rsidRDefault="00B97174" w:rsidP="002B16D9">
            <w:pPr>
              <w:pStyle w:val="TableText"/>
            </w:pPr>
            <w:r w:rsidRPr="00B97174">
              <w:t>Remote Forced</w:t>
            </w:r>
          </w:p>
        </w:tc>
        <w:tc>
          <w:tcPr>
            <w:tcW w:w="0" w:type="auto"/>
          </w:tcPr>
          <w:p w14:paraId="08FC3101" w14:textId="77777777" w:rsidR="00B97174" w:rsidRPr="00B50947" w:rsidRDefault="00B97174" w:rsidP="002B16D9">
            <w:pPr>
              <w:pStyle w:val="TableText"/>
            </w:pPr>
            <w:r w:rsidRPr="00B50947">
              <w:t>3</w:t>
            </w:r>
          </w:p>
        </w:tc>
        <w:tc>
          <w:tcPr>
            <w:tcW w:w="6524" w:type="dxa"/>
          </w:tcPr>
          <w:p w14:paraId="4DF0B85F" w14:textId="30202ABC" w:rsidR="00B97174" w:rsidRPr="00B97174" w:rsidRDefault="00B97174" w:rsidP="002B16D9">
            <w:pPr>
              <w:pStyle w:val="TableText"/>
            </w:pPr>
            <w:r w:rsidRPr="00B97174">
              <w:t xml:space="preserve">Indicates that read from a device connected to the </w:t>
            </w:r>
            <w:r w:rsidR="002B615D">
              <w:t>FD</w:t>
            </w:r>
            <w:r w:rsidRPr="00B97174">
              <w:t xml:space="preserve"> is being overridden by that device or a device downstream from that device. </w:t>
            </w:r>
          </w:p>
        </w:tc>
      </w:tr>
      <w:tr w:rsidR="00B97174" w14:paraId="6A47763A" w14:textId="77777777" w:rsidTr="00265A9F">
        <w:trPr>
          <w:jc w:val="center"/>
        </w:trPr>
        <w:tc>
          <w:tcPr>
            <w:tcW w:w="1555" w:type="dxa"/>
          </w:tcPr>
          <w:p w14:paraId="2CBA1119" w14:textId="77777777" w:rsidR="00B97174" w:rsidRPr="00B97174" w:rsidRDefault="00B97174" w:rsidP="002B16D9">
            <w:pPr>
              <w:pStyle w:val="TableText"/>
            </w:pPr>
            <w:r w:rsidRPr="00B97174">
              <w:t>Local Forced</w:t>
            </w:r>
          </w:p>
        </w:tc>
        <w:tc>
          <w:tcPr>
            <w:tcW w:w="0" w:type="auto"/>
          </w:tcPr>
          <w:p w14:paraId="792EC53E" w14:textId="77777777" w:rsidR="00B97174" w:rsidRPr="00B50947" w:rsidRDefault="00B97174" w:rsidP="002B16D9">
            <w:pPr>
              <w:pStyle w:val="TableText"/>
            </w:pPr>
            <w:r w:rsidRPr="00B50947">
              <w:t>4</w:t>
            </w:r>
          </w:p>
        </w:tc>
        <w:tc>
          <w:tcPr>
            <w:tcW w:w="6524" w:type="dxa"/>
          </w:tcPr>
          <w:p w14:paraId="1251E193" w14:textId="5A1BCEA6" w:rsidR="00B97174" w:rsidRPr="00B97174" w:rsidRDefault="00B97174" w:rsidP="002B16D9">
            <w:pPr>
              <w:pStyle w:val="TableText"/>
            </w:pPr>
            <w:r w:rsidRPr="00B97174">
              <w:t xml:space="preserve">Indicates that the value of this </w:t>
            </w:r>
            <w:r w:rsidR="006935F1">
              <w:t>point</w:t>
            </w:r>
            <w:r w:rsidRPr="00B97174">
              <w:t xml:space="preserve"> is being overridden by the </w:t>
            </w:r>
            <w:r w:rsidR="002B615D">
              <w:t>FD</w:t>
            </w:r>
            <w:r w:rsidRPr="00B97174">
              <w:t xml:space="preserve">. This may be due to human intervention, a diagnostic mode of the device, the </w:t>
            </w:r>
            <w:r w:rsidR="006935F1">
              <w:t>point</w:t>
            </w:r>
            <w:r w:rsidRPr="00B97174">
              <w:t xml:space="preserve"> being overridden by the protocol</w:t>
            </w:r>
            <w:r w:rsidR="002B615D">
              <w:t>,</w:t>
            </w:r>
            <w:r w:rsidRPr="00B97174">
              <w:t xml:space="preserve"> or some other reason.</w:t>
            </w:r>
          </w:p>
        </w:tc>
      </w:tr>
      <w:tr w:rsidR="00B97174" w14:paraId="20B36C5E" w14:textId="77777777" w:rsidTr="00265A9F">
        <w:trPr>
          <w:jc w:val="center"/>
        </w:trPr>
        <w:tc>
          <w:tcPr>
            <w:tcW w:w="1555" w:type="dxa"/>
          </w:tcPr>
          <w:p w14:paraId="528F8741" w14:textId="77777777" w:rsidR="00B97174" w:rsidRPr="00B97174" w:rsidRDefault="00B97174" w:rsidP="002B16D9">
            <w:pPr>
              <w:pStyle w:val="TableText"/>
            </w:pPr>
            <w:r w:rsidRPr="00B97174">
              <w:t>Chatter</w:t>
            </w:r>
          </w:p>
        </w:tc>
        <w:tc>
          <w:tcPr>
            <w:tcW w:w="0" w:type="auto"/>
          </w:tcPr>
          <w:p w14:paraId="6744AFF0" w14:textId="77777777" w:rsidR="00B97174" w:rsidRPr="00B50947" w:rsidRDefault="00B97174" w:rsidP="002B16D9">
            <w:pPr>
              <w:pStyle w:val="TableText"/>
            </w:pPr>
            <w:r w:rsidRPr="00B50947">
              <w:t>5</w:t>
            </w:r>
          </w:p>
        </w:tc>
        <w:tc>
          <w:tcPr>
            <w:tcW w:w="6524" w:type="dxa"/>
          </w:tcPr>
          <w:p w14:paraId="511E7688" w14:textId="309A4AC7" w:rsidR="00B97174" w:rsidRPr="00B97174" w:rsidRDefault="008B29E1" w:rsidP="002B16D9">
            <w:pPr>
              <w:pStyle w:val="TableText"/>
            </w:pPr>
            <w:r w:rsidRPr="00BA7567">
              <w:t>This flag applies to Binary Inputs only.</w:t>
            </w:r>
            <w:r>
              <w:t xml:space="preserve"> </w:t>
            </w:r>
            <w:r w:rsidR="00B97174" w:rsidRPr="00B97174" w:rsidDel="00CB7046">
              <w:t>This f</w:t>
            </w:r>
            <w:r w:rsidR="005B5045">
              <w:t>lag</w:t>
            </w:r>
            <w:r w:rsidR="00B97174" w:rsidRPr="00B97174" w:rsidDel="00CB7046">
              <w:t xml:space="preserve"> </w:t>
            </w:r>
            <w:r w:rsidR="00F23DBE" w:rsidRPr="00941B54">
              <w:t>i</w:t>
            </w:r>
            <w:r w:rsidR="00B97174" w:rsidRPr="00941B54">
              <w:t>ndicates</w:t>
            </w:r>
            <w:r w:rsidR="00B97174" w:rsidRPr="00B97174">
              <w:t xml:space="preserve"> that a chatter filter is being applied by the </w:t>
            </w:r>
            <w:r w:rsidR="002B615D">
              <w:t>FD</w:t>
            </w:r>
            <w:r w:rsidR="00B97174" w:rsidRPr="00B97174">
              <w:t xml:space="preserve"> to the binary input. The chatter filter allows the </w:t>
            </w:r>
            <w:r w:rsidR="002B615D">
              <w:t>FD</w:t>
            </w:r>
            <w:r w:rsidR="00B97174" w:rsidRPr="00B97174">
              <w:t xml:space="preserve"> to reduce the number of events generated by the device when the input is changing quickly. The exact definition of what changing quickly means is device dependant and not something that can be changed by the protocol.</w:t>
            </w:r>
          </w:p>
          <w:p w14:paraId="18B63246" w14:textId="4BBD4F96" w:rsidR="00B97174" w:rsidRPr="00B97174" w:rsidRDefault="00B97174" w:rsidP="002B16D9">
            <w:pPr>
              <w:pStyle w:val="TableText"/>
            </w:pPr>
            <w:r w:rsidRPr="00B97174">
              <w:t xml:space="preserve">When the </w:t>
            </w:r>
            <w:r w:rsidR="00953FF1">
              <w:t>c</w:t>
            </w:r>
            <w:r w:rsidRPr="00B97174">
              <w:t xml:space="preserve">hatter filter is being applied the </w:t>
            </w:r>
            <w:r w:rsidR="006935F1">
              <w:t>point</w:t>
            </w:r>
            <w:r w:rsidRPr="00B97174">
              <w:t xml:space="preserve">s value does not necessarily represent the true value of the </w:t>
            </w:r>
            <w:r w:rsidR="006935F1">
              <w:t>point</w:t>
            </w:r>
            <w:r w:rsidRPr="00B97174">
              <w:t xml:space="preserve"> as the value may be forced by the filter.</w:t>
            </w:r>
          </w:p>
        </w:tc>
      </w:tr>
      <w:tr w:rsidR="00B97174" w14:paraId="15B8E315" w14:textId="77777777" w:rsidTr="00265A9F">
        <w:trPr>
          <w:jc w:val="center"/>
        </w:trPr>
        <w:tc>
          <w:tcPr>
            <w:tcW w:w="1555" w:type="dxa"/>
          </w:tcPr>
          <w:p w14:paraId="1E5109D3" w14:textId="77777777" w:rsidR="00B97174" w:rsidRPr="00B97174" w:rsidRDefault="00B97174" w:rsidP="002B16D9">
            <w:pPr>
              <w:pStyle w:val="TableText"/>
            </w:pPr>
            <w:r w:rsidRPr="00B97174">
              <w:t>Range Error</w:t>
            </w:r>
          </w:p>
        </w:tc>
        <w:tc>
          <w:tcPr>
            <w:tcW w:w="0" w:type="auto"/>
          </w:tcPr>
          <w:p w14:paraId="25F2958E" w14:textId="77777777" w:rsidR="00B97174" w:rsidRPr="00B50947" w:rsidRDefault="00B97174" w:rsidP="002B16D9">
            <w:pPr>
              <w:pStyle w:val="TableText"/>
            </w:pPr>
            <w:r w:rsidRPr="00B50947">
              <w:t>6</w:t>
            </w:r>
          </w:p>
        </w:tc>
        <w:tc>
          <w:tcPr>
            <w:tcW w:w="6524" w:type="dxa"/>
          </w:tcPr>
          <w:p w14:paraId="66604160" w14:textId="742A870A" w:rsidR="00B97174" w:rsidRPr="00B97174" w:rsidRDefault="00B97174" w:rsidP="002B16D9">
            <w:pPr>
              <w:pStyle w:val="TableText"/>
            </w:pPr>
            <w:r w:rsidRPr="00B97174">
              <w:t xml:space="preserve">This flag applies to analogue inputs and outputs only. It indicates that the value of the analogue </w:t>
            </w:r>
            <w:r w:rsidR="006935F1">
              <w:t>point</w:t>
            </w:r>
            <w:r w:rsidRPr="00B97174">
              <w:t xml:space="preserve"> has exceeded the valid range for th</w:t>
            </w:r>
            <w:r w:rsidR="002B615D">
              <w:t>at</w:t>
            </w:r>
            <w:r w:rsidRPr="00B97174">
              <w:t xml:space="preserve"> </w:t>
            </w:r>
            <w:r w:rsidR="006935F1">
              <w:t>point</w:t>
            </w:r>
            <w:r w:rsidRPr="00B97174">
              <w:t xml:space="preserve">. If the full-scale limits of the convertor used to produce the analogue value are not exceeded, then the value of the </w:t>
            </w:r>
            <w:r w:rsidR="006935F1">
              <w:t>point</w:t>
            </w:r>
            <w:r w:rsidRPr="00B97174">
              <w:t xml:space="preserve"> reported </w:t>
            </w:r>
            <w:r w:rsidR="00D45A33" w:rsidRPr="00B50947">
              <w:t>is</w:t>
            </w:r>
            <w:r w:rsidRPr="00B97174">
              <w:t xml:space="preserve"> the actual value</w:t>
            </w:r>
            <w:r w:rsidR="002F3B71">
              <w:t>,</w:t>
            </w:r>
            <w:r w:rsidRPr="00B97174">
              <w:t xml:space="preserve"> not limited to the valid range of the </w:t>
            </w:r>
            <w:r w:rsidR="006935F1">
              <w:t>point</w:t>
            </w:r>
            <w:r w:rsidRPr="00B97174">
              <w:t xml:space="preserve">. If the full-scale limits of the convertor are exceeded, then the value reported </w:t>
            </w:r>
            <w:r w:rsidR="00D45A33" w:rsidRPr="00B50947">
              <w:t>is</w:t>
            </w:r>
            <w:r w:rsidRPr="00B97174">
              <w:t xml:space="preserve"> the value of the relevant full-scale limit.</w:t>
            </w:r>
          </w:p>
        </w:tc>
      </w:tr>
      <w:tr w:rsidR="00B97174" w14:paraId="32C596F8" w14:textId="77777777" w:rsidTr="00265A9F">
        <w:trPr>
          <w:jc w:val="center"/>
        </w:trPr>
        <w:tc>
          <w:tcPr>
            <w:tcW w:w="1555" w:type="dxa"/>
          </w:tcPr>
          <w:p w14:paraId="70EC62FC" w14:textId="77777777" w:rsidR="00B97174" w:rsidRPr="00B97174" w:rsidRDefault="00B97174" w:rsidP="002B16D9">
            <w:pPr>
              <w:pStyle w:val="TableText"/>
            </w:pPr>
            <w:r w:rsidRPr="00B97174">
              <w:t>Discontinuity</w:t>
            </w:r>
          </w:p>
        </w:tc>
        <w:tc>
          <w:tcPr>
            <w:tcW w:w="0" w:type="auto"/>
          </w:tcPr>
          <w:p w14:paraId="379E4CE4" w14:textId="77777777" w:rsidR="00B97174" w:rsidRPr="00B50947" w:rsidRDefault="00B97174" w:rsidP="002B16D9">
            <w:pPr>
              <w:pStyle w:val="TableText"/>
            </w:pPr>
            <w:r w:rsidRPr="00B50947">
              <w:t>7</w:t>
            </w:r>
          </w:p>
        </w:tc>
        <w:tc>
          <w:tcPr>
            <w:tcW w:w="6524" w:type="dxa"/>
          </w:tcPr>
          <w:p w14:paraId="4EF89DAB" w14:textId="4913B242" w:rsidR="00B97174" w:rsidRPr="00B97174" w:rsidRDefault="00B97174" w:rsidP="002B16D9">
            <w:pPr>
              <w:pStyle w:val="TableText"/>
            </w:pPr>
            <w:r w:rsidRPr="00B97174">
              <w:t>This flag applies to Counters only. It indicates that the value being reported with the flag cannot be used with the previous value to give a count difference. For example, this appl</w:t>
            </w:r>
            <w:r w:rsidR="002F3B71">
              <w:t>ies</w:t>
            </w:r>
            <w:r w:rsidRPr="00B97174">
              <w:t xml:space="preserve"> if a counter value was reset.</w:t>
            </w:r>
          </w:p>
        </w:tc>
      </w:tr>
      <w:tr w:rsidR="00B97174" w14:paraId="5EC5D30E" w14:textId="77777777" w:rsidTr="00265A9F">
        <w:trPr>
          <w:jc w:val="center"/>
        </w:trPr>
        <w:tc>
          <w:tcPr>
            <w:tcW w:w="1555" w:type="dxa"/>
          </w:tcPr>
          <w:p w14:paraId="613D6682" w14:textId="77777777" w:rsidR="00B97174" w:rsidRPr="00B97174" w:rsidRDefault="00B97174" w:rsidP="002B16D9">
            <w:pPr>
              <w:pStyle w:val="TableText"/>
            </w:pPr>
            <w:r w:rsidRPr="00B97174">
              <w:t>Reference Error</w:t>
            </w:r>
          </w:p>
        </w:tc>
        <w:tc>
          <w:tcPr>
            <w:tcW w:w="0" w:type="auto"/>
          </w:tcPr>
          <w:p w14:paraId="0B926ED5" w14:textId="77777777" w:rsidR="00B97174" w:rsidRPr="00B50947" w:rsidRDefault="00B97174" w:rsidP="002B16D9">
            <w:pPr>
              <w:pStyle w:val="TableText"/>
            </w:pPr>
            <w:r w:rsidRPr="00B50947">
              <w:t>8</w:t>
            </w:r>
          </w:p>
        </w:tc>
        <w:tc>
          <w:tcPr>
            <w:tcW w:w="6524" w:type="dxa"/>
          </w:tcPr>
          <w:p w14:paraId="0BB2A08C" w14:textId="6754C85A" w:rsidR="00B97174" w:rsidRPr="00B97174" w:rsidRDefault="00B97174" w:rsidP="002B16D9">
            <w:pPr>
              <w:pStyle w:val="TableText"/>
            </w:pPr>
            <w:r w:rsidRPr="00B97174">
              <w:t xml:space="preserve">This flag applies to analogue inputs and outputs only. It indicates </w:t>
            </w:r>
            <w:r w:rsidR="002F3B71">
              <w:t>a</w:t>
            </w:r>
            <w:r w:rsidRPr="00B97174">
              <w:t xml:space="preserve"> problem with the measurement process for the </w:t>
            </w:r>
            <w:r w:rsidR="006935F1">
              <w:t>point</w:t>
            </w:r>
            <w:r w:rsidRPr="00B97174">
              <w:t xml:space="preserve"> which result</w:t>
            </w:r>
            <w:r w:rsidR="002F3B71">
              <w:t>s</w:t>
            </w:r>
            <w:r w:rsidRPr="00B97174">
              <w:t xml:space="preserve"> in the </w:t>
            </w:r>
            <w:r w:rsidR="006935F1">
              <w:t>point</w:t>
            </w:r>
            <w:r w:rsidRPr="00B97174">
              <w:t xml:space="preserve"> value being </w:t>
            </w:r>
            <w:r w:rsidR="002F3B71">
              <w:t>in</w:t>
            </w:r>
            <w:r w:rsidRPr="00B97174">
              <w:t xml:space="preserve">accurate or </w:t>
            </w:r>
            <w:r w:rsidR="002F3B71">
              <w:t>in</w:t>
            </w:r>
            <w:r w:rsidRPr="00B97174">
              <w:t>correct.</w:t>
            </w:r>
          </w:p>
        </w:tc>
      </w:tr>
      <w:tr w:rsidR="00B97174" w14:paraId="3D2B5D28" w14:textId="77777777" w:rsidTr="00265A9F">
        <w:trPr>
          <w:jc w:val="center"/>
        </w:trPr>
        <w:tc>
          <w:tcPr>
            <w:tcW w:w="1555" w:type="dxa"/>
          </w:tcPr>
          <w:p w14:paraId="663EA2C4" w14:textId="77777777" w:rsidR="00B97174" w:rsidRPr="00B97174" w:rsidRDefault="00B97174" w:rsidP="002B16D9">
            <w:pPr>
              <w:pStyle w:val="TableText"/>
            </w:pPr>
            <w:r w:rsidRPr="00B97174">
              <w:lastRenderedPageBreak/>
              <w:t>Unable to Read</w:t>
            </w:r>
          </w:p>
        </w:tc>
        <w:tc>
          <w:tcPr>
            <w:tcW w:w="0" w:type="auto"/>
          </w:tcPr>
          <w:p w14:paraId="0BF71B83" w14:textId="77777777" w:rsidR="00B97174" w:rsidRPr="00B50947" w:rsidRDefault="00B97174" w:rsidP="002B16D9">
            <w:pPr>
              <w:pStyle w:val="TableText"/>
            </w:pPr>
            <w:r w:rsidRPr="00B50947">
              <w:t>9</w:t>
            </w:r>
          </w:p>
        </w:tc>
        <w:tc>
          <w:tcPr>
            <w:tcW w:w="6524" w:type="dxa"/>
          </w:tcPr>
          <w:p w14:paraId="21E7300E" w14:textId="4F1CAF04" w:rsidR="00B97174" w:rsidRPr="00B97174" w:rsidRDefault="00B97174" w:rsidP="002B16D9">
            <w:pPr>
              <w:pStyle w:val="TableText"/>
            </w:pPr>
            <w:r w:rsidRPr="00B97174">
              <w:t xml:space="preserve">This flag applies to analogue inputs and outputs only. It indicates </w:t>
            </w:r>
            <w:r w:rsidR="002F3B71">
              <w:t>a</w:t>
            </w:r>
            <w:r w:rsidRPr="00B97174">
              <w:t xml:space="preserve"> problem with the measurement process for the </w:t>
            </w:r>
            <w:r w:rsidR="006935F1">
              <w:t>point</w:t>
            </w:r>
            <w:r w:rsidRPr="00B97174">
              <w:t xml:space="preserve"> which result</w:t>
            </w:r>
            <w:r w:rsidR="002F3B71">
              <w:t>s</w:t>
            </w:r>
            <w:r w:rsidRPr="00B97174">
              <w:t xml:space="preserve"> in the </w:t>
            </w:r>
            <w:r w:rsidR="006935F1">
              <w:t>point</w:t>
            </w:r>
            <w:r w:rsidRPr="00B97174">
              <w:t xml:space="preserve"> value being unavailable.</w:t>
            </w:r>
          </w:p>
        </w:tc>
      </w:tr>
    </w:tbl>
    <w:p w14:paraId="5E3B14DE" w14:textId="77777777" w:rsidR="00893D2D" w:rsidRDefault="00893D2D" w:rsidP="002B615D">
      <w:pPr>
        <w:pStyle w:val="BodyText"/>
      </w:pPr>
    </w:p>
    <w:p w14:paraId="34F77AD7" w14:textId="4D92FC66" w:rsidR="000C0D78" w:rsidRDefault="00CC2A87" w:rsidP="002F3B71">
      <w:pPr>
        <w:pStyle w:val="BodyText"/>
      </w:pPr>
      <w:r>
        <w:t>T</w:t>
      </w:r>
      <w:r w:rsidR="002F3B71">
        <w:t xml:space="preserve">he </w:t>
      </w:r>
      <w:r w:rsidR="006935F1">
        <w:t>point</w:t>
      </w:r>
      <w:r w:rsidR="002F3B71">
        <w:t xml:space="preserve"> quality flags </w:t>
      </w:r>
      <w:r>
        <w:t xml:space="preserve">can be configured </w:t>
      </w:r>
      <w:r w:rsidR="002F3B71">
        <w:t>to generate events</w:t>
      </w:r>
      <w:r>
        <w:t>. R</w:t>
      </w:r>
      <w:r w:rsidR="002F3B71">
        <w:t xml:space="preserve">efer to the fields </w:t>
      </w:r>
      <w:r w:rsidR="002F3B71" w:rsidRPr="00261786">
        <w:rPr>
          <w:rFonts w:ascii="Courier New" w:hAnsi="Courier New" w:cs="Courier New"/>
        </w:rPr>
        <w:t>whenXXXX</w:t>
      </w:r>
      <w:r w:rsidR="002F3B71" w:rsidRPr="002F3B71">
        <w:rPr>
          <w:b/>
          <w:bCs/>
        </w:rPr>
        <w:t xml:space="preserve"> </w:t>
      </w:r>
      <w:r w:rsidR="002F3B71">
        <w:t xml:space="preserve">in </w:t>
      </w:r>
      <w:r w:rsidR="002F3B71" w:rsidRPr="002F3B71">
        <w:rPr>
          <w:rStyle w:val="Crossreference"/>
        </w:rPr>
        <w:fldChar w:fldCharType="begin"/>
      </w:r>
      <w:r w:rsidR="002F3B71" w:rsidRPr="002F3B71">
        <w:rPr>
          <w:rStyle w:val="Crossreference"/>
        </w:rPr>
        <w:instrText xml:space="preserve"> REF _Ref161048279 \h </w:instrText>
      </w:r>
      <w:r w:rsidR="002F3B71">
        <w:rPr>
          <w:rStyle w:val="Crossreference"/>
        </w:rPr>
        <w:instrText xml:space="preserve"> \* MERGEFORMAT </w:instrText>
      </w:r>
      <w:r w:rsidR="002F3B71" w:rsidRPr="002F3B71">
        <w:rPr>
          <w:rStyle w:val="Crossreference"/>
        </w:rPr>
      </w:r>
      <w:r w:rsidR="002F3B71" w:rsidRPr="002F3B71">
        <w:rPr>
          <w:rStyle w:val="Crossreference"/>
        </w:rPr>
        <w:fldChar w:fldCharType="separate"/>
      </w:r>
      <w:ins w:id="899" w:author="Gavin Rawson" w:date="2024-07-17T08:57:00Z" w16du:dateUtc="2024-07-17T07:57:00Z">
        <w:r w:rsidR="00B95831" w:rsidRPr="00B95831">
          <w:rPr>
            <w:rStyle w:val="Crossreference"/>
            <w:rPrChange w:id="900" w:author="Gavin Rawson" w:date="2024-07-17T08:57:00Z" w16du:dateUtc="2024-07-17T07:57:00Z">
              <w:rPr/>
            </w:rPrChange>
          </w:rPr>
          <w:t xml:space="preserve">Table </w:t>
        </w:r>
        <w:r w:rsidR="00B95831" w:rsidRPr="00B95831">
          <w:rPr>
            <w:rStyle w:val="Crossreference"/>
            <w:rPrChange w:id="901" w:author="Gavin Rawson" w:date="2024-07-17T08:57:00Z" w16du:dateUtc="2024-07-17T07:57:00Z">
              <w:rPr>
                <w:noProof/>
              </w:rPr>
            </w:rPrChange>
          </w:rPr>
          <w:t>8</w:t>
        </w:r>
      </w:ins>
      <w:del w:id="902" w:author="Gavin Rawson" w:date="2024-07-15T12:48:00Z" w16du:dateUtc="2024-07-15T11:48:00Z">
        <w:r w:rsidR="002B16D9" w:rsidRPr="00041655" w:rsidDel="00461D1E">
          <w:rPr>
            <w:rStyle w:val="Crossreference"/>
          </w:rPr>
          <w:delText>Table 8</w:delText>
        </w:r>
      </w:del>
      <w:r w:rsidR="002F3B71" w:rsidRPr="002F3B71">
        <w:rPr>
          <w:rStyle w:val="Crossreference"/>
        </w:rPr>
        <w:fldChar w:fldCharType="end"/>
      </w:r>
      <w:r w:rsidR="002F3B71">
        <w:t xml:space="preserve">, for more information. </w:t>
      </w:r>
    </w:p>
    <w:p w14:paraId="63F2B7A2" w14:textId="4BEDBE43" w:rsidR="002F3B71" w:rsidRDefault="002F3B71" w:rsidP="002F3B71">
      <w:pPr>
        <w:pStyle w:val="BodyText"/>
      </w:pPr>
      <w:r>
        <w:t xml:space="preserve">The values used when quality flags are set </w:t>
      </w:r>
      <w:r w:rsidR="00107CC7">
        <w:t>are</w:t>
      </w:r>
      <w:r>
        <w:t xml:space="preserve"> usually the last known value, or zero (or equivalent) if the value was never known.</w:t>
      </w:r>
    </w:p>
    <w:p w14:paraId="1C1C30B5" w14:textId="1214416D" w:rsidR="0091046D" w:rsidRDefault="00A513E2" w:rsidP="00A513E2">
      <w:pPr>
        <w:pStyle w:val="Heading3"/>
      </w:pPr>
      <w:bookmarkStart w:id="903" w:name="_Toc172098947"/>
      <w:r w:rsidRPr="00A513E2">
        <w:t xml:space="preserve">Binary </w:t>
      </w:r>
      <w:r w:rsidR="006B0494" w:rsidRPr="00A513E2">
        <w:t>points</w:t>
      </w:r>
      <w:bookmarkEnd w:id="903"/>
    </w:p>
    <w:p w14:paraId="375C745A" w14:textId="6D6E1368" w:rsidR="00A513E2" w:rsidRPr="00A513E2" w:rsidRDefault="00651FF9" w:rsidP="00A513E2">
      <w:pPr>
        <w:pStyle w:val="BodyText"/>
      </w:pPr>
      <w:r w:rsidRPr="00651FF9">
        <w:t xml:space="preserve">The term binary is used in this document to describe the </w:t>
      </w:r>
      <w:r w:rsidR="006935F1">
        <w:t>point</w:t>
      </w:r>
      <w:r w:rsidR="00D014F9">
        <w:t>,</w:t>
      </w:r>
      <w:r w:rsidRPr="00651FF9">
        <w:t xml:space="preserve"> and as the term “bi” and “bo” for binary input and binary output.</w:t>
      </w:r>
    </w:p>
    <w:p w14:paraId="2EECBA07" w14:textId="3EF26DF4" w:rsidR="00D014F9" w:rsidRDefault="00D014F9" w:rsidP="00A513E2">
      <w:pPr>
        <w:pStyle w:val="BodyText"/>
      </w:pPr>
      <w:r w:rsidRPr="00D014F9">
        <w:rPr>
          <w:rStyle w:val="Crossreference"/>
        </w:rPr>
        <w:fldChar w:fldCharType="begin"/>
      </w:r>
      <w:r w:rsidRPr="00D014F9">
        <w:rPr>
          <w:rStyle w:val="Crossreference"/>
        </w:rPr>
        <w:instrText xml:space="preserve"> REF _Ref161299982 \h </w:instrText>
      </w:r>
      <w:r>
        <w:rPr>
          <w:rStyle w:val="Crossreference"/>
        </w:rPr>
        <w:instrText xml:space="preserve"> \* MERGEFORMAT </w:instrText>
      </w:r>
      <w:r w:rsidRPr="00D014F9">
        <w:rPr>
          <w:rStyle w:val="Crossreference"/>
        </w:rPr>
      </w:r>
      <w:r w:rsidRPr="00D014F9">
        <w:rPr>
          <w:rStyle w:val="Crossreference"/>
        </w:rPr>
        <w:fldChar w:fldCharType="separate"/>
      </w:r>
      <w:ins w:id="904" w:author="Gavin Rawson" w:date="2024-07-17T08:57:00Z" w16du:dateUtc="2024-07-17T07:57:00Z">
        <w:r w:rsidR="00B95831" w:rsidRPr="00B95831">
          <w:rPr>
            <w:rStyle w:val="Crossreference"/>
            <w:rPrChange w:id="905" w:author="Gavin Rawson" w:date="2024-07-17T08:57:00Z" w16du:dateUtc="2024-07-17T07:57:00Z">
              <w:rPr/>
            </w:rPrChange>
          </w:rPr>
          <w:t>Table</w:t>
        </w:r>
        <w:r w:rsidR="00B95831">
          <w:t xml:space="preserve"> </w:t>
        </w:r>
        <w:r w:rsidR="00B95831">
          <w:rPr>
            <w:noProof/>
          </w:rPr>
          <w:t>11</w:t>
        </w:r>
      </w:ins>
      <w:del w:id="906" w:author="Gavin Rawson" w:date="2024-07-15T12:48:00Z" w16du:dateUtc="2024-07-15T11:48:00Z">
        <w:r w:rsidR="002B16D9" w:rsidRPr="00041655" w:rsidDel="00461D1E">
          <w:rPr>
            <w:rStyle w:val="Crossreference"/>
          </w:rPr>
          <w:delText>Table</w:delText>
        </w:r>
        <w:r w:rsidR="002B16D9" w:rsidDel="00461D1E">
          <w:delText xml:space="preserve"> </w:delText>
        </w:r>
        <w:r w:rsidR="002B16D9" w:rsidDel="00461D1E">
          <w:rPr>
            <w:noProof/>
          </w:rPr>
          <w:delText>11</w:delText>
        </w:r>
      </w:del>
      <w:r w:rsidRPr="00D014F9">
        <w:rPr>
          <w:rStyle w:val="Crossreference"/>
        </w:rPr>
        <w:fldChar w:fldCharType="end"/>
      </w:r>
      <w:r>
        <w:t xml:space="preserve"> </w:t>
      </w:r>
      <w:r w:rsidRPr="00D014F9">
        <w:t>describes the elements w</w:t>
      </w:r>
      <w:r w:rsidRPr="00941B54">
        <w:rPr>
          <w:rFonts w:eastAsia="DengXian" w:cs="Arial"/>
          <w:lang w:eastAsia="en-US"/>
        </w:rPr>
        <w:t>ithin the object</w:t>
      </w:r>
      <w:r w:rsidR="00941B54">
        <w:rPr>
          <w:rFonts w:eastAsia="DengXian" w:cs="Arial"/>
          <w:lang w:eastAsia="en-US"/>
        </w:rPr>
        <w:t>:</w:t>
      </w:r>
      <w:r w:rsidRPr="00941B54">
        <w:rPr>
          <w:rFonts w:eastAsia="DengXian" w:cs="Arial"/>
          <w:lang w:eastAsia="en-US"/>
        </w:rPr>
        <w:t xml:space="preserve"> </w:t>
      </w:r>
      <w:r w:rsidRPr="00941B54">
        <w:rPr>
          <w:rFonts w:eastAsia="DengXian" w:cs="Arial"/>
          <w:b/>
          <w:lang w:eastAsia="en-US"/>
        </w:rPr>
        <w:t>binary</w:t>
      </w:r>
      <w:r w:rsidR="00941B54" w:rsidRPr="00941B54">
        <w:rPr>
          <w:rFonts w:eastAsia="DengXian" w:cs="Arial"/>
          <w:lang w:eastAsia="en-US"/>
        </w:rPr>
        <w:t>.</w:t>
      </w:r>
    </w:p>
    <w:p w14:paraId="4B349BD6" w14:textId="2C7853C0" w:rsidR="00D014F9" w:rsidRDefault="00D014F9" w:rsidP="00D014F9">
      <w:pPr>
        <w:pStyle w:val="Caption"/>
      </w:pPr>
      <w:bookmarkStart w:id="907" w:name="_Ref161299982"/>
      <w:bookmarkStart w:id="908" w:name="_Toc170288650"/>
      <w:r>
        <w:t xml:space="preserve">Table </w:t>
      </w:r>
      <w:r>
        <w:fldChar w:fldCharType="begin"/>
      </w:r>
      <w:r>
        <w:instrText xml:space="preserve"> SEQ Table \* ARABIC </w:instrText>
      </w:r>
      <w:r>
        <w:fldChar w:fldCharType="separate"/>
      </w:r>
      <w:r w:rsidR="00B95831">
        <w:rPr>
          <w:noProof/>
        </w:rPr>
        <w:t>11</w:t>
      </w:r>
      <w:r>
        <w:rPr>
          <w:noProof/>
        </w:rPr>
        <w:fldChar w:fldCharType="end"/>
      </w:r>
      <w:bookmarkEnd w:id="907"/>
      <w:r>
        <w:tab/>
        <w:t xml:space="preserve">Configuration structure for a binary </w:t>
      </w:r>
      <w:r w:rsidR="000104B4">
        <w:t>p</w:t>
      </w:r>
      <w:r>
        <w:t>oint</w:t>
      </w:r>
      <w:bookmarkEnd w:id="908"/>
    </w:p>
    <w:tbl>
      <w:tblPr>
        <w:tblStyle w:val="LucidTable4"/>
        <w:tblW w:w="9072" w:type="dxa"/>
        <w:jc w:val="center"/>
        <w:tblLayout w:type="fixed"/>
        <w:tblLook w:val="04A0" w:firstRow="1" w:lastRow="0" w:firstColumn="1" w:lastColumn="0" w:noHBand="0" w:noVBand="1"/>
      </w:tblPr>
      <w:tblGrid>
        <w:gridCol w:w="1525"/>
        <w:gridCol w:w="990"/>
        <w:gridCol w:w="1530"/>
        <w:gridCol w:w="914"/>
        <w:gridCol w:w="4113"/>
      </w:tblGrid>
      <w:tr w:rsidR="000104B4" w:rsidRPr="00D014F9" w14:paraId="0FCF0DE9" w14:textId="77777777" w:rsidTr="00AA29EC">
        <w:trPr>
          <w:cnfStyle w:val="100000000000" w:firstRow="1" w:lastRow="0" w:firstColumn="0" w:lastColumn="0" w:oddVBand="0" w:evenVBand="0" w:oddHBand="0" w:evenHBand="0" w:firstRowFirstColumn="0" w:firstRowLastColumn="0" w:lastRowFirstColumn="0" w:lastRowLastColumn="0"/>
          <w:tblHeader/>
          <w:jc w:val="center"/>
        </w:trPr>
        <w:tc>
          <w:tcPr>
            <w:tcW w:w="1525" w:type="dxa"/>
            <w:shd w:val="clear" w:color="auto" w:fill="5BABD3"/>
          </w:tcPr>
          <w:p w14:paraId="3D146A42" w14:textId="77777777" w:rsidR="00D014F9" w:rsidRPr="00D014F9" w:rsidRDefault="00D014F9" w:rsidP="00D014F9">
            <w:pPr>
              <w:pStyle w:val="TableHeading"/>
              <w:rPr>
                <w:b/>
                <w:sz w:val="20"/>
                <w:szCs w:val="20"/>
              </w:rPr>
            </w:pPr>
            <w:r w:rsidRPr="00D014F9">
              <w:rPr>
                <w:b/>
                <w:sz w:val="20"/>
                <w:szCs w:val="20"/>
              </w:rPr>
              <w:t>Information</w:t>
            </w:r>
          </w:p>
        </w:tc>
        <w:tc>
          <w:tcPr>
            <w:tcW w:w="990" w:type="dxa"/>
            <w:shd w:val="clear" w:color="auto" w:fill="5BABD3"/>
          </w:tcPr>
          <w:p w14:paraId="533D46A2" w14:textId="77777777" w:rsidR="00D014F9" w:rsidRPr="00D014F9" w:rsidRDefault="00D014F9" w:rsidP="00D014F9">
            <w:pPr>
              <w:pStyle w:val="TableHeading"/>
              <w:rPr>
                <w:b/>
                <w:sz w:val="20"/>
                <w:szCs w:val="20"/>
              </w:rPr>
            </w:pPr>
            <w:r w:rsidRPr="00D014F9">
              <w:rPr>
                <w:b/>
                <w:sz w:val="20"/>
                <w:szCs w:val="20"/>
              </w:rPr>
              <w:t>Type</w:t>
            </w:r>
          </w:p>
        </w:tc>
        <w:tc>
          <w:tcPr>
            <w:tcW w:w="1530" w:type="dxa"/>
            <w:shd w:val="clear" w:color="auto" w:fill="5BABD3"/>
          </w:tcPr>
          <w:p w14:paraId="70CB9AD4" w14:textId="77777777" w:rsidR="00D014F9" w:rsidRPr="00D014F9" w:rsidRDefault="00D014F9" w:rsidP="00D014F9">
            <w:pPr>
              <w:pStyle w:val="TableHeading"/>
              <w:rPr>
                <w:b/>
                <w:sz w:val="20"/>
                <w:szCs w:val="20"/>
              </w:rPr>
            </w:pPr>
            <w:r w:rsidRPr="00D014F9">
              <w:rPr>
                <w:b/>
                <w:sz w:val="20"/>
                <w:szCs w:val="20"/>
              </w:rPr>
              <w:t>JSON Name</w:t>
            </w:r>
          </w:p>
        </w:tc>
        <w:tc>
          <w:tcPr>
            <w:tcW w:w="914" w:type="dxa"/>
            <w:shd w:val="clear" w:color="auto" w:fill="5BABD3"/>
          </w:tcPr>
          <w:p w14:paraId="4DFF9905" w14:textId="5A2B2B83" w:rsidR="00D014F9" w:rsidRPr="00D014F9" w:rsidRDefault="00D014F9" w:rsidP="00D014F9">
            <w:pPr>
              <w:pStyle w:val="TableHeading"/>
              <w:rPr>
                <w:b/>
                <w:sz w:val="20"/>
                <w:szCs w:val="20"/>
              </w:rPr>
            </w:pPr>
            <w:r w:rsidRPr="00D014F9">
              <w:rPr>
                <w:b/>
                <w:sz w:val="20"/>
                <w:szCs w:val="20"/>
              </w:rPr>
              <w:t>Mandatory</w:t>
            </w:r>
          </w:p>
        </w:tc>
        <w:tc>
          <w:tcPr>
            <w:tcW w:w="4113" w:type="dxa"/>
            <w:shd w:val="clear" w:color="auto" w:fill="5BABD3"/>
          </w:tcPr>
          <w:p w14:paraId="619E4522" w14:textId="77777777" w:rsidR="00D014F9" w:rsidRPr="00D014F9" w:rsidRDefault="00D014F9" w:rsidP="00D014F9">
            <w:pPr>
              <w:pStyle w:val="TableHeading"/>
              <w:rPr>
                <w:b/>
                <w:sz w:val="20"/>
                <w:szCs w:val="20"/>
              </w:rPr>
            </w:pPr>
            <w:r w:rsidRPr="00D014F9">
              <w:rPr>
                <w:b/>
                <w:sz w:val="20"/>
                <w:szCs w:val="20"/>
              </w:rPr>
              <w:t>Description</w:t>
            </w:r>
          </w:p>
        </w:tc>
      </w:tr>
      <w:tr w:rsidR="00D014F9" w:rsidRPr="00B50947" w14:paraId="5EAE7E1E" w14:textId="77777777" w:rsidTr="00AA29EC">
        <w:trPr>
          <w:trHeight w:val="288"/>
          <w:jc w:val="center"/>
        </w:trPr>
        <w:tc>
          <w:tcPr>
            <w:tcW w:w="1525" w:type="dxa"/>
            <w:noWrap/>
            <w:hideMark/>
          </w:tcPr>
          <w:p w14:paraId="15554DFB" w14:textId="77777777" w:rsidR="00D014F9" w:rsidRPr="00B50947" w:rsidRDefault="00D014F9" w:rsidP="002B16D9">
            <w:pPr>
              <w:pStyle w:val="TableText"/>
              <w:rPr>
                <w:lang w:bidi="he-IL"/>
              </w:rPr>
            </w:pPr>
            <w:r w:rsidRPr="00B50947">
              <w:rPr>
                <w:lang w:bidi="he-IL"/>
              </w:rPr>
              <w:t>Parent Point</w:t>
            </w:r>
          </w:p>
        </w:tc>
        <w:tc>
          <w:tcPr>
            <w:tcW w:w="990" w:type="dxa"/>
            <w:noWrap/>
            <w:hideMark/>
          </w:tcPr>
          <w:p w14:paraId="049D61B7" w14:textId="77777777" w:rsidR="00D014F9" w:rsidRPr="00B50947" w:rsidRDefault="00D014F9" w:rsidP="002B16D9">
            <w:pPr>
              <w:pStyle w:val="TableText"/>
              <w:rPr>
                <w:lang w:bidi="he-IL"/>
              </w:rPr>
            </w:pPr>
            <w:r w:rsidRPr="00B50947">
              <w:rPr>
                <w:lang w:bidi="he-IL"/>
              </w:rPr>
              <w:t>integer</w:t>
            </w:r>
          </w:p>
        </w:tc>
        <w:tc>
          <w:tcPr>
            <w:tcW w:w="1530" w:type="dxa"/>
            <w:noWrap/>
            <w:hideMark/>
          </w:tcPr>
          <w:p w14:paraId="24BA608E" w14:textId="77777777" w:rsidR="00D014F9" w:rsidRPr="00B50947" w:rsidRDefault="00D014F9" w:rsidP="002B16D9">
            <w:pPr>
              <w:pStyle w:val="TableText"/>
              <w:rPr>
                <w:lang w:bidi="he-IL"/>
              </w:rPr>
            </w:pPr>
            <w:r w:rsidRPr="00B50947">
              <w:rPr>
                <w:lang w:bidi="he-IL"/>
              </w:rPr>
              <w:t>parent</w:t>
            </w:r>
          </w:p>
        </w:tc>
        <w:tc>
          <w:tcPr>
            <w:tcW w:w="914" w:type="dxa"/>
            <w:noWrap/>
            <w:hideMark/>
          </w:tcPr>
          <w:p w14:paraId="1D16EE78" w14:textId="77777777" w:rsidR="00D014F9" w:rsidRPr="00B50947" w:rsidRDefault="00D014F9" w:rsidP="002B16D9">
            <w:pPr>
              <w:pStyle w:val="TableText"/>
              <w:rPr>
                <w:lang w:bidi="he-IL"/>
              </w:rPr>
            </w:pPr>
            <w:r w:rsidRPr="00B50947">
              <w:rPr>
                <w:lang w:bidi="he-IL"/>
              </w:rPr>
              <w:t>Yes</w:t>
            </w:r>
          </w:p>
        </w:tc>
        <w:tc>
          <w:tcPr>
            <w:tcW w:w="4113" w:type="dxa"/>
            <w:noWrap/>
            <w:hideMark/>
          </w:tcPr>
          <w:p w14:paraId="13C744FE" w14:textId="32EB66F5" w:rsidR="00D014F9" w:rsidRPr="00B50947" w:rsidRDefault="00D014F9" w:rsidP="002B16D9">
            <w:pPr>
              <w:pStyle w:val="TableText"/>
              <w:rPr>
                <w:lang w:bidi="he-IL"/>
              </w:rPr>
            </w:pPr>
            <w:r w:rsidRPr="00B50947">
              <w:rPr>
                <w:lang w:bidi="he-IL"/>
              </w:rPr>
              <w:t xml:space="preserve">Binary features belong to binary parent </w:t>
            </w:r>
            <w:r w:rsidR="006935F1">
              <w:rPr>
                <w:lang w:bidi="he-IL"/>
              </w:rPr>
              <w:t>point</w:t>
            </w:r>
            <w:r w:rsidRPr="00941B54">
              <w:rPr>
                <w:lang w:bidi="he-IL"/>
              </w:rPr>
              <w:t>s</w:t>
            </w:r>
            <w:r w:rsidRPr="00B50947">
              <w:rPr>
                <w:lang w:bidi="he-IL"/>
              </w:rPr>
              <w:t xml:space="preserve"> only.</w:t>
            </w:r>
          </w:p>
        </w:tc>
      </w:tr>
      <w:tr w:rsidR="00D014F9" w:rsidRPr="00B50947" w14:paraId="40CC8720" w14:textId="77777777" w:rsidTr="00AA29EC">
        <w:trPr>
          <w:trHeight w:val="288"/>
          <w:jc w:val="center"/>
        </w:trPr>
        <w:tc>
          <w:tcPr>
            <w:tcW w:w="1525" w:type="dxa"/>
            <w:noWrap/>
          </w:tcPr>
          <w:p w14:paraId="6729276D" w14:textId="3E3B471D" w:rsidR="00D014F9" w:rsidRPr="00B50947" w:rsidRDefault="00D014F9" w:rsidP="002B16D9">
            <w:pPr>
              <w:pStyle w:val="TableText"/>
              <w:rPr>
                <w:lang w:bidi="he-IL"/>
              </w:rPr>
            </w:pPr>
            <w:r w:rsidRPr="00B50947">
              <w:rPr>
                <w:lang w:bidi="he-IL"/>
              </w:rPr>
              <w:t xml:space="preserve">Parent Point </w:t>
            </w:r>
            <w:r w:rsidR="004D4E6F">
              <w:rPr>
                <w:lang w:bidi="he-IL"/>
              </w:rPr>
              <w:t>T</w:t>
            </w:r>
            <w:r w:rsidR="00F23DBE" w:rsidRPr="00941B54">
              <w:rPr>
                <w:lang w:bidi="he-IL"/>
              </w:rPr>
              <w:t>ype</w:t>
            </w:r>
          </w:p>
        </w:tc>
        <w:tc>
          <w:tcPr>
            <w:tcW w:w="990" w:type="dxa"/>
            <w:noWrap/>
          </w:tcPr>
          <w:p w14:paraId="30DA7B55" w14:textId="77777777" w:rsidR="00D014F9" w:rsidRPr="00B50947" w:rsidRDefault="00D014F9" w:rsidP="002B16D9">
            <w:pPr>
              <w:pStyle w:val="TableText"/>
              <w:rPr>
                <w:lang w:bidi="he-IL"/>
              </w:rPr>
            </w:pPr>
            <w:r w:rsidRPr="00B50947">
              <w:rPr>
                <w:lang w:bidi="he-IL"/>
              </w:rPr>
              <w:t>string</w:t>
            </w:r>
          </w:p>
        </w:tc>
        <w:tc>
          <w:tcPr>
            <w:tcW w:w="1530" w:type="dxa"/>
            <w:noWrap/>
          </w:tcPr>
          <w:p w14:paraId="48BA3396" w14:textId="77777777" w:rsidR="00D014F9" w:rsidRPr="00B50947" w:rsidRDefault="00D014F9" w:rsidP="002B16D9">
            <w:pPr>
              <w:pStyle w:val="TableText"/>
              <w:rPr>
                <w:lang w:bidi="he-IL"/>
              </w:rPr>
            </w:pPr>
            <w:r w:rsidRPr="00B50947">
              <w:rPr>
                <w:lang w:bidi="he-IL"/>
              </w:rPr>
              <w:t>parentType</w:t>
            </w:r>
          </w:p>
        </w:tc>
        <w:tc>
          <w:tcPr>
            <w:tcW w:w="914" w:type="dxa"/>
            <w:noWrap/>
          </w:tcPr>
          <w:p w14:paraId="2A59D4D0" w14:textId="77777777" w:rsidR="00D014F9" w:rsidRPr="00B50947" w:rsidRDefault="00D014F9" w:rsidP="002B16D9">
            <w:pPr>
              <w:pStyle w:val="TableText"/>
              <w:rPr>
                <w:lang w:bidi="he-IL"/>
              </w:rPr>
            </w:pPr>
            <w:r w:rsidRPr="00B50947">
              <w:rPr>
                <w:lang w:bidi="he-IL"/>
              </w:rPr>
              <w:t>Yes</w:t>
            </w:r>
          </w:p>
        </w:tc>
        <w:tc>
          <w:tcPr>
            <w:tcW w:w="4113" w:type="dxa"/>
            <w:noWrap/>
          </w:tcPr>
          <w:p w14:paraId="534608CD" w14:textId="77777777" w:rsidR="00D014F9" w:rsidRPr="00B50947" w:rsidRDefault="00D014F9" w:rsidP="002B16D9">
            <w:pPr>
              <w:pStyle w:val="TableText"/>
              <w:rPr>
                <w:lang w:bidi="he-IL"/>
              </w:rPr>
            </w:pPr>
            <w:r w:rsidRPr="00B50947">
              <w:rPr>
                <w:lang w:bidi="he-IL"/>
              </w:rPr>
              <w:t>“bi” or “bo”</w:t>
            </w:r>
          </w:p>
        </w:tc>
      </w:tr>
      <w:tr w:rsidR="00D014F9" w:rsidRPr="00B50947" w14:paraId="44D0D2B0" w14:textId="77777777" w:rsidTr="00AA29EC">
        <w:trPr>
          <w:trHeight w:val="288"/>
          <w:jc w:val="center"/>
        </w:trPr>
        <w:tc>
          <w:tcPr>
            <w:tcW w:w="1525" w:type="dxa"/>
            <w:noWrap/>
          </w:tcPr>
          <w:p w14:paraId="0168AAA0" w14:textId="77777777" w:rsidR="00D014F9" w:rsidRPr="00B50947" w:rsidRDefault="00D014F9" w:rsidP="002B16D9">
            <w:pPr>
              <w:pStyle w:val="TableText"/>
              <w:rPr>
                <w:lang w:bidi="he-IL"/>
              </w:rPr>
            </w:pPr>
            <w:r w:rsidRPr="00B50947">
              <w:rPr>
                <w:lang w:bidi="he-IL"/>
              </w:rPr>
              <w:t>Bit Count</w:t>
            </w:r>
          </w:p>
        </w:tc>
        <w:tc>
          <w:tcPr>
            <w:tcW w:w="990" w:type="dxa"/>
            <w:noWrap/>
          </w:tcPr>
          <w:p w14:paraId="276660FE" w14:textId="77777777" w:rsidR="00D014F9" w:rsidRPr="00B50947" w:rsidRDefault="00D014F9" w:rsidP="002B16D9">
            <w:pPr>
              <w:pStyle w:val="TableText"/>
              <w:rPr>
                <w:lang w:bidi="he-IL"/>
              </w:rPr>
            </w:pPr>
            <w:r w:rsidRPr="00B50947">
              <w:rPr>
                <w:lang w:bidi="he-IL"/>
              </w:rPr>
              <w:t>integer</w:t>
            </w:r>
          </w:p>
        </w:tc>
        <w:tc>
          <w:tcPr>
            <w:tcW w:w="1530" w:type="dxa"/>
            <w:noWrap/>
          </w:tcPr>
          <w:p w14:paraId="1DA3B1D7" w14:textId="77777777" w:rsidR="00D014F9" w:rsidRPr="00B50947" w:rsidRDefault="00D014F9" w:rsidP="002B16D9">
            <w:pPr>
              <w:pStyle w:val="TableText"/>
              <w:rPr>
                <w:lang w:bidi="he-IL"/>
              </w:rPr>
            </w:pPr>
            <w:r w:rsidRPr="00B50947">
              <w:rPr>
                <w:lang w:bidi="he-IL"/>
              </w:rPr>
              <w:t>bits</w:t>
            </w:r>
          </w:p>
        </w:tc>
        <w:tc>
          <w:tcPr>
            <w:tcW w:w="914" w:type="dxa"/>
            <w:noWrap/>
          </w:tcPr>
          <w:p w14:paraId="2BEA419D" w14:textId="77777777" w:rsidR="00D014F9" w:rsidRPr="00B50947" w:rsidRDefault="00D014F9" w:rsidP="002B16D9">
            <w:pPr>
              <w:pStyle w:val="TableText"/>
              <w:rPr>
                <w:lang w:bidi="he-IL"/>
              </w:rPr>
            </w:pPr>
            <w:r w:rsidRPr="00B50947">
              <w:rPr>
                <w:lang w:bidi="he-IL"/>
              </w:rPr>
              <w:t>No</w:t>
            </w:r>
          </w:p>
        </w:tc>
        <w:tc>
          <w:tcPr>
            <w:tcW w:w="4113" w:type="dxa"/>
            <w:noWrap/>
          </w:tcPr>
          <w:p w14:paraId="54E3DE37" w14:textId="77777777" w:rsidR="00D014F9" w:rsidRPr="00B50947" w:rsidRDefault="00D014F9" w:rsidP="002B16D9">
            <w:pPr>
              <w:pStyle w:val="TableText"/>
              <w:rPr>
                <w:lang w:bidi="he-IL"/>
              </w:rPr>
            </w:pPr>
            <w:r w:rsidRPr="00B50947">
              <w:rPr>
                <w:lang w:bidi="he-IL"/>
              </w:rPr>
              <w:t>Bit count, defaults to 1. Values are 1,2,3 only.</w:t>
            </w:r>
          </w:p>
        </w:tc>
      </w:tr>
      <w:tr w:rsidR="00D014F9" w:rsidRPr="00B50947" w14:paraId="366A1B51" w14:textId="77777777" w:rsidTr="00AA29EC">
        <w:trPr>
          <w:trHeight w:val="288"/>
          <w:jc w:val="center"/>
        </w:trPr>
        <w:tc>
          <w:tcPr>
            <w:tcW w:w="1525" w:type="dxa"/>
            <w:noWrap/>
            <w:hideMark/>
          </w:tcPr>
          <w:p w14:paraId="1A2F7EE9" w14:textId="77777777" w:rsidR="00D014F9" w:rsidRPr="00B50947" w:rsidRDefault="00D014F9" w:rsidP="002B16D9">
            <w:pPr>
              <w:pStyle w:val="TableText"/>
              <w:rPr>
                <w:lang w:bidi="he-IL"/>
              </w:rPr>
            </w:pPr>
            <w:r w:rsidRPr="00B50947">
              <w:rPr>
                <w:lang w:bidi="he-IL"/>
              </w:rPr>
              <w:t>State 0 Action</w:t>
            </w:r>
          </w:p>
        </w:tc>
        <w:tc>
          <w:tcPr>
            <w:tcW w:w="990" w:type="dxa"/>
            <w:noWrap/>
            <w:hideMark/>
          </w:tcPr>
          <w:p w14:paraId="2B24635F" w14:textId="77777777" w:rsidR="00D014F9" w:rsidRPr="00B50947" w:rsidRDefault="00D014F9" w:rsidP="002B16D9">
            <w:pPr>
              <w:pStyle w:val="TableText"/>
              <w:rPr>
                <w:lang w:bidi="he-IL"/>
              </w:rPr>
            </w:pPr>
            <w:r w:rsidRPr="00B50947">
              <w:rPr>
                <w:lang w:bidi="he-IL"/>
              </w:rPr>
              <w:t>integer</w:t>
            </w:r>
          </w:p>
        </w:tc>
        <w:tc>
          <w:tcPr>
            <w:tcW w:w="1530" w:type="dxa"/>
            <w:noWrap/>
            <w:hideMark/>
          </w:tcPr>
          <w:p w14:paraId="2E050C3A" w14:textId="77777777" w:rsidR="00D014F9" w:rsidRPr="00B50947" w:rsidRDefault="00D014F9" w:rsidP="002B16D9">
            <w:pPr>
              <w:pStyle w:val="TableText"/>
              <w:rPr>
                <w:lang w:bidi="he-IL"/>
              </w:rPr>
            </w:pPr>
            <w:r w:rsidRPr="00B50947">
              <w:rPr>
                <w:lang w:bidi="he-IL"/>
              </w:rPr>
              <w:t>state0Action</w:t>
            </w:r>
          </w:p>
        </w:tc>
        <w:tc>
          <w:tcPr>
            <w:tcW w:w="914" w:type="dxa"/>
            <w:noWrap/>
            <w:hideMark/>
          </w:tcPr>
          <w:p w14:paraId="12B2E94F" w14:textId="77777777" w:rsidR="00D014F9" w:rsidRPr="00B50947" w:rsidRDefault="00D014F9" w:rsidP="002B16D9">
            <w:pPr>
              <w:pStyle w:val="TableText"/>
              <w:rPr>
                <w:lang w:bidi="he-IL"/>
              </w:rPr>
            </w:pPr>
            <w:r w:rsidRPr="00B50947">
              <w:rPr>
                <w:lang w:bidi="he-IL"/>
              </w:rPr>
              <w:t>No</w:t>
            </w:r>
          </w:p>
        </w:tc>
        <w:tc>
          <w:tcPr>
            <w:tcW w:w="4113" w:type="dxa"/>
            <w:noWrap/>
            <w:hideMark/>
          </w:tcPr>
          <w:p w14:paraId="74AD462D" w14:textId="77777777" w:rsidR="00D014F9" w:rsidRPr="00B50947" w:rsidRDefault="00D014F9" w:rsidP="002B16D9">
            <w:pPr>
              <w:pStyle w:val="TableText"/>
              <w:rPr>
                <w:lang w:bidi="he-IL"/>
              </w:rPr>
            </w:pPr>
            <w:r w:rsidRPr="00B50947">
              <w:rPr>
                <w:lang w:bidi="he-IL"/>
              </w:rPr>
              <w:t>0=do nothing, 1=log data, 2=log data and connect to SA.</w:t>
            </w:r>
          </w:p>
        </w:tc>
      </w:tr>
      <w:tr w:rsidR="00D014F9" w:rsidRPr="00B50947" w14:paraId="75669165" w14:textId="77777777" w:rsidTr="00AA29EC">
        <w:trPr>
          <w:trHeight w:val="288"/>
          <w:jc w:val="center"/>
        </w:trPr>
        <w:tc>
          <w:tcPr>
            <w:tcW w:w="1525" w:type="dxa"/>
            <w:noWrap/>
            <w:hideMark/>
          </w:tcPr>
          <w:p w14:paraId="1FA6CCB7" w14:textId="77777777" w:rsidR="00D014F9" w:rsidRPr="00B50947" w:rsidRDefault="00D014F9" w:rsidP="002B16D9">
            <w:pPr>
              <w:pStyle w:val="TableText"/>
              <w:rPr>
                <w:lang w:bidi="he-IL"/>
              </w:rPr>
            </w:pPr>
            <w:r w:rsidRPr="00B50947">
              <w:rPr>
                <w:lang w:bidi="he-IL"/>
              </w:rPr>
              <w:t>State 0 Persistence</w:t>
            </w:r>
          </w:p>
        </w:tc>
        <w:tc>
          <w:tcPr>
            <w:tcW w:w="990" w:type="dxa"/>
            <w:noWrap/>
            <w:hideMark/>
          </w:tcPr>
          <w:p w14:paraId="5D085D99" w14:textId="77777777" w:rsidR="00D014F9" w:rsidRPr="00B50947" w:rsidRDefault="00D014F9" w:rsidP="002B16D9">
            <w:pPr>
              <w:pStyle w:val="TableText"/>
              <w:rPr>
                <w:lang w:bidi="he-IL"/>
              </w:rPr>
            </w:pPr>
            <w:r w:rsidRPr="00B50947">
              <w:rPr>
                <w:lang w:bidi="he-IL"/>
              </w:rPr>
              <w:t>integer</w:t>
            </w:r>
          </w:p>
        </w:tc>
        <w:tc>
          <w:tcPr>
            <w:tcW w:w="1530" w:type="dxa"/>
            <w:noWrap/>
            <w:hideMark/>
          </w:tcPr>
          <w:p w14:paraId="24FB9D9C" w14:textId="77777777" w:rsidR="00D014F9" w:rsidRPr="00B50947" w:rsidRDefault="00D014F9" w:rsidP="002B16D9">
            <w:pPr>
              <w:pStyle w:val="TableText"/>
              <w:rPr>
                <w:lang w:bidi="he-IL"/>
              </w:rPr>
            </w:pPr>
            <w:r w:rsidRPr="00B50947">
              <w:rPr>
                <w:lang w:bidi="he-IL"/>
              </w:rPr>
              <w:t>state0Pers</w:t>
            </w:r>
          </w:p>
        </w:tc>
        <w:tc>
          <w:tcPr>
            <w:tcW w:w="914" w:type="dxa"/>
            <w:noWrap/>
            <w:hideMark/>
          </w:tcPr>
          <w:p w14:paraId="63DA3A25" w14:textId="77777777" w:rsidR="00D014F9" w:rsidRPr="00B50947" w:rsidRDefault="00D014F9" w:rsidP="002B16D9">
            <w:pPr>
              <w:pStyle w:val="TableText"/>
              <w:rPr>
                <w:lang w:bidi="he-IL"/>
              </w:rPr>
            </w:pPr>
            <w:r w:rsidRPr="00B50947">
              <w:rPr>
                <w:lang w:bidi="he-IL"/>
              </w:rPr>
              <w:t>No</w:t>
            </w:r>
          </w:p>
        </w:tc>
        <w:tc>
          <w:tcPr>
            <w:tcW w:w="4113" w:type="dxa"/>
            <w:noWrap/>
            <w:hideMark/>
          </w:tcPr>
          <w:p w14:paraId="45F57A6D" w14:textId="0BD98752" w:rsidR="00D014F9" w:rsidRPr="00B50947" w:rsidRDefault="00D014F9" w:rsidP="002B16D9">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5D61B4A7" w14:textId="77777777" w:rsidTr="00AA29EC">
        <w:trPr>
          <w:trHeight w:val="288"/>
          <w:jc w:val="center"/>
        </w:trPr>
        <w:tc>
          <w:tcPr>
            <w:tcW w:w="1525" w:type="dxa"/>
            <w:noWrap/>
            <w:hideMark/>
          </w:tcPr>
          <w:p w14:paraId="7AE4BBCF" w14:textId="77777777" w:rsidR="00D014F9" w:rsidRPr="00B50947" w:rsidRDefault="00D014F9" w:rsidP="002B16D9">
            <w:pPr>
              <w:pStyle w:val="TableText"/>
              <w:rPr>
                <w:lang w:bidi="he-IL"/>
              </w:rPr>
            </w:pPr>
            <w:r w:rsidRPr="00B50947">
              <w:rPr>
                <w:lang w:bidi="he-IL"/>
              </w:rPr>
              <w:t>State 0 Name</w:t>
            </w:r>
          </w:p>
        </w:tc>
        <w:tc>
          <w:tcPr>
            <w:tcW w:w="990" w:type="dxa"/>
            <w:noWrap/>
            <w:hideMark/>
          </w:tcPr>
          <w:p w14:paraId="3405F899" w14:textId="77777777" w:rsidR="00D014F9" w:rsidRPr="00B50947" w:rsidRDefault="00D014F9" w:rsidP="002B16D9">
            <w:pPr>
              <w:pStyle w:val="TableText"/>
              <w:rPr>
                <w:lang w:bidi="he-IL"/>
              </w:rPr>
            </w:pPr>
            <w:r w:rsidRPr="00B50947">
              <w:rPr>
                <w:lang w:bidi="he-IL"/>
              </w:rPr>
              <w:t>string</w:t>
            </w:r>
          </w:p>
        </w:tc>
        <w:tc>
          <w:tcPr>
            <w:tcW w:w="1530" w:type="dxa"/>
            <w:noWrap/>
            <w:hideMark/>
          </w:tcPr>
          <w:p w14:paraId="641EDDEC" w14:textId="77777777" w:rsidR="00D014F9" w:rsidRPr="00B50947" w:rsidRDefault="00D014F9" w:rsidP="002B16D9">
            <w:pPr>
              <w:pStyle w:val="TableText"/>
              <w:rPr>
                <w:lang w:bidi="he-IL"/>
              </w:rPr>
            </w:pPr>
            <w:r w:rsidRPr="00B50947">
              <w:rPr>
                <w:lang w:bidi="he-IL"/>
              </w:rPr>
              <w:t>state0Name</w:t>
            </w:r>
          </w:p>
        </w:tc>
        <w:tc>
          <w:tcPr>
            <w:tcW w:w="914" w:type="dxa"/>
            <w:noWrap/>
            <w:hideMark/>
          </w:tcPr>
          <w:p w14:paraId="0F34867F" w14:textId="77777777" w:rsidR="00D014F9" w:rsidRPr="00B50947" w:rsidRDefault="00D014F9" w:rsidP="002B16D9">
            <w:pPr>
              <w:pStyle w:val="TableText"/>
              <w:rPr>
                <w:lang w:bidi="he-IL"/>
              </w:rPr>
            </w:pPr>
            <w:r w:rsidRPr="00B50947">
              <w:rPr>
                <w:lang w:bidi="he-IL"/>
              </w:rPr>
              <w:t>No</w:t>
            </w:r>
          </w:p>
        </w:tc>
        <w:tc>
          <w:tcPr>
            <w:tcW w:w="4113" w:type="dxa"/>
            <w:noWrap/>
            <w:hideMark/>
          </w:tcPr>
          <w:p w14:paraId="6D186EDB" w14:textId="77777777" w:rsidR="00D014F9" w:rsidRPr="00B50947" w:rsidRDefault="00D014F9" w:rsidP="002B16D9">
            <w:pPr>
              <w:pStyle w:val="TableText"/>
              <w:rPr>
                <w:lang w:bidi="he-IL"/>
              </w:rPr>
            </w:pPr>
            <w:r w:rsidRPr="00B50947">
              <w:rPr>
                <w:lang w:bidi="he-IL"/>
              </w:rPr>
              <w:t>Name - name of state, may be used locally. (Optional).</w:t>
            </w:r>
          </w:p>
        </w:tc>
      </w:tr>
      <w:tr w:rsidR="00D014F9" w:rsidRPr="00B50947" w14:paraId="4F5192E7" w14:textId="77777777" w:rsidTr="00AA29EC">
        <w:trPr>
          <w:trHeight w:val="288"/>
          <w:jc w:val="center"/>
        </w:trPr>
        <w:tc>
          <w:tcPr>
            <w:tcW w:w="1525" w:type="dxa"/>
            <w:noWrap/>
            <w:hideMark/>
          </w:tcPr>
          <w:p w14:paraId="085C567E" w14:textId="77777777" w:rsidR="00D014F9" w:rsidRPr="00B50947" w:rsidRDefault="00D014F9" w:rsidP="002B16D9">
            <w:pPr>
              <w:pStyle w:val="TableText"/>
              <w:rPr>
                <w:lang w:bidi="he-IL"/>
              </w:rPr>
            </w:pPr>
            <w:r w:rsidRPr="00B50947">
              <w:rPr>
                <w:lang w:bidi="he-IL"/>
              </w:rPr>
              <w:t>State 1 Action</w:t>
            </w:r>
          </w:p>
        </w:tc>
        <w:tc>
          <w:tcPr>
            <w:tcW w:w="990" w:type="dxa"/>
            <w:noWrap/>
            <w:hideMark/>
          </w:tcPr>
          <w:p w14:paraId="596EE1DC" w14:textId="77777777" w:rsidR="00D014F9" w:rsidRPr="00B50947" w:rsidRDefault="00D014F9" w:rsidP="002B16D9">
            <w:pPr>
              <w:pStyle w:val="TableText"/>
              <w:rPr>
                <w:lang w:bidi="he-IL"/>
              </w:rPr>
            </w:pPr>
            <w:r w:rsidRPr="00B50947">
              <w:rPr>
                <w:lang w:bidi="he-IL"/>
              </w:rPr>
              <w:t>integer</w:t>
            </w:r>
          </w:p>
        </w:tc>
        <w:tc>
          <w:tcPr>
            <w:tcW w:w="1530" w:type="dxa"/>
            <w:noWrap/>
            <w:hideMark/>
          </w:tcPr>
          <w:p w14:paraId="0DDB96B5" w14:textId="77777777" w:rsidR="00D014F9" w:rsidRPr="00B50947" w:rsidRDefault="00D014F9" w:rsidP="002B16D9">
            <w:pPr>
              <w:pStyle w:val="TableText"/>
              <w:rPr>
                <w:lang w:bidi="he-IL"/>
              </w:rPr>
            </w:pPr>
            <w:r w:rsidRPr="00B50947">
              <w:rPr>
                <w:lang w:bidi="he-IL"/>
              </w:rPr>
              <w:t>state1Action</w:t>
            </w:r>
          </w:p>
        </w:tc>
        <w:tc>
          <w:tcPr>
            <w:tcW w:w="914" w:type="dxa"/>
            <w:noWrap/>
            <w:hideMark/>
          </w:tcPr>
          <w:p w14:paraId="3C3152CE" w14:textId="77777777" w:rsidR="00D014F9" w:rsidRPr="00B50947" w:rsidRDefault="00D014F9" w:rsidP="002B16D9">
            <w:pPr>
              <w:pStyle w:val="TableText"/>
              <w:rPr>
                <w:lang w:bidi="he-IL"/>
              </w:rPr>
            </w:pPr>
            <w:r w:rsidRPr="00B50947">
              <w:rPr>
                <w:lang w:bidi="he-IL"/>
              </w:rPr>
              <w:t>No</w:t>
            </w:r>
          </w:p>
        </w:tc>
        <w:tc>
          <w:tcPr>
            <w:tcW w:w="4113" w:type="dxa"/>
            <w:noWrap/>
            <w:hideMark/>
          </w:tcPr>
          <w:p w14:paraId="4B427364" w14:textId="77777777" w:rsidR="00D014F9" w:rsidRPr="00B50947" w:rsidRDefault="00D014F9" w:rsidP="002B16D9">
            <w:pPr>
              <w:pStyle w:val="TableText"/>
              <w:rPr>
                <w:lang w:bidi="he-IL"/>
              </w:rPr>
            </w:pPr>
            <w:r w:rsidRPr="00B50947">
              <w:rPr>
                <w:lang w:bidi="he-IL"/>
              </w:rPr>
              <w:t>0=do nothing, 1=log data, 2=log data and connect to SA.</w:t>
            </w:r>
          </w:p>
        </w:tc>
      </w:tr>
      <w:tr w:rsidR="00D014F9" w:rsidRPr="00B50947" w14:paraId="3603C61F" w14:textId="77777777" w:rsidTr="00AA29EC">
        <w:trPr>
          <w:trHeight w:val="288"/>
          <w:jc w:val="center"/>
        </w:trPr>
        <w:tc>
          <w:tcPr>
            <w:tcW w:w="1525" w:type="dxa"/>
            <w:noWrap/>
            <w:hideMark/>
          </w:tcPr>
          <w:p w14:paraId="077D7E04" w14:textId="77777777" w:rsidR="00D014F9" w:rsidRPr="00B50947" w:rsidRDefault="00D014F9" w:rsidP="002B16D9">
            <w:pPr>
              <w:pStyle w:val="TableText"/>
              <w:rPr>
                <w:lang w:bidi="he-IL"/>
              </w:rPr>
            </w:pPr>
            <w:r w:rsidRPr="00B50947">
              <w:rPr>
                <w:lang w:bidi="he-IL"/>
              </w:rPr>
              <w:t>State 1 Persistence</w:t>
            </w:r>
          </w:p>
        </w:tc>
        <w:tc>
          <w:tcPr>
            <w:tcW w:w="990" w:type="dxa"/>
            <w:noWrap/>
            <w:hideMark/>
          </w:tcPr>
          <w:p w14:paraId="7458079D" w14:textId="77777777" w:rsidR="00D014F9" w:rsidRPr="00B50947" w:rsidRDefault="00D014F9" w:rsidP="002B16D9">
            <w:pPr>
              <w:pStyle w:val="TableText"/>
              <w:rPr>
                <w:lang w:bidi="he-IL"/>
              </w:rPr>
            </w:pPr>
            <w:r w:rsidRPr="00B50947">
              <w:rPr>
                <w:lang w:bidi="he-IL"/>
              </w:rPr>
              <w:t>integer</w:t>
            </w:r>
          </w:p>
        </w:tc>
        <w:tc>
          <w:tcPr>
            <w:tcW w:w="1530" w:type="dxa"/>
            <w:noWrap/>
            <w:hideMark/>
          </w:tcPr>
          <w:p w14:paraId="7028F9A9" w14:textId="77777777" w:rsidR="00D014F9" w:rsidRPr="00B50947" w:rsidRDefault="00D014F9" w:rsidP="002B16D9">
            <w:pPr>
              <w:pStyle w:val="TableText"/>
              <w:rPr>
                <w:lang w:bidi="he-IL"/>
              </w:rPr>
            </w:pPr>
            <w:r w:rsidRPr="00B50947">
              <w:rPr>
                <w:lang w:bidi="he-IL"/>
              </w:rPr>
              <w:t>state1Pers</w:t>
            </w:r>
          </w:p>
        </w:tc>
        <w:tc>
          <w:tcPr>
            <w:tcW w:w="914" w:type="dxa"/>
            <w:noWrap/>
            <w:hideMark/>
          </w:tcPr>
          <w:p w14:paraId="6EFEAA53" w14:textId="77777777" w:rsidR="00D014F9" w:rsidRPr="00B50947" w:rsidRDefault="00D014F9" w:rsidP="002B16D9">
            <w:pPr>
              <w:pStyle w:val="TableText"/>
              <w:rPr>
                <w:lang w:bidi="he-IL"/>
              </w:rPr>
            </w:pPr>
            <w:r w:rsidRPr="00B50947">
              <w:rPr>
                <w:lang w:bidi="he-IL"/>
              </w:rPr>
              <w:t>No</w:t>
            </w:r>
          </w:p>
        </w:tc>
        <w:tc>
          <w:tcPr>
            <w:tcW w:w="4113" w:type="dxa"/>
            <w:noWrap/>
            <w:hideMark/>
          </w:tcPr>
          <w:p w14:paraId="3AD91B94" w14:textId="3328FEC0" w:rsidR="00D014F9" w:rsidRPr="00B50947" w:rsidRDefault="00D014F9" w:rsidP="002B16D9">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4D42CB67" w14:textId="77777777" w:rsidTr="00AA29EC">
        <w:trPr>
          <w:trHeight w:val="288"/>
          <w:jc w:val="center"/>
        </w:trPr>
        <w:tc>
          <w:tcPr>
            <w:tcW w:w="1525" w:type="dxa"/>
            <w:noWrap/>
            <w:hideMark/>
          </w:tcPr>
          <w:p w14:paraId="49D4666F" w14:textId="77777777" w:rsidR="00D014F9" w:rsidRPr="00B50947" w:rsidRDefault="00D014F9" w:rsidP="002B16D9">
            <w:pPr>
              <w:pStyle w:val="TableText"/>
              <w:rPr>
                <w:lang w:bidi="he-IL"/>
              </w:rPr>
            </w:pPr>
            <w:r w:rsidRPr="00B50947">
              <w:rPr>
                <w:lang w:bidi="he-IL"/>
              </w:rPr>
              <w:t>State 1 Name</w:t>
            </w:r>
          </w:p>
        </w:tc>
        <w:tc>
          <w:tcPr>
            <w:tcW w:w="990" w:type="dxa"/>
            <w:noWrap/>
            <w:hideMark/>
          </w:tcPr>
          <w:p w14:paraId="746A7BA0" w14:textId="77777777" w:rsidR="00D014F9" w:rsidRPr="00B50947" w:rsidRDefault="00D014F9" w:rsidP="002B16D9">
            <w:pPr>
              <w:pStyle w:val="TableText"/>
              <w:rPr>
                <w:lang w:bidi="he-IL"/>
              </w:rPr>
            </w:pPr>
            <w:r w:rsidRPr="00B50947">
              <w:rPr>
                <w:lang w:bidi="he-IL"/>
              </w:rPr>
              <w:t>string</w:t>
            </w:r>
          </w:p>
        </w:tc>
        <w:tc>
          <w:tcPr>
            <w:tcW w:w="1530" w:type="dxa"/>
            <w:noWrap/>
            <w:hideMark/>
          </w:tcPr>
          <w:p w14:paraId="34159805" w14:textId="77777777" w:rsidR="00D014F9" w:rsidRPr="00B50947" w:rsidRDefault="00D014F9" w:rsidP="002B16D9">
            <w:pPr>
              <w:pStyle w:val="TableText"/>
              <w:rPr>
                <w:lang w:bidi="he-IL"/>
              </w:rPr>
            </w:pPr>
            <w:r w:rsidRPr="00B50947">
              <w:rPr>
                <w:lang w:bidi="he-IL"/>
              </w:rPr>
              <w:t>state1Name</w:t>
            </w:r>
          </w:p>
        </w:tc>
        <w:tc>
          <w:tcPr>
            <w:tcW w:w="914" w:type="dxa"/>
            <w:noWrap/>
            <w:hideMark/>
          </w:tcPr>
          <w:p w14:paraId="3B75CB10" w14:textId="77777777" w:rsidR="00D014F9" w:rsidRPr="00B50947" w:rsidRDefault="00D014F9" w:rsidP="002B16D9">
            <w:pPr>
              <w:pStyle w:val="TableText"/>
              <w:rPr>
                <w:lang w:bidi="he-IL"/>
              </w:rPr>
            </w:pPr>
            <w:r w:rsidRPr="00B50947">
              <w:rPr>
                <w:lang w:bidi="he-IL"/>
              </w:rPr>
              <w:t>No</w:t>
            </w:r>
          </w:p>
        </w:tc>
        <w:tc>
          <w:tcPr>
            <w:tcW w:w="4113" w:type="dxa"/>
            <w:noWrap/>
            <w:hideMark/>
          </w:tcPr>
          <w:p w14:paraId="30FBF716" w14:textId="77777777" w:rsidR="00D014F9" w:rsidRPr="00B50947" w:rsidRDefault="00D014F9" w:rsidP="002B16D9">
            <w:pPr>
              <w:pStyle w:val="TableText"/>
              <w:rPr>
                <w:lang w:bidi="he-IL"/>
              </w:rPr>
            </w:pPr>
            <w:r w:rsidRPr="00B50947">
              <w:rPr>
                <w:lang w:bidi="he-IL"/>
              </w:rPr>
              <w:t>Name - name of state, may be used locally. (Optional).</w:t>
            </w:r>
          </w:p>
        </w:tc>
      </w:tr>
      <w:tr w:rsidR="00D014F9" w:rsidRPr="00B50947" w14:paraId="178260E0" w14:textId="77777777" w:rsidTr="00AA29EC">
        <w:trPr>
          <w:trHeight w:val="288"/>
          <w:jc w:val="center"/>
        </w:trPr>
        <w:tc>
          <w:tcPr>
            <w:tcW w:w="1525" w:type="dxa"/>
            <w:noWrap/>
            <w:hideMark/>
          </w:tcPr>
          <w:p w14:paraId="1682020A" w14:textId="77777777" w:rsidR="00D014F9" w:rsidRPr="00B50947" w:rsidRDefault="00D014F9" w:rsidP="002B16D9">
            <w:pPr>
              <w:pStyle w:val="TableText"/>
              <w:rPr>
                <w:lang w:bidi="he-IL"/>
              </w:rPr>
            </w:pPr>
            <w:r w:rsidRPr="00B50947">
              <w:rPr>
                <w:lang w:bidi="he-IL"/>
              </w:rPr>
              <w:t>State 2 Action</w:t>
            </w:r>
          </w:p>
        </w:tc>
        <w:tc>
          <w:tcPr>
            <w:tcW w:w="990" w:type="dxa"/>
            <w:noWrap/>
            <w:hideMark/>
          </w:tcPr>
          <w:p w14:paraId="14950863" w14:textId="77777777" w:rsidR="00D014F9" w:rsidRPr="00B50947" w:rsidRDefault="00D014F9" w:rsidP="002B16D9">
            <w:pPr>
              <w:pStyle w:val="TableText"/>
              <w:rPr>
                <w:lang w:bidi="he-IL"/>
              </w:rPr>
            </w:pPr>
            <w:r w:rsidRPr="00B50947">
              <w:rPr>
                <w:lang w:bidi="he-IL"/>
              </w:rPr>
              <w:t>integer</w:t>
            </w:r>
          </w:p>
        </w:tc>
        <w:tc>
          <w:tcPr>
            <w:tcW w:w="1530" w:type="dxa"/>
            <w:noWrap/>
            <w:hideMark/>
          </w:tcPr>
          <w:p w14:paraId="346F6DC5" w14:textId="77777777" w:rsidR="00D014F9" w:rsidRPr="00B50947" w:rsidRDefault="00D014F9" w:rsidP="002B16D9">
            <w:pPr>
              <w:pStyle w:val="TableText"/>
              <w:rPr>
                <w:lang w:bidi="he-IL"/>
              </w:rPr>
            </w:pPr>
            <w:r w:rsidRPr="00B50947">
              <w:rPr>
                <w:lang w:bidi="he-IL"/>
              </w:rPr>
              <w:t>state2Action</w:t>
            </w:r>
          </w:p>
        </w:tc>
        <w:tc>
          <w:tcPr>
            <w:tcW w:w="914" w:type="dxa"/>
            <w:noWrap/>
            <w:hideMark/>
          </w:tcPr>
          <w:p w14:paraId="31D2F410" w14:textId="77777777" w:rsidR="00D014F9" w:rsidRPr="00B50947" w:rsidRDefault="00D014F9" w:rsidP="002B16D9">
            <w:pPr>
              <w:pStyle w:val="TableText"/>
              <w:rPr>
                <w:lang w:bidi="he-IL"/>
              </w:rPr>
            </w:pPr>
            <w:r w:rsidRPr="00B50947">
              <w:rPr>
                <w:lang w:bidi="he-IL"/>
              </w:rPr>
              <w:t>No</w:t>
            </w:r>
          </w:p>
        </w:tc>
        <w:tc>
          <w:tcPr>
            <w:tcW w:w="4113" w:type="dxa"/>
            <w:noWrap/>
            <w:hideMark/>
          </w:tcPr>
          <w:p w14:paraId="04E9C6F5" w14:textId="77777777" w:rsidR="00D014F9" w:rsidRPr="00B50947" w:rsidRDefault="00D014F9" w:rsidP="002B16D9">
            <w:pPr>
              <w:pStyle w:val="TableText"/>
              <w:rPr>
                <w:lang w:bidi="he-IL"/>
              </w:rPr>
            </w:pPr>
            <w:r w:rsidRPr="00B50947">
              <w:rPr>
                <w:lang w:bidi="he-IL"/>
              </w:rPr>
              <w:t>2=do nothing, 1=log data, 2=log data and connect to SA.</w:t>
            </w:r>
          </w:p>
        </w:tc>
      </w:tr>
      <w:tr w:rsidR="00D014F9" w:rsidRPr="00B50947" w14:paraId="37B8FDD6" w14:textId="77777777" w:rsidTr="00AA29EC">
        <w:trPr>
          <w:trHeight w:val="288"/>
          <w:jc w:val="center"/>
        </w:trPr>
        <w:tc>
          <w:tcPr>
            <w:tcW w:w="1525" w:type="dxa"/>
            <w:noWrap/>
            <w:hideMark/>
          </w:tcPr>
          <w:p w14:paraId="7FCB29DE" w14:textId="77777777" w:rsidR="00D014F9" w:rsidRPr="00B50947" w:rsidRDefault="00D014F9" w:rsidP="002B16D9">
            <w:pPr>
              <w:pStyle w:val="TableText"/>
              <w:rPr>
                <w:lang w:bidi="he-IL"/>
              </w:rPr>
            </w:pPr>
            <w:r w:rsidRPr="00B50947">
              <w:rPr>
                <w:lang w:bidi="he-IL"/>
              </w:rPr>
              <w:t>State 2 Persistence</w:t>
            </w:r>
          </w:p>
        </w:tc>
        <w:tc>
          <w:tcPr>
            <w:tcW w:w="990" w:type="dxa"/>
            <w:noWrap/>
            <w:hideMark/>
          </w:tcPr>
          <w:p w14:paraId="30122834" w14:textId="77777777" w:rsidR="00D014F9" w:rsidRPr="00B50947" w:rsidRDefault="00D014F9" w:rsidP="002B16D9">
            <w:pPr>
              <w:pStyle w:val="TableText"/>
              <w:rPr>
                <w:lang w:bidi="he-IL"/>
              </w:rPr>
            </w:pPr>
            <w:r w:rsidRPr="00B50947">
              <w:rPr>
                <w:lang w:bidi="he-IL"/>
              </w:rPr>
              <w:t>integer</w:t>
            </w:r>
          </w:p>
        </w:tc>
        <w:tc>
          <w:tcPr>
            <w:tcW w:w="1530" w:type="dxa"/>
            <w:noWrap/>
            <w:hideMark/>
          </w:tcPr>
          <w:p w14:paraId="439D24CA" w14:textId="77777777" w:rsidR="00D014F9" w:rsidRPr="00B50947" w:rsidRDefault="00D014F9" w:rsidP="002B16D9">
            <w:pPr>
              <w:pStyle w:val="TableText"/>
              <w:rPr>
                <w:lang w:bidi="he-IL"/>
              </w:rPr>
            </w:pPr>
            <w:r w:rsidRPr="00B50947">
              <w:rPr>
                <w:lang w:bidi="he-IL"/>
              </w:rPr>
              <w:t>state2Pers</w:t>
            </w:r>
          </w:p>
        </w:tc>
        <w:tc>
          <w:tcPr>
            <w:tcW w:w="914" w:type="dxa"/>
            <w:noWrap/>
            <w:hideMark/>
          </w:tcPr>
          <w:p w14:paraId="7E99214F" w14:textId="77777777" w:rsidR="00D014F9" w:rsidRPr="00B50947" w:rsidRDefault="00D014F9" w:rsidP="002B16D9">
            <w:pPr>
              <w:pStyle w:val="TableText"/>
              <w:rPr>
                <w:lang w:bidi="he-IL"/>
              </w:rPr>
            </w:pPr>
            <w:r w:rsidRPr="00B50947">
              <w:rPr>
                <w:lang w:bidi="he-IL"/>
              </w:rPr>
              <w:t>No</w:t>
            </w:r>
          </w:p>
        </w:tc>
        <w:tc>
          <w:tcPr>
            <w:tcW w:w="4113" w:type="dxa"/>
            <w:noWrap/>
            <w:hideMark/>
          </w:tcPr>
          <w:p w14:paraId="539FE249" w14:textId="46C1DACD" w:rsidR="00D014F9" w:rsidRPr="00B50947" w:rsidRDefault="00D014F9" w:rsidP="002B16D9">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41C749BF" w14:textId="77777777" w:rsidTr="00AA29EC">
        <w:trPr>
          <w:trHeight w:val="288"/>
          <w:jc w:val="center"/>
        </w:trPr>
        <w:tc>
          <w:tcPr>
            <w:tcW w:w="1525" w:type="dxa"/>
            <w:noWrap/>
            <w:hideMark/>
          </w:tcPr>
          <w:p w14:paraId="4EEEC31F" w14:textId="77777777" w:rsidR="00D014F9" w:rsidRPr="00B50947" w:rsidRDefault="00D014F9" w:rsidP="002B16D9">
            <w:pPr>
              <w:pStyle w:val="TableText"/>
              <w:rPr>
                <w:lang w:bidi="he-IL"/>
              </w:rPr>
            </w:pPr>
            <w:r w:rsidRPr="00B50947">
              <w:rPr>
                <w:lang w:bidi="he-IL"/>
              </w:rPr>
              <w:t>State 2 Name</w:t>
            </w:r>
          </w:p>
        </w:tc>
        <w:tc>
          <w:tcPr>
            <w:tcW w:w="990" w:type="dxa"/>
            <w:noWrap/>
            <w:hideMark/>
          </w:tcPr>
          <w:p w14:paraId="38C067EF" w14:textId="77777777" w:rsidR="00D014F9" w:rsidRPr="00B50947" w:rsidRDefault="00D014F9" w:rsidP="002B16D9">
            <w:pPr>
              <w:pStyle w:val="TableText"/>
              <w:rPr>
                <w:lang w:bidi="he-IL"/>
              </w:rPr>
            </w:pPr>
            <w:r w:rsidRPr="00B50947">
              <w:rPr>
                <w:lang w:bidi="he-IL"/>
              </w:rPr>
              <w:t>string</w:t>
            </w:r>
          </w:p>
        </w:tc>
        <w:tc>
          <w:tcPr>
            <w:tcW w:w="1530" w:type="dxa"/>
            <w:noWrap/>
            <w:hideMark/>
          </w:tcPr>
          <w:p w14:paraId="48601656" w14:textId="77777777" w:rsidR="00D014F9" w:rsidRPr="00B50947" w:rsidRDefault="00D014F9" w:rsidP="002B16D9">
            <w:pPr>
              <w:pStyle w:val="TableText"/>
              <w:rPr>
                <w:lang w:bidi="he-IL"/>
              </w:rPr>
            </w:pPr>
            <w:r w:rsidRPr="00B50947">
              <w:rPr>
                <w:lang w:bidi="he-IL"/>
              </w:rPr>
              <w:t>state2Name</w:t>
            </w:r>
          </w:p>
        </w:tc>
        <w:tc>
          <w:tcPr>
            <w:tcW w:w="914" w:type="dxa"/>
            <w:noWrap/>
            <w:hideMark/>
          </w:tcPr>
          <w:p w14:paraId="2945CB44" w14:textId="77777777" w:rsidR="00D014F9" w:rsidRPr="00B50947" w:rsidRDefault="00D014F9" w:rsidP="002B16D9">
            <w:pPr>
              <w:pStyle w:val="TableText"/>
              <w:rPr>
                <w:lang w:bidi="he-IL"/>
              </w:rPr>
            </w:pPr>
            <w:r w:rsidRPr="00B50947">
              <w:rPr>
                <w:lang w:bidi="he-IL"/>
              </w:rPr>
              <w:t>No</w:t>
            </w:r>
          </w:p>
        </w:tc>
        <w:tc>
          <w:tcPr>
            <w:tcW w:w="4113" w:type="dxa"/>
            <w:noWrap/>
            <w:hideMark/>
          </w:tcPr>
          <w:p w14:paraId="7593CA5D" w14:textId="77777777" w:rsidR="00D014F9" w:rsidRPr="00B50947" w:rsidRDefault="00D014F9" w:rsidP="002B16D9">
            <w:pPr>
              <w:pStyle w:val="TableText"/>
              <w:rPr>
                <w:lang w:bidi="he-IL"/>
              </w:rPr>
            </w:pPr>
            <w:r w:rsidRPr="00B50947">
              <w:rPr>
                <w:lang w:bidi="he-IL"/>
              </w:rPr>
              <w:t>Name - name of state, may be used locally. (Optional).</w:t>
            </w:r>
          </w:p>
        </w:tc>
      </w:tr>
      <w:tr w:rsidR="00D014F9" w:rsidRPr="00B50947" w14:paraId="24D44BDF" w14:textId="77777777" w:rsidTr="00AA29EC">
        <w:trPr>
          <w:trHeight w:val="288"/>
          <w:jc w:val="center"/>
        </w:trPr>
        <w:tc>
          <w:tcPr>
            <w:tcW w:w="1525" w:type="dxa"/>
            <w:noWrap/>
            <w:hideMark/>
          </w:tcPr>
          <w:p w14:paraId="1564F6E3" w14:textId="77777777" w:rsidR="00D014F9" w:rsidRPr="00B50947" w:rsidRDefault="00D014F9" w:rsidP="002B16D9">
            <w:pPr>
              <w:pStyle w:val="TableText"/>
              <w:rPr>
                <w:lang w:bidi="he-IL"/>
              </w:rPr>
            </w:pPr>
            <w:r w:rsidRPr="00B50947">
              <w:rPr>
                <w:lang w:bidi="he-IL"/>
              </w:rPr>
              <w:t>State 3 Action</w:t>
            </w:r>
          </w:p>
        </w:tc>
        <w:tc>
          <w:tcPr>
            <w:tcW w:w="990" w:type="dxa"/>
            <w:noWrap/>
            <w:hideMark/>
          </w:tcPr>
          <w:p w14:paraId="5D60156A" w14:textId="77777777" w:rsidR="00D014F9" w:rsidRPr="00B50947" w:rsidRDefault="00D014F9" w:rsidP="002B16D9">
            <w:pPr>
              <w:pStyle w:val="TableText"/>
              <w:rPr>
                <w:lang w:bidi="he-IL"/>
              </w:rPr>
            </w:pPr>
            <w:r w:rsidRPr="00B50947">
              <w:rPr>
                <w:lang w:bidi="he-IL"/>
              </w:rPr>
              <w:t>integer</w:t>
            </w:r>
          </w:p>
        </w:tc>
        <w:tc>
          <w:tcPr>
            <w:tcW w:w="1530" w:type="dxa"/>
            <w:noWrap/>
            <w:hideMark/>
          </w:tcPr>
          <w:p w14:paraId="4A227121" w14:textId="77777777" w:rsidR="00D014F9" w:rsidRPr="00B50947" w:rsidRDefault="00D014F9" w:rsidP="002B16D9">
            <w:pPr>
              <w:pStyle w:val="TableText"/>
              <w:rPr>
                <w:lang w:bidi="he-IL"/>
              </w:rPr>
            </w:pPr>
            <w:r w:rsidRPr="00B50947">
              <w:rPr>
                <w:lang w:bidi="he-IL"/>
              </w:rPr>
              <w:t>state3Action</w:t>
            </w:r>
          </w:p>
        </w:tc>
        <w:tc>
          <w:tcPr>
            <w:tcW w:w="914" w:type="dxa"/>
            <w:noWrap/>
            <w:hideMark/>
          </w:tcPr>
          <w:p w14:paraId="265ACEDD" w14:textId="77777777" w:rsidR="00D014F9" w:rsidRPr="00B50947" w:rsidRDefault="00D014F9" w:rsidP="002B16D9">
            <w:pPr>
              <w:pStyle w:val="TableText"/>
              <w:rPr>
                <w:lang w:bidi="he-IL"/>
              </w:rPr>
            </w:pPr>
            <w:r w:rsidRPr="00B50947">
              <w:rPr>
                <w:lang w:bidi="he-IL"/>
              </w:rPr>
              <w:t>No</w:t>
            </w:r>
          </w:p>
        </w:tc>
        <w:tc>
          <w:tcPr>
            <w:tcW w:w="4113" w:type="dxa"/>
            <w:noWrap/>
            <w:hideMark/>
          </w:tcPr>
          <w:p w14:paraId="04BEBFE4" w14:textId="77777777" w:rsidR="00D014F9" w:rsidRPr="00B50947" w:rsidRDefault="00D014F9" w:rsidP="002B16D9">
            <w:pPr>
              <w:pStyle w:val="TableText"/>
              <w:rPr>
                <w:lang w:bidi="he-IL"/>
              </w:rPr>
            </w:pPr>
            <w:r w:rsidRPr="00B50947">
              <w:rPr>
                <w:lang w:bidi="he-IL"/>
              </w:rPr>
              <w:t>0=do nothing, 1=log data, 2=log data and connect to SA.</w:t>
            </w:r>
          </w:p>
        </w:tc>
      </w:tr>
      <w:tr w:rsidR="00D014F9" w:rsidRPr="00B50947" w14:paraId="0E6FA8F1" w14:textId="77777777" w:rsidTr="00AA29EC">
        <w:trPr>
          <w:trHeight w:val="288"/>
          <w:jc w:val="center"/>
        </w:trPr>
        <w:tc>
          <w:tcPr>
            <w:tcW w:w="1525" w:type="dxa"/>
            <w:noWrap/>
            <w:hideMark/>
          </w:tcPr>
          <w:p w14:paraId="7F6F6CC5" w14:textId="77777777" w:rsidR="00D014F9" w:rsidRPr="00B50947" w:rsidRDefault="00D014F9" w:rsidP="002B16D9">
            <w:pPr>
              <w:pStyle w:val="TableText"/>
              <w:rPr>
                <w:lang w:bidi="he-IL"/>
              </w:rPr>
            </w:pPr>
            <w:r w:rsidRPr="00B50947">
              <w:rPr>
                <w:lang w:bidi="he-IL"/>
              </w:rPr>
              <w:lastRenderedPageBreak/>
              <w:t>State 3 Persistence</w:t>
            </w:r>
          </w:p>
        </w:tc>
        <w:tc>
          <w:tcPr>
            <w:tcW w:w="990" w:type="dxa"/>
            <w:noWrap/>
            <w:hideMark/>
          </w:tcPr>
          <w:p w14:paraId="70ACBBB2" w14:textId="77777777" w:rsidR="00D014F9" w:rsidRPr="00B50947" w:rsidRDefault="00D014F9" w:rsidP="002B16D9">
            <w:pPr>
              <w:pStyle w:val="TableText"/>
              <w:rPr>
                <w:lang w:bidi="he-IL"/>
              </w:rPr>
            </w:pPr>
            <w:r w:rsidRPr="00B50947">
              <w:rPr>
                <w:lang w:bidi="he-IL"/>
              </w:rPr>
              <w:t>integer</w:t>
            </w:r>
          </w:p>
        </w:tc>
        <w:tc>
          <w:tcPr>
            <w:tcW w:w="1530" w:type="dxa"/>
            <w:noWrap/>
            <w:hideMark/>
          </w:tcPr>
          <w:p w14:paraId="2DA99EDD" w14:textId="77777777" w:rsidR="00D014F9" w:rsidRPr="00B50947" w:rsidRDefault="00D014F9" w:rsidP="002B16D9">
            <w:pPr>
              <w:pStyle w:val="TableText"/>
              <w:rPr>
                <w:lang w:bidi="he-IL"/>
              </w:rPr>
            </w:pPr>
            <w:r w:rsidRPr="00B50947">
              <w:rPr>
                <w:lang w:bidi="he-IL"/>
              </w:rPr>
              <w:t>state3Pers</w:t>
            </w:r>
          </w:p>
        </w:tc>
        <w:tc>
          <w:tcPr>
            <w:tcW w:w="914" w:type="dxa"/>
            <w:noWrap/>
            <w:hideMark/>
          </w:tcPr>
          <w:p w14:paraId="5F406038" w14:textId="77777777" w:rsidR="00D014F9" w:rsidRPr="00B50947" w:rsidRDefault="00D014F9" w:rsidP="002B16D9">
            <w:pPr>
              <w:pStyle w:val="TableText"/>
              <w:rPr>
                <w:lang w:bidi="he-IL"/>
              </w:rPr>
            </w:pPr>
            <w:r w:rsidRPr="00B50947">
              <w:rPr>
                <w:lang w:bidi="he-IL"/>
              </w:rPr>
              <w:t>No</w:t>
            </w:r>
          </w:p>
        </w:tc>
        <w:tc>
          <w:tcPr>
            <w:tcW w:w="4113" w:type="dxa"/>
            <w:noWrap/>
            <w:hideMark/>
          </w:tcPr>
          <w:p w14:paraId="43B83FAD" w14:textId="15F3B627" w:rsidR="00D014F9" w:rsidRPr="00B50947" w:rsidRDefault="00D014F9" w:rsidP="002B16D9">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6B866917" w14:textId="77777777" w:rsidTr="00AA29EC">
        <w:trPr>
          <w:trHeight w:val="288"/>
          <w:jc w:val="center"/>
        </w:trPr>
        <w:tc>
          <w:tcPr>
            <w:tcW w:w="1525" w:type="dxa"/>
            <w:noWrap/>
            <w:hideMark/>
          </w:tcPr>
          <w:p w14:paraId="6CB0D7E6" w14:textId="77777777" w:rsidR="00D014F9" w:rsidRPr="00B50947" w:rsidRDefault="00D014F9" w:rsidP="002B16D9">
            <w:pPr>
              <w:pStyle w:val="TableText"/>
              <w:rPr>
                <w:lang w:bidi="he-IL"/>
              </w:rPr>
            </w:pPr>
            <w:r w:rsidRPr="00B50947">
              <w:rPr>
                <w:lang w:bidi="he-IL"/>
              </w:rPr>
              <w:t>State 3 Name</w:t>
            </w:r>
          </w:p>
        </w:tc>
        <w:tc>
          <w:tcPr>
            <w:tcW w:w="990" w:type="dxa"/>
            <w:noWrap/>
            <w:hideMark/>
          </w:tcPr>
          <w:p w14:paraId="57579527" w14:textId="77777777" w:rsidR="00D014F9" w:rsidRPr="00B50947" w:rsidRDefault="00D014F9" w:rsidP="002B16D9">
            <w:pPr>
              <w:pStyle w:val="TableText"/>
              <w:rPr>
                <w:lang w:bidi="he-IL"/>
              </w:rPr>
            </w:pPr>
            <w:r w:rsidRPr="00B50947">
              <w:rPr>
                <w:lang w:bidi="he-IL"/>
              </w:rPr>
              <w:t>string</w:t>
            </w:r>
          </w:p>
        </w:tc>
        <w:tc>
          <w:tcPr>
            <w:tcW w:w="1530" w:type="dxa"/>
            <w:noWrap/>
            <w:hideMark/>
          </w:tcPr>
          <w:p w14:paraId="5601EA15" w14:textId="77777777" w:rsidR="00D014F9" w:rsidRPr="00B50947" w:rsidRDefault="00D014F9" w:rsidP="002B16D9">
            <w:pPr>
              <w:pStyle w:val="TableText"/>
              <w:rPr>
                <w:lang w:bidi="he-IL"/>
              </w:rPr>
            </w:pPr>
            <w:r w:rsidRPr="00B50947">
              <w:rPr>
                <w:lang w:bidi="he-IL"/>
              </w:rPr>
              <w:t>state3Name</w:t>
            </w:r>
          </w:p>
        </w:tc>
        <w:tc>
          <w:tcPr>
            <w:tcW w:w="914" w:type="dxa"/>
            <w:noWrap/>
            <w:hideMark/>
          </w:tcPr>
          <w:p w14:paraId="227E1D91" w14:textId="77777777" w:rsidR="00D014F9" w:rsidRPr="00B50947" w:rsidRDefault="00D014F9" w:rsidP="002B16D9">
            <w:pPr>
              <w:pStyle w:val="TableText"/>
              <w:rPr>
                <w:lang w:bidi="he-IL"/>
              </w:rPr>
            </w:pPr>
            <w:r w:rsidRPr="00B50947">
              <w:rPr>
                <w:lang w:bidi="he-IL"/>
              </w:rPr>
              <w:t>No</w:t>
            </w:r>
          </w:p>
        </w:tc>
        <w:tc>
          <w:tcPr>
            <w:tcW w:w="4113" w:type="dxa"/>
            <w:noWrap/>
            <w:hideMark/>
          </w:tcPr>
          <w:p w14:paraId="5B4119C4" w14:textId="77777777" w:rsidR="00D014F9" w:rsidRPr="00B50947" w:rsidRDefault="00D014F9" w:rsidP="002B16D9">
            <w:pPr>
              <w:pStyle w:val="TableText"/>
              <w:rPr>
                <w:lang w:bidi="he-IL"/>
              </w:rPr>
            </w:pPr>
            <w:r w:rsidRPr="00B50947">
              <w:rPr>
                <w:lang w:bidi="he-IL"/>
              </w:rPr>
              <w:t>Name - name of state, may be used locally. (Optional).</w:t>
            </w:r>
          </w:p>
        </w:tc>
      </w:tr>
      <w:tr w:rsidR="00D014F9" w:rsidRPr="00B50947" w14:paraId="31F46673" w14:textId="77777777" w:rsidTr="00AA29EC">
        <w:trPr>
          <w:trHeight w:val="288"/>
          <w:jc w:val="center"/>
        </w:trPr>
        <w:tc>
          <w:tcPr>
            <w:tcW w:w="1525" w:type="dxa"/>
            <w:noWrap/>
            <w:hideMark/>
          </w:tcPr>
          <w:p w14:paraId="1E7A7EFC" w14:textId="77777777" w:rsidR="00D014F9" w:rsidRPr="00B50947" w:rsidRDefault="00D014F9" w:rsidP="002B16D9">
            <w:pPr>
              <w:pStyle w:val="TableText"/>
              <w:rPr>
                <w:lang w:bidi="he-IL"/>
              </w:rPr>
            </w:pPr>
            <w:r w:rsidRPr="00B50947">
              <w:rPr>
                <w:lang w:bidi="he-IL"/>
              </w:rPr>
              <w:t>State 4 Action</w:t>
            </w:r>
          </w:p>
        </w:tc>
        <w:tc>
          <w:tcPr>
            <w:tcW w:w="990" w:type="dxa"/>
            <w:noWrap/>
            <w:hideMark/>
          </w:tcPr>
          <w:p w14:paraId="5C66451D" w14:textId="77777777" w:rsidR="00D014F9" w:rsidRPr="00B50947" w:rsidRDefault="00D014F9" w:rsidP="002B16D9">
            <w:pPr>
              <w:pStyle w:val="TableText"/>
              <w:rPr>
                <w:lang w:bidi="he-IL"/>
              </w:rPr>
            </w:pPr>
            <w:r w:rsidRPr="00B50947">
              <w:rPr>
                <w:lang w:bidi="he-IL"/>
              </w:rPr>
              <w:t>integer</w:t>
            </w:r>
          </w:p>
        </w:tc>
        <w:tc>
          <w:tcPr>
            <w:tcW w:w="1530" w:type="dxa"/>
            <w:noWrap/>
            <w:hideMark/>
          </w:tcPr>
          <w:p w14:paraId="5A7652E2" w14:textId="77777777" w:rsidR="00D014F9" w:rsidRPr="00B50947" w:rsidRDefault="00D014F9" w:rsidP="002B16D9">
            <w:pPr>
              <w:pStyle w:val="TableText"/>
              <w:rPr>
                <w:lang w:bidi="he-IL"/>
              </w:rPr>
            </w:pPr>
            <w:r w:rsidRPr="00B50947">
              <w:rPr>
                <w:lang w:bidi="he-IL"/>
              </w:rPr>
              <w:t>state4Action</w:t>
            </w:r>
          </w:p>
        </w:tc>
        <w:tc>
          <w:tcPr>
            <w:tcW w:w="914" w:type="dxa"/>
            <w:noWrap/>
            <w:hideMark/>
          </w:tcPr>
          <w:p w14:paraId="085690C8" w14:textId="77777777" w:rsidR="00D014F9" w:rsidRPr="00B50947" w:rsidRDefault="00D014F9" w:rsidP="002B16D9">
            <w:pPr>
              <w:pStyle w:val="TableText"/>
              <w:rPr>
                <w:lang w:bidi="he-IL"/>
              </w:rPr>
            </w:pPr>
            <w:r w:rsidRPr="00B50947">
              <w:rPr>
                <w:lang w:bidi="he-IL"/>
              </w:rPr>
              <w:t>No</w:t>
            </w:r>
          </w:p>
        </w:tc>
        <w:tc>
          <w:tcPr>
            <w:tcW w:w="4113" w:type="dxa"/>
            <w:noWrap/>
            <w:hideMark/>
          </w:tcPr>
          <w:p w14:paraId="7BFCF29D" w14:textId="77777777" w:rsidR="00D014F9" w:rsidRPr="00B50947" w:rsidRDefault="00D014F9" w:rsidP="002B16D9">
            <w:pPr>
              <w:pStyle w:val="TableText"/>
              <w:rPr>
                <w:lang w:bidi="he-IL"/>
              </w:rPr>
            </w:pPr>
            <w:r w:rsidRPr="00B50947">
              <w:rPr>
                <w:lang w:bidi="he-IL"/>
              </w:rPr>
              <w:t>0=do nothing, 1=log data, 2=log data and connect to SA.</w:t>
            </w:r>
          </w:p>
        </w:tc>
      </w:tr>
      <w:tr w:rsidR="00D014F9" w:rsidRPr="00B50947" w14:paraId="261ED3DE" w14:textId="77777777" w:rsidTr="00AA29EC">
        <w:trPr>
          <w:trHeight w:val="288"/>
          <w:jc w:val="center"/>
        </w:trPr>
        <w:tc>
          <w:tcPr>
            <w:tcW w:w="1525" w:type="dxa"/>
            <w:noWrap/>
            <w:hideMark/>
          </w:tcPr>
          <w:p w14:paraId="080B1589" w14:textId="77777777" w:rsidR="00D014F9" w:rsidRPr="00B50947" w:rsidRDefault="00D014F9" w:rsidP="002B16D9">
            <w:pPr>
              <w:pStyle w:val="TableText"/>
              <w:rPr>
                <w:lang w:bidi="he-IL"/>
              </w:rPr>
            </w:pPr>
            <w:r w:rsidRPr="00B50947">
              <w:rPr>
                <w:lang w:bidi="he-IL"/>
              </w:rPr>
              <w:t>State 4 Persistence</w:t>
            </w:r>
          </w:p>
        </w:tc>
        <w:tc>
          <w:tcPr>
            <w:tcW w:w="990" w:type="dxa"/>
            <w:noWrap/>
            <w:hideMark/>
          </w:tcPr>
          <w:p w14:paraId="2C45CE63" w14:textId="77777777" w:rsidR="00D014F9" w:rsidRPr="00B50947" w:rsidRDefault="00D014F9" w:rsidP="002B16D9">
            <w:pPr>
              <w:pStyle w:val="TableText"/>
              <w:rPr>
                <w:lang w:bidi="he-IL"/>
              </w:rPr>
            </w:pPr>
            <w:r w:rsidRPr="00B50947">
              <w:rPr>
                <w:lang w:bidi="he-IL"/>
              </w:rPr>
              <w:t>integer</w:t>
            </w:r>
          </w:p>
        </w:tc>
        <w:tc>
          <w:tcPr>
            <w:tcW w:w="1530" w:type="dxa"/>
            <w:noWrap/>
            <w:hideMark/>
          </w:tcPr>
          <w:p w14:paraId="0D0B667D" w14:textId="77777777" w:rsidR="00D014F9" w:rsidRPr="00B50947" w:rsidRDefault="00D014F9" w:rsidP="002B16D9">
            <w:pPr>
              <w:pStyle w:val="TableText"/>
              <w:rPr>
                <w:lang w:bidi="he-IL"/>
              </w:rPr>
            </w:pPr>
            <w:r w:rsidRPr="00B50947">
              <w:rPr>
                <w:lang w:bidi="he-IL"/>
              </w:rPr>
              <w:t>state4Pers</w:t>
            </w:r>
          </w:p>
        </w:tc>
        <w:tc>
          <w:tcPr>
            <w:tcW w:w="914" w:type="dxa"/>
            <w:noWrap/>
            <w:hideMark/>
          </w:tcPr>
          <w:p w14:paraId="09677792" w14:textId="77777777" w:rsidR="00D014F9" w:rsidRPr="00B50947" w:rsidRDefault="00D014F9" w:rsidP="002B16D9">
            <w:pPr>
              <w:pStyle w:val="TableText"/>
              <w:rPr>
                <w:lang w:bidi="he-IL"/>
              </w:rPr>
            </w:pPr>
            <w:r w:rsidRPr="00B50947">
              <w:rPr>
                <w:lang w:bidi="he-IL"/>
              </w:rPr>
              <w:t>No</w:t>
            </w:r>
          </w:p>
        </w:tc>
        <w:tc>
          <w:tcPr>
            <w:tcW w:w="4113" w:type="dxa"/>
            <w:noWrap/>
            <w:hideMark/>
          </w:tcPr>
          <w:p w14:paraId="6162CB51" w14:textId="419FBB2D" w:rsidR="00D014F9" w:rsidRPr="00B50947" w:rsidRDefault="00D014F9" w:rsidP="002B16D9">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3DED9C6F" w14:textId="77777777" w:rsidTr="00AA29EC">
        <w:trPr>
          <w:trHeight w:val="288"/>
          <w:jc w:val="center"/>
        </w:trPr>
        <w:tc>
          <w:tcPr>
            <w:tcW w:w="1525" w:type="dxa"/>
            <w:noWrap/>
            <w:hideMark/>
          </w:tcPr>
          <w:p w14:paraId="07B2C5A4" w14:textId="77777777" w:rsidR="00D014F9" w:rsidRPr="00B50947" w:rsidRDefault="00D014F9" w:rsidP="002B16D9">
            <w:pPr>
              <w:pStyle w:val="TableText"/>
              <w:rPr>
                <w:lang w:bidi="he-IL"/>
              </w:rPr>
            </w:pPr>
            <w:r w:rsidRPr="00B50947">
              <w:rPr>
                <w:lang w:bidi="he-IL"/>
              </w:rPr>
              <w:t>State 4 Name</w:t>
            </w:r>
          </w:p>
        </w:tc>
        <w:tc>
          <w:tcPr>
            <w:tcW w:w="990" w:type="dxa"/>
            <w:noWrap/>
            <w:hideMark/>
          </w:tcPr>
          <w:p w14:paraId="7054DDD2" w14:textId="77777777" w:rsidR="00D014F9" w:rsidRPr="00B50947" w:rsidRDefault="00D014F9" w:rsidP="002B16D9">
            <w:pPr>
              <w:pStyle w:val="TableText"/>
              <w:rPr>
                <w:lang w:bidi="he-IL"/>
              </w:rPr>
            </w:pPr>
            <w:r w:rsidRPr="00B50947">
              <w:rPr>
                <w:lang w:bidi="he-IL"/>
              </w:rPr>
              <w:t>string</w:t>
            </w:r>
          </w:p>
        </w:tc>
        <w:tc>
          <w:tcPr>
            <w:tcW w:w="1530" w:type="dxa"/>
            <w:noWrap/>
            <w:hideMark/>
          </w:tcPr>
          <w:p w14:paraId="02CEB8CE" w14:textId="77777777" w:rsidR="00D014F9" w:rsidRPr="00B50947" w:rsidRDefault="00D014F9" w:rsidP="002B16D9">
            <w:pPr>
              <w:pStyle w:val="TableText"/>
              <w:rPr>
                <w:lang w:bidi="he-IL"/>
              </w:rPr>
            </w:pPr>
            <w:r w:rsidRPr="00B50947">
              <w:rPr>
                <w:lang w:bidi="he-IL"/>
              </w:rPr>
              <w:t>state4Name</w:t>
            </w:r>
          </w:p>
        </w:tc>
        <w:tc>
          <w:tcPr>
            <w:tcW w:w="914" w:type="dxa"/>
            <w:noWrap/>
            <w:hideMark/>
          </w:tcPr>
          <w:p w14:paraId="4F945F85" w14:textId="77777777" w:rsidR="00D014F9" w:rsidRPr="00B50947" w:rsidRDefault="00D014F9" w:rsidP="002B16D9">
            <w:pPr>
              <w:pStyle w:val="TableText"/>
              <w:rPr>
                <w:lang w:bidi="he-IL"/>
              </w:rPr>
            </w:pPr>
            <w:r w:rsidRPr="00B50947">
              <w:rPr>
                <w:lang w:bidi="he-IL"/>
              </w:rPr>
              <w:t>No</w:t>
            </w:r>
          </w:p>
        </w:tc>
        <w:tc>
          <w:tcPr>
            <w:tcW w:w="4113" w:type="dxa"/>
            <w:noWrap/>
            <w:hideMark/>
          </w:tcPr>
          <w:p w14:paraId="0A21635D" w14:textId="77777777" w:rsidR="00D014F9" w:rsidRPr="00B50947" w:rsidRDefault="00D014F9" w:rsidP="002B16D9">
            <w:pPr>
              <w:pStyle w:val="TableText"/>
              <w:rPr>
                <w:lang w:bidi="he-IL"/>
              </w:rPr>
            </w:pPr>
            <w:r w:rsidRPr="00B50947">
              <w:rPr>
                <w:lang w:bidi="he-IL"/>
              </w:rPr>
              <w:t>Name - name of state, may be used locally. (Optional).</w:t>
            </w:r>
          </w:p>
        </w:tc>
      </w:tr>
      <w:tr w:rsidR="00D014F9" w:rsidRPr="00B50947" w14:paraId="3F864D45" w14:textId="77777777" w:rsidTr="00AA29EC">
        <w:trPr>
          <w:trHeight w:val="288"/>
          <w:jc w:val="center"/>
        </w:trPr>
        <w:tc>
          <w:tcPr>
            <w:tcW w:w="1525" w:type="dxa"/>
            <w:noWrap/>
            <w:hideMark/>
          </w:tcPr>
          <w:p w14:paraId="5F972A42" w14:textId="77777777" w:rsidR="00D014F9" w:rsidRPr="00B50947" w:rsidRDefault="00D014F9" w:rsidP="002B16D9">
            <w:pPr>
              <w:pStyle w:val="TableText"/>
              <w:rPr>
                <w:lang w:bidi="he-IL"/>
              </w:rPr>
            </w:pPr>
            <w:r w:rsidRPr="00B50947">
              <w:rPr>
                <w:lang w:bidi="he-IL"/>
              </w:rPr>
              <w:t>State 5 Action</w:t>
            </w:r>
          </w:p>
        </w:tc>
        <w:tc>
          <w:tcPr>
            <w:tcW w:w="990" w:type="dxa"/>
            <w:noWrap/>
            <w:hideMark/>
          </w:tcPr>
          <w:p w14:paraId="453D214F" w14:textId="77777777" w:rsidR="00D014F9" w:rsidRPr="00B50947" w:rsidRDefault="00D014F9" w:rsidP="002B16D9">
            <w:pPr>
              <w:pStyle w:val="TableText"/>
              <w:rPr>
                <w:lang w:bidi="he-IL"/>
              </w:rPr>
            </w:pPr>
            <w:r w:rsidRPr="00B50947">
              <w:rPr>
                <w:lang w:bidi="he-IL"/>
              </w:rPr>
              <w:t>integer</w:t>
            </w:r>
          </w:p>
        </w:tc>
        <w:tc>
          <w:tcPr>
            <w:tcW w:w="1530" w:type="dxa"/>
            <w:noWrap/>
            <w:hideMark/>
          </w:tcPr>
          <w:p w14:paraId="5533ACCA" w14:textId="77777777" w:rsidR="00D014F9" w:rsidRPr="00B50947" w:rsidRDefault="00D014F9" w:rsidP="002B16D9">
            <w:pPr>
              <w:pStyle w:val="TableText"/>
              <w:rPr>
                <w:lang w:bidi="he-IL"/>
              </w:rPr>
            </w:pPr>
            <w:r w:rsidRPr="00B50947">
              <w:rPr>
                <w:lang w:bidi="he-IL"/>
              </w:rPr>
              <w:t>state5Action</w:t>
            </w:r>
          </w:p>
        </w:tc>
        <w:tc>
          <w:tcPr>
            <w:tcW w:w="914" w:type="dxa"/>
            <w:noWrap/>
            <w:hideMark/>
          </w:tcPr>
          <w:p w14:paraId="3A789A19" w14:textId="77777777" w:rsidR="00D014F9" w:rsidRPr="00B50947" w:rsidRDefault="00D014F9" w:rsidP="002B16D9">
            <w:pPr>
              <w:pStyle w:val="TableText"/>
              <w:rPr>
                <w:lang w:bidi="he-IL"/>
              </w:rPr>
            </w:pPr>
            <w:r w:rsidRPr="00B50947">
              <w:rPr>
                <w:lang w:bidi="he-IL"/>
              </w:rPr>
              <w:t>No</w:t>
            </w:r>
          </w:p>
        </w:tc>
        <w:tc>
          <w:tcPr>
            <w:tcW w:w="4113" w:type="dxa"/>
            <w:noWrap/>
            <w:hideMark/>
          </w:tcPr>
          <w:p w14:paraId="3FBC8D52" w14:textId="77777777" w:rsidR="00D014F9" w:rsidRPr="00B50947" w:rsidRDefault="00D014F9" w:rsidP="002B16D9">
            <w:pPr>
              <w:pStyle w:val="TableText"/>
              <w:rPr>
                <w:lang w:bidi="he-IL"/>
              </w:rPr>
            </w:pPr>
            <w:r w:rsidRPr="00B50947">
              <w:rPr>
                <w:lang w:bidi="he-IL"/>
              </w:rPr>
              <w:t>0=do nothing, 1=log data, 2=log data and connect to SA.</w:t>
            </w:r>
          </w:p>
        </w:tc>
      </w:tr>
      <w:tr w:rsidR="00D014F9" w:rsidRPr="00B50947" w14:paraId="673C044D" w14:textId="77777777" w:rsidTr="00AA29EC">
        <w:trPr>
          <w:trHeight w:val="288"/>
          <w:jc w:val="center"/>
        </w:trPr>
        <w:tc>
          <w:tcPr>
            <w:tcW w:w="1525" w:type="dxa"/>
            <w:noWrap/>
            <w:hideMark/>
          </w:tcPr>
          <w:p w14:paraId="1E4F18AD" w14:textId="77777777" w:rsidR="00D014F9" w:rsidRPr="00B50947" w:rsidRDefault="00D014F9" w:rsidP="002B16D9">
            <w:pPr>
              <w:pStyle w:val="TableText"/>
              <w:rPr>
                <w:lang w:bidi="he-IL"/>
              </w:rPr>
            </w:pPr>
            <w:r w:rsidRPr="00B50947">
              <w:rPr>
                <w:lang w:bidi="he-IL"/>
              </w:rPr>
              <w:t>State 5 Persistence</w:t>
            </w:r>
          </w:p>
        </w:tc>
        <w:tc>
          <w:tcPr>
            <w:tcW w:w="990" w:type="dxa"/>
            <w:noWrap/>
            <w:hideMark/>
          </w:tcPr>
          <w:p w14:paraId="5B7258B2" w14:textId="77777777" w:rsidR="00D014F9" w:rsidRPr="00B50947" w:rsidRDefault="00D014F9" w:rsidP="002B16D9">
            <w:pPr>
              <w:pStyle w:val="TableText"/>
              <w:rPr>
                <w:lang w:bidi="he-IL"/>
              </w:rPr>
            </w:pPr>
            <w:r w:rsidRPr="00B50947">
              <w:rPr>
                <w:lang w:bidi="he-IL"/>
              </w:rPr>
              <w:t>integer</w:t>
            </w:r>
          </w:p>
        </w:tc>
        <w:tc>
          <w:tcPr>
            <w:tcW w:w="1530" w:type="dxa"/>
            <w:noWrap/>
            <w:hideMark/>
          </w:tcPr>
          <w:p w14:paraId="4CC1992D" w14:textId="77777777" w:rsidR="00D014F9" w:rsidRPr="00B50947" w:rsidRDefault="00D014F9" w:rsidP="002B16D9">
            <w:pPr>
              <w:pStyle w:val="TableText"/>
              <w:rPr>
                <w:lang w:bidi="he-IL"/>
              </w:rPr>
            </w:pPr>
            <w:r w:rsidRPr="00B50947">
              <w:rPr>
                <w:lang w:bidi="he-IL"/>
              </w:rPr>
              <w:t>state5Pers</w:t>
            </w:r>
          </w:p>
        </w:tc>
        <w:tc>
          <w:tcPr>
            <w:tcW w:w="914" w:type="dxa"/>
            <w:noWrap/>
            <w:hideMark/>
          </w:tcPr>
          <w:p w14:paraId="3A1E3E7F" w14:textId="77777777" w:rsidR="00D014F9" w:rsidRPr="00B50947" w:rsidRDefault="00D014F9" w:rsidP="002B16D9">
            <w:pPr>
              <w:pStyle w:val="TableText"/>
              <w:rPr>
                <w:lang w:bidi="he-IL"/>
              </w:rPr>
            </w:pPr>
            <w:r w:rsidRPr="00B50947">
              <w:rPr>
                <w:lang w:bidi="he-IL"/>
              </w:rPr>
              <w:t>No</w:t>
            </w:r>
          </w:p>
        </w:tc>
        <w:tc>
          <w:tcPr>
            <w:tcW w:w="4113" w:type="dxa"/>
            <w:noWrap/>
            <w:hideMark/>
          </w:tcPr>
          <w:p w14:paraId="35505E3C" w14:textId="27DC925A" w:rsidR="00D014F9" w:rsidRPr="00B50947" w:rsidRDefault="00D014F9" w:rsidP="002B16D9">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60EF74CD" w14:textId="77777777" w:rsidTr="00AA29EC">
        <w:trPr>
          <w:trHeight w:val="288"/>
          <w:jc w:val="center"/>
        </w:trPr>
        <w:tc>
          <w:tcPr>
            <w:tcW w:w="1525" w:type="dxa"/>
            <w:noWrap/>
            <w:hideMark/>
          </w:tcPr>
          <w:p w14:paraId="047DFC61" w14:textId="77777777" w:rsidR="00D014F9" w:rsidRPr="00B50947" w:rsidRDefault="00D014F9" w:rsidP="002B16D9">
            <w:pPr>
              <w:pStyle w:val="TableText"/>
              <w:rPr>
                <w:lang w:bidi="he-IL"/>
              </w:rPr>
            </w:pPr>
            <w:r w:rsidRPr="00B50947">
              <w:rPr>
                <w:lang w:bidi="he-IL"/>
              </w:rPr>
              <w:t>State 5 Name</w:t>
            </w:r>
          </w:p>
        </w:tc>
        <w:tc>
          <w:tcPr>
            <w:tcW w:w="990" w:type="dxa"/>
            <w:noWrap/>
            <w:hideMark/>
          </w:tcPr>
          <w:p w14:paraId="7047D91F" w14:textId="77777777" w:rsidR="00D014F9" w:rsidRPr="00B50947" w:rsidRDefault="00D014F9" w:rsidP="002B16D9">
            <w:pPr>
              <w:pStyle w:val="TableText"/>
              <w:rPr>
                <w:lang w:bidi="he-IL"/>
              </w:rPr>
            </w:pPr>
            <w:r w:rsidRPr="00B50947">
              <w:rPr>
                <w:lang w:bidi="he-IL"/>
              </w:rPr>
              <w:t>string</w:t>
            </w:r>
          </w:p>
        </w:tc>
        <w:tc>
          <w:tcPr>
            <w:tcW w:w="1530" w:type="dxa"/>
            <w:noWrap/>
            <w:hideMark/>
          </w:tcPr>
          <w:p w14:paraId="0F6169D5" w14:textId="77777777" w:rsidR="00D014F9" w:rsidRPr="00B50947" w:rsidRDefault="00D014F9" w:rsidP="002B16D9">
            <w:pPr>
              <w:pStyle w:val="TableText"/>
              <w:rPr>
                <w:lang w:bidi="he-IL"/>
              </w:rPr>
            </w:pPr>
            <w:r w:rsidRPr="00B50947">
              <w:rPr>
                <w:lang w:bidi="he-IL"/>
              </w:rPr>
              <w:t>state5Name</w:t>
            </w:r>
          </w:p>
        </w:tc>
        <w:tc>
          <w:tcPr>
            <w:tcW w:w="914" w:type="dxa"/>
            <w:noWrap/>
            <w:hideMark/>
          </w:tcPr>
          <w:p w14:paraId="2725D5B0" w14:textId="77777777" w:rsidR="00D014F9" w:rsidRPr="00B50947" w:rsidRDefault="00D014F9" w:rsidP="002B16D9">
            <w:pPr>
              <w:pStyle w:val="TableText"/>
              <w:rPr>
                <w:lang w:bidi="he-IL"/>
              </w:rPr>
            </w:pPr>
            <w:r w:rsidRPr="00B50947">
              <w:rPr>
                <w:lang w:bidi="he-IL"/>
              </w:rPr>
              <w:t>No</w:t>
            </w:r>
          </w:p>
        </w:tc>
        <w:tc>
          <w:tcPr>
            <w:tcW w:w="4113" w:type="dxa"/>
            <w:noWrap/>
            <w:hideMark/>
          </w:tcPr>
          <w:p w14:paraId="71839B73" w14:textId="77777777" w:rsidR="00D014F9" w:rsidRPr="00B50947" w:rsidRDefault="00D014F9" w:rsidP="002B16D9">
            <w:pPr>
              <w:pStyle w:val="TableText"/>
              <w:rPr>
                <w:lang w:bidi="he-IL"/>
              </w:rPr>
            </w:pPr>
            <w:r w:rsidRPr="00B50947">
              <w:rPr>
                <w:lang w:bidi="he-IL"/>
              </w:rPr>
              <w:t>Name - name of state, may be used locally. (Optional).</w:t>
            </w:r>
          </w:p>
        </w:tc>
      </w:tr>
      <w:tr w:rsidR="00D014F9" w:rsidRPr="00B50947" w14:paraId="74F29FF1" w14:textId="77777777" w:rsidTr="00AA29EC">
        <w:trPr>
          <w:trHeight w:val="288"/>
          <w:jc w:val="center"/>
        </w:trPr>
        <w:tc>
          <w:tcPr>
            <w:tcW w:w="1525" w:type="dxa"/>
            <w:noWrap/>
            <w:hideMark/>
          </w:tcPr>
          <w:p w14:paraId="5D60B736" w14:textId="77777777" w:rsidR="00D014F9" w:rsidRPr="00B50947" w:rsidRDefault="00D014F9" w:rsidP="002B16D9">
            <w:pPr>
              <w:pStyle w:val="TableText"/>
              <w:rPr>
                <w:lang w:bidi="he-IL"/>
              </w:rPr>
            </w:pPr>
            <w:r w:rsidRPr="00B50947">
              <w:rPr>
                <w:lang w:bidi="he-IL"/>
              </w:rPr>
              <w:t>State 6 Action</w:t>
            </w:r>
          </w:p>
        </w:tc>
        <w:tc>
          <w:tcPr>
            <w:tcW w:w="990" w:type="dxa"/>
            <w:noWrap/>
            <w:hideMark/>
          </w:tcPr>
          <w:p w14:paraId="62616B2E" w14:textId="77777777" w:rsidR="00D014F9" w:rsidRPr="00B50947" w:rsidRDefault="00D014F9" w:rsidP="002B16D9">
            <w:pPr>
              <w:pStyle w:val="TableText"/>
              <w:rPr>
                <w:lang w:bidi="he-IL"/>
              </w:rPr>
            </w:pPr>
            <w:r w:rsidRPr="00B50947">
              <w:rPr>
                <w:lang w:bidi="he-IL"/>
              </w:rPr>
              <w:t>integer</w:t>
            </w:r>
          </w:p>
        </w:tc>
        <w:tc>
          <w:tcPr>
            <w:tcW w:w="1530" w:type="dxa"/>
            <w:noWrap/>
            <w:hideMark/>
          </w:tcPr>
          <w:p w14:paraId="4E59B860" w14:textId="77777777" w:rsidR="00D014F9" w:rsidRPr="00B50947" w:rsidRDefault="00D014F9" w:rsidP="002B16D9">
            <w:pPr>
              <w:pStyle w:val="TableText"/>
              <w:rPr>
                <w:lang w:bidi="he-IL"/>
              </w:rPr>
            </w:pPr>
            <w:r w:rsidRPr="00B50947">
              <w:rPr>
                <w:lang w:bidi="he-IL"/>
              </w:rPr>
              <w:t>state6Action</w:t>
            </w:r>
          </w:p>
        </w:tc>
        <w:tc>
          <w:tcPr>
            <w:tcW w:w="914" w:type="dxa"/>
            <w:noWrap/>
            <w:hideMark/>
          </w:tcPr>
          <w:p w14:paraId="63030D98" w14:textId="77777777" w:rsidR="00D014F9" w:rsidRPr="00B50947" w:rsidRDefault="00D014F9" w:rsidP="002B16D9">
            <w:pPr>
              <w:pStyle w:val="TableText"/>
              <w:rPr>
                <w:lang w:bidi="he-IL"/>
              </w:rPr>
            </w:pPr>
            <w:r w:rsidRPr="00B50947">
              <w:rPr>
                <w:lang w:bidi="he-IL"/>
              </w:rPr>
              <w:t>No</w:t>
            </w:r>
          </w:p>
        </w:tc>
        <w:tc>
          <w:tcPr>
            <w:tcW w:w="4113" w:type="dxa"/>
            <w:noWrap/>
            <w:hideMark/>
          </w:tcPr>
          <w:p w14:paraId="072D6E71" w14:textId="77777777" w:rsidR="00D014F9" w:rsidRPr="00B50947" w:rsidRDefault="00D014F9" w:rsidP="002B16D9">
            <w:pPr>
              <w:pStyle w:val="TableText"/>
              <w:rPr>
                <w:lang w:bidi="he-IL"/>
              </w:rPr>
            </w:pPr>
            <w:r w:rsidRPr="00B50947">
              <w:rPr>
                <w:lang w:bidi="he-IL"/>
              </w:rPr>
              <w:t>0=do nothing, 1=log data, 2=log data and connect to SA.</w:t>
            </w:r>
          </w:p>
        </w:tc>
      </w:tr>
      <w:tr w:rsidR="00D014F9" w:rsidRPr="00B50947" w14:paraId="253EA3F6" w14:textId="77777777" w:rsidTr="00AA29EC">
        <w:trPr>
          <w:trHeight w:val="288"/>
          <w:jc w:val="center"/>
        </w:trPr>
        <w:tc>
          <w:tcPr>
            <w:tcW w:w="1525" w:type="dxa"/>
            <w:noWrap/>
            <w:hideMark/>
          </w:tcPr>
          <w:p w14:paraId="1AEED7EA" w14:textId="77777777" w:rsidR="00D014F9" w:rsidRPr="00B50947" w:rsidRDefault="00D014F9" w:rsidP="002B16D9">
            <w:pPr>
              <w:pStyle w:val="TableText"/>
              <w:rPr>
                <w:lang w:bidi="he-IL"/>
              </w:rPr>
            </w:pPr>
            <w:r w:rsidRPr="00B50947">
              <w:rPr>
                <w:lang w:bidi="he-IL"/>
              </w:rPr>
              <w:t>State 6 Persistence</w:t>
            </w:r>
          </w:p>
        </w:tc>
        <w:tc>
          <w:tcPr>
            <w:tcW w:w="990" w:type="dxa"/>
            <w:noWrap/>
            <w:hideMark/>
          </w:tcPr>
          <w:p w14:paraId="57DDED1F" w14:textId="77777777" w:rsidR="00D014F9" w:rsidRPr="00B50947" w:rsidRDefault="00D014F9" w:rsidP="002B16D9">
            <w:pPr>
              <w:pStyle w:val="TableText"/>
              <w:rPr>
                <w:lang w:bidi="he-IL"/>
              </w:rPr>
            </w:pPr>
            <w:r w:rsidRPr="00B50947">
              <w:rPr>
                <w:lang w:bidi="he-IL"/>
              </w:rPr>
              <w:t>integer</w:t>
            </w:r>
          </w:p>
        </w:tc>
        <w:tc>
          <w:tcPr>
            <w:tcW w:w="1530" w:type="dxa"/>
            <w:noWrap/>
            <w:hideMark/>
          </w:tcPr>
          <w:p w14:paraId="77DE922E" w14:textId="77777777" w:rsidR="00D014F9" w:rsidRPr="00B50947" w:rsidRDefault="00D014F9" w:rsidP="002B16D9">
            <w:pPr>
              <w:pStyle w:val="TableText"/>
              <w:rPr>
                <w:lang w:bidi="he-IL"/>
              </w:rPr>
            </w:pPr>
            <w:r w:rsidRPr="00B50947">
              <w:rPr>
                <w:lang w:bidi="he-IL"/>
              </w:rPr>
              <w:t>state6Pers</w:t>
            </w:r>
          </w:p>
        </w:tc>
        <w:tc>
          <w:tcPr>
            <w:tcW w:w="914" w:type="dxa"/>
            <w:noWrap/>
            <w:hideMark/>
          </w:tcPr>
          <w:p w14:paraId="309AD956" w14:textId="77777777" w:rsidR="00D014F9" w:rsidRPr="00B50947" w:rsidRDefault="00D014F9" w:rsidP="002B16D9">
            <w:pPr>
              <w:pStyle w:val="TableText"/>
              <w:rPr>
                <w:lang w:bidi="he-IL"/>
              </w:rPr>
            </w:pPr>
            <w:r w:rsidRPr="00B50947">
              <w:rPr>
                <w:lang w:bidi="he-IL"/>
              </w:rPr>
              <w:t>No</w:t>
            </w:r>
          </w:p>
        </w:tc>
        <w:tc>
          <w:tcPr>
            <w:tcW w:w="4113" w:type="dxa"/>
            <w:noWrap/>
            <w:hideMark/>
          </w:tcPr>
          <w:p w14:paraId="3F907E00" w14:textId="53E75AD7" w:rsidR="00D014F9" w:rsidRPr="00B50947" w:rsidRDefault="00D014F9" w:rsidP="002B16D9">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6F3E06A0" w14:textId="77777777" w:rsidTr="00AA29EC">
        <w:trPr>
          <w:trHeight w:val="288"/>
          <w:jc w:val="center"/>
        </w:trPr>
        <w:tc>
          <w:tcPr>
            <w:tcW w:w="1525" w:type="dxa"/>
            <w:noWrap/>
            <w:hideMark/>
          </w:tcPr>
          <w:p w14:paraId="6F24E5A9" w14:textId="77777777" w:rsidR="00D014F9" w:rsidRPr="00B50947" w:rsidRDefault="00D014F9" w:rsidP="002B16D9">
            <w:pPr>
              <w:pStyle w:val="TableText"/>
              <w:rPr>
                <w:lang w:bidi="he-IL"/>
              </w:rPr>
            </w:pPr>
            <w:r w:rsidRPr="00B50947">
              <w:rPr>
                <w:lang w:bidi="he-IL"/>
              </w:rPr>
              <w:t>State 6 Name</w:t>
            </w:r>
          </w:p>
        </w:tc>
        <w:tc>
          <w:tcPr>
            <w:tcW w:w="990" w:type="dxa"/>
            <w:noWrap/>
            <w:hideMark/>
          </w:tcPr>
          <w:p w14:paraId="758B87AA" w14:textId="77777777" w:rsidR="00D014F9" w:rsidRPr="00B50947" w:rsidRDefault="00D014F9" w:rsidP="002B16D9">
            <w:pPr>
              <w:pStyle w:val="TableText"/>
              <w:rPr>
                <w:lang w:bidi="he-IL"/>
              </w:rPr>
            </w:pPr>
            <w:r w:rsidRPr="00B50947">
              <w:rPr>
                <w:lang w:bidi="he-IL"/>
              </w:rPr>
              <w:t>string</w:t>
            </w:r>
          </w:p>
        </w:tc>
        <w:tc>
          <w:tcPr>
            <w:tcW w:w="1530" w:type="dxa"/>
            <w:noWrap/>
            <w:hideMark/>
          </w:tcPr>
          <w:p w14:paraId="04E08DF5" w14:textId="77777777" w:rsidR="00D014F9" w:rsidRPr="00B50947" w:rsidRDefault="00D014F9" w:rsidP="002B16D9">
            <w:pPr>
              <w:pStyle w:val="TableText"/>
              <w:rPr>
                <w:lang w:bidi="he-IL"/>
              </w:rPr>
            </w:pPr>
            <w:r w:rsidRPr="00B50947">
              <w:rPr>
                <w:lang w:bidi="he-IL"/>
              </w:rPr>
              <w:t>state6Name</w:t>
            </w:r>
          </w:p>
        </w:tc>
        <w:tc>
          <w:tcPr>
            <w:tcW w:w="914" w:type="dxa"/>
            <w:noWrap/>
            <w:hideMark/>
          </w:tcPr>
          <w:p w14:paraId="35B29399" w14:textId="77777777" w:rsidR="00D014F9" w:rsidRPr="00B50947" w:rsidRDefault="00D014F9" w:rsidP="002B16D9">
            <w:pPr>
              <w:pStyle w:val="TableText"/>
              <w:rPr>
                <w:lang w:bidi="he-IL"/>
              </w:rPr>
            </w:pPr>
            <w:r w:rsidRPr="00B50947">
              <w:rPr>
                <w:lang w:bidi="he-IL"/>
              </w:rPr>
              <w:t>No</w:t>
            </w:r>
          </w:p>
        </w:tc>
        <w:tc>
          <w:tcPr>
            <w:tcW w:w="4113" w:type="dxa"/>
            <w:noWrap/>
            <w:hideMark/>
          </w:tcPr>
          <w:p w14:paraId="1ED512C6" w14:textId="77777777" w:rsidR="00D014F9" w:rsidRPr="00B50947" w:rsidRDefault="00D014F9" w:rsidP="002B16D9">
            <w:pPr>
              <w:pStyle w:val="TableText"/>
              <w:rPr>
                <w:lang w:bidi="he-IL"/>
              </w:rPr>
            </w:pPr>
            <w:r w:rsidRPr="00B50947">
              <w:rPr>
                <w:lang w:bidi="he-IL"/>
              </w:rPr>
              <w:t>Name - name of state, may be used locally. (Optional).</w:t>
            </w:r>
          </w:p>
        </w:tc>
      </w:tr>
      <w:tr w:rsidR="00D014F9" w:rsidRPr="00B50947" w14:paraId="7B280FA3" w14:textId="77777777" w:rsidTr="00AA29EC">
        <w:trPr>
          <w:trHeight w:val="288"/>
          <w:jc w:val="center"/>
        </w:trPr>
        <w:tc>
          <w:tcPr>
            <w:tcW w:w="1525" w:type="dxa"/>
            <w:noWrap/>
            <w:hideMark/>
          </w:tcPr>
          <w:p w14:paraId="39911A04" w14:textId="77777777" w:rsidR="00D014F9" w:rsidRPr="00B50947" w:rsidRDefault="00D014F9" w:rsidP="002B16D9">
            <w:pPr>
              <w:pStyle w:val="TableText"/>
              <w:rPr>
                <w:lang w:bidi="he-IL"/>
              </w:rPr>
            </w:pPr>
            <w:r w:rsidRPr="00B50947">
              <w:rPr>
                <w:lang w:bidi="he-IL"/>
              </w:rPr>
              <w:t>State 7 Action</w:t>
            </w:r>
          </w:p>
        </w:tc>
        <w:tc>
          <w:tcPr>
            <w:tcW w:w="990" w:type="dxa"/>
            <w:noWrap/>
            <w:hideMark/>
          </w:tcPr>
          <w:p w14:paraId="0E9FE8E4" w14:textId="77777777" w:rsidR="00D014F9" w:rsidRPr="00B50947" w:rsidRDefault="00D014F9" w:rsidP="002B16D9">
            <w:pPr>
              <w:pStyle w:val="TableText"/>
              <w:rPr>
                <w:lang w:bidi="he-IL"/>
              </w:rPr>
            </w:pPr>
            <w:r w:rsidRPr="00B50947">
              <w:rPr>
                <w:lang w:bidi="he-IL"/>
              </w:rPr>
              <w:t>integer</w:t>
            </w:r>
          </w:p>
        </w:tc>
        <w:tc>
          <w:tcPr>
            <w:tcW w:w="1530" w:type="dxa"/>
            <w:noWrap/>
            <w:hideMark/>
          </w:tcPr>
          <w:p w14:paraId="27B639B6" w14:textId="77777777" w:rsidR="00D014F9" w:rsidRPr="00B50947" w:rsidRDefault="00D014F9" w:rsidP="002B16D9">
            <w:pPr>
              <w:pStyle w:val="TableText"/>
              <w:rPr>
                <w:lang w:bidi="he-IL"/>
              </w:rPr>
            </w:pPr>
            <w:r w:rsidRPr="00B50947">
              <w:rPr>
                <w:lang w:bidi="he-IL"/>
              </w:rPr>
              <w:t>state7Action</w:t>
            </w:r>
          </w:p>
        </w:tc>
        <w:tc>
          <w:tcPr>
            <w:tcW w:w="914" w:type="dxa"/>
            <w:noWrap/>
            <w:hideMark/>
          </w:tcPr>
          <w:p w14:paraId="14D0CE84" w14:textId="77777777" w:rsidR="00D014F9" w:rsidRPr="00B50947" w:rsidRDefault="00D014F9" w:rsidP="002B16D9">
            <w:pPr>
              <w:pStyle w:val="TableText"/>
              <w:rPr>
                <w:lang w:bidi="he-IL"/>
              </w:rPr>
            </w:pPr>
            <w:r w:rsidRPr="00B50947">
              <w:rPr>
                <w:lang w:bidi="he-IL"/>
              </w:rPr>
              <w:t>No</w:t>
            </w:r>
          </w:p>
        </w:tc>
        <w:tc>
          <w:tcPr>
            <w:tcW w:w="4113" w:type="dxa"/>
            <w:noWrap/>
            <w:hideMark/>
          </w:tcPr>
          <w:p w14:paraId="298F57CD" w14:textId="77777777" w:rsidR="00D014F9" w:rsidRPr="00B50947" w:rsidRDefault="00D014F9" w:rsidP="002B16D9">
            <w:pPr>
              <w:pStyle w:val="TableText"/>
              <w:rPr>
                <w:lang w:bidi="he-IL"/>
              </w:rPr>
            </w:pPr>
            <w:r w:rsidRPr="00B50947">
              <w:rPr>
                <w:lang w:bidi="he-IL"/>
              </w:rPr>
              <w:t>0=do nothing, 1=log data, 2=log data and connect to SA.</w:t>
            </w:r>
          </w:p>
        </w:tc>
      </w:tr>
      <w:tr w:rsidR="00D014F9" w:rsidRPr="00B50947" w14:paraId="27D5BA6A" w14:textId="77777777" w:rsidTr="00AA29EC">
        <w:trPr>
          <w:trHeight w:val="288"/>
          <w:jc w:val="center"/>
        </w:trPr>
        <w:tc>
          <w:tcPr>
            <w:tcW w:w="1525" w:type="dxa"/>
            <w:noWrap/>
            <w:hideMark/>
          </w:tcPr>
          <w:p w14:paraId="4AECDAF2" w14:textId="77777777" w:rsidR="00D014F9" w:rsidRPr="00B50947" w:rsidRDefault="00D014F9" w:rsidP="002B16D9">
            <w:pPr>
              <w:pStyle w:val="TableText"/>
              <w:rPr>
                <w:lang w:bidi="he-IL"/>
              </w:rPr>
            </w:pPr>
            <w:r w:rsidRPr="00B50947">
              <w:rPr>
                <w:lang w:bidi="he-IL"/>
              </w:rPr>
              <w:t>State 7 Persistence</w:t>
            </w:r>
          </w:p>
        </w:tc>
        <w:tc>
          <w:tcPr>
            <w:tcW w:w="990" w:type="dxa"/>
            <w:noWrap/>
            <w:hideMark/>
          </w:tcPr>
          <w:p w14:paraId="7B986421" w14:textId="77777777" w:rsidR="00D014F9" w:rsidRPr="00B50947" w:rsidRDefault="00D014F9" w:rsidP="002B16D9">
            <w:pPr>
              <w:pStyle w:val="TableText"/>
              <w:rPr>
                <w:lang w:bidi="he-IL"/>
              </w:rPr>
            </w:pPr>
            <w:r w:rsidRPr="00B50947">
              <w:rPr>
                <w:lang w:bidi="he-IL"/>
              </w:rPr>
              <w:t>integer</w:t>
            </w:r>
          </w:p>
        </w:tc>
        <w:tc>
          <w:tcPr>
            <w:tcW w:w="1530" w:type="dxa"/>
            <w:noWrap/>
            <w:hideMark/>
          </w:tcPr>
          <w:p w14:paraId="20464D9C" w14:textId="77777777" w:rsidR="00D014F9" w:rsidRPr="00B50947" w:rsidRDefault="00D014F9" w:rsidP="002B16D9">
            <w:pPr>
              <w:pStyle w:val="TableText"/>
              <w:rPr>
                <w:lang w:bidi="he-IL"/>
              </w:rPr>
            </w:pPr>
            <w:r w:rsidRPr="00B50947">
              <w:rPr>
                <w:lang w:bidi="he-IL"/>
              </w:rPr>
              <w:t>state7Pers</w:t>
            </w:r>
          </w:p>
        </w:tc>
        <w:tc>
          <w:tcPr>
            <w:tcW w:w="914" w:type="dxa"/>
            <w:noWrap/>
            <w:hideMark/>
          </w:tcPr>
          <w:p w14:paraId="441C2AD2" w14:textId="77777777" w:rsidR="00D014F9" w:rsidRPr="00B50947" w:rsidRDefault="00D014F9" w:rsidP="002B16D9">
            <w:pPr>
              <w:pStyle w:val="TableText"/>
              <w:rPr>
                <w:lang w:bidi="he-IL"/>
              </w:rPr>
            </w:pPr>
            <w:r w:rsidRPr="00B50947">
              <w:rPr>
                <w:lang w:bidi="he-IL"/>
              </w:rPr>
              <w:t>No</w:t>
            </w:r>
          </w:p>
        </w:tc>
        <w:tc>
          <w:tcPr>
            <w:tcW w:w="4113" w:type="dxa"/>
            <w:noWrap/>
            <w:hideMark/>
          </w:tcPr>
          <w:p w14:paraId="07A38944" w14:textId="6D94C345" w:rsidR="00D014F9" w:rsidRPr="00B50947" w:rsidRDefault="00D014F9" w:rsidP="002B16D9">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4AB09143" w14:textId="77777777" w:rsidTr="00AA29EC">
        <w:trPr>
          <w:trHeight w:val="288"/>
          <w:jc w:val="center"/>
        </w:trPr>
        <w:tc>
          <w:tcPr>
            <w:tcW w:w="1525" w:type="dxa"/>
            <w:noWrap/>
            <w:hideMark/>
          </w:tcPr>
          <w:p w14:paraId="4D5D3DA3" w14:textId="77777777" w:rsidR="00D014F9" w:rsidRPr="00B50947" w:rsidRDefault="00D014F9" w:rsidP="002B16D9">
            <w:pPr>
              <w:pStyle w:val="TableText"/>
              <w:rPr>
                <w:lang w:bidi="he-IL"/>
              </w:rPr>
            </w:pPr>
            <w:r w:rsidRPr="00B50947">
              <w:rPr>
                <w:lang w:bidi="he-IL"/>
              </w:rPr>
              <w:t>State 7 Name</w:t>
            </w:r>
          </w:p>
        </w:tc>
        <w:tc>
          <w:tcPr>
            <w:tcW w:w="990" w:type="dxa"/>
            <w:noWrap/>
            <w:hideMark/>
          </w:tcPr>
          <w:p w14:paraId="0D127AD9" w14:textId="77777777" w:rsidR="00D014F9" w:rsidRPr="00B50947" w:rsidRDefault="00D014F9" w:rsidP="002B16D9">
            <w:pPr>
              <w:pStyle w:val="TableText"/>
              <w:rPr>
                <w:lang w:bidi="he-IL"/>
              </w:rPr>
            </w:pPr>
            <w:r w:rsidRPr="00B50947">
              <w:rPr>
                <w:lang w:bidi="he-IL"/>
              </w:rPr>
              <w:t>string</w:t>
            </w:r>
          </w:p>
        </w:tc>
        <w:tc>
          <w:tcPr>
            <w:tcW w:w="1530" w:type="dxa"/>
            <w:noWrap/>
            <w:hideMark/>
          </w:tcPr>
          <w:p w14:paraId="18FF8823" w14:textId="77777777" w:rsidR="00D014F9" w:rsidRPr="00B50947" w:rsidRDefault="00D014F9" w:rsidP="002B16D9">
            <w:pPr>
              <w:pStyle w:val="TableText"/>
              <w:rPr>
                <w:lang w:bidi="he-IL"/>
              </w:rPr>
            </w:pPr>
            <w:r w:rsidRPr="00B50947">
              <w:rPr>
                <w:lang w:bidi="he-IL"/>
              </w:rPr>
              <w:t>state7Name</w:t>
            </w:r>
          </w:p>
        </w:tc>
        <w:tc>
          <w:tcPr>
            <w:tcW w:w="914" w:type="dxa"/>
            <w:noWrap/>
            <w:hideMark/>
          </w:tcPr>
          <w:p w14:paraId="1E166E20" w14:textId="77777777" w:rsidR="00D014F9" w:rsidRPr="00B50947" w:rsidRDefault="00D014F9" w:rsidP="002B16D9">
            <w:pPr>
              <w:pStyle w:val="TableText"/>
              <w:rPr>
                <w:lang w:bidi="he-IL"/>
              </w:rPr>
            </w:pPr>
            <w:r w:rsidRPr="00B50947">
              <w:rPr>
                <w:lang w:bidi="he-IL"/>
              </w:rPr>
              <w:t>No</w:t>
            </w:r>
          </w:p>
        </w:tc>
        <w:tc>
          <w:tcPr>
            <w:tcW w:w="4113" w:type="dxa"/>
            <w:noWrap/>
            <w:hideMark/>
          </w:tcPr>
          <w:p w14:paraId="5D8B7912" w14:textId="77777777" w:rsidR="00D014F9" w:rsidRPr="00B50947" w:rsidRDefault="00D014F9" w:rsidP="002B16D9">
            <w:pPr>
              <w:pStyle w:val="TableText"/>
              <w:rPr>
                <w:lang w:bidi="he-IL"/>
              </w:rPr>
            </w:pPr>
            <w:r w:rsidRPr="00B50947">
              <w:rPr>
                <w:lang w:bidi="he-IL"/>
              </w:rPr>
              <w:t>Name - name of state, may be used locally. (Optional).</w:t>
            </w:r>
          </w:p>
        </w:tc>
      </w:tr>
      <w:tr w:rsidR="00D014F9" w:rsidRPr="00B50947" w14:paraId="540EEBAA" w14:textId="77777777" w:rsidTr="00AA29EC">
        <w:trPr>
          <w:trHeight w:val="288"/>
          <w:jc w:val="center"/>
        </w:trPr>
        <w:tc>
          <w:tcPr>
            <w:tcW w:w="1525" w:type="dxa"/>
            <w:noWrap/>
          </w:tcPr>
          <w:p w14:paraId="72C19C7E" w14:textId="77777777" w:rsidR="00D014F9" w:rsidRPr="00B50947" w:rsidRDefault="00D014F9" w:rsidP="002B16D9">
            <w:pPr>
              <w:pStyle w:val="TableText"/>
              <w:rPr>
                <w:lang w:bidi="he-IL"/>
              </w:rPr>
            </w:pPr>
            <w:r w:rsidRPr="00B50947">
              <w:rPr>
                <w:lang w:bidi="he-IL"/>
              </w:rPr>
              <w:t>Control Pulse Time</w:t>
            </w:r>
          </w:p>
        </w:tc>
        <w:tc>
          <w:tcPr>
            <w:tcW w:w="990" w:type="dxa"/>
            <w:noWrap/>
          </w:tcPr>
          <w:p w14:paraId="089D6FDC" w14:textId="77777777" w:rsidR="00D014F9" w:rsidRPr="00B50947" w:rsidRDefault="00D014F9" w:rsidP="002B16D9">
            <w:pPr>
              <w:pStyle w:val="TableText"/>
              <w:rPr>
                <w:lang w:bidi="he-IL"/>
              </w:rPr>
            </w:pPr>
            <w:r w:rsidRPr="00B50947">
              <w:rPr>
                <w:lang w:bidi="he-IL"/>
              </w:rPr>
              <w:t>integer</w:t>
            </w:r>
          </w:p>
        </w:tc>
        <w:tc>
          <w:tcPr>
            <w:tcW w:w="1530" w:type="dxa"/>
            <w:noWrap/>
          </w:tcPr>
          <w:p w14:paraId="1AD8F58F" w14:textId="77777777" w:rsidR="00D014F9" w:rsidRPr="00B50947" w:rsidRDefault="00D014F9" w:rsidP="002B16D9">
            <w:pPr>
              <w:pStyle w:val="TableText"/>
              <w:rPr>
                <w:lang w:bidi="he-IL"/>
              </w:rPr>
            </w:pPr>
            <w:r w:rsidRPr="00B50947">
              <w:rPr>
                <w:lang w:bidi="he-IL"/>
              </w:rPr>
              <w:t>controlPulseTime</w:t>
            </w:r>
          </w:p>
        </w:tc>
        <w:tc>
          <w:tcPr>
            <w:tcW w:w="914" w:type="dxa"/>
            <w:noWrap/>
          </w:tcPr>
          <w:p w14:paraId="10512FFD" w14:textId="77777777" w:rsidR="00D014F9" w:rsidRPr="00B50947" w:rsidRDefault="00D014F9" w:rsidP="002B16D9">
            <w:pPr>
              <w:pStyle w:val="TableText"/>
              <w:rPr>
                <w:lang w:bidi="he-IL"/>
              </w:rPr>
            </w:pPr>
            <w:r w:rsidRPr="00B50947">
              <w:rPr>
                <w:lang w:bidi="he-IL"/>
              </w:rPr>
              <w:t>No</w:t>
            </w:r>
          </w:p>
        </w:tc>
        <w:tc>
          <w:tcPr>
            <w:tcW w:w="4113" w:type="dxa"/>
            <w:noWrap/>
          </w:tcPr>
          <w:p w14:paraId="15AAC9DD" w14:textId="7F140DBF" w:rsidR="00D014F9" w:rsidRPr="00B50947" w:rsidRDefault="00D014F9" w:rsidP="002B16D9">
            <w:pPr>
              <w:pStyle w:val="TableText"/>
              <w:rPr>
                <w:lang w:bidi="he-IL"/>
              </w:rPr>
            </w:pPr>
            <w:r w:rsidRPr="00B50947">
              <w:rPr>
                <w:lang w:bidi="he-IL"/>
              </w:rPr>
              <w:t xml:space="preserve">Control Pulse time (milliseconds) applies only to 1 bit binary output </w:t>
            </w:r>
            <w:r w:rsidR="006935F1">
              <w:rPr>
                <w:lang w:bidi="he-IL"/>
              </w:rPr>
              <w:t>point</w:t>
            </w:r>
            <w:r w:rsidRPr="00941B54">
              <w:rPr>
                <w:lang w:bidi="he-IL"/>
              </w:rPr>
              <w:t>s</w:t>
            </w:r>
            <w:r w:rsidRPr="00B50947">
              <w:rPr>
                <w:lang w:bidi="he-IL"/>
              </w:rPr>
              <w:t>.</w:t>
            </w:r>
          </w:p>
        </w:tc>
      </w:tr>
      <w:tr w:rsidR="00D014F9" w:rsidRPr="00B50947" w14:paraId="0E2354AF" w14:textId="77777777" w:rsidTr="00AA29EC">
        <w:trPr>
          <w:trHeight w:val="288"/>
          <w:jc w:val="center"/>
        </w:trPr>
        <w:tc>
          <w:tcPr>
            <w:tcW w:w="1525" w:type="dxa"/>
            <w:noWrap/>
          </w:tcPr>
          <w:p w14:paraId="5B73C46E" w14:textId="77777777" w:rsidR="00D014F9" w:rsidRPr="00B50947" w:rsidRDefault="00D014F9" w:rsidP="002B16D9">
            <w:pPr>
              <w:pStyle w:val="TableText"/>
              <w:rPr>
                <w:lang w:bidi="he-IL"/>
              </w:rPr>
            </w:pPr>
            <w:r w:rsidRPr="00B50947">
              <w:rPr>
                <w:lang w:bidi="he-IL"/>
              </w:rPr>
              <w:t>Control Pulse Polarity</w:t>
            </w:r>
          </w:p>
        </w:tc>
        <w:tc>
          <w:tcPr>
            <w:tcW w:w="990" w:type="dxa"/>
            <w:noWrap/>
          </w:tcPr>
          <w:p w14:paraId="03438A7A" w14:textId="77777777" w:rsidR="00D014F9" w:rsidRPr="00B50947" w:rsidRDefault="00D014F9" w:rsidP="002B16D9">
            <w:pPr>
              <w:pStyle w:val="TableText"/>
              <w:rPr>
                <w:lang w:bidi="he-IL"/>
              </w:rPr>
            </w:pPr>
            <w:r w:rsidRPr="00B50947">
              <w:rPr>
                <w:lang w:bidi="he-IL"/>
              </w:rPr>
              <w:t>boolean</w:t>
            </w:r>
          </w:p>
        </w:tc>
        <w:tc>
          <w:tcPr>
            <w:tcW w:w="1530" w:type="dxa"/>
            <w:noWrap/>
          </w:tcPr>
          <w:p w14:paraId="51242DFB" w14:textId="77777777" w:rsidR="00D014F9" w:rsidRPr="00B50947" w:rsidRDefault="00D014F9" w:rsidP="002B16D9">
            <w:pPr>
              <w:pStyle w:val="TableText"/>
              <w:rPr>
                <w:lang w:bidi="he-IL"/>
              </w:rPr>
            </w:pPr>
            <w:r w:rsidRPr="00B50947">
              <w:rPr>
                <w:lang w:bidi="he-IL"/>
              </w:rPr>
              <w:t>controlPulsePolarity</w:t>
            </w:r>
          </w:p>
        </w:tc>
        <w:tc>
          <w:tcPr>
            <w:tcW w:w="914" w:type="dxa"/>
            <w:noWrap/>
          </w:tcPr>
          <w:p w14:paraId="7404D0D9" w14:textId="77777777" w:rsidR="00D014F9" w:rsidRPr="00B50947" w:rsidRDefault="00D014F9" w:rsidP="002B16D9">
            <w:pPr>
              <w:pStyle w:val="TableText"/>
              <w:rPr>
                <w:lang w:bidi="he-IL"/>
              </w:rPr>
            </w:pPr>
            <w:r w:rsidRPr="00B50947">
              <w:rPr>
                <w:lang w:bidi="he-IL"/>
              </w:rPr>
              <w:t>No</w:t>
            </w:r>
          </w:p>
        </w:tc>
        <w:tc>
          <w:tcPr>
            <w:tcW w:w="4113" w:type="dxa"/>
            <w:noWrap/>
          </w:tcPr>
          <w:p w14:paraId="77CCFD6E" w14:textId="3F6056F1" w:rsidR="00D014F9" w:rsidRPr="00B50947" w:rsidRDefault="00D014F9" w:rsidP="002B16D9">
            <w:pPr>
              <w:pStyle w:val="TableText"/>
              <w:rPr>
                <w:lang w:bidi="he-IL"/>
              </w:rPr>
            </w:pPr>
            <w:r w:rsidRPr="00B50947">
              <w:rPr>
                <w:lang w:bidi="he-IL"/>
              </w:rPr>
              <w:t xml:space="preserve">Control Pulse polarity applies only to 1 bit binary output </w:t>
            </w:r>
            <w:r w:rsidR="006935F1">
              <w:rPr>
                <w:lang w:bidi="he-IL"/>
              </w:rPr>
              <w:t>point</w:t>
            </w:r>
            <w:r w:rsidRPr="00941B54">
              <w:rPr>
                <w:lang w:bidi="he-IL"/>
              </w:rPr>
              <w:t>s.</w:t>
            </w:r>
            <w:r w:rsidRPr="00B50947">
              <w:rPr>
                <w:lang w:bidi="he-IL"/>
              </w:rPr>
              <w:t xml:space="preserve"> If </w:t>
            </w:r>
            <w:r w:rsidRPr="00B50947" w:rsidDel="00844BB2">
              <w:rPr>
                <w:lang w:bidi="he-IL"/>
              </w:rPr>
              <w:t>True</w:t>
            </w:r>
            <w:r w:rsidR="00844BB2" w:rsidRPr="00941B54">
              <w:rPr>
                <w:lang w:bidi="he-IL"/>
              </w:rPr>
              <w:t>,</w:t>
            </w:r>
            <w:r w:rsidRPr="00B50947">
              <w:rPr>
                <w:lang w:bidi="he-IL"/>
              </w:rPr>
              <w:t xml:space="preserve"> then the pulse is from 1 to 0 and back to 1. If </w:t>
            </w:r>
            <w:r w:rsidRPr="00B50947" w:rsidDel="00844BB2">
              <w:rPr>
                <w:lang w:bidi="he-IL"/>
              </w:rPr>
              <w:t>False</w:t>
            </w:r>
            <w:r w:rsidR="00844BB2" w:rsidRPr="00941B54">
              <w:rPr>
                <w:lang w:bidi="he-IL"/>
              </w:rPr>
              <w:t>,</w:t>
            </w:r>
            <w:r w:rsidRPr="00B50947">
              <w:rPr>
                <w:lang w:bidi="he-IL"/>
              </w:rPr>
              <w:t xml:space="preserve"> then the pulse is from 0 to 1 and back to 0.</w:t>
            </w:r>
          </w:p>
        </w:tc>
      </w:tr>
    </w:tbl>
    <w:p w14:paraId="38138668" w14:textId="77777777" w:rsidR="00D014F9" w:rsidRPr="00B50947" w:rsidRDefault="00D014F9" w:rsidP="00D014F9">
      <w:pPr>
        <w:pStyle w:val="BodyText"/>
      </w:pPr>
    </w:p>
    <w:p w14:paraId="386854EB" w14:textId="64F83DC3" w:rsidR="00D014F9" w:rsidRPr="00D014F9" w:rsidRDefault="00D014F9" w:rsidP="007B1287">
      <w:pPr>
        <w:pStyle w:val="Heading4"/>
        <w:rPr>
          <w:rFonts w:eastAsia="DengXian Light"/>
          <w:lang w:eastAsia="en-US"/>
        </w:rPr>
      </w:pPr>
      <w:r w:rsidRPr="00D014F9">
        <w:rPr>
          <w:rFonts w:eastAsia="DengXian Light"/>
          <w:lang w:eastAsia="en-US"/>
        </w:rPr>
        <w:t>Multi-</w:t>
      </w:r>
      <w:r w:rsidR="006B0494" w:rsidRPr="00D014F9">
        <w:rPr>
          <w:rFonts w:eastAsia="DengXian Light"/>
          <w:lang w:eastAsia="en-US"/>
        </w:rPr>
        <w:t>bit binary inputs and outputs</w:t>
      </w:r>
    </w:p>
    <w:p w14:paraId="429FD649" w14:textId="6DF42D72" w:rsidR="00485541" w:rsidRDefault="00D014F9" w:rsidP="00D014F9">
      <w:pPr>
        <w:pStyle w:val="BodyText"/>
        <w:rPr>
          <w:rFonts w:eastAsia="DengXian"/>
          <w:lang w:eastAsia="en-US"/>
        </w:rPr>
      </w:pPr>
      <w:r w:rsidRPr="00D014F9">
        <w:rPr>
          <w:rFonts w:eastAsia="DengXian"/>
          <w:lang w:eastAsia="en-US"/>
        </w:rPr>
        <w:t xml:space="preserve">It is possible for binary inputs and outputs to be grouped together to provide a two-bit binary or three-bit binary. The “bits” parameter specifies the number of bits used from 1 to 3. If not specified, then 1 is implied. The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 xml:space="preserve">number refers to the least significant bit, and consecutive bits are more significant. </w:t>
      </w:r>
    </w:p>
    <w:p w14:paraId="67423737" w14:textId="2404E9DB" w:rsidR="00C57AA5" w:rsidRDefault="006B0CD7" w:rsidP="00D014F9">
      <w:pPr>
        <w:pStyle w:val="BodyText"/>
        <w:rPr>
          <w:rFonts w:eastAsia="DengXian"/>
          <w:lang w:eastAsia="en-US"/>
        </w:rPr>
      </w:pPr>
      <w:r>
        <w:rPr>
          <w:rFonts w:eastAsia="DengXian"/>
          <w:lang w:eastAsia="en-US"/>
        </w:rPr>
        <w:lastRenderedPageBreak/>
        <w:t>For example, a two</w:t>
      </w:r>
      <w:r w:rsidR="00D30324">
        <w:rPr>
          <w:rFonts w:eastAsia="DengXian"/>
          <w:lang w:eastAsia="en-US"/>
        </w:rPr>
        <w:t>-</w:t>
      </w:r>
      <w:r>
        <w:rPr>
          <w:rFonts w:eastAsia="DengXian"/>
          <w:lang w:eastAsia="en-US"/>
        </w:rPr>
        <w:t>bit binary input</w:t>
      </w:r>
      <w:r w:rsidR="006B79FA">
        <w:rPr>
          <w:rFonts w:eastAsia="DengXian"/>
          <w:lang w:eastAsia="en-US"/>
        </w:rPr>
        <w:t xml:space="preserve"> using the number 8 will include number 9. When the data is read for this point, </w:t>
      </w:r>
      <w:r w:rsidR="008E1C9F">
        <w:rPr>
          <w:rFonts w:eastAsia="DengXian"/>
          <w:lang w:eastAsia="en-US"/>
        </w:rPr>
        <w:t>both bits are included, and the higher bits cannot be read</w:t>
      </w:r>
      <w:r w:rsidR="00D30324">
        <w:rPr>
          <w:rFonts w:eastAsia="DengXian"/>
          <w:lang w:eastAsia="en-US"/>
        </w:rPr>
        <w:t>. In this example bit number 9 is invalid.</w:t>
      </w:r>
    </w:p>
    <w:p w14:paraId="158E810F" w14:textId="39675E4B" w:rsidR="00D014F9" w:rsidRPr="00D014F9" w:rsidRDefault="00D014F9" w:rsidP="00D014F9">
      <w:pPr>
        <w:pStyle w:val="BodyText"/>
        <w:rPr>
          <w:rFonts w:eastAsia="DengXian"/>
          <w:lang w:eastAsia="en-US"/>
        </w:rPr>
      </w:pPr>
      <w:r w:rsidRPr="00D014F9">
        <w:rPr>
          <w:rFonts w:eastAsia="DengXian"/>
          <w:lang w:eastAsia="en-US"/>
        </w:rPr>
        <w:t xml:space="preserve">For example, a </w:t>
      </w:r>
      <w:r w:rsidRPr="00D014F9" w:rsidDel="003A3BF1">
        <w:rPr>
          <w:rFonts w:eastAsia="DengXian"/>
          <w:lang w:eastAsia="en-US"/>
        </w:rPr>
        <w:t>three</w:t>
      </w:r>
      <w:r w:rsidR="003A3BF1" w:rsidRPr="00D014F9">
        <w:rPr>
          <w:rFonts w:eastAsia="DengXian"/>
          <w:lang w:eastAsia="en-US"/>
        </w:rPr>
        <w:t>-bit</w:t>
      </w:r>
      <w:r w:rsidRPr="00D014F9">
        <w:rPr>
          <w:rFonts w:eastAsia="DengXian"/>
          <w:lang w:eastAsia="en-US"/>
        </w:rPr>
        <w:t xml:space="preserve"> binary input using the number 10 has the third, most significant, bit number 12.</w:t>
      </w:r>
    </w:p>
    <w:p w14:paraId="16F9CD15" w14:textId="0305AA47" w:rsidR="00D014F9" w:rsidRPr="00D014F9" w:rsidRDefault="00D014F9" w:rsidP="007B1287">
      <w:pPr>
        <w:pStyle w:val="Heading4"/>
        <w:rPr>
          <w:rFonts w:eastAsia="DengXian Light"/>
          <w:lang w:eastAsia="en-US"/>
        </w:rPr>
      </w:pPr>
      <w:r w:rsidRPr="00D014F9">
        <w:rPr>
          <w:rFonts w:eastAsia="DengXian Light"/>
          <w:lang w:eastAsia="en-US"/>
        </w:rPr>
        <w:t xml:space="preserve">Binary </w:t>
      </w:r>
      <w:r w:rsidR="006B0494" w:rsidRPr="00D014F9">
        <w:rPr>
          <w:rFonts w:eastAsia="DengXian Light"/>
          <w:lang w:eastAsia="en-US"/>
        </w:rPr>
        <w:t>state persistence</w:t>
      </w:r>
    </w:p>
    <w:p w14:paraId="083D4DB0" w14:textId="167173FB" w:rsidR="00D014F9" w:rsidRPr="00D014F9" w:rsidRDefault="00D014F9" w:rsidP="00D014F9">
      <w:pPr>
        <w:pStyle w:val="BodyText"/>
        <w:rPr>
          <w:rFonts w:eastAsia="DengXian"/>
          <w:lang w:eastAsia="en-US"/>
        </w:rPr>
      </w:pPr>
      <w:r w:rsidRPr="00D014F9">
        <w:rPr>
          <w:rFonts w:eastAsia="DengXian"/>
          <w:lang w:eastAsia="en-US"/>
        </w:rPr>
        <w:t xml:space="preserve">The state persistence defines the number of milliseconds the </w:t>
      </w:r>
      <w:r w:rsidR="006935F1">
        <w:rPr>
          <w:rFonts w:eastAsia="DengXian"/>
          <w:lang w:eastAsia="en-US"/>
        </w:rPr>
        <w:t>point</w:t>
      </w:r>
      <w:r w:rsidRPr="00D014F9">
        <w:rPr>
          <w:rFonts w:eastAsia="DengXian"/>
          <w:lang w:eastAsia="en-US"/>
        </w:rPr>
        <w:t xml:space="preserve"> must remain in state # before the state # action is performed.</w:t>
      </w:r>
    </w:p>
    <w:p w14:paraId="32DA0F1D" w14:textId="2615F43A" w:rsidR="00D014F9" w:rsidRPr="00D014F9" w:rsidRDefault="00D014F9" w:rsidP="00D014F9">
      <w:pPr>
        <w:pStyle w:val="BodyText"/>
        <w:rPr>
          <w:rFonts w:eastAsia="DengXian"/>
          <w:lang w:eastAsia="en-US"/>
        </w:rPr>
      </w:pPr>
      <w:r w:rsidRPr="00D014F9">
        <w:rPr>
          <w:rFonts w:eastAsia="DengXian"/>
          <w:lang w:eastAsia="en-US"/>
        </w:rPr>
        <w:t xml:space="preserve">When multiple changes occur in one scan of I/O for a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 xml:space="preserve">(state, </w:t>
      </w:r>
      <w:r w:rsidR="006935F1">
        <w:rPr>
          <w:rFonts w:eastAsia="DengXian"/>
          <w:lang w:eastAsia="en-US"/>
        </w:rPr>
        <w:t>point</w:t>
      </w:r>
      <w:r w:rsidRPr="00D014F9">
        <w:rPr>
          <w:rFonts w:eastAsia="DengXian"/>
          <w:lang w:eastAsia="en-US"/>
        </w:rPr>
        <w:t xml:space="preserve"> quality flag or other changes) only a single action (the highest action of all the changes that occurred) is performed by the </w:t>
      </w:r>
      <w:r w:rsidR="006720B1">
        <w:rPr>
          <w:rFonts w:eastAsia="DengXian"/>
          <w:lang w:eastAsia="en-US"/>
        </w:rPr>
        <w:t>FD</w:t>
      </w:r>
      <w:r w:rsidRPr="00D014F9">
        <w:rPr>
          <w:rFonts w:eastAsia="DengXian"/>
          <w:lang w:eastAsia="en-US"/>
        </w:rPr>
        <w:t xml:space="preserve"> subject to the highest permitted action. This ensure</w:t>
      </w:r>
      <w:r w:rsidR="006720B1">
        <w:rPr>
          <w:rFonts w:eastAsia="DengXian"/>
          <w:lang w:eastAsia="en-US"/>
        </w:rPr>
        <w:t>s</w:t>
      </w:r>
      <w:r w:rsidRPr="00D014F9">
        <w:rPr>
          <w:rFonts w:eastAsia="DengXian"/>
          <w:lang w:eastAsia="en-US"/>
        </w:rPr>
        <w:t xml:space="preserve"> only one action occurs for a single I/O scan.</w:t>
      </w:r>
    </w:p>
    <w:p w14:paraId="72828B85" w14:textId="1F591C1D" w:rsidR="00D014F9" w:rsidRPr="00D014F9" w:rsidRDefault="00D014F9" w:rsidP="00D014F9">
      <w:pPr>
        <w:pStyle w:val="BodyText"/>
        <w:rPr>
          <w:rFonts w:eastAsia="DengXian"/>
          <w:lang w:eastAsia="en-US"/>
        </w:rPr>
      </w:pPr>
      <w:r w:rsidRPr="00D014F9">
        <w:rPr>
          <w:rFonts w:eastAsia="DengXian"/>
          <w:lang w:eastAsia="en-US"/>
        </w:rPr>
        <w:t xml:space="preserve">When a binary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changes</w:t>
      </w:r>
      <w:r w:rsidR="006E0C79">
        <w:rPr>
          <w:rFonts w:eastAsia="DengXian"/>
          <w:lang w:eastAsia="en-US"/>
        </w:rPr>
        <w:t>,</w:t>
      </w:r>
      <w:r w:rsidRPr="00D014F9">
        <w:rPr>
          <w:rFonts w:eastAsia="DengXian"/>
          <w:lang w:eastAsia="en-US"/>
        </w:rPr>
        <w:t xml:space="preserve"> </w:t>
      </w:r>
      <w:r w:rsidR="00D45A33">
        <w:rPr>
          <w:rFonts w:eastAsia="DengXian"/>
          <w:lang w:eastAsia="en-US"/>
        </w:rPr>
        <w:t>an FD</w:t>
      </w:r>
      <w:r w:rsidRPr="00D014F9">
        <w:rPr>
          <w:rFonts w:eastAsia="DengXian"/>
          <w:lang w:eastAsia="en-US"/>
        </w:rPr>
        <w:t xml:space="preserve"> immediately updates its database with the new </w:t>
      </w:r>
      <w:r w:rsidRPr="00D014F9">
        <w:rPr>
          <w:rFonts w:eastAsia="DengXian"/>
          <w:b/>
          <w:i/>
          <w:lang w:eastAsia="en-US"/>
        </w:rPr>
        <w:t>value</w:t>
      </w:r>
      <w:r w:rsidRPr="00D014F9">
        <w:rPr>
          <w:rFonts w:eastAsia="DengXian"/>
          <w:lang w:eastAsia="en-US"/>
        </w:rPr>
        <w:t xml:space="preserve"> of the </w:t>
      </w:r>
      <w:r w:rsidR="006935F1">
        <w:rPr>
          <w:rFonts w:eastAsia="DengXian"/>
          <w:lang w:eastAsia="en-US"/>
        </w:rPr>
        <w:t>point</w:t>
      </w:r>
      <w:r w:rsidRPr="00D014F9">
        <w:rPr>
          <w:rFonts w:eastAsia="DengXian"/>
          <w:lang w:eastAsia="en-US"/>
        </w:rPr>
        <w:t xml:space="preserve">. When any configured persistence expires, and there are no further changes of the </w:t>
      </w:r>
      <w:r w:rsidR="006935F1">
        <w:rPr>
          <w:rFonts w:eastAsia="DengXian"/>
          <w:lang w:eastAsia="en-US"/>
        </w:rPr>
        <w:t>point</w:t>
      </w:r>
      <w:r w:rsidRPr="00D014F9">
        <w:rPr>
          <w:rFonts w:eastAsia="DengXian"/>
          <w:lang w:eastAsia="en-US"/>
        </w:rPr>
        <w:t xml:space="preserve">, the </w:t>
      </w:r>
      <w:r w:rsidR="006720B1">
        <w:rPr>
          <w:rFonts w:eastAsia="DengXian"/>
          <w:lang w:eastAsia="en-US"/>
        </w:rPr>
        <w:t>FD</w:t>
      </w:r>
      <w:r w:rsidRPr="00D014F9">
        <w:rPr>
          <w:rFonts w:eastAsia="DengXian"/>
          <w:lang w:eastAsia="en-US"/>
        </w:rPr>
        <w:t xml:space="preserve"> reports the </w:t>
      </w:r>
      <w:r w:rsidR="006935F1">
        <w:rPr>
          <w:rFonts w:eastAsia="DengXian"/>
          <w:lang w:eastAsia="en-US"/>
        </w:rPr>
        <w:t>point</w:t>
      </w:r>
      <w:r w:rsidR="006720B1">
        <w:rPr>
          <w:rFonts w:eastAsia="DengXian"/>
          <w:lang w:eastAsia="en-US"/>
        </w:rPr>
        <w:t xml:space="preserve"> </w:t>
      </w:r>
      <w:r w:rsidRPr="00D014F9">
        <w:rPr>
          <w:rFonts w:eastAsia="DengXian"/>
          <w:lang w:eastAsia="en-US"/>
        </w:rPr>
        <w:t xml:space="preserve">change of state to the </w:t>
      </w:r>
      <w:r w:rsidR="006720B1">
        <w:rPr>
          <w:rFonts w:eastAsia="DengXian"/>
          <w:lang w:eastAsia="en-US"/>
        </w:rPr>
        <w:t>SA</w:t>
      </w:r>
      <w:r w:rsidRPr="00D014F9">
        <w:rPr>
          <w:rFonts w:eastAsia="DengXian"/>
          <w:lang w:eastAsia="en-US"/>
        </w:rPr>
        <w:t xml:space="preserve"> with its current </w:t>
      </w:r>
      <w:r w:rsidRPr="00D014F9">
        <w:rPr>
          <w:rFonts w:eastAsia="DengXian"/>
          <w:b/>
          <w:i/>
          <w:lang w:eastAsia="en-US"/>
        </w:rPr>
        <w:t>value</w:t>
      </w:r>
      <w:r w:rsidRPr="00D014F9">
        <w:rPr>
          <w:rFonts w:eastAsia="DengXian"/>
          <w:lang w:eastAsia="en-US"/>
        </w:rPr>
        <w:t>. This implementation method mean</w:t>
      </w:r>
      <w:r w:rsidR="006720B1">
        <w:rPr>
          <w:rFonts w:eastAsia="DengXian"/>
          <w:lang w:eastAsia="en-US"/>
        </w:rPr>
        <w:t>s</w:t>
      </w:r>
      <w:r w:rsidRPr="00D014F9">
        <w:rPr>
          <w:rFonts w:eastAsia="DengXian"/>
          <w:lang w:eastAsia="en-US"/>
        </w:rPr>
        <w:t xml:space="preserve"> that any entity, such as the </w:t>
      </w:r>
      <w:r w:rsidR="006720B1">
        <w:rPr>
          <w:rFonts w:eastAsia="DengXian"/>
          <w:lang w:eastAsia="en-US"/>
        </w:rPr>
        <w:t>SA</w:t>
      </w:r>
      <w:r w:rsidRPr="00D014F9">
        <w:rPr>
          <w:rFonts w:eastAsia="DengXian"/>
          <w:lang w:eastAsia="en-US"/>
        </w:rPr>
        <w:t xml:space="preserve"> or local </w:t>
      </w:r>
      <w:r w:rsidR="006720B1" w:rsidRPr="00D014F9">
        <w:rPr>
          <w:rFonts w:eastAsia="DengXian"/>
          <w:lang w:eastAsia="en-US"/>
        </w:rPr>
        <w:t>application programs</w:t>
      </w:r>
      <w:r w:rsidRPr="00D014F9">
        <w:rPr>
          <w:rFonts w:eastAsia="DengXian"/>
          <w:lang w:eastAsia="en-US"/>
        </w:rPr>
        <w:t xml:space="preserve">, that accesses the </w:t>
      </w:r>
      <w:r w:rsidR="006720B1">
        <w:rPr>
          <w:rFonts w:eastAsia="DengXian"/>
          <w:lang w:eastAsia="en-US"/>
        </w:rPr>
        <w:t>FD</w:t>
      </w:r>
      <w:r w:rsidRPr="00D014F9">
        <w:rPr>
          <w:rFonts w:eastAsia="DengXian"/>
          <w:lang w:eastAsia="en-US"/>
        </w:rPr>
        <w:t>’s database before the persistence has expired</w:t>
      </w:r>
      <w:r w:rsidR="00D417F7">
        <w:rPr>
          <w:rFonts w:eastAsia="DengXian"/>
          <w:lang w:eastAsia="en-US"/>
        </w:rPr>
        <w:t>,</w:t>
      </w:r>
      <w:r w:rsidRPr="00D014F9">
        <w:rPr>
          <w:rFonts w:eastAsia="DengXian"/>
          <w:lang w:eastAsia="en-US"/>
        </w:rPr>
        <w:t xml:space="preserve"> sees the new </w:t>
      </w:r>
      <w:r w:rsidRPr="00D014F9">
        <w:rPr>
          <w:rFonts w:eastAsia="DengXian"/>
          <w:b/>
          <w:i/>
          <w:lang w:eastAsia="en-US"/>
        </w:rPr>
        <w:t>value</w:t>
      </w:r>
      <w:r w:rsidRPr="00D014F9">
        <w:rPr>
          <w:rFonts w:eastAsia="DengXian"/>
          <w:lang w:eastAsia="en-US"/>
        </w:rPr>
        <w:t xml:space="preserve"> of the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 even though it may not have persisted for the configured time.</w:t>
      </w:r>
    </w:p>
    <w:p w14:paraId="618E9A35" w14:textId="7C326C2D" w:rsidR="00D014F9" w:rsidRDefault="00B5685B" w:rsidP="00B50947">
      <w:pPr>
        <w:pStyle w:val="BodyText"/>
        <w:keepNext/>
      </w:pPr>
      <w:r>
        <w:rPr>
          <w:rStyle w:val="Crossreference"/>
        </w:rPr>
        <w:fldChar w:fldCharType="begin"/>
      </w:r>
      <w:r w:rsidRPr="001C3194">
        <w:rPr>
          <w:rStyle w:val="Crossreference"/>
        </w:rPr>
        <w:instrText xml:space="preserve"> REF _Ref161910224 \h </w:instrText>
      </w:r>
      <w:r w:rsidR="001C3194">
        <w:rPr>
          <w:rStyle w:val="Crossreference"/>
        </w:rPr>
        <w:instrText xml:space="preserve"> \* MERGEFORMAT </w:instrText>
      </w:r>
      <w:r>
        <w:rPr>
          <w:rStyle w:val="Crossreference"/>
        </w:rPr>
      </w:r>
      <w:r>
        <w:rPr>
          <w:rStyle w:val="Crossreference"/>
        </w:rPr>
        <w:fldChar w:fldCharType="separate"/>
      </w:r>
      <w:ins w:id="909" w:author="Gavin Rawson" w:date="2024-07-17T08:57:00Z" w16du:dateUtc="2024-07-17T07:57:00Z">
        <w:r w:rsidR="00B95831" w:rsidRPr="00B95831">
          <w:rPr>
            <w:rStyle w:val="Crossreference"/>
            <w:rPrChange w:id="910" w:author="Gavin Rawson" w:date="2024-07-17T08:57:00Z" w16du:dateUtc="2024-07-17T07:57:00Z">
              <w:rPr/>
            </w:rPrChange>
          </w:rPr>
          <w:t xml:space="preserve">Figure </w:t>
        </w:r>
        <w:r w:rsidR="00B95831" w:rsidRPr="00B95831">
          <w:rPr>
            <w:rStyle w:val="Crossreference"/>
            <w:rPrChange w:id="911" w:author="Gavin Rawson" w:date="2024-07-17T08:57:00Z" w16du:dateUtc="2024-07-17T07:57:00Z">
              <w:rPr>
                <w:noProof/>
              </w:rPr>
            </w:rPrChange>
          </w:rPr>
          <w:t>4</w:t>
        </w:r>
      </w:ins>
      <w:del w:id="912" w:author="Gavin Rawson" w:date="2024-07-15T12:48:00Z" w16du:dateUtc="2024-07-15T11:48:00Z">
        <w:r w:rsidR="002B16D9" w:rsidRPr="00041655" w:rsidDel="00461D1E">
          <w:rPr>
            <w:rStyle w:val="Crossreference"/>
          </w:rPr>
          <w:delText>Figure 4</w:delText>
        </w:r>
      </w:del>
      <w:r>
        <w:fldChar w:fldCharType="end"/>
      </w:r>
      <w:r>
        <w:t xml:space="preserve"> </w:t>
      </w:r>
      <w:r w:rsidR="001C3194">
        <w:t xml:space="preserve">presents the </w:t>
      </w:r>
      <w:r w:rsidR="004A13F2">
        <w:t>d</w:t>
      </w:r>
      <w:r w:rsidR="004A13F2" w:rsidRPr="00A20075">
        <w:t>iagrammatic</w:t>
      </w:r>
      <w:r w:rsidR="001C3194">
        <w:t xml:space="preserve"> view.</w:t>
      </w:r>
    </w:p>
    <w:p w14:paraId="2DBC9A9A" w14:textId="071323AB" w:rsidR="004E7B09" w:rsidRDefault="009F22D8" w:rsidP="00F07026">
      <w:pPr>
        <w:pStyle w:val="Figure"/>
      </w:pPr>
      <w:r>
        <w:rPr>
          <w:noProof/>
        </w:rPr>
        <w:drawing>
          <wp:inline distT="0" distB="0" distL="0" distR="0" wp14:anchorId="0D618FE9" wp14:editId="453EAD2D">
            <wp:extent cx="5760000" cy="2689200"/>
            <wp:effectExtent l="0" t="0" r="0" b="0"/>
            <wp:docPr id="754811543" name="Picture 3" descr="A diagram showing the supported implementation of persistence for binary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11543" name="Picture 3" descr="A diagram showing the supported implementation of persistence for binary points."/>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000" cy="2689200"/>
                    </a:xfrm>
                    <a:prstGeom prst="rect">
                      <a:avLst/>
                    </a:prstGeom>
                  </pic:spPr>
                </pic:pic>
              </a:graphicData>
            </a:graphic>
          </wp:inline>
        </w:drawing>
      </w:r>
    </w:p>
    <w:p w14:paraId="45139BDB" w14:textId="52F675C7" w:rsidR="00A20075" w:rsidRDefault="00A20075" w:rsidP="00A20075">
      <w:pPr>
        <w:pStyle w:val="Caption"/>
      </w:pPr>
      <w:bookmarkStart w:id="913" w:name="_Ref161910224"/>
      <w:bookmarkStart w:id="914" w:name="_Toc170288631"/>
      <w:r>
        <w:t xml:space="preserve">Figure </w:t>
      </w:r>
      <w:r>
        <w:fldChar w:fldCharType="begin"/>
      </w:r>
      <w:r>
        <w:instrText xml:space="preserve"> SEQ Figure \* ARABIC </w:instrText>
      </w:r>
      <w:r>
        <w:fldChar w:fldCharType="separate"/>
      </w:r>
      <w:r w:rsidR="00B95831">
        <w:rPr>
          <w:noProof/>
        </w:rPr>
        <w:t>4</w:t>
      </w:r>
      <w:r>
        <w:rPr>
          <w:noProof/>
        </w:rPr>
        <w:fldChar w:fldCharType="end"/>
      </w:r>
      <w:bookmarkEnd w:id="913"/>
      <w:r>
        <w:tab/>
      </w:r>
      <w:r w:rsidRPr="00BA7567">
        <w:t>Supported implementation of persistence for binary points</w:t>
      </w:r>
      <w:bookmarkEnd w:id="914"/>
    </w:p>
    <w:p w14:paraId="394ABCFD" w14:textId="434F6D46" w:rsidR="00A20075" w:rsidRDefault="00A20075" w:rsidP="007B1287">
      <w:pPr>
        <w:pStyle w:val="Heading4"/>
      </w:pPr>
      <w:r>
        <w:t xml:space="preserve">Pulsed </w:t>
      </w:r>
      <w:r w:rsidR="006B0494">
        <w:t>controls</w:t>
      </w:r>
    </w:p>
    <w:p w14:paraId="034110E1" w14:textId="38984234" w:rsidR="00A20075" w:rsidRDefault="00A20075" w:rsidP="00A20075">
      <w:pPr>
        <w:pStyle w:val="BodyText"/>
      </w:pPr>
      <w:r>
        <w:t xml:space="preserve">Only a 1 bit binary output </w:t>
      </w:r>
      <w:r w:rsidR="006935F1">
        <w:t>point</w:t>
      </w:r>
      <w:r>
        <w:t xml:space="preserve"> can support pulsed controls. The default pulse time is specified and is non-zero to indicate that pulsed controls are possible. The control pulse polarity field can be used to reverse the output pulse value so that it is normally on.</w:t>
      </w:r>
    </w:p>
    <w:p w14:paraId="7231287B" w14:textId="432B6C0E" w:rsidR="00A20075" w:rsidRDefault="00A20075" w:rsidP="001725CA">
      <w:pPr>
        <w:pStyle w:val="Heading3"/>
      </w:pPr>
      <w:bookmarkStart w:id="915" w:name="_Toc172098948"/>
      <w:r>
        <w:t xml:space="preserve">Analogue </w:t>
      </w:r>
      <w:r w:rsidR="006B0494">
        <w:t>points</w:t>
      </w:r>
      <w:bookmarkEnd w:id="915"/>
    </w:p>
    <w:p w14:paraId="7B6E8A76" w14:textId="0CCE41E0" w:rsidR="00A20075" w:rsidRDefault="00D271BA" w:rsidP="00A20075">
      <w:pPr>
        <w:pStyle w:val="BodyText"/>
      </w:pPr>
      <w:r w:rsidRPr="00D271BA">
        <w:rPr>
          <w:rStyle w:val="Crossreference"/>
        </w:rPr>
        <w:fldChar w:fldCharType="begin"/>
      </w:r>
      <w:r w:rsidRPr="00D271BA">
        <w:rPr>
          <w:rStyle w:val="Crossreference"/>
        </w:rPr>
        <w:instrText xml:space="preserve"> REF _Ref161301633 \h </w:instrText>
      </w:r>
      <w:r>
        <w:rPr>
          <w:rStyle w:val="Crossreference"/>
        </w:rPr>
        <w:instrText xml:space="preserve"> \* MERGEFORMAT </w:instrText>
      </w:r>
      <w:r w:rsidRPr="00D271BA">
        <w:rPr>
          <w:rStyle w:val="Crossreference"/>
        </w:rPr>
      </w:r>
      <w:r w:rsidRPr="00D271BA">
        <w:rPr>
          <w:rStyle w:val="Crossreference"/>
        </w:rPr>
        <w:fldChar w:fldCharType="separate"/>
      </w:r>
      <w:ins w:id="916" w:author="Gavin Rawson" w:date="2024-07-17T08:57:00Z" w16du:dateUtc="2024-07-17T07:57:00Z">
        <w:r w:rsidR="00B95831" w:rsidRPr="00B95831">
          <w:rPr>
            <w:rStyle w:val="Crossreference"/>
            <w:rPrChange w:id="917" w:author="Gavin Rawson" w:date="2024-07-17T08:57:00Z" w16du:dateUtc="2024-07-17T07:57:00Z">
              <w:rPr/>
            </w:rPrChange>
          </w:rPr>
          <w:t xml:space="preserve">Table </w:t>
        </w:r>
        <w:r w:rsidR="00B95831" w:rsidRPr="00B95831">
          <w:rPr>
            <w:rStyle w:val="Crossreference"/>
            <w:rPrChange w:id="918" w:author="Gavin Rawson" w:date="2024-07-17T08:57:00Z" w16du:dateUtc="2024-07-17T07:57:00Z">
              <w:rPr>
                <w:noProof/>
              </w:rPr>
            </w:rPrChange>
          </w:rPr>
          <w:t>12</w:t>
        </w:r>
      </w:ins>
      <w:del w:id="919" w:author="Gavin Rawson" w:date="2024-07-15T12:48:00Z" w16du:dateUtc="2024-07-15T11:48:00Z">
        <w:r w:rsidR="002B16D9" w:rsidRPr="00041655" w:rsidDel="00461D1E">
          <w:rPr>
            <w:rStyle w:val="Crossreference"/>
          </w:rPr>
          <w:delText>Table 12</w:delText>
        </w:r>
      </w:del>
      <w:r w:rsidRPr="00D271BA">
        <w:rPr>
          <w:rStyle w:val="Crossreference"/>
        </w:rPr>
        <w:fldChar w:fldCharType="end"/>
      </w:r>
      <w:r w:rsidR="00A20075" w:rsidRPr="00A20075">
        <w:t xml:space="preserve"> describes the elements within the object</w:t>
      </w:r>
      <w:r w:rsidR="00A20075">
        <w:t>:</w:t>
      </w:r>
      <w:r w:rsidR="00A20075" w:rsidRPr="00A20075">
        <w:t xml:space="preserve"> </w:t>
      </w:r>
      <w:r w:rsidR="00A20075" w:rsidRPr="00A20075">
        <w:rPr>
          <w:b/>
          <w:bCs/>
        </w:rPr>
        <w:t>analogue</w:t>
      </w:r>
      <w:r w:rsidR="00941B54">
        <w:t>.</w:t>
      </w:r>
    </w:p>
    <w:p w14:paraId="4021A98F" w14:textId="2D43B0D7" w:rsidR="00A20075" w:rsidRDefault="00A20075" w:rsidP="00A20075">
      <w:pPr>
        <w:pStyle w:val="Caption"/>
      </w:pPr>
      <w:bookmarkStart w:id="920" w:name="_Ref161301633"/>
      <w:bookmarkStart w:id="921" w:name="_Toc170288651"/>
      <w:r>
        <w:t xml:space="preserve">Table </w:t>
      </w:r>
      <w:r>
        <w:fldChar w:fldCharType="begin"/>
      </w:r>
      <w:r>
        <w:instrText xml:space="preserve"> SEQ Table \* ARABIC </w:instrText>
      </w:r>
      <w:r>
        <w:fldChar w:fldCharType="separate"/>
      </w:r>
      <w:r w:rsidR="00B95831">
        <w:rPr>
          <w:noProof/>
        </w:rPr>
        <w:t>12</w:t>
      </w:r>
      <w:r>
        <w:rPr>
          <w:noProof/>
        </w:rPr>
        <w:fldChar w:fldCharType="end"/>
      </w:r>
      <w:bookmarkEnd w:id="920"/>
      <w:r>
        <w:tab/>
      </w:r>
      <w:r w:rsidRPr="00A20075">
        <w:t>Configuration structure for a</w:t>
      </w:r>
      <w:r>
        <w:t>n</w:t>
      </w:r>
      <w:r w:rsidRPr="00A20075">
        <w:t xml:space="preserve"> </w:t>
      </w:r>
      <w:r>
        <w:t>analogue</w:t>
      </w:r>
      <w:r w:rsidRPr="00A20075">
        <w:t xml:space="preserve"> </w:t>
      </w:r>
      <w:r w:rsidR="00B445A6">
        <w:t>p</w:t>
      </w:r>
      <w:r w:rsidRPr="00A20075">
        <w:t>oint</w:t>
      </w:r>
      <w:bookmarkEnd w:id="921"/>
    </w:p>
    <w:tbl>
      <w:tblPr>
        <w:tblStyle w:val="LucidTable5"/>
        <w:tblW w:w="9072" w:type="dxa"/>
        <w:jc w:val="center"/>
        <w:tblLayout w:type="fixed"/>
        <w:tblLook w:val="04A0" w:firstRow="1" w:lastRow="0" w:firstColumn="1" w:lastColumn="0" w:noHBand="0" w:noVBand="1"/>
      </w:tblPr>
      <w:tblGrid>
        <w:gridCol w:w="1555"/>
        <w:gridCol w:w="1134"/>
        <w:gridCol w:w="1446"/>
        <w:gridCol w:w="900"/>
        <w:gridCol w:w="4037"/>
      </w:tblGrid>
      <w:tr w:rsidR="00D271BA" w:rsidRPr="00B50947" w14:paraId="581ECF74" w14:textId="77777777" w:rsidTr="00533DE8">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5BABD3"/>
          </w:tcPr>
          <w:p w14:paraId="6F1D6E43" w14:textId="77777777" w:rsidR="00D271BA" w:rsidRPr="00B50947" w:rsidRDefault="00D271BA" w:rsidP="00C71A0E">
            <w:pPr>
              <w:pStyle w:val="TableHeading"/>
              <w:rPr>
                <w:b/>
                <w:sz w:val="20"/>
                <w:szCs w:val="20"/>
              </w:rPr>
            </w:pPr>
            <w:r w:rsidRPr="00B50947">
              <w:rPr>
                <w:b/>
                <w:sz w:val="20"/>
                <w:szCs w:val="20"/>
              </w:rPr>
              <w:lastRenderedPageBreak/>
              <w:t>Information</w:t>
            </w:r>
          </w:p>
        </w:tc>
        <w:tc>
          <w:tcPr>
            <w:tcW w:w="1134" w:type="dxa"/>
            <w:shd w:val="clear" w:color="auto" w:fill="5BABD3"/>
          </w:tcPr>
          <w:p w14:paraId="571BFD78" w14:textId="77777777" w:rsidR="00D271BA" w:rsidRPr="00B50947" w:rsidRDefault="00D271BA" w:rsidP="00C71A0E">
            <w:pPr>
              <w:pStyle w:val="TableHeading"/>
              <w:rPr>
                <w:b/>
                <w:sz w:val="20"/>
                <w:szCs w:val="20"/>
              </w:rPr>
            </w:pPr>
            <w:r w:rsidRPr="00B50947">
              <w:rPr>
                <w:b/>
                <w:sz w:val="20"/>
                <w:szCs w:val="20"/>
              </w:rPr>
              <w:t>Type</w:t>
            </w:r>
          </w:p>
        </w:tc>
        <w:tc>
          <w:tcPr>
            <w:tcW w:w="1446" w:type="dxa"/>
            <w:shd w:val="clear" w:color="auto" w:fill="5BABD3"/>
          </w:tcPr>
          <w:p w14:paraId="67D7CB9E" w14:textId="77777777" w:rsidR="00D271BA" w:rsidRPr="00B50947" w:rsidRDefault="00D271BA" w:rsidP="00C71A0E">
            <w:pPr>
              <w:pStyle w:val="TableHeading"/>
              <w:rPr>
                <w:b/>
                <w:sz w:val="20"/>
                <w:szCs w:val="20"/>
              </w:rPr>
            </w:pPr>
            <w:r w:rsidRPr="00B50947">
              <w:rPr>
                <w:b/>
                <w:sz w:val="20"/>
                <w:szCs w:val="20"/>
              </w:rPr>
              <w:t>JSON Name</w:t>
            </w:r>
          </w:p>
        </w:tc>
        <w:tc>
          <w:tcPr>
            <w:tcW w:w="900" w:type="dxa"/>
            <w:shd w:val="clear" w:color="auto" w:fill="5BABD3"/>
          </w:tcPr>
          <w:p w14:paraId="5CAB633C" w14:textId="77777777" w:rsidR="00D271BA" w:rsidRPr="00B50947" w:rsidRDefault="00D271BA" w:rsidP="00C71A0E">
            <w:pPr>
              <w:pStyle w:val="TableHeading"/>
              <w:rPr>
                <w:b/>
                <w:sz w:val="20"/>
                <w:szCs w:val="20"/>
              </w:rPr>
            </w:pPr>
            <w:r w:rsidRPr="00B50947">
              <w:rPr>
                <w:b/>
                <w:sz w:val="20"/>
                <w:szCs w:val="20"/>
              </w:rPr>
              <w:t>Mandatory</w:t>
            </w:r>
          </w:p>
        </w:tc>
        <w:tc>
          <w:tcPr>
            <w:tcW w:w="4037" w:type="dxa"/>
            <w:shd w:val="clear" w:color="auto" w:fill="5BABD3"/>
          </w:tcPr>
          <w:p w14:paraId="360AD1C9" w14:textId="77777777" w:rsidR="00D271BA" w:rsidRPr="00B50947" w:rsidRDefault="00D271BA" w:rsidP="00C71A0E">
            <w:pPr>
              <w:pStyle w:val="TableHeading"/>
              <w:rPr>
                <w:b/>
                <w:sz w:val="20"/>
                <w:szCs w:val="20"/>
              </w:rPr>
            </w:pPr>
            <w:r w:rsidRPr="00B50947">
              <w:rPr>
                <w:b/>
                <w:sz w:val="20"/>
                <w:szCs w:val="20"/>
              </w:rPr>
              <w:t>Description</w:t>
            </w:r>
          </w:p>
        </w:tc>
      </w:tr>
      <w:tr w:rsidR="00D271BA" w:rsidRPr="00B50947" w14:paraId="5BA9CC8C" w14:textId="77777777" w:rsidTr="00533DE8">
        <w:trPr>
          <w:trHeight w:val="288"/>
          <w:jc w:val="center"/>
        </w:trPr>
        <w:tc>
          <w:tcPr>
            <w:tcW w:w="1555" w:type="dxa"/>
            <w:noWrap/>
            <w:hideMark/>
          </w:tcPr>
          <w:p w14:paraId="31098143" w14:textId="77777777" w:rsidR="00D271BA" w:rsidRPr="00B50947" w:rsidRDefault="00D271BA" w:rsidP="002B16D9">
            <w:pPr>
              <w:pStyle w:val="TableText"/>
              <w:rPr>
                <w:lang w:bidi="he-IL"/>
              </w:rPr>
            </w:pPr>
            <w:r w:rsidRPr="00B50947">
              <w:rPr>
                <w:lang w:bidi="he-IL"/>
              </w:rPr>
              <w:t>Parent Point</w:t>
            </w:r>
          </w:p>
        </w:tc>
        <w:tc>
          <w:tcPr>
            <w:tcW w:w="1134" w:type="dxa"/>
            <w:noWrap/>
            <w:hideMark/>
          </w:tcPr>
          <w:p w14:paraId="54B0C54D" w14:textId="77777777" w:rsidR="00D271BA" w:rsidRPr="00B50947" w:rsidRDefault="00D271BA" w:rsidP="002B16D9">
            <w:pPr>
              <w:pStyle w:val="TableText"/>
              <w:rPr>
                <w:lang w:bidi="he-IL"/>
              </w:rPr>
            </w:pPr>
            <w:r w:rsidRPr="00B50947">
              <w:rPr>
                <w:lang w:bidi="he-IL"/>
              </w:rPr>
              <w:t>integer</w:t>
            </w:r>
          </w:p>
        </w:tc>
        <w:tc>
          <w:tcPr>
            <w:tcW w:w="1446" w:type="dxa"/>
            <w:noWrap/>
            <w:hideMark/>
          </w:tcPr>
          <w:p w14:paraId="1C8DEC46" w14:textId="77777777" w:rsidR="00D271BA" w:rsidRPr="00B50947" w:rsidRDefault="00D271BA" w:rsidP="002B16D9">
            <w:pPr>
              <w:pStyle w:val="TableText"/>
              <w:rPr>
                <w:lang w:bidi="he-IL"/>
              </w:rPr>
            </w:pPr>
            <w:r w:rsidRPr="00B50947">
              <w:rPr>
                <w:lang w:bidi="he-IL"/>
              </w:rPr>
              <w:t>parent</w:t>
            </w:r>
          </w:p>
        </w:tc>
        <w:tc>
          <w:tcPr>
            <w:tcW w:w="900" w:type="dxa"/>
            <w:noWrap/>
            <w:hideMark/>
          </w:tcPr>
          <w:p w14:paraId="0BADEFFB" w14:textId="77777777" w:rsidR="00D271BA" w:rsidRPr="00B50947" w:rsidRDefault="00D271BA" w:rsidP="002B16D9">
            <w:pPr>
              <w:pStyle w:val="TableText"/>
              <w:rPr>
                <w:lang w:bidi="he-IL"/>
              </w:rPr>
            </w:pPr>
            <w:r w:rsidRPr="00B50947">
              <w:rPr>
                <w:lang w:bidi="he-IL"/>
              </w:rPr>
              <w:t>Yes</w:t>
            </w:r>
          </w:p>
        </w:tc>
        <w:tc>
          <w:tcPr>
            <w:tcW w:w="4037" w:type="dxa"/>
            <w:noWrap/>
            <w:hideMark/>
          </w:tcPr>
          <w:p w14:paraId="2ADC2CA7" w14:textId="44308B2C" w:rsidR="00D271BA" w:rsidRPr="00B50947" w:rsidRDefault="00D271BA" w:rsidP="002B16D9">
            <w:pPr>
              <w:pStyle w:val="TableText"/>
              <w:rPr>
                <w:lang w:bidi="he-IL"/>
              </w:rPr>
            </w:pPr>
            <w:r w:rsidRPr="00B50947">
              <w:rPr>
                <w:lang w:bidi="he-IL"/>
              </w:rPr>
              <w:t xml:space="preserve">Analogue features belong to analogue parent </w:t>
            </w:r>
            <w:r w:rsidR="006935F1">
              <w:rPr>
                <w:lang w:bidi="he-IL"/>
              </w:rPr>
              <w:t>point</w:t>
            </w:r>
            <w:r w:rsidRPr="00941B54">
              <w:rPr>
                <w:lang w:bidi="he-IL"/>
              </w:rPr>
              <w:t>s</w:t>
            </w:r>
            <w:r w:rsidRPr="00B50947">
              <w:rPr>
                <w:lang w:bidi="he-IL"/>
              </w:rPr>
              <w:t xml:space="preserve"> only.</w:t>
            </w:r>
          </w:p>
        </w:tc>
      </w:tr>
      <w:tr w:rsidR="00D271BA" w:rsidRPr="00B50947" w14:paraId="61DF0FC8" w14:textId="77777777" w:rsidTr="00533DE8">
        <w:trPr>
          <w:trHeight w:val="288"/>
          <w:jc w:val="center"/>
        </w:trPr>
        <w:tc>
          <w:tcPr>
            <w:tcW w:w="1555" w:type="dxa"/>
            <w:noWrap/>
          </w:tcPr>
          <w:p w14:paraId="1C18F473" w14:textId="13FBDD3C" w:rsidR="00D271BA" w:rsidRPr="00B50947" w:rsidRDefault="00D271BA" w:rsidP="002B16D9">
            <w:pPr>
              <w:pStyle w:val="TableText"/>
              <w:rPr>
                <w:lang w:bidi="he-IL"/>
              </w:rPr>
            </w:pPr>
            <w:r w:rsidRPr="00B50947">
              <w:rPr>
                <w:lang w:bidi="he-IL"/>
              </w:rPr>
              <w:t xml:space="preserve">Parent Point </w:t>
            </w:r>
            <w:r w:rsidR="004D4E6F">
              <w:rPr>
                <w:lang w:bidi="he-IL"/>
              </w:rPr>
              <w:t>T</w:t>
            </w:r>
            <w:r w:rsidR="00F23DBE" w:rsidRPr="00941B54">
              <w:rPr>
                <w:lang w:bidi="he-IL"/>
              </w:rPr>
              <w:t>ype</w:t>
            </w:r>
          </w:p>
        </w:tc>
        <w:tc>
          <w:tcPr>
            <w:tcW w:w="1134" w:type="dxa"/>
            <w:noWrap/>
          </w:tcPr>
          <w:p w14:paraId="04668E3D" w14:textId="77777777" w:rsidR="00D271BA" w:rsidRPr="00B50947" w:rsidRDefault="00D271BA" w:rsidP="002B16D9">
            <w:pPr>
              <w:pStyle w:val="TableText"/>
              <w:rPr>
                <w:lang w:bidi="he-IL"/>
              </w:rPr>
            </w:pPr>
            <w:r w:rsidRPr="00B50947">
              <w:rPr>
                <w:lang w:bidi="he-IL"/>
              </w:rPr>
              <w:t>string</w:t>
            </w:r>
          </w:p>
        </w:tc>
        <w:tc>
          <w:tcPr>
            <w:tcW w:w="1446" w:type="dxa"/>
            <w:noWrap/>
          </w:tcPr>
          <w:p w14:paraId="6D6B5EF3" w14:textId="77777777" w:rsidR="00D271BA" w:rsidRPr="00B50947" w:rsidRDefault="00D271BA" w:rsidP="002B16D9">
            <w:pPr>
              <w:pStyle w:val="TableText"/>
              <w:rPr>
                <w:lang w:bidi="he-IL"/>
              </w:rPr>
            </w:pPr>
            <w:r w:rsidRPr="00B50947">
              <w:rPr>
                <w:lang w:bidi="he-IL"/>
              </w:rPr>
              <w:t>parentType</w:t>
            </w:r>
          </w:p>
        </w:tc>
        <w:tc>
          <w:tcPr>
            <w:tcW w:w="900" w:type="dxa"/>
            <w:noWrap/>
          </w:tcPr>
          <w:p w14:paraId="4B26713C" w14:textId="77777777" w:rsidR="00D271BA" w:rsidRPr="00B50947" w:rsidRDefault="00D271BA" w:rsidP="002B16D9">
            <w:pPr>
              <w:pStyle w:val="TableText"/>
              <w:rPr>
                <w:lang w:bidi="he-IL"/>
              </w:rPr>
            </w:pPr>
            <w:r w:rsidRPr="00B50947">
              <w:rPr>
                <w:lang w:bidi="he-IL"/>
              </w:rPr>
              <w:t>Yes</w:t>
            </w:r>
          </w:p>
        </w:tc>
        <w:tc>
          <w:tcPr>
            <w:tcW w:w="4037" w:type="dxa"/>
            <w:noWrap/>
          </w:tcPr>
          <w:p w14:paraId="1CD2E670" w14:textId="77777777" w:rsidR="00D271BA" w:rsidRPr="00B50947" w:rsidRDefault="00D271BA" w:rsidP="002B16D9">
            <w:pPr>
              <w:pStyle w:val="TableText"/>
              <w:rPr>
                <w:lang w:bidi="he-IL"/>
              </w:rPr>
            </w:pPr>
            <w:r w:rsidRPr="00B50947">
              <w:rPr>
                <w:lang w:bidi="he-IL"/>
              </w:rPr>
              <w:t>“ai” or “ao”</w:t>
            </w:r>
          </w:p>
        </w:tc>
      </w:tr>
      <w:tr w:rsidR="00D271BA" w:rsidRPr="00B50947" w14:paraId="41C37202" w14:textId="77777777" w:rsidTr="00533DE8">
        <w:trPr>
          <w:trHeight w:val="288"/>
          <w:jc w:val="center"/>
        </w:trPr>
        <w:tc>
          <w:tcPr>
            <w:tcW w:w="1555" w:type="dxa"/>
            <w:noWrap/>
            <w:hideMark/>
          </w:tcPr>
          <w:p w14:paraId="456D553B" w14:textId="77777777" w:rsidR="00D271BA" w:rsidRPr="00B50947" w:rsidRDefault="00D271BA" w:rsidP="002B16D9">
            <w:pPr>
              <w:pStyle w:val="TableText"/>
              <w:rPr>
                <w:lang w:bidi="he-IL"/>
              </w:rPr>
            </w:pPr>
            <w:r w:rsidRPr="00B50947">
              <w:rPr>
                <w:lang w:bidi="he-IL"/>
              </w:rPr>
              <w:t>Raw Scale 1</w:t>
            </w:r>
          </w:p>
        </w:tc>
        <w:tc>
          <w:tcPr>
            <w:tcW w:w="1134" w:type="dxa"/>
            <w:noWrap/>
            <w:hideMark/>
          </w:tcPr>
          <w:p w14:paraId="0E6B8FA7" w14:textId="7963C342" w:rsidR="00D271BA" w:rsidRPr="00B50947" w:rsidRDefault="00D271BA" w:rsidP="002B16D9">
            <w:pPr>
              <w:pStyle w:val="TableText"/>
              <w:rPr>
                <w:lang w:bidi="he-IL"/>
              </w:rPr>
            </w:pPr>
            <w:del w:id="922" w:author="Gavin Rawson" w:date="2024-07-15T08:21:00Z" w16du:dateUtc="2024-07-15T07:21:00Z">
              <w:r w:rsidRPr="00B50947" w:rsidDel="00FC79DC">
                <w:rPr>
                  <w:lang w:bidi="he-IL"/>
                </w:rPr>
                <w:delText>number</w:delText>
              </w:r>
            </w:del>
            <w:ins w:id="923" w:author="Gavin Rawson" w:date="2024-07-15T08:21:00Z" w16du:dateUtc="2024-07-15T07:21:00Z">
              <w:r w:rsidR="00FC79DC">
                <w:rPr>
                  <w:lang w:bidi="he-IL"/>
                </w:rPr>
                <w:t>Integer</w:t>
              </w:r>
            </w:ins>
          </w:p>
        </w:tc>
        <w:tc>
          <w:tcPr>
            <w:tcW w:w="1446" w:type="dxa"/>
            <w:noWrap/>
            <w:hideMark/>
          </w:tcPr>
          <w:p w14:paraId="4F72BDA1" w14:textId="77777777" w:rsidR="00D271BA" w:rsidRPr="00B50947" w:rsidRDefault="00D271BA" w:rsidP="002B16D9">
            <w:pPr>
              <w:pStyle w:val="TableText"/>
              <w:rPr>
                <w:lang w:bidi="he-IL"/>
              </w:rPr>
            </w:pPr>
            <w:r w:rsidRPr="00B50947">
              <w:rPr>
                <w:lang w:bidi="he-IL"/>
              </w:rPr>
              <w:t>rawsc1</w:t>
            </w:r>
          </w:p>
        </w:tc>
        <w:tc>
          <w:tcPr>
            <w:tcW w:w="900" w:type="dxa"/>
            <w:noWrap/>
            <w:hideMark/>
          </w:tcPr>
          <w:p w14:paraId="7FE199A8" w14:textId="77777777" w:rsidR="00D271BA" w:rsidRPr="00B50947" w:rsidRDefault="00D271BA" w:rsidP="002B16D9">
            <w:pPr>
              <w:pStyle w:val="TableText"/>
              <w:rPr>
                <w:lang w:bidi="he-IL"/>
              </w:rPr>
            </w:pPr>
            <w:r w:rsidRPr="00B50947">
              <w:rPr>
                <w:lang w:bidi="he-IL"/>
              </w:rPr>
              <w:t>No</w:t>
            </w:r>
          </w:p>
        </w:tc>
        <w:tc>
          <w:tcPr>
            <w:tcW w:w="4037" w:type="dxa"/>
            <w:noWrap/>
            <w:hideMark/>
          </w:tcPr>
          <w:p w14:paraId="0CD0CFE0" w14:textId="1557FF5D" w:rsidR="00D271BA" w:rsidRPr="00B50947" w:rsidRDefault="00D271BA" w:rsidP="002B16D9">
            <w:pPr>
              <w:pStyle w:val="TableText"/>
              <w:rPr>
                <w:lang w:bidi="he-IL"/>
              </w:rPr>
            </w:pPr>
            <w:r w:rsidRPr="00B50947">
              <w:rPr>
                <w:lang w:bidi="he-IL"/>
              </w:rPr>
              <w:t>Raw Scale 1</w:t>
            </w:r>
            <w:r w:rsidR="005A4693">
              <w:rPr>
                <w:lang w:bidi="he-IL"/>
              </w:rPr>
              <w:t xml:space="preserve"> </w:t>
            </w:r>
            <w:r w:rsidRPr="00B50947">
              <w:rPr>
                <w:lang w:bidi="he-IL"/>
              </w:rPr>
              <w:t xml:space="preserve">is the first raw value of the </w:t>
            </w:r>
            <w:r w:rsidR="006935F1">
              <w:rPr>
                <w:lang w:bidi="he-IL"/>
              </w:rPr>
              <w:t>point</w:t>
            </w:r>
            <w:r w:rsidRPr="00B50947">
              <w:rPr>
                <w:lang w:bidi="he-IL"/>
              </w:rPr>
              <w:t xml:space="preserve"> (e.g. lower or zero value for the instrument).</w:t>
            </w:r>
          </w:p>
        </w:tc>
      </w:tr>
      <w:tr w:rsidR="00D271BA" w:rsidRPr="00B50947" w14:paraId="23AB4CEC" w14:textId="77777777" w:rsidTr="00533DE8">
        <w:trPr>
          <w:trHeight w:val="288"/>
          <w:jc w:val="center"/>
        </w:trPr>
        <w:tc>
          <w:tcPr>
            <w:tcW w:w="1555" w:type="dxa"/>
            <w:noWrap/>
            <w:hideMark/>
          </w:tcPr>
          <w:p w14:paraId="01F981F5" w14:textId="77777777" w:rsidR="00D271BA" w:rsidRPr="00B50947" w:rsidRDefault="00D271BA" w:rsidP="002B16D9">
            <w:pPr>
              <w:pStyle w:val="TableText"/>
              <w:rPr>
                <w:lang w:bidi="he-IL"/>
              </w:rPr>
            </w:pPr>
            <w:r w:rsidRPr="00B50947">
              <w:rPr>
                <w:lang w:bidi="he-IL"/>
              </w:rPr>
              <w:t>Raw Scale 2</w:t>
            </w:r>
          </w:p>
        </w:tc>
        <w:tc>
          <w:tcPr>
            <w:tcW w:w="1134" w:type="dxa"/>
            <w:noWrap/>
            <w:hideMark/>
          </w:tcPr>
          <w:p w14:paraId="5BFB5591" w14:textId="41961B36" w:rsidR="00D271BA" w:rsidRPr="00B50947" w:rsidRDefault="00D271BA" w:rsidP="002B16D9">
            <w:pPr>
              <w:pStyle w:val="TableText"/>
              <w:rPr>
                <w:lang w:bidi="he-IL"/>
              </w:rPr>
            </w:pPr>
            <w:del w:id="924" w:author="Gavin Rawson" w:date="2024-07-15T08:21:00Z" w16du:dateUtc="2024-07-15T07:21:00Z">
              <w:r w:rsidRPr="00B50947" w:rsidDel="00FC79DC">
                <w:rPr>
                  <w:lang w:bidi="he-IL"/>
                </w:rPr>
                <w:delText>number</w:delText>
              </w:r>
            </w:del>
            <w:ins w:id="925" w:author="Gavin Rawson" w:date="2024-07-15T08:21:00Z" w16du:dateUtc="2024-07-15T07:21:00Z">
              <w:r w:rsidR="00FC79DC">
                <w:rPr>
                  <w:lang w:bidi="he-IL"/>
                </w:rPr>
                <w:t>Integer</w:t>
              </w:r>
            </w:ins>
          </w:p>
        </w:tc>
        <w:tc>
          <w:tcPr>
            <w:tcW w:w="1446" w:type="dxa"/>
            <w:noWrap/>
            <w:hideMark/>
          </w:tcPr>
          <w:p w14:paraId="540E730B" w14:textId="77777777" w:rsidR="00D271BA" w:rsidRPr="00B50947" w:rsidRDefault="00D271BA" w:rsidP="002B16D9">
            <w:pPr>
              <w:pStyle w:val="TableText"/>
              <w:rPr>
                <w:lang w:bidi="he-IL"/>
              </w:rPr>
            </w:pPr>
            <w:r w:rsidRPr="00B50947">
              <w:rPr>
                <w:lang w:bidi="he-IL"/>
              </w:rPr>
              <w:t>rawsc2</w:t>
            </w:r>
          </w:p>
        </w:tc>
        <w:tc>
          <w:tcPr>
            <w:tcW w:w="900" w:type="dxa"/>
            <w:noWrap/>
            <w:hideMark/>
          </w:tcPr>
          <w:p w14:paraId="496055E5" w14:textId="77777777" w:rsidR="00D271BA" w:rsidRPr="00B50947" w:rsidRDefault="00D271BA" w:rsidP="002B16D9">
            <w:pPr>
              <w:pStyle w:val="TableText"/>
              <w:rPr>
                <w:lang w:bidi="he-IL"/>
              </w:rPr>
            </w:pPr>
            <w:r w:rsidRPr="00B50947">
              <w:rPr>
                <w:lang w:bidi="he-IL"/>
              </w:rPr>
              <w:t>No</w:t>
            </w:r>
          </w:p>
        </w:tc>
        <w:tc>
          <w:tcPr>
            <w:tcW w:w="4037" w:type="dxa"/>
            <w:noWrap/>
            <w:hideMark/>
          </w:tcPr>
          <w:p w14:paraId="0FCC176C" w14:textId="77777777" w:rsidR="00D271BA" w:rsidRPr="00B50947" w:rsidRDefault="00D271BA" w:rsidP="002B16D9">
            <w:pPr>
              <w:pStyle w:val="TableText"/>
              <w:rPr>
                <w:lang w:bidi="he-IL"/>
              </w:rPr>
            </w:pPr>
            <w:r w:rsidRPr="00B50947">
              <w:rPr>
                <w:lang w:bidi="he-IL"/>
              </w:rPr>
              <w:t>Raw scale 2 is the second raw value for the scaling (e.g. higher or full scale value of the instrument).</w:t>
            </w:r>
          </w:p>
        </w:tc>
      </w:tr>
      <w:tr w:rsidR="00D271BA" w:rsidRPr="00B50947" w14:paraId="7AB24E5F" w14:textId="77777777" w:rsidTr="00533DE8">
        <w:trPr>
          <w:trHeight w:val="288"/>
          <w:jc w:val="center"/>
        </w:trPr>
        <w:tc>
          <w:tcPr>
            <w:tcW w:w="1555" w:type="dxa"/>
            <w:noWrap/>
            <w:hideMark/>
          </w:tcPr>
          <w:p w14:paraId="7DB2C688" w14:textId="77777777" w:rsidR="00D271BA" w:rsidRPr="00B50947" w:rsidRDefault="00D271BA" w:rsidP="002B16D9">
            <w:pPr>
              <w:pStyle w:val="TableText"/>
              <w:rPr>
                <w:lang w:bidi="he-IL"/>
              </w:rPr>
            </w:pPr>
            <w:r w:rsidRPr="00B50947">
              <w:rPr>
                <w:lang w:bidi="he-IL"/>
              </w:rPr>
              <w:t>Eng Scale 1</w:t>
            </w:r>
          </w:p>
        </w:tc>
        <w:tc>
          <w:tcPr>
            <w:tcW w:w="1134" w:type="dxa"/>
            <w:noWrap/>
            <w:hideMark/>
          </w:tcPr>
          <w:p w14:paraId="4E775694" w14:textId="77777777" w:rsidR="00D271BA" w:rsidRPr="00B50947" w:rsidRDefault="00D271BA" w:rsidP="002B16D9">
            <w:pPr>
              <w:pStyle w:val="TableText"/>
              <w:rPr>
                <w:lang w:bidi="he-IL"/>
              </w:rPr>
            </w:pPr>
            <w:r w:rsidRPr="00B50947">
              <w:rPr>
                <w:lang w:bidi="he-IL"/>
              </w:rPr>
              <w:t>number</w:t>
            </w:r>
          </w:p>
        </w:tc>
        <w:tc>
          <w:tcPr>
            <w:tcW w:w="1446" w:type="dxa"/>
            <w:noWrap/>
            <w:hideMark/>
          </w:tcPr>
          <w:p w14:paraId="53413951" w14:textId="77777777" w:rsidR="00D271BA" w:rsidRPr="00B50947" w:rsidRDefault="00D271BA" w:rsidP="002B16D9">
            <w:pPr>
              <w:pStyle w:val="TableText"/>
              <w:rPr>
                <w:lang w:bidi="he-IL"/>
              </w:rPr>
            </w:pPr>
            <w:r w:rsidRPr="00B50947">
              <w:rPr>
                <w:lang w:bidi="he-IL"/>
              </w:rPr>
              <w:t>engsc1</w:t>
            </w:r>
          </w:p>
        </w:tc>
        <w:tc>
          <w:tcPr>
            <w:tcW w:w="900" w:type="dxa"/>
            <w:noWrap/>
            <w:hideMark/>
          </w:tcPr>
          <w:p w14:paraId="0840B232" w14:textId="77777777" w:rsidR="00D271BA" w:rsidRPr="00B50947" w:rsidRDefault="00D271BA" w:rsidP="002B16D9">
            <w:pPr>
              <w:pStyle w:val="TableText"/>
              <w:rPr>
                <w:lang w:bidi="he-IL"/>
              </w:rPr>
            </w:pPr>
            <w:r w:rsidRPr="00B50947">
              <w:rPr>
                <w:lang w:bidi="he-IL"/>
              </w:rPr>
              <w:t>No</w:t>
            </w:r>
          </w:p>
        </w:tc>
        <w:tc>
          <w:tcPr>
            <w:tcW w:w="4037" w:type="dxa"/>
            <w:noWrap/>
            <w:hideMark/>
          </w:tcPr>
          <w:p w14:paraId="3500CC81" w14:textId="517D3445" w:rsidR="00D271BA" w:rsidRPr="00B50947" w:rsidRDefault="00D271BA" w:rsidP="002B16D9">
            <w:pPr>
              <w:pStyle w:val="TableText"/>
              <w:rPr>
                <w:lang w:bidi="he-IL"/>
              </w:rPr>
            </w:pPr>
            <w:r w:rsidRPr="00B50947">
              <w:rPr>
                <w:lang w:bidi="he-IL"/>
              </w:rPr>
              <w:t xml:space="preserve">Engineering Scale </w:t>
            </w:r>
            <w:r w:rsidRPr="00B50947" w:rsidDel="00546FD8">
              <w:rPr>
                <w:lang w:bidi="he-IL"/>
              </w:rPr>
              <w:t>1</w:t>
            </w:r>
            <w:r w:rsidR="00546FD8" w:rsidRPr="00B50947">
              <w:rPr>
                <w:lang w:bidi="he-IL"/>
              </w:rPr>
              <w:t>;</w:t>
            </w:r>
            <w:r w:rsidRPr="00B50947">
              <w:rPr>
                <w:lang w:bidi="he-IL"/>
              </w:rPr>
              <w:t xml:space="preserve"> this is the first engineering value that corresponds to the first raw value (e.g. smallest scaled output that can be reported.</w:t>
            </w:r>
          </w:p>
        </w:tc>
      </w:tr>
      <w:tr w:rsidR="00D271BA" w:rsidRPr="00B50947" w14:paraId="590C32C3" w14:textId="77777777" w:rsidTr="00533DE8">
        <w:trPr>
          <w:trHeight w:val="288"/>
          <w:jc w:val="center"/>
        </w:trPr>
        <w:tc>
          <w:tcPr>
            <w:tcW w:w="1555" w:type="dxa"/>
            <w:noWrap/>
            <w:hideMark/>
          </w:tcPr>
          <w:p w14:paraId="257586BA" w14:textId="77777777" w:rsidR="00D271BA" w:rsidRPr="00B50947" w:rsidRDefault="00D271BA" w:rsidP="002B16D9">
            <w:pPr>
              <w:pStyle w:val="TableText"/>
              <w:rPr>
                <w:lang w:bidi="he-IL"/>
              </w:rPr>
            </w:pPr>
            <w:r w:rsidRPr="00B50947">
              <w:rPr>
                <w:lang w:bidi="he-IL"/>
              </w:rPr>
              <w:t>Eng Scale 2</w:t>
            </w:r>
          </w:p>
        </w:tc>
        <w:tc>
          <w:tcPr>
            <w:tcW w:w="1134" w:type="dxa"/>
            <w:noWrap/>
            <w:hideMark/>
          </w:tcPr>
          <w:p w14:paraId="28BE5CEC" w14:textId="77777777" w:rsidR="00D271BA" w:rsidRPr="00B50947" w:rsidRDefault="00D271BA" w:rsidP="002B16D9">
            <w:pPr>
              <w:pStyle w:val="TableText"/>
              <w:rPr>
                <w:lang w:bidi="he-IL"/>
              </w:rPr>
            </w:pPr>
            <w:r w:rsidRPr="00B50947">
              <w:rPr>
                <w:lang w:bidi="he-IL"/>
              </w:rPr>
              <w:t>number</w:t>
            </w:r>
          </w:p>
        </w:tc>
        <w:tc>
          <w:tcPr>
            <w:tcW w:w="1446" w:type="dxa"/>
            <w:noWrap/>
            <w:hideMark/>
          </w:tcPr>
          <w:p w14:paraId="29FF8AEC" w14:textId="77777777" w:rsidR="00D271BA" w:rsidRPr="00B50947" w:rsidRDefault="00D271BA" w:rsidP="002B16D9">
            <w:pPr>
              <w:pStyle w:val="TableText"/>
              <w:rPr>
                <w:lang w:bidi="he-IL"/>
              </w:rPr>
            </w:pPr>
            <w:r w:rsidRPr="00B50947">
              <w:rPr>
                <w:lang w:bidi="he-IL"/>
              </w:rPr>
              <w:t>engsc2</w:t>
            </w:r>
          </w:p>
        </w:tc>
        <w:tc>
          <w:tcPr>
            <w:tcW w:w="900" w:type="dxa"/>
            <w:noWrap/>
            <w:hideMark/>
          </w:tcPr>
          <w:p w14:paraId="4B815A9F" w14:textId="77777777" w:rsidR="00D271BA" w:rsidRPr="00B50947" w:rsidRDefault="00D271BA" w:rsidP="002B16D9">
            <w:pPr>
              <w:pStyle w:val="TableText"/>
              <w:rPr>
                <w:lang w:bidi="he-IL"/>
              </w:rPr>
            </w:pPr>
            <w:r w:rsidRPr="00B50947">
              <w:rPr>
                <w:lang w:bidi="he-IL"/>
              </w:rPr>
              <w:t>No</w:t>
            </w:r>
          </w:p>
        </w:tc>
        <w:tc>
          <w:tcPr>
            <w:tcW w:w="4037" w:type="dxa"/>
            <w:noWrap/>
            <w:hideMark/>
          </w:tcPr>
          <w:p w14:paraId="3C7E6C44" w14:textId="77777777" w:rsidR="00D271BA" w:rsidRPr="00B50947" w:rsidRDefault="00D271BA" w:rsidP="002B16D9">
            <w:pPr>
              <w:pStyle w:val="TableText"/>
              <w:rPr>
                <w:lang w:bidi="he-IL"/>
              </w:rPr>
            </w:pPr>
            <w:r w:rsidRPr="00B50947">
              <w:rPr>
                <w:lang w:bidi="he-IL"/>
              </w:rPr>
              <w:t>Engineering scale 2; this is the second engineering value that corresponds to the second raw value (e.g. the highest scaled value that can be recorded).</w:t>
            </w:r>
          </w:p>
        </w:tc>
      </w:tr>
      <w:tr w:rsidR="00D271BA" w:rsidRPr="00B50947" w14:paraId="542A92EA" w14:textId="77777777" w:rsidTr="00533DE8">
        <w:trPr>
          <w:trHeight w:val="288"/>
          <w:jc w:val="center"/>
        </w:trPr>
        <w:tc>
          <w:tcPr>
            <w:tcW w:w="1555" w:type="dxa"/>
            <w:noWrap/>
            <w:hideMark/>
          </w:tcPr>
          <w:p w14:paraId="4404364F" w14:textId="77777777" w:rsidR="00D271BA" w:rsidRPr="00B50947" w:rsidRDefault="00D271BA" w:rsidP="002B16D9">
            <w:pPr>
              <w:pStyle w:val="TableText"/>
              <w:rPr>
                <w:lang w:bidi="he-IL"/>
              </w:rPr>
            </w:pPr>
            <w:r w:rsidRPr="00B50947">
              <w:rPr>
                <w:lang w:bidi="he-IL"/>
              </w:rPr>
              <w:t>Minimum</w:t>
            </w:r>
          </w:p>
        </w:tc>
        <w:tc>
          <w:tcPr>
            <w:tcW w:w="1134" w:type="dxa"/>
            <w:noWrap/>
            <w:hideMark/>
          </w:tcPr>
          <w:p w14:paraId="70A45BDF" w14:textId="77777777" w:rsidR="00D271BA" w:rsidRPr="00B50947" w:rsidRDefault="00D271BA" w:rsidP="002B16D9">
            <w:pPr>
              <w:pStyle w:val="TableText"/>
              <w:rPr>
                <w:lang w:bidi="he-IL"/>
              </w:rPr>
            </w:pPr>
            <w:r w:rsidRPr="00B50947">
              <w:rPr>
                <w:lang w:bidi="he-IL"/>
              </w:rPr>
              <w:t>number</w:t>
            </w:r>
          </w:p>
        </w:tc>
        <w:tc>
          <w:tcPr>
            <w:tcW w:w="1446" w:type="dxa"/>
            <w:noWrap/>
            <w:hideMark/>
          </w:tcPr>
          <w:p w14:paraId="6C657EC8" w14:textId="77777777" w:rsidR="00D271BA" w:rsidRPr="00B50947" w:rsidRDefault="00D271BA" w:rsidP="002B16D9">
            <w:pPr>
              <w:pStyle w:val="TableText"/>
              <w:rPr>
                <w:lang w:bidi="he-IL"/>
              </w:rPr>
            </w:pPr>
            <w:r w:rsidRPr="00B50947">
              <w:rPr>
                <w:lang w:bidi="he-IL"/>
              </w:rPr>
              <w:t>min</w:t>
            </w:r>
          </w:p>
        </w:tc>
        <w:tc>
          <w:tcPr>
            <w:tcW w:w="900" w:type="dxa"/>
            <w:noWrap/>
            <w:hideMark/>
          </w:tcPr>
          <w:p w14:paraId="0CBDB9C4" w14:textId="77777777" w:rsidR="00D271BA" w:rsidRPr="00B50947" w:rsidRDefault="00D271BA" w:rsidP="002B16D9">
            <w:pPr>
              <w:pStyle w:val="TableText"/>
              <w:rPr>
                <w:lang w:bidi="he-IL"/>
              </w:rPr>
            </w:pPr>
            <w:r w:rsidRPr="00B50947">
              <w:rPr>
                <w:lang w:bidi="he-IL"/>
              </w:rPr>
              <w:t>No</w:t>
            </w:r>
          </w:p>
        </w:tc>
        <w:tc>
          <w:tcPr>
            <w:tcW w:w="4037" w:type="dxa"/>
            <w:noWrap/>
            <w:hideMark/>
          </w:tcPr>
          <w:p w14:paraId="658C5876" w14:textId="77777777" w:rsidR="00D271BA" w:rsidRPr="00B50947" w:rsidRDefault="00D271BA" w:rsidP="002B16D9">
            <w:pPr>
              <w:pStyle w:val="TableText"/>
              <w:rPr>
                <w:lang w:bidi="he-IL"/>
              </w:rPr>
            </w:pPr>
            <w:r w:rsidRPr="00B50947">
              <w:rPr>
                <w:lang w:bidi="he-IL"/>
              </w:rPr>
              <w:t>The measurement range’s minimum value, in engineering units. If a value is below the minimum, then it is under-range. The OVER_RANGE flag must be set when reporting values that are under-range. Under-range values should not be used when determining significant data (dead-band) changes.</w:t>
            </w:r>
          </w:p>
        </w:tc>
      </w:tr>
      <w:tr w:rsidR="00D271BA" w:rsidRPr="00B50947" w14:paraId="024D9947" w14:textId="77777777" w:rsidTr="00533DE8">
        <w:trPr>
          <w:trHeight w:val="288"/>
          <w:jc w:val="center"/>
        </w:trPr>
        <w:tc>
          <w:tcPr>
            <w:tcW w:w="1555" w:type="dxa"/>
            <w:noWrap/>
            <w:hideMark/>
          </w:tcPr>
          <w:p w14:paraId="0052F201" w14:textId="77777777" w:rsidR="00D271BA" w:rsidRPr="00B50947" w:rsidRDefault="00D271BA" w:rsidP="002B16D9">
            <w:pPr>
              <w:pStyle w:val="TableText"/>
              <w:rPr>
                <w:lang w:bidi="he-IL"/>
              </w:rPr>
            </w:pPr>
            <w:r w:rsidRPr="00B50947">
              <w:rPr>
                <w:lang w:bidi="he-IL"/>
              </w:rPr>
              <w:t>Maximum</w:t>
            </w:r>
          </w:p>
        </w:tc>
        <w:tc>
          <w:tcPr>
            <w:tcW w:w="1134" w:type="dxa"/>
            <w:noWrap/>
            <w:hideMark/>
          </w:tcPr>
          <w:p w14:paraId="091ABF6C" w14:textId="77777777" w:rsidR="00D271BA" w:rsidRPr="00B50947" w:rsidRDefault="00D271BA" w:rsidP="002B16D9">
            <w:pPr>
              <w:pStyle w:val="TableText"/>
              <w:rPr>
                <w:lang w:bidi="he-IL"/>
              </w:rPr>
            </w:pPr>
            <w:r w:rsidRPr="00B50947">
              <w:rPr>
                <w:lang w:bidi="he-IL"/>
              </w:rPr>
              <w:t>number</w:t>
            </w:r>
          </w:p>
        </w:tc>
        <w:tc>
          <w:tcPr>
            <w:tcW w:w="1446" w:type="dxa"/>
            <w:noWrap/>
            <w:hideMark/>
          </w:tcPr>
          <w:p w14:paraId="622E4868" w14:textId="77777777" w:rsidR="00D271BA" w:rsidRPr="00B50947" w:rsidRDefault="00D271BA" w:rsidP="002B16D9">
            <w:pPr>
              <w:pStyle w:val="TableText"/>
              <w:rPr>
                <w:lang w:bidi="he-IL"/>
              </w:rPr>
            </w:pPr>
            <w:r w:rsidRPr="00B50947">
              <w:rPr>
                <w:lang w:bidi="he-IL"/>
              </w:rPr>
              <w:t>max</w:t>
            </w:r>
          </w:p>
        </w:tc>
        <w:tc>
          <w:tcPr>
            <w:tcW w:w="900" w:type="dxa"/>
            <w:noWrap/>
            <w:hideMark/>
          </w:tcPr>
          <w:p w14:paraId="249CB283" w14:textId="77777777" w:rsidR="00D271BA" w:rsidRPr="00B50947" w:rsidRDefault="00D271BA" w:rsidP="002B16D9">
            <w:pPr>
              <w:pStyle w:val="TableText"/>
              <w:rPr>
                <w:lang w:bidi="he-IL"/>
              </w:rPr>
            </w:pPr>
            <w:r w:rsidRPr="00B50947">
              <w:rPr>
                <w:lang w:bidi="he-IL"/>
              </w:rPr>
              <w:t>No</w:t>
            </w:r>
          </w:p>
        </w:tc>
        <w:tc>
          <w:tcPr>
            <w:tcW w:w="4037" w:type="dxa"/>
            <w:noWrap/>
            <w:hideMark/>
          </w:tcPr>
          <w:p w14:paraId="2A7915FF" w14:textId="77777777" w:rsidR="00D271BA" w:rsidRPr="00B50947" w:rsidRDefault="00D271BA" w:rsidP="002B16D9">
            <w:pPr>
              <w:pStyle w:val="TableText"/>
              <w:rPr>
                <w:lang w:bidi="he-IL"/>
              </w:rPr>
            </w:pPr>
            <w:r w:rsidRPr="00B50947">
              <w:rPr>
                <w:lang w:bidi="he-IL"/>
              </w:rPr>
              <w:t>The measurement range’s maximum value, in engineering units. If a value is above the maximum, then it is over-range. The OVER_RANGE flag must be set when reporting values that are over-range. Over-range values should not be used when determining significant data (dead-band) changes.</w:t>
            </w:r>
          </w:p>
        </w:tc>
      </w:tr>
      <w:tr w:rsidR="00D271BA" w:rsidRPr="00B50947" w14:paraId="1EA089B9" w14:textId="77777777" w:rsidTr="00533DE8">
        <w:trPr>
          <w:trHeight w:val="288"/>
          <w:jc w:val="center"/>
        </w:trPr>
        <w:tc>
          <w:tcPr>
            <w:tcW w:w="1555" w:type="dxa"/>
            <w:noWrap/>
            <w:hideMark/>
          </w:tcPr>
          <w:p w14:paraId="75FDF0C3" w14:textId="77777777" w:rsidR="00D271BA" w:rsidRPr="00B50947" w:rsidRDefault="00D271BA" w:rsidP="002B16D9">
            <w:pPr>
              <w:pStyle w:val="TableText"/>
              <w:rPr>
                <w:lang w:bidi="he-IL"/>
              </w:rPr>
            </w:pPr>
            <w:r w:rsidRPr="00B50947">
              <w:rPr>
                <w:lang w:bidi="he-IL"/>
              </w:rPr>
              <w:t>Units</w:t>
            </w:r>
          </w:p>
        </w:tc>
        <w:tc>
          <w:tcPr>
            <w:tcW w:w="1134" w:type="dxa"/>
            <w:noWrap/>
            <w:hideMark/>
          </w:tcPr>
          <w:p w14:paraId="2A0A5CFC" w14:textId="77777777" w:rsidR="00D271BA" w:rsidRPr="00B50947" w:rsidRDefault="00D271BA" w:rsidP="002B16D9">
            <w:pPr>
              <w:pStyle w:val="TableText"/>
              <w:rPr>
                <w:lang w:bidi="he-IL"/>
              </w:rPr>
            </w:pPr>
            <w:r w:rsidRPr="00B50947">
              <w:rPr>
                <w:lang w:bidi="he-IL"/>
              </w:rPr>
              <w:t>string</w:t>
            </w:r>
          </w:p>
        </w:tc>
        <w:tc>
          <w:tcPr>
            <w:tcW w:w="1446" w:type="dxa"/>
            <w:noWrap/>
            <w:hideMark/>
          </w:tcPr>
          <w:p w14:paraId="6A9DE891" w14:textId="77777777" w:rsidR="00D271BA" w:rsidRPr="00B50947" w:rsidRDefault="00D271BA" w:rsidP="002B16D9">
            <w:pPr>
              <w:pStyle w:val="TableText"/>
              <w:rPr>
                <w:lang w:bidi="he-IL"/>
              </w:rPr>
            </w:pPr>
            <w:r w:rsidRPr="00B50947">
              <w:rPr>
                <w:lang w:bidi="he-IL"/>
              </w:rPr>
              <w:t>units</w:t>
            </w:r>
          </w:p>
        </w:tc>
        <w:tc>
          <w:tcPr>
            <w:tcW w:w="900" w:type="dxa"/>
            <w:noWrap/>
            <w:hideMark/>
          </w:tcPr>
          <w:p w14:paraId="46EFE548" w14:textId="77777777" w:rsidR="00D271BA" w:rsidRPr="00B50947" w:rsidRDefault="00D271BA" w:rsidP="002B16D9">
            <w:pPr>
              <w:pStyle w:val="TableText"/>
              <w:rPr>
                <w:lang w:bidi="he-IL"/>
              </w:rPr>
            </w:pPr>
            <w:r w:rsidRPr="00B50947">
              <w:rPr>
                <w:lang w:bidi="he-IL"/>
              </w:rPr>
              <w:t>No</w:t>
            </w:r>
          </w:p>
        </w:tc>
        <w:tc>
          <w:tcPr>
            <w:tcW w:w="4037" w:type="dxa"/>
            <w:noWrap/>
            <w:hideMark/>
          </w:tcPr>
          <w:p w14:paraId="7C3BD67E" w14:textId="6BEC473C" w:rsidR="00D271BA" w:rsidRPr="00B50947" w:rsidRDefault="00D271BA" w:rsidP="002B16D9">
            <w:pPr>
              <w:pStyle w:val="TableText"/>
              <w:rPr>
                <w:lang w:bidi="he-IL"/>
              </w:rPr>
            </w:pPr>
            <w:r w:rsidRPr="00B50947">
              <w:rPr>
                <w:lang w:bidi="he-IL"/>
              </w:rPr>
              <w:t xml:space="preserve">The units are a free format ASCII string that can be used when displaying the </w:t>
            </w:r>
            <w:r w:rsidR="006935F1">
              <w:rPr>
                <w:lang w:bidi="he-IL"/>
              </w:rPr>
              <w:t>point</w:t>
            </w:r>
            <w:r w:rsidRPr="00B50947">
              <w:rPr>
                <w:lang w:bidi="he-IL"/>
              </w:rPr>
              <w:t xml:space="preserve"> value through local access displays etc. The </w:t>
            </w:r>
            <w:r w:rsidR="00FF421A" w:rsidRPr="00B50947">
              <w:rPr>
                <w:lang w:bidi="he-IL"/>
              </w:rPr>
              <w:t>FD</w:t>
            </w:r>
            <w:r w:rsidRPr="00B50947">
              <w:rPr>
                <w:lang w:bidi="he-IL"/>
              </w:rPr>
              <w:t xml:space="preserve"> should not interpret any meaning from this string and may choose to ignore it completely.</w:t>
            </w:r>
          </w:p>
        </w:tc>
      </w:tr>
      <w:tr w:rsidR="00D271BA" w:rsidRPr="00B50947" w14:paraId="46195F99" w14:textId="77777777" w:rsidTr="00533DE8">
        <w:trPr>
          <w:trHeight w:val="288"/>
          <w:jc w:val="center"/>
        </w:trPr>
        <w:tc>
          <w:tcPr>
            <w:tcW w:w="1555" w:type="dxa"/>
            <w:noWrap/>
            <w:hideMark/>
          </w:tcPr>
          <w:p w14:paraId="0FD0520E" w14:textId="77777777" w:rsidR="00D271BA" w:rsidRPr="00B50947" w:rsidRDefault="00D271BA" w:rsidP="002B16D9">
            <w:pPr>
              <w:pStyle w:val="TableText"/>
              <w:rPr>
                <w:lang w:bidi="he-IL"/>
              </w:rPr>
            </w:pPr>
            <w:r w:rsidRPr="00B50947">
              <w:rPr>
                <w:lang w:bidi="he-IL"/>
              </w:rPr>
              <w:t>Significant Change Value</w:t>
            </w:r>
          </w:p>
        </w:tc>
        <w:tc>
          <w:tcPr>
            <w:tcW w:w="1134" w:type="dxa"/>
            <w:noWrap/>
            <w:hideMark/>
          </w:tcPr>
          <w:p w14:paraId="45E8A061" w14:textId="77777777" w:rsidR="00D271BA" w:rsidRPr="00B50947" w:rsidRDefault="00D271BA" w:rsidP="002B16D9">
            <w:pPr>
              <w:pStyle w:val="TableText"/>
              <w:rPr>
                <w:lang w:bidi="he-IL"/>
              </w:rPr>
            </w:pPr>
            <w:r w:rsidRPr="00B50947">
              <w:rPr>
                <w:lang w:bidi="he-IL"/>
              </w:rPr>
              <w:t>number</w:t>
            </w:r>
          </w:p>
        </w:tc>
        <w:tc>
          <w:tcPr>
            <w:tcW w:w="1446" w:type="dxa"/>
            <w:noWrap/>
            <w:hideMark/>
          </w:tcPr>
          <w:p w14:paraId="085D730C" w14:textId="77777777" w:rsidR="00D271BA" w:rsidRPr="00B50947" w:rsidRDefault="00D271BA" w:rsidP="002B16D9">
            <w:pPr>
              <w:pStyle w:val="TableText"/>
              <w:rPr>
                <w:lang w:bidi="he-IL"/>
              </w:rPr>
            </w:pPr>
            <w:r w:rsidRPr="00B50947">
              <w:rPr>
                <w:lang w:bidi="he-IL"/>
              </w:rPr>
              <w:t>change</w:t>
            </w:r>
          </w:p>
        </w:tc>
        <w:tc>
          <w:tcPr>
            <w:tcW w:w="900" w:type="dxa"/>
            <w:noWrap/>
            <w:hideMark/>
          </w:tcPr>
          <w:p w14:paraId="0413439E" w14:textId="77777777" w:rsidR="00D271BA" w:rsidRPr="00B50947" w:rsidRDefault="00D271BA" w:rsidP="002B16D9">
            <w:pPr>
              <w:pStyle w:val="TableText"/>
              <w:rPr>
                <w:lang w:bidi="he-IL"/>
              </w:rPr>
            </w:pPr>
            <w:r w:rsidRPr="00B50947">
              <w:rPr>
                <w:lang w:bidi="he-IL"/>
              </w:rPr>
              <w:t>No</w:t>
            </w:r>
          </w:p>
        </w:tc>
        <w:tc>
          <w:tcPr>
            <w:tcW w:w="4037" w:type="dxa"/>
            <w:noWrap/>
            <w:hideMark/>
          </w:tcPr>
          <w:p w14:paraId="7215B6F9" w14:textId="6275A854" w:rsidR="00D271BA" w:rsidRPr="00B50947" w:rsidRDefault="00D271BA" w:rsidP="002B16D9">
            <w:pPr>
              <w:pStyle w:val="TableText"/>
              <w:rPr>
                <w:lang w:bidi="he-IL"/>
              </w:rPr>
            </w:pPr>
            <w:r w:rsidRPr="00B50947">
              <w:rPr>
                <w:lang w:bidi="he-IL"/>
              </w:rPr>
              <w:t>This configuration record defines parameters that are used by</w:t>
            </w:r>
            <w:r w:rsidR="00FF421A" w:rsidRPr="00B50947">
              <w:rPr>
                <w:lang w:bidi="he-IL"/>
              </w:rPr>
              <w:t xml:space="preserve"> an FD</w:t>
            </w:r>
            <w:r w:rsidRPr="00B50947">
              <w:rPr>
                <w:lang w:bidi="he-IL"/>
              </w:rPr>
              <w:t xml:space="preserve"> to take an action when an analogue </w:t>
            </w:r>
            <w:r w:rsidR="006935F1">
              <w:rPr>
                <w:lang w:bidi="he-IL"/>
              </w:rPr>
              <w:t>point</w:t>
            </w:r>
            <w:r w:rsidRPr="00B50947">
              <w:rPr>
                <w:lang w:bidi="he-IL"/>
              </w:rPr>
              <w:t xml:space="preserve"> changes by a significant amount.</w:t>
            </w:r>
          </w:p>
        </w:tc>
      </w:tr>
    </w:tbl>
    <w:p w14:paraId="591D816C" w14:textId="75EFAF8D" w:rsidR="00C71A0E" w:rsidRDefault="00C71A0E" w:rsidP="007B1287">
      <w:pPr>
        <w:pStyle w:val="Heading4"/>
      </w:pPr>
      <w:r>
        <w:t xml:space="preserve">Analogue </w:t>
      </w:r>
      <w:r w:rsidR="006B0494">
        <w:t>point scaling</w:t>
      </w:r>
    </w:p>
    <w:p w14:paraId="5BFADF2E" w14:textId="77777777" w:rsidR="00C71A0E" w:rsidRDefault="00C71A0E" w:rsidP="00C71A0E">
      <w:pPr>
        <w:pStyle w:val="BodyText"/>
      </w:pPr>
      <w:r>
        <w:t>Analogue inputs and outputs and counters may be scaled. If no scale is defined, then a 1:1 scale with no offset is assumed.</w:t>
      </w:r>
    </w:p>
    <w:p w14:paraId="4250C479" w14:textId="5804A5E2" w:rsidR="00C71A0E" w:rsidRDefault="00C71A0E" w:rsidP="00C71A0E">
      <w:pPr>
        <w:pStyle w:val="BodyText"/>
      </w:pPr>
      <w:r>
        <w:t xml:space="preserve">Scaling is optional, and if these parameters are not used then the </w:t>
      </w:r>
      <w:r w:rsidR="00533DE8">
        <w:t>device reports</w:t>
      </w:r>
      <w:r>
        <w:t xml:space="preserve"> its raw value.</w:t>
      </w:r>
    </w:p>
    <w:p w14:paraId="3959834D" w14:textId="77777777" w:rsidR="00740693" w:rsidRDefault="00C71A0E" w:rsidP="00C71A0E">
      <w:pPr>
        <w:pStyle w:val="BodyText"/>
      </w:pPr>
      <w:r>
        <w:lastRenderedPageBreak/>
        <w:t xml:space="preserve">Raw Scale 1 and Engineering Scale 1 are associated, as are Raw Scale 2 and Engineering Scale 2. </w:t>
      </w:r>
    </w:p>
    <w:p w14:paraId="2F8E2ADA" w14:textId="6735F533" w:rsidR="00C71A0E" w:rsidRDefault="00740693" w:rsidP="00C71A0E">
      <w:pPr>
        <w:pStyle w:val="BodyText"/>
      </w:pPr>
      <w:r w:rsidRPr="00740693">
        <w:rPr>
          <w:rStyle w:val="Crossreference"/>
        </w:rPr>
        <w:fldChar w:fldCharType="begin"/>
      </w:r>
      <w:r w:rsidRPr="00740693">
        <w:rPr>
          <w:rStyle w:val="Crossreference"/>
        </w:rPr>
        <w:instrText xml:space="preserve"> REF _Ref161302842 \h </w:instrText>
      </w:r>
      <w:r>
        <w:rPr>
          <w:rStyle w:val="Crossreference"/>
        </w:rPr>
        <w:instrText xml:space="preserve"> \* MERGEFORMAT </w:instrText>
      </w:r>
      <w:r w:rsidRPr="00740693">
        <w:rPr>
          <w:rStyle w:val="Crossreference"/>
        </w:rPr>
      </w:r>
      <w:r w:rsidRPr="00740693">
        <w:rPr>
          <w:rStyle w:val="Crossreference"/>
        </w:rPr>
        <w:fldChar w:fldCharType="separate"/>
      </w:r>
      <w:ins w:id="926" w:author="Gavin Rawson" w:date="2024-07-17T08:57:00Z" w16du:dateUtc="2024-07-17T07:57:00Z">
        <w:r w:rsidR="00B95831" w:rsidRPr="00B95831">
          <w:rPr>
            <w:rStyle w:val="Crossreference"/>
            <w:rPrChange w:id="927" w:author="Gavin Rawson" w:date="2024-07-17T08:57:00Z" w16du:dateUtc="2024-07-17T07:57:00Z">
              <w:rPr/>
            </w:rPrChange>
          </w:rPr>
          <w:t xml:space="preserve">Figure </w:t>
        </w:r>
        <w:r w:rsidR="00B95831" w:rsidRPr="00B95831">
          <w:rPr>
            <w:rStyle w:val="Crossreference"/>
            <w:rPrChange w:id="928" w:author="Gavin Rawson" w:date="2024-07-17T08:57:00Z" w16du:dateUtc="2024-07-17T07:57:00Z">
              <w:rPr>
                <w:noProof/>
              </w:rPr>
            </w:rPrChange>
          </w:rPr>
          <w:t>5</w:t>
        </w:r>
      </w:ins>
      <w:del w:id="929" w:author="Gavin Rawson" w:date="2024-07-15T12:48:00Z" w16du:dateUtc="2024-07-15T11:48:00Z">
        <w:r w:rsidR="002B16D9" w:rsidRPr="00041655" w:rsidDel="00461D1E">
          <w:rPr>
            <w:rStyle w:val="Crossreference"/>
          </w:rPr>
          <w:delText>Figure 5</w:delText>
        </w:r>
      </w:del>
      <w:r w:rsidRPr="00740693">
        <w:rPr>
          <w:rStyle w:val="Crossreference"/>
        </w:rPr>
        <w:fldChar w:fldCharType="end"/>
      </w:r>
      <w:r w:rsidR="00C71A0E">
        <w:t xml:space="preserve"> highlights the relationship</w:t>
      </w:r>
      <w:r w:rsidR="00B445A6">
        <w:t>.</w:t>
      </w:r>
    </w:p>
    <w:p w14:paraId="65F124CB" w14:textId="669BA4A6" w:rsidR="00D271BA" w:rsidRDefault="00C71A0E" w:rsidP="00C71A0E">
      <w:pPr>
        <w:pStyle w:val="BodyText"/>
      </w:pPr>
      <w:r>
        <w:rPr>
          <w:noProof/>
        </w:rPr>
        <w:drawing>
          <wp:inline distT="0" distB="0" distL="0" distR="0" wp14:anchorId="7C085688" wp14:editId="03B4E4E8">
            <wp:extent cx="5632450" cy="3371960"/>
            <wp:effectExtent l="0" t="0" r="6350" b="0"/>
            <wp:docPr id="1820756682" name="Graphic 1" descr="A diagram showing analogue sca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56682" name="Graphic 1" descr="A diagram showing analogue scaling."/>
                    <pic:cNvPicPr/>
                  </pic:nvPicPr>
                  <pic:blipFill rotWithShape="1">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rcRect l="3944" t="25883" r="19768" b="13252"/>
                    <a:stretch/>
                  </pic:blipFill>
                  <pic:spPr bwMode="auto">
                    <a:xfrm>
                      <a:off x="0" y="0"/>
                      <a:ext cx="5638275" cy="3375447"/>
                    </a:xfrm>
                    <a:prstGeom prst="rect">
                      <a:avLst/>
                    </a:prstGeom>
                    <a:ln>
                      <a:noFill/>
                    </a:ln>
                    <a:extLst>
                      <a:ext uri="{53640926-AAD7-44D8-BBD7-CCE9431645EC}">
                        <a14:shadowObscured xmlns:a14="http://schemas.microsoft.com/office/drawing/2010/main"/>
                      </a:ext>
                    </a:extLst>
                  </pic:spPr>
                </pic:pic>
              </a:graphicData>
            </a:graphic>
          </wp:inline>
        </w:drawing>
      </w:r>
    </w:p>
    <w:p w14:paraId="079AE981" w14:textId="59FC782A" w:rsidR="00C71A0E" w:rsidRDefault="00C71A0E" w:rsidP="00C71A0E">
      <w:pPr>
        <w:pStyle w:val="Caption"/>
      </w:pPr>
      <w:bookmarkStart w:id="930" w:name="_Ref161302842"/>
      <w:bookmarkStart w:id="931" w:name="_Toc170288632"/>
      <w:r>
        <w:t xml:space="preserve">Figure </w:t>
      </w:r>
      <w:r>
        <w:fldChar w:fldCharType="begin"/>
      </w:r>
      <w:r>
        <w:instrText xml:space="preserve"> SEQ Figure \* ARABIC </w:instrText>
      </w:r>
      <w:r>
        <w:fldChar w:fldCharType="separate"/>
      </w:r>
      <w:r w:rsidR="00B95831">
        <w:rPr>
          <w:noProof/>
        </w:rPr>
        <w:t>5</w:t>
      </w:r>
      <w:r>
        <w:rPr>
          <w:noProof/>
        </w:rPr>
        <w:fldChar w:fldCharType="end"/>
      </w:r>
      <w:bookmarkEnd w:id="930"/>
      <w:r>
        <w:tab/>
        <w:t>Analogue scaling</w:t>
      </w:r>
      <w:bookmarkEnd w:id="931"/>
    </w:p>
    <w:p w14:paraId="0748F863" w14:textId="77777777" w:rsidR="00740693" w:rsidRDefault="00740693" w:rsidP="00740693">
      <w:pPr>
        <w:pStyle w:val="BodyText"/>
      </w:pPr>
      <w:r>
        <w:t>The scaling values may be inverted such that Raw Scale 1 is greater than Raw Scale 2, or Engineering Scale 1 is greater than Engineering Scale 2, giving a graph with a negative slope.</w:t>
      </w:r>
    </w:p>
    <w:p w14:paraId="156DAA6F" w14:textId="56C78F22" w:rsidR="00740693" w:rsidRDefault="00740693" w:rsidP="00740693">
      <w:pPr>
        <w:pStyle w:val="BodyText"/>
      </w:pPr>
      <w:r>
        <w:t xml:space="preserve">The raw and engineering values need not be within the range for the </w:t>
      </w:r>
      <w:r w:rsidR="006935F1">
        <w:t>point</w:t>
      </w:r>
      <w:r>
        <w:t>.</w:t>
      </w:r>
    </w:p>
    <w:p w14:paraId="2B302E35" w14:textId="42CFFA16" w:rsidR="00740693" w:rsidRDefault="00740693" w:rsidP="00740693">
      <w:pPr>
        <w:pStyle w:val="BodyText"/>
      </w:pPr>
      <w:r>
        <w:t xml:space="preserve">If scaling is not supported for a particular </w:t>
      </w:r>
      <w:r w:rsidR="006935F1">
        <w:t>point</w:t>
      </w:r>
      <w:r>
        <w:t xml:space="preserve">, for example, a </w:t>
      </w:r>
      <w:r w:rsidR="006935F1">
        <w:t>point</w:t>
      </w:r>
      <w:r>
        <w:t xml:space="preserve"> whose value is fixed by the </w:t>
      </w:r>
      <w:r w:rsidR="00FF421A">
        <w:t>FD</w:t>
      </w:r>
      <w:r>
        <w:t>, then the FD  reject</w:t>
      </w:r>
      <w:r w:rsidR="00107CC7">
        <w:t>s</w:t>
      </w:r>
      <w:r>
        <w:t xml:space="preserve"> any configuration which is not 1:1 scaling.</w:t>
      </w:r>
    </w:p>
    <w:p w14:paraId="6920CD1B" w14:textId="12B2A8D0" w:rsidR="00740693" w:rsidRDefault="00740693" w:rsidP="00740693">
      <w:pPr>
        <w:pStyle w:val="BodyText"/>
      </w:pPr>
      <w:r>
        <w:t xml:space="preserve">Changing the scale of a </w:t>
      </w:r>
      <w:r w:rsidR="006935F1">
        <w:t>point</w:t>
      </w:r>
      <w:r>
        <w:t xml:space="preserve"> doesn’t affect the range, limit values, and hysteresis defined for the </w:t>
      </w:r>
      <w:r w:rsidR="006935F1">
        <w:t>point</w:t>
      </w:r>
      <w:r>
        <w:t xml:space="preserve">. For example, the SA can download a configuration containing limit records. Later, it may download a second configuration containing just a change to the scaling, but this does not affect the limits already stored from the earlier configuration. On the next I/O scan the </w:t>
      </w:r>
      <w:r w:rsidR="006935F1">
        <w:t>point</w:t>
      </w:r>
      <w:r>
        <w:t xml:space="preserve"> may change state due to the new engineering value being evaluated against the existing limits.</w:t>
      </w:r>
    </w:p>
    <w:p w14:paraId="5A88EE89" w14:textId="77777777" w:rsidR="00740693" w:rsidRDefault="00740693" w:rsidP="007B1287">
      <w:pPr>
        <w:pStyle w:val="Heading4"/>
      </w:pPr>
      <w:r>
        <w:t>Range</w:t>
      </w:r>
    </w:p>
    <w:p w14:paraId="5233E2B2" w14:textId="6B02E816" w:rsidR="00740693" w:rsidRDefault="00740693" w:rsidP="00740693">
      <w:pPr>
        <w:pStyle w:val="BodyText"/>
      </w:pPr>
      <w:r>
        <w:t xml:space="preserve">Analogue </w:t>
      </w:r>
      <w:r w:rsidR="006935F1">
        <w:t>point</w:t>
      </w:r>
      <w:r>
        <w:t xml:space="preserve">s may have a valid range defined. See the fields </w:t>
      </w:r>
      <w:r w:rsidRPr="00740693">
        <w:rPr>
          <w:b/>
          <w:bCs/>
        </w:rPr>
        <w:t>min</w:t>
      </w:r>
      <w:r>
        <w:t xml:space="preserve"> and </w:t>
      </w:r>
      <w:r w:rsidRPr="00740693">
        <w:rPr>
          <w:b/>
          <w:bCs/>
        </w:rPr>
        <w:t>max</w:t>
      </w:r>
      <w:r>
        <w:t>.</w:t>
      </w:r>
    </w:p>
    <w:p w14:paraId="2B8CBA34" w14:textId="698E7A7E" w:rsidR="00740693" w:rsidRDefault="00740693" w:rsidP="00740693">
      <w:pPr>
        <w:pStyle w:val="BodyText"/>
      </w:pPr>
      <w:r>
        <w:t xml:space="preserve">The value reported for an analogue </w:t>
      </w:r>
      <w:r w:rsidR="006935F1">
        <w:t>point</w:t>
      </w:r>
      <w:r>
        <w:t xml:space="preserve"> which is over or under range must be the over-range or under-range value. If a value reaches an instrumentation limit, then the instrumentation limit is reported.</w:t>
      </w:r>
    </w:p>
    <w:p w14:paraId="50D03A2D" w14:textId="19FE2033" w:rsidR="00740693" w:rsidRDefault="00740693" w:rsidP="00740693">
      <w:pPr>
        <w:pStyle w:val="BodyText"/>
      </w:pPr>
      <w:r>
        <w:t xml:space="preserve">A FD implements proprietary procedures to ensure it does not generate events that report fleeting changes of the Range Error </w:t>
      </w:r>
      <w:r w:rsidR="006935F1">
        <w:t>point</w:t>
      </w:r>
      <w:r>
        <w:t xml:space="preserve"> quality flag.</w:t>
      </w:r>
    </w:p>
    <w:p w14:paraId="27ABB6BA" w14:textId="77777777" w:rsidR="00740693" w:rsidRDefault="00740693" w:rsidP="007B1287">
      <w:pPr>
        <w:pStyle w:val="Heading4"/>
      </w:pPr>
      <w:r>
        <w:t>Units</w:t>
      </w:r>
    </w:p>
    <w:p w14:paraId="018DD3AB" w14:textId="4525F1A2" w:rsidR="00740693" w:rsidRDefault="00740693" w:rsidP="00740693">
      <w:pPr>
        <w:pStyle w:val="BodyText"/>
      </w:pPr>
      <w:r>
        <w:t xml:space="preserve">Analogue </w:t>
      </w:r>
      <w:r w:rsidR="006935F1">
        <w:t>point</w:t>
      </w:r>
      <w:r>
        <w:t xml:space="preserve">s may have units defined. See the field </w:t>
      </w:r>
      <w:r w:rsidRPr="00740693">
        <w:rPr>
          <w:b/>
          <w:bCs/>
        </w:rPr>
        <w:t>units</w:t>
      </w:r>
      <w:r>
        <w:t>.</w:t>
      </w:r>
    </w:p>
    <w:p w14:paraId="38FDEF49" w14:textId="7D07B510" w:rsidR="00740693" w:rsidRDefault="00740693" w:rsidP="007B1287">
      <w:pPr>
        <w:pStyle w:val="Heading4"/>
      </w:pPr>
      <w:r>
        <w:lastRenderedPageBreak/>
        <w:t xml:space="preserve">Significant </w:t>
      </w:r>
      <w:r w:rsidR="006B0494">
        <w:t>change</w:t>
      </w:r>
    </w:p>
    <w:p w14:paraId="00D184CA" w14:textId="191AD9F5" w:rsidR="00740693" w:rsidRDefault="00740693" w:rsidP="00740693">
      <w:pPr>
        <w:pStyle w:val="BodyText"/>
      </w:pPr>
      <w:r>
        <w:t xml:space="preserve">Analogue </w:t>
      </w:r>
      <w:r w:rsidR="006935F1">
        <w:t>point</w:t>
      </w:r>
      <w:r>
        <w:t xml:space="preserve">s support the generation of events when </w:t>
      </w:r>
      <w:r w:rsidR="006935F1">
        <w:t>point</w:t>
      </w:r>
      <w:r>
        <w:t xml:space="preserve"> values differ from previous recorded values by a certain amount</w:t>
      </w:r>
      <w:r w:rsidR="007D285E">
        <w:t>. T</w:t>
      </w:r>
      <w:r>
        <w:t>hese are known as significant change events.</w:t>
      </w:r>
    </w:p>
    <w:p w14:paraId="00DFD9FB" w14:textId="7AE16A05" w:rsidR="00740693" w:rsidRDefault="00740693" w:rsidP="00740693">
      <w:pPr>
        <w:pStyle w:val="BodyText"/>
      </w:pPr>
      <w:r>
        <w:t xml:space="preserve">A significant change event is generated when the absolute value of the difference between the last evented value and the current value </w:t>
      </w:r>
      <w:r w:rsidR="007D285E">
        <w:t xml:space="preserve">of the </w:t>
      </w:r>
      <w:r w:rsidR="006935F1">
        <w:t>point</w:t>
      </w:r>
      <w:r w:rsidR="007D285E">
        <w:t xml:space="preserve"> </w:t>
      </w:r>
      <w:r>
        <w:t xml:space="preserve">exceeds a set limit. The last evented value of the </w:t>
      </w:r>
      <w:r w:rsidR="006935F1">
        <w:t>point</w:t>
      </w:r>
      <w:r w:rsidR="007D285E">
        <w:t xml:space="preserve"> </w:t>
      </w:r>
      <w:r>
        <w:t xml:space="preserve">must be the last value evented for </w:t>
      </w:r>
      <w:r w:rsidR="007D285E">
        <w:t xml:space="preserve">a </w:t>
      </w:r>
      <w:r>
        <w:t xml:space="preserve">significant change. If no such value is available then the first recorded value of the </w:t>
      </w:r>
      <w:r w:rsidR="006935F1">
        <w:t>point</w:t>
      </w:r>
      <w:r w:rsidR="007D285E">
        <w:t xml:space="preserve"> </w:t>
      </w:r>
      <w:r>
        <w:t>must be used, that is</w:t>
      </w:r>
      <w:r w:rsidR="007D285E">
        <w:t>,</w:t>
      </w:r>
      <w:r>
        <w:t xml:space="preserve"> the value when the Reset </w:t>
      </w:r>
      <w:r w:rsidR="006935F1">
        <w:t>point</w:t>
      </w:r>
      <w:r w:rsidR="007D285E">
        <w:t xml:space="preserve"> </w:t>
      </w:r>
      <w:r>
        <w:t xml:space="preserve">quality flag is cleared. Significant change detection is performed on the scaled value of the </w:t>
      </w:r>
      <w:r w:rsidR="006935F1">
        <w:t>point</w:t>
      </w:r>
      <w:r>
        <w:t>.</w:t>
      </w:r>
    </w:p>
    <w:p w14:paraId="4E57C0A9" w14:textId="0812352C" w:rsidR="00740693" w:rsidRDefault="00740693" w:rsidP="007D285E">
      <w:pPr>
        <w:pStyle w:val="BodyText"/>
      </w:pPr>
      <w:r>
        <w:t xml:space="preserve">The information </w:t>
      </w:r>
      <w:r w:rsidR="007D285E">
        <w:t xml:space="preserve">in </w:t>
      </w:r>
      <w:r w:rsidR="008910A9" w:rsidRPr="008910A9">
        <w:rPr>
          <w:rStyle w:val="Crossreference"/>
        </w:rPr>
        <w:fldChar w:fldCharType="begin"/>
      </w:r>
      <w:r w:rsidR="008910A9" w:rsidRPr="008910A9">
        <w:rPr>
          <w:rStyle w:val="Crossreference"/>
        </w:rPr>
        <w:instrText xml:space="preserve"> REF _Ref161304973 \h </w:instrText>
      </w:r>
      <w:r w:rsidR="008910A9">
        <w:rPr>
          <w:rStyle w:val="Crossreference"/>
        </w:rPr>
        <w:instrText xml:space="preserve"> \* MERGEFORMAT </w:instrText>
      </w:r>
      <w:r w:rsidR="008910A9" w:rsidRPr="008910A9">
        <w:rPr>
          <w:rStyle w:val="Crossreference"/>
        </w:rPr>
      </w:r>
      <w:r w:rsidR="008910A9" w:rsidRPr="008910A9">
        <w:rPr>
          <w:rStyle w:val="Crossreference"/>
        </w:rPr>
        <w:fldChar w:fldCharType="separate"/>
      </w:r>
      <w:ins w:id="932" w:author="Gavin Rawson" w:date="2024-07-17T08:57:00Z" w16du:dateUtc="2024-07-17T07:57:00Z">
        <w:r w:rsidR="00B95831" w:rsidRPr="00B95831">
          <w:rPr>
            <w:rStyle w:val="Crossreference"/>
            <w:rPrChange w:id="933" w:author="Gavin Rawson" w:date="2024-07-17T08:57:00Z" w16du:dateUtc="2024-07-17T07:57:00Z">
              <w:rPr/>
            </w:rPrChange>
          </w:rPr>
          <w:t xml:space="preserve">Table </w:t>
        </w:r>
        <w:r w:rsidR="00B95831" w:rsidRPr="00B95831">
          <w:rPr>
            <w:rStyle w:val="Crossreference"/>
            <w:rPrChange w:id="934" w:author="Gavin Rawson" w:date="2024-07-17T08:57:00Z" w16du:dateUtc="2024-07-17T07:57:00Z">
              <w:rPr>
                <w:noProof/>
              </w:rPr>
            </w:rPrChange>
          </w:rPr>
          <w:t>13</w:t>
        </w:r>
      </w:ins>
      <w:del w:id="935" w:author="Gavin Rawson" w:date="2024-07-15T12:48:00Z" w16du:dateUtc="2024-07-15T11:48:00Z">
        <w:r w:rsidR="002B16D9" w:rsidRPr="00041655" w:rsidDel="00461D1E">
          <w:rPr>
            <w:rStyle w:val="Crossreference"/>
          </w:rPr>
          <w:delText>Table 13</w:delText>
        </w:r>
      </w:del>
      <w:r w:rsidR="008910A9" w:rsidRPr="008910A9">
        <w:rPr>
          <w:rStyle w:val="Crossreference"/>
        </w:rPr>
        <w:fldChar w:fldCharType="end"/>
      </w:r>
      <w:r w:rsidR="007D285E">
        <w:t xml:space="preserve"> </w:t>
      </w:r>
      <w:r>
        <w:t xml:space="preserve">is used to define significant change for analogue </w:t>
      </w:r>
      <w:r w:rsidR="006935F1">
        <w:t>point</w:t>
      </w:r>
      <w:r>
        <w:t>s</w:t>
      </w:r>
      <w:r w:rsidR="007D285E">
        <w:t>, i</w:t>
      </w:r>
      <w:r>
        <w:t>n the analogue and counter tables</w:t>
      </w:r>
      <w:r w:rsidR="007D285E">
        <w:t>.</w:t>
      </w:r>
    </w:p>
    <w:p w14:paraId="1ADAD0AB" w14:textId="2D9342BE" w:rsidR="00740693" w:rsidRDefault="007D285E" w:rsidP="007D285E">
      <w:pPr>
        <w:pStyle w:val="Caption"/>
      </w:pPr>
      <w:bookmarkStart w:id="936" w:name="_Ref161304973"/>
      <w:bookmarkStart w:id="937" w:name="_Toc170288652"/>
      <w:r>
        <w:t xml:space="preserve">Table </w:t>
      </w:r>
      <w:r>
        <w:fldChar w:fldCharType="begin"/>
      </w:r>
      <w:r>
        <w:instrText xml:space="preserve"> SEQ Table \* ARABIC </w:instrText>
      </w:r>
      <w:r>
        <w:fldChar w:fldCharType="separate"/>
      </w:r>
      <w:r w:rsidR="00B95831">
        <w:rPr>
          <w:noProof/>
        </w:rPr>
        <w:t>13</w:t>
      </w:r>
      <w:r>
        <w:rPr>
          <w:noProof/>
        </w:rPr>
        <w:fldChar w:fldCharType="end"/>
      </w:r>
      <w:bookmarkEnd w:id="936"/>
      <w:r>
        <w:tab/>
      </w:r>
      <w:r w:rsidRPr="007D285E">
        <w:t xml:space="preserve">Information used in defining significant change for analogue </w:t>
      </w:r>
      <w:r w:rsidR="00676F46">
        <w:t>p</w:t>
      </w:r>
      <w:r w:rsidRPr="007D285E">
        <w:t>oints</w:t>
      </w:r>
      <w:bookmarkEnd w:id="937"/>
    </w:p>
    <w:tbl>
      <w:tblPr>
        <w:tblStyle w:val="LucidTable6"/>
        <w:tblW w:w="9072" w:type="dxa"/>
        <w:jc w:val="center"/>
        <w:tblLayout w:type="fixed"/>
        <w:tblLook w:val="04A0" w:firstRow="1" w:lastRow="0" w:firstColumn="1" w:lastColumn="0" w:noHBand="0" w:noVBand="1"/>
      </w:tblPr>
      <w:tblGrid>
        <w:gridCol w:w="2420"/>
        <w:gridCol w:w="1141"/>
        <w:gridCol w:w="1427"/>
        <w:gridCol w:w="4084"/>
      </w:tblGrid>
      <w:tr w:rsidR="007D285E" w:rsidRPr="00B50947" w14:paraId="5721392B" w14:textId="77777777" w:rsidTr="007D285E">
        <w:trPr>
          <w:cnfStyle w:val="100000000000" w:firstRow="1" w:lastRow="0" w:firstColumn="0" w:lastColumn="0" w:oddVBand="0" w:evenVBand="0" w:oddHBand="0" w:evenHBand="0" w:firstRowFirstColumn="0" w:firstRowLastColumn="0" w:lastRowFirstColumn="0" w:lastRowLastColumn="0"/>
          <w:jc w:val="center"/>
        </w:trPr>
        <w:tc>
          <w:tcPr>
            <w:tcW w:w="2420" w:type="dxa"/>
            <w:shd w:val="clear" w:color="auto" w:fill="5BABD3"/>
          </w:tcPr>
          <w:p w14:paraId="2E2D06D5" w14:textId="77777777" w:rsidR="007D285E" w:rsidRPr="00B50947" w:rsidRDefault="007D285E" w:rsidP="007D285E">
            <w:pPr>
              <w:pStyle w:val="TableHeading"/>
              <w:rPr>
                <w:b/>
                <w:sz w:val="20"/>
                <w:szCs w:val="20"/>
              </w:rPr>
            </w:pPr>
            <w:r w:rsidRPr="00B50947">
              <w:rPr>
                <w:b/>
                <w:sz w:val="20"/>
                <w:szCs w:val="20"/>
              </w:rPr>
              <w:t>Information</w:t>
            </w:r>
          </w:p>
        </w:tc>
        <w:tc>
          <w:tcPr>
            <w:tcW w:w="1141" w:type="dxa"/>
            <w:shd w:val="clear" w:color="auto" w:fill="5BABD3"/>
          </w:tcPr>
          <w:p w14:paraId="106BD4BA" w14:textId="77777777" w:rsidR="007D285E" w:rsidRPr="00B50947" w:rsidRDefault="007D285E" w:rsidP="007D285E">
            <w:pPr>
              <w:pStyle w:val="TableHeading"/>
              <w:rPr>
                <w:b/>
                <w:sz w:val="20"/>
                <w:szCs w:val="20"/>
              </w:rPr>
            </w:pPr>
            <w:r w:rsidRPr="00B50947">
              <w:rPr>
                <w:b/>
                <w:sz w:val="20"/>
                <w:szCs w:val="20"/>
              </w:rPr>
              <w:t>Type</w:t>
            </w:r>
          </w:p>
        </w:tc>
        <w:tc>
          <w:tcPr>
            <w:tcW w:w="1427" w:type="dxa"/>
            <w:shd w:val="clear" w:color="auto" w:fill="5BABD3"/>
          </w:tcPr>
          <w:p w14:paraId="13CC91A7" w14:textId="77777777" w:rsidR="007D285E" w:rsidRPr="00B50947" w:rsidRDefault="007D285E" w:rsidP="007D285E">
            <w:pPr>
              <w:pStyle w:val="TableHeading"/>
              <w:rPr>
                <w:b/>
                <w:sz w:val="20"/>
                <w:szCs w:val="20"/>
              </w:rPr>
            </w:pPr>
            <w:r w:rsidRPr="00B50947">
              <w:rPr>
                <w:b/>
                <w:sz w:val="20"/>
                <w:szCs w:val="20"/>
              </w:rPr>
              <w:t>JSON Name</w:t>
            </w:r>
          </w:p>
        </w:tc>
        <w:tc>
          <w:tcPr>
            <w:tcW w:w="4084" w:type="dxa"/>
            <w:shd w:val="clear" w:color="auto" w:fill="5BABD3"/>
          </w:tcPr>
          <w:p w14:paraId="29FC8258" w14:textId="77777777" w:rsidR="007D285E" w:rsidRPr="00B50947" w:rsidRDefault="007D285E" w:rsidP="007D285E">
            <w:pPr>
              <w:pStyle w:val="TableHeading"/>
              <w:rPr>
                <w:b/>
                <w:sz w:val="20"/>
                <w:szCs w:val="20"/>
              </w:rPr>
            </w:pPr>
            <w:r w:rsidRPr="00B50947">
              <w:rPr>
                <w:b/>
                <w:sz w:val="20"/>
                <w:szCs w:val="20"/>
              </w:rPr>
              <w:t>Description</w:t>
            </w:r>
          </w:p>
        </w:tc>
      </w:tr>
      <w:tr w:rsidR="007D285E" w:rsidRPr="00B50947" w14:paraId="71ECA2ED" w14:textId="77777777" w:rsidTr="007D285E">
        <w:trPr>
          <w:jc w:val="center"/>
        </w:trPr>
        <w:tc>
          <w:tcPr>
            <w:tcW w:w="2420" w:type="dxa"/>
          </w:tcPr>
          <w:p w14:paraId="309B003D" w14:textId="37302878" w:rsidR="007D285E" w:rsidRPr="00B50947" w:rsidRDefault="007D285E" w:rsidP="002B16D9">
            <w:pPr>
              <w:pStyle w:val="TableText"/>
            </w:pPr>
            <w:r w:rsidRPr="00B50947">
              <w:t xml:space="preserve">Significant </w:t>
            </w:r>
            <w:r w:rsidR="000E3760">
              <w:t>C</w:t>
            </w:r>
            <w:r w:rsidR="000E3760" w:rsidRPr="00B50947">
              <w:t xml:space="preserve">hange </w:t>
            </w:r>
            <w:r w:rsidR="000E3760">
              <w:t>V</w:t>
            </w:r>
            <w:r w:rsidR="000E3760" w:rsidRPr="00B50947">
              <w:t>alue</w:t>
            </w:r>
          </w:p>
        </w:tc>
        <w:tc>
          <w:tcPr>
            <w:tcW w:w="1141" w:type="dxa"/>
          </w:tcPr>
          <w:p w14:paraId="4564E0ED" w14:textId="77777777" w:rsidR="007D285E" w:rsidRPr="00B50947" w:rsidRDefault="007D285E" w:rsidP="002B16D9">
            <w:pPr>
              <w:pStyle w:val="TableText"/>
            </w:pPr>
            <w:r w:rsidRPr="00B50947">
              <w:t>Number</w:t>
            </w:r>
          </w:p>
        </w:tc>
        <w:tc>
          <w:tcPr>
            <w:tcW w:w="1427" w:type="dxa"/>
          </w:tcPr>
          <w:p w14:paraId="4A15C9DA" w14:textId="77777777" w:rsidR="007D285E" w:rsidRPr="00B50947" w:rsidRDefault="007D285E" w:rsidP="002B16D9">
            <w:pPr>
              <w:pStyle w:val="TableText"/>
            </w:pPr>
            <w:r w:rsidRPr="00B50947">
              <w:t>change</w:t>
            </w:r>
          </w:p>
        </w:tc>
        <w:tc>
          <w:tcPr>
            <w:tcW w:w="4084" w:type="dxa"/>
          </w:tcPr>
          <w:p w14:paraId="40ED7D4C" w14:textId="77777777" w:rsidR="007D285E" w:rsidRPr="00B50947" w:rsidRDefault="007D285E" w:rsidP="002B16D9">
            <w:pPr>
              <w:pStyle w:val="TableText"/>
            </w:pPr>
            <w:r w:rsidRPr="00B50947">
              <w:t>The value of the change limit.</w:t>
            </w:r>
          </w:p>
        </w:tc>
      </w:tr>
    </w:tbl>
    <w:p w14:paraId="0C64AF18" w14:textId="77777777" w:rsidR="007D285E" w:rsidRDefault="007D285E" w:rsidP="007D285E">
      <w:pPr>
        <w:pStyle w:val="BodyText"/>
        <w:rPr>
          <w:rFonts w:eastAsia="DengXian"/>
          <w:lang w:eastAsia="en-US"/>
        </w:rPr>
      </w:pPr>
    </w:p>
    <w:p w14:paraId="7786A5BD" w14:textId="3F3B6B8E" w:rsidR="007D285E" w:rsidRPr="007D285E" w:rsidRDefault="007D285E" w:rsidP="007D285E">
      <w:pPr>
        <w:pStyle w:val="BodyText"/>
        <w:rPr>
          <w:rFonts w:eastAsia="DengXian"/>
          <w:lang w:eastAsia="en-US"/>
        </w:rPr>
      </w:pPr>
      <w:r w:rsidRPr="007D285E">
        <w:rPr>
          <w:rFonts w:eastAsia="DengXian"/>
          <w:lang w:eastAsia="en-US"/>
        </w:rPr>
        <w:t xml:space="preserve">The significant change value is the non-negative change of </w:t>
      </w:r>
      <w:r w:rsidR="006935F1">
        <w:rPr>
          <w:rFonts w:eastAsia="DengXian"/>
          <w:lang w:eastAsia="en-US"/>
        </w:rPr>
        <w:t>point</w:t>
      </w:r>
      <w:r w:rsidRPr="007D285E">
        <w:rPr>
          <w:rFonts w:eastAsia="DengXian"/>
          <w:lang w:eastAsia="en-US"/>
        </w:rPr>
        <w:t xml:space="preserve"> value that is considered to be significant. The significant change value is specified in engineering units, and the </w:t>
      </w:r>
      <w:r>
        <w:rPr>
          <w:rFonts w:eastAsia="DengXian"/>
          <w:lang w:eastAsia="en-US"/>
        </w:rPr>
        <w:t>FD</w:t>
      </w:r>
      <w:r w:rsidRPr="007D285E">
        <w:rPr>
          <w:rFonts w:eastAsia="DengXian"/>
          <w:lang w:eastAsia="en-US"/>
        </w:rPr>
        <w:t xml:space="preserve"> store</w:t>
      </w:r>
      <w:r>
        <w:rPr>
          <w:rFonts w:eastAsia="DengXian"/>
          <w:lang w:eastAsia="en-US"/>
        </w:rPr>
        <w:t>s</w:t>
      </w:r>
      <w:r w:rsidRPr="007D285E">
        <w:rPr>
          <w:rFonts w:eastAsia="DengXian"/>
          <w:lang w:eastAsia="en-US"/>
        </w:rPr>
        <w:t xml:space="preserve"> it in engineer</w:t>
      </w:r>
      <w:r>
        <w:rPr>
          <w:rFonts w:eastAsia="DengXian"/>
          <w:lang w:eastAsia="en-US"/>
        </w:rPr>
        <w:t>ing</w:t>
      </w:r>
      <w:r w:rsidRPr="007D285E">
        <w:rPr>
          <w:rFonts w:eastAsia="DengXian"/>
          <w:lang w:eastAsia="en-US"/>
        </w:rPr>
        <w:t xml:space="preserve"> units</w:t>
      </w:r>
      <w:r>
        <w:rPr>
          <w:rFonts w:eastAsia="DengXian"/>
          <w:lang w:eastAsia="en-US"/>
        </w:rPr>
        <w:t xml:space="preserve">, </w:t>
      </w:r>
      <w:r w:rsidRPr="007D285E">
        <w:rPr>
          <w:rFonts w:eastAsia="DengXian"/>
          <w:lang w:eastAsia="en-US"/>
        </w:rPr>
        <w:t xml:space="preserve">not the equivalent raw value, so that it is not affected by any subsequent change to the scaling of the </w:t>
      </w:r>
      <w:r w:rsidR="006935F1">
        <w:rPr>
          <w:rFonts w:eastAsia="DengXian"/>
          <w:lang w:eastAsia="en-US"/>
        </w:rPr>
        <w:t>point</w:t>
      </w:r>
      <w:r w:rsidRPr="007D285E">
        <w:rPr>
          <w:rFonts w:eastAsia="DengXian"/>
          <w:lang w:eastAsia="en-US"/>
        </w:rPr>
        <w:t>.</w:t>
      </w:r>
    </w:p>
    <w:p w14:paraId="03914344" w14:textId="6599F363" w:rsidR="007D285E" w:rsidRPr="007D285E" w:rsidRDefault="007D285E" w:rsidP="007D285E">
      <w:pPr>
        <w:pStyle w:val="BodyText"/>
        <w:rPr>
          <w:rFonts w:eastAsia="DengXian"/>
          <w:lang w:eastAsia="en-US"/>
        </w:rPr>
      </w:pPr>
      <w:r w:rsidRPr="007D285E">
        <w:rPr>
          <w:rFonts w:eastAsia="DengXian"/>
          <w:lang w:eastAsia="en-US"/>
        </w:rPr>
        <w:t xml:space="preserve">A significant change value of 0 turns off significant change detection for that </w:t>
      </w:r>
      <w:r w:rsidR="006935F1">
        <w:rPr>
          <w:rFonts w:eastAsia="DengXian"/>
          <w:lang w:eastAsia="en-US"/>
        </w:rPr>
        <w:t>point</w:t>
      </w:r>
      <w:r w:rsidRPr="007D285E">
        <w:rPr>
          <w:rFonts w:eastAsia="DengXian"/>
          <w:lang w:eastAsia="en-US"/>
        </w:rPr>
        <w:t>.</w:t>
      </w:r>
    </w:p>
    <w:p w14:paraId="76CE4810" w14:textId="4C86627B" w:rsidR="007D285E" w:rsidRPr="007D285E" w:rsidRDefault="007D285E" w:rsidP="007D285E">
      <w:pPr>
        <w:pStyle w:val="BodyText"/>
        <w:rPr>
          <w:rFonts w:eastAsia="DengXian"/>
          <w:lang w:eastAsia="en-US"/>
        </w:rPr>
      </w:pPr>
      <w:r w:rsidRPr="007D285E">
        <w:rPr>
          <w:rFonts w:eastAsia="DengXian"/>
          <w:lang w:eastAsia="en-US"/>
        </w:rPr>
        <w:t xml:space="preserve">Significant change detection must not be performed if the </w:t>
      </w:r>
      <w:r w:rsidR="006935F1">
        <w:rPr>
          <w:rFonts w:eastAsia="DengXian"/>
          <w:lang w:eastAsia="en-US"/>
        </w:rPr>
        <w:t>point</w:t>
      </w:r>
      <w:r w:rsidR="007D46B2" w:rsidRPr="007D285E">
        <w:rPr>
          <w:rFonts w:eastAsia="DengXian"/>
          <w:lang w:eastAsia="en-US"/>
        </w:rPr>
        <w:t xml:space="preserve"> </w:t>
      </w:r>
      <w:r w:rsidRPr="007D285E">
        <w:rPr>
          <w:rFonts w:eastAsia="DengXian"/>
          <w:lang w:eastAsia="en-US"/>
        </w:rPr>
        <w:t xml:space="preserve">has either the Restart or Range Error </w:t>
      </w:r>
      <w:r w:rsidR="006935F1">
        <w:rPr>
          <w:rFonts w:eastAsia="DengXian"/>
          <w:lang w:eastAsia="en-US"/>
        </w:rPr>
        <w:t>point</w:t>
      </w:r>
      <w:r w:rsidR="007D46B2" w:rsidRPr="007D285E">
        <w:rPr>
          <w:rFonts w:eastAsia="DengXian"/>
          <w:lang w:eastAsia="en-US"/>
        </w:rPr>
        <w:t xml:space="preserve"> </w:t>
      </w:r>
      <w:r w:rsidRPr="007D285E">
        <w:rPr>
          <w:rFonts w:eastAsia="DengXian"/>
          <w:lang w:eastAsia="en-US"/>
        </w:rPr>
        <w:t>quality flag asserted.</w:t>
      </w:r>
    </w:p>
    <w:p w14:paraId="62AF8F23" w14:textId="6EE23007" w:rsidR="007D285E" w:rsidRPr="007D285E" w:rsidRDefault="007D285E" w:rsidP="007D285E">
      <w:pPr>
        <w:pStyle w:val="BodyText"/>
        <w:rPr>
          <w:rFonts w:eastAsia="DengXian"/>
          <w:lang w:eastAsia="en-US"/>
        </w:rPr>
      </w:pPr>
      <w:r w:rsidRPr="007D285E">
        <w:rPr>
          <w:rFonts w:eastAsia="DengXian"/>
          <w:lang w:eastAsia="en-US"/>
        </w:rPr>
        <w:t xml:space="preserve">The action to be taken is described in Section </w:t>
      </w:r>
      <w:r w:rsidR="007D46B2" w:rsidRPr="007D46B2">
        <w:rPr>
          <w:rStyle w:val="Crossreference"/>
          <w:rFonts w:eastAsia="DengXian"/>
        </w:rPr>
        <w:fldChar w:fldCharType="begin"/>
      </w:r>
      <w:r w:rsidR="007D46B2" w:rsidRPr="007D46B2">
        <w:rPr>
          <w:rStyle w:val="Crossreference"/>
          <w:rFonts w:eastAsia="DengXian"/>
        </w:rPr>
        <w:instrText xml:space="preserve"> REF _Ref160616879 \r \h </w:instrText>
      </w:r>
      <w:r w:rsidR="007D46B2">
        <w:rPr>
          <w:rStyle w:val="Crossreference"/>
          <w:rFonts w:eastAsia="DengXian"/>
        </w:rPr>
        <w:instrText xml:space="preserve"> \* MERGEFORMAT </w:instrText>
      </w:r>
      <w:r w:rsidR="007D46B2" w:rsidRPr="007D46B2">
        <w:rPr>
          <w:rStyle w:val="Crossreference"/>
          <w:rFonts w:eastAsia="DengXian"/>
        </w:rPr>
      </w:r>
      <w:r w:rsidR="007D46B2" w:rsidRPr="007D46B2">
        <w:rPr>
          <w:rStyle w:val="Crossreference"/>
          <w:rFonts w:eastAsia="DengXian"/>
        </w:rPr>
        <w:fldChar w:fldCharType="separate"/>
      </w:r>
      <w:r w:rsidR="00B95831">
        <w:rPr>
          <w:rStyle w:val="Crossreference"/>
          <w:rFonts w:eastAsia="DengXian"/>
        </w:rPr>
        <w:t>2.4</w:t>
      </w:r>
      <w:r w:rsidR="007D46B2" w:rsidRPr="007D46B2">
        <w:rPr>
          <w:rStyle w:val="Crossreference"/>
          <w:rFonts w:eastAsia="DengXian"/>
        </w:rPr>
        <w:fldChar w:fldCharType="end"/>
      </w:r>
      <w:r w:rsidR="007D46B2">
        <w:rPr>
          <w:rStyle w:val="Crossreference"/>
          <w:rFonts w:eastAsia="DengXian"/>
        </w:rPr>
        <w:t xml:space="preserve">, </w:t>
      </w:r>
      <w:r w:rsidR="007D46B2">
        <w:rPr>
          <w:rStyle w:val="Crossreference"/>
          <w:rFonts w:eastAsia="DengXian"/>
        </w:rPr>
        <w:fldChar w:fldCharType="begin"/>
      </w:r>
      <w:r w:rsidR="007D46B2">
        <w:rPr>
          <w:rStyle w:val="Crossreference"/>
          <w:rFonts w:eastAsia="DengXian"/>
        </w:rPr>
        <w:instrText xml:space="preserve"> REF _Ref160616879 \h  \* MERGEFORMAT </w:instrText>
      </w:r>
      <w:r w:rsidR="007D46B2">
        <w:rPr>
          <w:rStyle w:val="Crossreference"/>
          <w:rFonts w:eastAsia="DengXian"/>
        </w:rPr>
      </w:r>
      <w:r w:rsidR="007D46B2">
        <w:rPr>
          <w:rStyle w:val="Crossreference"/>
          <w:rFonts w:eastAsia="DengXian"/>
        </w:rPr>
        <w:fldChar w:fldCharType="separate"/>
      </w:r>
      <w:ins w:id="938" w:author="Gavin Rawson" w:date="2024-07-17T08:57:00Z" w16du:dateUtc="2024-07-17T07:57:00Z">
        <w:r w:rsidR="00B95831" w:rsidRPr="00B95831">
          <w:rPr>
            <w:rStyle w:val="Crossreference"/>
            <w:rPrChange w:id="939" w:author="Gavin Rawson" w:date="2024-07-17T08:57:00Z" w16du:dateUtc="2024-07-17T07:57:00Z">
              <w:rPr/>
            </w:rPrChange>
          </w:rPr>
          <w:t>Points</w:t>
        </w:r>
      </w:ins>
      <w:del w:id="940" w:author="Gavin Rawson" w:date="2024-07-15T12:48:00Z" w16du:dateUtc="2024-07-15T11:48:00Z">
        <w:r w:rsidR="002B16D9" w:rsidRPr="00041655" w:rsidDel="00461D1E">
          <w:rPr>
            <w:rStyle w:val="Crossreference"/>
          </w:rPr>
          <w:delText>Points</w:delText>
        </w:r>
      </w:del>
      <w:r w:rsidR="007D46B2">
        <w:rPr>
          <w:rStyle w:val="Crossreference"/>
          <w:rFonts w:eastAsia="DengXian"/>
        </w:rPr>
        <w:fldChar w:fldCharType="end"/>
      </w:r>
      <w:r w:rsidR="007D46B2">
        <w:rPr>
          <w:rFonts w:eastAsia="DengXian"/>
          <w:lang w:eastAsia="en-US"/>
        </w:rPr>
        <w:t>. T</w:t>
      </w:r>
      <w:r w:rsidRPr="007D285E">
        <w:rPr>
          <w:rFonts w:eastAsia="DengXian"/>
          <w:lang w:eastAsia="en-US"/>
        </w:rPr>
        <w:t xml:space="preserve">he </w:t>
      </w:r>
      <w:r w:rsidRPr="007D46B2">
        <w:rPr>
          <w:rFonts w:eastAsia="DengXian"/>
          <w:b/>
          <w:bCs/>
          <w:lang w:eastAsia="en-US"/>
        </w:rPr>
        <w:t>whenChange</w:t>
      </w:r>
      <w:r w:rsidRPr="007D285E">
        <w:rPr>
          <w:rFonts w:eastAsia="DengXian"/>
          <w:lang w:eastAsia="en-US"/>
        </w:rPr>
        <w:t xml:space="preserve"> property of the </w:t>
      </w:r>
      <w:r w:rsidR="00A706AF">
        <w:rPr>
          <w:rFonts w:eastAsia="DengXian"/>
          <w:lang w:eastAsia="en-US"/>
        </w:rPr>
        <w:t>p</w:t>
      </w:r>
      <w:r w:rsidR="00A706AF" w:rsidRPr="007D285E">
        <w:rPr>
          <w:rFonts w:eastAsia="DengXian"/>
          <w:lang w:eastAsia="en-US"/>
        </w:rPr>
        <w:t xml:space="preserve">oint </w:t>
      </w:r>
      <w:r w:rsidRPr="007D285E">
        <w:rPr>
          <w:rFonts w:eastAsia="DengXian"/>
          <w:lang w:eastAsia="en-US"/>
        </w:rPr>
        <w:t>determines the action.</w:t>
      </w:r>
    </w:p>
    <w:p w14:paraId="7FEE5318" w14:textId="09E01F5B" w:rsidR="007D46B2" w:rsidRDefault="007D46B2" w:rsidP="001725CA">
      <w:pPr>
        <w:pStyle w:val="Heading3"/>
      </w:pPr>
      <w:bookmarkStart w:id="941" w:name="_Toc172098949"/>
      <w:r>
        <w:t xml:space="preserve">Counter </w:t>
      </w:r>
      <w:r w:rsidR="006B0494">
        <w:t>points</w:t>
      </w:r>
      <w:bookmarkEnd w:id="941"/>
    </w:p>
    <w:p w14:paraId="7A85E138" w14:textId="0BEF3E91" w:rsidR="007D285E" w:rsidRDefault="00BA4341" w:rsidP="007D285E">
      <w:pPr>
        <w:pStyle w:val="BodyText"/>
      </w:pPr>
      <w:r w:rsidRPr="00BA4341">
        <w:rPr>
          <w:rStyle w:val="Crossreference"/>
        </w:rPr>
        <w:fldChar w:fldCharType="begin"/>
      </w:r>
      <w:r w:rsidRPr="00BA4341">
        <w:rPr>
          <w:rStyle w:val="Crossreference"/>
        </w:rPr>
        <w:instrText xml:space="preserve"> REF _Ref161829255 \h </w:instrText>
      </w:r>
      <w:r>
        <w:rPr>
          <w:rStyle w:val="Crossreference"/>
        </w:rPr>
        <w:instrText xml:space="preserve"> \* MERGEFORMAT </w:instrText>
      </w:r>
      <w:r w:rsidRPr="00BA4341">
        <w:rPr>
          <w:rStyle w:val="Crossreference"/>
        </w:rPr>
      </w:r>
      <w:r w:rsidRPr="00BA4341">
        <w:rPr>
          <w:rStyle w:val="Crossreference"/>
        </w:rPr>
        <w:fldChar w:fldCharType="separate"/>
      </w:r>
      <w:ins w:id="942" w:author="Gavin Rawson" w:date="2024-07-17T08:57:00Z" w16du:dateUtc="2024-07-17T07:57:00Z">
        <w:r w:rsidR="00B95831" w:rsidRPr="00B95831">
          <w:rPr>
            <w:rStyle w:val="Crossreference"/>
            <w:rPrChange w:id="943" w:author="Gavin Rawson" w:date="2024-07-17T08:57:00Z" w16du:dateUtc="2024-07-17T07:57:00Z">
              <w:rPr/>
            </w:rPrChange>
          </w:rPr>
          <w:t xml:space="preserve">Table </w:t>
        </w:r>
        <w:r w:rsidR="00B95831" w:rsidRPr="00B95831">
          <w:rPr>
            <w:rStyle w:val="Crossreference"/>
            <w:rPrChange w:id="944" w:author="Gavin Rawson" w:date="2024-07-17T08:57:00Z" w16du:dateUtc="2024-07-17T07:57:00Z">
              <w:rPr>
                <w:noProof/>
              </w:rPr>
            </w:rPrChange>
          </w:rPr>
          <w:t>14</w:t>
        </w:r>
      </w:ins>
      <w:del w:id="945" w:author="Gavin Rawson" w:date="2024-07-15T12:48:00Z" w16du:dateUtc="2024-07-15T11:48:00Z">
        <w:r w:rsidR="002B16D9" w:rsidRPr="00041655" w:rsidDel="00461D1E">
          <w:rPr>
            <w:rStyle w:val="Crossreference"/>
          </w:rPr>
          <w:delText>Table 14</w:delText>
        </w:r>
      </w:del>
      <w:r w:rsidRPr="00BA4341">
        <w:rPr>
          <w:rStyle w:val="Crossreference"/>
        </w:rPr>
        <w:fldChar w:fldCharType="end"/>
      </w:r>
      <w:r w:rsidR="007D46B2" w:rsidRPr="007D46B2">
        <w:t xml:space="preserve"> describes the elements within the object: </w:t>
      </w:r>
      <w:r w:rsidR="007D46B2" w:rsidRPr="007D46B2">
        <w:rPr>
          <w:b/>
          <w:bCs/>
        </w:rPr>
        <w:t>counter</w:t>
      </w:r>
      <w:r>
        <w:t>.</w:t>
      </w:r>
    </w:p>
    <w:p w14:paraId="2BEC47F2" w14:textId="1A739E3B" w:rsidR="007D46B2" w:rsidRDefault="007D46B2" w:rsidP="007D46B2">
      <w:pPr>
        <w:pStyle w:val="Caption"/>
      </w:pPr>
      <w:bookmarkStart w:id="946" w:name="_Ref161829255"/>
      <w:bookmarkStart w:id="947" w:name="_Toc170288653"/>
      <w:r>
        <w:t xml:space="preserve">Table </w:t>
      </w:r>
      <w:r>
        <w:fldChar w:fldCharType="begin"/>
      </w:r>
      <w:r>
        <w:instrText xml:space="preserve"> SEQ Table \* ARABIC </w:instrText>
      </w:r>
      <w:r>
        <w:fldChar w:fldCharType="separate"/>
      </w:r>
      <w:r w:rsidR="00B95831">
        <w:rPr>
          <w:noProof/>
        </w:rPr>
        <w:t>14</w:t>
      </w:r>
      <w:r>
        <w:rPr>
          <w:noProof/>
        </w:rPr>
        <w:fldChar w:fldCharType="end"/>
      </w:r>
      <w:bookmarkEnd w:id="946"/>
      <w:r>
        <w:tab/>
      </w:r>
      <w:r w:rsidRPr="007D46B2">
        <w:t xml:space="preserve">Information used in counter </w:t>
      </w:r>
      <w:r w:rsidR="00676F46">
        <w:t>p</w:t>
      </w:r>
      <w:r w:rsidRPr="007D46B2">
        <w:t>oints</w:t>
      </w:r>
      <w:bookmarkEnd w:id="947"/>
    </w:p>
    <w:tbl>
      <w:tblPr>
        <w:tblStyle w:val="LucidTable7"/>
        <w:tblW w:w="9072" w:type="dxa"/>
        <w:jc w:val="center"/>
        <w:tblLayout w:type="fixed"/>
        <w:tblLook w:val="04A0" w:firstRow="1" w:lastRow="0" w:firstColumn="1" w:lastColumn="0" w:noHBand="0" w:noVBand="1"/>
      </w:tblPr>
      <w:tblGrid>
        <w:gridCol w:w="1555"/>
        <w:gridCol w:w="1050"/>
        <w:gridCol w:w="1530"/>
        <w:gridCol w:w="810"/>
        <w:gridCol w:w="4127"/>
      </w:tblGrid>
      <w:tr w:rsidR="007D46B2" w:rsidRPr="00B50947" w14:paraId="6A82C56C" w14:textId="77777777" w:rsidTr="00676F46">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5BABD3"/>
          </w:tcPr>
          <w:p w14:paraId="4F1FCE69" w14:textId="77777777" w:rsidR="007D46B2" w:rsidRPr="00B50947" w:rsidRDefault="007D46B2" w:rsidP="007D46B2">
            <w:pPr>
              <w:pStyle w:val="TableHeading"/>
              <w:rPr>
                <w:b/>
                <w:sz w:val="20"/>
                <w:szCs w:val="20"/>
              </w:rPr>
            </w:pPr>
            <w:r w:rsidRPr="00B50947">
              <w:rPr>
                <w:b/>
                <w:sz w:val="20"/>
                <w:szCs w:val="20"/>
              </w:rPr>
              <w:t>Information</w:t>
            </w:r>
          </w:p>
        </w:tc>
        <w:tc>
          <w:tcPr>
            <w:tcW w:w="1050" w:type="dxa"/>
            <w:shd w:val="clear" w:color="auto" w:fill="5BABD3"/>
          </w:tcPr>
          <w:p w14:paraId="123E6F5C" w14:textId="77777777" w:rsidR="007D46B2" w:rsidRPr="00B50947" w:rsidRDefault="007D46B2" w:rsidP="007D46B2">
            <w:pPr>
              <w:pStyle w:val="TableHeading"/>
              <w:rPr>
                <w:b/>
                <w:sz w:val="20"/>
                <w:szCs w:val="20"/>
              </w:rPr>
            </w:pPr>
            <w:r w:rsidRPr="00B50947">
              <w:rPr>
                <w:b/>
                <w:sz w:val="20"/>
                <w:szCs w:val="20"/>
              </w:rPr>
              <w:t>Type</w:t>
            </w:r>
          </w:p>
        </w:tc>
        <w:tc>
          <w:tcPr>
            <w:tcW w:w="1530" w:type="dxa"/>
            <w:shd w:val="clear" w:color="auto" w:fill="5BABD3"/>
          </w:tcPr>
          <w:p w14:paraId="0042CE67" w14:textId="77777777" w:rsidR="007D46B2" w:rsidRPr="00B50947" w:rsidRDefault="007D46B2" w:rsidP="007D46B2">
            <w:pPr>
              <w:pStyle w:val="TableHeading"/>
              <w:rPr>
                <w:b/>
                <w:sz w:val="20"/>
                <w:szCs w:val="20"/>
              </w:rPr>
            </w:pPr>
            <w:r w:rsidRPr="00B50947">
              <w:rPr>
                <w:b/>
                <w:sz w:val="20"/>
                <w:szCs w:val="20"/>
              </w:rPr>
              <w:t>JSON Name</w:t>
            </w:r>
          </w:p>
        </w:tc>
        <w:tc>
          <w:tcPr>
            <w:tcW w:w="810" w:type="dxa"/>
            <w:shd w:val="clear" w:color="auto" w:fill="5BABD3"/>
          </w:tcPr>
          <w:p w14:paraId="1DF4FED1" w14:textId="77777777" w:rsidR="007D46B2" w:rsidRPr="00B50947" w:rsidRDefault="007D46B2" w:rsidP="007D46B2">
            <w:pPr>
              <w:pStyle w:val="TableHeading"/>
              <w:rPr>
                <w:b/>
                <w:sz w:val="20"/>
                <w:szCs w:val="20"/>
              </w:rPr>
            </w:pPr>
            <w:r w:rsidRPr="00B50947">
              <w:rPr>
                <w:b/>
                <w:sz w:val="20"/>
                <w:szCs w:val="20"/>
              </w:rPr>
              <w:t>Mandatory</w:t>
            </w:r>
          </w:p>
        </w:tc>
        <w:tc>
          <w:tcPr>
            <w:tcW w:w="4127" w:type="dxa"/>
            <w:shd w:val="clear" w:color="auto" w:fill="5BABD3"/>
          </w:tcPr>
          <w:p w14:paraId="5AE050A6" w14:textId="77777777" w:rsidR="007D46B2" w:rsidRPr="00B50947" w:rsidRDefault="007D46B2" w:rsidP="007D46B2">
            <w:pPr>
              <w:pStyle w:val="TableHeading"/>
              <w:rPr>
                <w:b/>
                <w:sz w:val="20"/>
                <w:szCs w:val="20"/>
              </w:rPr>
            </w:pPr>
            <w:r w:rsidRPr="00B50947">
              <w:rPr>
                <w:b/>
                <w:sz w:val="20"/>
                <w:szCs w:val="20"/>
              </w:rPr>
              <w:t>Description</w:t>
            </w:r>
          </w:p>
        </w:tc>
      </w:tr>
      <w:tr w:rsidR="007D46B2" w:rsidRPr="00B50947" w14:paraId="7C3AF604" w14:textId="77777777" w:rsidTr="00676F46">
        <w:trPr>
          <w:trHeight w:val="288"/>
          <w:jc w:val="center"/>
        </w:trPr>
        <w:tc>
          <w:tcPr>
            <w:tcW w:w="1555" w:type="dxa"/>
            <w:noWrap/>
            <w:hideMark/>
          </w:tcPr>
          <w:p w14:paraId="35DCA743" w14:textId="77777777" w:rsidR="007D46B2" w:rsidRPr="00BA4341" w:rsidRDefault="007D46B2" w:rsidP="002B16D9">
            <w:pPr>
              <w:pStyle w:val="TableText"/>
            </w:pPr>
            <w:r w:rsidRPr="00BA4341">
              <w:t>Parent Point</w:t>
            </w:r>
          </w:p>
        </w:tc>
        <w:tc>
          <w:tcPr>
            <w:tcW w:w="1050" w:type="dxa"/>
            <w:noWrap/>
            <w:hideMark/>
          </w:tcPr>
          <w:p w14:paraId="6D0985CF" w14:textId="77777777" w:rsidR="007D46B2" w:rsidRPr="00B50947" w:rsidRDefault="007D46B2" w:rsidP="002B16D9">
            <w:pPr>
              <w:pStyle w:val="TableText"/>
              <w:rPr>
                <w:lang w:bidi="he-IL"/>
              </w:rPr>
            </w:pPr>
            <w:r w:rsidRPr="00B50947">
              <w:rPr>
                <w:lang w:bidi="he-IL"/>
              </w:rPr>
              <w:t>integer</w:t>
            </w:r>
          </w:p>
        </w:tc>
        <w:tc>
          <w:tcPr>
            <w:tcW w:w="1530" w:type="dxa"/>
            <w:noWrap/>
            <w:hideMark/>
          </w:tcPr>
          <w:p w14:paraId="215F598D" w14:textId="77777777" w:rsidR="007D46B2" w:rsidRPr="00B50947" w:rsidRDefault="007D46B2" w:rsidP="002B16D9">
            <w:pPr>
              <w:pStyle w:val="TableText"/>
              <w:rPr>
                <w:lang w:bidi="he-IL"/>
              </w:rPr>
            </w:pPr>
            <w:r w:rsidRPr="00B50947">
              <w:rPr>
                <w:lang w:bidi="he-IL"/>
              </w:rPr>
              <w:t>parent</w:t>
            </w:r>
          </w:p>
        </w:tc>
        <w:tc>
          <w:tcPr>
            <w:tcW w:w="810" w:type="dxa"/>
            <w:noWrap/>
            <w:hideMark/>
          </w:tcPr>
          <w:p w14:paraId="61FB39BB" w14:textId="77777777" w:rsidR="007D46B2" w:rsidRPr="00B50947" w:rsidRDefault="007D46B2" w:rsidP="002B16D9">
            <w:pPr>
              <w:pStyle w:val="TableText"/>
              <w:rPr>
                <w:lang w:bidi="he-IL"/>
              </w:rPr>
            </w:pPr>
            <w:r w:rsidRPr="00B50947">
              <w:rPr>
                <w:lang w:bidi="he-IL"/>
              </w:rPr>
              <w:t>Yes</w:t>
            </w:r>
          </w:p>
        </w:tc>
        <w:tc>
          <w:tcPr>
            <w:tcW w:w="4127" w:type="dxa"/>
            <w:noWrap/>
            <w:hideMark/>
          </w:tcPr>
          <w:p w14:paraId="7DE2AE05" w14:textId="0408207C" w:rsidR="007D46B2" w:rsidRPr="00B50947" w:rsidRDefault="007D46B2" w:rsidP="002B16D9">
            <w:pPr>
              <w:pStyle w:val="TableText"/>
              <w:rPr>
                <w:lang w:bidi="he-IL"/>
              </w:rPr>
            </w:pPr>
            <w:r w:rsidRPr="00B50947">
              <w:rPr>
                <w:lang w:bidi="he-IL"/>
              </w:rPr>
              <w:t xml:space="preserve">String features belong to String parent </w:t>
            </w:r>
            <w:r w:rsidR="006935F1">
              <w:rPr>
                <w:lang w:bidi="he-IL"/>
              </w:rPr>
              <w:t>point</w:t>
            </w:r>
            <w:r w:rsidRPr="00BA4341">
              <w:rPr>
                <w:lang w:bidi="he-IL"/>
              </w:rPr>
              <w:t>s</w:t>
            </w:r>
            <w:r w:rsidRPr="00B50947">
              <w:rPr>
                <w:lang w:bidi="he-IL"/>
              </w:rPr>
              <w:t xml:space="preserve"> only.</w:t>
            </w:r>
          </w:p>
        </w:tc>
      </w:tr>
      <w:tr w:rsidR="007D46B2" w:rsidRPr="00B50947" w14:paraId="54658949" w14:textId="77777777" w:rsidTr="00676F46">
        <w:trPr>
          <w:trHeight w:val="288"/>
          <w:jc w:val="center"/>
        </w:trPr>
        <w:tc>
          <w:tcPr>
            <w:tcW w:w="1555" w:type="dxa"/>
            <w:noWrap/>
            <w:hideMark/>
          </w:tcPr>
          <w:p w14:paraId="7CFCEF8F" w14:textId="77777777" w:rsidR="007D46B2" w:rsidRPr="00B50947" w:rsidRDefault="007D46B2" w:rsidP="002B16D9">
            <w:pPr>
              <w:pStyle w:val="TableText"/>
              <w:rPr>
                <w:lang w:bidi="he-IL"/>
              </w:rPr>
            </w:pPr>
            <w:r w:rsidRPr="00B50947">
              <w:rPr>
                <w:lang w:bidi="he-IL"/>
              </w:rPr>
              <w:t>Reset Period</w:t>
            </w:r>
          </w:p>
        </w:tc>
        <w:tc>
          <w:tcPr>
            <w:tcW w:w="1050" w:type="dxa"/>
            <w:noWrap/>
            <w:hideMark/>
          </w:tcPr>
          <w:p w14:paraId="0E7F47C0" w14:textId="77777777" w:rsidR="007D46B2" w:rsidRPr="00B50947" w:rsidRDefault="007D46B2" w:rsidP="002B16D9">
            <w:pPr>
              <w:pStyle w:val="TableText"/>
              <w:rPr>
                <w:lang w:bidi="he-IL"/>
              </w:rPr>
            </w:pPr>
            <w:r w:rsidRPr="00B50947">
              <w:rPr>
                <w:lang w:bidi="he-IL"/>
              </w:rPr>
              <w:t>integer</w:t>
            </w:r>
          </w:p>
        </w:tc>
        <w:tc>
          <w:tcPr>
            <w:tcW w:w="1530" w:type="dxa"/>
            <w:noWrap/>
            <w:hideMark/>
          </w:tcPr>
          <w:p w14:paraId="43F03B89" w14:textId="77777777" w:rsidR="007D46B2" w:rsidRPr="00B50947" w:rsidRDefault="007D46B2" w:rsidP="002B16D9">
            <w:pPr>
              <w:pStyle w:val="TableText"/>
              <w:rPr>
                <w:lang w:bidi="he-IL"/>
              </w:rPr>
            </w:pPr>
            <w:r w:rsidRPr="00B50947">
              <w:rPr>
                <w:lang w:bidi="he-IL"/>
              </w:rPr>
              <w:t>resetPeriod</w:t>
            </w:r>
          </w:p>
        </w:tc>
        <w:tc>
          <w:tcPr>
            <w:tcW w:w="810" w:type="dxa"/>
            <w:noWrap/>
            <w:hideMark/>
          </w:tcPr>
          <w:p w14:paraId="7228C5BE" w14:textId="77777777" w:rsidR="007D46B2" w:rsidRPr="00B50947" w:rsidRDefault="007D46B2" w:rsidP="002B16D9">
            <w:pPr>
              <w:pStyle w:val="TableText"/>
              <w:rPr>
                <w:lang w:bidi="he-IL"/>
              </w:rPr>
            </w:pPr>
            <w:r w:rsidRPr="00B50947">
              <w:rPr>
                <w:lang w:bidi="he-IL"/>
              </w:rPr>
              <w:t>No</w:t>
            </w:r>
          </w:p>
        </w:tc>
        <w:tc>
          <w:tcPr>
            <w:tcW w:w="4127" w:type="dxa"/>
            <w:noWrap/>
            <w:hideMark/>
          </w:tcPr>
          <w:p w14:paraId="2136F519" w14:textId="46D2EC32" w:rsidR="007D46B2" w:rsidRPr="00B50947" w:rsidRDefault="007D46B2" w:rsidP="002B16D9">
            <w:pPr>
              <w:pStyle w:val="TableText"/>
              <w:rPr>
                <w:lang w:bidi="he-IL"/>
              </w:rPr>
            </w:pPr>
            <w:r w:rsidRPr="00B50947">
              <w:rPr>
                <w:lang w:bidi="he-IL"/>
              </w:rPr>
              <w:t xml:space="preserve">If zero or </w:t>
            </w:r>
            <w:r w:rsidR="00676F46" w:rsidRPr="00B50947">
              <w:rPr>
                <w:lang w:bidi="he-IL"/>
              </w:rPr>
              <w:t>absent,</w:t>
            </w:r>
            <w:r w:rsidRPr="00B50947">
              <w:rPr>
                <w:lang w:bidi="he-IL"/>
              </w:rPr>
              <w:t xml:space="preserve"> then </w:t>
            </w:r>
            <w:r w:rsidR="00107CC7" w:rsidRPr="00BA4341">
              <w:rPr>
                <w:lang w:bidi="he-IL"/>
              </w:rPr>
              <w:t>is</w:t>
            </w:r>
            <w:r w:rsidRPr="00B50947">
              <w:rPr>
                <w:lang w:bidi="he-IL"/>
              </w:rPr>
              <w:t xml:space="preserve"> not reset. Interval between resets of this </w:t>
            </w:r>
            <w:r w:rsidR="006935F1">
              <w:rPr>
                <w:lang w:bidi="he-IL"/>
              </w:rPr>
              <w:t>point</w:t>
            </w:r>
            <w:r w:rsidRPr="00BA4341">
              <w:rPr>
                <w:lang w:bidi="he-IL"/>
              </w:rPr>
              <w:t>'s</w:t>
            </w:r>
            <w:r w:rsidRPr="00B50947">
              <w:rPr>
                <w:lang w:bidi="he-IL"/>
              </w:rPr>
              <w:t xml:space="preserve"> value calculation, in seconds).</w:t>
            </w:r>
          </w:p>
        </w:tc>
      </w:tr>
      <w:tr w:rsidR="007D46B2" w:rsidRPr="00B50947" w14:paraId="1EFBE1BB" w14:textId="77777777" w:rsidTr="00676F46">
        <w:trPr>
          <w:trHeight w:val="288"/>
          <w:jc w:val="center"/>
        </w:trPr>
        <w:tc>
          <w:tcPr>
            <w:tcW w:w="1555" w:type="dxa"/>
            <w:noWrap/>
            <w:hideMark/>
          </w:tcPr>
          <w:p w14:paraId="5650A11E" w14:textId="77777777" w:rsidR="007D46B2" w:rsidRPr="00B50947" w:rsidRDefault="007D46B2" w:rsidP="002B16D9">
            <w:pPr>
              <w:pStyle w:val="TableText"/>
              <w:rPr>
                <w:lang w:bidi="he-IL"/>
              </w:rPr>
            </w:pPr>
            <w:r w:rsidRPr="00B50947">
              <w:rPr>
                <w:lang w:bidi="he-IL"/>
              </w:rPr>
              <w:t>Reset Offset</w:t>
            </w:r>
          </w:p>
        </w:tc>
        <w:tc>
          <w:tcPr>
            <w:tcW w:w="1050" w:type="dxa"/>
            <w:noWrap/>
            <w:hideMark/>
          </w:tcPr>
          <w:p w14:paraId="6E41CF71" w14:textId="77777777" w:rsidR="007D46B2" w:rsidRPr="00B50947" w:rsidRDefault="007D46B2" w:rsidP="002B16D9">
            <w:pPr>
              <w:pStyle w:val="TableText"/>
              <w:rPr>
                <w:lang w:bidi="he-IL"/>
              </w:rPr>
            </w:pPr>
            <w:r w:rsidRPr="00B50947">
              <w:rPr>
                <w:lang w:bidi="he-IL"/>
              </w:rPr>
              <w:t>integer</w:t>
            </w:r>
          </w:p>
        </w:tc>
        <w:tc>
          <w:tcPr>
            <w:tcW w:w="1530" w:type="dxa"/>
            <w:noWrap/>
            <w:hideMark/>
          </w:tcPr>
          <w:p w14:paraId="6DC01031" w14:textId="77777777" w:rsidR="007D46B2" w:rsidRPr="00B50947" w:rsidRDefault="007D46B2" w:rsidP="002B16D9">
            <w:pPr>
              <w:pStyle w:val="TableText"/>
              <w:rPr>
                <w:lang w:bidi="he-IL"/>
              </w:rPr>
            </w:pPr>
            <w:r w:rsidRPr="00B50947">
              <w:rPr>
                <w:lang w:bidi="he-IL"/>
              </w:rPr>
              <w:t>resetOffset</w:t>
            </w:r>
          </w:p>
        </w:tc>
        <w:tc>
          <w:tcPr>
            <w:tcW w:w="810" w:type="dxa"/>
            <w:noWrap/>
            <w:hideMark/>
          </w:tcPr>
          <w:p w14:paraId="7C3A2899" w14:textId="77777777" w:rsidR="007D46B2" w:rsidRPr="00B50947" w:rsidRDefault="007D46B2" w:rsidP="002B16D9">
            <w:pPr>
              <w:pStyle w:val="TableText"/>
              <w:rPr>
                <w:lang w:bidi="he-IL"/>
              </w:rPr>
            </w:pPr>
            <w:r w:rsidRPr="00B50947">
              <w:rPr>
                <w:lang w:bidi="he-IL"/>
              </w:rPr>
              <w:t>No</w:t>
            </w:r>
          </w:p>
        </w:tc>
        <w:tc>
          <w:tcPr>
            <w:tcW w:w="4127" w:type="dxa"/>
            <w:noWrap/>
            <w:hideMark/>
          </w:tcPr>
          <w:p w14:paraId="5E347F13" w14:textId="77777777" w:rsidR="007D46B2" w:rsidRPr="00B50947" w:rsidRDefault="007D46B2" w:rsidP="002B16D9">
            <w:pPr>
              <w:pStyle w:val="TableText"/>
              <w:rPr>
                <w:lang w:bidi="he-IL"/>
              </w:rPr>
            </w:pPr>
            <w:r w:rsidRPr="00B50947">
              <w:rPr>
                <w:lang w:bidi="he-IL"/>
              </w:rPr>
              <w:t>Offset from start of week (Monday) in seconds.</w:t>
            </w:r>
          </w:p>
        </w:tc>
      </w:tr>
      <w:tr w:rsidR="007D46B2" w:rsidRPr="00B50947" w14:paraId="30C36084" w14:textId="77777777" w:rsidTr="00676F46">
        <w:trPr>
          <w:trHeight w:val="288"/>
          <w:jc w:val="center"/>
        </w:trPr>
        <w:tc>
          <w:tcPr>
            <w:tcW w:w="1555" w:type="dxa"/>
            <w:noWrap/>
            <w:hideMark/>
          </w:tcPr>
          <w:p w14:paraId="400F9701" w14:textId="77777777" w:rsidR="007D46B2" w:rsidRPr="00B50947" w:rsidRDefault="007D46B2" w:rsidP="002B16D9">
            <w:pPr>
              <w:pStyle w:val="TableText"/>
              <w:rPr>
                <w:lang w:bidi="he-IL"/>
              </w:rPr>
            </w:pPr>
            <w:r w:rsidRPr="00B50947">
              <w:rPr>
                <w:lang w:bidi="he-IL"/>
              </w:rPr>
              <w:t>Report Period</w:t>
            </w:r>
          </w:p>
        </w:tc>
        <w:tc>
          <w:tcPr>
            <w:tcW w:w="1050" w:type="dxa"/>
            <w:noWrap/>
            <w:hideMark/>
          </w:tcPr>
          <w:p w14:paraId="3120D390" w14:textId="77777777" w:rsidR="007D46B2" w:rsidRPr="00B50947" w:rsidRDefault="007D46B2" w:rsidP="002B16D9">
            <w:pPr>
              <w:pStyle w:val="TableText"/>
              <w:rPr>
                <w:lang w:bidi="he-IL"/>
              </w:rPr>
            </w:pPr>
            <w:r w:rsidRPr="00B50947">
              <w:rPr>
                <w:lang w:bidi="he-IL"/>
              </w:rPr>
              <w:t>integer</w:t>
            </w:r>
          </w:p>
        </w:tc>
        <w:tc>
          <w:tcPr>
            <w:tcW w:w="1530" w:type="dxa"/>
            <w:noWrap/>
            <w:hideMark/>
          </w:tcPr>
          <w:p w14:paraId="5360F8C1" w14:textId="77777777" w:rsidR="007D46B2" w:rsidRPr="00B50947" w:rsidRDefault="007D46B2" w:rsidP="002B16D9">
            <w:pPr>
              <w:pStyle w:val="TableText"/>
              <w:rPr>
                <w:lang w:bidi="he-IL"/>
              </w:rPr>
            </w:pPr>
            <w:r w:rsidRPr="00B50947">
              <w:rPr>
                <w:lang w:bidi="he-IL"/>
              </w:rPr>
              <w:t>reportPeriod</w:t>
            </w:r>
          </w:p>
        </w:tc>
        <w:tc>
          <w:tcPr>
            <w:tcW w:w="810" w:type="dxa"/>
            <w:noWrap/>
            <w:hideMark/>
          </w:tcPr>
          <w:p w14:paraId="4A33DBDB" w14:textId="77777777" w:rsidR="007D46B2" w:rsidRPr="00B50947" w:rsidRDefault="007D46B2" w:rsidP="002B16D9">
            <w:pPr>
              <w:pStyle w:val="TableText"/>
              <w:rPr>
                <w:lang w:bidi="he-IL"/>
              </w:rPr>
            </w:pPr>
            <w:r w:rsidRPr="00B50947">
              <w:rPr>
                <w:lang w:bidi="he-IL"/>
              </w:rPr>
              <w:t>No</w:t>
            </w:r>
          </w:p>
        </w:tc>
        <w:tc>
          <w:tcPr>
            <w:tcW w:w="4127" w:type="dxa"/>
            <w:noWrap/>
            <w:hideMark/>
          </w:tcPr>
          <w:p w14:paraId="42862EEF" w14:textId="24BC0804" w:rsidR="007D46B2" w:rsidRPr="00B50947" w:rsidRDefault="007D46B2" w:rsidP="002B16D9">
            <w:pPr>
              <w:pStyle w:val="TableText"/>
              <w:rPr>
                <w:lang w:bidi="he-IL"/>
              </w:rPr>
            </w:pPr>
            <w:r w:rsidRPr="00B50947">
              <w:rPr>
                <w:lang w:bidi="he-IL"/>
              </w:rPr>
              <w:t xml:space="preserve">Interval between reports of this </w:t>
            </w:r>
            <w:r w:rsidR="006935F1">
              <w:rPr>
                <w:lang w:bidi="he-IL"/>
              </w:rPr>
              <w:t>point</w:t>
            </w:r>
            <w:r w:rsidRPr="00BA4341">
              <w:rPr>
                <w:lang w:bidi="he-IL"/>
              </w:rPr>
              <w:t>'s</w:t>
            </w:r>
            <w:r w:rsidRPr="00B50947">
              <w:rPr>
                <w:lang w:bidi="he-IL"/>
              </w:rPr>
              <w:t xml:space="preserve"> value. In seconds, starting at reset with last accumulated value.</w:t>
            </w:r>
          </w:p>
        </w:tc>
      </w:tr>
      <w:tr w:rsidR="007D46B2" w:rsidRPr="00B50947" w14:paraId="4426EC52" w14:textId="77777777" w:rsidTr="00676F46">
        <w:trPr>
          <w:trHeight w:val="288"/>
          <w:jc w:val="center"/>
        </w:trPr>
        <w:tc>
          <w:tcPr>
            <w:tcW w:w="1555" w:type="dxa"/>
            <w:noWrap/>
            <w:hideMark/>
          </w:tcPr>
          <w:p w14:paraId="525A6BB0" w14:textId="77777777" w:rsidR="007D46B2" w:rsidRPr="00B50947" w:rsidRDefault="007D46B2" w:rsidP="002B16D9">
            <w:pPr>
              <w:pStyle w:val="TableText"/>
              <w:rPr>
                <w:lang w:bidi="he-IL"/>
              </w:rPr>
            </w:pPr>
            <w:r w:rsidRPr="00B50947">
              <w:rPr>
                <w:lang w:bidi="he-IL"/>
              </w:rPr>
              <w:t>Scale Value</w:t>
            </w:r>
          </w:p>
        </w:tc>
        <w:tc>
          <w:tcPr>
            <w:tcW w:w="1050" w:type="dxa"/>
            <w:noWrap/>
            <w:hideMark/>
          </w:tcPr>
          <w:p w14:paraId="71E22091" w14:textId="77777777" w:rsidR="007D46B2" w:rsidRPr="00B50947" w:rsidRDefault="007D46B2" w:rsidP="002B16D9">
            <w:pPr>
              <w:pStyle w:val="TableText"/>
              <w:rPr>
                <w:lang w:bidi="he-IL"/>
              </w:rPr>
            </w:pPr>
            <w:r w:rsidRPr="00B50947">
              <w:rPr>
                <w:lang w:bidi="he-IL"/>
              </w:rPr>
              <w:t>number</w:t>
            </w:r>
          </w:p>
        </w:tc>
        <w:tc>
          <w:tcPr>
            <w:tcW w:w="1530" w:type="dxa"/>
            <w:noWrap/>
            <w:hideMark/>
          </w:tcPr>
          <w:p w14:paraId="0B084E85" w14:textId="77777777" w:rsidR="007D46B2" w:rsidRPr="00B50947" w:rsidRDefault="007D46B2" w:rsidP="002B16D9">
            <w:pPr>
              <w:pStyle w:val="TableText"/>
              <w:rPr>
                <w:lang w:bidi="he-IL"/>
              </w:rPr>
            </w:pPr>
            <w:r w:rsidRPr="00B50947">
              <w:rPr>
                <w:lang w:bidi="he-IL"/>
              </w:rPr>
              <w:t>scale</w:t>
            </w:r>
          </w:p>
        </w:tc>
        <w:tc>
          <w:tcPr>
            <w:tcW w:w="810" w:type="dxa"/>
            <w:noWrap/>
            <w:hideMark/>
          </w:tcPr>
          <w:p w14:paraId="58B8F0E6" w14:textId="77777777" w:rsidR="007D46B2" w:rsidRPr="00B50947" w:rsidRDefault="007D46B2" w:rsidP="002B16D9">
            <w:pPr>
              <w:pStyle w:val="TableText"/>
              <w:rPr>
                <w:lang w:bidi="he-IL"/>
              </w:rPr>
            </w:pPr>
            <w:r w:rsidRPr="00B50947">
              <w:rPr>
                <w:lang w:bidi="he-IL"/>
              </w:rPr>
              <w:t>No</w:t>
            </w:r>
          </w:p>
        </w:tc>
        <w:tc>
          <w:tcPr>
            <w:tcW w:w="4127" w:type="dxa"/>
            <w:noWrap/>
            <w:hideMark/>
          </w:tcPr>
          <w:p w14:paraId="49FE8451" w14:textId="77777777" w:rsidR="007D46B2" w:rsidRPr="00B50947" w:rsidRDefault="007D46B2" w:rsidP="002B16D9">
            <w:pPr>
              <w:pStyle w:val="TableText"/>
              <w:rPr>
                <w:lang w:bidi="he-IL"/>
              </w:rPr>
            </w:pPr>
            <w:r w:rsidRPr="00B50947">
              <w:rPr>
                <w:lang w:bidi="he-IL"/>
              </w:rPr>
              <w:t>Multiplies the number of counts to evaluate the value of this counter. i.e. this is the scaled value of one count.</w:t>
            </w:r>
          </w:p>
        </w:tc>
      </w:tr>
      <w:tr w:rsidR="007D46B2" w:rsidRPr="00B50947" w14:paraId="46CA34DD" w14:textId="77777777" w:rsidTr="00676F46">
        <w:trPr>
          <w:trHeight w:val="288"/>
          <w:jc w:val="center"/>
        </w:trPr>
        <w:tc>
          <w:tcPr>
            <w:tcW w:w="1555" w:type="dxa"/>
            <w:noWrap/>
            <w:hideMark/>
          </w:tcPr>
          <w:p w14:paraId="2444D7EA" w14:textId="77777777" w:rsidR="007D46B2" w:rsidRPr="00B50947" w:rsidRDefault="007D46B2" w:rsidP="002B16D9">
            <w:pPr>
              <w:pStyle w:val="TableText"/>
              <w:rPr>
                <w:lang w:bidi="he-IL"/>
              </w:rPr>
            </w:pPr>
            <w:r w:rsidRPr="00B50947">
              <w:rPr>
                <w:lang w:bidi="he-IL"/>
              </w:rPr>
              <w:lastRenderedPageBreak/>
              <w:t>Units</w:t>
            </w:r>
          </w:p>
        </w:tc>
        <w:tc>
          <w:tcPr>
            <w:tcW w:w="1050" w:type="dxa"/>
            <w:noWrap/>
            <w:hideMark/>
          </w:tcPr>
          <w:p w14:paraId="001BE27C" w14:textId="77777777" w:rsidR="007D46B2" w:rsidRPr="00B50947" w:rsidRDefault="007D46B2" w:rsidP="002B16D9">
            <w:pPr>
              <w:pStyle w:val="TableText"/>
              <w:rPr>
                <w:lang w:bidi="he-IL"/>
              </w:rPr>
            </w:pPr>
            <w:r w:rsidRPr="00B50947">
              <w:rPr>
                <w:lang w:bidi="he-IL"/>
              </w:rPr>
              <w:t>string</w:t>
            </w:r>
          </w:p>
        </w:tc>
        <w:tc>
          <w:tcPr>
            <w:tcW w:w="1530" w:type="dxa"/>
            <w:noWrap/>
            <w:hideMark/>
          </w:tcPr>
          <w:p w14:paraId="48CC648C" w14:textId="77777777" w:rsidR="007D46B2" w:rsidRPr="00B50947" w:rsidRDefault="007D46B2" w:rsidP="002B16D9">
            <w:pPr>
              <w:pStyle w:val="TableText"/>
              <w:rPr>
                <w:lang w:bidi="he-IL"/>
              </w:rPr>
            </w:pPr>
            <w:r w:rsidRPr="00B50947">
              <w:rPr>
                <w:lang w:bidi="he-IL"/>
              </w:rPr>
              <w:t>units</w:t>
            </w:r>
          </w:p>
        </w:tc>
        <w:tc>
          <w:tcPr>
            <w:tcW w:w="810" w:type="dxa"/>
            <w:noWrap/>
            <w:hideMark/>
          </w:tcPr>
          <w:p w14:paraId="643A1CDC" w14:textId="77777777" w:rsidR="007D46B2" w:rsidRPr="00B50947" w:rsidRDefault="007D46B2" w:rsidP="002B16D9">
            <w:pPr>
              <w:pStyle w:val="TableText"/>
              <w:rPr>
                <w:lang w:bidi="he-IL"/>
              </w:rPr>
            </w:pPr>
            <w:r w:rsidRPr="00B50947">
              <w:rPr>
                <w:lang w:bidi="he-IL"/>
              </w:rPr>
              <w:t>No</w:t>
            </w:r>
          </w:p>
        </w:tc>
        <w:tc>
          <w:tcPr>
            <w:tcW w:w="4127" w:type="dxa"/>
            <w:noWrap/>
            <w:hideMark/>
          </w:tcPr>
          <w:p w14:paraId="24720F85" w14:textId="5C8C50BA" w:rsidR="007D46B2" w:rsidRPr="00B50947" w:rsidRDefault="007D46B2" w:rsidP="002B16D9">
            <w:pPr>
              <w:pStyle w:val="TableText"/>
              <w:rPr>
                <w:lang w:bidi="he-IL"/>
              </w:rPr>
            </w:pPr>
            <w:r w:rsidRPr="00B50947">
              <w:rPr>
                <w:lang w:bidi="he-IL"/>
              </w:rPr>
              <w:t xml:space="preserve">The units are a free format ASCII string that can be used when displaying the </w:t>
            </w:r>
            <w:r w:rsidR="006935F1">
              <w:rPr>
                <w:lang w:bidi="he-IL"/>
              </w:rPr>
              <w:t>point</w:t>
            </w:r>
            <w:r w:rsidRPr="00B50947">
              <w:rPr>
                <w:lang w:bidi="he-IL"/>
              </w:rPr>
              <w:t xml:space="preserve"> value through local access displays etc. The </w:t>
            </w:r>
            <w:r w:rsidR="00FF421A" w:rsidRPr="00B50947">
              <w:rPr>
                <w:lang w:bidi="he-IL"/>
              </w:rPr>
              <w:t>FD</w:t>
            </w:r>
            <w:r w:rsidRPr="00B50947">
              <w:rPr>
                <w:lang w:bidi="he-IL"/>
              </w:rPr>
              <w:t xml:space="preserve"> should not interpret any meaning from this string and may choose to ignore it completely.</w:t>
            </w:r>
          </w:p>
        </w:tc>
      </w:tr>
      <w:tr w:rsidR="007D46B2" w:rsidRPr="00B50947" w14:paraId="1E9C422E" w14:textId="77777777" w:rsidTr="00676F46">
        <w:trPr>
          <w:trHeight w:val="288"/>
          <w:jc w:val="center"/>
        </w:trPr>
        <w:tc>
          <w:tcPr>
            <w:tcW w:w="1555" w:type="dxa"/>
            <w:noWrap/>
            <w:hideMark/>
          </w:tcPr>
          <w:p w14:paraId="565ACA11" w14:textId="77777777" w:rsidR="007D46B2" w:rsidRPr="00B50947" w:rsidRDefault="007D46B2" w:rsidP="002B16D9">
            <w:pPr>
              <w:pStyle w:val="TableText"/>
              <w:rPr>
                <w:lang w:bidi="he-IL"/>
              </w:rPr>
            </w:pPr>
            <w:r w:rsidRPr="00B50947">
              <w:rPr>
                <w:lang w:bidi="he-IL"/>
              </w:rPr>
              <w:t>Significant Change Value</w:t>
            </w:r>
          </w:p>
        </w:tc>
        <w:tc>
          <w:tcPr>
            <w:tcW w:w="1050" w:type="dxa"/>
            <w:noWrap/>
            <w:hideMark/>
          </w:tcPr>
          <w:p w14:paraId="7406C876" w14:textId="77777777" w:rsidR="007D46B2" w:rsidRPr="00B50947" w:rsidRDefault="007D46B2" w:rsidP="002B16D9">
            <w:pPr>
              <w:pStyle w:val="TableText"/>
              <w:rPr>
                <w:lang w:bidi="he-IL"/>
              </w:rPr>
            </w:pPr>
            <w:r w:rsidRPr="00B50947">
              <w:rPr>
                <w:lang w:bidi="he-IL"/>
              </w:rPr>
              <w:t>number</w:t>
            </w:r>
          </w:p>
        </w:tc>
        <w:tc>
          <w:tcPr>
            <w:tcW w:w="1530" w:type="dxa"/>
            <w:noWrap/>
            <w:hideMark/>
          </w:tcPr>
          <w:p w14:paraId="43455259" w14:textId="77777777" w:rsidR="007D46B2" w:rsidRPr="00B50947" w:rsidRDefault="007D46B2" w:rsidP="002B16D9">
            <w:pPr>
              <w:pStyle w:val="TableText"/>
              <w:rPr>
                <w:lang w:bidi="he-IL"/>
              </w:rPr>
            </w:pPr>
            <w:r w:rsidRPr="00B50947">
              <w:rPr>
                <w:lang w:bidi="he-IL"/>
              </w:rPr>
              <w:t>change</w:t>
            </w:r>
          </w:p>
        </w:tc>
        <w:tc>
          <w:tcPr>
            <w:tcW w:w="810" w:type="dxa"/>
            <w:noWrap/>
            <w:hideMark/>
          </w:tcPr>
          <w:p w14:paraId="5575075C" w14:textId="77777777" w:rsidR="007D46B2" w:rsidRPr="00B50947" w:rsidRDefault="007D46B2" w:rsidP="002B16D9">
            <w:pPr>
              <w:pStyle w:val="TableText"/>
              <w:rPr>
                <w:lang w:bidi="he-IL"/>
              </w:rPr>
            </w:pPr>
            <w:r w:rsidRPr="00B50947">
              <w:rPr>
                <w:lang w:bidi="he-IL"/>
              </w:rPr>
              <w:t>No</w:t>
            </w:r>
          </w:p>
        </w:tc>
        <w:tc>
          <w:tcPr>
            <w:tcW w:w="4127" w:type="dxa"/>
            <w:noWrap/>
            <w:hideMark/>
          </w:tcPr>
          <w:p w14:paraId="05A824E6" w14:textId="0E01D028" w:rsidR="007D46B2" w:rsidRPr="00B50947" w:rsidRDefault="007D46B2" w:rsidP="002B16D9">
            <w:pPr>
              <w:pStyle w:val="TableText"/>
              <w:rPr>
                <w:lang w:bidi="he-IL"/>
              </w:rPr>
            </w:pPr>
            <w:r w:rsidRPr="00B50947">
              <w:rPr>
                <w:lang w:bidi="he-IL"/>
              </w:rPr>
              <w:t>This configuration record defines parameters that are used by</w:t>
            </w:r>
            <w:r w:rsidR="00FF421A" w:rsidRPr="00B50947">
              <w:rPr>
                <w:lang w:bidi="he-IL"/>
              </w:rPr>
              <w:t xml:space="preserve"> an FD</w:t>
            </w:r>
            <w:r w:rsidRPr="00B50947">
              <w:rPr>
                <w:lang w:bidi="he-IL"/>
              </w:rPr>
              <w:t xml:space="preserve"> to take an action when a counter </w:t>
            </w:r>
            <w:r w:rsidR="006935F1">
              <w:rPr>
                <w:lang w:bidi="he-IL"/>
              </w:rPr>
              <w:t>point</w:t>
            </w:r>
            <w:r w:rsidRPr="00B50947">
              <w:rPr>
                <w:lang w:bidi="he-IL"/>
              </w:rPr>
              <w:t xml:space="preserve"> changes by a significant amount.</w:t>
            </w:r>
          </w:p>
        </w:tc>
      </w:tr>
    </w:tbl>
    <w:p w14:paraId="0BBA00CE" w14:textId="77777777" w:rsidR="007D46B2" w:rsidRDefault="007D46B2" w:rsidP="007D285E">
      <w:pPr>
        <w:pStyle w:val="BodyText"/>
      </w:pPr>
    </w:p>
    <w:p w14:paraId="63F3FBBF" w14:textId="77777777" w:rsidR="008910A9" w:rsidRDefault="008910A9" w:rsidP="007B1287">
      <w:pPr>
        <w:pStyle w:val="Heading4"/>
      </w:pPr>
      <w:r>
        <w:t>Units</w:t>
      </w:r>
    </w:p>
    <w:p w14:paraId="220DABAD" w14:textId="769B472D" w:rsidR="008910A9" w:rsidRDefault="008910A9" w:rsidP="008910A9">
      <w:pPr>
        <w:pStyle w:val="BodyText"/>
      </w:pPr>
      <w:r>
        <w:t xml:space="preserve">Counter </w:t>
      </w:r>
      <w:r w:rsidR="006935F1">
        <w:t>point</w:t>
      </w:r>
      <w:r>
        <w:t xml:space="preserve">s may have units defined. See the field </w:t>
      </w:r>
      <w:r w:rsidRPr="008910A9">
        <w:rPr>
          <w:b/>
          <w:bCs/>
        </w:rPr>
        <w:t>units</w:t>
      </w:r>
      <w:r>
        <w:t>.</w:t>
      </w:r>
    </w:p>
    <w:p w14:paraId="017FC4CC" w14:textId="6677516B" w:rsidR="008910A9" w:rsidRDefault="008910A9" w:rsidP="007B1287">
      <w:pPr>
        <w:pStyle w:val="Heading4"/>
      </w:pPr>
      <w:r>
        <w:t xml:space="preserve">Counter </w:t>
      </w:r>
      <w:r w:rsidR="006B0494">
        <w:t>point scaling</w:t>
      </w:r>
    </w:p>
    <w:p w14:paraId="23633E10" w14:textId="2EBB686F" w:rsidR="008910A9" w:rsidRDefault="008910A9" w:rsidP="008910A9">
      <w:pPr>
        <w:pStyle w:val="BodyText"/>
      </w:pPr>
      <w:r>
        <w:t>Scaling is optional, and if these parameters are not used</w:t>
      </w:r>
      <w:r w:rsidR="00D37333">
        <w:t>,</w:t>
      </w:r>
      <w:r>
        <w:t xml:space="preserve"> then the </w:t>
      </w:r>
      <w:r w:rsidR="00676F46">
        <w:t>FD reports</w:t>
      </w:r>
      <w:r>
        <w:t xml:space="preserve"> its raw value.</w:t>
      </w:r>
    </w:p>
    <w:p w14:paraId="36C031E9" w14:textId="2AEFE2B1" w:rsidR="005F2CCD" w:rsidRPr="005F2CCD" w:rsidRDefault="005F2CCD" w:rsidP="005F2CCD">
      <w:pPr>
        <w:keepNext/>
        <w:numPr>
          <w:ilvl w:val="3"/>
          <w:numId w:val="35"/>
        </w:numPr>
        <w:tabs>
          <w:tab w:val="center" w:pos="4153"/>
          <w:tab w:val="right" w:pos="9639"/>
        </w:tabs>
        <w:spacing w:before="240" w:after="120"/>
        <w:ind w:right="505"/>
        <w:outlineLvl w:val="3"/>
        <w:rPr>
          <w:rFonts w:cs="Arial"/>
          <w:b/>
          <w:iCs/>
          <w:color w:val="3F5471"/>
          <w:kern w:val="32"/>
          <w:sz w:val="22"/>
          <w:szCs w:val="28"/>
        </w:rPr>
      </w:pPr>
      <w:r w:rsidRPr="005F2CCD">
        <w:rPr>
          <w:rFonts w:cs="Arial"/>
          <w:b/>
          <w:iCs/>
          <w:color w:val="3F5471"/>
          <w:kern w:val="32"/>
          <w:sz w:val="22"/>
          <w:szCs w:val="28"/>
        </w:rPr>
        <w:t xml:space="preserve">Significant </w:t>
      </w:r>
      <w:r w:rsidR="006B0494" w:rsidRPr="005F2CCD">
        <w:rPr>
          <w:rFonts w:cs="Arial"/>
          <w:b/>
          <w:iCs/>
          <w:color w:val="3F5471"/>
          <w:kern w:val="32"/>
          <w:sz w:val="22"/>
          <w:szCs w:val="28"/>
        </w:rPr>
        <w:t>change</w:t>
      </w:r>
    </w:p>
    <w:p w14:paraId="06478486" w14:textId="17EF64FA" w:rsidR="005F2CCD" w:rsidRPr="005F2CCD" w:rsidRDefault="005F2CCD" w:rsidP="005F2CCD">
      <w:pPr>
        <w:spacing w:after="120"/>
        <w:ind w:left="284" w:right="851"/>
      </w:pPr>
      <w:r>
        <w:t>Counter</w:t>
      </w:r>
      <w:r w:rsidRPr="005F2CCD">
        <w:t xml:space="preserve"> </w:t>
      </w:r>
      <w:r w:rsidR="006935F1">
        <w:t>point</w:t>
      </w:r>
      <w:r w:rsidRPr="005F2CCD">
        <w:t xml:space="preserve">s support the generation of events when </w:t>
      </w:r>
      <w:r w:rsidR="006935F1">
        <w:t>point</w:t>
      </w:r>
      <w:r w:rsidRPr="005F2CCD">
        <w:t xml:space="preserve"> values differ from previous recorded values by a certain amount. These are known as significant change events.</w:t>
      </w:r>
    </w:p>
    <w:p w14:paraId="00B3CA19" w14:textId="54AB142B" w:rsidR="005F2CCD" w:rsidRPr="005F2CCD" w:rsidRDefault="005F2CCD" w:rsidP="005F2CCD">
      <w:pPr>
        <w:spacing w:after="120"/>
        <w:ind w:left="284" w:right="851"/>
      </w:pPr>
      <w:r w:rsidRPr="005F2CCD">
        <w:t xml:space="preserve">A significant change event is generated when the absolute value of the difference between the last evented value and the current value of the </w:t>
      </w:r>
      <w:r w:rsidR="006935F1">
        <w:t>point</w:t>
      </w:r>
      <w:r w:rsidRPr="005F2CCD">
        <w:t xml:space="preserve"> exceeds a set limit. The last evented value of the </w:t>
      </w:r>
      <w:r w:rsidR="006935F1">
        <w:t>point</w:t>
      </w:r>
      <w:r w:rsidRPr="005F2CCD">
        <w:t xml:space="preserve"> must be the last value evented for a significant change. If no such value is available then the first recorded value of the </w:t>
      </w:r>
      <w:r w:rsidR="006935F1">
        <w:t>point</w:t>
      </w:r>
      <w:r w:rsidRPr="005F2CCD">
        <w:t xml:space="preserve"> must be used, that is, the value when the Reset </w:t>
      </w:r>
      <w:r w:rsidR="006935F1">
        <w:t>point</w:t>
      </w:r>
      <w:r w:rsidRPr="005F2CCD">
        <w:t xml:space="preserve"> quality flag is cleared. Significant change detection is performed on the scaled value of the </w:t>
      </w:r>
      <w:r w:rsidR="006935F1">
        <w:t>point</w:t>
      </w:r>
      <w:r w:rsidRPr="005F2CCD">
        <w:t>.</w:t>
      </w:r>
    </w:p>
    <w:p w14:paraId="0C5CC427" w14:textId="6621FFCE" w:rsidR="005F2CCD" w:rsidRPr="005F2CCD" w:rsidRDefault="005F2CCD" w:rsidP="005F2CCD">
      <w:pPr>
        <w:spacing w:after="120"/>
        <w:ind w:left="284" w:right="851"/>
      </w:pPr>
      <w:r w:rsidRPr="005F2CCD">
        <w:t xml:space="preserve">The information in </w:t>
      </w:r>
      <w:r w:rsidRPr="005F2CCD">
        <w:rPr>
          <w:rStyle w:val="Crossreference"/>
        </w:rPr>
        <w:fldChar w:fldCharType="begin"/>
      </w:r>
      <w:r w:rsidRPr="005F2CCD">
        <w:rPr>
          <w:rStyle w:val="Crossreference"/>
        </w:rPr>
        <w:instrText xml:space="preserve"> REF _Ref161305322 \h  \* MERGEFORMAT </w:instrText>
      </w:r>
      <w:r w:rsidRPr="005F2CCD">
        <w:rPr>
          <w:rStyle w:val="Crossreference"/>
        </w:rPr>
      </w:r>
      <w:r w:rsidRPr="005F2CCD">
        <w:rPr>
          <w:rStyle w:val="Crossreference"/>
        </w:rPr>
        <w:fldChar w:fldCharType="separate"/>
      </w:r>
      <w:ins w:id="948" w:author="Gavin Rawson" w:date="2024-07-17T08:57:00Z" w16du:dateUtc="2024-07-17T07:57:00Z">
        <w:r w:rsidR="00B95831" w:rsidRPr="00B95831">
          <w:rPr>
            <w:rStyle w:val="Crossreference"/>
            <w:rPrChange w:id="949" w:author="Gavin Rawson" w:date="2024-07-17T08:57:00Z" w16du:dateUtc="2024-07-17T07:57:00Z">
              <w:rPr/>
            </w:rPrChange>
          </w:rPr>
          <w:t xml:space="preserve">Table </w:t>
        </w:r>
        <w:r w:rsidR="00B95831" w:rsidRPr="00B95831">
          <w:rPr>
            <w:rStyle w:val="Crossreference"/>
            <w:rPrChange w:id="950" w:author="Gavin Rawson" w:date="2024-07-17T08:57:00Z" w16du:dateUtc="2024-07-17T07:57:00Z">
              <w:rPr>
                <w:noProof/>
              </w:rPr>
            </w:rPrChange>
          </w:rPr>
          <w:t>15</w:t>
        </w:r>
      </w:ins>
      <w:del w:id="951" w:author="Gavin Rawson" w:date="2024-07-15T12:48:00Z" w16du:dateUtc="2024-07-15T11:48:00Z">
        <w:r w:rsidR="002B16D9" w:rsidRPr="00041655" w:rsidDel="00461D1E">
          <w:rPr>
            <w:rStyle w:val="Crossreference"/>
          </w:rPr>
          <w:delText>Table 15</w:delText>
        </w:r>
      </w:del>
      <w:r w:rsidRPr="005F2CCD">
        <w:rPr>
          <w:rStyle w:val="Crossreference"/>
        </w:rPr>
        <w:fldChar w:fldCharType="end"/>
      </w:r>
      <w:r w:rsidRPr="005F2CCD">
        <w:t xml:space="preserve"> is used to define significant change for analogue </w:t>
      </w:r>
      <w:r w:rsidR="006935F1">
        <w:t>point</w:t>
      </w:r>
      <w:r w:rsidRPr="005F2CCD">
        <w:t>s, in the analogue and counter tables.</w:t>
      </w:r>
    </w:p>
    <w:p w14:paraId="5DDDBFF1" w14:textId="2B188DCB" w:rsidR="005F2CCD" w:rsidRPr="005F2CCD" w:rsidRDefault="005F2CCD" w:rsidP="00251DC9">
      <w:pPr>
        <w:pStyle w:val="Caption"/>
        <w:keepNext/>
      </w:pPr>
      <w:bookmarkStart w:id="952" w:name="_Ref161305322"/>
      <w:bookmarkStart w:id="953" w:name="_Toc170288654"/>
      <w:r w:rsidRPr="005F2CCD">
        <w:t xml:space="preserve">Table </w:t>
      </w:r>
      <w:r>
        <w:fldChar w:fldCharType="begin"/>
      </w:r>
      <w:r>
        <w:instrText xml:space="preserve"> SEQ Table \* ARABIC </w:instrText>
      </w:r>
      <w:r>
        <w:fldChar w:fldCharType="separate"/>
      </w:r>
      <w:r w:rsidR="00B95831">
        <w:rPr>
          <w:noProof/>
        </w:rPr>
        <w:t>15</w:t>
      </w:r>
      <w:r>
        <w:rPr>
          <w:noProof/>
        </w:rPr>
        <w:fldChar w:fldCharType="end"/>
      </w:r>
      <w:bookmarkEnd w:id="952"/>
      <w:r w:rsidRPr="005F2CCD">
        <w:tab/>
        <w:t xml:space="preserve">Information used in defining significant change for </w:t>
      </w:r>
      <w:r>
        <w:t>counter</w:t>
      </w:r>
      <w:r w:rsidRPr="005F2CCD">
        <w:t xml:space="preserve"> </w:t>
      </w:r>
      <w:r w:rsidR="00C4094A">
        <w:t>p</w:t>
      </w:r>
      <w:r w:rsidRPr="005F2CCD">
        <w:t>oints</w:t>
      </w:r>
      <w:bookmarkEnd w:id="953"/>
    </w:p>
    <w:tbl>
      <w:tblPr>
        <w:tblStyle w:val="LucidTable6"/>
        <w:tblW w:w="9072" w:type="dxa"/>
        <w:jc w:val="center"/>
        <w:tblLayout w:type="fixed"/>
        <w:tblLook w:val="04A0" w:firstRow="1" w:lastRow="0" w:firstColumn="1" w:lastColumn="0" w:noHBand="0" w:noVBand="1"/>
      </w:tblPr>
      <w:tblGrid>
        <w:gridCol w:w="2420"/>
        <w:gridCol w:w="1141"/>
        <w:gridCol w:w="1679"/>
        <w:gridCol w:w="3832"/>
      </w:tblGrid>
      <w:tr w:rsidR="005F2CCD" w:rsidRPr="005F2CCD" w14:paraId="1CED936D" w14:textId="77777777" w:rsidTr="002C016B">
        <w:trPr>
          <w:cnfStyle w:val="100000000000" w:firstRow="1" w:lastRow="0" w:firstColumn="0" w:lastColumn="0" w:oddVBand="0" w:evenVBand="0" w:oddHBand="0" w:evenHBand="0" w:firstRowFirstColumn="0" w:firstRowLastColumn="0" w:lastRowFirstColumn="0" w:lastRowLastColumn="0"/>
          <w:jc w:val="center"/>
        </w:trPr>
        <w:tc>
          <w:tcPr>
            <w:tcW w:w="2420" w:type="dxa"/>
            <w:shd w:val="clear" w:color="auto" w:fill="5BABD3"/>
          </w:tcPr>
          <w:p w14:paraId="1F19799A" w14:textId="77777777" w:rsidR="005F2CCD" w:rsidRPr="005F2CCD" w:rsidRDefault="005F2CCD" w:rsidP="00251DC9">
            <w:pPr>
              <w:keepNext/>
              <w:spacing w:before="60" w:after="60"/>
              <w:rPr>
                <w:rFonts w:eastAsia="DengXian"/>
                <w:bCs/>
                <w:color w:val="FFFFFF" w:themeColor="background1"/>
                <w:sz w:val="20"/>
                <w:szCs w:val="20"/>
              </w:rPr>
            </w:pPr>
            <w:r w:rsidRPr="005F2CCD">
              <w:rPr>
                <w:rFonts w:eastAsia="DengXian"/>
                <w:bCs/>
                <w:color w:val="FFFFFF" w:themeColor="background1"/>
                <w:sz w:val="20"/>
                <w:szCs w:val="20"/>
              </w:rPr>
              <w:t>Information</w:t>
            </w:r>
          </w:p>
        </w:tc>
        <w:tc>
          <w:tcPr>
            <w:tcW w:w="1141" w:type="dxa"/>
            <w:shd w:val="clear" w:color="auto" w:fill="5BABD3"/>
          </w:tcPr>
          <w:p w14:paraId="2F5ABA1A" w14:textId="77777777" w:rsidR="005F2CCD" w:rsidRPr="005F2CCD" w:rsidRDefault="005F2CCD" w:rsidP="005F2CCD">
            <w:pPr>
              <w:spacing w:before="60" w:after="60"/>
              <w:rPr>
                <w:rFonts w:eastAsia="DengXian"/>
                <w:bCs/>
                <w:color w:val="FFFFFF" w:themeColor="background1"/>
                <w:sz w:val="20"/>
                <w:szCs w:val="20"/>
              </w:rPr>
            </w:pPr>
            <w:r w:rsidRPr="005F2CCD">
              <w:rPr>
                <w:rFonts w:eastAsia="DengXian"/>
                <w:bCs/>
                <w:color w:val="FFFFFF" w:themeColor="background1"/>
                <w:sz w:val="20"/>
                <w:szCs w:val="20"/>
              </w:rPr>
              <w:t>Type</w:t>
            </w:r>
          </w:p>
        </w:tc>
        <w:tc>
          <w:tcPr>
            <w:tcW w:w="1679" w:type="dxa"/>
            <w:shd w:val="clear" w:color="auto" w:fill="5BABD3"/>
          </w:tcPr>
          <w:p w14:paraId="46A230EA" w14:textId="77777777" w:rsidR="005F2CCD" w:rsidRPr="005F2CCD" w:rsidRDefault="005F2CCD" w:rsidP="005F2CCD">
            <w:pPr>
              <w:spacing w:before="60" w:after="60"/>
              <w:rPr>
                <w:rFonts w:eastAsia="DengXian"/>
                <w:bCs/>
                <w:color w:val="FFFFFF" w:themeColor="background1"/>
                <w:sz w:val="20"/>
                <w:szCs w:val="20"/>
              </w:rPr>
            </w:pPr>
            <w:r w:rsidRPr="005F2CCD">
              <w:rPr>
                <w:rFonts w:eastAsia="DengXian"/>
                <w:bCs/>
                <w:color w:val="FFFFFF" w:themeColor="background1"/>
                <w:sz w:val="20"/>
                <w:szCs w:val="20"/>
              </w:rPr>
              <w:t>JSON Name</w:t>
            </w:r>
          </w:p>
        </w:tc>
        <w:tc>
          <w:tcPr>
            <w:tcW w:w="3832" w:type="dxa"/>
            <w:shd w:val="clear" w:color="auto" w:fill="5BABD3"/>
          </w:tcPr>
          <w:p w14:paraId="573B670F" w14:textId="77777777" w:rsidR="005F2CCD" w:rsidRPr="005F2CCD" w:rsidRDefault="005F2CCD" w:rsidP="005F2CCD">
            <w:pPr>
              <w:spacing w:before="60" w:after="60"/>
              <w:rPr>
                <w:rFonts w:eastAsia="DengXian"/>
                <w:bCs/>
                <w:color w:val="FFFFFF" w:themeColor="background1"/>
                <w:sz w:val="20"/>
                <w:szCs w:val="20"/>
              </w:rPr>
            </w:pPr>
            <w:r w:rsidRPr="005F2CCD">
              <w:rPr>
                <w:rFonts w:eastAsia="DengXian"/>
                <w:bCs/>
                <w:color w:val="FFFFFF" w:themeColor="background1"/>
                <w:sz w:val="20"/>
                <w:szCs w:val="20"/>
              </w:rPr>
              <w:t>Description</w:t>
            </w:r>
          </w:p>
        </w:tc>
      </w:tr>
      <w:tr w:rsidR="005F2CCD" w:rsidRPr="005F2CCD" w14:paraId="6762909D" w14:textId="77777777" w:rsidTr="002C016B">
        <w:trPr>
          <w:jc w:val="center"/>
        </w:trPr>
        <w:tc>
          <w:tcPr>
            <w:tcW w:w="2420" w:type="dxa"/>
          </w:tcPr>
          <w:p w14:paraId="613D826E" w14:textId="06E9FAAA" w:rsidR="005F2CCD" w:rsidRPr="005F2CCD" w:rsidRDefault="005F2CCD" w:rsidP="005F2CCD">
            <w:pPr>
              <w:spacing w:before="60" w:after="60"/>
              <w:rPr>
                <w:rFonts w:eastAsia="DengXian"/>
                <w:sz w:val="20"/>
                <w:szCs w:val="20"/>
              </w:rPr>
            </w:pPr>
            <w:r w:rsidRPr="005F2CCD">
              <w:rPr>
                <w:rFonts w:eastAsia="DengXian"/>
                <w:sz w:val="20"/>
                <w:szCs w:val="20"/>
              </w:rPr>
              <w:t xml:space="preserve">Significant </w:t>
            </w:r>
            <w:r w:rsidR="000E3760">
              <w:rPr>
                <w:rFonts w:eastAsia="DengXian"/>
                <w:sz w:val="20"/>
                <w:szCs w:val="20"/>
              </w:rPr>
              <w:t>C</w:t>
            </w:r>
            <w:r w:rsidR="000E3760" w:rsidRPr="005F2CCD">
              <w:rPr>
                <w:rFonts w:eastAsia="DengXian"/>
                <w:sz w:val="20"/>
                <w:szCs w:val="20"/>
              </w:rPr>
              <w:t xml:space="preserve">hange </w:t>
            </w:r>
            <w:r w:rsidR="000E3760">
              <w:rPr>
                <w:rFonts w:eastAsia="DengXian"/>
                <w:sz w:val="20"/>
                <w:szCs w:val="20"/>
              </w:rPr>
              <w:t>V</w:t>
            </w:r>
            <w:r w:rsidR="000E3760" w:rsidRPr="005F2CCD">
              <w:rPr>
                <w:rFonts w:eastAsia="DengXian"/>
                <w:sz w:val="20"/>
                <w:szCs w:val="20"/>
              </w:rPr>
              <w:t>alue</w:t>
            </w:r>
          </w:p>
        </w:tc>
        <w:tc>
          <w:tcPr>
            <w:tcW w:w="1141" w:type="dxa"/>
          </w:tcPr>
          <w:p w14:paraId="0FC19AE5" w14:textId="77777777" w:rsidR="005F2CCD" w:rsidRPr="005F2CCD" w:rsidRDefault="005F2CCD" w:rsidP="005F2CCD">
            <w:pPr>
              <w:spacing w:before="60" w:after="60"/>
              <w:rPr>
                <w:rFonts w:eastAsia="DengXian"/>
                <w:sz w:val="20"/>
                <w:szCs w:val="20"/>
              </w:rPr>
            </w:pPr>
            <w:r w:rsidRPr="005F2CCD">
              <w:rPr>
                <w:rFonts w:eastAsia="DengXian"/>
                <w:sz w:val="20"/>
                <w:szCs w:val="20"/>
              </w:rPr>
              <w:t>Number</w:t>
            </w:r>
          </w:p>
        </w:tc>
        <w:tc>
          <w:tcPr>
            <w:tcW w:w="1679" w:type="dxa"/>
          </w:tcPr>
          <w:p w14:paraId="115FEA02" w14:textId="77777777" w:rsidR="005F2CCD" w:rsidRPr="002C016B" w:rsidRDefault="005F2CCD" w:rsidP="005F2CCD">
            <w:pPr>
              <w:spacing w:before="60" w:after="60"/>
              <w:rPr>
                <w:rFonts w:eastAsia="DengXian"/>
                <w:sz w:val="20"/>
                <w:szCs w:val="20"/>
              </w:rPr>
            </w:pPr>
            <w:r w:rsidRPr="002C016B">
              <w:rPr>
                <w:rFonts w:eastAsia="DengXian"/>
                <w:sz w:val="20"/>
                <w:szCs w:val="20"/>
              </w:rPr>
              <w:t>change</w:t>
            </w:r>
          </w:p>
        </w:tc>
        <w:tc>
          <w:tcPr>
            <w:tcW w:w="3832" w:type="dxa"/>
          </w:tcPr>
          <w:p w14:paraId="27A105A7" w14:textId="77777777" w:rsidR="005F2CCD" w:rsidRPr="005F2CCD" w:rsidRDefault="005F2CCD" w:rsidP="005F2CCD">
            <w:pPr>
              <w:spacing w:before="60" w:after="60"/>
              <w:rPr>
                <w:rFonts w:eastAsia="DengXian"/>
                <w:sz w:val="20"/>
                <w:szCs w:val="20"/>
              </w:rPr>
            </w:pPr>
            <w:r w:rsidRPr="005F2CCD">
              <w:rPr>
                <w:rFonts w:eastAsia="DengXian"/>
                <w:sz w:val="20"/>
                <w:szCs w:val="20"/>
              </w:rPr>
              <w:t>The value of the change limit.</w:t>
            </w:r>
          </w:p>
        </w:tc>
      </w:tr>
    </w:tbl>
    <w:p w14:paraId="4B52B2AC" w14:textId="77777777" w:rsidR="005F2CCD" w:rsidRPr="005F2CCD" w:rsidRDefault="005F2CCD" w:rsidP="005F2CCD">
      <w:pPr>
        <w:spacing w:after="120"/>
        <w:ind w:left="284" w:right="851"/>
        <w:rPr>
          <w:rFonts w:eastAsia="DengXian"/>
          <w:lang w:eastAsia="en-US"/>
        </w:rPr>
      </w:pPr>
    </w:p>
    <w:p w14:paraId="3E9D4FF2" w14:textId="5356D910" w:rsidR="005F2CCD" w:rsidRPr="005F2CCD" w:rsidRDefault="005F2CCD" w:rsidP="005F2CCD">
      <w:pPr>
        <w:spacing w:after="120"/>
        <w:ind w:left="284" w:right="851"/>
        <w:rPr>
          <w:rFonts w:eastAsia="DengXian"/>
          <w:lang w:eastAsia="en-US"/>
        </w:rPr>
      </w:pPr>
      <w:r w:rsidRPr="005F2CCD">
        <w:rPr>
          <w:rFonts w:eastAsia="DengXian"/>
          <w:lang w:eastAsia="en-US"/>
        </w:rPr>
        <w:t xml:space="preserve">The significant change value is the non-negative change of </w:t>
      </w:r>
      <w:r w:rsidR="006935F1">
        <w:rPr>
          <w:rFonts w:eastAsia="DengXian"/>
          <w:lang w:eastAsia="en-US"/>
        </w:rPr>
        <w:t>point</w:t>
      </w:r>
      <w:r w:rsidRPr="005F2CCD">
        <w:rPr>
          <w:rFonts w:eastAsia="DengXian"/>
          <w:lang w:eastAsia="en-US"/>
        </w:rPr>
        <w:t xml:space="preserve"> value that is considered to be significant. The significant change value is specified in engineering units, and the FD stores it in engineering units, not the equivalent raw value, so that it is not affected by any subsequent change to the scaling of the </w:t>
      </w:r>
      <w:r w:rsidR="006935F1">
        <w:rPr>
          <w:rFonts w:eastAsia="DengXian"/>
          <w:lang w:eastAsia="en-US"/>
        </w:rPr>
        <w:t>point</w:t>
      </w:r>
      <w:r w:rsidRPr="005F2CCD">
        <w:rPr>
          <w:rFonts w:eastAsia="DengXian"/>
          <w:lang w:eastAsia="en-US"/>
        </w:rPr>
        <w:t>.</w:t>
      </w:r>
    </w:p>
    <w:p w14:paraId="3410BA20" w14:textId="45D2268F" w:rsidR="005F2CCD" w:rsidRPr="005F2CCD" w:rsidRDefault="005F2CCD" w:rsidP="005F2CCD">
      <w:pPr>
        <w:spacing w:after="120"/>
        <w:ind w:left="284" w:right="851"/>
        <w:rPr>
          <w:rFonts w:eastAsia="DengXian"/>
          <w:lang w:eastAsia="en-US"/>
        </w:rPr>
      </w:pPr>
      <w:r w:rsidRPr="005F2CCD">
        <w:rPr>
          <w:rFonts w:eastAsia="DengXian"/>
          <w:lang w:eastAsia="en-US"/>
        </w:rPr>
        <w:t xml:space="preserve">A significant change value of 0 turns off significant change detection for that </w:t>
      </w:r>
      <w:r w:rsidR="006935F1">
        <w:rPr>
          <w:rFonts w:eastAsia="DengXian"/>
          <w:lang w:eastAsia="en-US"/>
        </w:rPr>
        <w:t>point</w:t>
      </w:r>
      <w:r w:rsidRPr="005F2CCD">
        <w:rPr>
          <w:rFonts w:eastAsia="DengXian"/>
          <w:lang w:eastAsia="en-US"/>
        </w:rPr>
        <w:t>.</w:t>
      </w:r>
    </w:p>
    <w:p w14:paraId="00C134D9" w14:textId="775B9D52" w:rsidR="005F2CCD" w:rsidRDefault="005F2CCD" w:rsidP="005F2CCD">
      <w:pPr>
        <w:spacing w:after="120"/>
        <w:ind w:left="284" w:right="851"/>
        <w:rPr>
          <w:rFonts w:eastAsia="DengXian"/>
          <w:lang w:eastAsia="en-US"/>
        </w:rPr>
      </w:pPr>
    </w:p>
    <w:tbl>
      <w:tblPr>
        <w:tblW w:w="0" w:type="auto"/>
        <w:tblInd w:w="821" w:type="dxa"/>
        <w:tblLayout w:type="fixed"/>
        <w:tblLook w:val="04A0" w:firstRow="1" w:lastRow="0" w:firstColumn="1" w:lastColumn="0" w:noHBand="0" w:noVBand="1"/>
      </w:tblPr>
      <w:tblGrid>
        <w:gridCol w:w="1796"/>
        <w:gridCol w:w="6743"/>
      </w:tblGrid>
      <w:tr w:rsidR="00F71F02" w:rsidRPr="006A6374" w14:paraId="6DC50E05" w14:textId="77777777">
        <w:tc>
          <w:tcPr>
            <w:tcW w:w="1796" w:type="dxa"/>
            <w:shd w:val="clear" w:color="auto" w:fill="auto"/>
            <w:vAlign w:val="center"/>
          </w:tcPr>
          <w:p w14:paraId="038A5F23" w14:textId="77777777" w:rsidR="00F71F02" w:rsidRPr="006A6374" w:rsidRDefault="00F71F02">
            <w:pPr>
              <w:pStyle w:val="Safetytitle"/>
              <w:ind w:right="504"/>
              <w:rPr>
                <w:rFonts w:ascii="Montserrat" w:hAnsi="Montserrat"/>
                <w:sz w:val="20"/>
                <w:szCs w:val="20"/>
              </w:rPr>
            </w:pPr>
            <w:r>
              <w:rPr>
                <w:rFonts w:ascii="Montserrat" w:hAnsi="Montserrat"/>
                <w:sz w:val="20"/>
                <w:szCs w:val="20"/>
              </w:rPr>
              <w:t>NOTICE</w:t>
            </w:r>
          </w:p>
        </w:tc>
        <w:tc>
          <w:tcPr>
            <w:tcW w:w="6743" w:type="dxa"/>
            <w:tcBorders>
              <w:top w:val="single" w:sz="4" w:space="0" w:color="auto"/>
              <w:bottom w:val="single" w:sz="4" w:space="0" w:color="auto"/>
            </w:tcBorders>
            <w:shd w:val="clear" w:color="auto" w:fill="auto"/>
            <w:vAlign w:val="center"/>
          </w:tcPr>
          <w:p w14:paraId="6E7085AC" w14:textId="605BEADD" w:rsidR="00F71F02" w:rsidRPr="006A6374" w:rsidRDefault="00F71F02">
            <w:pPr>
              <w:pStyle w:val="Safetytext"/>
              <w:ind w:right="504"/>
              <w:rPr>
                <w:szCs w:val="20"/>
              </w:rPr>
            </w:pPr>
            <w:r w:rsidRPr="005F2CCD">
              <w:rPr>
                <w:rFonts w:eastAsia="DengXian"/>
              </w:rPr>
              <w:t xml:space="preserve">Significant change detection must not be performed if the </w:t>
            </w:r>
            <w:r w:rsidR="006935F1">
              <w:rPr>
                <w:rFonts w:eastAsia="DengXian"/>
              </w:rPr>
              <w:t>point</w:t>
            </w:r>
            <w:r w:rsidRPr="005F2CCD">
              <w:rPr>
                <w:rFonts w:eastAsia="DengXian"/>
              </w:rPr>
              <w:t xml:space="preserve"> has either the Restart or Range Error </w:t>
            </w:r>
            <w:r w:rsidR="006935F1">
              <w:rPr>
                <w:rFonts w:eastAsia="DengXian"/>
              </w:rPr>
              <w:t>point</w:t>
            </w:r>
            <w:r w:rsidRPr="005F2CCD">
              <w:rPr>
                <w:rFonts w:eastAsia="DengXian"/>
              </w:rPr>
              <w:t xml:space="preserve"> quality flag asserted.</w:t>
            </w:r>
          </w:p>
        </w:tc>
      </w:tr>
    </w:tbl>
    <w:p w14:paraId="0503F2E8" w14:textId="77777777" w:rsidR="00F71F02" w:rsidRPr="005F2CCD" w:rsidRDefault="00F71F02" w:rsidP="005F2CCD">
      <w:pPr>
        <w:spacing w:after="120"/>
        <w:ind w:left="284" w:right="851"/>
        <w:rPr>
          <w:rFonts w:eastAsia="DengXian"/>
          <w:lang w:eastAsia="en-US"/>
        </w:rPr>
      </w:pPr>
    </w:p>
    <w:p w14:paraId="0F15066F" w14:textId="0B299C85" w:rsidR="005F2CCD" w:rsidRDefault="005F2CCD" w:rsidP="005F2CCD">
      <w:pPr>
        <w:spacing w:after="120"/>
        <w:ind w:left="284" w:right="851"/>
        <w:rPr>
          <w:rFonts w:eastAsia="DengXian"/>
          <w:lang w:eastAsia="en-US"/>
        </w:rPr>
      </w:pPr>
      <w:r w:rsidRPr="005F2CCD">
        <w:rPr>
          <w:rFonts w:eastAsia="DengXian"/>
          <w:lang w:eastAsia="en-US"/>
        </w:rPr>
        <w:t xml:space="preserve">The action to be taken is described in Section </w:t>
      </w:r>
      <w:r w:rsidRPr="005F2CCD">
        <w:rPr>
          <w:rFonts w:eastAsia="DengXian"/>
          <w:color w:val="0000FF"/>
          <w:u w:val="single"/>
        </w:rPr>
        <w:fldChar w:fldCharType="begin"/>
      </w:r>
      <w:r w:rsidRPr="005F2CCD">
        <w:rPr>
          <w:rFonts w:eastAsia="DengXian"/>
          <w:color w:val="0000FF"/>
          <w:u w:val="single"/>
        </w:rPr>
        <w:instrText xml:space="preserve"> REF _Ref160616879 \r \h  \* MERGEFORMAT </w:instrText>
      </w:r>
      <w:r w:rsidRPr="005F2CCD">
        <w:rPr>
          <w:rFonts w:eastAsia="DengXian"/>
          <w:color w:val="0000FF"/>
          <w:u w:val="single"/>
        </w:rPr>
      </w:r>
      <w:r w:rsidRPr="005F2CCD">
        <w:rPr>
          <w:rFonts w:eastAsia="DengXian"/>
          <w:color w:val="0000FF"/>
          <w:u w:val="single"/>
        </w:rPr>
        <w:fldChar w:fldCharType="separate"/>
      </w:r>
      <w:r w:rsidR="00B95831">
        <w:rPr>
          <w:rFonts w:eastAsia="DengXian"/>
          <w:color w:val="0000FF"/>
          <w:u w:val="single"/>
        </w:rPr>
        <w:t>2.4</w:t>
      </w:r>
      <w:r w:rsidRPr="005F2CCD">
        <w:rPr>
          <w:rFonts w:eastAsia="DengXian"/>
          <w:color w:val="0000FF"/>
          <w:u w:val="single"/>
        </w:rPr>
        <w:fldChar w:fldCharType="end"/>
      </w:r>
      <w:r w:rsidRPr="005F2CCD">
        <w:rPr>
          <w:rFonts w:eastAsia="DengXian"/>
          <w:color w:val="0000FF"/>
          <w:u w:val="single"/>
        </w:rPr>
        <w:t xml:space="preserve">, </w:t>
      </w:r>
      <w:r w:rsidRPr="005F2CCD">
        <w:rPr>
          <w:rFonts w:eastAsia="DengXian"/>
          <w:color w:val="0000FF"/>
          <w:u w:val="single"/>
        </w:rPr>
        <w:fldChar w:fldCharType="begin"/>
      </w:r>
      <w:r w:rsidRPr="005F2CCD">
        <w:rPr>
          <w:rFonts w:eastAsia="DengXian"/>
          <w:color w:val="0000FF"/>
          <w:u w:val="single"/>
        </w:rPr>
        <w:instrText xml:space="preserve"> REF _Ref160616879 \h  \* MERGEFORMAT </w:instrText>
      </w:r>
      <w:r w:rsidRPr="005F2CCD">
        <w:rPr>
          <w:rFonts w:eastAsia="DengXian"/>
          <w:color w:val="0000FF"/>
          <w:u w:val="single"/>
        </w:rPr>
      </w:r>
      <w:r w:rsidRPr="005F2CCD">
        <w:rPr>
          <w:rFonts w:eastAsia="DengXian"/>
          <w:color w:val="0000FF"/>
          <w:u w:val="single"/>
        </w:rPr>
        <w:fldChar w:fldCharType="separate"/>
      </w:r>
      <w:ins w:id="954" w:author="Gavin Rawson" w:date="2024-07-17T08:57:00Z" w16du:dateUtc="2024-07-17T07:57:00Z">
        <w:r w:rsidR="00B95831" w:rsidRPr="00B95831">
          <w:rPr>
            <w:color w:val="0000FF"/>
            <w:u w:val="single"/>
            <w:rPrChange w:id="955" w:author="Gavin Rawson" w:date="2024-07-17T08:57:00Z" w16du:dateUtc="2024-07-17T07:57:00Z">
              <w:rPr/>
            </w:rPrChange>
          </w:rPr>
          <w:t>Points</w:t>
        </w:r>
      </w:ins>
      <w:del w:id="956" w:author="Gavin Rawson" w:date="2024-07-15T12:48:00Z" w16du:dateUtc="2024-07-15T11:48:00Z">
        <w:r w:rsidR="002B16D9" w:rsidRPr="00041655" w:rsidDel="00461D1E">
          <w:rPr>
            <w:color w:val="0000FF"/>
            <w:u w:val="single"/>
          </w:rPr>
          <w:delText>Points</w:delText>
        </w:r>
      </w:del>
      <w:r w:rsidRPr="005F2CCD">
        <w:rPr>
          <w:rFonts w:eastAsia="DengXian"/>
          <w:color w:val="0000FF"/>
          <w:u w:val="single"/>
        </w:rPr>
        <w:fldChar w:fldCharType="end"/>
      </w:r>
      <w:r w:rsidRPr="005F2CCD">
        <w:rPr>
          <w:rFonts w:eastAsia="DengXian"/>
          <w:lang w:eastAsia="en-US"/>
        </w:rPr>
        <w:t xml:space="preserve">. The </w:t>
      </w:r>
      <w:r w:rsidRPr="005F2CCD">
        <w:rPr>
          <w:rFonts w:eastAsia="DengXian"/>
          <w:b/>
          <w:bCs/>
          <w:lang w:eastAsia="en-US"/>
        </w:rPr>
        <w:t>whenChange</w:t>
      </w:r>
      <w:r w:rsidRPr="005F2CCD">
        <w:rPr>
          <w:rFonts w:eastAsia="DengXian"/>
          <w:lang w:eastAsia="en-US"/>
        </w:rPr>
        <w:t xml:space="preserve"> property of the </w:t>
      </w:r>
      <w:r w:rsidR="006935F1">
        <w:rPr>
          <w:rFonts w:eastAsia="DengXian"/>
          <w:lang w:eastAsia="en-US"/>
        </w:rPr>
        <w:t>point</w:t>
      </w:r>
      <w:r w:rsidRPr="005F2CCD">
        <w:rPr>
          <w:rFonts w:eastAsia="DengXian"/>
          <w:lang w:eastAsia="en-US"/>
        </w:rPr>
        <w:t xml:space="preserve"> determines the action.</w:t>
      </w:r>
    </w:p>
    <w:p w14:paraId="1AF4EE29" w14:textId="7E60F82F" w:rsidR="005F2CCD" w:rsidRPr="005F2CCD" w:rsidRDefault="005F2CCD" w:rsidP="001725CA">
      <w:pPr>
        <w:pStyle w:val="Heading3"/>
        <w:rPr>
          <w:rFonts w:eastAsia="DengXian"/>
          <w:lang w:eastAsia="en-US"/>
        </w:rPr>
      </w:pPr>
      <w:bookmarkStart w:id="957" w:name="_Toc172098950"/>
      <w:r w:rsidRPr="005F2CCD">
        <w:rPr>
          <w:rFonts w:eastAsia="DengXian"/>
          <w:lang w:eastAsia="en-US"/>
        </w:rPr>
        <w:t xml:space="preserve">Analogue </w:t>
      </w:r>
      <w:r w:rsidR="006B0494" w:rsidRPr="005F2CCD">
        <w:rPr>
          <w:rFonts w:eastAsia="DengXian"/>
          <w:lang w:eastAsia="en-US"/>
        </w:rPr>
        <w:t>limits</w:t>
      </w:r>
      <w:bookmarkEnd w:id="957"/>
    </w:p>
    <w:p w14:paraId="416155A3" w14:textId="4FFE2E40" w:rsidR="005F2CCD" w:rsidRPr="005F2CCD" w:rsidRDefault="005F2CCD" w:rsidP="005F2CCD">
      <w:pPr>
        <w:spacing w:after="120"/>
        <w:ind w:left="284" w:right="851"/>
        <w:rPr>
          <w:rFonts w:eastAsia="DengXian"/>
          <w:lang w:eastAsia="en-US"/>
        </w:rPr>
      </w:pPr>
      <w:r w:rsidRPr="005F2CCD">
        <w:rPr>
          <w:rFonts w:eastAsia="DengXian"/>
          <w:lang w:eastAsia="en-US"/>
        </w:rPr>
        <w:t xml:space="preserve">Analogue </w:t>
      </w:r>
      <w:r w:rsidR="006935F1">
        <w:rPr>
          <w:rFonts w:eastAsia="DengXian"/>
          <w:lang w:eastAsia="en-US"/>
        </w:rPr>
        <w:t>point</w:t>
      </w:r>
      <w:r w:rsidRPr="005F2CCD">
        <w:rPr>
          <w:rFonts w:eastAsia="DengXian"/>
          <w:lang w:eastAsia="en-US"/>
        </w:rPr>
        <w:t>s may have multiple states</w:t>
      </w:r>
      <w:r>
        <w:rPr>
          <w:rFonts w:eastAsia="DengXian"/>
          <w:lang w:eastAsia="en-US"/>
        </w:rPr>
        <w:t xml:space="preserve"> that are</w:t>
      </w:r>
      <w:r w:rsidRPr="005F2CCD">
        <w:rPr>
          <w:rFonts w:eastAsia="DengXian"/>
          <w:lang w:eastAsia="en-US"/>
        </w:rPr>
        <w:t xml:space="preserve"> separated by limits. The properties of the limit control how and when transitions are made between states. A single </w:t>
      </w:r>
      <w:r w:rsidR="006935F1">
        <w:rPr>
          <w:rFonts w:eastAsia="DengXian"/>
          <w:lang w:eastAsia="en-US"/>
        </w:rPr>
        <w:t>point</w:t>
      </w:r>
      <w:r w:rsidRPr="005F2CCD">
        <w:rPr>
          <w:rFonts w:eastAsia="DengXian"/>
          <w:lang w:eastAsia="en-US"/>
        </w:rPr>
        <w:t xml:space="preserve"> may have multiple limits and therefore multiple states. This section describes analogue limits and how they relate to states.</w:t>
      </w:r>
    </w:p>
    <w:p w14:paraId="1EA657DC" w14:textId="0B7565F8" w:rsidR="005F2CCD" w:rsidRPr="005F2CCD" w:rsidRDefault="005F2CCD" w:rsidP="005F2CCD">
      <w:pPr>
        <w:spacing w:after="120"/>
        <w:ind w:left="284" w:right="851"/>
        <w:rPr>
          <w:rFonts w:eastAsia="DengXian"/>
          <w:lang w:eastAsia="en-US"/>
        </w:rPr>
      </w:pPr>
      <w:r w:rsidRPr="005F2CCD">
        <w:rPr>
          <w:rFonts w:eastAsia="DengXian"/>
          <w:lang w:eastAsia="en-US"/>
        </w:rPr>
        <w:t xml:space="preserve">The information </w:t>
      </w:r>
      <w:r>
        <w:rPr>
          <w:rFonts w:eastAsia="DengXian"/>
          <w:lang w:eastAsia="en-US"/>
        </w:rPr>
        <w:t xml:space="preserve">in </w:t>
      </w:r>
      <w:r w:rsidR="00D51AF5" w:rsidRPr="00D51AF5">
        <w:rPr>
          <w:rStyle w:val="Crossreference"/>
          <w:rFonts w:eastAsia="DengXian"/>
        </w:rPr>
        <w:fldChar w:fldCharType="begin"/>
      </w:r>
      <w:r w:rsidR="00D51AF5" w:rsidRPr="00D51AF5">
        <w:rPr>
          <w:rStyle w:val="Crossreference"/>
          <w:rFonts w:eastAsia="DengXian"/>
        </w:rPr>
        <w:instrText xml:space="preserve"> REF _Ref161306485 \h </w:instrText>
      </w:r>
      <w:r w:rsidR="00D51AF5">
        <w:rPr>
          <w:rStyle w:val="Crossreference"/>
          <w:rFonts w:eastAsia="DengXian"/>
        </w:rPr>
        <w:instrText xml:space="preserve"> \* MERGEFORMAT </w:instrText>
      </w:r>
      <w:r w:rsidR="00D51AF5" w:rsidRPr="00D51AF5">
        <w:rPr>
          <w:rStyle w:val="Crossreference"/>
          <w:rFonts w:eastAsia="DengXian"/>
        </w:rPr>
      </w:r>
      <w:r w:rsidR="00D51AF5" w:rsidRPr="00D51AF5">
        <w:rPr>
          <w:rStyle w:val="Crossreference"/>
          <w:rFonts w:eastAsia="DengXian"/>
        </w:rPr>
        <w:fldChar w:fldCharType="separate"/>
      </w:r>
      <w:ins w:id="958" w:author="Gavin Rawson" w:date="2024-07-17T08:57:00Z" w16du:dateUtc="2024-07-17T07:57:00Z">
        <w:r w:rsidR="00B95831" w:rsidRPr="00B95831">
          <w:rPr>
            <w:rStyle w:val="Crossreference"/>
            <w:rPrChange w:id="959" w:author="Gavin Rawson" w:date="2024-07-17T08:57:00Z" w16du:dateUtc="2024-07-17T07:57:00Z">
              <w:rPr/>
            </w:rPrChange>
          </w:rPr>
          <w:t xml:space="preserve">Table </w:t>
        </w:r>
        <w:r w:rsidR="00B95831" w:rsidRPr="00B95831">
          <w:rPr>
            <w:rStyle w:val="Crossreference"/>
            <w:rPrChange w:id="960" w:author="Gavin Rawson" w:date="2024-07-17T08:57:00Z" w16du:dateUtc="2024-07-17T07:57:00Z">
              <w:rPr>
                <w:noProof/>
              </w:rPr>
            </w:rPrChange>
          </w:rPr>
          <w:t>16</w:t>
        </w:r>
      </w:ins>
      <w:del w:id="961" w:author="Gavin Rawson" w:date="2024-07-15T12:48:00Z" w16du:dateUtc="2024-07-15T11:48:00Z">
        <w:r w:rsidR="002B16D9" w:rsidRPr="00041655" w:rsidDel="00461D1E">
          <w:rPr>
            <w:rStyle w:val="Crossreference"/>
          </w:rPr>
          <w:delText>Table 16</w:delText>
        </w:r>
      </w:del>
      <w:r w:rsidR="00D51AF5" w:rsidRPr="00D51AF5">
        <w:rPr>
          <w:rStyle w:val="Crossreference"/>
          <w:rFonts w:eastAsia="DengXian"/>
        </w:rPr>
        <w:fldChar w:fldCharType="end"/>
      </w:r>
      <w:r>
        <w:rPr>
          <w:rFonts w:eastAsia="DengXian"/>
          <w:lang w:eastAsia="en-US"/>
        </w:rPr>
        <w:t xml:space="preserve"> </w:t>
      </w:r>
      <w:r w:rsidRPr="005F2CCD">
        <w:rPr>
          <w:rFonts w:eastAsia="DengXian"/>
          <w:lang w:eastAsia="en-US"/>
        </w:rPr>
        <w:t xml:space="preserve">is used to define limits for analogue </w:t>
      </w:r>
      <w:r w:rsidR="006935F1">
        <w:rPr>
          <w:rFonts w:eastAsia="DengXian"/>
          <w:lang w:eastAsia="en-US"/>
        </w:rPr>
        <w:t>point</w:t>
      </w:r>
      <w:r w:rsidRPr="005F2CCD">
        <w:rPr>
          <w:rFonts w:eastAsia="DengXian"/>
          <w:lang w:eastAsia="en-US"/>
        </w:rPr>
        <w:t>s</w:t>
      </w:r>
      <w:r>
        <w:rPr>
          <w:rFonts w:eastAsia="DengXian"/>
          <w:lang w:eastAsia="en-US"/>
        </w:rPr>
        <w:t xml:space="preserve"> w</w:t>
      </w:r>
      <w:r w:rsidRPr="005F2CCD">
        <w:rPr>
          <w:rFonts w:eastAsia="DengXian"/>
          <w:lang w:eastAsia="en-US"/>
        </w:rPr>
        <w:t xml:space="preserve">ithin the object: </w:t>
      </w:r>
      <w:r w:rsidRPr="005F2CCD">
        <w:rPr>
          <w:rFonts w:eastAsia="DengXian"/>
          <w:b/>
          <w:bCs/>
          <w:lang w:eastAsia="en-US"/>
        </w:rPr>
        <w:t>analogueLimit</w:t>
      </w:r>
      <w:r w:rsidR="00BA4341">
        <w:rPr>
          <w:rFonts w:eastAsia="DengXian"/>
          <w:lang w:eastAsia="en-US"/>
        </w:rPr>
        <w:t>.</w:t>
      </w:r>
    </w:p>
    <w:p w14:paraId="13F3C32B" w14:textId="0B8AA0A0" w:rsidR="005F2CCD" w:rsidRDefault="005F2CCD" w:rsidP="005F2CCD">
      <w:pPr>
        <w:pStyle w:val="Caption"/>
      </w:pPr>
      <w:bookmarkStart w:id="962" w:name="_Ref161306485"/>
      <w:bookmarkStart w:id="963" w:name="_Toc170288655"/>
      <w:r>
        <w:t xml:space="preserve">Table </w:t>
      </w:r>
      <w:r>
        <w:fldChar w:fldCharType="begin"/>
      </w:r>
      <w:r>
        <w:instrText xml:space="preserve"> SEQ Table \* ARABIC </w:instrText>
      </w:r>
      <w:r>
        <w:fldChar w:fldCharType="separate"/>
      </w:r>
      <w:r w:rsidR="00B95831">
        <w:rPr>
          <w:noProof/>
        </w:rPr>
        <w:t>16</w:t>
      </w:r>
      <w:r>
        <w:rPr>
          <w:noProof/>
        </w:rPr>
        <w:fldChar w:fldCharType="end"/>
      </w:r>
      <w:bookmarkEnd w:id="962"/>
      <w:r>
        <w:tab/>
      </w:r>
      <w:r w:rsidRPr="005F2CCD">
        <w:t>Information used in defining an analogue limit</w:t>
      </w:r>
      <w:bookmarkEnd w:id="963"/>
    </w:p>
    <w:tbl>
      <w:tblPr>
        <w:tblStyle w:val="LucidTable8"/>
        <w:tblW w:w="9072" w:type="dxa"/>
        <w:jc w:val="center"/>
        <w:tblLook w:val="04A0" w:firstRow="1" w:lastRow="0" w:firstColumn="1" w:lastColumn="0" w:noHBand="0" w:noVBand="1"/>
      </w:tblPr>
      <w:tblGrid>
        <w:gridCol w:w="1557"/>
        <w:gridCol w:w="1640"/>
        <w:gridCol w:w="1252"/>
        <w:gridCol w:w="1355"/>
        <w:gridCol w:w="3268"/>
      </w:tblGrid>
      <w:tr w:rsidR="005F2CCD" w:rsidRPr="00B50947" w14:paraId="7CECCC19" w14:textId="77777777" w:rsidTr="005F2CCD">
        <w:trPr>
          <w:cnfStyle w:val="100000000000" w:firstRow="1" w:lastRow="0" w:firstColumn="0" w:lastColumn="0" w:oddVBand="0" w:evenVBand="0" w:oddHBand="0" w:evenHBand="0" w:firstRowFirstColumn="0" w:firstRowLastColumn="0" w:lastRowFirstColumn="0" w:lastRowLastColumn="0"/>
          <w:tblHeader/>
          <w:jc w:val="center"/>
        </w:trPr>
        <w:tc>
          <w:tcPr>
            <w:tcW w:w="1607" w:type="dxa"/>
            <w:shd w:val="clear" w:color="auto" w:fill="5BABD3"/>
          </w:tcPr>
          <w:p w14:paraId="767B29CB" w14:textId="77777777" w:rsidR="005F2CCD" w:rsidRPr="00B50947" w:rsidRDefault="005F2CCD" w:rsidP="005F2CCD">
            <w:pPr>
              <w:pStyle w:val="TableHeading"/>
              <w:rPr>
                <w:b/>
                <w:sz w:val="20"/>
                <w:szCs w:val="20"/>
              </w:rPr>
            </w:pPr>
            <w:r w:rsidRPr="00B50947">
              <w:rPr>
                <w:b/>
                <w:sz w:val="20"/>
                <w:szCs w:val="20"/>
              </w:rPr>
              <w:t>Information</w:t>
            </w:r>
          </w:p>
        </w:tc>
        <w:tc>
          <w:tcPr>
            <w:tcW w:w="1032" w:type="dxa"/>
            <w:shd w:val="clear" w:color="auto" w:fill="5BABD3"/>
          </w:tcPr>
          <w:p w14:paraId="6DFF4E19" w14:textId="77777777" w:rsidR="005F2CCD" w:rsidRPr="00B50947" w:rsidRDefault="005F2CCD" w:rsidP="005F2CCD">
            <w:pPr>
              <w:pStyle w:val="TableHeading"/>
              <w:rPr>
                <w:b/>
                <w:sz w:val="20"/>
                <w:szCs w:val="20"/>
              </w:rPr>
            </w:pPr>
            <w:r w:rsidRPr="00B50947">
              <w:rPr>
                <w:b/>
                <w:sz w:val="20"/>
                <w:szCs w:val="20"/>
              </w:rPr>
              <w:t>Type</w:t>
            </w:r>
          </w:p>
        </w:tc>
        <w:tc>
          <w:tcPr>
            <w:tcW w:w="869" w:type="dxa"/>
            <w:shd w:val="clear" w:color="auto" w:fill="5BABD3"/>
          </w:tcPr>
          <w:p w14:paraId="766410EF" w14:textId="77777777" w:rsidR="005F2CCD" w:rsidRPr="00B50947" w:rsidRDefault="005F2CCD" w:rsidP="005F2CCD">
            <w:pPr>
              <w:pStyle w:val="TableHeading"/>
              <w:rPr>
                <w:b/>
                <w:sz w:val="20"/>
                <w:szCs w:val="20"/>
              </w:rPr>
            </w:pPr>
            <w:r w:rsidRPr="00B50947">
              <w:rPr>
                <w:b/>
                <w:sz w:val="20"/>
                <w:szCs w:val="20"/>
              </w:rPr>
              <w:t xml:space="preserve">JSON Name </w:t>
            </w:r>
          </w:p>
        </w:tc>
        <w:tc>
          <w:tcPr>
            <w:tcW w:w="1239" w:type="dxa"/>
            <w:shd w:val="clear" w:color="auto" w:fill="5BABD3"/>
          </w:tcPr>
          <w:p w14:paraId="77EAAAC4" w14:textId="77777777" w:rsidR="005F2CCD" w:rsidRPr="00B50947" w:rsidRDefault="005F2CCD" w:rsidP="005F2CCD">
            <w:pPr>
              <w:pStyle w:val="TableHeading"/>
              <w:rPr>
                <w:b/>
                <w:sz w:val="20"/>
                <w:szCs w:val="20"/>
              </w:rPr>
            </w:pPr>
            <w:r w:rsidRPr="00B50947">
              <w:rPr>
                <w:b/>
                <w:sz w:val="20"/>
                <w:szCs w:val="20"/>
              </w:rPr>
              <w:t>Mandatory</w:t>
            </w:r>
          </w:p>
        </w:tc>
        <w:tc>
          <w:tcPr>
            <w:tcW w:w="4269" w:type="dxa"/>
            <w:shd w:val="clear" w:color="auto" w:fill="5BABD3"/>
          </w:tcPr>
          <w:p w14:paraId="00A60A7B" w14:textId="77777777" w:rsidR="005F2CCD" w:rsidRPr="00B50947" w:rsidRDefault="005F2CCD" w:rsidP="005F2CCD">
            <w:pPr>
              <w:pStyle w:val="TableHeading"/>
              <w:rPr>
                <w:b/>
                <w:sz w:val="20"/>
                <w:szCs w:val="20"/>
              </w:rPr>
            </w:pPr>
            <w:r w:rsidRPr="00B50947">
              <w:rPr>
                <w:b/>
                <w:sz w:val="20"/>
                <w:szCs w:val="20"/>
              </w:rPr>
              <w:t>Description</w:t>
            </w:r>
          </w:p>
        </w:tc>
      </w:tr>
      <w:tr w:rsidR="005F2CCD" w:rsidRPr="00B50947" w14:paraId="46F99F72" w14:textId="77777777" w:rsidTr="005F2CCD">
        <w:trPr>
          <w:jc w:val="center"/>
        </w:trPr>
        <w:tc>
          <w:tcPr>
            <w:tcW w:w="1607" w:type="dxa"/>
          </w:tcPr>
          <w:p w14:paraId="235EDCDC" w14:textId="77777777" w:rsidR="005F2CCD" w:rsidRPr="00B50947" w:rsidRDefault="005F2CCD" w:rsidP="002B16D9">
            <w:pPr>
              <w:pStyle w:val="TableText"/>
            </w:pPr>
            <w:r w:rsidRPr="00B50947">
              <w:t>Parent</w:t>
            </w:r>
          </w:p>
        </w:tc>
        <w:tc>
          <w:tcPr>
            <w:tcW w:w="1032" w:type="dxa"/>
          </w:tcPr>
          <w:p w14:paraId="094BBA05" w14:textId="77777777" w:rsidR="005F2CCD" w:rsidRPr="00B50947" w:rsidRDefault="005F2CCD" w:rsidP="002B16D9">
            <w:pPr>
              <w:pStyle w:val="TableText"/>
            </w:pPr>
            <w:r w:rsidRPr="00B50947">
              <w:t>Integer</w:t>
            </w:r>
          </w:p>
        </w:tc>
        <w:tc>
          <w:tcPr>
            <w:tcW w:w="869" w:type="dxa"/>
          </w:tcPr>
          <w:p w14:paraId="392BF9FB" w14:textId="77777777" w:rsidR="005F2CCD" w:rsidRPr="00B50947" w:rsidRDefault="005F2CCD" w:rsidP="002B16D9">
            <w:pPr>
              <w:pStyle w:val="TableText"/>
            </w:pPr>
            <w:r w:rsidRPr="00B50947">
              <w:t>parent</w:t>
            </w:r>
          </w:p>
        </w:tc>
        <w:tc>
          <w:tcPr>
            <w:tcW w:w="1239" w:type="dxa"/>
          </w:tcPr>
          <w:p w14:paraId="6721D372" w14:textId="77777777" w:rsidR="005F2CCD" w:rsidRPr="00B50947" w:rsidRDefault="005F2CCD" w:rsidP="002B16D9">
            <w:pPr>
              <w:pStyle w:val="TableText"/>
            </w:pPr>
            <w:r w:rsidRPr="00B50947">
              <w:t>Yes</w:t>
            </w:r>
          </w:p>
        </w:tc>
        <w:tc>
          <w:tcPr>
            <w:tcW w:w="4269" w:type="dxa"/>
          </w:tcPr>
          <w:p w14:paraId="17B99E46" w14:textId="0EADD8BB" w:rsidR="005F2CCD" w:rsidRPr="00B50947" w:rsidRDefault="005F2CCD" w:rsidP="002B16D9">
            <w:pPr>
              <w:pStyle w:val="TableText"/>
            </w:pPr>
            <w:r w:rsidRPr="00B50947">
              <w:t xml:space="preserve">Analogue </w:t>
            </w:r>
            <w:r w:rsidR="006935F1">
              <w:t>point</w:t>
            </w:r>
            <w:r w:rsidRPr="00B50947">
              <w:t xml:space="preserve"> number</w:t>
            </w:r>
            <w:r w:rsidR="00BA2530">
              <w:t>.</w:t>
            </w:r>
          </w:p>
        </w:tc>
      </w:tr>
      <w:tr w:rsidR="005F2CCD" w:rsidRPr="00B50947" w14:paraId="7DE6E674" w14:textId="77777777" w:rsidTr="005F2CCD">
        <w:trPr>
          <w:jc w:val="center"/>
        </w:trPr>
        <w:tc>
          <w:tcPr>
            <w:tcW w:w="1607" w:type="dxa"/>
          </w:tcPr>
          <w:p w14:paraId="7166C535" w14:textId="31EB83CD" w:rsidR="005F2CCD" w:rsidRPr="00B50947" w:rsidRDefault="005F2CCD" w:rsidP="002B16D9">
            <w:pPr>
              <w:pStyle w:val="TableText"/>
            </w:pPr>
            <w:r w:rsidRPr="00B50947">
              <w:t xml:space="preserve">Parent Point </w:t>
            </w:r>
            <w:r w:rsidR="004D4E6F">
              <w:t>T</w:t>
            </w:r>
            <w:r w:rsidR="00F23DBE" w:rsidRPr="00BA4341">
              <w:t>ype</w:t>
            </w:r>
          </w:p>
        </w:tc>
        <w:tc>
          <w:tcPr>
            <w:tcW w:w="1032" w:type="dxa"/>
          </w:tcPr>
          <w:p w14:paraId="0EA87892" w14:textId="77777777" w:rsidR="005F2CCD" w:rsidRPr="00B50947" w:rsidRDefault="005F2CCD" w:rsidP="002B16D9">
            <w:pPr>
              <w:pStyle w:val="TableText"/>
            </w:pPr>
            <w:r w:rsidRPr="00B50947">
              <w:t>String</w:t>
            </w:r>
          </w:p>
        </w:tc>
        <w:tc>
          <w:tcPr>
            <w:tcW w:w="869" w:type="dxa"/>
          </w:tcPr>
          <w:p w14:paraId="70262552" w14:textId="77777777" w:rsidR="005F2CCD" w:rsidRPr="00B50947" w:rsidRDefault="005F2CCD" w:rsidP="002B16D9">
            <w:pPr>
              <w:pStyle w:val="TableText"/>
            </w:pPr>
            <w:r w:rsidRPr="00B50947">
              <w:t>parentType</w:t>
            </w:r>
          </w:p>
        </w:tc>
        <w:tc>
          <w:tcPr>
            <w:tcW w:w="1239" w:type="dxa"/>
          </w:tcPr>
          <w:p w14:paraId="0272A20B" w14:textId="77777777" w:rsidR="005F2CCD" w:rsidRPr="00B50947" w:rsidRDefault="005F2CCD" w:rsidP="002B16D9">
            <w:pPr>
              <w:pStyle w:val="TableText"/>
            </w:pPr>
            <w:r w:rsidRPr="00B50947">
              <w:t>Yes</w:t>
            </w:r>
          </w:p>
        </w:tc>
        <w:tc>
          <w:tcPr>
            <w:tcW w:w="4269" w:type="dxa"/>
          </w:tcPr>
          <w:p w14:paraId="02BF3F2A" w14:textId="3E603322" w:rsidR="005F2CCD" w:rsidRPr="00B50947" w:rsidRDefault="005F2CCD" w:rsidP="002B16D9">
            <w:pPr>
              <w:pStyle w:val="TableText"/>
            </w:pPr>
            <w:r w:rsidRPr="00B50947">
              <w:t xml:space="preserve">Type of </w:t>
            </w:r>
            <w:r w:rsidR="006935F1">
              <w:t>point</w:t>
            </w:r>
            <w:r w:rsidRPr="00B50947">
              <w:t xml:space="preserve"> the limit refers to, “ai”,”ao”,”x”</w:t>
            </w:r>
            <w:r w:rsidR="00BA2530">
              <w:t>.</w:t>
            </w:r>
          </w:p>
        </w:tc>
      </w:tr>
      <w:tr w:rsidR="005F2CCD" w:rsidRPr="00B50947" w14:paraId="69AE7BC9" w14:textId="77777777" w:rsidTr="005F2CCD">
        <w:trPr>
          <w:jc w:val="center"/>
        </w:trPr>
        <w:tc>
          <w:tcPr>
            <w:tcW w:w="1607" w:type="dxa"/>
          </w:tcPr>
          <w:p w14:paraId="1E23E9D2" w14:textId="77777777" w:rsidR="005F2CCD" w:rsidRPr="00B50947" w:rsidRDefault="005F2CCD" w:rsidP="002B16D9">
            <w:pPr>
              <w:pStyle w:val="TableText"/>
            </w:pPr>
            <w:r w:rsidRPr="00B50947">
              <w:t>Point Limit Index</w:t>
            </w:r>
          </w:p>
        </w:tc>
        <w:tc>
          <w:tcPr>
            <w:tcW w:w="1032" w:type="dxa"/>
          </w:tcPr>
          <w:p w14:paraId="62CDEF09" w14:textId="20BB7EFA" w:rsidR="005F2CCD" w:rsidRPr="00B50947" w:rsidRDefault="005F2CCD" w:rsidP="002B16D9">
            <w:pPr>
              <w:pStyle w:val="TableText"/>
            </w:pPr>
            <w:del w:id="964" w:author="Gavin Rawson" w:date="2024-07-15T08:22:00Z" w16du:dateUtc="2024-07-15T07:22:00Z">
              <w:r w:rsidRPr="00B50947" w:rsidDel="000D4A69">
                <w:delText>Number</w:delText>
              </w:r>
            </w:del>
            <w:ins w:id="965" w:author="Gavin Rawson" w:date="2024-07-15T08:22:00Z" w16du:dateUtc="2024-07-15T07:22:00Z">
              <w:r w:rsidR="000D4A69">
                <w:t>Integer</w:t>
              </w:r>
            </w:ins>
          </w:p>
        </w:tc>
        <w:tc>
          <w:tcPr>
            <w:tcW w:w="869" w:type="dxa"/>
          </w:tcPr>
          <w:p w14:paraId="11580CA1" w14:textId="77777777" w:rsidR="005F2CCD" w:rsidRPr="00B50947" w:rsidRDefault="005F2CCD" w:rsidP="002B16D9">
            <w:pPr>
              <w:pStyle w:val="TableText"/>
            </w:pPr>
            <w:r w:rsidRPr="00B50947">
              <w:t>num</w:t>
            </w:r>
          </w:p>
        </w:tc>
        <w:tc>
          <w:tcPr>
            <w:tcW w:w="1239" w:type="dxa"/>
          </w:tcPr>
          <w:p w14:paraId="79E94697" w14:textId="77777777" w:rsidR="005F2CCD" w:rsidRPr="00B50947" w:rsidRDefault="005F2CCD" w:rsidP="002B16D9">
            <w:pPr>
              <w:pStyle w:val="TableText"/>
            </w:pPr>
            <w:r w:rsidRPr="00B50947">
              <w:t>Yes</w:t>
            </w:r>
          </w:p>
        </w:tc>
        <w:tc>
          <w:tcPr>
            <w:tcW w:w="4269" w:type="dxa"/>
          </w:tcPr>
          <w:p w14:paraId="0546015A" w14:textId="06444EF8" w:rsidR="005F2CCD" w:rsidRPr="00B50947" w:rsidRDefault="005F2CCD" w:rsidP="002B16D9">
            <w:pPr>
              <w:pStyle w:val="TableText"/>
            </w:pPr>
            <w:r w:rsidRPr="00B50947">
              <w:t>Point Limit Index (PLI) for limit</w:t>
            </w:r>
            <w:r w:rsidR="00BA2530">
              <w:t>.</w:t>
            </w:r>
          </w:p>
        </w:tc>
      </w:tr>
      <w:tr w:rsidR="005F2CCD" w:rsidRPr="00B50947" w14:paraId="2DA06DDC" w14:textId="77777777" w:rsidTr="005F2CCD">
        <w:trPr>
          <w:jc w:val="center"/>
        </w:trPr>
        <w:tc>
          <w:tcPr>
            <w:tcW w:w="1607" w:type="dxa"/>
          </w:tcPr>
          <w:p w14:paraId="65CFC0A8" w14:textId="77777777" w:rsidR="005F2CCD" w:rsidRPr="00B50947" w:rsidRDefault="005F2CCD" w:rsidP="002B16D9">
            <w:pPr>
              <w:pStyle w:val="TableText"/>
            </w:pPr>
            <w:r w:rsidRPr="00B50947">
              <w:t>Name</w:t>
            </w:r>
          </w:p>
        </w:tc>
        <w:tc>
          <w:tcPr>
            <w:tcW w:w="1032" w:type="dxa"/>
          </w:tcPr>
          <w:p w14:paraId="6E1EE9C9" w14:textId="77777777" w:rsidR="005F2CCD" w:rsidRPr="00B50947" w:rsidRDefault="005F2CCD" w:rsidP="002B16D9">
            <w:pPr>
              <w:pStyle w:val="TableText"/>
            </w:pPr>
            <w:r w:rsidRPr="00B50947">
              <w:t>String</w:t>
            </w:r>
          </w:p>
        </w:tc>
        <w:tc>
          <w:tcPr>
            <w:tcW w:w="869" w:type="dxa"/>
          </w:tcPr>
          <w:p w14:paraId="32FBAE6B" w14:textId="77777777" w:rsidR="005F2CCD" w:rsidRPr="00B50947" w:rsidRDefault="005F2CCD" w:rsidP="002B16D9">
            <w:pPr>
              <w:pStyle w:val="TableText"/>
            </w:pPr>
            <w:r w:rsidRPr="00B50947">
              <w:t>name</w:t>
            </w:r>
          </w:p>
        </w:tc>
        <w:tc>
          <w:tcPr>
            <w:tcW w:w="1239" w:type="dxa"/>
          </w:tcPr>
          <w:p w14:paraId="7C5F1602" w14:textId="77777777" w:rsidR="005F2CCD" w:rsidRPr="00B50947" w:rsidRDefault="005F2CCD" w:rsidP="002B16D9">
            <w:pPr>
              <w:pStyle w:val="TableText"/>
            </w:pPr>
            <w:r w:rsidRPr="00B50947">
              <w:t>No</w:t>
            </w:r>
          </w:p>
        </w:tc>
        <w:tc>
          <w:tcPr>
            <w:tcW w:w="4269" w:type="dxa"/>
          </w:tcPr>
          <w:p w14:paraId="66DC5471" w14:textId="1435D81E" w:rsidR="005F2CCD" w:rsidRPr="00B50947" w:rsidRDefault="005F2CCD" w:rsidP="002B16D9">
            <w:pPr>
              <w:pStyle w:val="TableText"/>
            </w:pPr>
            <w:r w:rsidRPr="00B50947">
              <w:t>A human readable name for the limit</w:t>
            </w:r>
            <w:r w:rsidR="00BA2530">
              <w:t>.</w:t>
            </w:r>
          </w:p>
        </w:tc>
      </w:tr>
      <w:tr w:rsidR="005F2CCD" w:rsidRPr="00B50947" w14:paraId="105E5EAE" w14:textId="77777777" w:rsidTr="005F2CCD">
        <w:trPr>
          <w:jc w:val="center"/>
        </w:trPr>
        <w:tc>
          <w:tcPr>
            <w:tcW w:w="1607" w:type="dxa"/>
          </w:tcPr>
          <w:p w14:paraId="7EA35F98" w14:textId="77777777" w:rsidR="005F2CCD" w:rsidRPr="00B50947" w:rsidRDefault="005F2CCD" w:rsidP="002B16D9">
            <w:pPr>
              <w:pStyle w:val="TableText"/>
            </w:pPr>
            <w:r w:rsidRPr="00B50947">
              <w:t>Action</w:t>
            </w:r>
          </w:p>
        </w:tc>
        <w:tc>
          <w:tcPr>
            <w:tcW w:w="1032" w:type="dxa"/>
          </w:tcPr>
          <w:p w14:paraId="5C973FC8" w14:textId="32A228C7" w:rsidR="005F2CCD" w:rsidRPr="00B50947" w:rsidRDefault="005F2CCD" w:rsidP="002B16D9">
            <w:pPr>
              <w:pStyle w:val="TableText"/>
            </w:pPr>
            <w:del w:id="966" w:author="Gavin Rawson" w:date="2024-07-15T08:22:00Z" w16du:dateUtc="2024-07-15T07:22:00Z">
              <w:r w:rsidRPr="00B50947" w:rsidDel="000D4A69">
                <w:delText>Number</w:delText>
              </w:r>
            </w:del>
            <w:ins w:id="967" w:author="Gavin Rawson" w:date="2024-07-15T08:22:00Z" w16du:dateUtc="2024-07-15T07:22:00Z">
              <w:r w:rsidR="000D4A69">
                <w:t>Integer</w:t>
              </w:r>
            </w:ins>
          </w:p>
        </w:tc>
        <w:tc>
          <w:tcPr>
            <w:tcW w:w="869" w:type="dxa"/>
          </w:tcPr>
          <w:p w14:paraId="3176B559" w14:textId="77777777" w:rsidR="005F2CCD" w:rsidRPr="00B50947" w:rsidRDefault="005F2CCD" w:rsidP="002B16D9">
            <w:pPr>
              <w:pStyle w:val="TableText"/>
            </w:pPr>
            <w:r w:rsidRPr="00B50947">
              <w:t>action</w:t>
            </w:r>
          </w:p>
        </w:tc>
        <w:tc>
          <w:tcPr>
            <w:tcW w:w="1239" w:type="dxa"/>
          </w:tcPr>
          <w:p w14:paraId="3217DB12" w14:textId="77777777" w:rsidR="005F2CCD" w:rsidRPr="00B50947" w:rsidRDefault="005F2CCD" w:rsidP="002B16D9">
            <w:pPr>
              <w:pStyle w:val="TableText"/>
            </w:pPr>
            <w:r w:rsidRPr="00B50947">
              <w:t>Yes</w:t>
            </w:r>
          </w:p>
        </w:tc>
        <w:tc>
          <w:tcPr>
            <w:tcW w:w="4269" w:type="dxa"/>
          </w:tcPr>
          <w:p w14:paraId="583BFCCE" w14:textId="77777777" w:rsidR="005F2CCD" w:rsidRPr="00B50947" w:rsidRDefault="005F2CCD" w:rsidP="002B16D9">
            <w:pPr>
              <w:pStyle w:val="TableText"/>
            </w:pPr>
            <w:r w:rsidRPr="00B50947">
              <w:t>Action to be taken on entering this state (0=do nothing, 1=log event with reason, 2=log event and trigger a connection to the SA).</w:t>
            </w:r>
          </w:p>
        </w:tc>
      </w:tr>
      <w:tr w:rsidR="005F2CCD" w:rsidRPr="00B50947" w14:paraId="3BDB827B" w14:textId="77777777" w:rsidTr="005F2CCD">
        <w:trPr>
          <w:jc w:val="center"/>
        </w:trPr>
        <w:tc>
          <w:tcPr>
            <w:tcW w:w="1607" w:type="dxa"/>
          </w:tcPr>
          <w:p w14:paraId="0F62E5A6" w14:textId="77777777" w:rsidR="005F2CCD" w:rsidRPr="00B50947" w:rsidRDefault="005F2CCD" w:rsidP="002B16D9">
            <w:pPr>
              <w:pStyle w:val="TableText"/>
            </w:pPr>
            <w:r w:rsidRPr="00B50947">
              <w:t>Direction</w:t>
            </w:r>
          </w:p>
        </w:tc>
        <w:tc>
          <w:tcPr>
            <w:tcW w:w="1032" w:type="dxa"/>
          </w:tcPr>
          <w:p w14:paraId="6010B9C4" w14:textId="1A2E314F" w:rsidR="005F2CCD" w:rsidRPr="00B50947" w:rsidRDefault="005F2CCD" w:rsidP="002B16D9">
            <w:pPr>
              <w:pStyle w:val="TableText"/>
            </w:pPr>
            <w:del w:id="968" w:author="Gavin Rawson" w:date="2024-07-15T08:22:00Z" w16du:dateUtc="2024-07-15T07:22:00Z">
              <w:r w:rsidRPr="00B50947" w:rsidDel="000D4A69">
                <w:delText>Number</w:delText>
              </w:r>
            </w:del>
            <w:ins w:id="969" w:author="Gavin Rawson" w:date="2024-07-15T08:22:00Z" w16du:dateUtc="2024-07-15T07:22:00Z">
              <w:r w:rsidR="000D4A69">
                <w:t>Integer</w:t>
              </w:r>
            </w:ins>
          </w:p>
        </w:tc>
        <w:tc>
          <w:tcPr>
            <w:tcW w:w="869" w:type="dxa"/>
          </w:tcPr>
          <w:p w14:paraId="7CB37156" w14:textId="77777777" w:rsidR="005F2CCD" w:rsidRPr="00B50947" w:rsidRDefault="005F2CCD" w:rsidP="002B16D9">
            <w:pPr>
              <w:pStyle w:val="TableText"/>
            </w:pPr>
            <w:r w:rsidRPr="00B50947">
              <w:t>dirctn</w:t>
            </w:r>
          </w:p>
        </w:tc>
        <w:tc>
          <w:tcPr>
            <w:tcW w:w="1239" w:type="dxa"/>
          </w:tcPr>
          <w:p w14:paraId="0B0FE7FB" w14:textId="77777777" w:rsidR="005F2CCD" w:rsidRPr="00B50947" w:rsidRDefault="005F2CCD" w:rsidP="002B16D9">
            <w:pPr>
              <w:pStyle w:val="TableText"/>
            </w:pPr>
            <w:r w:rsidRPr="00B50947">
              <w:t>Yes</w:t>
            </w:r>
          </w:p>
        </w:tc>
        <w:tc>
          <w:tcPr>
            <w:tcW w:w="4269" w:type="dxa"/>
          </w:tcPr>
          <w:p w14:paraId="7C4345D9" w14:textId="77777777" w:rsidR="005F2CCD" w:rsidRPr="00B50947" w:rsidRDefault="005F2CCD" w:rsidP="002B16D9">
            <w:pPr>
              <w:pStyle w:val="TableText"/>
            </w:pPr>
            <w:r w:rsidRPr="00B50947">
              <w:t>The direction for entering the state (0=positive going (low-normal-high, 1=negative going (high-normal-low )).</w:t>
            </w:r>
          </w:p>
        </w:tc>
      </w:tr>
      <w:tr w:rsidR="005F2CCD" w:rsidRPr="00B50947" w14:paraId="28163D08" w14:textId="77777777" w:rsidTr="005F2CCD">
        <w:trPr>
          <w:jc w:val="center"/>
        </w:trPr>
        <w:tc>
          <w:tcPr>
            <w:tcW w:w="1607" w:type="dxa"/>
          </w:tcPr>
          <w:p w14:paraId="6F296AD8" w14:textId="0B9677D8" w:rsidR="005F2CCD" w:rsidRPr="00B50947" w:rsidRDefault="005F2CCD" w:rsidP="002B16D9">
            <w:pPr>
              <w:pStyle w:val="TableText"/>
            </w:pPr>
            <w:r w:rsidRPr="00B50947">
              <w:t xml:space="preserve">Limit </w:t>
            </w:r>
            <w:r w:rsidR="0016119D">
              <w:t>V</w:t>
            </w:r>
            <w:r w:rsidR="0016119D" w:rsidRPr="00B50947">
              <w:t>alue</w:t>
            </w:r>
          </w:p>
        </w:tc>
        <w:tc>
          <w:tcPr>
            <w:tcW w:w="1032" w:type="dxa"/>
          </w:tcPr>
          <w:p w14:paraId="22F4C938" w14:textId="77777777" w:rsidR="005F2CCD" w:rsidRPr="00B50947" w:rsidRDefault="005F2CCD" w:rsidP="002B16D9">
            <w:pPr>
              <w:pStyle w:val="TableText"/>
            </w:pPr>
            <w:r w:rsidRPr="00B50947">
              <w:t>Number</w:t>
            </w:r>
          </w:p>
        </w:tc>
        <w:tc>
          <w:tcPr>
            <w:tcW w:w="869" w:type="dxa"/>
          </w:tcPr>
          <w:p w14:paraId="23D840CA" w14:textId="77777777" w:rsidR="005F2CCD" w:rsidRPr="00B50947" w:rsidRDefault="005F2CCD" w:rsidP="002B16D9">
            <w:pPr>
              <w:pStyle w:val="TableText"/>
            </w:pPr>
            <w:r w:rsidRPr="00B50947">
              <w:t>value</w:t>
            </w:r>
          </w:p>
        </w:tc>
        <w:tc>
          <w:tcPr>
            <w:tcW w:w="1239" w:type="dxa"/>
          </w:tcPr>
          <w:p w14:paraId="3A3A37E3" w14:textId="77777777" w:rsidR="005F2CCD" w:rsidRPr="00B50947" w:rsidRDefault="005F2CCD" w:rsidP="002B16D9">
            <w:pPr>
              <w:pStyle w:val="TableText"/>
            </w:pPr>
            <w:r w:rsidRPr="00B50947">
              <w:t>Yes</w:t>
            </w:r>
          </w:p>
        </w:tc>
        <w:tc>
          <w:tcPr>
            <w:tcW w:w="4269" w:type="dxa"/>
          </w:tcPr>
          <w:p w14:paraId="667EC346" w14:textId="77777777" w:rsidR="005F2CCD" w:rsidRPr="00B50947" w:rsidRDefault="005F2CCD" w:rsidP="002B16D9">
            <w:pPr>
              <w:pStyle w:val="TableText"/>
            </w:pPr>
            <w:r w:rsidRPr="00B50947">
              <w:t>The value of this limit, in engineering units.</w:t>
            </w:r>
          </w:p>
        </w:tc>
      </w:tr>
      <w:tr w:rsidR="005F2CCD" w:rsidRPr="00B50947" w14:paraId="5EFF1BD1" w14:textId="77777777" w:rsidTr="005F2CCD">
        <w:trPr>
          <w:jc w:val="center"/>
        </w:trPr>
        <w:tc>
          <w:tcPr>
            <w:tcW w:w="1607" w:type="dxa"/>
          </w:tcPr>
          <w:p w14:paraId="78302542" w14:textId="77777777" w:rsidR="005F2CCD" w:rsidRPr="00B50947" w:rsidRDefault="005F2CCD" w:rsidP="002B16D9">
            <w:pPr>
              <w:pStyle w:val="TableText"/>
            </w:pPr>
            <w:r w:rsidRPr="00B50947">
              <w:t>Hysteresis</w:t>
            </w:r>
          </w:p>
        </w:tc>
        <w:tc>
          <w:tcPr>
            <w:tcW w:w="1032" w:type="dxa"/>
          </w:tcPr>
          <w:p w14:paraId="6A124E82" w14:textId="77777777" w:rsidR="005F2CCD" w:rsidRPr="00B50947" w:rsidRDefault="005F2CCD" w:rsidP="002B16D9">
            <w:pPr>
              <w:pStyle w:val="TableText"/>
            </w:pPr>
            <w:r w:rsidRPr="00B50947">
              <w:t>Number</w:t>
            </w:r>
          </w:p>
        </w:tc>
        <w:tc>
          <w:tcPr>
            <w:tcW w:w="869" w:type="dxa"/>
          </w:tcPr>
          <w:p w14:paraId="5B5AC30B" w14:textId="77777777" w:rsidR="005F2CCD" w:rsidRPr="00B50947" w:rsidRDefault="005F2CCD" w:rsidP="002B16D9">
            <w:pPr>
              <w:pStyle w:val="TableText"/>
            </w:pPr>
            <w:r w:rsidRPr="00B50947">
              <w:t>hyst</w:t>
            </w:r>
          </w:p>
        </w:tc>
        <w:tc>
          <w:tcPr>
            <w:tcW w:w="1239" w:type="dxa"/>
          </w:tcPr>
          <w:p w14:paraId="43F95377" w14:textId="77777777" w:rsidR="005F2CCD" w:rsidRPr="00B50947" w:rsidRDefault="005F2CCD" w:rsidP="002B16D9">
            <w:pPr>
              <w:pStyle w:val="TableText"/>
            </w:pPr>
            <w:r w:rsidRPr="00B50947">
              <w:t>No</w:t>
            </w:r>
          </w:p>
        </w:tc>
        <w:tc>
          <w:tcPr>
            <w:tcW w:w="4269" w:type="dxa"/>
          </w:tcPr>
          <w:p w14:paraId="4F03C73C" w14:textId="77777777" w:rsidR="005F2CCD" w:rsidRPr="00B50947" w:rsidRDefault="005F2CCD" w:rsidP="002B16D9">
            <w:pPr>
              <w:pStyle w:val="TableText"/>
            </w:pPr>
            <w:r w:rsidRPr="00B50947">
              <w:t>Limit hysteresis, default 0.</w:t>
            </w:r>
          </w:p>
        </w:tc>
      </w:tr>
      <w:tr w:rsidR="005F2CCD" w:rsidRPr="00B50947" w14:paraId="67C92C83" w14:textId="77777777" w:rsidTr="005F2CCD">
        <w:trPr>
          <w:jc w:val="center"/>
        </w:trPr>
        <w:tc>
          <w:tcPr>
            <w:tcW w:w="1607" w:type="dxa"/>
          </w:tcPr>
          <w:p w14:paraId="7BDB04A7" w14:textId="268060CD" w:rsidR="005F2CCD" w:rsidRPr="00B50947" w:rsidRDefault="005F2CCD" w:rsidP="002B16D9">
            <w:pPr>
              <w:pStyle w:val="TableText"/>
            </w:pPr>
            <w:r w:rsidRPr="00B50947">
              <w:t xml:space="preserve">Enter </w:t>
            </w:r>
            <w:r w:rsidR="0016119D">
              <w:t>P</w:t>
            </w:r>
            <w:r w:rsidR="0016119D" w:rsidRPr="00B50947">
              <w:t>ersistence</w:t>
            </w:r>
          </w:p>
        </w:tc>
        <w:tc>
          <w:tcPr>
            <w:tcW w:w="1032" w:type="dxa"/>
          </w:tcPr>
          <w:p w14:paraId="1C4E71CE" w14:textId="47D0E514" w:rsidR="005F2CCD" w:rsidRPr="00B50947" w:rsidRDefault="005F2CCD" w:rsidP="002B16D9">
            <w:pPr>
              <w:pStyle w:val="TableText"/>
            </w:pPr>
            <w:del w:id="970" w:author="Gavin Rawson" w:date="2024-07-15T08:23:00Z" w16du:dateUtc="2024-07-15T07:23:00Z">
              <w:r w:rsidRPr="00B50947" w:rsidDel="000D4A69">
                <w:delText>Number</w:delText>
              </w:r>
            </w:del>
            <w:ins w:id="971" w:author="Gavin Rawson" w:date="2024-07-15T08:23:00Z" w16du:dateUtc="2024-07-15T07:23:00Z">
              <w:r w:rsidR="000D4A69">
                <w:t>Integer</w:t>
              </w:r>
            </w:ins>
          </w:p>
        </w:tc>
        <w:tc>
          <w:tcPr>
            <w:tcW w:w="869" w:type="dxa"/>
          </w:tcPr>
          <w:p w14:paraId="0870BE7C" w14:textId="77777777" w:rsidR="005F2CCD" w:rsidRPr="00B50947" w:rsidRDefault="005F2CCD" w:rsidP="002B16D9">
            <w:pPr>
              <w:pStyle w:val="TableText"/>
            </w:pPr>
            <w:r w:rsidRPr="00B50947">
              <w:t>enter</w:t>
            </w:r>
          </w:p>
        </w:tc>
        <w:tc>
          <w:tcPr>
            <w:tcW w:w="1239" w:type="dxa"/>
          </w:tcPr>
          <w:p w14:paraId="68485BEF" w14:textId="77777777" w:rsidR="005F2CCD" w:rsidRPr="00B50947" w:rsidRDefault="005F2CCD" w:rsidP="002B16D9">
            <w:pPr>
              <w:pStyle w:val="TableText"/>
            </w:pPr>
            <w:r w:rsidRPr="00B50947">
              <w:t>No</w:t>
            </w:r>
          </w:p>
        </w:tc>
        <w:tc>
          <w:tcPr>
            <w:tcW w:w="4269" w:type="dxa"/>
          </w:tcPr>
          <w:p w14:paraId="3AFBC534" w14:textId="46F5D3A3" w:rsidR="005F2CCD" w:rsidRPr="00B50947" w:rsidRDefault="005F2CCD" w:rsidP="002B16D9">
            <w:pPr>
              <w:pStyle w:val="TableText"/>
            </w:pPr>
            <w:r w:rsidRPr="00B50947">
              <w:t>Limit entry persistence in milliseconds</w:t>
            </w:r>
            <w:r w:rsidR="00BA2530">
              <w:t>.</w:t>
            </w:r>
          </w:p>
        </w:tc>
      </w:tr>
      <w:tr w:rsidR="005F2CCD" w:rsidRPr="00B50947" w14:paraId="154FE483" w14:textId="77777777" w:rsidTr="005F2CCD">
        <w:trPr>
          <w:jc w:val="center"/>
        </w:trPr>
        <w:tc>
          <w:tcPr>
            <w:tcW w:w="1607" w:type="dxa"/>
          </w:tcPr>
          <w:p w14:paraId="2BBD8884" w14:textId="260E6F51" w:rsidR="005F2CCD" w:rsidRPr="00B50947" w:rsidRDefault="005F2CCD" w:rsidP="002B16D9">
            <w:pPr>
              <w:pStyle w:val="TableText"/>
            </w:pPr>
            <w:r w:rsidRPr="00B50947">
              <w:t xml:space="preserve">Leave </w:t>
            </w:r>
            <w:r w:rsidR="0016119D">
              <w:t>P</w:t>
            </w:r>
            <w:r w:rsidR="0016119D" w:rsidRPr="00B50947">
              <w:t>ersistence</w:t>
            </w:r>
          </w:p>
        </w:tc>
        <w:tc>
          <w:tcPr>
            <w:tcW w:w="1032" w:type="dxa"/>
          </w:tcPr>
          <w:p w14:paraId="212AEB26" w14:textId="0411E05C" w:rsidR="005F2CCD" w:rsidRPr="00B50947" w:rsidRDefault="005F2CCD" w:rsidP="002B16D9">
            <w:pPr>
              <w:pStyle w:val="TableText"/>
            </w:pPr>
            <w:del w:id="972" w:author="Gavin Rawson" w:date="2024-07-15T08:23:00Z" w16du:dateUtc="2024-07-15T07:23:00Z">
              <w:r w:rsidRPr="00B50947" w:rsidDel="000D4A69">
                <w:delText>Number</w:delText>
              </w:r>
            </w:del>
            <w:ins w:id="973" w:author="Gavin Rawson" w:date="2024-07-15T08:23:00Z" w16du:dateUtc="2024-07-15T07:23:00Z">
              <w:r w:rsidR="000D4A69">
                <w:t>Integer</w:t>
              </w:r>
            </w:ins>
          </w:p>
        </w:tc>
        <w:tc>
          <w:tcPr>
            <w:tcW w:w="869" w:type="dxa"/>
          </w:tcPr>
          <w:p w14:paraId="068BD751" w14:textId="77777777" w:rsidR="005F2CCD" w:rsidRPr="00B50947" w:rsidRDefault="005F2CCD" w:rsidP="002B16D9">
            <w:pPr>
              <w:pStyle w:val="TableText"/>
            </w:pPr>
            <w:r w:rsidRPr="00B50947">
              <w:t>leave</w:t>
            </w:r>
          </w:p>
        </w:tc>
        <w:tc>
          <w:tcPr>
            <w:tcW w:w="1239" w:type="dxa"/>
          </w:tcPr>
          <w:p w14:paraId="3DCFEEFB" w14:textId="77777777" w:rsidR="005F2CCD" w:rsidRPr="00B50947" w:rsidRDefault="005F2CCD" w:rsidP="002B16D9">
            <w:pPr>
              <w:pStyle w:val="TableText"/>
            </w:pPr>
            <w:r w:rsidRPr="00B50947">
              <w:t>No</w:t>
            </w:r>
          </w:p>
        </w:tc>
        <w:tc>
          <w:tcPr>
            <w:tcW w:w="4269" w:type="dxa"/>
          </w:tcPr>
          <w:p w14:paraId="6D0FE1A2" w14:textId="71FDEE5C" w:rsidR="005F2CCD" w:rsidRPr="00B50947" w:rsidRDefault="005F2CCD" w:rsidP="002B16D9">
            <w:pPr>
              <w:pStyle w:val="TableText"/>
            </w:pPr>
            <w:r w:rsidRPr="00B50947">
              <w:t>Limit leave persistence in milliseconds</w:t>
            </w:r>
            <w:r w:rsidR="00BA2530">
              <w:t>.</w:t>
            </w:r>
          </w:p>
        </w:tc>
      </w:tr>
      <w:tr w:rsidR="005F2CCD" w:rsidRPr="00B50947" w14:paraId="2EE15267" w14:textId="77777777" w:rsidTr="005F2CCD">
        <w:trPr>
          <w:jc w:val="center"/>
        </w:trPr>
        <w:tc>
          <w:tcPr>
            <w:tcW w:w="1607" w:type="dxa"/>
          </w:tcPr>
          <w:p w14:paraId="34FE355B" w14:textId="12D13DE9" w:rsidR="005F2CCD" w:rsidRPr="00B50947" w:rsidRDefault="005F2CCD" w:rsidP="002B16D9">
            <w:pPr>
              <w:pStyle w:val="TableText"/>
            </w:pPr>
            <w:r w:rsidRPr="00B50947">
              <w:t xml:space="preserve">Monday </w:t>
            </w:r>
            <w:r w:rsidR="0016119D">
              <w:t>P</w:t>
            </w:r>
            <w:r w:rsidR="0016119D" w:rsidRPr="00B50947">
              <w:t>rofile</w:t>
            </w:r>
          </w:p>
        </w:tc>
        <w:tc>
          <w:tcPr>
            <w:tcW w:w="1032" w:type="dxa"/>
          </w:tcPr>
          <w:p w14:paraId="1751ADA4" w14:textId="47BC9760" w:rsidR="005F2CCD" w:rsidRPr="00B50947" w:rsidRDefault="005F2CCD" w:rsidP="002B16D9">
            <w:pPr>
              <w:pStyle w:val="TableText"/>
            </w:pPr>
            <w:del w:id="974" w:author="Gavin Rawson" w:date="2024-07-15T08:23:00Z" w16du:dateUtc="2024-07-15T07:23:00Z">
              <w:r w:rsidRPr="00B50947" w:rsidDel="000D4A69">
                <w:delText>Number</w:delText>
              </w:r>
            </w:del>
            <w:ins w:id="975" w:author="Gavin Rawson" w:date="2024-07-15T08:23:00Z" w16du:dateUtc="2024-07-15T07:23:00Z">
              <w:r w:rsidR="000D4A69">
                <w:t>Integer</w:t>
              </w:r>
            </w:ins>
          </w:p>
        </w:tc>
        <w:tc>
          <w:tcPr>
            <w:tcW w:w="869" w:type="dxa"/>
          </w:tcPr>
          <w:p w14:paraId="337F2E4B" w14:textId="77777777" w:rsidR="005F2CCD" w:rsidRPr="00B50947" w:rsidRDefault="005F2CCD" w:rsidP="002B16D9">
            <w:pPr>
              <w:pStyle w:val="TableText"/>
            </w:pPr>
            <w:r w:rsidRPr="00B50947">
              <w:t>mon</w:t>
            </w:r>
          </w:p>
        </w:tc>
        <w:tc>
          <w:tcPr>
            <w:tcW w:w="1239" w:type="dxa"/>
          </w:tcPr>
          <w:p w14:paraId="311FB230" w14:textId="77777777" w:rsidR="005F2CCD" w:rsidRPr="00B50947" w:rsidRDefault="005F2CCD" w:rsidP="002B16D9">
            <w:pPr>
              <w:pStyle w:val="TableText"/>
            </w:pPr>
            <w:r w:rsidRPr="00B50947">
              <w:t>No</w:t>
            </w:r>
          </w:p>
        </w:tc>
        <w:tc>
          <w:tcPr>
            <w:tcW w:w="4269" w:type="dxa"/>
          </w:tcPr>
          <w:p w14:paraId="2803A518" w14:textId="77777777" w:rsidR="005F2CCD" w:rsidRPr="00B50947" w:rsidRDefault="005F2CCD" w:rsidP="002B16D9">
            <w:pPr>
              <w:pStyle w:val="TableText"/>
            </w:pPr>
            <w:r w:rsidRPr="00B50947">
              <w:t>Limit Profile number for Monday.</w:t>
            </w:r>
          </w:p>
        </w:tc>
      </w:tr>
      <w:tr w:rsidR="005F2CCD" w:rsidRPr="00B50947" w14:paraId="62BB77BB" w14:textId="77777777" w:rsidTr="005F2CCD">
        <w:trPr>
          <w:jc w:val="center"/>
        </w:trPr>
        <w:tc>
          <w:tcPr>
            <w:tcW w:w="1607" w:type="dxa"/>
          </w:tcPr>
          <w:p w14:paraId="1522F43D" w14:textId="0040D210" w:rsidR="005F2CCD" w:rsidRPr="00B50947" w:rsidRDefault="005F2CCD" w:rsidP="002B16D9">
            <w:pPr>
              <w:pStyle w:val="TableText"/>
            </w:pPr>
            <w:r w:rsidRPr="00B50947">
              <w:t xml:space="preserve">Tuesday </w:t>
            </w:r>
            <w:r w:rsidR="0016119D">
              <w:t>P</w:t>
            </w:r>
            <w:r w:rsidR="0016119D" w:rsidRPr="00B50947">
              <w:t>rofile</w:t>
            </w:r>
          </w:p>
        </w:tc>
        <w:tc>
          <w:tcPr>
            <w:tcW w:w="1032" w:type="dxa"/>
          </w:tcPr>
          <w:p w14:paraId="79009230" w14:textId="3C9DAC35" w:rsidR="005F2CCD" w:rsidRPr="00B50947" w:rsidRDefault="005F2CCD" w:rsidP="002B16D9">
            <w:pPr>
              <w:pStyle w:val="TableText"/>
            </w:pPr>
            <w:del w:id="976" w:author="Gavin Rawson" w:date="2024-07-15T08:23:00Z" w16du:dateUtc="2024-07-15T07:23:00Z">
              <w:r w:rsidRPr="00B50947" w:rsidDel="000D4A69">
                <w:delText>Number</w:delText>
              </w:r>
            </w:del>
            <w:ins w:id="977" w:author="Gavin Rawson" w:date="2024-07-15T08:23:00Z" w16du:dateUtc="2024-07-15T07:23:00Z">
              <w:r w:rsidR="000D4A69">
                <w:t>Integer</w:t>
              </w:r>
            </w:ins>
          </w:p>
        </w:tc>
        <w:tc>
          <w:tcPr>
            <w:tcW w:w="869" w:type="dxa"/>
          </w:tcPr>
          <w:p w14:paraId="25F526F6" w14:textId="77777777" w:rsidR="005F2CCD" w:rsidRPr="00B50947" w:rsidRDefault="005F2CCD" w:rsidP="002B16D9">
            <w:pPr>
              <w:pStyle w:val="TableText"/>
            </w:pPr>
            <w:r w:rsidRPr="00B50947">
              <w:t>tue</w:t>
            </w:r>
          </w:p>
        </w:tc>
        <w:tc>
          <w:tcPr>
            <w:tcW w:w="1239" w:type="dxa"/>
          </w:tcPr>
          <w:p w14:paraId="48E47805" w14:textId="77777777" w:rsidR="005F2CCD" w:rsidRPr="00B50947" w:rsidRDefault="005F2CCD" w:rsidP="002B16D9">
            <w:pPr>
              <w:pStyle w:val="TableText"/>
            </w:pPr>
            <w:r w:rsidRPr="00B50947">
              <w:t>No</w:t>
            </w:r>
          </w:p>
        </w:tc>
        <w:tc>
          <w:tcPr>
            <w:tcW w:w="4269" w:type="dxa"/>
          </w:tcPr>
          <w:p w14:paraId="7FDD2AAF" w14:textId="77777777" w:rsidR="005F2CCD" w:rsidRPr="00B50947" w:rsidRDefault="005F2CCD" w:rsidP="002B16D9">
            <w:pPr>
              <w:pStyle w:val="TableText"/>
            </w:pPr>
            <w:r w:rsidRPr="00B50947">
              <w:t>Limit Profile number for Tuesday.</w:t>
            </w:r>
          </w:p>
        </w:tc>
      </w:tr>
      <w:tr w:rsidR="005F2CCD" w:rsidRPr="00B50947" w14:paraId="591C893E" w14:textId="77777777" w:rsidTr="005F2CCD">
        <w:trPr>
          <w:jc w:val="center"/>
        </w:trPr>
        <w:tc>
          <w:tcPr>
            <w:tcW w:w="1607" w:type="dxa"/>
          </w:tcPr>
          <w:p w14:paraId="4CED1A06" w14:textId="51C76F0D" w:rsidR="005F2CCD" w:rsidRPr="00B50947" w:rsidRDefault="005F2CCD" w:rsidP="002B16D9">
            <w:pPr>
              <w:pStyle w:val="TableText"/>
            </w:pPr>
            <w:r w:rsidRPr="00B50947">
              <w:t xml:space="preserve">Wednesday </w:t>
            </w:r>
            <w:r w:rsidR="0016119D">
              <w:t>P</w:t>
            </w:r>
            <w:r w:rsidR="0016119D" w:rsidRPr="00B50947">
              <w:t>rofile</w:t>
            </w:r>
          </w:p>
        </w:tc>
        <w:tc>
          <w:tcPr>
            <w:tcW w:w="1032" w:type="dxa"/>
          </w:tcPr>
          <w:p w14:paraId="3F0C30E5" w14:textId="5AA1E1F7" w:rsidR="005F2CCD" w:rsidRPr="00B50947" w:rsidRDefault="000D4A69" w:rsidP="002B16D9">
            <w:pPr>
              <w:pStyle w:val="TableText"/>
            </w:pPr>
            <w:ins w:id="978" w:author="Gavin Rawson" w:date="2024-07-15T08:23:00Z" w16du:dateUtc="2024-07-15T07:23:00Z">
              <w:r>
                <w:t>Integer</w:t>
              </w:r>
            </w:ins>
            <w:del w:id="979" w:author="Gavin Rawson" w:date="2024-07-15T08:23:00Z" w16du:dateUtc="2024-07-15T07:23:00Z">
              <w:r w:rsidR="005F2CCD" w:rsidRPr="00B50947" w:rsidDel="000D4A69">
                <w:delText>Number</w:delText>
              </w:r>
            </w:del>
          </w:p>
        </w:tc>
        <w:tc>
          <w:tcPr>
            <w:tcW w:w="869" w:type="dxa"/>
          </w:tcPr>
          <w:p w14:paraId="51BC9D6D" w14:textId="77777777" w:rsidR="005F2CCD" w:rsidRPr="00B50947" w:rsidRDefault="005F2CCD" w:rsidP="002B16D9">
            <w:pPr>
              <w:pStyle w:val="TableText"/>
            </w:pPr>
            <w:r w:rsidRPr="00B50947">
              <w:t>wed</w:t>
            </w:r>
          </w:p>
        </w:tc>
        <w:tc>
          <w:tcPr>
            <w:tcW w:w="1239" w:type="dxa"/>
          </w:tcPr>
          <w:p w14:paraId="4BF04F70" w14:textId="77777777" w:rsidR="005F2CCD" w:rsidRPr="00B50947" w:rsidRDefault="005F2CCD" w:rsidP="002B16D9">
            <w:pPr>
              <w:pStyle w:val="TableText"/>
            </w:pPr>
            <w:r w:rsidRPr="00B50947">
              <w:t>No</w:t>
            </w:r>
          </w:p>
        </w:tc>
        <w:tc>
          <w:tcPr>
            <w:tcW w:w="4269" w:type="dxa"/>
          </w:tcPr>
          <w:p w14:paraId="5D246AA8" w14:textId="77777777" w:rsidR="005F2CCD" w:rsidRPr="00B50947" w:rsidRDefault="005F2CCD" w:rsidP="002B16D9">
            <w:pPr>
              <w:pStyle w:val="TableText"/>
            </w:pPr>
            <w:r w:rsidRPr="00B50947">
              <w:t>Limit Profile number for Wednesday.</w:t>
            </w:r>
          </w:p>
        </w:tc>
      </w:tr>
      <w:tr w:rsidR="005F2CCD" w:rsidRPr="00B50947" w14:paraId="345AC0B0" w14:textId="77777777" w:rsidTr="005F2CCD">
        <w:trPr>
          <w:jc w:val="center"/>
        </w:trPr>
        <w:tc>
          <w:tcPr>
            <w:tcW w:w="1607" w:type="dxa"/>
          </w:tcPr>
          <w:p w14:paraId="36CA040A" w14:textId="6AFC2B40" w:rsidR="005F2CCD" w:rsidRPr="00B50947" w:rsidRDefault="005F2CCD" w:rsidP="002B16D9">
            <w:pPr>
              <w:pStyle w:val="TableText"/>
            </w:pPr>
            <w:r w:rsidRPr="00B50947">
              <w:t xml:space="preserve">Thursday </w:t>
            </w:r>
            <w:r w:rsidR="0016119D">
              <w:t>P</w:t>
            </w:r>
            <w:r w:rsidR="0016119D" w:rsidRPr="00B50947">
              <w:t>rofile</w:t>
            </w:r>
          </w:p>
        </w:tc>
        <w:tc>
          <w:tcPr>
            <w:tcW w:w="1032" w:type="dxa"/>
          </w:tcPr>
          <w:p w14:paraId="7F09B86A" w14:textId="5FF8574F" w:rsidR="005F2CCD" w:rsidRPr="00B50947" w:rsidRDefault="000D4A69" w:rsidP="002B16D9">
            <w:pPr>
              <w:pStyle w:val="TableText"/>
            </w:pPr>
            <w:ins w:id="980" w:author="Gavin Rawson" w:date="2024-07-15T08:23:00Z" w16du:dateUtc="2024-07-15T07:23:00Z">
              <w:r>
                <w:t>Integer</w:t>
              </w:r>
            </w:ins>
            <w:del w:id="981" w:author="Gavin Rawson" w:date="2024-07-15T08:23:00Z" w16du:dateUtc="2024-07-15T07:23:00Z">
              <w:r w:rsidR="005F2CCD" w:rsidRPr="00B50947" w:rsidDel="000D4A69">
                <w:delText>Number</w:delText>
              </w:r>
            </w:del>
          </w:p>
        </w:tc>
        <w:tc>
          <w:tcPr>
            <w:tcW w:w="869" w:type="dxa"/>
          </w:tcPr>
          <w:p w14:paraId="32F4B0F8" w14:textId="77777777" w:rsidR="005F2CCD" w:rsidRPr="00B50947" w:rsidRDefault="005F2CCD" w:rsidP="002B16D9">
            <w:pPr>
              <w:pStyle w:val="TableText"/>
            </w:pPr>
            <w:r w:rsidRPr="00B50947">
              <w:t>thu</w:t>
            </w:r>
          </w:p>
        </w:tc>
        <w:tc>
          <w:tcPr>
            <w:tcW w:w="1239" w:type="dxa"/>
          </w:tcPr>
          <w:p w14:paraId="7035FAAC" w14:textId="77777777" w:rsidR="005F2CCD" w:rsidRPr="00B50947" w:rsidRDefault="005F2CCD" w:rsidP="002B16D9">
            <w:pPr>
              <w:pStyle w:val="TableText"/>
            </w:pPr>
            <w:r w:rsidRPr="00B50947">
              <w:t>No</w:t>
            </w:r>
          </w:p>
        </w:tc>
        <w:tc>
          <w:tcPr>
            <w:tcW w:w="4269" w:type="dxa"/>
          </w:tcPr>
          <w:p w14:paraId="61DE9DDB" w14:textId="77777777" w:rsidR="005F2CCD" w:rsidRPr="00B50947" w:rsidRDefault="005F2CCD" w:rsidP="002B16D9">
            <w:pPr>
              <w:pStyle w:val="TableText"/>
            </w:pPr>
            <w:r w:rsidRPr="00B50947">
              <w:t>Limit Profile number for Thursday.</w:t>
            </w:r>
          </w:p>
        </w:tc>
      </w:tr>
      <w:tr w:rsidR="005F2CCD" w:rsidRPr="00B50947" w14:paraId="558A9FB0" w14:textId="77777777" w:rsidTr="005F2CCD">
        <w:trPr>
          <w:jc w:val="center"/>
        </w:trPr>
        <w:tc>
          <w:tcPr>
            <w:tcW w:w="1607" w:type="dxa"/>
          </w:tcPr>
          <w:p w14:paraId="189EE985" w14:textId="67142332" w:rsidR="005F2CCD" w:rsidRPr="00B50947" w:rsidRDefault="005F2CCD" w:rsidP="002B16D9">
            <w:pPr>
              <w:pStyle w:val="TableText"/>
            </w:pPr>
            <w:r w:rsidRPr="00B50947">
              <w:t xml:space="preserve">Friday </w:t>
            </w:r>
            <w:r w:rsidR="0016119D">
              <w:t>P</w:t>
            </w:r>
            <w:r w:rsidR="0016119D" w:rsidRPr="00B50947">
              <w:t>rofile</w:t>
            </w:r>
          </w:p>
        </w:tc>
        <w:tc>
          <w:tcPr>
            <w:tcW w:w="1032" w:type="dxa"/>
          </w:tcPr>
          <w:p w14:paraId="23715508" w14:textId="16A2392C" w:rsidR="005F2CCD" w:rsidRPr="00B50947" w:rsidRDefault="000D4A69" w:rsidP="002B16D9">
            <w:pPr>
              <w:pStyle w:val="TableText"/>
            </w:pPr>
            <w:ins w:id="982" w:author="Gavin Rawson" w:date="2024-07-15T08:23:00Z" w16du:dateUtc="2024-07-15T07:23:00Z">
              <w:r>
                <w:t>Integer</w:t>
              </w:r>
            </w:ins>
            <w:del w:id="983" w:author="Gavin Rawson" w:date="2024-07-15T08:23:00Z" w16du:dateUtc="2024-07-15T07:23:00Z">
              <w:r w:rsidR="005F2CCD" w:rsidRPr="00B50947" w:rsidDel="000D4A69">
                <w:delText>Number</w:delText>
              </w:r>
            </w:del>
          </w:p>
        </w:tc>
        <w:tc>
          <w:tcPr>
            <w:tcW w:w="869" w:type="dxa"/>
          </w:tcPr>
          <w:p w14:paraId="4DD7D2D8" w14:textId="77777777" w:rsidR="005F2CCD" w:rsidRPr="00B50947" w:rsidRDefault="005F2CCD" w:rsidP="002B16D9">
            <w:pPr>
              <w:pStyle w:val="TableText"/>
            </w:pPr>
            <w:r w:rsidRPr="00B50947">
              <w:t>fri</w:t>
            </w:r>
          </w:p>
        </w:tc>
        <w:tc>
          <w:tcPr>
            <w:tcW w:w="1239" w:type="dxa"/>
          </w:tcPr>
          <w:p w14:paraId="6BC0987C" w14:textId="77777777" w:rsidR="005F2CCD" w:rsidRPr="00B50947" w:rsidRDefault="005F2CCD" w:rsidP="002B16D9">
            <w:pPr>
              <w:pStyle w:val="TableText"/>
            </w:pPr>
            <w:r w:rsidRPr="00B50947">
              <w:t>No</w:t>
            </w:r>
          </w:p>
        </w:tc>
        <w:tc>
          <w:tcPr>
            <w:tcW w:w="4269" w:type="dxa"/>
          </w:tcPr>
          <w:p w14:paraId="56A6BC17" w14:textId="77777777" w:rsidR="005F2CCD" w:rsidRPr="00B50947" w:rsidRDefault="005F2CCD" w:rsidP="002B16D9">
            <w:pPr>
              <w:pStyle w:val="TableText"/>
            </w:pPr>
            <w:r w:rsidRPr="00B50947">
              <w:t>Limit Profile number for Friday.</w:t>
            </w:r>
          </w:p>
        </w:tc>
      </w:tr>
      <w:tr w:rsidR="005F2CCD" w:rsidRPr="00B50947" w14:paraId="20199494" w14:textId="77777777" w:rsidTr="005F2CCD">
        <w:trPr>
          <w:jc w:val="center"/>
        </w:trPr>
        <w:tc>
          <w:tcPr>
            <w:tcW w:w="1607" w:type="dxa"/>
          </w:tcPr>
          <w:p w14:paraId="421CFAE7" w14:textId="0A971334" w:rsidR="005F2CCD" w:rsidRPr="00B50947" w:rsidRDefault="005F2CCD" w:rsidP="002B16D9">
            <w:pPr>
              <w:pStyle w:val="TableText"/>
            </w:pPr>
            <w:r w:rsidRPr="00B50947">
              <w:lastRenderedPageBreak/>
              <w:t xml:space="preserve">Saturday </w:t>
            </w:r>
            <w:r w:rsidR="0016119D">
              <w:t>P</w:t>
            </w:r>
            <w:r w:rsidR="0016119D" w:rsidRPr="00B50947">
              <w:t>rofile</w:t>
            </w:r>
          </w:p>
        </w:tc>
        <w:tc>
          <w:tcPr>
            <w:tcW w:w="1032" w:type="dxa"/>
          </w:tcPr>
          <w:p w14:paraId="6CD25332" w14:textId="34C88118" w:rsidR="005F2CCD" w:rsidRPr="00B50947" w:rsidRDefault="000D4A69" w:rsidP="002B16D9">
            <w:pPr>
              <w:pStyle w:val="TableText"/>
            </w:pPr>
            <w:ins w:id="984" w:author="Gavin Rawson" w:date="2024-07-15T08:23:00Z" w16du:dateUtc="2024-07-15T07:23:00Z">
              <w:r>
                <w:t>Integer</w:t>
              </w:r>
            </w:ins>
            <w:del w:id="985" w:author="Gavin Rawson" w:date="2024-07-15T08:23:00Z" w16du:dateUtc="2024-07-15T07:23:00Z">
              <w:r w:rsidR="005F2CCD" w:rsidRPr="00B50947" w:rsidDel="000D4A69">
                <w:delText>Number</w:delText>
              </w:r>
            </w:del>
          </w:p>
        </w:tc>
        <w:tc>
          <w:tcPr>
            <w:tcW w:w="869" w:type="dxa"/>
          </w:tcPr>
          <w:p w14:paraId="5BCE98DA" w14:textId="77777777" w:rsidR="005F2CCD" w:rsidRPr="00B50947" w:rsidRDefault="005F2CCD" w:rsidP="002B16D9">
            <w:pPr>
              <w:pStyle w:val="TableText"/>
            </w:pPr>
            <w:r w:rsidRPr="00B50947">
              <w:t>sat</w:t>
            </w:r>
          </w:p>
        </w:tc>
        <w:tc>
          <w:tcPr>
            <w:tcW w:w="1239" w:type="dxa"/>
          </w:tcPr>
          <w:p w14:paraId="1FCACE6C" w14:textId="77777777" w:rsidR="005F2CCD" w:rsidRPr="00B50947" w:rsidRDefault="005F2CCD" w:rsidP="002B16D9">
            <w:pPr>
              <w:pStyle w:val="TableText"/>
            </w:pPr>
            <w:r w:rsidRPr="00B50947">
              <w:t>No</w:t>
            </w:r>
          </w:p>
        </w:tc>
        <w:tc>
          <w:tcPr>
            <w:tcW w:w="4269" w:type="dxa"/>
          </w:tcPr>
          <w:p w14:paraId="425DB5F0" w14:textId="77777777" w:rsidR="005F2CCD" w:rsidRPr="00B50947" w:rsidRDefault="005F2CCD" w:rsidP="002B16D9">
            <w:pPr>
              <w:pStyle w:val="TableText"/>
            </w:pPr>
            <w:r w:rsidRPr="00B50947">
              <w:t>Limit Profile number for Saturday.</w:t>
            </w:r>
          </w:p>
        </w:tc>
      </w:tr>
      <w:tr w:rsidR="005F2CCD" w:rsidRPr="00B50947" w14:paraId="5F5C802E" w14:textId="77777777" w:rsidTr="005F2CCD">
        <w:trPr>
          <w:jc w:val="center"/>
        </w:trPr>
        <w:tc>
          <w:tcPr>
            <w:tcW w:w="1607" w:type="dxa"/>
          </w:tcPr>
          <w:p w14:paraId="1065A3D2" w14:textId="60C863CB" w:rsidR="005F2CCD" w:rsidRPr="00B50947" w:rsidRDefault="005F2CCD" w:rsidP="002B16D9">
            <w:pPr>
              <w:pStyle w:val="TableText"/>
            </w:pPr>
            <w:r w:rsidRPr="00B50947">
              <w:t xml:space="preserve">Sunday </w:t>
            </w:r>
            <w:r w:rsidR="0016119D">
              <w:t>P</w:t>
            </w:r>
            <w:r w:rsidR="0016119D" w:rsidRPr="00B50947">
              <w:t>rofile</w:t>
            </w:r>
          </w:p>
        </w:tc>
        <w:tc>
          <w:tcPr>
            <w:tcW w:w="1032" w:type="dxa"/>
          </w:tcPr>
          <w:p w14:paraId="264A6FA8" w14:textId="4BBF60E5" w:rsidR="005F2CCD" w:rsidRPr="00B50947" w:rsidRDefault="000D4A69" w:rsidP="002B16D9">
            <w:pPr>
              <w:pStyle w:val="TableText"/>
            </w:pPr>
            <w:ins w:id="986" w:author="Gavin Rawson" w:date="2024-07-15T08:23:00Z" w16du:dateUtc="2024-07-15T07:23:00Z">
              <w:r>
                <w:t>Integer</w:t>
              </w:r>
            </w:ins>
            <w:del w:id="987" w:author="Gavin Rawson" w:date="2024-07-15T08:23:00Z" w16du:dateUtc="2024-07-15T07:23:00Z">
              <w:r w:rsidR="005F2CCD" w:rsidRPr="00B50947" w:rsidDel="000D4A69">
                <w:delText>Number</w:delText>
              </w:r>
            </w:del>
          </w:p>
        </w:tc>
        <w:tc>
          <w:tcPr>
            <w:tcW w:w="869" w:type="dxa"/>
          </w:tcPr>
          <w:p w14:paraId="10AA34A2" w14:textId="77777777" w:rsidR="005F2CCD" w:rsidRPr="00B50947" w:rsidRDefault="005F2CCD" w:rsidP="002B16D9">
            <w:pPr>
              <w:pStyle w:val="TableText"/>
            </w:pPr>
            <w:r w:rsidRPr="00B50947">
              <w:t>sun</w:t>
            </w:r>
          </w:p>
        </w:tc>
        <w:tc>
          <w:tcPr>
            <w:tcW w:w="1239" w:type="dxa"/>
          </w:tcPr>
          <w:p w14:paraId="6CB1F1F5" w14:textId="77777777" w:rsidR="005F2CCD" w:rsidRPr="00B50947" w:rsidRDefault="005F2CCD" w:rsidP="002B16D9">
            <w:pPr>
              <w:pStyle w:val="TableText"/>
            </w:pPr>
            <w:r w:rsidRPr="00B50947">
              <w:t>No</w:t>
            </w:r>
          </w:p>
        </w:tc>
        <w:tc>
          <w:tcPr>
            <w:tcW w:w="4269" w:type="dxa"/>
          </w:tcPr>
          <w:p w14:paraId="019C2C4F" w14:textId="77777777" w:rsidR="005F2CCD" w:rsidRPr="00B50947" w:rsidRDefault="005F2CCD" w:rsidP="002B16D9">
            <w:pPr>
              <w:pStyle w:val="TableText"/>
            </w:pPr>
            <w:r w:rsidRPr="00B50947">
              <w:t>Limit Profile number for Sunday.</w:t>
            </w:r>
          </w:p>
        </w:tc>
      </w:tr>
    </w:tbl>
    <w:p w14:paraId="3FB6DE3B" w14:textId="77777777" w:rsidR="005F2CCD" w:rsidRDefault="005F2CCD" w:rsidP="005F2CCD">
      <w:pPr>
        <w:pStyle w:val="BodyText"/>
        <w:rPr>
          <w:rFonts w:eastAsia="DengXian"/>
          <w:lang w:eastAsia="en-US"/>
        </w:rPr>
      </w:pPr>
    </w:p>
    <w:p w14:paraId="2188A6DE" w14:textId="77777777" w:rsidR="00AE7305" w:rsidRDefault="00AE7305">
      <w:pPr>
        <w:rPr>
          <w:rFonts w:eastAsia="DengXian"/>
          <w:lang w:eastAsia="en-US"/>
        </w:rPr>
      </w:pPr>
      <w:r>
        <w:rPr>
          <w:rFonts w:eastAsia="DengXian"/>
          <w:lang w:eastAsia="en-US"/>
        </w:rPr>
        <w:br w:type="page"/>
      </w:r>
    </w:p>
    <w:p w14:paraId="3A407336" w14:textId="4DA0812E" w:rsidR="005F2CCD" w:rsidRPr="005F2CCD" w:rsidRDefault="005F2CCD" w:rsidP="005C62C7">
      <w:pPr>
        <w:pStyle w:val="BodyText"/>
        <w:keepNext/>
        <w:rPr>
          <w:rFonts w:eastAsia="DengXian"/>
          <w:lang w:eastAsia="en-US"/>
        </w:rPr>
      </w:pPr>
      <w:r w:rsidRPr="005F2CCD">
        <w:rPr>
          <w:rFonts w:eastAsia="DengXian"/>
          <w:lang w:eastAsia="en-US"/>
        </w:rPr>
        <w:lastRenderedPageBreak/>
        <w:t>For example:</w:t>
      </w:r>
    </w:p>
    <w:p w14:paraId="17FD152E" w14:textId="77777777" w:rsidR="00C03E5E" w:rsidRPr="008C2E4D" w:rsidRDefault="00C03E5E" w:rsidP="005C62C7">
      <w:pPr>
        <w:pStyle w:val="Code"/>
        <w:keepNext/>
        <w:rPr>
          <w:lang w:bidi="he-IL"/>
        </w:rPr>
      </w:pPr>
      <w:r w:rsidRPr="008C2E4D">
        <w:rPr>
          <w:lang w:bidi="he-IL"/>
        </w:rPr>
        <w:t xml:space="preserve">  </w:t>
      </w:r>
      <w:r w:rsidRPr="008C2E4D">
        <w:rPr>
          <w:color w:val="C45911" w:themeColor="accent2" w:themeShade="BF"/>
          <w:lang w:bidi="he-IL"/>
        </w:rPr>
        <w:t>"analogueLimit"</w:t>
      </w:r>
      <w:r w:rsidRPr="008C2E4D">
        <w:rPr>
          <w:lang w:bidi="he-IL"/>
        </w:rPr>
        <w:t>: [</w:t>
      </w:r>
    </w:p>
    <w:p w14:paraId="632256B5" w14:textId="77777777" w:rsidR="00C03E5E" w:rsidRPr="00B50947" w:rsidRDefault="00C03E5E" w:rsidP="004E57D4">
      <w:pPr>
        <w:pStyle w:val="Code"/>
        <w:rPr>
          <w:lang w:bidi="he-IL"/>
        </w:rPr>
      </w:pPr>
      <w:r w:rsidRPr="00B50947">
        <w:rPr>
          <w:lang w:bidi="he-IL"/>
        </w:rPr>
        <w:t xml:space="preserve">    {</w:t>
      </w:r>
    </w:p>
    <w:p w14:paraId="37654528" w14:textId="77777777" w:rsidR="00C03E5E" w:rsidRPr="00B50947"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parent</w:t>
      </w:r>
      <w:r>
        <w:rPr>
          <w:color w:val="C45911" w:themeColor="accent2" w:themeShade="BF"/>
          <w:lang w:bidi="he-IL"/>
        </w:rPr>
        <w:t>"</w:t>
      </w:r>
      <w:r w:rsidRPr="00B50947">
        <w:rPr>
          <w:lang w:bidi="he-IL"/>
        </w:rPr>
        <w:t>: 1,</w:t>
      </w:r>
    </w:p>
    <w:p w14:paraId="431ADC7C"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parentType"</w:t>
      </w:r>
      <w:r w:rsidRPr="00B50947">
        <w:rPr>
          <w:lang w:bidi="he-IL"/>
        </w:rPr>
        <w:t>:</w:t>
      </w:r>
      <w:r w:rsidRPr="008C2E4D">
        <w:rPr>
          <w:lang w:bidi="he-IL"/>
        </w:rPr>
        <w:t xml:space="preserve"> "ai",</w:t>
      </w:r>
    </w:p>
    <w:p w14:paraId="7889496D"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num</w:t>
      </w:r>
      <w:r>
        <w:rPr>
          <w:color w:val="C45911" w:themeColor="accent2" w:themeShade="BF"/>
          <w:lang w:bidi="he-IL"/>
        </w:rPr>
        <w:t>"</w:t>
      </w:r>
      <w:r w:rsidRPr="008C2E4D">
        <w:rPr>
          <w:lang w:bidi="he-IL"/>
        </w:rPr>
        <w:t xml:space="preserve">: </w:t>
      </w:r>
      <w:r w:rsidRPr="00B50947">
        <w:rPr>
          <w:lang w:bidi="he-IL"/>
        </w:rPr>
        <w:t>1,</w:t>
      </w:r>
    </w:p>
    <w:p w14:paraId="45D2C645"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name</w:t>
      </w:r>
      <w:r>
        <w:rPr>
          <w:color w:val="C45911" w:themeColor="accent2" w:themeShade="BF"/>
          <w:lang w:bidi="he-IL"/>
        </w:rPr>
        <w:t>"</w:t>
      </w:r>
      <w:r w:rsidRPr="008C2E4D">
        <w:rPr>
          <w:lang w:bidi="he-IL"/>
        </w:rPr>
        <w:t>: "High",</w:t>
      </w:r>
    </w:p>
    <w:p w14:paraId="420D1FA8"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action</w:t>
      </w:r>
      <w:r>
        <w:rPr>
          <w:color w:val="C45911" w:themeColor="accent2" w:themeShade="BF"/>
          <w:lang w:bidi="he-IL"/>
        </w:rPr>
        <w:t>"</w:t>
      </w:r>
      <w:r w:rsidRPr="00B50947">
        <w:rPr>
          <w:lang w:bidi="he-IL"/>
        </w:rPr>
        <w:t>: 2,</w:t>
      </w:r>
    </w:p>
    <w:p w14:paraId="0C843AAA"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dirctn</w:t>
      </w:r>
      <w:r>
        <w:rPr>
          <w:color w:val="C45911" w:themeColor="accent2" w:themeShade="BF"/>
          <w:lang w:bidi="he-IL"/>
        </w:rPr>
        <w:t>"</w:t>
      </w:r>
      <w:r w:rsidRPr="00B50947">
        <w:rPr>
          <w:lang w:bidi="he-IL"/>
        </w:rPr>
        <w:t>: 0,</w:t>
      </w:r>
    </w:p>
    <w:p w14:paraId="47CB3BF0"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value</w:t>
      </w:r>
      <w:r>
        <w:rPr>
          <w:color w:val="C45911" w:themeColor="accent2" w:themeShade="BF"/>
          <w:lang w:bidi="he-IL"/>
        </w:rPr>
        <w:t>"</w:t>
      </w:r>
      <w:r w:rsidRPr="00B50947">
        <w:rPr>
          <w:lang w:bidi="he-IL"/>
        </w:rPr>
        <w:t>: 123.45,</w:t>
      </w:r>
    </w:p>
    <w:p w14:paraId="5AC73828"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sat</w:t>
      </w:r>
      <w:r>
        <w:rPr>
          <w:color w:val="C45911" w:themeColor="accent2" w:themeShade="BF"/>
          <w:lang w:bidi="he-IL"/>
        </w:rPr>
        <w:t>"</w:t>
      </w:r>
      <w:r w:rsidRPr="00B50947">
        <w:rPr>
          <w:lang w:bidi="he-IL"/>
        </w:rPr>
        <w:t>: 1,</w:t>
      </w:r>
    </w:p>
    <w:p w14:paraId="27C24BCC"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hyst</w:t>
      </w:r>
      <w:r>
        <w:rPr>
          <w:color w:val="C45911" w:themeColor="accent2" w:themeShade="BF"/>
          <w:lang w:bidi="he-IL"/>
        </w:rPr>
        <w:t>"</w:t>
      </w:r>
      <w:r w:rsidRPr="00B50947">
        <w:rPr>
          <w:lang w:bidi="he-IL"/>
        </w:rPr>
        <w:t>: 1.0,</w:t>
      </w:r>
    </w:p>
    <w:p w14:paraId="63E28ED9"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enter</w:t>
      </w:r>
      <w:r>
        <w:rPr>
          <w:color w:val="C45911" w:themeColor="accent2" w:themeShade="BF"/>
          <w:lang w:bidi="he-IL"/>
        </w:rPr>
        <w:t>"</w:t>
      </w:r>
      <w:r w:rsidRPr="00B50947">
        <w:rPr>
          <w:lang w:bidi="he-IL"/>
        </w:rPr>
        <w:t>: 2000,</w:t>
      </w:r>
    </w:p>
    <w:p w14:paraId="058F0E73"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leave</w:t>
      </w:r>
      <w:r>
        <w:rPr>
          <w:color w:val="C45911" w:themeColor="accent2" w:themeShade="BF"/>
          <w:lang w:bidi="he-IL"/>
        </w:rPr>
        <w:t>"</w:t>
      </w:r>
      <w:r w:rsidRPr="00B50947">
        <w:rPr>
          <w:lang w:bidi="he-IL"/>
        </w:rPr>
        <w:t>: 2000</w:t>
      </w:r>
    </w:p>
    <w:p w14:paraId="5C2A0FAB" w14:textId="77777777" w:rsidR="00C03E5E" w:rsidRPr="008C2E4D" w:rsidRDefault="00C03E5E" w:rsidP="004E57D4">
      <w:pPr>
        <w:pStyle w:val="Code"/>
        <w:rPr>
          <w:lang w:bidi="he-IL"/>
        </w:rPr>
      </w:pPr>
      <w:r w:rsidRPr="008C2E4D">
        <w:rPr>
          <w:lang w:bidi="he-IL"/>
        </w:rPr>
        <w:t xml:space="preserve">    }</w:t>
      </w:r>
    </w:p>
    <w:p w14:paraId="54A7EE4F" w14:textId="77777777" w:rsidR="00C03E5E" w:rsidRPr="008C2E4D" w:rsidRDefault="00C03E5E" w:rsidP="004E57D4">
      <w:pPr>
        <w:pStyle w:val="Code"/>
      </w:pPr>
      <w:r w:rsidRPr="008C2E4D">
        <w:rPr>
          <w:lang w:bidi="he-IL"/>
        </w:rPr>
        <w:t xml:space="preserve">  ],</w:t>
      </w:r>
    </w:p>
    <w:p w14:paraId="1327266D" w14:textId="77777777" w:rsidR="005F2CCD" w:rsidRDefault="005F2CCD" w:rsidP="00C03E5E">
      <w:pPr>
        <w:pStyle w:val="BodyText"/>
        <w:rPr>
          <w:rFonts w:eastAsia="DengXian"/>
          <w:lang w:eastAsia="en-US"/>
        </w:rPr>
      </w:pPr>
    </w:p>
    <w:p w14:paraId="258FE812" w14:textId="3FF39952" w:rsidR="00C03E5E" w:rsidRDefault="00C03E5E" w:rsidP="00C03E5E">
      <w:pPr>
        <w:pStyle w:val="BodyText"/>
        <w:rPr>
          <w:rFonts w:eastAsia="DengXian"/>
          <w:lang w:eastAsia="en-US"/>
        </w:rPr>
      </w:pPr>
      <w:r w:rsidRPr="00C03E5E">
        <w:rPr>
          <w:rFonts w:eastAsia="DengXian"/>
          <w:lang w:eastAsia="en-US"/>
        </w:rPr>
        <w:t xml:space="preserve">To configure multiple limits on the same </w:t>
      </w:r>
      <w:r w:rsidR="006935F1">
        <w:rPr>
          <w:rFonts w:eastAsia="DengXian"/>
          <w:lang w:eastAsia="en-US"/>
        </w:rPr>
        <w:t>point</w:t>
      </w:r>
      <w:r w:rsidRPr="00C03E5E">
        <w:rPr>
          <w:rFonts w:eastAsia="DengXian"/>
          <w:lang w:eastAsia="en-US"/>
        </w:rPr>
        <w:t xml:space="preserve"> the configuration must contain multiple limit configuration records. A</w:t>
      </w:r>
      <w:r>
        <w:rPr>
          <w:rFonts w:eastAsia="DengXian"/>
          <w:lang w:eastAsia="en-US"/>
        </w:rPr>
        <w:t>n</w:t>
      </w:r>
      <w:r w:rsidRPr="00C03E5E">
        <w:rPr>
          <w:rFonts w:eastAsia="DengXian"/>
          <w:lang w:eastAsia="en-US"/>
        </w:rPr>
        <w:t xml:space="preserve"> F</w:t>
      </w:r>
      <w:r>
        <w:rPr>
          <w:rFonts w:eastAsia="DengXian"/>
          <w:lang w:eastAsia="en-US"/>
        </w:rPr>
        <w:t>D</w:t>
      </w:r>
      <w:r w:rsidRPr="00C03E5E">
        <w:rPr>
          <w:rFonts w:eastAsia="DengXian"/>
          <w:lang w:eastAsia="en-US"/>
        </w:rPr>
        <w:t xml:space="preserve"> support</w:t>
      </w:r>
      <w:r>
        <w:rPr>
          <w:rFonts w:eastAsia="DengXian"/>
          <w:lang w:eastAsia="en-US"/>
        </w:rPr>
        <w:t>s</w:t>
      </w:r>
      <w:r w:rsidRPr="00C03E5E">
        <w:rPr>
          <w:rFonts w:eastAsia="DengXian"/>
          <w:lang w:eastAsia="en-US"/>
        </w:rPr>
        <w:t xml:space="preserve"> a change of state mechanism compatible with the diagram shown in </w:t>
      </w:r>
      <w:r w:rsidR="00D51AF5" w:rsidRPr="00D51AF5">
        <w:rPr>
          <w:rStyle w:val="Crossreference"/>
          <w:rFonts w:eastAsia="DengXian"/>
        </w:rPr>
        <w:fldChar w:fldCharType="begin"/>
      </w:r>
      <w:r w:rsidR="00D51AF5" w:rsidRPr="00D51AF5">
        <w:rPr>
          <w:rStyle w:val="Crossreference"/>
          <w:rFonts w:eastAsia="DengXian"/>
        </w:rPr>
        <w:instrText xml:space="preserve"> REF _Ref161306703 \h </w:instrText>
      </w:r>
      <w:r w:rsidR="00D51AF5">
        <w:rPr>
          <w:rStyle w:val="Crossreference"/>
          <w:rFonts w:eastAsia="DengXian"/>
        </w:rPr>
        <w:instrText xml:space="preserve"> \* MERGEFORMAT </w:instrText>
      </w:r>
      <w:r w:rsidR="00D51AF5" w:rsidRPr="00D51AF5">
        <w:rPr>
          <w:rStyle w:val="Crossreference"/>
          <w:rFonts w:eastAsia="DengXian"/>
        </w:rPr>
      </w:r>
      <w:r w:rsidR="00D51AF5" w:rsidRPr="00D51AF5">
        <w:rPr>
          <w:rStyle w:val="Crossreference"/>
          <w:rFonts w:eastAsia="DengXian"/>
        </w:rPr>
        <w:fldChar w:fldCharType="separate"/>
      </w:r>
      <w:ins w:id="988" w:author="Gavin Rawson" w:date="2024-07-17T08:57:00Z" w16du:dateUtc="2024-07-17T07:57:00Z">
        <w:r w:rsidR="00B95831" w:rsidRPr="00B95831">
          <w:rPr>
            <w:rStyle w:val="Crossreference"/>
            <w:rPrChange w:id="989" w:author="Gavin Rawson" w:date="2024-07-17T08:57:00Z" w16du:dateUtc="2024-07-17T07:57:00Z">
              <w:rPr/>
            </w:rPrChange>
          </w:rPr>
          <w:t xml:space="preserve">Figure </w:t>
        </w:r>
        <w:r w:rsidR="00B95831" w:rsidRPr="00B95831">
          <w:rPr>
            <w:rStyle w:val="Crossreference"/>
            <w:rPrChange w:id="990" w:author="Gavin Rawson" w:date="2024-07-17T08:57:00Z" w16du:dateUtc="2024-07-17T07:57:00Z">
              <w:rPr>
                <w:noProof/>
              </w:rPr>
            </w:rPrChange>
          </w:rPr>
          <w:t>6</w:t>
        </w:r>
      </w:ins>
      <w:del w:id="991" w:author="Gavin Rawson" w:date="2024-07-15T12:48:00Z" w16du:dateUtc="2024-07-15T11:48:00Z">
        <w:r w:rsidR="002B16D9" w:rsidRPr="00041655" w:rsidDel="00461D1E">
          <w:rPr>
            <w:rStyle w:val="Crossreference"/>
          </w:rPr>
          <w:delText>Figure 6</w:delText>
        </w:r>
      </w:del>
      <w:r w:rsidR="00D51AF5" w:rsidRPr="00D51AF5">
        <w:rPr>
          <w:rStyle w:val="Crossreference"/>
          <w:rFonts w:eastAsia="DengXian"/>
        </w:rPr>
        <w:fldChar w:fldCharType="end"/>
      </w:r>
      <w:r w:rsidRPr="00C03E5E">
        <w:rPr>
          <w:rFonts w:eastAsia="DengXian"/>
          <w:lang w:eastAsia="en-US"/>
        </w:rPr>
        <w:t>. Although values or combinations of values for direction, action, hysteresis, enter persistence</w:t>
      </w:r>
      <w:r>
        <w:rPr>
          <w:rFonts w:eastAsia="DengXian"/>
          <w:lang w:eastAsia="en-US"/>
        </w:rPr>
        <w:t>,</w:t>
      </w:r>
      <w:r w:rsidRPr="00C03E5E">
        <w:rPr>
          <w:rFonts w:eastAsia="DengXian"/>
          <w:lang w:eastAsia="en-US"/>
        </w:rPr>
        <w:t xml:space="preserve"> and leave persistence are optional, the record always contain</w:t>
      </w:r>
      <w:r w:rsidR="00107CC7">
        <w:rPr>
          <w:rFonts w:eastAsia="DengXian"/>
          <w:lang w:eastAsia="en-US"/>
        </w:rPr>
        <w:t>s</w:t>
      </w:r>
      <w:r w:rsidRPr="00C03E5E">
        <w:rPr>
          <w:rFonts w:eastAsia="DengXian"/>
          <w:lang w:eastAsia="en-US"/>
        </w:rPr>
        <w:t xml:space="preserve"> every element. </w:t>
      </w:r>
    </w:p>
    <w:p w14:paraId="7F741238" w14:textId="7880122D" w:rsidR="00C03E5E" w:rsidRPr="00C03E5E" w:rsidRDefault="00C03E5E" w:rsidP="00C03E5E">
      <w:pPr>
        <w:pStyle w:val="BodyText"/>
        <w:rPr>
          <w:rFonts w:eastAsia="DengXian"/>
          <w:lang w:eastAsia="en-US"/>
        </w:rPr>
      </w:pPr>
      <w:r w:rsidRPr="00C03E5E">
        <w:rPr>
          <w:rFonts w:eastAsia="DengXian"/>
          <w:lang w:eastAsia="en-US"/>
        </w:rPr>
        <w:t xml:space="preserve">If an element value or combination is not supported by the </w:t>
      </w:r>
      <w:r w:rsidDel="005B141F">
        <w:rPr>
          <w:rFonts w:eastAsia="DengXian"/>
          <w:lang w:eastAsia="en-US"/>
        </w:rPr>
        <w:t>FD</w:t>
      </w:r>
      <w:r w:rsidR="005B141F">
        <w:rPr>
          <w:rFonts w:eastAsia="DengXian"/>
          <w:lang w:eastAsia="en-US"/>
        </w:rPr>
        <w:t>,</w:t>
      </w:r>
      <w:r w:rsidRPr="00C03E5E">
        <w:rPr>
          <w:rFonts w:eastAsia="DengXian"/>
          <w:lang w:eastAsia="en-US"/>
        </w:rPr>
        <w:t xml:space="preserve"> then the </w:t>
      </w:r>
      <w:r>
        <w:rPr>
          <w:rFonts w:eastAsia="DengXian"/>
          <w:lang w:eastAsia="en-US"/>
        </w:rPr>
        <w:t>SA</w:t>
      </w:r>
      <w:r w:rsidRPr="00C03E5E">
        <w:rPr>
          <w:rFonts w:eastAsia="DengXian"/>
          <w:lang w:eastAsia="en-US"/>
        </w:rPr>
        <w:t xml:space="preserve"> must set these values appropriately. If a record contains unsupported values, then the </w:t>
      </w:r>
      <w:r>
        <w:rPr>
          <w:rFonts w:eastAsia="DengXian"/>
          <w:lang w:eastAsia="en-US"/>
        </w:rPr>
        <w:t>FD</w:t>
      </w:r>
      <w:r w:rsidRPr="00C03E5E">
        <w:rPr>
          <w:rFonts w:eastAsia="DengXian"/>
          <w:lang w:eastAsia="en-US"/>
        </w:rPr>
        <w:t xml:space="preserve"> must not accept the configuration. When a</w:t>
      </w:r>
      <w:r>
        <w:rPr>
          <w:rFonts w:eastAsia="DengXian"/>
          <w:lang w:eastAsia="en-US"/>
        </w:rPr>
        <w:t>n</w:t>
      </w:r>
      <w:r w:rsidRPr="00C03E5E">
        <w:rPr>
          <w:rFonts w:eastAsia="DengXian"/>
          <w:lang w:eastAsia="en-US"/>
        </w:rPr>
        <w:t xml:space="preserve"> </w:t>
      </w:r>
      <w:r>
        <w:rPr>
          <w:rFonts w:eastAsia="DengXian"/>
          <w:lang w:eastAsia="en-US"/>
        </w:rPr>
        <w:t>SA</w:t>
      </w:r>
      <w:r w:rsidRPr="00C03E5E">
        <w:rPr>
          <w:rFonts w:eastAsia="DengXian"/>
          <w:lang w:eastAsia="en-US"/>
        </w:rPr>
        <w:t xml:space="preserve"> is configuring a sub-set of the limits on a </w:t>
      </w:r>
      <w:r w:rsidR="006935F1">
        <w:rPr>
          <w:rFonts w:eastAsia="DengXian"/>
          <w:lang w:eastAsia="en-US"/>
        </w:rPr>
        <w:t>point</w:t>
      </w:r>
      <w:r w:rsidR="00715FCF">
        <w:rPr>
          <w:rFonts w:eastAsia="DengXian"/>
          <w:lang w:eastAsia="en-US"/>
        </w:rPr>
        <w:t>,</w:t>
      </w:r>
      <w:r w:rsidRPr="00C03E5E">
        <w:rPr>
          <w:rFonts w:eastAsia="DengXian"/>
          <w:lang w:eastAsia="en-US"/>
        </w:rPr>
        <w:t xml:space="preserve"> it must ensure the</w:t>
      </w:r>
      <w:r>
        <w:rPr>
          <w:rFonts w:eastAsia="DengXian"/>
          <w:lang w:eastAsia="en-US"/>
        </w:rPr>
        <w:t xml:space="preserve"> limits</w:t>
      </w:r>
      <w:r w:rsidRPr="00C03E5E">
        <w:rPr>
          <w:rFonts w:eastAsia="DengXian"/>
          <w:lang w:eastAsia="en-US"/>
        </w:rPr>
        <w:t xml:space="preserve"> do not invalidate existing limits. A</w:t>
      </w:r>
      <w:r>
        <w:rPr>
          <w:rFonts w:eastAsia="DengXian"/>
          <w:lang w:eastAsia="en-US"/>
        </w:rPr>
        <w:t>n</w:t>
      </w:r>
      <w:r w:rsidRPr="00C03E5E">
        <w:rPr>
          <w:rFonts w:eastAsia="DengXian"/>
          <w:lang w:eastAsia="en-US"/>
        </w:rPr>
        <w:t xml:space="preserve"> </w:t>
      </w:r>
      <w:r>
        <w:rPr>
          <w:rFonts w:eastAsia="DengXian"/>
          <w:lang w:eastAsia="en-US"/>
        </w:rPr>
        <w:t>SA</w:t>
      </w:r>
      <w:r w:rsidRPr="00C03E5E">
        <w:rPr>
          <w:rFonts w:eastAsia="DengXian"/>
          <w:lang w:eastAsia="en-US"/>
        </w:rPr>
        <w:t xml:space="preserve"> may decide to download </w:t>
      </w:r>
      <w:r w:rsidRPr="00C03E5E" w:rsidDel="0098234C">
        <w:rPr>
          <w:rFonts w:eastAsia="DengXian"/>
          <w:lang w:eastAsia="en-US"/>
        </w:rPr>
        <w:t xml:space="preserve">all </w:t>
      </w:r>
      <w:r w:rsidRPr="00C03E5E">
        <w:rPr>
          <w:rFonts w:eastAsia="DengXian"/>
          <w:lang w:eastAsia="en-US"/>
        </w:rPr>
        <w:t xml:space="preserve">the limits for a </w:t>
      </w:r>
      <w:r w:rsidR="006935F1">
        <w:rPr>
          <w:rFonts w:eastAsia="DengXian"/>
          <w:lang w:eastAsia="en-US"/>
        </w:rPr>
        <w:t>point</w:t>
      </w:r>
      <w:r w:rsidRPr="00C03E5E">
        <w:rPr>
          <w:rFonts w:eastAsia="DengXian"/>
          <w:lang w:eastAsia="en-US"/>
        </w:rPr>
        <w:t xml:space="preserve"> even if some of the limits remain unchanged.</w:t>
      </w:r>
    </w:p>
    <w:p w14:paraId="22EBED0D" w14:textId="64464EB1" w:rsidR="00C03E5E" w:rsidRPr="00C03E5E" w:rsidRDefault="00C03E5E" w:rsidP="00C03E5E">
      <w:pPr>
        <w:pStyle w:val="BodyText"/>
        <w:rPr>
          <w:rFonts w:eastAsia="DengXian"/>
          <w:lang w:eastAsia="en-US"/>
        </w:rPr>
      </w:pPr>
      <w:r w:rsidRPr="00C03E5E">
        <w:rPr>
          <w:rFonts w:eastAsia="DengXian"/>
          <w:lang w:eastAsia="en-US"/>
        </w:rPr>
        <w:t xml:space="preserve">The following rules apply to all enabled limits for an individual analogue </w:t>
      </w:r>
      <w:r w:rsidR="006935F1">
        <w:rPr>
          <w:rFonts w:eastAsia="DengXian"/>
          <w:lang w:eastAsia="en-US"/>
        </w:rPr>
        <w:t>point</w:t>
      </w:r>
      <w:r w:rsidRPr="00C03E5E">
        <w:rPr>
          <w:rFonts w:eastAsia="DengXian"/>
          <w:lang w:eastAsia="en-US"/>
        </w:rPr>
        <w:t>. Disabled limits are ignored for the purposes of these rules and need not be present on upload.</w:t>
      </w:r>
    </w:p>
    <w:p w14:paraId="4FF1C531" w14:textId="454E65F5" w:rsidR="00C03E5E" w:rsidRPr="00C03E5E" w:rsidRDefault="00C03E5E" w:rsidP="00C03E5E">
      <w:pPr>
        <w:pStyle w:val="Bullet"/>
        <w:rPr>
          <w:rFonts w:eastAsia="DengXian"/>
          <w:lang w:eastAsia="en-US"/>
        </w:rPr>
      </w:pPr>
      <w:r w:rsidRPr="00C03E5E">
        <w:rPr>
          <w:rFonts w:eastAsia="DengXian"/>
          <w:lang w:eastAsia="en-US"/>
        </w:rPr>
        <w:t xml:space="preserve">The limits must be set in ascending order of limit value with </w:t>
      </w:r>
      <w:r w:rsidR="004133D9" w:rsidRPr="00C819B1">
        <w:rPr>
          <w:rFonts w:eastAsia="DengXian"/>
          <w:lang w:eastAsia="en-US"/>
        </w:rPr>
        <w:t>Point Limit Index</w:t>
      </w:r>
      <w:r w:rsidR="00C819B1" w:rsidRPr="00C819B1">
        <w:rPr>
          <w:rFonts w:eastAsia="DengXian"/>
          <w:lang w:eastAsia="en-US"/>
        </w:rPr>
        <w:t xml:space="preserve"> (PLI)</w:t>
      </w:r>
      <w:r w:rsidRPr="00C03E5E">
        <w:rPr>
          <w:rFonts w:eastAsia="DengXian"/>
          <w:lang w:eastAsia="en-US"/>
        </w:rPr>
        <w:t xml:space="preserve"> otherwise the </w:t>
      </w:r>
      <w:r w:rsidR="00E74C5A">
        <w:rPr>
          <w:rFonts w:eastAsia="DengXian"/>
          <w:lang w:eastAsia="en-US"/>
        </w:rPr>
        <w:t>FD</w:t>
      </w:r>
      <w:r w:rsidR="00E74C5A" w:rsidRPr="00C03E5E">
        <w:rPr>
          <w:rFonts w:eastAsia="DengXian"/>
          <w:lang w:eastAsia="en-US"/>
        </w:rPr>
        <w:t xml:space="preserve"> rejects</w:t>
      </w:r>
      <w:r w:rsidRPr="00C03E5E">
        <w:rPr>
          <w:rFonts w:eastAsia="DengXian"/>
          <w:lang w:eastAsia="en-US"/>
        </w:rPr>
        <w:t xml:space="preserve"> the configuration. </w:t>
      </w:r>
      <w:r>
        <w:rPr>
          <w:rFonts w:eastAsia="DengXian"/>
          <w:lang w:eastAsia="en-US"/>
        </w:rPr>
        <w:t>W</w:t>
      </w:r>
      <w:r w:rsidRPr="00C03E5E">
        <w:rPr>
          <w:rFonts w:eastAsia="DengXian"/>
          <w:lang w:eastAsia="en-US"/>
        </w:rPr>
        <w:t xml:space="preserve">hen a profile is being used every day of the week there is no static limit value being used. In this case the unused limit value can contain any arbitrary value and must not be included in any validation checks done by the </w:t>
      </w:r>
      <w:r>
        <w:rPr>
          <w:rFonts w:eastAsia="DengXian"/>
          <w:lang w:eastAsia="en-US"/>
        </w:rPr>
        <w:t>FD</w:t>
      </w:r>
      <w:r w:rsidRPr="00C03E5E">
        <w:rPr>
          <w:rFonts w:eastAsia="DengXian"/>
          <w:lang w:eastAsia="en-US"/>
        </w:rPr>
        <w:t>.</w:t>
      </w:r>
    </w:p>
    <w:p w14:paraId="0926CEDB" w14:textId="0CAED0BB" w:rsidR="00C03E5E" w:rsidRPr="00C03E5E" w:rsidRDefault="00C03E5E" w:rsidP="00C03E5E">
      <w:pPr>
        <w:pStyle w:val="Bullet"/>
        <w:rPr>
          <w:rFonts w:eastAsia="DengXian"/>
          <w:lang w:eastAsia="en-US"/>
        </w:rPr>
      </w:pPr>
      <w:r w:rsidRPr="00C03E5E">
        <w:rPr>
          <w:rFonts w:eastAsia="DengXian"/>
          <w:lang w:eastAsia="en-US"/>
        </w:rPr>
        <w:t>Limits with a positive direction must have a higher PLI than limits with a negative direction</w:t>
      </w:r>
      <w:r w:rsidR="00916A7B">
        <w:rPr>
          <w:rFonts w:eastAsia="DengXian"/>
          <w:lang w:eastAsia="en-US"/>
        </w:rPr>
        <w:t>,</w:t>
      </w:r>
      <w:r w:rsidRPr="00C03E5E">
        <w:rPr>
          <w:rFonts w:eastAsia="DengXian"/>
          <w:lang w:eastAsia="en-US"/>
        </w:rPr>
        <w:t xml:space="preserve"> otherwise the </w:t>
      </w:r>
      <w:r w:rsidR="00E74C5A">
        <w:rPr>
          <w:rFonts w:eastAsia="DengXian"/>
          <w:lang w:eastAsia="en-US"/>
        </w:rPr>
        <w:t>FD</w:t>
      </w:r>
      <w:r w:rsidR="00E74C5A" w:rsidRPr="00C03E5E">
        <w:rPr>
          <w:rFonts w:eastAsia="DengXian"/>
          <w:lang w:eastAsia="en-US"/>
        </w:rPr>
        <w:t xml:space="preserve"> rejects</w:t>
      </w:r>
      <w:r w:rsidRPr="00C03E5E">
        <w:rPr>
          <w:rFonts w:eastAsia="DengXian"/>
          <w:lang w:eastAsia="en-US"/>
        </w:rPr>
        <w:t xml:space="preserve"> the configuration.</w:t>
      </w:r>
    </w:p>
    <w:p w14:paraId="30DA6A2C" w14:textId="44F9ACFE" w:rsidR="00C03E5E" w:rsidRPr="00C03E5E" w:rsidRDefault="00C03E5E" w:rsidP="00C03E5E">
      <w:pPr>
        <w:pStyle w:val="Bullet"/>
        <w:rPr>
          <w:rFonts w:eastAsia="DengXian"/>
          <w:lang w:eastAsia="en-US"/>
        </w:rPr>
      </w:pPr>
      <w:r w:rsidRPr="00C03E5E">
        <w:rPr>
          <w:rFonts w:eastAsia="DengXian"/>
          <w:lang w:eastAsia="en-US"/>
        </w:rPr>
        <w:t>Hysteresis should not cause an overlap</w:t>
      </w:r>
      <w:r>
        <w:rPr>
          <w:rFonts w:eastAsia="DengXian"/>
          <w:lang w:eastAsia="en-US"/>
        </w:rPr>
        <w:t>, that is,</w:t>
      </w:r>
      <w:r w:rsidRPr="00C03E5E">
        <w:rPr>
          <w:rFonts w:eastAsia="DengXian"/>
          <w:lang w:eastAsia="en-US"/>
        </w:rPr>
        <w:t xml:space="preserve"> hysteresis ca</w:t>
      </w:r>
      <w:r>
        <w:rPr>
          <w:rFonts w:eastAsia="DengXian"/>
          <w:lang w:eastAsia="en-US"/>
        </w:rPr>
        <w:t>nnot</w:t>
      </w:r>
      <w:r w:rsidRPr="00C03E5E">
        <w:rPr>
          <w:rFonts w:eastAsia="DengXian"/>
          <w:lang w:eastAsia="en-US"/>
        </w:rPr>
        <w:t xml:space="preserve"> artificially make limits </w:t>
      </w:r>
      <w:r>
        <w:rPr>
          <w:rFonts w:eastAsia="DengXian"/>
          <w:lang w:eastAsia="en-US"/>
        </w:rPr>
        <w:t xml:space="preserve">that are </w:t>
      </w:r>
      <w:r w:rsidRPr="00C03E5E">
        <w:rPr>
          <w:rFonts w:eastAsia="DengXian"/>
          <w:lang w:eastAsia="en-US"/>
        </w:rPr>
        <w:t>not in ascending order with PLI</w:t>
      </w:r>
      <w:r>
        <w:rPr>
          <w:rFonts w:eastAsia="DengXian"/>
          <w:lang w:eastAsia="en-US"/>
        </w:rPr>
        <w:t>,</w:t>
      </w:r>
      <w:r w:rsidRPr="00C03E5E">
        <w:rPr>
          <w:rFonts w:eastAsia="DengXian"/>
          <w:lang w:eastAsia="en-US"/>
        </w:rPr>
        <w:t xml:space="preserve"> otherwise the </w:t>
      </w:r>
      <w:r w:rsidR="00E74C5A">
        <w:rPr>
          <w:rFonts w:eastAsia="DengXian"/>
          <w:lang w:eastAsia="en-US"/>
        </w:rPr>
        <w:t>FD</w:t>
      </w:r>
      <w:r w:rsidR="00E74C5A" w:rsidRPr="00C03E5E">
        <w:rPr>
          <w:rFonts w:eastAsia="DengXian"/>
          <w:lang w:eastAsia="en-US"/>
        </w:rPr>
        <w:t xml:space="preserve"> rejects</w:t>
      </w:r>
      <w:r w:rsidRPr="00C03E5E">
        <w:rPr>
          <w:rFonts w:eastAsia="DengXian"/>
          <w:lang w:eastAsia="en-US"/>
        </w:rPr>
        <w:t xml:space="preserve"> the configuration.</w:t>
      </w:r>
    </w:p>
    <w:p w14:paraId="4627DFD1" w14:textId="04AE769D" w:rsidR="00C03E5E" w:rsidRPr="00C03E5E" w:rsidRDefault="00D51AF5" w:rsidP="00C03E5E">
      <w:pPr>
        <w:pStyle w:val="BodyText"/>
        <w:rPr>
          <w:rFonts w:eastAsia="DengXian"/>
          <w:lang w:eastAsia="en-US"/>
        </w:rPr>
      </w:pPr>
      <w:r w:rsidRPr="00D51AF5">
        <w:rPr>
          <w:rStyle w:val="Crossreference"/>
          <w:rFonts w:eastAsia="DengXian"/>
        </w:rPr>
        <w:fldChar w:fldCharType="begin"/>
      </w:r>
      <w:r w:rsidRPr="00D51AF5">
        <w:rPr>
          <w:rStyle w:val="Crossreference"/>
          <w:rFonts w:eastAsia="DengXian"/>
        </w:rPr>
        <w:instrText xml:space="preserve"> REF _Ref161306703 \h </w:instrText>
      </w:r>
      <w:r>
        <w:rPr>
          <w:rStyle w:val="Crossreference"/>
          <w:rFonts w:eastAsia="DengXian"/>
        </w:rPr>
        <w:instrText xml:space="preserve"> \* MERGEFORMAT </w:instrText>
      </w:r>
      <w:r w:rsidRPr="00D51AF5">
        <w:rPr>
          <w:rStyle w:val="Crossreference"/>
          <w:rFonts w:eastAsia="DengXian"/>
        </w:rPr>
      </w:r>
      <w:r w:rsidRPr="00D51AF5">
        <w:rPr>
          <w:rStyle w:val="Crossreference"/>
          <w:rFonts w:eastAsia="DengXian"/>
        </w:rPr>
        <w:fldChar w:fldCharType="separate"/>
      </w:r>
      <w:ins w:id="992" w:author="Gavin Rawson" w:date="2024-07-17T08:57:00Z" w16du:dateUtc="2024-07-17T07:57:00Z">
        <w:r w:rsidR="00B95831" w:rsidRPr="00B95831">
          <w:rPr>
            <w:rStyle w:val="Crossreference"/>
            <w:rPrChange w:id="993" w:author="Gavin Rawson" w:date="2024-07-17T08:57:00Z" w16du:dateUtc="2024-07-17T07:57:00Z">
              <w:rPr/>
            </w:rPrChange>
          </w:rPr>
          <w:t xml:space="preserve">Figure </w:t>
        </w:r>
        <w:r w:rsidR="00B95831" w:rsidRPr="00B95831">
          <w:rPr>
            <w:rStyle w:val="Crossreference"/>
            <w:rPrChange w:id="994" w:author="Gavin Rawson" w:date="2024-07-17T08:57:00Z" w16du:dateUtc="2024-07-17T07:57:00Z">
              <w:rPr>
                <w:noProof/>
              </w:rPr>
            </w:rPrChange>
          </w:rPr>
          <w:t>6</w:t>
        </w:r>
      </w:ins>
      <w:del w:id="995" w:author="Gavin Rawson" w:date="2024-07-15T12:48:00Z" w16du:dateUtc="2024-07-15T11:48:00Z">
        <w:r w:rsidR="002B16D9" w:rsidRPr="00041655" w:rsidDel="00461D1E">
          <w:rPr>
            <w:rStyle w:val="Crossreference"/>
          </w:rPr>
          <w:delText>Figure 6</w:delText>
        </w:r>
      </w:del>
      <w:r w:rsidRPr="00D51AF5">
        <w:rPr>
          <w:rStyle w:val="Crossreference"/>
          <w:rFonts w:eastAsia="DengXian"/>
        </w:rPr>
        <w:fldChar w:fldCharType="end"/>
      </w:r>
      <w:r w:rsidR="00C03E5E" w:rsidRPr="00C03E5E">
        <w:rPr>
          <w:rFonts w:eastAsia="DengXian"/>
          <w:lang w:eastAsia="en-US"/>
        </w:rPr>
        <w:t xml:space="preserve"> shows how the elements of the record are used to configure an analogue limit.</w:t>
      </w:r>
    </w:p>
    <w:p w14:paraId="6354F347" w14:textId="78FDBA37" w:rsidR="00C03E5E" w:rsidRDefault="00D51AF5" w:rsidP="00F07026">
      <w:pPr>
        <w:pStyle w:val="Figure"/>
      </w:pPr>
      <w:r>
        <w:rPr>
          <w:noProof/>
        </w:rPr>
        <w:lastRenderedPageBreak/>
        <w:drawing>
          <wp:inline distT="0" distB="0" distL="0" distR="0" wp14:anchorId="38DDDA99" wp14:editId="1CFF731E">
            <wp:extent cx="5743464" cy="3587750"/>
            <wp:effectExtent l="0" t="0" r="0" b="0"/>
            <wp:docPr id="1284274487" name="Graphic 2" descr="A diagram showing the state change mechan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274487" name="Graphic 2" descr="A diagram showing the state change mechanism."/>
                    <pic:cNvPicPr/>
                  </pic:nvPicPr>
                  <pic:blipFill rotWithShape="1">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rcRect l="7887" t="28957" r="11729"/>
                    <a:stretch/>
                  </pic:blipFill>
                  <pic:spPr bwMode="auto">
                    <a:xfrm>
                      <a:off x="0" y="0"/>
                      <a:ext cx="5747183" cy="3590073"/>
                    </a:xfrm>
                    <a:prstGeom prst="rect">
                      <a:avLst/>
                    </a:prstGeom>
                    <a:ln>
                      <a:noFill/>
                    </a:ln>
                    <a:extLst>
                      <a:ext uri="{53640926-AAD7-44D8-BBD7-CCE9431645EC}">
                        <a14:shadowObscured xmlns:a14="http://schemas.microsoft.com/office/drawing/2010/main"/>
                      </a:ext>
                    </a:extLst>
                  </pic:spPr>
                </pic:pic>
              </a:graphicData>
            </a:graphic>
          </wp:inline>
        </w:drawing>
      </w:r>
    </w:p>
    <w:p w14:paraId="10219F25" w14:textId="6DABFF71" w:rsidR="00D51AF5" w:rsidRDefault="00D51AF5" w:rsidP="00D51AF5">
      <w:pPr>
        <w:pStyle w:val="Caption"/>
      </w:pPr>
      <w:bookmarkStart w:id="996" w:name="_Ref161306703"/>
      <w:bookmarkStart w:id="997" w:name="_Toc170288633"/>
      <w:r>
        <w:t xml:space="preserve">Figure </w:t>
      </w:r>
      <w:r>
        <w:fldChar w:fldCharType="begin"/>
      </w:r>
      <w:r>
        <w:instrText xml:space="preserve"> SEQ Figure \* ARABIC </w:instrText>
      </w:r>
      <w:r>
        <w:fldChar w:fldCharType="separate"/>
      </w:r>
      <w:r w:rsidR="00B95831">
        <w:rPr>
          <w:noProof/>
        </w:rPr>
        <w:t>6</w:t>
      </w:r>
      <w:r>
        <w:rPr>
          <w:noProof/>
        </w:rPr>
        <w:fldChar w:fldCharType="end"/>
      </w:r>
      <w:bookmarkEnd w:id="996"/>
      <w:r>
        <w:tab/>
      </w:r>
      <w:r w:rsidRPr="00D51AF5">
        <w:t>State change mechanism</w:t>
      </w:r>
      <w:bookmarkEnd w:id="997"/>
    </w:p>
    <w:p w14:paraId="38B42B20" w14:textId="77D79145" w:rsidR="00D51AF5" w:rsidRDefault="00D51AF5" w:rsidP="00D51AF5">
      <w:pPr>
        <w:pStyle w:val="BodyText"/>
        <w:rPr>
          <w:rFonts w:eastAsia="DengXian"/>
          <w:lang w:eastAsia="en-US"/>
        </w:rPr>
      </w:pPr>
      <w:r w:rsidRPr="00D51AF5">
        <w:rPr>
          <w:rFonts w:eastAsia="DengXian"/>
          <w:lang w:eastAsia="en-US"/>
        </w:rPr>
        <w:t xml:space="preserve">A state of an analogue </w:t>
      </w:r>
      <w:r w:rsidR="006935F1">
        <w:rPr>
          <w:rFonts w:eastAsia="DengXian"/>
          <w:lang w:eastAsia="en-US"/>
        </w:rPr>
        <w:t>point</w:t>
      </w:r>
      <w:r w:rsidRPr="00D51AF5">
        <w:rPr>
          <w:rFonts w:eastAsia="DengXian"/>
          <w:lang w:eastAsia="en-US"/>
        </w:rPr>
        <w:t xml:space="preserve"> corresponds to the region between two adjacent limits</w:t>
      </w:r>
      <w:r>
        <w:rPr>
          <w:rFonts w:eastAsia="DengXian"/>
          <w:lang w:eastAsia="en-US"/>
        </w:rPr>
        <w:t xml:space="preserve">, </w:t>
      </w:r>
      <w:r w:rsidRPr="00D51AF5">
        <w:rPr>
          <w:rFonts w:eastAsia="DengXian"/>
          <w:lang w:eastAsia="en-US"/>
        </w:rPr>
        <w:t>or the region above the highest limit</w:t>
      </w:r>
      <w:r>
        <w:rPr>
          <w:rFonts w:eastAsia="DengXian"/>
          <w:lang w:eastAsia="en-US"/>
        </w:rPr>
        <w:t>,</w:t>
      </w:r>
      <w:r w:rsidRPr="00D51AF5">
        <w:rPr>
          <w:rFonts w:eastAsia="DengXian"/>
          <w:lang w:eastAsia="en-US"/>
        </w:rPr>
        <w:t xml:space="preserve"> or the region below the lowest limit. The region between the lowest positive limit and highest negative limit is referred to as the normal state. If a </w:t>
      </w:r>
      <w:r w:rsidR="006935F1">
        <w:rPr>
          <w:rFonts w:eastAsia="DengXian"/>
          <w:lang w:eastAsia="en-US"/>
        </w:rPr>
        <w:t>point</w:t>
      </w:r>
      <w:r w:rsidRPr="00D51AF5">
        <w:rPr>
          <w:rFonts w:eastAsia="DengXian"/>
          <w:lang w:eastAsia="en-US"/>
        </w:rPr>
        <w:t xml:space="preserve"> has no negative </w:t>
      </w:r>
      <w:r w:rsidR="00E70C82" w:rsidRPr="00D51AF5">
        <w:rPr>
          <w:rFonts w:eastAsia="DengXian"/>
          <w:lang w:eastAsia="en-US"/>
        </w:rPr>
        <w:t>limits,</w:t>
      </w:r>
      <w:r w:rsidRPr="00D51AF5">
        <w:rPr>
          <w:rFonts w:eastAsia="DengXian"/>
          <w:lang w:eastAsia="en-US"/>
        </w:rPr>
        <w:t xml:space="preserve"> then the normal state</w:t>
      </w:r>
      <w:r>
        <w:rPr>
          <w:rFonts w:eastAsia="DengXian"/>
          <w:lang w:eastAsia="en-US"/>
        </w:rPr>
        <w:t xml:space="preserve"> </w:t>
      </w:r>
      <w:r w:rsidRPr="00D51AF5">
        <w:rPr>
          <w:rFonts w:eastAsia="DengXian"/>
          <w:lang w:eastAsia="en-US"/>
        </w:rPr>
        <w:t xml:space="preserve">is for values below the smallest positive limit. If a </w:t>
      </w:r>
      <w:r w:rsidR="006935F1">
        <w:rPr>
          <w:rFonts w:eastAsia="DengXian"/>
          <w:lang w:eastAsia="en-US"/>
        </w:rPr>
        <w:t>point</w:t>
      </w:r>
      <w:r w:rsidRPr="00D51AF5">
        <w:rPr>
          <w:rFonts w:eastAsia="DengXian"/>
          <w:lang w:eastAsia="en-US"/>
        </w:rPr>
        <w:t xml:space="preserve"> has no positive </w:t>
      </w:r>
      <w:r w:rsidR="00E70C82" w:rsidRPr="00D51AF5">
        <w:rPr>
          <w:rFonts w:eastAsia="DengXian"/>
          <w:lang w:eastAsia="en-US"/>
        </w:rPr>
        <w:t>limits,</w:t>
      </w:r>
      <w:r w:rsidRPr="00D51AF5">
        <w:rPr>
          <w:rFonts w:eastAsia="DengXian"/>
          <w:lang w:eastAsia="en-US"/>
        </w:rPr>
        <w:t xml:space="preserve"> then the normal state</w:t>
      </w:r>
      <w:r>
        <w:rPr>
          <w:rFonts w:eastAsia="DengXian"/>
          <w:lang w:eastAsia="en-US"/>
        </w:rPr>
        <w:t xml:space="preserve"> </w:t>
      </w:r>
      <w:r w:rsidRPr="00D51AF5">
        <w:rPr>
          <w:rFonts w:eastAsia="DengXian"/>
          <w:lang w:eastAsia="en-US"/>
        </w:rPr>
        <w:t xml:space="preserve">is for values above the largest negative limit. A </w:t>
      </w:r>
      <w:r w:rsidR="006935F1">
        <w:rPr>
          <w:rFonts w:eastAsia="DengXian"/>
          <w:lang w:eastAsia="en-US"/>
        </w:rPr>
        <w:t>point</w:t>
      </w:r>
      <w:r w:rsidRPr="00D51AF5">
        <w:rPr>
          <w:rFonts w:eastAsia="DengXian"/>
          <w:lang w:eastAsia="en-US"/>
        </w:rPr>
        <w:t xml:space="preserve"> without any limits is always in the normal state.</w:t>
      </w:r>
    </w:p>
    <w:p w14:paraId="0C55ACD6" w14:textId="28225422" w:rsidR="00D51AF5" w:rsidRPr="00D51AF5" w:rsidRDefault="00D51AF5" w:rsidP="00F07026">
      <w:pPr>
        <w:pStyle w:val="Figure"/>
      </w:pPr>
      <w:r w:rsidRPr="00D51AF5">
        <w:rPr>
          <w:noProof/>
        </w:rPr>
        <w:drawing>
          <wp:inline distT="0" distB="0" distL="0" distR="0" wp14:anchorId="48025CB7" wp14:editId="4503AA13">
            <wp:extent cx="5211472" cy="3162300"/>
            <wp:effectExtent l="0" t="0" r="0" b="0"/>
            <wp:docPr id="728273977" name="Graphic 3" descr="A diagram showing analogue norm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73977" name="Graphic 3" descr="A diagram showing analogue normal state."/>
                    <pic:cNvPicPr/>
                  </pic:nvPicPr>
                  <pic:blipFill rotWithShape="1">
                    <a:blip r:embed="rId42">
                      <a:extLst>
                        <a:ext uri="{28A0092B-C50C-407E-A947-70E740481C1C}">
                          <a14:useLocalDpi xmlns:a14="http://schemas.microsoft.com/office/drawing/2010/main" val="0"/>
                        </a:ext>
                        <a:ext uri="{96DAC541-7B7A-43D3-8B79-37D633B846F1}">
                          <asvg:svgBlip xmlns:asvg="http://schemas.microsoft.com/office/drawing/2016/SVG/main" r:embed="rId43"/>
                        </a:ext>
                      </a:extLst>
                    </a:blip>
                    <a:srcRect l="6825" t="30459" r="30687" b="15916"/>
                    <a:stretch/>
                  </pic:blipFill>
                  <pic:spPr bwMode="auto">
                    <a:xfrm>
                      <a:off x="0" y="0"/>
                      <a:ext cx="5226237" cy="3171259"/>
                    </a:xfrm>
                    <a:prstGeom prst="rect">
                      <a:avLst/>
                    </a:prstGeom>
                    <a:ln>
                      <a:noFill/>
                    </a:ln>
                    <a:extLst>
                      <a:ext uri="{53640926-AAD7-44D8-BBD7-CCE9431645EC}">
                        <a14:shadowObscured xmlns:a14="http://schemas.microsoft.com/office/drawing/2010/main"/>
                      </a:ext>
                    </a:extLst>
                  </pic:spPr>
                </pic:pic>
              </a:graphicData>
            </a:graphic>
          </wp:inline>
        </w:drawing>
      </w:r>
    </w:p>
    <w:p w14:paraId="19792B41" w14:textId="5F1761B6" w:rsidR="00D51AF5" w:rsidRDefault="00D51AF5" w:rsidP="00D51AF5">
      <w:pPr>
        <w:pStyle w:val="Caption"/>
      </w:pPr>
      <w:bookmarkStart w:id="998" w:name="_Toc170288634"/>
      <w:r>
        <w:t xml:space="preserve">Figure </w:t>
      </w:r>
      <w:r>
        <w:fldChar w:fldCharType="begin"/>
      </w:r>
      <w:r>
        <w:instrText xml:space="preserve"> SEQ Figure \* ARABIC </w:instrText>
      </w:r>
      <w:r>
        <w:fldChar w:fldCharType="separate"/>
      </w:r>
      <w:r w:rsidR="00B95831">
        <w:rPr>
          <w:noProof/>
        </w:rPr>
        <w:t>7</w:t>
      </w:r>
      <w:r>
        <w:rPr>
          <w:noProof/>
        </w:rPr>
        <w:fldChar w:fldCharType="end"/>
      </w:r>
      <w:r>
        <w:tab/>
      </w:r>
      <w:r w:rsidRPr="00D51AF5">
        <w:t>Analogue normal state</w:t>
      </w:r>
      <w:bookmarkEnd w:id="998"/>
    </w:p>
    <w:p w14:paraId="4A96C82E" w14:textId="77777777" w:rsidR="0059762D" w:rsidRDefault="00E70C82" w:rsidP="00E70C82">
      <w:pPr>
        <w:pStyle w:val="BodyText"/>
        <w:rPr>
          <w:rFonts w:eastAsia="DengXian"/>
          <w:lang w:eastAsia="en-US"/>
        </w:rPr>
      </w:pPr>
      <w:r w:rsidRPr="00E70C82">
        <w:rPr>
          <w:rFonts w:eastAsia="DengXian"/>
          <w:lang w:eastAsia="en-US"/>
        </w:rPr>
        <w:lastRenderedPageBreak/>
        <w:t>For positive-going limits</w:t>
      </w:r>
      <w:r>
        <w:rPr>
          <w:rFonts w:eastAsia="DengXian"/>
          <w:lang w:eastAsia="en-US"/>
        </w:rPr>
        <w:t>, that is,</w:t>
      </w:r>
      <w:r w:rsidRPr="00E70C82">
        <w:rPr>
          <w:rFonts w:eastAsia="DengXian"/>
          <w:lang w:eastAsia="en-US"/>
        </w:rPr>
        <w:t xml:space="preserve"> high limits, the range of values represented by a state includes the value of the lower bound, but not the value of the upper bound. </w:t>
      </w:r>
    </w:p>
    <w:p w14:paraId="03FDB819" w14:textId="65BE24CD" w:rsidR="00E70C82" w:rsidRPr="00E70C82" w:rsidRDefault="00E70C82" w:rsidP="00E70C82">
      <w:pPr>
        <w:pStyle w:val="BodyText"/>
        <w:rPr>
          <w:rFonts w:eastAsia="DengXian"/>
          <w:lang w:eastAsia="en-US"/>
        </w:rPr>
      </w:pPr>
      <w:r w:rsidRPr="00E70C82">
        <w:rPr>
          <w:rFonts w:eastAsia="DengXian"/>
          <w:lang w:eastAsia="en-US"/>
        </w:rPr>
        <w:t>For negative-going limits</w:t>
      </w:r>
      <w:r>
        <w:rPr>
          <w:rFonts w:eastAsia="DengXian"/>
          <w:lang w:eastAsia="en-US"/>
        </w:rPr>
        <w:t>, that is,</w:t>
      </w:r>
      <w:r w:rsidRPr="00E70C82">
        <w:rPr>
          <w:rFonts w:eastAsia="DengXian"/>
          <w:lang w:eastAsia="en-US"/>
        </w:rPr>
        <w:t xml:space="preserve"> low limits, the range of values represented by a state includes the value of the upper bound, but not the value of the lower bound.</w:t>
      </w:r>
    </w:p>
    <w:p w14:paraId="05E9C75A" w14:textId="23ECF13D" w:rsidR="009C04B5" w:rsidRDefault="00E70C82" w:rsidP="00E70C82">
      <w:pPr>
        <w:pStyle w:val="BodyText"/>
        <w:rPr>
          <w:rFonts w:eastAsia="DengXian"/>
          <w:lang w:eastAsia="en-US"/>
        </w:rPr>
      </w:pPr>
      <w:r w:rsidRPr="00E70C82">
        <w:rPr>
          <w:rFonts w:eastAsia="DengXian"/>
          <w:lang w:eastAsia="en-US"/>
        </w:rPr>
        <w:t xml:space="preserve">For example, given a </w:t>
      </w:r>
      <w:r w:rsidR="006935F1">
        <w:rPr>
          <w:rFonts w:eastAsia="DengXian"/>
          <w:lang w:eastAsia="en-US"/>
        </w:rPr>
        <w:t>point</w:t>
      </w:r>
      <w:r w:rsidRPr="00E70C82">
        <w:rPr>
          <w:rFonts w:eastAsia="DengXian"/>
          <w:lang w:eastAsia="en-US"/>
        </w:rPr>
        <w:t xml:space="preserve"> with a negative limit at 20.0 and a positive limit at 80.0</w:t>
      </w:r>
      <w:r w:rsidR="009C04B5">
        <w:rPr>
          <w:rFonts w:eastAsia="DengXian"/>
          <w:lang w:eastAsia="en-US"/>
        </w:rPr>
        <w:t>:</w:t>
      </w:r>
    </w:p>
    <w:p w14:paraId="5654ECDE" w14:textId="5F041EA0" w:rsidR="009C04B5" w:rsidRDefault="009C04B5" w:rsidP="009C04B5">
      <w:pPr>
        <w:pStyle w:val="BodyText"/>
        <w:numPr>
          <w:ilvl w:val="0"/>
          <w:numId w:val="51"/>
        </w:numPr>
        <w:rPr>
          <w:rFonts w:eastAsia="DengXian"/>
          <w:lang w:eastAsia="en-US"/>
        </w:rPr>
      </w:pPr>
      <w:r>
        <w:rPr>
          <w:rFonts w:eastAsia="DengXian"/>
          <w:lang w:eastAsia="en-US"/>
        </w:rPr>
        <w:t>T</w:t>
      </w:r>
      <w:r w:rsidR="00E70C82" w:rsidRPr="00E70C82">
        <w:rPr>
          <w:rFonts w:eastAsia="DengXian"/>
          <w:lang w:eastAsia="en-US"/>
        </w:rPr>
        <w:t>he normal state represents values between 20.0 and 80.0 (exclusive)</w:t>
      </w:r>
      <w:r>
        <w:rPr>
          <w:rFonts w:eastAsia="DengXian"/>
          <w:lang w:eastAsia="en-US"/>
        </w:rPr>
        <w:t>.</w:t>
      </w:r>
      <w:r w:rsidR="00E70C82" w:rsidRPr="00E70C82">
        <w:rPr>
          <w:rFonts w:eastAsia="DengXian"/>
          <w:lang w:eastAsia="en-US"/>
        </w:rPr>
        <w:t xml:space="preserve"> </w:t>
      </w:r>
    </w:p>
    <w:p w14:paraId="483F37FE" w14:textId="01F1E86A" w:rsidR="00DA33CB" w:rsidRDefault="009C04B5" w:rsidP="009C04B5">
      <w:pPr>
        <w:pStyle w:val="BodyText"/>
        <w:numPr>
          <w:ilvl w:val="0"/>
          <w:numId w:val="51"/>
        </w:numPr>
        <w:rPr>
          <w:rFonts w:eastAsia="DengXian"/>
          <w:lang w:eastAsia="en-US"/>
        </w:rPr>
      </w:pPr>
      <w:r>
        <w:rPr>
          <w:rFonts w:eastAsia="DengXian"/>
          <w:lang w:eastAsia="en-US"/>
        </w:rPr>
        <w:t>T</w:t>
      </w:r>
      <w:r w:rsidR="00E70C82" w:rsidRPr="00E70C82">
        <w:rPr>
          <w:rFonts w:eastAsia="DengXian"/>
          <w:lang w:eastAsia="en-US"/>
        </w:rPr>
        <w:t>he high state represents values greater than or equal to 80.0</w:t>
      </w:r>
      <w:r w:rsidR="00DA33CB">
        <w:rPr>
          <w:rFonts w:eastAsia="DengXian"/>
          <w:lang w:eastAsia="en-US"/>
        </w:rPr>
        <w:t>.</w:t>
      </w:r>
    </w:p>
    <w:p w14:paraId="378C3880" w14:textId="5E810581" w:rsidR="00E70C82" w:rsidRPr="00E70C82" w:rsidRDefault="00DA33CB" w:rsidP="00FD13E5">
      <w:pPr>
        <w:pStyle w:val="BodyText"/>
        <w:numPr>
          <w:ilvl w:val="0"/>
          <w:numId w:val="51"/>
        </w:numPr>
        <w:rPr>
          <w:rFonts w:eastAsia="DengXian"/>
          <w:lang w:eastAsia="en-US"/>
        </w:rPr>
      </w:pPr>
      <w:r>
        <w:rPr>
          <w:rFonts w:eastAsia="DengXian"/>
          <w:lang w:eastAsia="en-US"/>
        </w:rPr>
        <w:t>T</w:t>
      </w:r>
      <w:r w:rsidR="00E70C82" w:rsidRPr="00E70C82">
        <w:rPr>
          <w:rFonts w:eastAsia="DengXian"/>
          <w:lang w:eastAsia="en-US"/>
        </w:rPr>
        <w:t>he low state represents values less than or equal to 20.0.</w:t>
      </w:r>
    </w:p>
    <w:p w14:paraId="196060CB" w14:textId="53EF7DA9" w:rsidR="00E70C82" w:rsidRPr="00E70C82" w:rsidRDefault="00E70C82" w:rsidP="00E70C82">
      <w:pPr>
        <w:pStyle w:val="BodyText"/>
        <w:rPr>
          <w:rFonts w:eastAsia="DengXian"/>
          <w:lang w:eastAsia="en-US"/>
        </w:rPr>
      </w:pPr>
      <w:r w:rsidRPr="00E70C82">
        <w:rPr>
          <w:rFonts w:eastAsia="DengXian"/>
          <w:lang w:eastAsia="en-US"/>
        </w:rPr>
        <w:t xml:space="preserve">A </w:t>
      </w:r>
      <w:r w:rsidR="006935F1">
        <w:rPr>
          <w:rFonts w:eastAsia="DengXian"/>
          <w:lang w:eastAsia="en-US"/>
        </w:rPr>
        <w:t>point</w:t>
      </w:r>
      <w:r w:rsidRPr="00E70C82">
        <w:rPr>
          <w:rFonts w:eastAsia="DengXian"/>
          <w:lang w:eastAsia="en-US"/>
        </w:rPr>
        <w:t xml:space="preserve"> may enter a particular state </w:t>
      </w:r>
      <w:r w:rsidR="00DA33CB" w:rsidRPr="00E70C82">
        <w:rPr>
          <w:rFonts w:eastAsia="DengXian"/>
          <w:lang w:eastAsia="en-US"/>
        </w:rPr>
        <w:t>because of</w:t>
      </w:r>
      <w:r w:rsidRPr="00E70C82">
        <w:rPr>
          <w:rFonts w:eastAsia="DengXian"/>
          <w:lang w:eastAsia="en-US"/>
        </w:rPr>
        <w:t xml:space="preserve"> </w:t>
      </w:r>
      <w:r>
        <w:rPr>
          <w:rFonts w:eastAsia="DengXian"/>
          <w:lang w:eastAsia="en-US"/>
        </w:rPr>
        <w:t>exceeding</w:t>
      </w:r>
      <w:r w:rsidRPr="00E70C82">
        <w:rPr>
          <w:rFonts w:eastAsia="DengXian"/>
          <w:lang w:eastAsia="en-US"/>
        </w:rPr>
        <w:t xml:space="preserve"> either of the limits that bound the state.</w:t>
      </w:r>
    </w:p>
    <w:p w14:paraId="215E90F0" w14:textId="34022CE4" w:rsidR="004562A7" w:rsidRDefault="00E70C82" w:rsidP="00E70C82">
      <w:pPr>
        <w:pStyle w:val="BodyText"/>
        <w:rPr>
          <w:rFonts w:eastAsia="DengXian"/>
          <w:lang w:eastAsia="en-US"/>
        </w:rPr>
      </w:pPr>
      <w:r w:rsidRPr="00E70C82">
        <w:rPr>
          <w:rFonts w:eastAsia="DengXian"/>
          <w:lang w:eastAsia="en-US"/>
        </w:rPr>
        <w:t xml:space="preserve">When </w:t>
      </w:r>
      <w:r w:rsidR="00D45A33">
        <w:rPr>
          <w:rFonts w:eastAsia="DengXian"/>
          <w:lang w:eastAsia="en-US"/>
        </w:rPr>
        <w:t>an FD</w:t>
      </w:r>
      <w:r w:rsidRPr="00E70C82">
        <w:rPr>
          <w:rFonts w:eastAsia="DengXian"/>
          <w:lang w:eastAsia="en-US"/>
        </w:rPr>
        <w:t xml:space="preserve"> supports a separate persistence per limit, then it also support</w:t>
      </w:r>
      <w:r>
        <w:rPr>
          <w:rFonts w:eastAsia="DengXian"/>
          <w:lang w:eastAsia="en-US"/>
        </w:rPr>
        <w:t>s</w:t>
      </w:r>
      <w:r w:rsidRPr="00E70C82">
        <w:rPr>
          <w:rFonts w:eastAsia="DengXian"/>
          <w:lang w:eastAsia="en-US"/>
        </w:rPr>
        <w:t xml:space="preserve"> non-sequential persistence. Non-sequential persistence is where, for example, a series of positive limits have persistence times that get shorter when going positively from one limit to the next. Similarly, non-sequential persistence is where a series of negative limits have persistence times that get shorter when going negatively from one limit to the next. When a limit is </w:t>
      </w:r>
      <w:r>
        <w:rPr>
          <w:rFonts w:eastAsia="DengXian"/>
          <w:lang w:eastAsia="en-US"/>
        </w:rPr>
        <w:t>exceeded</w:t>
      </w:r>
      <w:r w:rsidRPr="00E70C82">
        <w:rPr>
          <w:rFonts w:eastAsia="DengXian"/>
          <w:lang w:eastAsia="en-US"/>
        </w:rPr>
        <w:t xml:space="preserve"> and non-sequential persistence is configured</w:t>
      </w:r>
      <w:r>
        <w:rPr>
          <w:rFonts w:eastAsia="DengXian"/>
          <w:lang w:eastAsia="en-US"/>
        </w:rPr>
        <w:t>,</w:t>
      </w:r>
      <w:r w:rsidRPr="00E70C82">
        <w:rPr>
          <w:rFonts w:eastAsia="DengXian"/>
          <w:lang w:eastAsia="en-US"/>
        </w:rPr>
        <w:t xml:space="preserve"> the action is performed on expiry of the shorter persistence time. Examples of non-sequential persistence are shown in </w:t>
      </w:r>
      <w:r w:rsidR="00C819B1" w:rsidRPr="00E43FE2">
        <w:rPr>
          <w:rStyle w:val="Crossreference"/>
          <w:rFonts w:eastAsia="DengXian"/>
        </w:rPr>
        <w:fldChar w:fldCharType="begin"/>
      </w:r>
      <w:r w:rsidR="00C819B1" w:rsidRPr="00E43FE2">
        <w:rPr>
          <w:rStyle w:val="Crossreference"/>
          <w:rFonts w:eastAsia="DengXian"/>
        </w:rPr>
        <w:instrText xml:space="preserve"> REF _Ref161308030 \h </w:instrText>
      </w:r>
      <w:r w:rsidR="00C819B1">
        <w:rPr>
          <w:rStyle w:val="Crossreference"/>
          <w:rFonts w:eastAsia="DengXian"/>
        </w:rPr>
        <w:instrText xml:space="preserve"> \* MERGEFORMAT </w:instrText>
      </w:r>
      <w:r w:rsidR="00C819B1" w:rsidRPr="00E43FE2">
        <w:rPr>
          <w:rStyle w:val="Crossreference"/>
          <w:rFonts w:eastAsia="DengXian"/>
        </w:rPr>
      </w:r>
      <w:r w:rsidR="00C819B1" w:rsidRPr="00E43FE2">
        <w:rPr>
          <w:rStyle w:val="Crossreference"/>
          <w:rFonts w:eastAsia="DengXian"/>
        </w:rPr>
        <w:fldChar w:fldCharType="separate"/>
      </w:r>
      <w:ins w:id="999" w:author="Gavin Rawson" w:date="2024-07-17T08:57:00Z" w16du:dateUtc="2024-07-17T07:57:00Z">
        <w:r w:rsidR="00B95831" w:rsidRPr="00B95831">
          <w:rPr>
            <w:rStyle w:val="Crossreference"/>
            <w:rPrChange w:id="1000" w:author="Gavin Rawson" w:date="2024-07-17T08:57:00Z" w16du:dateUtc="2024-07-17T07:57:00Z">
              <w:rPr/>
            </w:rPrChange>
          </w:rPr>
          <w:t xml:space="preserve">Figure </w:t>
        </w:r>
        <w:r w:rsidR="00B95831" w:rsidRPr="00B95831">
          <w:rPr>
            <w:rStyle w:val="Crossreference"/>
            <w:rPrChange w:id="1001" w:author="Gavin Rawson" w:date="2024-07-17T08:57:00Z" w16du:dateUtc="2024-07-17T07:57:00Z">
              <w:rPr>
                <w:noProof/>
              </w:rPr>
            </w:rPrChange>
          </w:rPr>
          <w:t>8</w:t>
        </w:r>
      </w:ins>
      <w:del w:id="1002" w:author="Gavin Rawson" w:date="2024-07-15T12:48:00Z" w16du:dateUtc="2024-07-15T11:48:00Z">
        <w:r w:rsidR="002B16D9" w:rsidRPr="00041655" w:rsidDel="00461D1E">
          <w:rPr>
            <w:rStyle w:val="Crossreference"/>
          </w:rPr>
          <w:delText>Figure 8</w:delText>
        </w:r>
      </w:del>
      <w:r w:rsidR="00C819B1" w:rsidRPr="00E43FE2">
        <w:rPr>
          <w:rStyle w:val="Crossreference"/>
          <w:rFonts w:eastAsia="DengXian"/>
        </w:rPr>
        <w:fldChar w:fldCharType="end"/>
      </w:r>
      <w:r w:rsidRPr="00E70C82">
        <w:rPr>
          <w:rFonts w:eastAsia="DengXian"/>
          <w:lang w:eastAsia="en-US"/>
        </w:rPr>
        <w:t xml:space="preserve"> and </w:t>
      </w:r>
      <w:r w:rsidR="00C819B1" w:rsidRPr="00CE22EC">
        <w:rPr>
          <w:rStyle w:val="Crossreference"/>
          <w:rFonts w:eastAsia="DengXian"/>
        </w:rPr>
        <w:fldChar w:fldCharType="begin"/>
      </w:r>
      <w:r w:rsidR="00C819B1" w:rsidRPr="00CE22EC">
        <w:rPr>
          <w:rStyle w:val="Crossreference"/>
          <w:rFonts w:eastAsia="DengXian"/>
        </w:rPr>
        <w:instrText xml:space="preserve"> REF _Ref161308250 \h </w:instrText>
      </w:r>
      <w:r w:rsidR="00C819B1">
        <w:rPr>
          <w:rStyle w:val="Crossreference"/>
          <w:rFonts w:eastAsia="DengXian"/>
        </w:rPr>
        <w:instrText xml:space="preserve"> \* MERGEFORMAT </w:instrText>
      </w:r>
      <w:r w:rsidR="00C819B1" w:rsidRPr="00CE22EC">
        <w:rPr>
          <w:rStyle w:val="Crossreference"/>
          <w:rFonts w:eastAsia="DengXian"/>
        </w:rPr>
      </w:r>
      <w:r w:rsidR="00C819B1" w:rsidRPr="00CE22EC">
        <w:rPr>
          <w:rStyle w:val="Crossreference"/>
          <w:rFonts w:eastAsia="DengXian"/>
        </w:rPr>
        <w:fldChar w:fldCharType="separate"/>
      </w:r>
      <w:ins w:id="1003" w:author="Gavin Rawson" w:date="2024-07-17T08:57:00Z" w16du:dateUtc="2024-07-17T07:57:00Z">
        <w:r w:rsidR="00B95831" w:rsidRPr="00B95831">
          <w:rPr>
            <w:rStyle w:val="Crossreference"/>
            <w:rPrChange w:id="1004" w:author="Gavin Rawson" w:date="2024-07-17T08:57:00Z" w16du:dateUtc="2024-07-17T07:57:00Z">
              <w:rPr/>
            </w:rPrChange>
          </w:rPr>
          <w:t xml:space="preserve">Figure </w:t>
        </w:r>
        <w:r w:rsidR="00B95831" w:rsidRPr="00B95831">
          <w:rPr>
            <w:rStyle w:val="Crossreference"/>
            <w:rPrChange w:id="1005" w:author="Gavin Rawson" w:date="2024-07-17T08:57:00Z" w16du:dateUtc="2024-07-17T07:57:00Z">
              <w:rPr>
                <w:noProof/>
              </w:rPr>
            </w:rPrChange>
          </w:rPr>
          <w:t>9</w:t>
        </w:r>
      </w:ins>
      <w:del w:id="1006" w:author="Gavin Rawson" w:date="2024-07-15T12:48:00Z" w16du:dateUtc="2024-07-15T11:48:00Z">
        <w:r w:rsidR="002B16D9" w:rsidRPr="00041655" w:rsidDel="00461D1E">
          <w:rPr>
            <w:rStyle w:val="Crossreference"/>
          </w:rPr>
          <w:delText>Figure 9</w:delText>
        </w:r>
      </w:del>
      <w:r w:rsidR="00C819B1" w:rsidRPr="00CE22EC">
        <w:rPr>
          <w:rStyle w:val="Crossreference"/>
          <w:rFonts w:eastAsia="DengXian"/>
        </w:rPr>
        <w:fldChar w:fldCharType="end"/>
      </w:r>
      <w:r w:rsidRPr="00E70C82">
        <w:rPr>
          <w:rFonts w:eastAsia="DengXian"/>
          <w:lang w:eastAsia="en-US"/>
        </w:rPr>
        <w:t>.</w:t>
      </w:r>
    </w:p>
    <w:tbl>
      <w:tblPr>
        <w:tblW w:w="8539" w:type="dxa"/>
        <w:tblInd w:w="821" w:type="dxa"/>
        <w:tblLayout w:type="fixed"/>
        <w:tblLook w:val="04A0" w:firstRow="1" w:lastRow="0" w:firstColumn="1" w:lastColumn="0" w:noHBand="0" w:noVBand="1"/>
      </w:tblPr>
      <w:tblGrid>
        <w:gridCol w:w="1796"/>
        <w:gridCol w:w="6743"/>
      </w:tblGrid>
      <w:tr w:rsidR="00227B9A" w:rsidRPr="006A6374" w14:paraId="1B7F6783" w14:textId="77777777" w:rsidTr="00227B9A">
        <w:tc>
          <w:tcPr>
            <w:tcW w:w="1796" w:type="dxa"/>
            <w:vAlign w:val="center"/>
          </w:tcPr>
          <w:p w14:paraId="2A7C4AD1" w14:textId="35C5351E" w:rsidR="00227B9A" w:rsidRDefault="00227B9A" w:rsidP="00227B9A">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0EE5A88A" w14:textId="25B4A7B2" w:rsidR="00227B9A" w:rsidRPr="006A6374" w:rsidRDefault="00227B9A" w:rsidP="00227B9A">
            <w:pPr>
              <w:pStyle w:val="Safetytext"/>
              <w:ind w:right="504"/>
              <w:rPr>
                <w:szCs w:val="20"/>
              </w:rPr>
            </w:pPr>
            <w:r w:rsidRPr="00E70C82">
              <w:rPr>
                <w:szCs w:val="20"/>
              </w:rPr>
              <w:t>If a</w:t>
            </w:r>
            <w:r>
              <w:rPr>
                <w:szCs w:val="20"/>
              </w:rPr>
              <w:t>n</w:t>
            </w:r>
            <w:r w:rsidRPr="00E70C82">
              <w:rPr>
                <w:szCs w:val="20"/>
              </w:rPr>
              <w:t xml:space="preserve"> </w:t>
            </w:r>
            <w:r>
              <w:rPr>
                <w:szCs w:val="20"/>
              </w:rPr>
              <w:t>FD</w:t>
            </w:r>
            <w:r w:rsidRPr="00E70C82">
              <w:rPr>
                <w:szCs w:val="20"/>
              </w:rPr>
              <w:t xml:space="preserve"> also supports separate enter state and leave state </w:t>
            </w:r>
            <w:r w:rsidR="00773EF9" w:rsidRPr="00E70C82">
              <w:rPr>
                <w:szCs w:val="20"/>
              </w:rPr>
              <w:t>persistence,</w:t>
            </w:r>
            <w:r w:rsidRPr="00E70C82">
              <w:rPr>
                <w:szCs w:val="20"/>
              </w:rPr>
              <w:t xml:space="preserve"> then both the enter state persistence and the leave state persistence may be non-sequential. </w:t>
            </w:r>
            <w:r>
              <w:rPr>
                <w:szCs w:val="20"/>
              </w:rPr>
              <w:br/>
            </w:r>
            <w:r w:rsidRPr="00E70C82">
              <w:rPr>
                <w:szCs w:val="20"/>
              </w:rPr>
              <w:t xml:space="preserve">For example, when the </w:t>
            </w:r>
            <w:r w:rsidR="006935F1">
              <w:rPr>
                <w:szCs w:val="20"/>
              </w:rPr>
              <w:t>point</w:t>
            </w:r>
            <w:r w:rsidRPr="00E70C82">
              <w:rPr>
                <w:szCs w:val="20"/>
              </w:rPr>
              <w:t xml:space="preserve"> changes from a low state to a high state (or vice versa) and the </w:t>
            </w:r>
            <w:r w:rsidR="00FD13E5" w:rsidRPr="00E70C82">
              <w:rPr>
                <w:szCs w:val="20"/>
              </w:rPr>
              <w:t>leave persi</w:t>
            </w:r>
            <w:r w:rsidRPr="00E70C82">
              <w:rPr>
                <w:szCs w:val="20"/>
              </w:rPr>
              <w:t xml:space="preserve">stence time of the old state and </w:t>
            </w:r>
            <w:r w:rsidR="00FD13E5" w:rsidRPr="00E70C82">
              <w:rPr>
                <w:szCs w:val="20"/>
              </w:rPr>
              <w:t>enter persistence</w:t>
            </w:r>
            <w:r w:rsidRPr="00E70C82">
              <w:rPr>
                <w:szCs w:val="20"/>
              </w:rPr>
              <w:t xml:space="preserve"> time of the new state are different</w:t>
            </w:r>
            <w:r w:rsidR="00F7509A">
              <w:rPr>
                <w:szCs w:val="20"/>
              </w:rPr>
              <w:t>,</w:t>
            </w:r>
            <w:r w:rsidRPr="00E70C82">
              <w:rPr>
                <w:szCs w:val="20"/>
              </w:rPr>
              <w:t xml:space="preserve"> then the action </w:t>
            </w:r>
            <w:r>
              <w:rPr>
                <w:szCs w:val="20"/>
              </w:rPr>
              <w:t>is</w:t>
            </w:r>
            <w:r w:rsidRPr="00E70C82">
              <w:rPr>
                <w:szCs w:val="20"/>
              </w:rPr>
              <w:t xml:space="preserve"> performed when the shorter of the two persistence times expires.</w:t>
            </w:r>
          </w:p>
        </w:tc>
      </w:tr>
    </w:tbl>
    <w:p w14:paraId="49A85C01" w14:textId="77777777" w:rsidR="00E43FE2" w:rsidRDefault="00E43FE2" w:rsidP="00E43FE2">
      <w:pPr>
        <w:pStyle w:val="BodyText"/>
        <w:rPr>
          <w:rFonts w:eastAsia="DengXian"/>
          <w:lang w:eastAsia="en-US"/>
        </w:rPr>
      </w:pPr>
    </w:p>
    <w:p w14:paraId="3C88A2D4" w14:textId="1E920F57" w:rsidR="00E43FE2" w:rsidRPr="00E43FE2" w:rsidRDefault="00E43FE2" w:rsidP="00E43FE2">
      <w:pPr>
        <w:pStyle w:val="BodyText"/>
        <w:rPr>
          <w:rFonts w:eastAsia="DengXian"/>
          <w:lang w:eastAsia="en-US"/>
        </w:rPr>
      </w:pPr>
      <w:r w:rsidRPr="00E43FE2">
        <w:rPr>
          <w:rFonts w:eastAsia="DengXian"/>
          <w:lang w:eastAsia="en-US"/>
        </w:rPr>
        <w:t xml:space="preserve">When a </w:t>
      </w:r>
      <w:r w:rsidR="006935F1">
        <w:rPr>
          <w:rFonts w:eastAsia="DengXian"/>
          <w:lang w:eastAsia="en-US"/>
        </w:rPr>
        <w:t>point</w:t>
      </w:r>
      <w:r w:rsidRPr="00E43FE2">
        <w:rPr>
          <w:rFonts w:eastAsia="DengXian"/>
          <w:lang w:eastAsia="en-US"/>
        </w:rPr>
        <w:t xml:space="preserve"> that has persistence configured changes state</w:t>
      </w:r>
      <w:r>
        <w:rPr>
          <w:rFonts w:eastAsia="DengXian"/>
          <w:lang w:eastAsia="en-US"/>
        </w:rPr>
        <w:t>,</w:t>
      </w:r>
      <w:r w:rsidRPr="00E43FE2">
        <w:rPr>
          <w:rFonts w:eastAsia="DengXian"/>
          <w:lang w:eastAsia="en-US"/>
        </w:rPr>
        <w:t xml:space="preserve"> the time stamp of the event </w:t>
      </w:r>
      <w:r>
        <w:rPr>
          <w:rFonts w:eastAsia="DengXian"/>
          <w:lang w:eastAsia="en-US"/>
        </w:rPr>
        <w:t>is</w:t>
      </w:r>
      <w:r w:rsidRPr="00E43FE2">
        <w:rPr>
          <w:rFonts w:eastAsia="DengXian"/>
          <w:lang w:eastAsia="en-US"/>
        </w:rPr>
        <w:t xml:space="preserve"> the time at which the persistence elapses, not the time at which the limit was initially </w:t>
      </w:r>
      <w:r>
        <w:rPr>
          <w:rFonts w:eastAsia="DengXian"/>
          <w:lang w:eastAsia="en-US"/>
        </w:rPr>
        <w:t>exceeded</w:t>
      </w:r>
      <w:r w:rsidRPr="00E43FE2">
        <w:rPr>
          <w:rFonts w:eastAsia="DengXian"/>
          <w:lang w:eastAsia="en-US"/>
        </w:rPr>
        <w:t>.</w:t>
      </w:r>
    </w:p>
    <w:p w14:paraId="75C47F2B" w14:textId="5481579E" w:rsidR="00E70C82" w:rsidRDefault="00E43FE2" w:rsidP="00E43FE2">
      <w:pPr>
        <w:pStyle w:val="BodyText"/>
        <w:rPr>
          <w:rFonts w:eastAsia="DengXian"/>
          <w:lang w:eastAsia="en-US"/>
        </w:rPr>
      </w:pPr>
      <w:r w:rsidRPr="00E43FE2">
        <w:rPr>
          <w:rStyle w:val="Crossreference"/>
          <w:rFonts w:eastAsia="DengXian"/>
        </w:rPr>
        <w:fldChar w:fldCharType="begin"/>
      </w:r>
      <w:r w:rsidRPr="00E43FE2">
        <w:rPr>
          <w:rStyle w:val="Crossreference"/>
          <w:rFonts w:eastAsia="DengXian"/>
        </w:rPr>
        <w:instrText xml:space="preserve"> REF _Ref161308030 \h </w:instrText>
      </w:r>
      <w:r>
        <w:rPr>
          <w:rStyle w:val="Crossreference"/>
          <w:rFonts w:eastAsia="DengXian"/>
        </w:rPr>
        <w:instrText xml:space="preserve"> \* MERGEFORMAT </w:instrText>
      </w:r>
      <w:r w:rsidRPr="00E43FE2">
        <w:rPr>
          <w:rStyle w:val="Crossreference"/>
          <w:rFonts w:eastAsia="DengXian"/>
        </w:rPr>
      </w:r>
      <w:r w:rsidRPr="00E43FE2">
        <w:rPr>
          <w:rStyle w:val="Crossreference"/>
          <w:rFonts w:eastAsia="DengXian"/>
        </w:rPr>
        <w:fldChar w:fldCharType="separate"/>
      </w:r>
      <w:ins w:id="1007" w:author="Gavin Rawson" w:date="2024-07-17T08:57:00Z" w16du:dateUtc="2024-07-17T07:57:00Z">
        <w:r w:rsidR="00B95831" w:rsidRPr="00B95831">
          <w:rPr>
            <w:rStyle w:val="Crossreference"/>
            <w:rPrChange w:id="1008" w:author="Gavin Rawson" w:date="2024-07-17T08:57:00Z" w16du:dateUtc="2024-07-17T07:57:00Z">
              <w:rPr/>
            </w:rPrChange>
          </w:rPr>
          <w:t xml:space="preserve">Figure </w:t>
        </w:r>
        <w:r w:rsidR="00B95831" w:rsidRPr="00B95831">
          <w:rPr>
            <w:rStyle w:val="Crossreference"/>
            <w:rPrChange w:id="1009" w:author="Gavin Rawson" w:date="2024-07-17T08:57:00Z" w16du:dateUtc="2024-07-17T07:57:00Z">
              <w:rPr>
                <w:noProof/>
              </w:rPr>
            </w:rPrChange>
          </w:rPr>
          <w:t>8</w:t>
        </w:r>
      </w:ins>
      <w:del w:id="1010" w:author="Gavin Rawson" w:date="2024-07-15T12:48:00Z" w16du:dateUtc="2024-07-15T11:48:00Z">
        <w:r w:rsidR="002B16D9" w:rsidRPr="00041655" w:rsidDel="00461D1E">
          <w:rPr>
            <w:rStyle w:val="Crossreference"/>
          </w:rPr>
          <w:delText>Figure 8</w:delText>
        </w:r>
      </w:del>
      <w:r w:rsidRPr="00E43FE2">
        <w:rPr>
          <w:rStyle w:val="Crossreference"/>
          <w:rFonts w:eastAsia="DengXian"/>
        </w:rPr>
        <w:fldChar w:fldCharType="end"/>
      </w:r>
      <w:r w:rsidRPr="00E43FE2">
        <w:rPr>
          <w:rFonts w:eastAsia="DengXian"/>
          <w:lang w:eastAsia="en-US"/>
        </w:rPr>
        <w:t xml:space="preserve"> illustrates the behaviour as an analogue </w:t>
      </w:r>
      <w:r w:rsidR="006935F1">
        <w:rPr>
          <w:rFonts w:eastAsia="DengXian"/>
          <w:lang w:eastAsia="en-US"/>
        </w:rPr>
        <w:t>point</w:t>
      </w:r>
      <w:r w:rsidRPr="00E43FE2">
        <w:rPr>
          <w:rFonts w:eastAsia="DengXian"/>
          <w:lang w:eastAsia="en-US"/>
        </w:rPr>
        <w:t xml:space="preserve"> rises through four positive limits where the third limit’s persistence is not sequential</w:t>
      </w:r>
      <w:r w:rsidR="00A54459">
        <w:rPr>
          <w:rFonts w:eastAsia="DengXian"/>
          <w:lang w:eastAsia="en-US"/>
        </w:rPr>
        <w:t>.</w:t>
      </w:r>
    </w:p>
    <w:p w14:paraId="46FC61EA" w14:textId="0516D887" w:rsidR="00E43FE2" w:rsidRDefault="00E43FE2" w:rsidP="00F07026">
      <w:pPr>
        <w:pStyle w:val="Figure"/>
      </w:pPr>
      <w:r>
        <w:rPr>
          <w:noProof/>
        </w:rPr>
        <w:lastRenderedPageBreak/>
        <w:drawing>
          <wp:inline distT="0" distB="0" distL="0" distR="0" wp14:anchorId="587D6AB7" wp14:editId="5299E654">
            <wp:extent cx="5760000" cy="3867961"/>
            <wp:effectExtent l="0" t="0" r="0" b="0"/>
            <wp:docPr id="1215028440" name="Graphic 4" descr="A diagram showing the ramping analogue value with 4 lim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28440" name="Graphic 4" descr="A diagram showing the ramping analogue value with 4 limits."/>
                    <pic:cNvPicPr/>
                  </pic:nvPicPr>
                  <pic:blipFill rotWithShape="1">
                    <a:blip r:embed="rId44">
                      <a:extLst>
                        <a:ext uri="{28A0092B-C50C-407E-A947-70E740481C1C}">
                          <a14:useLocalDpi xmlns:a14="http://schemas.microsoft.com/office/drawing/2010/main" val="0"/>
                        </a:ext>
                        <a:ext uri="{96DAC541-7B7A-43D3-8B79-37D633B846F1}">
                          <asvg:svgBlip xmlns:asvg="http://schemas.microsoft.com/office/drawing/2016/SVG/main" r:embed="rId45"/>
                        </a:ext>
                      </a:extLst>
                    </a:blip>
                    <a:srcRect l="1366" t="7481" r="4903" b="8601"/>
                    <a:stretch/>
                  </pic:blipFill>
                  <pic:spPr bwMode="auto">
                    <a:xfrm>
                      <a:off x="0" y="0"/>
                      <a:ext cx="5760000" cy="3867961"/>
                    </a:xfrm>
                    <a:prstGeom prst="rect">
                      <a:avLst/>
                    </a:prstGeom>
                    <a:ln>
                      <a:noFill/>
                    </a:ln>
                    <a:extLst>
                      <a:ext uri="{53640926-AAD7-44D8-BBD7-CCE9431645EC}">
                        <a14:shadowObscured xmlns:a14="http://schemas.microsoft.com/office/drawing/2010/main"/>
                      </a:ext>
                    </a:extLst>
                  </pic:spPr>
                </pic:pic>
              </a:graphicData>
            </a:graphic>
          </wp:inline>
        </w:drawing>
      </w:r>
    </w:p>
    <w:p w14:paraId="46E00FA7" w14:textId="7F1DF98A" w:rsidR="00E43FE2" w:rsidRDefault="00E43FE2" w:rsidP="00E43FE2">
      <w:pPr>
        <w:pStyle w:val="Caption"/>
      </w:pPr>
      <w:bookmarkStart w:id="1011" w:name="_Ref161308030"/>
      <w:bookmarkStart w:id="1012" w:name="_Toc170288635"/>
      <w:r>
        <w:t xml:space="preserve">Figure </w:t>
      </w:r>
      <w:r>
        <w:fldChar w:fldCharType="begin"/>
      </w:r>
      <w:r>
        <w:instrText xml:space="preserve"> SEQ Figure \* ARABIC </w:instrText>
      </w:r>
      <w:r>
        <w:fldChar w:fldCharType="separate"/>
      </w:r>
      <w:r w:rsidR="00B95831">
        <w:rPr>
          <w:noProof/>
        </w:rPr>
        <w:t>8</w:t>
      </w:r>
      <w:r>
        <w:rPr>
          <w:noProof/>
        </w:rPr>
        <w:fldChar w:fldCharType="end"/>
      </w:r>
      <w:bookmarkEnd w:id="1011"/>
      <w:r>
        <w:tab/>
      </w:r>
      <w:r w:rsidRPr="00E43FE2">
        <w:t>Ramping analogue value with 4 limits</w:t>
      </w:r>
      <w:bookmarkEnd w:id="1012"/>
    </w:p>
    <w:p w14:paraId="7DA37B18" w14:textId="1F8450D0" w:rsidR="00E43FE2" w:rsidRDefault="00CE22EC" w:rsidP="00320399">
      <w:pPr>
        <w:pStyle w:val="BodyText"/>
        <w:keepNext/>
        <w:rPr>
          <w:rFonts w:eastAsia="DengXian"/>
        </w:rPr>
      </w:pPr>
      <w:r w:rsidRPr="00CE22EC">
        <w:rPr>
          <w:rStyle w:val="Crossreference"/>
          <w:rFonts w:eastAsia="DengXian"/>
        </w:rPr>
        <w:lastRenderedPageBreak/>
        <w:fldChar w:fldCharType="begin"/>
      </w:r>
      <w:r w:rsidRPr="00CE22EC">
        <w:rPr>
          <w:rStyle w:val="Crossreference"/>
          <w:rFonts w:eastAsia="DengXian"/>
        </w:rPr>
        <w:instrText xml:space="preserve"> REF _Ref161308250 \h </w:instrText>
      </w:r>
      <w:r>
        <w:rPr>
          <w:rStyle w:val="Crossreference"/>
          <w:rFonts w:eastAsia="DengXian"/>
        </w:rPr>
        <w:instrText xml:space="preserve"> \* MERGEFORMAT </w:instrText>
      </w:r>
      <w:r w:rsidRPr="00CE22EC">
        <w:rPr>
          <w:rStyle w:val="Crossreference"/>
          <w:rFonts w:eastAsia="DengXian"/>
        </w:rPr>
      </w:r>
      <w:r w:rsidRPr="00CE22EC">
        <w:rPr>
          <w:rStyle w:val="Crossreference"/>
          <w:rFonts w:eastAsia="DengXian"/>
        </w:rPr>
        <w:fldChar w:fldCharType="separate"/>
      </w:r>
      <w:ins w:id="1013" w:author="Gavin Rawson" w:date="2024-07-17T08:57:00Z" w16du:dateUtc="2024-07-17T07:57:00Z">
        <w:r w:rsidR="00B95831" w:rsidRPr="00B95831">
          <w:rPr>
            <w:rStyle w:val="Crossreference"/>
            <w:rPrChange w:id="1014" w:author="Gavin Rawson" w:date="2024-07-17T08:57:00Z" w16du:dateUtc="2024-07-17T07:57:00Z">
              <w:rPr/>
            </w:rPrChange>
          </w:rPr>
          <w:t xml:space="preserve">Figure </w:t>
        </w:r>
        <w:r w:rsidR="00B95831" w:rsidRPr="00B95831">
          <w:rPr>
            <w:rStyle w:val="Crossreference"/>
            <w:rPrChange w:id="1015" w:author="Gavin Rawson" w:date="2024-07-17T08:57:00Z" w16du:dateUtc="2024-07-17T07:57:00Z">
              <w:rPr>
                <w:noProof/>
              </w:rPr>
            </w:rPrChange>
          </w:rPr>
          <w:t>9</w:t>
        </w:r>
      </w:ins>
      <w:del w:id="1016" w:author="Gavin Rawson" w:date="2024-07-15T12:48:00Z" w16du:dateUtc="2024-07-15T11:48:00Z">
        <w:r w:rsidR="002B16D9" w:rsidRPr="00041655" w:rsidDel="00461D1E">
          <w:rPr>
            <w:rStyle w:val="Crossreference"/>
          </w:rPr>
          <w:delText>Figure 9</w:delText>
        </w:r>
      </w:del>
      <w:r w:rsidRPr="00CE22EC">
        <w:rPr>
          <w:rStyle w:val="Crossreference"/>
          <w:rFonts w:eastAsia="DengXian"/>
        </w:rPr>
        <w:fldChar w:fldCharType="end"/>
      </w:r>
      <w:r w:rsidR="00E43FE2" w:rsidRPr="00E43FE2">
        <w:rPr>
          <w:rFonts w:eastAsia="DengXian"/>
        </w:rPr>
        <w:t xml:space="preserve"> illustrates the behaviour as an analogue </w:t>
      </w:r>
      <w:r w:rsidR="006935F1">
        <w:rPr>
          <w:rFonts w:eastAsia="DengXian"/>
        </w:rPr>
        <w:t>point</w:t>
      </w:r>
      <w:r w:rsidR="00E43FE2" w:rsidRPr="00E43FE2">
        <w:rPr>
          <w:rFonts w:eastAsia="DengXian"/>
        </w:rPr>
        <w:t xml:space="preserve"> step changes through four positive limits where the third limit’s persistence is not sequential</w:t>
      </w:r>
      <w:r w:rsidR="00A54459">
        <w:rPr>
          <w:rFonts w:eastAsia="DengXian"/>
        </w:rPr>
        <w:t>.</w:t>
      </w:r>
    </w:p>
    <w:p w14:paraId="03571643" w14:textId="1652D61F" w:rsidR="00E43FE2" w:rsidRDefault="00E43FE2" w:rsidP="00F07026">
      <w:pPr>
        <w:pStyle w:val="Figure"/>
      </w:pPr>
      <w:r>
        <w:rPr>
          <w:noProof/>
        </w:rPr>
        <w:drawing>
          <wp:inline distT="0" distB="0" distL="0" distR="0" wp14:anchorId="02ED1DC9" wp14:editId="49B34E9A">
            <wp:extent cx="5760000" cy="3830769"/>
            <wp:effectExtent l="0" t="0" r="0" b="0"/>
            <wp:docPr id="1238080205" name="Graphic 5" descr="A diagram showing the step-change analogue value with 4 lim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080205" name="Graphic 5" descr="A diagram showing the step-change analogue value with 4 limits."/>
                    <pic:cNvPicPr/>
                  </pic:nvPicPr>
                  <pic:blipFill rotWithShape="1">
                    <a:blip r:embed="rId46">
                      <a:extLst>
                        <a:ext uri="{28A0092B-C50C-407E-A947-70E740481C1C}">
                          <a14:useLocalDpi xmlns:a14="http://schemas.microsoft.com/office/drawing/2010/main" val="0"/>
                        </a:ext>
                        <a:ext uri="{96DAC541-7B7A-43D3-8B79-37D633B846F1}">
                          <asvg:svgBlip xmlns:asvg="http://schemas.microsoft.com/office/drawing/2016/SVG/main" r:embed="rId47"/>
                        </a:ext>
                      </a:extLst>
                    </a:blip>
                    <a:srcRect l="1062" t="8291" r="4297" b="7792"/>
                    <a:stretch/>
                  </pic:blipFill>
                  <pic:spPr bwMode="auto">
                    <a:xfrm>
                      <a:off x="0" y="0"/>
                      <a:ext cx="5760000" cy="3830769"/>
                    </a:xfrm>
                    <a:prstGeom prst="rect">
                      <a:avLst/>
                    </a:prstGeom>
                    <a:ln>
                      <a:noFill/>
                    </a:ln>
                    <a:extLst>
                      <a:ext uri="{53640926-AAD7-44D8-BBD7-CCE9431645EC}">
                        <a14:shadowObscured xmlns:a14="http://schemas.microsoft.com/office/drawing/2010/main"/>
                      </a:ext>
                    </a:extLst>
                  </pic:spPr>
                </pic:pic>
              </a:graphicData>
            </a:graphic>
          </wp:inline>
        </w:drawing>
      </w:r>
    </w:p>
    <w:p w14:paraId="74C743D4" w14:textId="7E24D1FF" w:rsidR="00E43FE2" w:rsidRDefault="00E43FE2" w:rsidP="00E43FE2">
      <w:pPr>
        <w:pStyle w:val="Caption"/>
      </w:pPr>
      <w:bookmarkStart w:id="1017" w:name="_Ref161308250"/>
      <w:bookmarkStart w:id="1018" w:name="_Toc170288636"/>
      <w:r>
        <w:t xml:space="preserve">Figure </w:t>
      </w:r>
      <w:r>
        <w:fldChar w:fldCharType="begin"/>
      </w:r>
      <w:r>
        <w:instrText xml:space="preserve"> SEQ Figure \* ARABIC </w:instrText>
      </w:r>
      <w:r>
        <w:fldChar w:fldCharType="separate"/>
      </w:r>
      <w:r w:rsidR="00B95831">
        <w:rPr>
          <w:noProof/>
        </w:rPr>
        <w:t>9</w:t>
      </w:r>
      <w:r>
        <w:rPr>
          <w:noProof/>
        </w:rPr>
        <w:fldChar w:fldCharType="end"/>
      </w:r>
      <w:bookmarkEnd w:id="1017"/>
      <w:r>
        <w:tab/>
      </w:r>
      <w:r w:rsidRPr="00E43FE2">
        <w:t xml:space="preserve">Step-change analogue value with </w:t>
      </w:r>
      <w:r w:rsidR="00D01088">
        <w:t>4</w:t>
      </w:r>
      <w:r w:rsidRPr="00E43FE2">
        <w:t xml:space="preserve"> limits</w:t>
      </w:r>
      <w:bookmarkEnd w:id="1018"/>
    </w:p>
    <w:p w14:paraId="7C90DB63" w14:textId="77955817" w:rsidR="00C819B1" w:rsidRPr="00C819B1" w:rsidRDefault="00C819B1" w:rsidP="00C819B1">
      <w:pPr>
        <w:pStyle w:val="BodyText"/>
        <w:rPr>
          <w:rFonts w:eastAsia="DengXian"/>
        </w:rPr>
      </w:pPr>
      <w:r w:rsidRPr="00C819B1">
        <w:rPr>
          <w:rFonts w:eastAsia="DengXian"/>
        </w:rPr>
        <w:t xml:space="preserve">When an analogue </w:t>
      </w:r>
      <w:r w:rsidR="006935F1">
        <w:rPr>
          <w:rFonts w:eastAsia="DengXian"/>
        </w:rPr>
        <w:t>point</w:t>
      </w:r>
      <w:r w:rsidRPr="00C819B1">
        <w:rPr>
          <w:rFonts w:eastAsia="DengXian"/>
        </w:rPr>
        <w:t xml:space="preserve"> changes state</w:t>
      </w:r>
      <w:r w:rsidR="00A06DC5">
        <w:rPr>
          <w:rFonts w:eastAsia="DengXian"/>
        </w:rPr>
        <w:t>,</w:t>
      </w:r>
      <w:r w:rsidRPr="00C819B1">
        <w:rPr>
          <w:rFonts w:eastAsia="DengXian"/>
        </w:rPr>
        <w:t xml:space="preserve"> only the new state of the </w:t>
      </w:r>
      <w:r w:rsidR="006935F1">
        <w:rPr>
          <w:rFonts w:eastAsia="DengXian"/>
        </w:rPr>
        <w:t>point</w:t>
      </w:r>
      <w:r w:rsidRPr="00C819B1">
        <w:rPr>
          <w:rFonts w:eastAsia="DengXian"/>
        </w:rPr>
        <w:t xml:space="preserve"> is reported</w:t>
      </w:r>
      <w:r w:rsidR="009056E0">
        <w:rPr>
          <w:rFonts w:eastAsia="DengXian"/>
        </w:rPr>
        <w:t>.</w:t>
      </w:r>
      <w:r w:rsidRPr="00C819B1">
        <w:rPr>
          <w:rFonts w:eastAsia="DengXian"/>
        </w:rPr>
        <w:t xml:space="preserve"> </w:t>
      </w:r>
      <w:r w:rsidR="009056E0">
        <w:rPr>
          <w:rFonts w:eastAsia="DengXian"/>
        </w:rPr>
        <w:t>A</w:t>
      </w:r>
      <w:r w:rsidRPr="00C819B1">
        <w:rPr>
          <w:rFonts w:eastAsia="DengXian"/>
        </w:rPr>
        <w:t xml:space="preserve">ny intermediate states that may have been </w:t>
      </w:r>
      <w:r>
        <w:rPr>
          <w:rFonts w:eastAsia="DengXian"/>
        </w:rPr>
        <w:t>exceeded</w:t>
      </w:r>
      <w:r w:rsidRPr="00C819B1">
        <w:rPr>
          <w:rFonts w:eastAsia="DengXian"/>
        </w:rPr>
        <w:t xml:space="preserve"> at the time in the change from the old state to the new state</w:t>
      </w:r>
      <w:r w:rsidR="006B284D">
        <w:rPr>
          <w:rFonts w:eastAsia="DengXian"/>
        </w:rPr>
        <w:t xml:space="preserve"> are not reported</w:t>
      </w:r>
      <w:r w:rsidRPr="00C819B1">
        <w:rPr>
          <w:rFonts w:eastAsia="DengXian"/>
        </w:rPr>
        <w:t xml:space="preserve">. This ensures that only a single event is generated or logged for each individual state change. For example, if a </w:t>
      </w:r>
      <w:r w:rsidR="006935F1">
        <w:rPr>
          <w:rFonts w:eastAsia="DengXian"/>
        </w:rPr>
        <w:t>point</w:t>
      </w:r>
      <w:r w:rsidRPr="00C819B1">
        <w:rPr>
          <w:rFonts w:eastAsia="DengXian"/>
        </w:rPr>
        <w:t xml:space="preserve"> has two high limits and changes from the normal state to the high-high state</w:t>
      </w:r>
      <w:r w:rsidR="00A03F76">
        <w:rPr>
          <w:rFonts w:eastAsia="DengXian"/>
        </w:rPr>
        <w:t>,</w:t>
      </w:r>
      <w:r w:rsidRPr="00C819B1">
        <w:rPr>
          <w:rFonts w:eastAsia="DengXian"/>
        </w:rPr>
        <w:t xml:space="preserve"> then one event </w:t>
      </w:r>
      <w:r>
        <w:rPr>
          <w:rFonts w:eastAsia="DengXian"/>
        </w:rPr>
        <w:t>is</w:t>
      </w:r>
      <w:r w:rsidRPr="00C819B1">
        <w:rPr>
          <w:rFonts w:eastAsia="DengXian"/>
        </w:rPr>
        <w:t xml:space="preserve"> generated or logged for entering the high-high state.</w:t>
      </w:r>
    </w:p>
    <w:p w14:paraId="5C3D66D0" w14:textId="2EC90721" w:rsidR="00C819B1" w:rsidRPr="00C819B1" w:rsidRDefault="00C819B1" w:rsidP="00C819B1">
      <w:pPr>
        <w:pStyle w:val="BodyText"/>
        <w:rPr>
          <w:rFonts w:eastAsia="DengXian"/>
        </w:rPr>
      </w:pPr>
      <w:r w:rsidRPr="00C819B1">
        <w:rPr>
          <w:rFonts w:eastAsia="DengXian"/>
        </w:rPr>
        <w:t xml:space="preserve">When multiple changes occur in one scan of I/O for a </w:t>
      </w:r>
      <w:r w:rsidR="006935F1">
        <w:rPr>
          <w:rFonts w:eastAsia="DengXian"/>
        </w:rPr>
        <w:t>point</w:t>
      </w:r>
      <w:r>
        <w:rPr>
          <w:rFonts w:eastAsia="DengXian"/>
        </w:rPr>
        <w:t xml:space="preserve">, </w:t>
      </w:r>
      <w:r w:rsidRPr="00C819B1">
        <w:rPr>
          <w:rFonts w:eastAsia="DengXian"/>
        </w:rPr>
        <w:t xml:space="preserve">state, </w:t>
      </w:r>
      <w:r w:rsidR="006935F1">
        <w:rPr>
          <w:rFonts w:eastAsia="DengXian"/>
        </w:rPr>
        <w:t>point</w:t>
      </w:r>
      <w:r w:rsidRPr="00C819B1">
        <w:rPr>
          <w:rFonts w:eastAsia="DengXian"/>
        </w:rPr>
        <w:t xml:space="preserve"> quality flag or other changes</w:t>
      </w:r>
      <w:r>
        <w:rPr>
          <w:rFonts w:eastAsia="DengXian"/>
        </w:rPr>
        <w:t>,</w:t>
      </w:r>
      <w:r w:rsidRPr="00C819B1">
        <w:rPr>
          <w:rFonts w:eastAsia="DengXian"/>
        </w:rPr>
        <w:t xml:space="preserve"> only the highest action of all the changes that occurred is performed by the </w:t>
      </w:r>
      <w:r>
        <w:rPr>
          <w:rFonts w:eastAsia="DengXian"/>
        </w:rPr>
        <w:t>FD,</w:t>
      </w:r>
      <w:r w:rsidRPr="00C819B1">
        <w:rPr>
          <w:rFonts w:eastAsia="DengXian"/>
        </w:rPr>
        <w:t xml:space="preserve"> subject to the highest permitted action. This is to ensure only one action occurs for a single I/O scan. </w:t>
      </w:r>
    </w:p>
    <w:p w14:paraId="0512906E" w14:textId="71F249C4" w:rsidR="00C819B1" w:rsidRDefault="00C819B1" w:rsidP="00C819B1">
      <w:pPr>
        <w:pStyle w:val="BodyText"/>
        <w:rPr>
          <w:rFonts w:eastAsia="DengXian"/>
        </w:rPr>
      </w:pPr>
      <w:r w:rsidRPr="00C819B1">
        <w:rPr>
          <w:rFonts w:eastAsia="DengXian"/>
        </w:rPr>
        <w:t>If a</w:t>
      </w:r>
      <w:r>
        <w:rPr>
          <w:rFonts w:eastAsia="DengXian"/>
        </w:rPr>
        <w:t>n</w:t>
      </w:r>
      <w:r w:rsidRPr="00C819B1">
        <w:rPr>
          <w:rFonts w:eastAsia="DengXian"/>
        </w:rPr>
        <w:t xml:space="preserve"> </w:t>
      </w:r>
      <w:r>
        <w:rPr>
          <w:rFonts w:eastAsia="DengXian"/>
        </w:rPr>
        <w:t>FD</w:t>
      </w:r>
      <w:r w:rsidRPr="00C819B1">
        <w:rPr>
          <w:rFonts w:eastAsia="DengXian"/>
        </w:rPr>
        <w:t xml:space="preserve"> only supports a single hysteresis or single persistence per </w:t>
      </w:r>
      <w:r w:rsidR="006935F1">
        <w:rPr>
          <w:rFonts w:eastAsia="DengXian"/>
        </w:rPr>
        <w:t>point</w:t>
      </w:r>
      <w:r w:rsidRPr="00C819B1">
        <w:rPr>
          <w:rFonts w:eastAsia="DengXian"/>
        </w:rPr>
        <w:t xml:space="preserve">, then the </w:t>
      </w:r>
      <w:r>
        <w:rPr>
          <w:rFonts w:eastAsia="DengXian"/>
        </w:rPr>
        <w:t>SA</w:t>
      </w:r>
      <w:r w:rsidRPr="00C819B1">
        <w:rPr>
          <w:rFonts w:eastAsia="DengXian"/>
        </w:rPr>
        <w:t xml:space="preserve"> must download the same hysteresis or persistence value for each limit per </w:t>
      </w:r>
      <w:r w:rsidR="006935F1">
        <w:rPr>
          <w:rFonts w:eastAsia="DengXian"/>
        </w:rPr>
        <w:t>point</w:t>
      </w:r>
      <w:r w:rsidRPr="00C819B1">
        <w:rPr>
          <w:rFonts w:eastAsia="DengXian"/>
        </w:rPr>
        <w:t xml:space="preserve">. If the </w:t>
      </w:r>
      <w:r>
        <w:rPr>
          <w:rFonts w:eastAsia="DengXian"/>
        </w:rPr>
        <w:t>SA</w:t>
      </w:r>
      <w:r w:rsidRPr="00C819B1">
        <w:rPr>
          <w:rFonts w:eastAsia="DengXian"/>
        </w:rPr>
        <w:t xml:space="preserve"> downloads different hysteresis or persistence, then the </w:t>
      </w:r>
      <w:r w:rsidR="008B72E2">
        <w:rPr>
          <w:rFonts w:eastAsia="DengXian"/>
        </w:rPr>
        <w:t>FD</w:t>
      </w:r>
      <w:r w:rsidR="008B72E2" w:rsidRPr="00C819B1">
        <w:rPr>
          <w:rFonts w:eastAsia="DengXian"/>
        </w:rPr>
        <w:t xml:space="preserve"> rejects</w:t>
      </w:r>
      <w:r w:rsidRPr="00C819B1">
        <w:rPr>
          <w:rFonts w:eastAsia="DengXian"/>
        </w:rPr>
        <w:t xml:space="preserve"> the configuration. When the hysteresis or persistence is changed at the </w:t>
      </w:r>
      <w:r>
        <w:rPr>
          <w:rFonts w:eastAsia="DengXian"/>
        </w:rPr>
        <w:t>SA</w:t>
      </w:r>
      <w:r w:rsidR="00C61848">
        <w:rPr>
          <w:rFonts w:eastAsia="DengXian"/>
        </w:rPr>
        <w:t>,</w:t>
      </w:r>
      <w:r w:rsidRPr="00C819B1">
        <w:rPr>
          <w:rFonts w:eastAsia="DengXian"/>
        </w:rPr>
        <w:t xml:space="preserve"> it must download all the limits.</w:t>
      </w:r>
    </w:p>
    <w:p w14:paraId="09C7C31D" w14:textId="1BA444EE" w:rsidR="00C819B1" w:rsidRPr="00C819B1" w:rsidRDefault="00C819B1" w:rsidP="007B1287">
      <w:pPr>
        <w:pStyle w:val="Heading4"/>
        <w:rPr>
          <w:rFonts w:eastAsia="DengXian"/>
        </w:rPr>
      </w:pPr>
      <w:r w:rsidRPr="00C819B1">
        <w:rPr>
          <w:rFonts w:eastAsia="DengXian"/>
        </w:rPr>
        <w:t xml:space="preserve">Point </w:t>
      </w:r>
      <w:r w:rsidR="006B0494" w:rsidRPr="00C819B1">
        <w:rPr>
          <w:rFonts w:eastAsia="DengXian"/>
        </w:rPr>
        <w:t>limit index</w:t>
      </w:r>
    </w:p>
    <w:p w14:paraId="4F94E914" w14:textId="7704D139" w:rsidR="00C819B1" w:rsidRPr="00C819B1" w:rsidRDefault="00C819B1" w:rsidP="00C819B1">
      <w:pPr>
        <w:pStyle w:val="BodyText"/>
        <w:rPr>
          <w:rFonts w:eastAsia="DengXian"/>
        </w:rPr>
      </w:pPr>
      <w:r w:rsidRPr="00C819B1">
        <w:rPr>
          <w:rFonts w:eastAsia="DengXian"/>
        </w:rPr>
        <w:t xml:space="preserve">The </w:t>
      </w:r>
      <w:r w:rsidR="00D81E30">
        <w:rPr>
          <w:rFonts w:eastAsia="DengXian"/>
        </w:rPr>
        <w:t>P</w:t>
      </w:r>
      <w:r w:rsidRPr="00C819B1">
        <w:rPr>
          <w:rFonts w:eastAsia="DengXian"/>
        </w:rPr>
        <w:t xml:space="preserve">oint </w:t>
      </w:r>
      <w:r w:rsidR="00D81E30">
        <w:rPr>
          <w:rFonts w:eastAsia="DengXian"/>
        </w:rPr>
        <w:t>L</w:t>
      </w:r>
      <w:r w:rsidRPr="00C819B1">
        <w:rPr>
          <w:rFonts w:eastAsia="DengXian"/>
        </w:rPr>
        <w:t xml:space="preserve">imit </w:t>
      </w:r>
      <w:r w:rsidR="00D81E30">
        <w:rPr>
          <w:rFonts w:eastAsia="DengXian"/>
        </w:rPr>
        <w:t>I</w:t>
      </w:r>
      <w:r w:rsidRPr="00C819B1">
        <w:rPr>
          <w:rFonts w:eastAsia="DengXian"/>
        </w:rPr>
        <w:t>ndex</w:t>
      </w:r>
      <w:r w:rsidR="00D81E30">
        <w:rPr>
          <w:rFonts w:eastAsia="DengXian"/>
        </w:rPr>
        <w:t xml:space="preserve"> (PLI)</w:t>
      </w:r>
      <w:r w:rsidRPr="00C819B1">
        <w:rPr>
          <w:rFonts w:eastAsia="DengXian"/>
        </w:rPr>
        <w:t xml:space="preserve"> defines which of the </w:t>
      </w:r>
      <w:r w:rsidR="006935F1">
        <w:rPr>
          <w:rFonts w:eastAsia="DengXian"/>
        </w:rPr>
        <w:t>point</w:t>
      </w:r>
      <w:r w:rsidRPr="00C819B1">
        <w:rPr>
          <w:rFonts w:eastAsia="DengXian"/>
        </w:rPr>
        <w:t>’s limits th</w:t>
      </w:r>
      <w:r w:rsidR="00AB3C53">
        <w:rPr>
          <w:rFonts w:eastAsia="DengXian"/>
        </w:rPr>
        <w:t>e</w:t>
      </w:r>
      <w:r w:rsidRPr="00C819B1">
        <w:rPr>
          <w:rFonts w:eastAsia="DengXian"/>
        </w:rPr>
        <w:t xml:space="preserve"> record relates to and must be a valid limit for the </w:t>
      </w:r>
      <w:r w:rsidR="00AB3C53">
        <w:rPr>
          <w:rFonts w:eastAsia="DengXian"/>
        </w:rPr>
        <w:t>FD</w:t>
      </w:r>
      <w:r w:rsidRPr="00C819B1">
        <w:rPr>
          <w:rFonts w:eastAsia="DengXian"/>
        </w:rPr>
        <w:t xml:space="preserve">. </w:t>
      </w:r>
    </w:p>
    <w:p w14:paraId="1EBE914A" w14:textId="107DA678" w:rsidR="00C819B1" w:rsidRPr="00C819B1" w:rsidRDefault="00C819B1" w:rsidP="00C819B1">
      <w:pPr>
        <w:pStyle w:val="BodyText"/>
        <w:rPr>
          <w:rFonts w:eastAsia="DengXian"/>
        </w:rPr>
      </w:pPr>
      <w:r w:rsidRPr="00C819B1">
        <w:rPr>
          <w:rFonts w:eastAsia="DengXian"/>
        </w:rPr>
        <w:t xml:space="preserve">The PLIs used by the </w:t>
      </w:r>
      <w:r w:rsidR="00AB3C53">
        <w:rPr>
          <w:rFonts w:eastAsia="DengXian"/>
        </w:rPr>
        <w:t>FD</w:t>
      </w:r>
      <w:r w:rsidRPr="00C819B1">
        <w:rPr>
          <w:rFonts w:eastAsia="DengXian"/>
        </w:rPr>
        <w:t xml:space="preserve"> must start from one and be consecutive. Also, PLI one must correspond to the lowest limit, and the maximum PLI must correspond to the highest limit. PLI zero is reserved to represent the normal state of a </w:t>
      </w:r>
      <w:r w:rsidR="006935F1">
        <w:rPr>
          <w:rFonts w:eastAsia="DengXian"/>
        </w:rPr>
        <w:t>point</w:t>
      </w:r>
      <w:r w:rsidRPr="00C819B1">
        <w:rPr>
          <w:rFonts w:eastAsia="DengXian"/>
        </w:rPr>
        <w:t xml:space="preserve">. A maximum number of limits for each analogue </w:t>
      </w:r>
      <w:r w:rsidR="006935F1">
        <w:rPr>
          <w:rFonts w:eastAsia="DengXian"/>
        </w:rPr>
        <w:t>point</w:t>
      </w:r>
      <w:r w:rsidR="00AB3C53" w:rsidRPr="00C819B1">
        <w:rPr>
          <w:rFonts w:eastAsia="DengXian"/>
        </w:rPr>
        <w:t xml:space="preserve"> </w:t>
      </w:r>
      <w:r w:rsidRPr="00C819B1">
        <w:rPr>
          <w:rFonts w:eastAsia="DengXian"/>
        </w:rPr>
        <w:t xml:space="preserve">is declared in the SA Profile. </w:t>
      </w:r>
    </w:p>
    <w:p w14:paraId="0FD88260" w14:textId="1BE95E69" w:rsidR="00C819B1" w:rsidRPr="00C819B1" w:rsidRDefault="00C819B1" w:rsidP="00B50947">
      <w:pPr>
        <w:pStyle w:val="BodyText"/>
        <w:keepNext/>
        <w:rPr>
          <w:rFonts w:eastAsia="DengXian"/>
        </w:rPr>
      </w:pPr>
      <w:r w:rsidRPr="00C819B1">
        <w:rPr>
          <w:rFonts w:eastAsia="DengXian"/>
        </w:rPr>
        <w:lastRenderedPageBreak/>
        <w:t>For example, a</w:t>
      </w:r>
      <w:r w:rsidR="00AB3C53">
        <w:rPr>
          <w:rFonts w:eastAsia="DengXian"/>
        </w:rPr>
        <w:t>n</w:t>
      </w:r>
      <w:r w:rsidRPr="00C819B1">
        <w:rPr>
          <w:rFonts w:eastAsia="DengXian"/>
        </w:rPr>
        <w:t xml:space="preserve"> </w:t>
      </w:r>
      <w:r w:rsidR="00AB3C53">
        <w:rPr>
          <w:rFonts w:eastAsia="DengXian"/>
        </w:rPr>
        <w:t>FD</w:t>
      </w:r>
      <w:r w:rsidRPr="00C819B1">
        <w:rPr>
          <w:rFonts w:eastAsia="DengXian"/>
        </w:rPr>
        <w:t xml:space="preserve"> with four limits that have fixed directions may use the following PLIs:</w:t>
      </w:r>
    </w:p>
    <w:p w14:paraId="000E6316" w14:textId="77777777" w:rsidR="00C819B1" w:rsidRPr="00C819B1" w:rsidRDefault="00C819B1" w:rsidP="00BA4341">
      <w:pPr>
        <w:pStyle w:val="Bullet"/>
        <w:keepNext/>
        <w:rPr>
          <w:rFonts w:eastAsia="DengXian"/>
        </w:rPr>
      </w:pPr>
      <w:r w:rsidRPr="00C819B1">
        <w:rPr>
          <w:rFonts w:eastAsia="DengXian"/>
        </w:rPr>
        <w:t>1 – Low-Low (LL)</w:t>
      </w:r>
    </w:p>
    <w:p w14:paraId="42FBFE09" w14:textId="77777777" w:rsidR="00C819B1" w:rsidRPr="00C819B1" w:rsidRDefault="00C819B1" w:rsidP="00AB3C53">
      <w:pPr>
        <w:pStyle w:val="Bullet"/>
        <w:rPr>
          <w:rFonts w:eastAsia="DengXian"/>
        </w:rPr>
      </w:pPr>
      <w:r w:rsidRPr="00C819B1">
        <w:rPr>
          <w:rFonts w:eastAsia="DengXian"/>
        </w:rPr>
        <w:t>2 – Low (L)</w:t>
      </w:r>
    </w:p>
    <w:p w14:paraId="584D7E34" w14:textId="77777777" w:rsidR="00C819B1" w:rsidRPr="00C819B1" w:rsidRDefault="00C819B1" w:rsidP="00AB3C53">
      <w:pPr>
        <w:pStyle w:val="Bullet"/>
        <w:rPr>
          <w:rFonts w:eastAsia="DengXian"/>
        </w:rPr>
      </w:pPr>
      <w:r w:rsidRPr="00C819B1">
        <w:rPr>
          <w:rFonts w:eastAsia="DengXian"/>
        </w:rPr>
        <w:t>3 – High (H)</w:t>
      </w:r>
    </w:p>
    <w:p w14:paraId="2FEF7DB0" w14:textId="77777777" w:rsidR="00C819B1" w:rsidRPr="00C819B1" w:rsidRDefault="00C819B1" w:rsidP="00AB3C53">
      <w:pPr>
        <w:pStyle w:val="Bullet"/>
        <w:rPr>
          <w:rFonts w:eastAsia="DengXian"/>
        </w:rPr>
      </w:pPr>
      <w:r w:rsidRPr="00C819B1">
        <w:rPr>
          <w:rFonts w:eastAsia="DengXian"/>
        </w:rPr>
        <w:t>4 – High-High (HH)</w:t>
      </w:r>
    </w:p>
    <w:p w14:paraId="28D6CE3D" w14:textId="77777777" w:rsidR="00AB3C53" w:rsidRPr="00AB3C53" w:rsidRDefault="00AB3C53" w:rsidP="007B1287">
      <w:pPr>
        <w:pStyle w:val="Heading4"/>
        <w:rPr>
          <w:rFonts w:eastAsia="DengXian"/>
        </w:rPr>
      </w:pPr>
      <w:r w:rsidRPr="00AB3C53">
        <w:rPr>
          <w:rFonts w:eastAsia="DengXian"/>
        </w:rPr>
        <w:t>Direction</w:t>
      </w:r>
    </w:p>
    <w:p w14:paraId="53B2CFCD" w14:textId="3F68077C" w:rsidR="00AB3C53" w:rsidRPr="00AB3C53" w:rsidRDefault="00AB3C53" w:rsidP="00AB3C53">
      <w:pPr>
        <w:pStyle w:val="BodyText"/>
        <w:rPr>
          <w:rFonts w:eastAsia="DengXian"/>
        </w:rPr>
      </w:pPr>
      <w:r w:rsidRPr="00AB3C53">
        <w:rPr>
          <w:rFonts w:eastAsia="DengXian"/>
        </w:rPr>
        <w:t>The D</w:t>
      </w:r>
      <w:r>
        <w:rPr>
          <w:rFonts w:eastAsia="DengXian"/>
        </w:rPr>
        <w:t>i</w:t>
      </w:r>
      <w:r w:rsidRPr="00AB3C53">
        <w:rPr>
          <w:rFonts w:eastAsia="DengXian"/>
        </w:rPr>
        <w:t xml:space="preserve">rection is the direction in which the </w:t>
      </w:r>
      <w:r w:rsidR="006935F1">
        <w:rPr>
          <w:rFonts w:eastAsia="DengXian"/>
        </w:rPr>
        <w:t>point</w:t>
      </w:r>
      <w:r w:rsidRPr="00AB3C53">
        <w:rPr>
          <w:rFonts w:eastAsia="DengXian"/>
        </w:rPr>
        <w:t xml:space="preserve"> value </w:t>
      </w:r>
      <w:r>
        <w:rPr>
          <w:rFonts w:eastAsia="DengXian"/>
        </w:rPr>
        <w:t>is</w:t>
      </w:r>
      <w:r w:rsidRPr="00AB3C53">
        <w:rPr>
          <w:rFonts w:eastAsia="DengXian"/>
        </w:rPr>
        <w:t xml:space="preserve"> moving past the limit value to be entering the corresponding state. </w:t>
      </w:r>
      <w:r>
        <w:rPr>
          <w:rFonts w:eastAsia="DengXian"/>
        </w:rPr>
        <w:t>O</w:t>
      </w:r>
      <w:r w:rsidRPr="00AB3C53">
        <w:rPr>
          <w:rFonts w:eastAsia="DengXian"/>
        </w:rPr>
        <w:t>ptions are:</w:t>
      </w:r>
    </w:p>
    <w:p w14:paraId="0DDADCEB" w14:textId="69AC5B84" w:rsidR="00AB3C53" w:rsidRPr="00AB3C53" w:rsidRDefault="00AB3C53" w:rsidP="00AB3C53">
      <w:pPr>
        <w:pStyle w:val="Bullet"/>
        <w:rPr>
          <w:rFonts w:eastAsia="DengXian"/>
        </w:rPr>
      </w:pPr>
      <w:r w:rsidRPr="00AB3C53">
        <w:rPr>
          <w:rFonts w:eastAsia="DengXian"/>
        </w:rPr>
        <w:t>0 for positive going</w:t>
      </w:r>
      <w:r>
        <w:rPr>
          <w:rFonts w:eastAsia="DengXian"/>
        </w:rPr>
        <w:t>,</w:t>
      </w:r>
      <w:r w:rsidRPr="00AB3C53">
        <w:rPr>
          <w:rFonts w:eastAsia="DengXian"/>
        </w:rPr>
        <w:t xml:space="preserve"> a high limit</w:t>
      </w:r>
      <w:r>
        <w:rPr>
          <w:rFonts w:eastAsia="DengXian"/>
        </w:rPr>
        <w:t>.</w:t>
      </w:r>
    </w:p>
    <w:p w14:paraId="2059D700" w14:textId="38B00EFA" w:rsidR="00AB3C53" w:rsidRPr="00AB3C53" w:rsidRDefault="00AB3C53" w:rsidP="00AB3C53">
      <w:pPr>
        <w:pStyle w:val="Bullet"/>
        <w:rPr>
          <w:rFonts w:eastAsia="DengXian"/>
        </w:rPr>
      </w:pPr>
      <w:r w:rsidRPr="00AB3C53">
        <w:rPr>
          <w:rFonts w:eastAsia="DengXian"/>
        </w:rPr>
        <w:t>1 for negative going</w:t>
      </w:r>
      <w:r>
        <w:rPr>
          <w:rFonts w:eastAsia="DengXian"/>
        </w:rPr>
        <w:t>,</w:t>
      </w:r>
      <w:r w:rsidRPr="00AB3C53">
        <w:rPr>
          <w:rFonts w:eastAsia="DengXian"/>
        </w:rPr>
        <w:t xml:space="preserve"> a low limit</w:t>
      </w:r>
      <w:r>
        <w:rPr>
          <w:rFonts w:eastAsia="DengXian"/>
        </w:rPr>
        <w:t>.</w:t>
      </w:r>
    </w:p>
    <w:p w14:paraId="3199D43F" w14:textId="1F12E941" w:rsidR="00AB3C53" w:rsidRDefault="00AB3C53" w:rsidP="00AB3C53">
      <w:pPr>
        <w:pStyle w:val="BodyText"/>
        <w:rPr>
          <w:rFonts w:eastAsia="DengXian"/>
        </w:rPr>
      </w:pPr>
      <w:r w:rsidRPr="00AB3C53">
        <w:rPr>
          <w:rFonts w:eastAsia="DengXian"/>
        </w:rPr>
        <w:t>The direction of each limit in a</w:t>
      </w:r>
      <w:r>
        <w:rPr>
          <w:rFonts w:eastAsia="DengXian"/>
        </w:rPr>
        <w:t>n</w:t>
      </w:r>
      <w:r w:rsidRPr="00AB3C53">
        <w:rPr>
          <w:rFonts w:eastAsia="DengXian"/>
        </w:rPr>
        <w:t xml:space="preserve"> </w:t>
      </w:r>
      <w:r>
        <w:rPr>
          <w:rFonts w:eastAsia="DengXian"/>
        </w:rPr>
        <w:t>FD</w:t>
      </w:r>
      <w:r w:rsidRPr="00AB3C53">
        <w:rPr>
          <w:rFonts w:eastAsia="DengXian"/>
        </w:rPr>
        <w:t xml:space="preserve"> may be fixed</w:t>
      </w:r>
      <w:r>
        <w:rPr>
          <w:rFonts w:eastAsia="DengXian"/>
        </w:rPr>
        <w:t xml:space="preserve">, </w:t>
      </w:r>
      <w:r w:rsidRPr="00AB3C53">
        <w:rPr>
          <w:rFonts w:eastAsia="DengXian"/>
        </w:rPr>
        <w:t xml:space="preserve">for example, HH, H, L, LL. In this case the </w:t>
      </w:r>
      <w:r>
        <w:rPr>
          <w:rFonts w:eastAsia="DengXian"/>
        </w:rPr>
        <w:t>SA</w:t>
      </w:r>
      <w:r w:rsidRPr="00AB3C53">
        <w:rPr>
          <w:rFonts w:eastAsia="DengXian"/>
        </w:rPr>
        <w:t xml:space="preserve"> must download these directions. The </w:t>
      </w:r>
      <w:r w:rsidR="008B72E2">
        <w:rPr>
          <w:rFonts w:eastAsia="DengXian"/>
        </w:rPr>
        <w:t>FD</w:t>
      </w:r>
      <w:r w:rsidR="008B72E2" w:rsidRPr="00AB3C53">
        <w:rPr>
          <w:rFonts w:eastAsia="DengXian"/>
        </w:rPr>
        <w:t xml:space="preserve"> rejects</w:t>
      </w:r>
      <w:r w:rsidRPr="00AB3C53">
        <w:rPr>
          <w:rFonts w:eastAsia="DengXian"/>
        </w:rPr>
        <w:t xml:space="preserve"> any configuration with a different direction for a particular limit.</w:t>
      </w:r>
    </w:p>
    <w:p w14:paraId="0F778846" w14:textId="1C598ED7" w:rsidR="00AB3C53" w:rsidRPr="00AB3C53" w:rsidRDefault="00AB3C53" w:rsidP="007B1287">
      <w:pPr>
        <w:pStyle w:val="Heading4"/>
        <w:rPr>
          <w:rFonts w:eastAsia="DengXian"/>
        </w:rPr>
      </w:pPr>
      <w:r w:rsidRPr="00AB3C53">
        <w:rPr>
          <w:rFonts w:eastAsia="DengXian"/>
        </w:rPr>
        <w:t xml:space="preserve">Limit </w:t>
      </w:r>
      <w:r w:rsidR="006B0494" w:rsidRPr="00AB3C53">
        <w:rPr>
          <w:rFonts w:eastAsia="DengXian"/>
        </w:rPr>
        <w:t>value</w:t>
      </w:r>
    </w:p>
    <w:p w14:paraId="77B3AF4E" w14:textId="14F3FB3D" w:rsidR="00AB3C53" w:rsidRPr="00AB3C53" w:rsidRDefault="00AB3C53" w:rsidP="00AB3C53">
      <w:pPr>
        <w:pStyle w:val="BodyText"/>
        <w:rPr>
          <w:rFonts w:eastAsia="DengXian"/>
        </w:rPr>
      </w:pPr>
      <w:r w:rsidRPr="00AB3C53">
        <w:rPr>
          <w:rFonts w:eastAsia="DengXian"/>
        </w:rPr>
        <w:t>The limit value defines the threshold for th</w:t>
      </w:r>
      <w:r>
        <w:rPr>
          <w:rFonts w:eastAsia="DengXian"/>
        </w:rPr>
        <w:t>e</w:t>
      </w:r>
      <w:r w:rsidRPr="00AB3C53">
        <w:rPr>
          <w:rFonts w:eastAsia="DengXian"/>
        </w:rPr>
        <w:t xml:space="preserve"> limit. The limit value is in engineering units, and the </w:t>
      </w:r>
      <w:r>
        <w:rPr>
          <w:rFonts w:eastAsia="DengXian"/>
        </w:rPr>
        <w:t>FD</w:t>
      </w:r>
      <w:r w:rsidRPr="00AB3C53">
        <w:rPr>
          <w:rFonts w:eastAsia="DengXian"/>
        </w:rPr>
        <w:t xml:space="preserve"> must store it in engineer units</w:t>
      </w:r>
      <w:r>
        <w:rPr>
          <w:rFonts w:eastAsia="DengXian"/>
        </w:rPr>
        <w:t xml:space="preserve">, </w:t>
      </w:r>
      <w:r w:rsidRPr="00AB3C53">
        <w:rPr>
          <w:rFonts w:eastAsia="DengXian"/>
        </w:rPr>
        <w:t xml:space="preserve">not the equivalent raw value, so that it is not affected by any subsequent change to the scaling of the </w:t>
      </w:r>
      <w:r w:rsidR="006935F1">
        <w:rPr>
          <w:rFonts w:eastAsia="DengXian"/>
        </w:rPr>
        <w:t>point</w:t>
      </w:r>
      <w:r w:rsidRPr="00AB3C53">
        <w:rPr>
          <w:rFonts w:eastAsia="DengXian"/>
        </w:rPr>
        <w:t xml:space="preserve">. The </w:t>
      </w:r>
      <w:r w:rsidR="008B72E2">
        <w:rPr>
          <w:rFonts w:eastAsia="DengXian"/>
        </w:rPr>
        <w:t>FD</w:t>
      </w:r>
      <w:r w:rsidR="008B72E2" w:rsidRPr="00AB3C53">
        <w:rPr>
          <w:rFonts w:eastAsia="DengXian"/>
        </w:rPr>
        <w:t xml:space="preserve"> rejects</w:t>
      </w:r>
      <w:r w:rsidRPr="00AB3C53">
        <w:rPr>
          <w:rFonts w:eastAsia="DengXian"/>
        </w:rPr>
        <w:t xml:space="preserve"> any configuration that has the same Limit Value on adjacent Point Limit Indices.</w:t>
      </w:r>
    </w:p>
    <w:p w14:paraId="43594749" w14:textId="230BE1BB" w:rsidR="00AB3C53" w:rsidRPr="00AB3C53" w:rsidRDefault="00AB3C53" w:rsidP="00AB3C53">
      <w:pPr>
        <w:pStyle w:val="BodyText"/>
        <w:rPr>
          <w:rFonts w:eastAsia="DengXian"/>
        </w:rPr>
      </w:pPr>
      <w:r w:rsidRPr="00AB3C53">
        <w:rPr>
          <w:rFonts w:eastAsia="DengXian"/>
        </w:rPr>
        <w:t xml:space="preserve">When a profile is specified for a day of the week, it overrides the limit value for that day. </w:t>
      </w:r>
      <w:r>
        <w:rPr>
          <w:rFonts w:eastAsia="DengXian"/>
        </w:rPr>
        <w:t>W</w:t>
      </w:r>
      <w:r w:rsidRPr="00AB3C53">
        <w:rPr>
          <w:rFonts w:eastAsia="DengXian"/>
        </w:rPr>
        <w:t xml:space="preserve">hen a profile is being used every day of the week then the limit value is not used and can contain any arbitrary value. In this case the </w:t>
      </w:r>
      <w:r w:rsidR="00FF421A">
        <w:rPr>
          <w:rFonts w:eastAsia="DengXian"/>
        </w:rPr>
        <w:t>FD</w:t>
      </w:r>
      <w:r w:rsidRPr="00AB3C53">
        <w:rPr>
          <w:rFonts w:eastAsia="DengXian"/>
        </w:rPr>
        <w:t xml:space="preserve"> must not perform any validation using the limit value.</w:t>
      </w:r>
    </w:p>
    <w:p w14:paraId="1F74DD8F" w14:textId="77777777" w:rsidR="00AB3C53" w:rsidRPr="00AB3C53" w:rsidRDefault="00AB3C53" w:rsidP="007B1287">
      <w:pPr>
        <w:pStyle w:val="Heading4"/>
        <w:rPr>
          <w:rFonts w:eastAsia="DengXian"/>
        </w:rPr>
      </w:pPr>
      <w:r w:rsidRPr="00AB3C53">
        <w:rPr>
          <w:rFonts w:eastAsia="DengXian"/>
        </w:rPr>
        <w:t>Action</w:t>
      </w:r>
    </w:p>
    <w:p w14:paraId="61647882" w14:textId="4A82F4DC" w:rsidR="00AB3C53" w:rsidRPr="00AB3C53" w:rsidRDefault="00AB3C53" w:rsidP="00AB3C53">
      <w:pPr>
        <w:pStyle w:val="BodyText"/>
        <w:rPr>
          <w:rFonts w:eastAsia="DengXian"/>
        </w:rPr>
      </w:pPr>
      <w:bookmarkStart w:id="1019" w:name="_Hlk161313577"/>
      <w:r w:rsidRPr="00AB3C53">
        <w:rPr>
          <w:rFonts w:eastAsia="DengXian"/>
        </w:rPr>
        <w:t xml:space="preserve">The Action defines the action to be taken on </w:t>
      </w:r>
      <w:r>
        <w:rPr>
          <w:rFonts w:eastAsia="DengXian"/>
        </w:rPr>
        <w:t>exceeding</w:t>
      </w:r>
      <w:r w:rsidRPr="00AB3C53">
        <w:rPr>
          <w:rFonts w:eastAsia="DengXian"/>
        </w:rPr>
        <w:t xml:space="preserve"> the limit in either direction; the action is as defined in </w:t>
      </w:r>
      <w:r w:rsidRPr="003D567B">
        <w:rPr>
          <w:rFonts w:eastAsia="DengXian"/>
        </w:rPr>
        <w:t xml:space="preserve">Section </w:t>
      </w:r>
      <w:r w:rsidR="003D567B" w:rsidRPr="003D567B">
        <w:rPr>
          <w:rStyle w:val="Crossreference"/>
          <w:rFonts w:eastAsia="DengXian"/>
        </w:rPr>
        <w:fldChar w:fldCharType="begin"/>
      </w:r>
      <w:r w:rsidR="003D567B" w:rsidRPr="003D567B">
        <w:rPr>
          <w:rStyle w:val="Crossreference"/>
          <w:rFonts w:eastAsia="DengXian"/>
        </w:rPr>
        <w:instrText xml:space="preserve"> REF _Ref161319455 \r \h  \* MERGEFORMAT </w:instrText>
      </w:r>
      <w:r w:rsidR="003D567B" w:rsidRPr="003D567B">
        <w:rPr>
          <w:rStyle w:val="Crossreference"/>
          <w:rFonts w:eastAsia="DengXian"/>
        </w:rPr>
      </w:r>
      <w:r w:rsidR="003D567B" w:rsidRPr="003D567B">
        <w:rPr>
          <w:rStyle w:val="Crossreference"/>
          <w:rFonts w:eastAsia="DengXian"/>
        </w:rPr>
        <w:fldChar w:fldCharType="separate"/>
      </w:r>
      <w:r w:rsidR="00B95831">
        <w:rPr>
          <w:rStyle w:val="Crossreference"/>
          <w:rFonts w:eastAsia="DengXian"/>
        </w:rPr>
        <w:t>2.6</w:t>
      </w:r>
      <w:r w:rsidR="003D567B" w:rsidRPr="003D567B">
        <w:rPr>
          <w:rStyle w:val="Crossreference"/>
          <w:rFonts w:eastAsia="DengXian"/>
        </w:rPr>
        <w:fldChar w:fldCharType="end"/>
      </w:r>
      <w:r w:rsidR="006C34B5">
        <w:rPr>
          <w:rStyle w:val="Crossreference"/>
          <w:rFonts w:eastAsia="DengXian"/>
        </w:rPr>
        <w:t xml:space="preserve">, </w:t>
      </w:r>
      <w:r w:rsidR="006C34B5" w:rsidRPr="006C34B5">
        <w:rPr>
          <w:rStyle w:val="Crossreference"/>
          <w:rFonts w:eastAsia="DengXian"/>
        </w:rPr>
        <w:fldChar w:fldCharType="begin"/>
      </w:r>
      <w:r w:rsidR="006C34B5" w:rsidRPr="006C34B5">
        <w:rPr>
          <w:rStyle w:val="Crossreference"/>
          <w:rFonts w:eastAsia="DengXian"/>
        </w:rPr>
        <w:instrText xml:space="preserve"> REF _Ref161319455 \h </w:instrText>
      </w:r>
      <w:r w:rsidR="006C34B5">
        <w:rPr>
          <w:rStyle w:val="Crossreference"/>
          <w:rFonts w:eastAsia="DengXian"/>
        </w:rPr>
        <w:instrText xml:space="preserve"> \* MERGEFORMAT </w:instrText>
      </w:r>
      <w:r w:rsidR="006C34B5" w:rsidRPr="006C34B5">
        <w:rPr>
          <w:rStyle w:val="Crossreference"/>
          <w:rFonts w:eastAsia="DengXian"/>
        </w:rPr>
      </w:r>
      <w:r w:rsidR="006C34B5" w:rsidRPr="006C34B5">
        <w:rPr>
          <w:rStyle w:val="Crossreference"/>
          <w:rFonts w:eastAsia="DengXian"/>
        </w:rPr>
        <w:fldChar w:fldCharType="separate"/>
      </w:r>
      <w:ins w:id="1020" w:author="Gavin Rawson" w:date="2024-07-17T08:57:00Z" w16du:dateUtc="2024-07-17T07:57:00Z">
        <w:r w:rsidR="00B95831" w:rsidRPr="00B95831">
          <w:rPr>
            <w:rStyle w:val="Crossreference"/>
            <w:rPrChange w:id="1021" w:author="Gavin Rawson" w:date="2024-07-17T08:57:00Z" w16du:dateUtc="2024-07-17T07:57:00Z">
              <w:rPr/>
            </w:rPrChange>
          </w:rPr>
          <w:t>Limit and control profiles</w:t>
        </w:r>
      </w:ins>
      <w:del w:id="1022" w:author="Gavin Rawson" w:date="2024-07-15T12:48:00Z" w16du:dateUtc="2024-07-15T11:48:00Z">
        <w:r w:rsidR="002B16D9" w:rsidRPr="00041655" w:rsidDel="00461D1E">
          <w:rPr>
            <w:rStyle w:val="Crossreference"/>
          </w:rPr>
          <w:delText>Limit and control profiles</w:delText>
        </w:r>
      </w:del>
      <w:r w:rsidR="006C34B5" w:rsidRPr="006C34B5">
        <w:rPr>
          <w:rStyle w:val="Crossreference"/>
          <w:rFonts w:eastAsia="DengXian"/>
        </w:rPr>
        <w:fldChar w:fldCharType="end"/>
      </w:r>
      <w:r w:rsidRPr="00AB3C53">
        <w:rPr>
          <w:rFonts w:eastAsia="DengXian"/>
        </w:rPr>
        <w:t xml:space="preserve">. </w:t>
      </w:r>
    </w:p>
    <w:p w14:paraId="667010F4" w14:textId="6EFA08CE" w:rsidR="00AB3C53" w:rsidRPr="00AB3C53" w:rsidRDefault="00AB3C53" w:rsidP="00AB3C53">
      <w:pPr>
        <w:pStyle w:val="BodyText"/>
        <w:rPr>
          <w:rFonts w:eastAsia="DengXian"/>
        </w:rPr>
      </w:pPr>
      <w:r w:rsidRPr="00AB3C53">
        <w:rPr>
          <w:rFonts w:eastAsia="DengXian"/>
        </w:rPr>
        <w:t xml:space="preserve">When a </w:t>
      </w:r>
      <w:r w:rsidR="006935F1">
        <w:rPr>
          <w:rFonts w:eastAsia="DengXian"/>
        </w:rPr>
        <w:t>point</w:t>
      </w:r>
      <w:r w:rsidR="00F41EE2" w:rsidRPr="00AB3C53">
        <w:rPr>
          <w:rFonts w:eastAsia="DengXian"/>
        </w:rPr>
        <w:t xml:space="preserve"> </w:t>
      </w:r>
      <w:r w:rsidRPr="00AB3C53">
        <w:rPr>
          <w:rFonts w:eastAsia="DengXian"/>
        </w:rPr>
        <w:t>changes state</w:t>
      </w:r>
      <w:r w:rsidR="001E1097">
        <w:rPr>
          <w:rFonts w:eastAsia="DengXian"/>
        </w:rPr>
        <w:t>,</w:t>
      </w:r>
      <w:r w:rsidRPr="00AB3C53">
        <w:rPr>
          <w:rFonts w:eastAsia="DengXian"/>
        </w:rPr>
        <w:t xml:space="preserve"> the action that is performed by the </w:t>
      </w:r>
      <w:r w:rsidR="00F41EE2">
        <w:rPr>
          <w:rFonts w:eastAsia="DengXian"/>
        </w:rPr>
        <w:t>FD</w:t>
      </w:r>
      <w:r w:rsidRPr="00AB3C53">
        <w:rPr>
          <w:rFonts w:eastAsia="DengXian"/>
        </w:rPr>
        <w:t xml:space="preserve"> is determined by the highest configured action of the enabled limits that were </w:t>
      </w:r>
      <w:r w:rsidR="00F41EE2">
        <w:rPr>
          <w:rFonts w:eastAsia="DengXian"/>
        </w:rPr>
        <w:t>exceeded</w:t>
      </w:r>
      <w:r w:rsidRPr="00AB3C53">
        <w:rPr>
          <w:rFonts w:eastAsia="DengXian"/>
        </w:rPr>
        <w:t xml:space="preserve"> as the result of the change:</w:t>
      </w:r>
    </w:p>
    <w:p w14:paraId="744758E6" w14:textId="08D67A22" w:rsidR="00AB3C53" w:rsidRPr="00AB3C53" w:rsidRDefault="00AB3C53" w:rsidP="00F41EE2">
      <w:pPr>
        <w:pStyle w:val="Bullet"/>
        <w:rPr>
          <w:rFonts w:eastAsia="DengXian"/>
        </w:rPr>
      </w:pPr>
      <w:r w:rsidRPr="00AB3C53">
        <w:rPr>
          <w:rFonts w:eastAsia="DengXian"/>
        </w:rPr>
        <w:t>If any of these actions are configured as value 2</w:t>
      </w:r>
      <w:r w:rsidR="00F41EE2">
        <w:rPr>
          <w:rFonts w:eastAsia="DengXian"/>
        </w:rPr>
        <w:t xml:space="preserve">, </w:t>
      </w:r>
      <w:r w:rsidRPr="00AB3C53">
        <w:rPr>
          <w:rFonts w:eastAsia="DengXian"/>
        </w:rPr>
        <w:t>event and request connection</w:t>
      </w:r>
      <w:r w:rsidR="00F41EE2">
        <w:rPr>
          <w:rFonts w:eastAsia="DengXian"/>
        </w:rPr>
        <w:t>,</w:t>
      </w:r>
      <w:r w:rsidRPr="00AB3C53">
        <w:rPr>
          <w:rFonts w:eastAsia="DengXian"/>
        </w:rPr>
        <w:t xml:space="preserve"> then the </w:t>
      </w:r>
      <w:r w:rsidR="00F41EE2">
        <w:rPr>
          <w:rFonts w:eastAsia="DengXian"/>
        </w:rPr>
        <w:t>FD</w:t>
      </w:r>
      <w:r w:rsidRPr="00AB3C53">
        <w:rPr>
          <w:rFonts w:eastAsia="DengXian"/>
        </w:rPr>
        <w:t xml:space="preserve"> must create an event for the new state and assert </w:t>
      </w:r>
      <w:r w:rsidRPr="00F41EE2">
        <w:rPr>
          <w:rFonts w:eastAsia="DengXian"/>
          <w:b/>
          <w:bCs/>
        </w:rPr>
        <w:t>request to connect</w:t>
      </w:r>
      <w:r w:rsidRPr="00AB3C53">
        <w:rPr>
          <w:rFonts w:eastAsia="DengXian"/>
        </w:rPr>
        <w:t xml:space="preserve">, so the </w:t>
      </w:r>
      <w:r w:rsidR="00F41EE2">
        <w:rPr>
          <w:rFonts w:eastAsia="DengXian"/>
        </w:rPr>
        <w:t>SA</w:t>
      </w:r>
      <w:r w:rsidRPr="00AB3C53">
        <w:rPr>
          <w:rFonts w:eastAsia="DengXian"/>
        </w:rPr>
        <w:t xml:space="preserve"> may raise </w:t>
      </w:r>
      <w:r w:rsidR="00F41EE2">
        <w:rPr>
          <w:rFonts w:eastAsia="DengXian"/>
        </w:rPr>
        <w:t>or</w:t>
      </w:r>
      <w:r w:rsidRPr="00AB3C53">
        <w:rPr>
          <w:rFonts w:eastAsia="DengXian"/>
        </w:rPr>
        <w:t xml:space="preserve"> clear the required alarm(s).</w:t>
      </w:r>
    </w:p>
    <w:p w14:paraId="702A5DD9" w14:textId="1EE8B65E" w:rsidR="00AB3C53" w:rsidRPr="00AB3C53" w:rsidRDefault="00AB3C53" w:rsidP="00F41EE2">
      <w:pPr>
        <w:pStyle w:val="Bullet"/>
        <w:rPr>
          <w:rFonts w:eastAsia="DengXian"/>
        </w:rPr>
      </w:pPr>
      <w:r w:rsidRPr="00AB3C53">
        <w:rPr>
          <w:rFonts w:eastAsia="DengXian"/>
        </w:rPr>
        <w:t>If none of these actions are configured as value 2, but any of them are configured as value 1</w:t>
      </w:r>
      <w:r w:rsidR="00F41EE2">
        <w:rPr>
          <w:rFonts w:eastAsia="DengXian"/>
        </w:rPr>
        <w:t xml:space="preserve">, </w:t>
      </w:r>
      <w:r w:rsidRPr="00AB3C53">
        <w:rPr>
          <w:rFonts w:eastAsia="DengXian"/>
        </w:rPr>
        <w:t>event</w:t>
      </w:r>
      <w:r w:rsidR="00F41EE2">
        <w:rPr>
          <w:rFonts w:eastAsia="DengXian"/>
        </w:rPr>
        <w:t>,</w:t>
      </w:r>
      <w:r w:rsidRPr="00AB3C53">
        <w:rPr>
          <w:rFonts w:eastAsia="DengXian"/>
        </w:rPr>
        <w:t xml:space="preserve"> then the </w:t>
      </w:r>
      <w:r w:rsidR="00F41EE2">
        <w:rPr>
          <w:rFonts w:eastAsia="DengXian"/>
        </w:rPr>
        <w:t>FD</w:t>
      </w:r>
      <w:r w:rsidRPr="00AB3C53">
        <w:rPr>
          <w:rFonts w:eastAsia="DengXian"/>
        </w:rPr>
        <w:t xml:space="preserve"> must store an event for the new state.</w:t>
      </w:r>
    </w:p>
    <w:p w14:paraId="245F360F" w14:textId="4C3F6846" w:rsidR="00AB3C53" w:rsidRPr="00AB3C53" w:rsidRDefault="00AB3C53" w:rsidP="00F41EE2">
      <w:pPr>
        <w:pStyle w:val="Bullet"/>
        <w:rPr>
          <w:rFonts w:eastAsia="DengXian"/>
        </w:rPr>
      </w:pPr>
      <w:r w:rsidRPr="00AB3C53">
        <w:rPr>
          <w:rFonts w:eastAsia="DengXian"/>
        </w:rPr>
        <w:t>Only if all these actions are configured as value 0</w:t>
      </w:r>
      <w:r w:rsidR="00F41EE2">
        <w:rPr>
          <w:rFonts w:eastAsia="DengXian"/>
        </w:rPr>
        <w:t xml:space="preserve"> </w:t>
      </w:r>
      <w:r w:rsidR="004C74F2">
        <w:rPr>
          <w:rFonts w:eastAsia="DengXian"/>
        </w:rPr>
        <w:t>(</w:t>
      </w:r>
      <w:r w:rsidRPr="00AB3C53">
        <w:rPr>
          <w:rFonts w:eastAsia="DengXian"/>
        </w:rPr>
        <w:t>do nothing</w:t>
      </w:r>
      <w:r w:rsidR="004C74F2">
        <w:rPr>
          <w:rFonts w:eastAsia="DengXian"/>
        </w:rPr>
        <w:t>)</w:t>
      </w:r>
      <w:r w:rsidR="00F41EE2">
        <w:rPr>
          <w:rFonts w:eastAsia="DengXian"/>
        </w:rPr>
        <w:t>,</w:t>
      </w:r>
      <w:r w:rsidRPr="00AB3C53">
        <w:rPr>
          <w:rFonts w:eastAsia="DengXian"/>
        </w:rPr>
        <w:t xml:space="preserve"> the </w:t>
      </w:r>
      <w:r w:rsidR="00F41EE2">
        <w:rPr>
          <w:rFonts w:eastAsia="DengXian"/>
        </w:rPr>
        <w:t>FD</w:t>
      </w:r>
      <w:r w:rsidRPr="00AB3C53">
        <w:rPr>
          <w:rFonts w:eastAsia="DengXian"/>
        </w:rPr>
        <w:t xml:space="preserve"> perform</w:t>
      </w:r>
      <w:r w:rsidR="00B643A3">
        <w:rPr>
          <w:rFonts w:eastAsia="DengXian"/>
        </w:rPr>
        <w:t>s</w:t>
      </w:r>
      <w:r w:rsidRPr="00AB3C53">
        <w:rPr>
          <w:rFonts w:eastAsia="DengXian"/>
        </w:rPr>
        <w:t xml:space="preserve"> no action.</w:t>
      </w:r>
    </w:p>
    <w:p w14:paraId="2A7ABEB0" w14:textId="523FAA89" w:rsidR="00F41EE2" w:rsidRPr="00F41EE2" w:rsidRDefault="00F41EE2" w:rsidP="00F41EE2">
      <w:pPr>
        <w:pStyle w:val="BodyText"/>
        <w:rPr>
          <w:rFonts w:eastAsia="DengXian"/>
        </w:rPr>
      </w:pPr>
      <w:r w:rsidRPr="00F41EE2">
        <w:rPr>
          <w:rFonts w:eastAsia="DengXian"/>
        </w:rPr>
        <w:t xml:space="preserve">When a </w:t>
      </w:r>
      <w:r w:rsidR="006935F1">
        <w:rPr>
          <w:rFonts w:eastAsia="DengXian"/>
        </w:rPr>
        <w:t>point</w:t>
      </w:r>
      <w:r w:rsidRPr="00F41EE2">
        <w:rPr>
          <w:rFonts w:eastAsia="DengXian"/>
        </w:rPr>
        <w:t xml:space="preserve"> is on scan and any of the </w:t>
      </w:r>
      <w:r w:rsidR="006935F1">
        <w:rPr>
          <w:rFonts w:eastAsia="DengXian"/>
        </w:rPr>
        <w:t>point</w:t>
      </w:r>
      <w:r w:rsidRPr="00F41EE2">
        <w:rPr>
          <w:rFonts w:eastAsia="DengXian"/>
        </w:rPr>
        <w:t xml:space="preserve"> quality flags change, the action for the flag must be performed subject to the highest permitted action, to report the new object flags. However, this does not apply until the Restart Point quality flag is cleared, and the state of the </w:t>
      </w:r>
      <w:r w:rsidR="006935F1">
        <w:rPr>
          <w:rFonts w:eastAsia="DengXian"/>
        </w:rPr>
        <w:t>point</w:t>
      </w:r>
      <w:r w:rsidRPr="00F41EE2">
        <w:rPr>
          <w:rFonts w:eastAsia="DengXian"/>
        </w:rPr>
        <w:t xml:space="preserve"> determined.</w:t>
      </w:r>
    </w:p>
    <w:p w14:paraId="41F239DB" w14:textId="545FB265" w:rsidR="00F41EE2" w:rsidRPr="00F41EE2" w:rsidRDefault="00F41EE2" w:rsidP="00F41EE2">
      <w:pPr>
        <w:pStyle w:val="BodyText"/>
        <w:rPr>
          <w:rFonts w:eastAsia="DengXian"/>
        </w:rPr>
      </w:pPr>
      <w:r w:rsidRPr="00F41EE2">
        <w:rPr>
          <w:rFonts w:eastAsia="DengXian"/>
        </w:rPr>
        <w:t xml:space="preserve">In the following situations the highest action of all of the enabled limits and all of the </w:t>
      </w:r>
      <w:r w:rsidR="006935F1">
        <w:rPr>
          <w:rFonts w:eastAsia="DengXian"/>
        </w:rPr>
        <w:t>point</w:t>
      </w:r>
      <w:r w:rsidRPr="00F41EE2">
        <w:rPr>
          <w:rFonts w:eastAsia="DengXian"/>
        </w:rPr>
        <w:t xml:space="preserve"> quality flags must be performed regardless of the highest permitted action. This highest action must also include any action configured for significant change of value reporting. This is required to report the current state of the </w:t>
      </w:r>
      <w:r w:rsidR="006935F1">
        <w:rPr>
          <w:rFonts w:eastAsia="DengXian"/>
        </w:rPr>
        <w:t>point</w:t>
      </w:r>
      <w:r w:rsidRPr="00F41EE2">
        <w:rPr>
          <w:rFonts w:eastAsia="DengXian"/>
        </w:rPr>
        <w:t>.</w:t>
      </w:r>
    </w:p>
    <w:p w14:paraId="04A2712F" w14:textId="6E115A4C" w:rsidR="00F41EE2" w:rsidRPr="00F41EE2" w:rsidRDefault="00F41EE2" w:rsidP="00F41EE2">
      <w:pPr>
        <w:pStyle w:val="Bullet"/>
        <w:rPr>
          <w:rFonts w:eastAsia="DengXian"/>
        </w:rPr>
      </w:pPr>
      <w:r w:rsidRPr="00F41EE2">
        <w:rPr>
          <w:rFonts w:eastAsia="DengXian"/>
        </w:rPr>
        <w:lastRenderedPageBreak/>
        <w:t xml:space="preserve">At device start </w:t>
      </w:r>
      <w:r w:rsidRPr="00F41EE2" w:rsidDel="00BB1840">
        <w:rPr>
          <w:rFonts w:eastAsia="DengXian"/>
        </w:rPr>
        <w:t>up</w:t>
      </w:r>
      <w:r w:rsidR="00BB1840">
        <w:rPr>
          <w:rFonts w:eastAsia="DengXian"/>
        </w:rPr>
        <w:t xml:space="preserve"> and</w:t>
      </w:r>
      <w:r w:rsidRPr="00F41EE2">
        <w:rPr>
          <w:rFonts w:eastAsia="DengXian"/>
        </w:rPr>
        <w:t xml:space="preserve"> following a restart.</w:t>
      </w:r>
    </w:p>
    <w:p w14:paraId="66DCDDC1" w14:textId="764BBA02" w:rsidR="00F41EE2" w:rsidRPr="00F41EE2" w:rsidRDefault="00F41EE2" w:rsidP="00F41EE2">
      <w:pPr>
        <w:pStyle w:val="Bullet"/>
        <w:rPr>
          <w:rFonts w:eastAsia="DengXian"/>
        </w:rPr>
      </w:pPr>
      <w:r w:rsidRPr="00F41EE2">
        <w:rPr>
          <w:rFonts w:eastAsia="DengXian"/>
        </w:rPr>
        <w:t xml:space="preserve">When the </w:t>
      </w:r>
      <w:r w:rsidR="006935F1">
        <w:rPr>
          <w:rFonts w:eastAsia="DengXian"/>
        </w:rPr>
        <w:t>point</w:t>
      </w:r>
      <w:r w:rsidRPr="00F41EE2">
        <w:rPr>
          <w:rFonts w:eastAsia="DengXian"/>
        </w:rPr>
        <w:t xml:space="preserve"> is put on scan</w:t>
      </w:r>
      <w:r>
        <w:rPr>
          <w:rFonts w:eastAsia="DengXian"/>
        </w:rPr>
        <w:t>.</w:t>
      </w:r>
    </w:p>
    <w:p w14:paraId="42343278" w14:textId="522BDF74" w:rsidR="00F41EE2" w:rsidRPr="00F41EE2" w:rsidRDefault="00F41EE2" w:rsidP="00F41EE2">
      <w:pPr>
        <w:pStyle w:val="Bullet"/>
        <w:rPr>
          <w:rFonts w:eastAsia="DengXian"/>
        </w:rPr>
      </w:pPr>
      <w:r w:rsidRPr="00F41EE2">
        <w:rPr>
          <w:rFonts w:eastAsia="DengXian"/>
        </w:rPr>
        <w:t xml:space="preserve">Following a configuration change to the action for any limit or any of the </w:t>
      </w:r>
      <w:r w:rsidR="006935F1">
        <w:rPr>
          <w:rFonts w:eastAsia="DengXian"/>
        </w:rPr>
        <w:t>point</w:t>
      </w:r>
      <w:r w:rsidRPr="00F41EE2">
        <w:rPr>
          <w:rFonts w:eastAsia="DengXian"/>
        </w:rPr>
        <w:t xml:space="preserve"> quality flags.</w:t>
      </w:r>
    </w:p>
    <w:p w14:paraId="6780FB03" w14:textId="3B60F0B8" w:rsidR="00F41EE2" w:rsidRPr="00F41EE2" w:rsidRDefault="00F41EE2" w:rsidP="00F41EE2">
      <w:pPr>
        <w:pStyle w:val="Bullet"/>
        <w:rPr>
          <w:rFonts w:eastAsia="DengXian"/>
        </w:rPr>
      </w:pPr>
      <w:r w:rsidRPr="00F41EE2">
        <w:rPr>
          <w:rFonts w:eastAsia="DengXian"/>
        </w:rPr>
        <w:t xml:space="preserve">When a change in the configuration of the </w:t>
      </w:r>
      <w:r w:rsidR="006935F1">
        <w:rPr>
          <w:rFonts w:eastAsia="DengXian"/>
        </w:rPr>
        <w:t>point</w:t>
      </w:r>
      <w:r w:rsidRPr="00F41EE2">
        <w:rPr>
          <w:rFonts w:eastAsia="DengXian"/>
        </w:rPr>
        <w:t xml:space="preserve">’s limits causes the </w:t>
      </w:r>
      <w:r w:rsidR="006935F1">
        <w:rPr>
          <w:rFonts w:eastAsia="DengXian"/>
        </w:rPr>
        <w:t>point</w:t>
      </w:r>
      <w:r w:rsidRPr="00F41EE2">
        <w:rPr>
          <w:rFonts w:eastAsia="DengXian"/>
        </w:rPr>
        <w:t xml:space="preserve"> to change state.</w:t>
      </w:r>
    </w:p>
    <w:p w14:paraId="5A2A7EA0" w14:textId="10FF8B9A" w:rsidR="00F41EE2" w:rsidRPr="00F41EE2" w:rsidRDefault="00F41EE2" w:rsidP="00F41EE2">
      <w:pPr>
        <w:pStyle w:val="BodyText"/>
        <w:rPr>
          <w:rFonts w:eastAsia="DengXian"/>
        </w:rPr>
      </w:pPr>
      <w:r w:rsidRPr="00F41EE2">
        <w:rPr>
          <w:rFonts w:eastAsia="DengXian"/>
        </w:rPr>
        <w:t xml:space="preserve">The action </w:t>
      </w:r>
      <w:r>
        <w:rPr>
          <w:rFonts w:eastAsia="DengXian"/>
        </w:rPr>
        <w:t>is</w:t>
      </w:r>
      <w:r w:rsidRPr="00F41EE2">
        <w:rPr>
          <w:rFonts w:eastAsia="DengXian"/>
        </w:rPr>
        <w:t xml:space="preserve"> performed once the </w:t>
      </w:r>
      <w:r w:rsidR="006935F1">
        <w:rPr>
          <w:rFonts w:eastAsia="DengXian"/>
        </w:rPr>
        <w:t>point</w:t>
      </w:r>
      <w:r w:rsidRPr="00F41EE2">
        <w:rPr>
          <w:rFonts w:eastAsia="DengXian"/>
        </w:rPr>
        <w:t xml:space="preserve"> has completed the next or initial scan of its I/O</w:t>
      </w:r>
      <w:r>
        <w:rPr>
          <w:rFonts w:eastAsia="DengXian"/>
        </w:rPr>
        <w:t>, that is,</w:t>
      </w:r>
      <w:r w:rsidRPr="00F41EE2">
        <w:rPr>
          <w:rFonts w:eastAsia="DengXian"/>
        </w:rPr>
        <w:t xml:space="preserve"> when the Restart </w:t>
      </w:r>
      <w:r w:rsidR="004C6160">
        <w:rPr>
          <w:rFonts w:eastAsia="DengXian"/>
        </w:rPr>
        <w:t>P</w:t>
      </w:r>
      <w:r w:rsidRPr="00F41EE2">
        <w:rPr>
          <w:rFonts w:eastAsia="DengXian"/>
        </w:rPr>
        <w:t>oint quality flag is cleared</w:t>
      </w:r>
      <w:r>
        <w:rPr>
          <w:rFonts w:eastAsia="DengXian"/>
        </w:rPr>
        <w:t>,</w:t>
      </w:r>
      <w:r w:rsidRPr="00F41EE2">
        <w:rPr>
          <w:rFonts w:eastAsia="DengXian"/>
        </w:rPr>
        <w:t xml:space="preserve"> without applying hysteresis or persistence.</w:t>
      </w:r>
    </w:p>
    <w:bookmarkEnd w:id="1019"/>
    <w:p w14:paraId="7216C457" w14:textId="77777777" w:rsidR="00D65F2D" w:rsidRPr="00D65F2D" w:rsidRDefault="00D65F2D" w:rsidP="007B1287">
      <w:pPr>
        <w:pStyle w:val="Heading4"/>
        <w:rPr>
          <w:rFonts w:eastAsia="DengXian"/>
        </w:rPr>
      </w:pPr>
      <w:r w:rsidRPr="00D65F2D">
        <w:rPr>
          <w:rFonts w:eastAsia="DengXian"/>
        </w:rPr>
        <w:t>Hysteresis</w:t>
      </w:r>
    </w:p>
    <w:p w14:paraId="6E773929" w14:textId="43EEFDFC" w:rsidR="00D65F2D" w:rsidRPr="00D65F2D" w:rsidRDefault="00D65F2D" w:rsidP="00D65F2D">
      <w:pPr>
        <w:pStyle w:val="BodyText"/>
        <w:rPr>
          <w:rFonts w:eastAsia="DengXian"/>
        </w:rPr>
      </w:pPr>
      <w:r w:rsidRPr="00D65F2D">
        <w:rPr>
          <w:rFonts w:eastAsia="DengXian"/>
        </w:rPr>
        <w:t xml:space="preserve">The </w:t>
      </w:r>
      <w:r w:rsidR="006B0494" w:rsidRPr="00D65F2D">
        <w:rPr>
          <w:rFonts w:eastAsia="DengXian"/>
        </w:rPr>
        <w:t xml:space="preserve">hysteresis </w:t>
      </w:r>
      <w:r w:rsidRPr="00D65F2D">
        <w:rPr>
          <w:rFonts w:eastAsia="DengXian"/>
        </w:rPr>
        <w:t xml:space="preserve">is an adjustment made to the limit value to set a further level beyond which the </w:t>
      </w:r>
      <w:r w:rsidR="006935F1">
        <w:rPr>
          <w:rFonts w:eastAsia="DengXian"/>
        </w:rPr>
        <w:t>point</w:t>
      </w:r>
      <w:r w:rsidRPr="00D65F2D">
        <w:rPr>
          <w:rFonts w:eastAsia="DengXian"/>
        </w:rPr>
        <w:t xml:space="preserve"> value must travel to leave the state. The value of </w:t>
      </w:r>
      <w:r w:rsidR="004213DA" w:rsidRPr="00D65F2D">
        <w:rPr>
          <w:rFonts w:eastAsia="DengXian"/>
        </w:rPr>
        <w:t xml:space="preserve">hysteresis </w:t>
      </w:r>
      <w:r w:rsidRPr="00D65F2D">
        <w:rPr>
          <w:rFonts w:eastAsia="DengXian"/>
        </w:rPr>
        <w:t>is always a positive number. The method by which the hysteresis is combined with the limit value to produce the leaving level is dependent on the limit direction.</w:t>
      </w:r>
    </w:p>
    <w:p w14:paraId="6ED8C7F6" w14:textId="0ADECCF4" w:rsidR="00D65F2D" w:rsidRPr="00D65F2D" w:rsidRDefault="00D65F2D" w:rsidP="004213DA">
      <w:pPr>
        <w:pStyle w:val="Bullet"/>
        <w:rPr>
          <w:rFonts w:eastAsia="DengXian"/>
        </w:rPr>
      </w:pPr>
      <w:r w:rsidRPr="00D65F2D">
        <w:rPr>
          <w:rFonts w:eastAsia="DengXian"/>
        </w:rPr>
        <w:t>For positive going limits the hysteresis is subtracted from the limit value to create the leaving level</w:t>
      </w:r>
      <w:r w:rsidR="004213DA">
        <w:rPr>
          <w:rFonts w:eastAsia="DengXian"/>
        </w:rPr>
        <w:t>.</w:t>
      </w:r>
    </w:p>
    <w:p w14:paraId="0D7C2221" w14:textId="20696C08" w:rsidR="00D65F2D" w:rsidRPr="00D65F2D" w:rsidRDefault="00D65F2D" w:rsidP="004213DA">
      <w:pPr>
        <w:pStyle w:val="Bullet"/>
        <w:rPr>
          <w:rFonts w:eastAsia="DengXian"/>
        </w:rPr>
      </w:pPr>
      <w:r w:rsidRPr="00D65F2D">
        <w:rPr>
          <w:rFonts w:eastAsia="DengXian"/>
        </w:rPr>
        <w:t>For negative going limits the hysteresis is added to the limit value to create the leaving level</w:t>
      </w:r>
      <w:r w:rsidR="004213DA">
        <w:rPr>
          <w:rFonts w:eastAsia="DengXian"/>
        </w:rPr>
        <w:t>.</w:t>
      </w:r>
    </w:p>
    <w:p w14:paraId="4D069E5E" w14:textId="7B4AD27A" w:rsidR="004213DA" w:rsidRPr="004213DA" w:rsidRDefault="004213DA" w:rsidP="007B1287">
      <w:pPr>
        <w:pStyle w:val="Heading4"/>
        <w:rPr>
          <w:rFonts w:eastAsia="DengXian"/>
        </w:rPr>
      </w:pPr>
      <w:r w:rsidRPr="004213DA">
        <w:rPr>
          <w:rFonts w:eastAsia="DengXian"/>
        </w:rPr>
        <w:t xml:space="preserve">Enter </w:t>
      </w:r>
      <w:r w:rsidR="006B0494" w:rsidRPr="004213DA">
        <w:rPr>
          <w:rFonts w:eastAsia="DengXian"/>
        </w:rPr>
        <w:t>persistence</w:t>
      </w:r>
    </w:p>
    <w:p w14:paraId="11F64F8C" w14:textId="0ADB4E66" w:rsidR="004213DA" w:rsidRPr="004213DA" w:rsidRDefault="004213DA" w:rsidP="004213DA">
      <w:pPr>
        <w:pStyle w:val="BodyText"/>
        <w:rPr>
          <w:rFonts w:eastAsia="DengXian"/>
        </w:rPr>
      </w:pPr>
      <w:r w:rsidRPr="004213DA">
        <w:rPr>
          <w:rFonts w:eastAsia="DengXian"/>
        </w:rPr>
        <w:t xml:space="preserve">The </w:t>
      </w:r>
      <w:r w:rsidR="006B0494" w:rsidRPr="004213DA">
        <w:rPr>
          <w:rFonts w:eastAsia="DengXian"/>
        </w:rPr>
        <w:t>enter persistence</w:t>
      </w:r>
      <w:r w:rsidRPr="004213DA">
        <w:rPr>
          <w:rFonts w:eastAsia="DengXian"/>
        </w:rPr>
        <w:t xml:space="preserve"> defines the number of milliseconds the </w:t>
      </w:r>
      <w:r w:rsidR="006935F1">
        <w:rPr>
          <w:rFonts w:eastAsia="DengXian"/>
        </w:rPr>
        <w:t>point</w:t>
      </w:r>
      <w:r w:rsidRPr="004213DA">
        <w:rPr>
          <w:rFonts w:eastAsia="DengXian"/>
        </w:rPr>
        <w:t xml:space="preserve"> value must have been beyond or equal to the limit value to enter the corresponding new state. The </w:t>
      </w:r>
      <w:r w:rsidR="006B0494" w:rsidRPr="004213DA">
        <w:rPr>
          <w:rFonts w:eastAsia="DengXian"/>
        </w:rPr>
        <w:t>enter persistence</w:t>
      </w:r>
      <w:r w:rsidRPr="004213DA">
        <w:rPr>
          <w:rFonts w:eastAsia="DengXian"/>
        </w:rPr>
        <w:t xml:space="preserve"> is only used when a new limit state is entered with the </w:t>
      </w:r>
      <w:r w:rsidR="006935F1">
        <w:rPr>
          <w:rFonts w:eastAsia="DengXian"/>
        </w:rPr>
        <w:t>point</w:t>
      </w:r>
      <w:r w:rsidRPr="004213DA">
        <w:rPr>
          <w:rFonts w:eastAsia="DengXian"/>
        </w:rPr>
        <w:t xml:space="preserve"> value moving away from the normal state.</w:t>
      </w:r>
    </w:p>
    <w:p w14:paraId="315667B5" w14:textId="363777A1" w:rsidR="004213DA" w:rsidRPr="004213DA" w:rsidRDefault="004213DA" w:rsidP="007B1287">
      <w:pPr>
        <w:pStyle w:val="Heading4"/>
        <w:rPr>
          <w:rFonts w:eastAsia="DengXian"/>
        </w:rPr>
      </w:pPr>
      <w:r w:rsidRPr="004213DA">
        <w:rPr>
          <w:rFonts w:eastAsia="DengXian"/>
        </w:rPr>
        <w:t xml:space="preserve">Leave </w:t>
      </w:r>
      <w:r w:rsidR="006B0494" w:rsidRPr="004213DA">
        <w:rPr>
          <w:rFonts w:eastAsia="DengXian"/>
        </w:rPr>
        <w:t>persistence</w:t>
      </w:r>
    </w:p>
    <w:p w14:paraId="5AD546EC" w14:textId="3C51BEE4" w:rsidR="004213DA" w:rsidRPr="004213DA" w:rsidRDefault="004213DA" w:rsidP="004213DA">
      <w:pPr>
        <w:pStyle w:val="BodyText"/>
        <w:rPr>
          <w:rFonts w:eastAsia="DengXian"/>
        </w:rPr>
      </w:pPr>
      <w:r w:rsidRPr="004213DA">
        <w:rPr>
          <w:rFonts w:eastAsia="DengXian"/>
        </w:rPr>
        <w:t xml:space="preserve">The </w:t>
      </w:r>
      <w:r w:rsidR="006B0494" w:rsidRPr="004213DA">
        <w:rPr>
          <w:rFonts w:eastAsia="DengXian"/>
        </w:rPr>
        <w:t>leave persistence</w:t>
      </w:r>
      <w:r w:rsidRPr="004213DA">
        <w:rPr>
          <w:rFonts w:eastAsia="DengXian"/>
        </w:rPr>
        <w:t xml:space="preserve"> defines the number of milliseconds the </w:t>
      </w:r>
      <w:r w:rsidR="006935F1">
        <w:rPr>
          <w:rFonts w:eastAsia="DengXian"/>
        </w:rPr>
        <w:t>point</w:t>
      </w:r>
      <w:r w:rsidRPr="004213DA">
        <w:rPr>
          <w:rFonts w:eastAsia="DengXian"/>
        </w:rPr>
        <w:t xml:space="preserve"> value must have been beyond the limit value with hysteresis to leave the current </w:t>
      </w:r>
      <w:r w:rsidRPr="004213DA" w:rsidDel="00E93548">
        <w:rPr>
          <w:rFonts w:eastAsia="DengXian"/>
        </w:rPr>
        <w:t>state</w:t>
      </w:r>
      <w:r w:rsidR="00E93548">
        <w:rPr>
          <w:rFonts w:eastAsia="DengXian"/>
        </w:rPr>
        <w:t xml:space="preserve"> and</w:t>
      </w:r>
      <w:r w:rsidRPr="004213DA">
        <w:rPr>
          <w:rFonts w:eastAsia="DengXian"/>
        </w:rPr>
        <w:t xml:space="preserve"> enter another state. The </w:t>
      </w:r>
      <w:r w:rsidR="006B0494" w:rsidRPr="004213DA">
        <w:rPr>
          <w:rFonts w:eastAsia="DengXian"/>
        </w:rPr>
        <w:t>leave persistence</w:t>
      </w:r>
      <w:r w:rsidRPr="004213DA">
        <w:rPr>
          <w:rFonts w:eastAsia="DengXian"/>
        </w:rPr>
        <w:t xml:space="preserve"> is only used when a new limit state is entered with the </w:t>
      </w:r>
      <w:r w:rsidR="006935F1">
        <w:rPr>
          <w:rFonts w:eastAsia="DengXian"/>
        </w:rPr>
        <w:t>point</w:t>
      </w:r>
      <w:r w:rsidRPr="004213DA">
        <w:rPr>
          <w:rFonts w:eastAsia="DengXian"/>
        </w:rPr>
        <w:t xml:space="preserve"> value moving towards the normal state.</w:t>
      </w:r>
    </w:p>
    <w:p w14:paraId="430EA01B" w14:textId="04CDB73D" w:rsidR="004213DA" w:rsidRPr="004213DA" w:rsidRDefault="004213DA" w:rsidP="007B1287">
      <w:pPr>
        <w:pStyle w:val="Heading4"/>
        <w:rPr>
          <w:rFonts w:eastAsia="DengXian"/>
        </w:rPr>
      </w:pPr>
      <w:r w:rsidRPr="004213DA">
        <w:rPr>
          <w:rFonts w:eastAsia="DengXian"/>
        </w:rPr>
        <w:t xml:space="preserve">Limit </w:t>
      </w:r>
      <w:r w:rsidR="006B0494" w:rsidRPr="004213DA">
        <w:rPr>
          <w:rFonts w:eastAsia="DengXian"/>
        </w:rPr>
        <w:t>profile num</w:t>
      </w:r>
      <w:r w:rsidRPr="004213DA">
        <w:rPr>
          <w:rFonts w:eastAsia="DengXian"/>
        </w:rPr>
        <w:t>ber</w:t>
      </w:r>
    </w:p>
    <w:p w14:paraId="2320F384" w14:textId="2714F730" w:rsidR="004213DA" w:rsidRPr="004213DA" w:rsidRDefault="004213DA" w:rsidP="004213DA">
      <w:pPr>
        <w:pStyle w:val="BodyText"/>
        <w:rPr>
          <w:rFonts w:eastAsia="DengXian"/>
        </w:rPr>
      </w:pPr>
      <w:r w:rsidRPr="004213DA">
        <w:rPr>
          <w:rFonts w:eastAsia="DengXian"/>
        </w:rPr>
        <w:t>The Limit Profile numbers define the profiles to be used for th</w:t>
      </w:r>
      <w:r>
        <w:rPr>
          <w:rFonts w:eastAsia="DengXian"/>
        </w:rPr>
        <w:t>e</w:t>
      </w:r>
      <w:r w:rsidRPr="004213DA">
        <w:rPr>
          <w:rFonts w:eastAsia="DengXian"/>
        </w:rPr>
        <w:t xml:space="preserve"> limit</w:t>
      </w:r>
      <w:r w:rsidR="004A110E">
        <w:rPr>
          <w:rFonts w:eastAsia="DengXian"/>
        </w:rPr>
        <w:t>. This</w:t>
      </w:r>
      <w:r w:rsidRPr="004213DA" w:rsidDel="004A110E">
        <w:rPr>
          <w:rFonts w:eastAsia="DengXian"/>
        </w:rPr>
        <w:t xml:space="preserve"> </w:t>
      </w:r>
      <w:r w:rsidRPr="004213DA">
        <w:rPr>
          <w:rFonts w:eastAsia="DengXian"/>
        </w:rPr>
        <w:t>allow</w:t>
      </w:r>
      <w:r w:rsidR="004A110E">
        <w:rPr>
          <w:rFonts w:eastAsia="DengXian"/>
        </w:rPr>
        <w:t xml:space="preserve">s </w:t>
      </w:r>
      <w:r w:rsidR="008B72E2">
        <w:rPr>
          <w:rFonts w:eastAsia="DengXian"/>
        </w:rPr>
        <w:t>for</w:t>
      </w:r>
      <w:r w:rsidR="008B72E2" w:rsidRPr="004213DA">
        <w:rPr>
          <w:rFonts w:eastAsia="DengXian"/>
        </w:rPr>
        <w:t xml:space="preserve"> </w:t>
      </w:r>
      <w:r w:rsidR="008B72E2">
        <w:rPr>
          <w:rFonts w:eastAsia="DengXian"/>
        </w:rPr>
        <w:t>different</w:t>
      </w:r>
      <w:r w:rsidRPr="004213DA">
        <w:rPr>
          <w:rFonts w:eastAsia="DengXian"/>
        </w:rPr>
        <w:t xml:space="preserve"> limits to be applied at different times of the day and on different days of the week. The profiles must have floating </w:t>
      </w:r>
      <w:r w:rsidR="006935F1">
        <w:rPr>
          <w:rFonts w:eastAsia="DengXian"/>
        </w:rPr>
        <w:t>point</w:t>
      </w:r>
      <w:r w:rsidRPr="004213DA">
        <w:rPr>
          <w:rFonts w:eastAsia="DengXian"/>
        </w:rPr>
        <w:t xml:space="preserve"> values, and the </w:t>
      </w:r>
      <w:r>
        <w:rPr>
          <w:rFonts w:eastAsia="DengXian"/>
        </w:rPr>
        <w:t>FD</w:t>
      </w:r>
      <w:r w:rsidRPr="004213DA">
        <w:rPr>
          <w:rFonts w:eastAsia="DengXian"/>
        </w:rPr>
        <w:t xml:space="preserve"> </w:t>
      </w:r>
      <w:r w:rsidR="00AC202F">
        <w:rPr>
          <w:rFonts w:eastAsia="DengXian"/>
        </w:rPr>
        <w:t>rejects</w:t>
      </w:r>
      <w:r w:rsidRPr="004213DA">
        <w:rPr>
          <w:rFonts w:eastAsia="DengXian"/>
        </w:rPr>
        <w:t xml:space="preserve"> any configuration with a different type of value. For a fixed limit</w:t>
      </w:r>
      <w:r>
        <w:rPr>
          <w:rFonts w:eastAsia="DengXian"/>
        </w:rPr>
        <w:t xml:space="preserve">, </w:t>
      </w:r>
      <w:r w:rsidRPr="004213DA">
        <w:rPr>
          <w:rFonts w:eastAsia="DengXian"/>
        </w:rPr>
        <w:t>no profile</w:t>
      </w:r>
      <w:r>
        <w:rPr>
          <w:rFonts w:eastAsia="DengXian"/>
        </w:rPr>
        <w:t>,</w:t>
      </w:r>
      <w:r w:rsidRPr="004213DA">
        <w:rPr>
          <w:rFonts w:eastAsia="DengXian"/>
        </w:rPr>
        <w:t xml:space="preserve"> use profile number zero.</w:t>
      </w:r>
    </w:p>
    <w:p w14:paraId="4886252F" w14:textId="5F0B2EEE" w:rsidR="00AB3C53" w:rsidRPr="00AB3C53" w:rsidRDefault="0023515A" w:rsidP="001725CA">
      <w:pPr>
        <w:pStyle w:val="Heading3"/>
        <w:rPr>
          <w:rFonts w:eastAsia="DengXian"/>
        </w:rPr>
      </w:pPr>
      <w:bookmarkStart w:id="1023" w:name="_Toc172098951"/>
      <w:r w:rsidRPr="0023515A">
        <w:rPr>
          <w:rFonts w:eastAsia="DengXian"/>
        </w:rPr>
        <w:t xml:space="preserve">Counter </w:t>
      </w:r>
      <w:r w:rsidR="006B0494" w:rsidRPr="0023515A">
        <w:rPr>
          <w:rFonts w:eastAsia="DengXian"/>
        </w:rPr>
        <w:t>limits</w:t>
      </w:r>
      <w:bookmarkEnd w:id="1023"/>
    </w:p>
    <w:p w14:paraId="531C1D71" w14:textId="7F5B9438" w:rsidR="00B1706D" w:rsidRPr="00B1706D" w:rsidRDefault="00B1706D" w:rsidP="00B1706D">
      <w:pPr>
        <w:pStyle w:val="BodyText"/>
        <w:rPr>
          <w:rFonts w:eastAsia="DengXian"/>
        </w:rPr>
      </w:pPr>
      <w:r w:rsidRPr="00B1706D">
        <w:rPr>
          <w:rFonts w:eastAsia="DengXian"/>
        </w:rPr>
        <w:t xml:space="preserve">Counters may have limits. When the counter exceeds those limits, events can be raised. It is possible to define multiple limits on counters. To configure multiple limits on the same </w:t>
      </w:r>
      <w:r w:rsidR="006935F1">
        <w:rPr>
          <w:rFonts w:eastAsia="DengXian"/>
        </w:rPr>
        <w:t>point</w:t>
      </w:r>
      <w:r w:rsidR="002F1C36">
        <w:rPr>
          <w:rFonts w:eastAsia="DengXian"/>
        </w:rPr>
        <w:t>,</w:t>
      </w:r>
      <w:r w:rsidRPr="00B1706D">
        <w:rPr>
          <w:rFonts w:eastAsia="DengXian"/>
        </w:rPr>
        <w:t xml:space="preserve"> the configuration must contain multiple limit configuration elements. When a</w:t>
      </w:r>
      <w:r w:rsidR="00BB4EB0">
        <w:rPr>
          <w:rFonts w:eastAsia="DengXian"/>
        </w:rPr>
        <w:t>n</w:t>
      </w:r>
      <w:r w:rsidRPr="00B1706D">
        <w:rPr>
          <w:rFonts w:eastAsia="DengXian"/>
        </w:rPr>
        <w:t xml:space="preserve"> </w:t>
      </w:r>
      <w:r>
        <w:rPr>
          <w:rFonts w:eastAsia="DengXian"/>
        </w:rPr>
        <w:t>SA</w:t>
      </w:r>
      <w:r w:rsidRPr="00B1706D">
        <w:rPr>
          <w:rFonts w:eastAsia="DengXian"/>
        </w:rPr>
        <w:t xml:space="preserve"> is configuring a sub-set of the limits on a </w:t>
      </w:r>
      <w:r w:rsidR="006935F1">
        <w:rPr>
          <w:rFonts w:eastAsia="DengXian"/>
        </w:rPr>
        <w:t>point</w:t>
      </w:r>
      <w:r w:rsidR="00BB4EB0">
        <w:rPr>
          <w:rFonts w:eastAsia="DengXian"/>
        </w:rPr>
        <w:t>,</w:t>
      </w:r>
      <w:r w:rsidRPr="00B1706D">
        <w:rPr>
          <w:rFonts w:eastAsia="DengXian"/>
        </w:rPr>
        <w:t xml:space="preserve"> it must ensure they do not invalidate existing limits. A</w:t>
      </w:r>
      <w:r>
        <w:rPr>
          <w:rFonts w:eastAsia="DengXian"/>
        </w:rPr>
        <w:t>n</w:t>
      </w:r>
      <w:r w:rsidRPr="00B1706D">
        <w:rPr>
          <w:rFonts w:eastAsia="DengXian"/>
        </w:rPr>
        <w:t xml:space="preserve"> </w:t>
      </w:r>
      <w:r>
        <w:rPr>
          <w:rFonts w:eastAsia="DengXian"/>
        </w:rPr>
        <w:t>SA</w:t>
      </w:r>
      <w:r w:rsidRPr="00B1706D">
        <w:rPr>
          <w:rFonts w:eastAsia="DengXian"/>
        </w:rPr>
        <w:t xml:space="preserve"> may decide to download all of the limits for a </w:t>
      </w:r>
      <w:r w:rsidR="006935F1">
        <w:rPr>
          <w:rFonts w:eastAsia="DengXian"/>
        </w:rPr>
        <w:t>point</w:t>
      </w:r>
      <w:r w:rsidRPr="00B1706D">
        <w:rPr>
          <w:rFonts w:eastAsia="DengXian"/>
        </w:rPr>
        <w:t xml:space="preserve"> even if some of the limits remain unchanged.</w:t>
      </w:r>
    </w:p>
    <w:p w14:paraId="78A2485F" w14:textId="7752155D" w:rsidR="00B1706D" w:rsidRDefault="00B1706D" w:rsidP="00B1706D">
      <w:pPr>
        <w:pStyle w:val="BodyText"/>
        <w:rPr>
          <w:rFonts w:eastAsia="DengXian"/>
        </w:rPr>
      </w:pPr>
      <w:r w:rsidRPr="00B1706D">
        <w:rPr>
          <w:rFonts w:eastAsia="DengXian"/>
        </w:rPr>
        <w:t xml:space="preserve">The following rule applies to all enabled limits for an individual counter </w:t>
      </w:r>
      <w:r w:rsidR="006935F1">
        <w:rPr>
          <w:rFonts w:eastAsia="DengXian"/>
        </w:rPr>
        <w:t>point</w:t>
      </w:r>
      <w:r w:rsidRPr="00B1706D">
        <w:rPr>
          <w:rFonts w:eastAsia="DengXian"/>
        </w:rPr>
        <w:t>. Disabled limits are ignored and need not be present on upload.</w:t>
      </w:r>
    </w:p>
    <w:tbl>
      <w:tblPr>
        <w:tblW w:w="8539" w:type="dxa"/>
        <w:tblInd w:w="821" w:type="dxa"/>
        <w:tblLayout w:type="fixed"/>
        <w:tblLook w:val="04A0" w:firstRow="1" w:lastRow="0" w:firstColumn="1" w:lastColumn="0" w:noHBand="0" w:noVBand="1"/>
      </w:tblPr>
      <w:tblGrid>
        <w:gridCol w:w="1796"/>
        <w:gridCol w:w="6743"/>
      </w:tblGrid>
      <w:tr w:rsidR="00886913" w:rsidRPr="006A6374" w14:paraId="47C9BCF0" w14:textId="77777777" w:rsidTr="00B72768">
        <w:trPr>
          <w:cantSplit/>
        </w:trPr>
        <w:tc>
          <w:tcPr>
            <w:tcW w:w="1796" w:type="dxa"/>
            <w:vAlign w:val="center"/>
          </w:tcPr>
          <w:p w14:paraId="0D43D43A" w14:textId="77777777" w:rsidR="00886913" w:rsidRDefault="00886913">
            <w:pPr>
              <w:pStyle w:val="Safetytitle"/>
              <w:ind w:right="504"/>
              <w:rPr>
                <w:rFonts w:ascii="Montserrat" w:hAnsi="Montserrat"/>
                <w:sz w:val="20"/>
                <w:szCs w:val="20"/>
              </w:rPr>
            </w:pPr>
            <w:r w:rsidRPr="00FE1697">
              <w:rPr>
                <w:rFonts w:ascii="Webdings" w:eastAsia="Webdings" w:hAnsi="Webdings" w:cs="Webdings"/>
                <w:sz w:val="32"/>
                <w:szCs w:val="32"/>
              </w:rPr>
              <w:lastRenderedPageBreak/>
              <w:sym w:font="Webdings" w:char="F069"/>
            </w:r>
          </w:p>
        </w:tc>
        <w:tc>
          <w:tcPr>
            <w:tcW w:w="6743" w:type="dxa"/>
            <w:tcBorders>
              <w:top w:val="single" w:sz="4" w:space="0" w:color="auto"/>
              <w:bottom w:val="single" w:sz="4" w:space="0" w:color="auto"/>
            </w:tcBorders>
            <w:shd w:val="clear" w:color="auto" w:fill="auto"/>
            <w:vAlign w:val="center"/>
          </w:tcPr>
          <w:p w14:paraId="7E3163AC" w14:textId="22F3BA0F" w:rsidR="00886913" w:rsidRPr="006A6374" w:rsidRDefault="00886913" w:rsidP="00B72768">
            <w:pPr>
              <w:pStyle w:val="Bullet"/>
              <w:numPr>
                <w:ilvl w:val="0"/>
                <w:numId w:val="0"/>
              </w:numPr>
              <w:ind w:left="567"/>
            </w:pPr>
            <w:r w:rsidRPr="00B1706D">
              <w:rPr>
                <w:rFonts w:eastAsia="DengXian"/>
              </w:rPr>
              <w:t xml:space="preserve">The limits must be set in ascending order of limit value with PLI otherwise the </w:t>
            </w:r>
            <w:r>
              <w:rPr>
                <w:rFonts w:eastAsia="DengXian"/>
              </w:rPr>
              <w:t>FD</w:t>
            </w:r>
            <w:r w:rsidRPr="00B1706D">
              <w:rPr>
                <w:rFonts w:eastAsia="DengXian"/>
              </w:rPr>
              <w:t xml:space="preserve"> </w:t>
            </w:r>
            <w:r w:rsidR="00AC202F">
              <w:rPr>
                <w:rFonts w:eastAsia="DengXian"/>
              </w:rPr>
              <w:t>rejects</w:t>
            </w:r>
            <w:r w:rsidRPr="00B1706D">
              <w:rPr>
                <w:rFonts w:eastAsia="DengXian"/>
              </w:rPr>
              <w:t xml:space="preserve"> the configuration. </w:t>
            </w:r>
            <w:r>
              <w:rPr>
                <w:rFonts w:eastAsia="DengXian"/>
              </w:rPr>
              <w:t>W</w:t>
            </w:r>
            <w:r w:rsidRPr="00B1706D">
              <w:rPr>
                <w:rFonts w:eastAsia="DengXian"/>
              </w:rPr>
              <w:t xml:space="preserve">hen a profile is being used every day of the week there is no static limit value being used. In this case the unused limit value can contain any arbitrary value and must not be included in any validation checks done in the </w:t>
            </w:r>
            <w:r>
              <w:rPr>
                <w:rFonts w:eastAsia="DengXian"/>
              </w:rPr>
              <w:t>FD</w:t>
            </w:r>
            <w:r w:rsidRPr="00B1706D">
              <w:rPr>
                <w:rFonts w:eastAsia="DengXian"/>
              </w:rPr>
              <w:t>.</w:t>
            </w:r>
          </w:p>
        </w:tc>
      </w:tr>
    </w:tbl>
    <w:p w14:paraId="182AE4BE" w14:textId="77777777" w:rsidR="00D820CE" w:rsidRPr="00B1706D" w:rsidRDefault="00D820CE" w:rsidP="00B1706D">
      <w:pPr>
        <w:pStyle w:val="BodyText"/>
        <w:rPr>
          <w:rFonts w:eastAsia="DengXian"/>
        </w:rPr>
      </w:pPr>
    </w:p>
    <w:p w14:paraId="3BE9A4DA" w14:textId="3165A200" w:rsidR="00B1706D" w:rsidRPr="00B1706D" w:rsidRDefault="00B1706D" w:rsidP="00B1706D">
      <w:pPr>
        <w:pStyle w:val="BodyText"/>
        <w:rPr>
          <w:rFonts w:eastAsia="DengXian"/>
        </w:rPr>
      </w:pPr>
      <w:r>
        <w:rPr>
          <w:rFonts w:eastAsia="DengXian"/>
        </w:rPr>
        <w:t>The</w:t>
      </w:r>
      <w:r w:rsidRPr="00B1706D">
        <w:rPr>
          <w:rFonts w:eastAsia="DengXian"/>
        </w:rPr>
        <w:t xml:space="preserve"> state of a counter </w:t>
      </w:r>
      <w:r w:rsidR="006935F1">
        <w:rPr>
          <w:rFonts w:eastAsia="DengXian"/>
        </w:rPr>
        <w:t>point</w:t>
      </w:r>
      <w:r w:rsidRPr="00B1706D">
        <w:rPr>
          <w:rFonts w:eastAsia="DengXian"/>
        </w:rPr>
        <w:t xml:space="preserve"> corresponds to the region between two adjacent limits</w:t>
      </w:r>
      <w:r>
        <w:rPr>
          <w:rFonts w:eastAsia="DengXian"/>
        </w:rPr>
        <w:t>,</w:t>
      </w:r>
      <w:r w:rsidRPr="00B1706D">
        <w:rPr>
          <w:rFonts w:eastAsia="DengXian"/>
        </w:rPr>
        <w:t xml:space="preserve"> or the region above the highest limit. The region between 0 and the lowest limit is referred to as the normal state. The range of values represented by a particular state includes the value of the lower bound, but not the value of the upper bound. A </w:t>
      </w:r>
      <w:r w:rsidR="006935F1">
        <w:rPr>
          <w:rFonts w:eastAsia="DengXian"/>
        </w:rPr>
        <w:t>point</w:t>
      </w:r>
      <w:r w:rsidRPr="00B1706D">
        <w:rPr>
          <w:rFonts w:eastAsia="DengXian"/>
        </w:rPr>
        <w:t xml:space="preserve"> without any limits is always in the normal state</w:t>
      </w:r>
      <w:r>
        <w:rPr>
          <w:rFonts w:eastAsia="DengXian"/>
        </w:rPr>
        <w:t>, see</w:t>
      </w:r>
      <w:r w:rsidR="00F664B4">
        <w:rPr>
          <w:rFonts w:eastAsia="DengXian"/>
        </w:rPr>
        <w:t xml:space="preserve"> </w:t>
      </w:r>
      <w:r w:rsidR="00F664B4" w:rsidRPr="00F664B4">
        <w:rPr>
          <w:rStyle w:val="Crossreference"/>
          <w:rFonts w:eastAsia="DengXian"/>
        </w:rPr>
        <w:fldChar w:fldCharType="begin"/>
      </w:r>
      <w:r w:rsidR="00F664B4" w:rsidRPr="00F664B4">
        <w:rPr>
          <w:rStyle w:val="Crossreference"/>
          <w:rFonts w:eastAsia="DengXian"/>
        </w:rPr>
        <w:instrText xml:space="preserve"> REF _Ref161765726 \h  \* MERGEFORMAT </w:instrText>
      </w:r>
      <w:r w:rsidR="00F664B4" w:rsidRPr="00F664B4">
        <w:rPr>
          <w:rStyle w:val="Crossreference"/>
          <w:rFonts w:eastAsia="DengXian"/>
        </w:rPr>
      </w:r>
      <w:r w:rsidR="00F664B4" w:rsidRPr="00F664B4">
        <w:rPr>
          <w:rStyle w:val="Crossreference"/>
          <w:rFonts w:eastAsia="DengXian"/>
        </w:rPr>
        <w:fldChar w:fldCharType="separate"/>
      </w:r>
      <w:ins w:id="1024" w:author="Gavin Rawson" w:date="2024-07-17T08:57:00Z" w16du:dateUtc="2024-07-17T07:57:00Z">
        <w:r w:rsidR="00B95831" w:rsidRPr="00B95831">
          <w:rPr>
            <w:rStyle w:val="Crossreference"/>
            <w:rPrChange w:id="1025" w:author="Gavin Rawson" w:date="2024-07-17T08:57:00Z" w16du:dateUtc="2024-07-17T07:57:00Z">
              <w:rPr/>
            </w:rPrChange>
          </w:rPr>
          <w:t xml:space="preserve">Figure </w:t>
        </w:r>
        <w:r w:rsidR="00B95831" w:rsidRPr="00B95831">
          <w:rPr>
            <w:rStyle w:val="Crossreference"/>
            <w:rPrChange w:id="1026" w:author="Gavin Rawson" w:date="2024-07-17T08:57:00Z" w16du:dateUtc="2024-07-17T07:57:00Z">
              <w:rPr>
                <w:noProof/>
              </w:rPr>
            </w:rPrChange>
          </w:rPr>
          <w:t>10</w:t>
        </w:r>
      </w:ins>
      <w:del w:id="1027" w:author="Gavin Rawson" w:date="2024-07-15T12:48:00Z" w16du:dateUtc="2024-07-15T11:48:00Z">
        <w:r w:rsidR="002B16D9" w:rsidRPr="00041655" w:rsidDel="00461D1E">
          <w:rPr>
            <w:rStyle w:val="Crossreference"/>
          </w:rPr>
          <w:delText>Figure 10</w:delText>
        </w:r>
      </w:del>
      <w:r w:rsidR="00F664B4" w:rsidRPr="00F664B4">
        <w:rPr>
          <w:rStyle w:val="Crossreference"/>
          <w:rFonts w:eastAsia="DengXian"/>
        </w:rPr>
        <w:fldChar w:fldCharType="end"/>
      </w:r>
      <w:r>
        <w:rPr>
          <w:rFonts w:eastAsia="DengXian"/>
        </w:rPr>
        <w:t>.</w:t>
      </w:r>
      <w:r w:rsidRPr="00B1706D">
        <w:rPr>
          <w:rFonts w:eastAsia="DengXian"/>
        </w:rPr>
        <w:t xml:space="preserve"> </w:t>
      </w:r>
    </w:p>
    <w:p w14:paraId="61D8B111" w14:textId="1F07C3C1" w:rsidR="00C819B1" w:rsidRDefault="00B1706D" w:rsidP="00F07026">
      <w:pPr>
        <w:pStyle w:val="Figure"/>
      </w:pPr>
      <w:r>
        <w:rPr>
          <w:noProof/>
        </w:rPr>
        <w:drawing>
          <wp:inline distT="0" distB="0" distL="0" distR="0" wp14:anchorId="07ED879A" wp14:editId="53AC4142">
            <wp:extent cx="2699385" cy="2600325"/>
            <wp:effectExtent l="0" t="0" r="0" b="0"/>
            <wp:docPr id="1174845975" name="Graphic 6" descr="A diagram showing the counter norm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45975" name="Graphic 6" descr="A diagram showing the counter normal state."/>
                    <pic:cNvPicPr/>
                  </pic:nvPicPr>
                  <pic:blipFill rotWithShape="1">
                    <a:blip r:embed="rId48">
                      <a:extLst>
                        <a:ext uri="{28A0092B-C50C-407E-A947-70E740481C1C}">
                          <a14:useLocalDpi xmlns:a14="http://schemas.microsoft.com/office/drawing/2010/main" val="0"/>
                        </a:ext>
                        <a:ext uri="{96DAC541-7B7A-43D3-8B79-37D633B846F1}">
                          <asvg:svgBlip xmlns:asvg="http://schemas.microsoft.com/office/drawing/2016/SVG/main" r:embed="rId49"/>
                        </a:ext>
                      </a:extLst>
                    </a:blip>
                    <a:srcRect l="7129" t="48477" r="68756" b="18669"/>
                    <a:stretch/>
                  </pic:blipFill>
                  <pic:spPr bwMode="auto">
                    <a:xfrm>
                      <a:off x="0" y="0"/>
                      <a:ext cx="2700000" cy="2600917"/>
                    </a:xfrm>
                    <a:prstGeom prst="rect">
                      <a:avLst/>
                    </a:prstGeom>
                    <a:ln>
                      <a:noFill/>
                    </a:ln>
                    <a:extLst>
                      <a:ext uri="{53640926-AAD7-44D8-BBD7-CCE9431645EC}">
                        <a14:shadowObscured xmlns:a14="http://schemas.microsoft.com/office/drawing/2010/main"/>
                      </a:ext>
                    </a:extLst>
                  </pic:spPr>
                </pic:pic>
              </a:graphicData>
            </a:graphic>
          </wp:inline>
        </w:drawing>
      </w:r>
    </w:p>
    <w:p w14:paraId="45A02185" w14:textId="498D7DEE" w:rsidR="00B1706D" w:rsidRDefault="00B1706D" w:rsidP="00B1706D">
      <w:pPr>
        <w:pStyle w:val="Caption"/>
      </w:pPr>
      <w:bookmarkStart w:id="1028" w:name="_Ref161765726"/>
      <w:bookmarkStart w:id="1029" w:name="_Toc170288637"/>
      <w:r>
        <w:t xml:space="preserve">Figure </w:t>
      </w:r>
      <w:r>
        <w:fldChar w:fldCharType="begin"/>
      </w:r>
      <w:r>
        <w:instrText xml:space="preserve"> SEQ Figure \* ARABIC </w:instrText>
      </w:r>
      <w:r>
        <w:fldChar w:fldCharType="separate"/>
      </w:r>
      <w:r w:rsidR="00B95831">
        <w:rPr>
          <w:noProof/>
        </w:rPr>
        <w:t>10</w:t>
      </w:r>
      <w:r>
        <w:rPr>
          <w:noProof/>
        </w:rPr>
        <w:fldChar w:fldCharType="end"/>
      </w:r>
      <w:bookmarkEnd w:id="1028"/>
      <w:r>
        <w:tab/>
      </w:r>
      <w:r w:rsidRPr="00B1706D">
        <w:t>Counter normal state</w:t>
      </w:r>
      <w:bookmarkEnd w:id="1029"/>
    </w:p>
    <w:p w14:paraId="2E0117E7" w14:textId="77D27C2F" w:rsidR="00B1706D" w:rsidRPr="00B1706D" w:rsidRDefault="00B1706D" w:rsidP="00B1706D">
      <w:pPr>
        <w:pStyle w:val="BodyText"/>
        <w:rPr>
          <w:rFonts w:eastAsia="DengXian"/>
        </w:rPr>
      </w:pPr>
      <w:r w:rsidRPr="00B1706D">
        <w:rPr>
          <w:rFonts w:eastAsia="DengXian"/>
        </w:rPr>
        <w:t xml:space="preserve">For example, given a </w:t>
      </w:r>
      <w:r w:rsidR="006935F1">
        <w:rPr>
          <w:rFonts w:eastAsia="DengXian"/>
        </w:rPr>
        <w:t>point</w:t>
      </w:r>
      <w:r w:rsidRPr="00B1706D">
        <w:rPr>
          <w:rFonts w:eastAsia="DengXian"/>
        </w:rPr>
        <w:t xml:space="preserve"> with two limits at 20.0</w:t>
      </w:r>
      <w:r>
        <w:rPr>
          <w:rFonts w:eastAsia="DengXian"/>
        </w:rPr>
        <w:t xml:space="preserve">, </w:t>
      </w:r>
      <w:r w:rsidRPr="00B1706D">
        <w:rPr>
          <w:rFonts w:eastAsia="DengXian"/>
        </w:rPr>
        <w:t>high</w:t>
      </w:r>
      <w:r>
        <w:rPr>
          <w:rFonts w:eastAsia="DengXian"/>
        </w:rPr>
        <w:t>,</w:t>
      </w:r>
      <w:r w:rsidRPr="00B1706D">
        <w:rPr>
          <w:rFonts w:eastAsia="DengXian"/>
        </w:rPr>
        <w:t xml:space="preserve"> and 40.0</w:t>
      </w:r>
      <w:r>
        <w:rPr>
          <w:rFonts w:eastAsia="DengXian"/>
        </w:rPr>
        <w:t xml:space="preserve">, </w:t>
      </w:r>
      <w:r w:rsidRPr="00B1706D">
        <w:rPr>
          <w:rFonts w:eastAsia="DengXian"/>
        </w:rPr>
        <w:t xml:space="preserve">high-high, the normal state represents values less than 20.0, the high state represents values greater than or equal to 20.0 and less than 40.0, and the high-high state represents values greater than or equal to 40.0. </w:t>
      </w:r>
    </w:p>
    <w:p w14:paraId="760BC6A1" w14:textId="1FDAFF3A" w:rsidR="00B1706D" w:rsidRDefault="00B1706D" w:rsidP="00B1706D">
      <w:pPr>
        <w:pStyle w:val="BodyText"/>
        <w:rPr>
          <w:rFonts w:eastAsia="DengXian"/>
        </w:rPr>
      </w:pPr>
      <w:r w:rsidRPr="00B1706D">
        <w:rPr>
          <w:rFonts w:eastAsia="DengXian"/>
        </w:rPr>
        <w:t xml:space="preserve">The information </w:t>
      </w:r>
      <w:r>
        <w:rPr>
          <w:rFonts w:eastAsia="DengXian"/>
        </w:rPr>
        <w:t xml:space="preserve">in </w:t>
      </w:r>
      <w:r w:rsidR="003557AA" w:rsidRPr="003557AA">
        <w:rPr>
          <w:rStyle w:val="Crossreference"/>
          <w:rFonts w:eastAsia="DengXian"/>
        </w:rPr>
        <w:fldChar w:fldCharType="begin"/>
      </w:r>
      <w:r w:rsidR="003557AA" w:rsidRPr="003557AA">
        <w:rPr>
          <w:rStyle w:val="Crossreference"/>
          <w:rFonts w:eastAsia="DengXian"/>
        </w:rPr>
        <w:instrText xml:space="preserve"> REF _Ref161312936 \h </w:instrText>
      </w:r>
      <w:r w:rsidR="003557AA">
        <w:rPr>
          <w:rStyle w:val="Crossreference"/>
          <w:rFonts w:eastAsia="DengXian"/>
        </w:rPr>
        <w:instrText xml:space="preserve"> \* MERGEFORMAT </w:instrText>
      </w:r>
      <w:r w:rsidR="003557AA" w:rsidRPr="003557AA">
        <w:rPr>
          <w:rStyle w:val="Crossreference"/>
          <w:rFonts w:eastAsia="DengXian"/>
        </w:rPr>
      </w:r>
      <w:r w:rsidR="003557AA" w:rsidRPr="003557AA">
        <w:rPr>
          <w:rStyle w:val="Crossreference"/>
          <w:rFonts w:eastAsia="DengXian"/>
        </w:rPr>
        <w:fldChar w:fldCharType="separate"/>
      </w:r>
      <w:ins w:id="1030" w:author="Gavin Rawson" w:date="2024-07-17T08:57:00Z" w16du:dateUtc="2024-07-17T07:57:00Z">
        <w:r w:rsidR="00B95831" w:rsidRPr="00B95831">
          <w:rPr>
            <w:rStyle w:val="Crossreference"/>
            <w:rPrChange w:id="1031" w:author="Gavin Rawson" w:date="2024-07-17T08:57:00Z" w16du:dateUtc="2024-07-17T07:57:00Z">
              <w:rPr/>
            </w:rPrChange>
          </w:rPr>
          <w:t xml:space="preserve">Table </w:t>
        </w:r>
        <w:r w:rsidR="00B95831" w:rsidRPr="00B95831">
          <w:rPr>
            <w:rStyle w:val="Crossreference"/>
            <w:rPrChange w:id="1032" w:author="Gavin Rawson" w:date="2024-07-17T08:57:00Z" w16du:dateUtc="2024-07-17T07:57:00Z">
              <w:rPr>
                <w:noProof/>
              </w:rPr>
            </w:rPrChange>
          </w:rPr>
          <w:t>17</w:t>
        </w:r>
      </w:ins>
      <w:del w:id="1033" w:author="Gavin Rawson" w:date="2024-07-15T12:48:00Z" w16du:dateUtc="2024-07-15T11:48:00Z">
        <w:r w:rsidR="002B16D9" w:rsidRPr="00041655" w:rsidDel="00461D1E">
          <w:rPr>
            <w:rStyle w:val="Crossreference"/>
          </w:rPr>
          <w:delText>Table 17</w:delText>
        </w:r>
      </w:del>
      <w:r w:rsidR="003557AA" w:rsidRPr="003557AA">
        <w:rPr>
          <w:rStyle w:val="Crossreference"/>
          <w:rFonts w:eastAsia="DengXian"/>
        </w:rPr>
        <w:fldChar w:fldCharType="end"/>
      </w:r>
      <w:r>
        <w:rPr>
          <w:rFonts w:eastAsia="DengXian"/>
        </w:rPr>
        <w:t xml:space="preserve"> </w:t>
      </w:r>
      <w:r w:rsidRPr="00B1706D">
        <w:rPr>
          <w:rFonts w:eastAsia="DengXian"/>
        </w:rPr>
        <w:t xml:space="preserve">is used to define limits for counter </w:t>
      </w:r>
      <w:r w:rsidR="006935F1">
        <w:rPr>
          <w:rFonts w:eastAsia="DengXian"/>
        </w:rPr>
        <w:t>point</w:t>
      </w:r>
      <w:r w:rsidRPr="00B1706D">
        <w:rPr>
          <w:rFonts w:eastAsia="DengXian"/>
        </w:rPr>
        <w:t>s</w:t>
      </w:r>
      <w:r>
        <w:rPr>
          <w:rFonts w:eastAsia="DengXian"/>
        </w:rPr>
        <w:t xml:space="preserve"> w</w:t>
      </w:r>
      <w:r w:rsidRPr="00B1706D">
        <w:rPr>
          <w:rFonts w:eastAsia="DengXian"/>
        </w:rPr>
        <w:t xml:space="preserve">ithin the object: </w:t>
      </w:r>
      <w:r w:rsidRPr="00B1706D">
        <w:rPr>
          <w:rFonts w:eastAsia="DengXian"/>
          <w:b/>
          <w:bCs/>
        </w:rPr>
        <w:t>counterLimit</w:t>
      </w:r>
      <w:r w:rsidR="00C36CF5">
        <w:rPr>
          <w:rFonts w:eastAsia="DengXian"/>
        </w:rPr>
        <w:t>.</w:t>
      </w:r>
    </w:p>
    <w:p w14:paraId="13A35EE1" w14:textId="47A5091A" w:rsidR="00B1706D" w:rsidRDefault="00B1706D" w:rsidP="00B1706D">
      <w:pPr>
        <w:pStyle w:val="Caption"/>
      </w:pPr>
      <w:bookmarkStart w:id="1034" w:name="_Ref161312936"/>
      <w:bookmarkStart w:id="1035" w:name="_Toc170288656"/>
      <w:r>
        <w:t xml:space="preserve">Table </w:t>
      </w:r>
      <w:r>
        <w:fldChar w:fldCharType="begin"/>
      </w:r>
      <w:r>
        <w:instrText xml:space="preserve"> SEQ Table \* ARABIC </w:instrText>
      </w:r>
      <w:r>
        <w:fldChar w:fldCharType="separate"/>
      </w:r>
      <w:r w:rsidR="00B95831">
        <w:rPr>
          <w:noProof/>
        </w:rPr>
        <w:t>17</w:t>
      </w:r>
      <w:r>
        <w:rPr>
          <w:noProof/>
        </w:rPr>
        <w:fldChar w:fldCharType="end"/>
      </w:r>
      <w:bookmarkEnd w:id="1034"/>
      <w:r>
        <w:tab/>
      </w:r>
      <w:r w:rsidR="003557AA" w:rsidRPr="003557AA">
        <w:t>Information used in defining a counter limit</w:t>
      </w:r>
      <w:bookmarkEnd w:id="1035"/>
    </w:p>
    <w:tbl>
      <w:tblPr>
        <w:tblStyle w:val="LucidTable9"/>
        <w:tblW w:w="9072" w:type="dxa"/>
        <w:jc w:val="center"/>
        <w:tblLook w:val="04A0" w:firstRow="1" w:lastRow="0" w:firstColumn="1" w:lastColumn="0" w:noHBand="0" w:noVBand="1"/>
      </w:tblPr>
      <w:tblGrid>
        <w:gridCol w:w="1577"/>
        <w:gridCol w:w="1640"/>
        <w:gridCol w:w="911"/>
        <w:gridCol w:w="1355"/>
        <w:gridCol w:w="3589"/>
      </w:tblGrid>
      <w:tr w:rsidR="003557AA" w:rsidRPr="00163DC5" w14:paraId="7FF9CFA3" w14:textId="77777777" w:rsidTr="003557AA">
        <w:trPr>
          <w:cnfStyle w:val="100000000000" w:firstRow="1" w:lastRow="0" w:firstColumn="0" w:lastColumn="0" w:oddVBand="0" w:evenVBand="0" w:oddHBand="0" w:evenHBand="0" w:firstRowFirstColumn="0" w:firstRowLastColumn="0" w:lastRowFirstColumn="0" w:lastRowLastColumn="0"/>
          <w:tblHeader/>
          <w:jc w:val="center"/>
        </w:trPr>
        <w:tc>
          <w:tcPr>
            <w:tcW w:w="1609" w:type="dxa"/>
            <w:shd w:val="clear" w:color="auto" w:fill="5BABD3"/>
          </w:tcPr>
          <w:p w14:paraId="34B13D96" w14:textId="77777777" w:rsidR="003557AA" w:rsidRPr="00163DC5" w:rsidRDefault="003557AA" w:rsidP="003557AA">
            <w:pPr>
              <w:pStyle w:val="TableHeading"/>
              <w:rPr>
                <w:b/>
                <w:sz w:val="20"/>
                <w:szCs w:val="20"/>
              </w:rPr>
            </w:pPr>
            <w:r w:rsidRPr="00163DC5">
              <w:rPr>
                <w:b/>
                <w:sz w:val="20"/>
                <w:szCs w:val="20"/>
              </w:rPr>
              <w:t>Information</w:t>
            </w:r>
          </w:p>
        </w:tc>
        <w:tc>
          <w:tcPr>
            <w:tcW w:w="1032" w:type="dxa"/>
            <w:shd w:val="clear" w:color="auto" w:fill="5BABD3"/>
          </w:tcPr>
          <w:p w14:paraId="0E946EA6" w14:textId="77777777" w:rsidR="003557AA" w:rsidRPr="00163DC5" w:rsidRDefault="003557AA" w:rsidP="003557AA">
            <w:pPr>
              <w:pStyle w:val="TableHeading"/>
              <w:rPr>
                <w:b/>
                <w:sz w:val="20"/>
                <w:szCs w:val="20"/>
              </w:rPr>
            </w:pPr>
            <w:r w:rsidRPr="00163DC5">
              <w:rPr>
                <w:b/>
                <w:sz w:val="20"/>
                <w:szCs w:val="20"/>
              </w:rPr>
              <w:t>Type</w:t>
            </w:r>
          </w:p>
        </w:tc>
        <w:tc>
          <w:tcPr>
            <w:tcW w:w="932" w:type="dxa"/>
            <w:shd w:val="clear" w:color="auto" w:fill="5BABD3"/>
          </w:tcPr>
          <w:p w14:paraId="6F6590E5" w14:textId="77777777" w:rsidR="003557AA" w:rsidRPr="00163DC5" w:rsidRDefault="003557AA" w:rsidP="003557AA">
            <w:pPr>
              <w:pStyle w:val="TableHeading"/>
              <w:rPr>
                <w:b/>
                <w:sz w:val="20"/>
                <w:szCs w:val="20"/>
              </w:rPr>
            </w:pPr>
            <w:r w:rsidRPr="00163DC5">
              <w:rPr>
                <w:b/>
                <w:sz w:val="20"/>
                <w:szCs w:val="20"/>
              </w:rPr>
              <w:t>JSON Name</w:t>
            </w:r>
          </w:p>
        </w:tc>
        <w:tc>
          <w:tcPr>
            <w:tcW w:w="1239" w:type="dxa"/>
            <w:shd w:val="clear" w:color="auto" w:fill="5BABD3"/>
          </w:tcPr>
          <w:p w14:paraId="2674A30B" w14:textId="77777777" w:rsidR="003557AA" w:rsidRPr="00163DC5" w:rsidRDefault="003557AA" w:rsidP="003557AA">
            <w:pPr>
              <w:pStyle w:val="TableHeading"/>
              <w:rPr>
                <w:b/>
                <w:sz w:val="20"/>
                <w:szCs w:val="20"/>
              </w:rPr>
            </w:pPr>
            <w:r w:rsidRPr="00163DC5">
              <w:rPr>
                <w:b/>
                <w:sz w:val="20"/>
                <w:szCs w:val="20"/>
              </w:rPr>
              <w:t>Mandatory</w:t>
            </w:r>
          </w:p>
        </w:tc>
        <w:tc>
          <w:tcPr>
            <w:tcW w:w="4204" w:type="dxa"/>
            <w:shd w:val="clear" w:color="auto" w:fill="5BABD3"/>
          </w:tcPr>
          <w:p w14:paraId="639FAE97" w14:textId="77777777" w:rsidR="003557AA" w:rsidRPr="00163DC5" w:rsidRDefault="003557AA" w:rsidP="003557AA">
            <w:pPr>
              <w:pStyle w:val="TableHeading"/>
              <w:rPr>
                <w:b/>
                <w:sz w:val="20"/>
                <w:szCs w:val="20"/>
              </w:rPr>
            </w:pPr>
            <w:r w:rsidRPr="00163DC5">
              <w:rPr>
                <w:b/>
                <w:sz w:val="20"/>
                <w:szCs w:val="20"/>
              </w:rPr>
              <w:t>Description</w:t>
            </w:r>
          </w:p>
        </w:tc>
      </w:tr>
      <w:tr w:rsidR="003557AA" w:rsidRPr="00163DC5" w14:paraId="465AC0CA" w14:textId="77777777" w:rsidTr="003557AA">
        <w:trPr>
          <w:jc w:val="center"/>
        </w:trPr>
        <w:tc>
          <w:tcPr>
            <w:tcW w:w="1609" w:type="dxa"/>
          </w:tcPr>
          <w:p w14:paraId="2D9F98ED" w14:textId="77777777" w:rsidR="003557AA" w:rsidRPr="00163DC5" w:rsidRDefault="003557AA" w:rsidP="002B16D9">
            <w:pPr>
              <w:pStyle w:val="TableText"/>
            </w:pPr>
            <w:r w:rsidRPr="00163DC5">
              <w:t>Parent Point</w:t>
            </w:r>
          </w:p>
        </w:tc>
        <w:tc>
          <w:tcPr>
            <w:tcW w:w="1032" w:type="dxa"/>
          </w:tcPr>
          <w:p w14:paraId="5EBA878D" w14:textId="77777777" w:rsidR="003557AA" w:rsidRPr="00163DC5" w:rsidRDefault="003557AA" w:rsidP="002B16D9">
            <w:pPr>
              <w:pStyle w:val="TableText"/>
            </w:pPr>
            <w:r w:rsidRPr="00163DC5">
              <w:t>Integer</w:t>
            </w:r>
          </w:p>
        </w:tc>
        <w:tc>
          <w:tcPr>
            <w:tcW w:w="932" w:type="dxa"/>
          </w:tcPr>
          <w:p w14:paraId="34EF02B1" w14:textId="77777777" w:rsidR="003557AA" w:rsidRPr="00163DC5" w:rsidRDefault="003557AA" w:rsidP="002B16D9">
            <w:pPr>
              <w:pStyle w:val="TableText"/>
            </w:pPr>
            <w:r w:rsidRPr="00163DC5">
              <w:t>parent</w:t>
            </w:r>
          </w:p>
        </w:tc>
        <w:tc>
          <w:tcPr>
            <w:tcW w:w="1239" w:type="dxa"/>
          </w:tcPr>
          <w:p w14:paraId="50470B4E" w14:textId="77777777" w:rsidR="003557AA" w:rsidRPr="00163DC5" w:rsidRDefault="003557AA" w:rsidP="002B16D9">
            <w:pPr>
              <w:pStyle w:val="TableText"/>
            </w:pPr>
            <w:r w:rsidRPr="00163DC5">
              <w:t>Yes</w:t>
            </w:r>
          </w:p>
        </w:tc>
        <w:tc>
          <w:tcPr>
            <w:tcW w:w="4204" w:type="dxa"/>
          </w:tcPr>
          <w:p w14:paraId="5089825B" w14:textId="6ED09085" w:rsidR="003557AA" w:rsidRPr="00163DC5" w:rsidRDefault="003557AA" w:rsidP="002B16D9">
            <w:pPr>
              <w:pStyle w:val="TableText"/>
            </w:pPr>
            <w:r w:rsidRPr="00163DC5">
              <w:t xml:space="preserve">Counter </w:t>
            </w:r>
            <w:r w:rsidR="00221A0A">
              <w:t>p</w:t>
            </w:r>
            <w:r w:rsidR="00221A0A" w:rsidRPr="00C36CF5">
              <w:t>oint</w:t>
            </w:r>
            <w:r w:rsidR="00221A0A" w:rsidRPr="00163DC5">
              <w:t xml:space="preserve"> </w:t>
            </w:r>
            <w:r w:rsidRPr="00163DC5">
              <w:t>number</w:t>
            </w:r>
            <w:r w:rsidR="002977C5">
              <w:t>.</w:t>
            </w:r>
          </w:p>
        </w:tc>
      </w:tr>
      <w:tr w:rsidR="003557AA" w:rsidRPr="00163DC5" w14:paraId="037AD919" w14:textId="77777777" w:rsidTr="003557AA">
        <w:trPr>
          <w:jc w:val="center"/>
        </w:trPr>
        <w:tc>
          <w:tcPr>
            <w:tcW w:w="1609" w:type="dxa"/>
          </w:tcPr>
          <w:p w14:paraId="22A2D628" w14:textId="77777777" w:rsidR="003557AA" w:rsidRPr="00163DC5" w:rsidRDefault="003557AA" w:rsidP="002B16D9">
            <w:pPr>
              <w:pStyle w:val="TableText"/>
            </w:pPr>
            <w:r w:rsidRPr="00163DC5">
              <w:t>Point Limit Index</w:t>
            </w:r>
          </w:p>
        </w:tc>
        <w:tc>
          <w:tcPr>
            <w:tcW w:w="1032" w:type="dxa"/>
          </w:tcPr>
          <w:p w14:paraId="5BFE8F07" w14:textId="0C1AB7C0" w:rsidR="003557AA" w:rsidRPr="00163DC5" w:rsidRDefault="003557AA" w:rsidP="002B16D9">
            <w:pPr>
              <w:pStyle w:val="TableText"/>
            </w:pPr>
            <w:del w:id="1036" w:author="Gavin Rawson" w:date="2024-07-15T08:24:00Z" w16du:dateUtc="2024-07-15T07:24:00Z">
              <w:r w:rsidRPr="00163DC5" w:rsidDel="00547BB0">
                <w:delText>Number</w:delText>
              </w:r>
            </w:del>
            <w:ins w:id="1037" w:author="Gavin Rawson" w:date="2024-07-15T08:24:00Z" w16du:dateUtc="2024-07-15T07:24:00Z">
              <w:r w:rsidR="00547BB0">
                <w:t>Integer</w:t>
              </w:r>
            </w:ins>
          </w:p>
        </w:tc>
        <w:tc>
          <w:tcPr>
            <w:tcW w:w="932" w:type="dxa"/>
          </w:tcPr>
          <w:p w14:paraId="4FC1D8DB" w14:textId="77777777" w:rsidR="003557AA" w:rsidRPr="00163DC5" w:rsidRDefault="003557AA" w:rsidP="002B16D9">
            <w:pPr>
              <w:pStyle w:val="TableText"/>
            </w:pPr>
            <w:r w:rsidRPr="00163DC5">
              <w:t>num</w:t>
            </w:r>
          </w:p>
        </w:tc>
        <w:tc>
          <w:tcPr>
            <w:tcW w:w="1239" w:type="dxa"/>
          </w:tcPr>
          <w:p w14:paraId="5AA9372D" w14:textId="77777777" w:rsidR="003557AA" w:rsidRPr="00163DC5" w:rsidRDefault="003557AA" w:rsidP="002B16D9">
            <w:pPr>
              <w:pStyle w:val="TableText"/>
            </w:pPr>
            <w:r w:rsidRPr="00163DC5">
              <w:t>Yes</w:t>
            </w:r>
          </w:p>
        </w:tc>
        <w:tc>
          <w:tcPr>
            <w:tcW w:w="4204" w:type="dxa"/>
          </w:tcPr>
          <w:p w14:paraId="28B6AF96" w14:textId="21007A34" w:rsidR="003557AA" w:rsidRPr="00163DC5" w:rsidRDefault="003557AA" w:rsidP="002B16D9">
            <w:pPr>
              <w:pStyle w:val="TableText"/>
            </w:pPr>
            <w:r w:rsidRPr="00163DC5">
              <w:t>Point Limit Index (PLI) for limit</w:t>
            </w:r>
            <w:r w:rsidR="002977C5">
              <w:t>.</w:t>
            </w:r>
          </w:p>
        </w:tc>
      </w:tr>
      <w:tr w:rsidR="003557AA" w:rsidRPr="00163DC5" w14:paraId="708B1232" w14:textId="77777777" w:rsidTr="003557AA">
        <w:trPr>
          <w:jc w:val="center"/>
        </w:trPr>
        <w:tc>
          <w:tcPr>
            <w:tcW w:w="1609" w:type="dxa"/>
          </w:tcPr>
          <w:p w14:paraId="1AE75220" w14:textId="52453587" w:rsidR="003557AA" w:rsidRPr="00163DC5" w:rsidRDefault="003557AA" w:rsidP="002B16D9">
            <w:pPr>
              <w:pStyle w:val="TableText"/>
            </w:pPr>
            <w:r w:rsidRPr="00163DC5">
              <w:t xml:space="preserve">Limit </w:t>
            </w:r>
            <w:r w:rsidR="0016119D">
              <w:t>N</w:t>
            </w:r>
            <w:r w:rsidR="0016119D" w:rsidRPr="00163DC5">
              <w:t>ame</w:t>
            </w:r>
          </w:p>
        </w:tc>
        <w:tc>
          <w:tcPr>
            <w:tcW w:w="1032" w:type="dxa"/>
          </w:tcPr>
          <w:p w14:paraId="37465863" w14:textId="77777777" w:rsidR="003557AA" w:rsidRPr="00163DC5" w:rsidRDefault="003557AA" w:rsidP="002B16D9">
            <w:pPr>
              <w:pStyle w:val="TableText"/>
            </w:pPr>
            <w:r w:rsidRPr="00163DC5">
              <w:t>String</w:t>
            </w:r>
          </w:p>
        </w:tc>
        <w:tc>
          <w:tcPr>
            <w:tcW w:w="932" w:type="dxa"/>
          </w:tcPr>
          <w:p w14:paraId="20B9A1BD" w14:textId="77777777" w:rsidR="003557AA" w:rsidRPr="00163DC5" w:rsidRDefault="003557AA" w:rsidP="002B16D9">
            <w:pPr>
              <w:pStyle w:val="TableText"/>
            </w:pPr>
            <w:r w:rsidRPr="00163DC5">
              <w:t>name</w:t>
            </w:r>
          </w:p>
        </w:tc>
        <w:tc>
          <w:tcPr>
            <w:tcW w:w="1239" w:type="dxa"/>
          </w:tcPr>
          <w:p w14:paraId="0C7E85FD" w14:textId="77777777" w:rsidR="003557AA" w:rsidRPr="00163DC5" w:rsidRDefault="003557AA" w:rsidP="002B16D9">
            <w:pPr>
              <w:pStyle w:val="TableText"/>
            </w:pPr>
            <w:r w:rsidRPr="00163DC5">
              <w:t>No</w:t>
            </w:r>
          </w:p>
        </w:tc>
        <w:tc>
          <w:tcPr>
            <w:tcW w:w="4204" w:type="dxa"/>
          </w:tcPr>
          <w:p w14:paraId="6CE6E278" w14:textId="33AF1B55" w:rsidR="003557AA" w:rsidRPr="00163DC5" w:rsidRDefault="003557AA" w:rsidP="002B16D9">
            <w:pPr>
              <w:pStyle w:val="TableText"/>
            </w:pPr>
            <w:r w:rsidRPr="00163DC5">
              <w:t>A human readable name for the limit</w:t>
            </w:r>
            <w:r w:rsidR="002977C5">
              <w:t>.</w:t>
            </w:r>
          </w:p>
        </w:tc>
      </w:tr>
      <w:tr w:rsidR="003557AA" w:rsidRPr="00163DC5" w14:paraId="25C9CFD0" w14:textId="77777777" w:rsidTr="003557AA">
        <w:trPr>
          <w:jc w:val="center"/>
        </w:trPr>
        <w:tc>
          <w:tcPr>
            <w:tcW w:w="1609" w:type="dxa"/>
          </w:tcPr>
          <w:p w14:paraId="22460B11" w14:textId="77777777" w:rsidR="003557AA" w:rsidRPr="00163DC5" w:rsidRDefault="003557AA" w:rsidP="002B16D9">
            <w:pPr>
              <w:pStyle w:val="TableText"/>
            </w:pPr>
            <w:r w:rsidRPr="00163DC5">
              <w:t>Action</w:t>
            </w:r>
          </w:p>
        </w:tc>
        <w:tc>
          <w:tcPr>
            <w:tcW w:w="1032" w:type="dxa"/>
          </w:tcPr>
          <w:p w14:paraId="74234B3D" w14:textId="43240B45" w:rsidR="003557AA" w:rsidRPr="00163DC5" w:rsidRDefault="003557AA" w:rsidP="002B16D9">
            <w:pPr>
              <w:pStyle w:val="TableText"/>
            </w:pPr>
            <w:del w:id="1038" w:author="Gavin Rawson" w:date="2024-07-15T08:24:00Z" w16du:dateUtc="2024-07-15T07:24:00Z">
              <w:r w:rsidRPr="00163DC5" w:rsidDel="00396303">
                <w:delText>Number</w:delText>
              </w:r>
            </w:del>
            <w:ins w:id="1039" w:author="Gavin Rawson" w:date="2024-07-15T08:24:00Z" w16du:dateUtc="2024-07-15T07:24:00Z">
              <w:r w:rsidR="00396303">
                <w:t>I</w:t>
              </w:r>
            </w:ins>
            <w:ins w:id="1040" w:author="Gavin Rawson" w:date="2024-07-15T08:25:00Z" w16du:dateUtc="2024-07-15T07:25:00Z">
              <w:r w:rsidR="00396303">
                <w:t>nteger</w:t>
              </w:r>
            </w:ins>
          </w:p>
        </w:tc>
        <w:tc>
          <w:tcPr>
            <w:tcW w:w="932" w:type="dxa"/>
          </w:tcPr>
          <w:p w14:paraId="090A489E" w14:textId="77777777" w:rsidR="003557AA" w:rsidRPr="00163DC5" w:rsidRDefault="003557AA" w:rsidP="002B16D9">
            <w:pPr>
              <w:pStyle w:val="TableText"/>
            </w:pPr>
            <w:r w:rsidRPr="00163DC5">
              <w:t>action</w:t>
            </w:r>
          </w:p>
        </w:tc>
        <w:tc>
          <w:tcPr>
            <w:tcW w:w="1239" w:type="dxa"/>
          </w:tcPr>
          <w:p w14:paraId="6A9086C6" w14:textId="77777777" w:rsidR="003557AA" w:rsidRPr="00163DC5" w:rsidRDefault="003557AA" w:rsidP="002B16D9">
            <w:pPr>
              <w:pStyle w:val="TableText"/>
            </w:pPr>
            <w:r w:rsidRPr="00163DC5">
              <w:t>Yes</w:t>
            </w:r>
          </w:p>
        </w:tc>
        <w:tc>
          <w:tcPr>
            <w:tcW w:w="4204" w:type="dxa"/>
          </w:tcPr>
          <w:p w14:paraId="458F4EAB" w14:textId="530BC980" w:rsidR="003557AA" w:rsidRPr="00163DC5" w:rsidRDefault="003557AA" w:rsidP="002B16D9">
            <w:pPr>
              <w:pStyle w:val="TableText"/>
            </w:pPr>
            <w:r w:rsidRPr="00163DC5">
              <w:t>Action to be taken on entering this state</w:t>
            </w:r>
            <w:r w:rsidR="002977C5">
              <w:t>.</w:t>
            </w:r>
          </w:p>
        </w:tc>
      </w:tr>
      <w:tr w:rsidR="003557AA" w:rsidRPr="00163DC5" w14:paraId="7224B6F5" w14:textId="77777777" w:rsidTr="003557AA">
        <w:trPr>
          <w:jc w:val="center"/>
        </w:trPr>
        <w:tc>
          <w:tcPr>
            <w:tcW w:w="1609" w:type="dxa"/>
          </w:tcPr>
          <w:p w14:paraId="4A36224C" w14:textId="44235595" w:rsidR="003557AA" w:rsidRPr="00163DC5" w:rsidRDefault="003557AA" w:rsidP="002B16D9">
            <w:pPr>
              <w:pStyle w:val="TableText"/>
            </w:pPr>
            <w:r w:rsidRPr="00163DC5">
              <w:t xml:space="preserve">Limit </w:t>
            </w:r>
            <w:r w:rsidR="0016119D">
              <w:t>V</w:t>
            </w:r>
            <w:r w:rsidR="0016119D" w:rsidRPr="00163DC5">
              <w:t>alue</w:t>
            </w:r>
          </w:p>
        </w:tc>
        <w:tc>
          <w:tcPr>
            <w:tcW w:w="1032" w:type="dxa"/>
          </w:tcPr>
          <w:p w14:paraId="19CE9F3E" w14:textId="77777777" w:rsidR="003557AA" w:rsidRPr="00163DC5" w:rsidRDefault="003557AA" w:rsidP="002B16D9">
            <w:pPr>
              <w:pStyle w:val="TableText"/>
            </w:pPr>
            <w:r w:rsidRPr="00163DC5">
              <w:t>Number</w:t>
            </w:r>
          </w:p>
        </w:tc>
        <w:tc>
          <w:tcPr>
            <w:tcW w:w="932" w:type="dxa"/>
          </w:tcPr>
          <w:p w14:paraId="26BFDB00" w14:textId="77777777" w:rsidR="003557AA" w:rsidRPr="00163DC5" w:rsidRDefault="003557AA" w:rsidP="002B16D9">
            <w:pPr>
              <w:pStyle w:val="TableText"/>
            </w:pPr>
            <w:r w:rsidRPr="00163DC5">
              <w:t>value</w:t>
            </w:r>
          </w:p>
        </w:tc>
        <w:tc>
          <w:tcPr>
            <w:tcW w:w="1239" w:type="dxa"/>
          </w:tcPr>
          <w:p w14:paraId="294161CC" w14:textId="77777777" w:rsidR="003557AA" w:rsidRPr="00163DC5" w:rsidRDefault="003557AA" w:rsidP="002B16D9">
            <w:pPr>
              <w:pStyle w:val="TableText"/>
            </w:pPr>
            <w:r w:rsidRPr="00163DC5">
              <w:t>Yes</w:t>
            </w:r>
          </w:p>
        </w:tc>
        <w:tc>
          <w:tcPr>
            <w:tcW w:w="4204" w:type="dxa"/>
          </w:tcPr>
          <w:p w14:paraId="4C519DEF" w14:textId="6F1CD918" w:rsidR="003557AA" w:rsidRPr="00163DC5" w:rsidRDefault="003557AA" w:rsidP="002B16D9">
            <w:pPr>
              <w:pStyle w:val="TableText"/>
            </w:pPr>
            <w:r w:rsidRPr="00163DC5">
              <w:t>The value of this limit</w:t>
            </w:r>
            <w:r w:rsidR="002977C5">
              <w:t>.</w:t>
            </w:r>
          </w:p>
        </w:tc>
      </w:tr>
      <w:tr w:rsidR="003557AA" w:rsidRPr="00163DC5" w14:paraId="27876962" w14:textId="77777777" w:rsidTr="003557AA">
        <w:trPr>
          <w:jc w:val="center"/>
        </w:trPr>
        <w:tc>
          <w:tcPr>
            <w:tcW w:w="1609" w:type="dxa"/>
          </w:tcPr>
          <w:p w14:paraId="058BCCBE" w14:textId="1A97114B" w:rsidR="003557AA" w:rsidRPr="00163DC5" w:rsidRDefault="003557AA" w:rsidP="002B16D9">
            <w:pPr>
              <w:pStyle w:val="TableText"/>
            </w:pPr>
            <w:r w:rsidRPr="00163DC5">
              <w:lastRenderedPageBreak/>
              <w:t xml:space="preserve">Monday </w:t>
            </w:r>
            <w:r w:rsidR="0016119D">
              <w:t>P</w:t>
            </w:r>
            <w:r w:rsidR="0016119D" w:rsidRPr="00163DC5">
              <w:t>rofile</w:t>
            </w:r>
          </w:p>
        </w:tc>
        <w:tc>
          <w:tcPr>
            <w:tcW w:w="1032" w:type="dxa"/>
          </w:tcPr>
          <w:p w14:paraId="5F3A52B0" w14:textId="65785A7E" w:rsidR="003557AA" w:rsidRPr="00163DC5" w:rsidRDefault="00396303" w:rsidP="002B16D9">
            <w:pPr>
              <w:pStyle w:val="TableText"/>
            </w:pPr>
            <w:ins w:id="1041" w:author="Gavin Rawson" w:date="2024-07-15T08:25:00Z" w16du:dateUtc="2024-07-15T07:25:00Z">
              <w:r>
                <w:t>Integer</w:t>
              </w:r>
            </w:ins>
            <w:del w:id="1042" w:author="Gavin Rawson" w:date="2024-07-15T08:25:00Z" w16du:dateUtc="2024-07-15T07:25:00Z">
              <w:r w:rsidR="003557AA" w:rsidRPr="00163DC5" w:rsidDel="00396303">
                <w:delText>Number</w:delText>
              </w:r>
            </w:del>
          </w:p>
        </w:tc>
        <w:tc>
          <w:tcPr>
            <w:tcW w:w="932" w:type="dxa"/>
          </w:tcPr>
          <w:p w14:paraId="5B831695" w14:textId="77777777" w:rsidR="003557AA" w:rsidRPr="00163DC5" w:rsidRDefault="003557AA" w:rsidP="002B16D9">
            <w:pPr>
              <w:pStyle w:val="TableText"/>
            </w:pPr>
            <w:r w:rsidRPr="00163DC5">
              <w:t>mon</w:t>
            </w:r>
          </w:p>
        </w:tc>
        <w:tc>
          <w:tcPr>
            <w:tcW w:w="1239" w:type="dxa"/>
          </w:tcPr>
          <w:p w14:paraId="4F063A81" w14:textId="77777777" w:rsidR="003557AA" w:rsidRPr="00163DC5" w:rsidRDefault="003557AA" w:rsidP="002B16D9">
            <w:pPr>
              <w:pStyle w:val="TableText"/>
            </w:pPr>
            <w:r w:rsidRPr="00163DC5">
              <w:t>No</w:t>
            </w:r>
          </w:p>
        </w:tc>
        <w:tc>
          <w:tcPr>
            <w:tcW w:w="4204" w:type="dxa"/>
          </w:tcPr>
          <w:p w14:paraId="3CFF41AD" w14:textId="77777777" w:rsidR="003557AA" w:rsidRPr="00163DC5" w:rsidRDefault="003557AA" w:rsidP="002B16D9">
            <w:pPr>
              <w:pStyle w:val="TableText"/>
            </w:pPr>
            <w:r w:rsidRPr="00163DC5">
              <w:t>Profile number for Monday.</w:t>
            </w:r>
          </w:p>
        </w:tc>
      </w:tr>
      <w:tr w:rsidR="003557AA" w:rsidRPr="00163DC5" w14:paraId="1DA3D02D" w14:textId="77777777" w:rsidTr="003557AA">
        <w:trPr>
          <w:jc w:val="center"/>
        </w:trPr>
        <w:tc>
          <w:tcPr>
            <w:tcW w:w="1609" w:type="dxa"/>
          </w:tcPr>
          <w:p w14:paraId="10E29EC9" w14:textId="307F2DC2" w:rsidR="003557AA" w:rsidRPr="00163DC5" w:rsidRDefault="003557AA" w:rsidP="002B16D9">
            <w:pPr>
              <w:pStyle w:val="TableText"/>
            </w:pPr>
            <w:r w:rsidRPr="00163DC5">
              <w:t xml:space="preserve">Tuesday </w:t>
            </w:r>
            <w:r w:rsidR="0016119D">
              <w:t>P</w:t>
            </w:r>
            <w:r w:rsidR="0016119D" w:rsidRPr="00163DC5">
              <w:t>rofile</w:t>
            </w:r>
          </w:p>
        </w:tc>
        <w:tc>
          <w:tcPr>
            <w:tcW w:w="1032" w:type="dxa"/>
          </w:tcPr>
          <w:p w14:paraId="60F231C0" w14:textId="7B9912EF" w:rsidR="003557AA" w:rsidRPr="00163DC5" w:rsidRDefault="00396303" w:rsidP="002B16D9">
            <w:pPr>
              <w:pStyle w:val="TableText"/>
            </w:pPr>
            <w:ins w:id="1043" w:author="Gavin Rawson" w:date="2024-07-15T08:25:00Z" w16du:dateUtc="2024-07-15T07:25:00Z">
              <w:r>
                <w:t>Integer</w:t>
              </w:r>
            </w:ins>
            <w:del w:id="1044" w:author="Gavin Rawson" w:date="2024-07-15T08:25:00Z" w16du:dateUtc="2024-07-15T07:25:00Z">
              <w:r w:rsidR="003557AA" w:rsidRPr="00163DC5" w:rsidDel="00396303">
                <w:delText>Number</w:delText>
              </w:r>
            </w:del>
          </w:p>
        </w:tc>
        <w:tc>
          <w:tcPr>
            <w:tcW w:w="932" w:type="dxa"/>
          </w:tcPr>
          <w:p w14:paraId="466B7D73" w14:textId="77777777" w:rsidR="003557AA" w:rsidRPr="00163DC5" w:rsidRDefault="003557AA" w:rsidP="002B16D9">
            <w:pPr>
              <w:pStyle w:val="TableText"/>
            </w:pPr>
            <w:r w:rsidRPr="00163DC5">
              <w:t>tue</w:t>
            </w:r>
          </w:p>
        </w:tc>
        <w:tc>
          <w:tcPr>
            <w:tcW w:w="1239" w:type="dxa"/>
          </w:tcPr>
          <w:p w14:paraId="24B8716E" w14:textId="77777777" w:rsidR="003557AA" w:rsidRPr="00163DC5" w:rsidRDefault="003557AA" w:rsidP="002B16D9">
            <w:pPr>
              <w:pStyle w:val="TableText"/>
            </w:pPr>
            <w:r w:rsidRPr="00163DC5">
              <w:t>No</w:t>
            </w:r>
          </w:p>
        </w:tc>
        <w:tc>
          <w:tcPr>
            <w:tcW w:w="4204" w:type="dxa"/>
          </w:tcPr>
          <w:p w14:paraId="52E45BD5" w14:textId="77777777" w:rsidR="003557AA" w:rsidRPr="00163DC5" w:rsidRDefault="003557AA" w:rsidP="002B16D9">
            <w:pPr>
              <w:pStyle w:val="TableText"/>
            </w:pPr>
            <w:r w:rsidRPr="00163DC5">
              <w:t>Profile number for Monday.</w:t>
            </w:r>
          </w:p>
        </w:tc>
      </w:tr>
      <w:tr w:rsidR="003557AA" w:rsidRPr="00163DC5" w14:paraId="17F7B960" w14:textId="77777777" w:rsidTr="003557AA">
        <w:trPr>
          <w:jc w:val="center"/>
        </w:trPr>
        <w:tc>
          <w:tcPr>
            <w:tcW w:w="1609" w:type="dxa"/>
          </w:tcPr>
          <w:p w14:paraId="30760100" w14:textId="1A0B3835" w:rsidR="003557AA" w:rsidRPr="00163DC5" w:rsidRDefault="003557AA" w:rsidP="002B16D9">
            <w:pPr>
              <w:pStyle w:val="TableText"/>
            </w:pPr>
            <w:r w:rsidRPr="00163DC5">
              <w:t xml:space="preserve">Wednesday </w:t>
            </w:r>
            <w:r w:rsidR="0016119D">
              <w:t>P</w:t>
            </w:r>
            <w:r w:rsidR="0016119D" w:rsidRPr="00163DC5">
              <w:t>rofile</w:t>
            </w:r>
          </w:p>
        </w:tc>
        <w:tc>
          <w:tcPr>
            <w:tcW w:w="1032" w:type="dxa"/>
          </w:tcPr>
          <w:p w14:paraId="3A112EBF" w14:textId="2771645C" w:rsidR="003557AA" w:rsidRPr="00163DC5" w:rsidRDefault="00396303" w:rsidP="002B16D9">
            <w:pPr>
              <w:pStyle w:val="TableText"/>
            </w:pPr>
            <w:ins w:id="1045" w:author="Gavin Rawson" w:date="2024-07-15T08:25:00Z" w16du:dateUtc="2024-07-15T07:25:00Z">
              <w:r>
                <w:t>Integer</w:t>
              </w:r>
            </w:ins>
            <w:del w:id="1046" w:author="Gavin Rawson" w:date="2024-07-15T08:25:00Z" w16du:dateUtc="2024-07-15T07:25:00Z">
              <w:r w:rsidR="003557AA" w:rsidRPr="00163DC5" w:rsidDel="00396303">
                <w:delText>Number</w:delText>
              </w:r>
            </w:del>
          </w:p>
        </w:tc>
        <w:tc>
          <w:tcPr>
            <w:tcW w:w="932" w:type="dxa"/>
          </w:tcPr>
          <w:p w14:paraId="403B35BF" w14:textId="77777777" w:rsidR="003557AA" w:rsidRPr="00163DC5" w:rsidRDefault="003557AA" w:rsidP="002B16D9">
            <w:pPr>
              <w:pStyle w:val="TableText"/>
            </w:pPr>
            <w:r w:rsidRPr="00163DC5">
              <w:t>wed</w:t>
            </w:r>
          </w:p>
        </w:tc>
        <w:tc>
          <w:tcPr>
            <w:tcW w:w="1239" w:type="dxa"/>
          </w:tcPr>
          <w:p w14:paraId="3A89AA7E" w14:textId="77777777" w:rsidR="003557AA" w:rsidRPr="00163DC5" w:rsidRDefault="003557AA" w:rsidP="002B16D9">
            <w:pPr>
              <w:pStyle w:val="TableText"/>
            </w:pPr>
            <w:r w:rsidRPr="00163DC5">
              <w:t>No</w:t>
            </w:r>
          </w:p>
        </w:tc>
        <w:tc>
          <w:tcPr>
            <w:tcW w:w="4204" w:type="dxa"/>
          </w:tcPr>
          <w:p w14:paraId="4E5E6FE6" w14:textId="77777777" w:rsidR="003557AA" w:rsidRPr="00163DC5" w:rsidRDefault="003557AA" w:rsidP="002B16D9">
            <w:pPr>
              <w:pStyle w:val="TableText"/>
            </w:pPr>
            <w:r w:rsidRPr="00163DC5">
              <w:t>Profile number for Monday.</w:t>
            </w:r>
          </w:p>
        </w:tc>
      </w:tr>
      <w:tr w:rsidR="003557AA" w:rsidRPr="00163DC5" w14:paraId="3BBF515C" w14:textId="77777777" w:rsidTr="003557AA">
        <w:trPr>
          <w:jc w:val="center"/>
        </w:trPr>
        <w:tc>
          <w:tcPr>
            <w:tcW w:w="1609" w:type="dxa"/>
          </w:tcPr>
          <w:p w14:paraId="158F6428" w14:textId="3B77FCBB" w:rsidR="003557AA" w:rsidRPr="00163DC5" w:rsidRDefault="003557AA" w:rsidP="002B16D9">
            <w:pPr>
              <w:pStyle w:val="TableText"/>
            </w:pPr>
            <w:r w:rsidRPr="00163DC5">
              <w:t xml:space="preserve">Thursday </w:t>
            </w:r>
            <w:r w:rsidR="0016119D">
              <w:t>P</w:t>
            </w:r>
            <w:r w:rsidR="0016119D" w:rsidRPr="00163DC5">
              <w:t>rofile</w:t>
            </w:r>
          </w:p>
        </w:tc>
        <w:tc>
          <w:tcPr>
            <w:tcW w:w="1032" w:type="dxa"/>
          </w:tcPr>
          <w:p w14:paraId="39020290" w14:textId="4DEC64C0" w:rsidR="003557AA" w:rsidRPr="00163DC5" w:rsidRDefault="00396303" w:rsidP="002B16D9">
            <w:pPr>
              <w:pStyle w:val="TableText"/>
            </w:pPr>
            <w:ins w:id="1047" w:author="Gavin Rawson" w:date="2024-07-15T08:25:00Z" w16du:dateUtc="2024-07-15T07:25:00Z">
              <w:r>
                <w:t>Integer</w:t>
              </w:r>
            </w:ins>
            <w:del w:id="1048" w:author="Gavin Rawson" w:date="2024-07-15T08:25:00Z" w16du:dateUtc="2024-07-15T07:25:00Z">
              <w:r w:rsidR="003557AA" w:rsidRPr="00163DC5" w:rsidDel="00396303">
                <w:delText>Number</w:delText>
              </w:r>
            </w:del>
          </w:p>
        </w:tc>
        <w:tc>
          <w:tcPr>
            <w:tcW w:w="932" w:type="dxa"/>
          </w:tcPr>
          <w:p w14:paraId="1D29125A" w14:textId="77777777" w:rsidR="003557AA" w:rsidRPr="00163DC5" w:rsidRDefault="003557AA" w:rsidP="002B16D9">
            <w:pPr>
              <w:pStyle w:val="TableText"/>
            </w:pPr>
            <w:r w:rsidRPr="00163DC5">
              <w:t>thu</w:t>
            </w:r>
          </w:p>
        </w:tc>
        <w:tc>
          <w:tcPr>
            <w:tcW w:w="1239" w:type="dxa"/>
          </w:tcPr>
          <w:p w14:paraId="4BB1B779" w14:textId="77777777" w:rsidR="003557AA" w:rsidRPr="00163DC5" w:rsidRDefault="003557AA" w:rsidP="002B16D9">
            <w:pPr>
              <w:pStyle w:val="TableText"/>
            </w:pPr>
            <w:r w:rsidRPr="00163DC5">
              <w:t>No</w:t>
            </w:r>
          </w:p>
        </w:tc>
        <w:tc>
          <w:tcPr>
            <w:tcW w:w="4204" w:type="dxa"/>
          </w:tcPr>
          <w:p w14:paraId="7BD8804F" w14:textId="77777777" w:rsidR="003557AA" w:rsidRPr="00163DC5" w:rsidRDefault="003557AA" w:rsidP="002B16D9">
            <w:pPr>
              <w:pStyle w:val="TableText"/>
            </w:pPr>
            <w:r w:rsidRPr="00163DC5">
              <w:t>Profile number for Monday.</w:t>
            </w:r>
          </w:p>
        </w:tc>
      </w:tr>
      <w:tr w:rsidR="003557AA" w:rsidRPr="00163DC5" w14:paraId="54D1361E" w14:textId="77777777" w:rsidTr="003557AA">
        <w:trPr>
          <w:jc w:val="center"/>
        </w:trPr>
        <w:tc>
          <w:tcPr>
            <w:tcW w:w="1609" w:type="dxa"/>
          </w:tcPr>
          <w:p w14:paraId="35A0F73C" w14:textId="0527639C" w:rsidR="003557AA" w:rsidRPr="00163DC5" w:rsidRDefault="003557AA" w:rsidP="002B16D9">
            <w:pPr>
              <w:pStyle w:val="TableText"/>
            </w:pPr>
            <w:r w:rsidRPr="00163DC5">
              <w:t xml:space="preserve">Friday </w:t>
            </w:r>
            <w:r w:rsidR="0016119D">
              <w:t>P</w:t>
            </w:r>
            <w:r w:rsidR="0016119D" w:rsidRPr="00163DC5">
              <w:t>rofile</w:t>
            </w:r>
          </w:p>
        </w:tc>
        <w:tc>
          <w:tcPr>
            <w:tcW w:w="1032" w:type="dxa"/>
          </w:tcPr>
          <w:p w14:paraId="7B399734" w14:textId="7CF398D0" w:rsidR="003557AA" w:rsidRPr="00163DC5" w:rsidRDefault="00396303" w:rsidP="002B16D9">
            <w:pPr>
              <w:pStyle w:val="TableText"/>
            </w:pPr>
            <w:ins w:id="1049" w:author="Gavin Rawson" w:date="2024-07-15T08:25:00Z" w16du:dateUtc="2024-07-15T07:25:00Z">
              <w:r>
                <w:t>Integer</w:t>
              </w:r>
            </w:ins>
            <w:del w:id="1050" w:author="Gavin Rawson" w:date="2024-07-15T08:25:00Z" w16du:dateUtc="2024-07-15T07:25:00Z">
              <w:r w:rsidR="003557AA" w:rsidRPr="00163DC5" w:rsidDel="00396303">
                <w:delText>Number</w:delText>
              </w:r>
            </w:del>
          </w:p>
        </w:tc>
        <w:tc>
          <w:tcPr>
            <w:tcW w:w="932" w:type="dxa"/>
          </w:tcPr>
          <w:p w14:paraId="6B6AA0FF" w14:textId="77777777" w:rsidR="003557AA" w:rsidRPr="00163DC5" w:rsidRDefault="003557AA" w:rsidP="002B16D9">
            <w:pPr>
              <w:pStyle w:val="TableText"/>
            </w:pPr>
            <w:r w:rsidRPr="00163DC5">
              <w:t>fri</w:t>
            </w:r>
          </w:p>
        </w:tc>
        <w:tc>
          <w:tcPr>
            <w:tcW w:w="1239" w:type="dxa"/>
          </w:tcPr>
          <w:p w14:paraId="74AF4142" w14:textId="77777777" w:rsidR="003557AA" w:rsidRPr="00163DC5" w:rsidRDefault="003557AA" w:rsidP="002B16D9">
            <w:pPr>
              <w:pStyle w:val="TableText"/>
            </w:pPr>
            <w:r w:rsidRPr="00163DC5">
              <w:t>No</w:t>
            </w:r>
          </w:p>
        </w:tc>
        <w:tc>
          <w:tcPr>
            <w:tcW w:w="4204" w:type="dxa"/>
          </w:tcPr>
          <w:p w14:paraId="02676D1A" w14:textId="77777777" w:rsidR="003557AA" w:rsidRPr="00163DC5" w:rsidRDefault="003557AA" w:rsidP="002B16D9">
            <w:pPr>
              <w:pStyle w:val="TableText"/>
            </w:pPr>
            <w:r w:rsidRPr="00163DC5">
              <w:t>Profile number for Monday.</w:t>
            </w:r>
          </w:p>
        </w:tc>
      </w:tr>
      <w:tr w:rsidR="003557AA" w:rsidRPr="00163DC5" w14:paraId="4BD8F739" w14:textId="77777777" w:rsidTr="003557AA">
        <w:trPr>
          <w:jc w:val="center"/>
        </w:trPr>
        <w:tc>
          <w:tcPr>
            <w:tcW w:w="1609" w:type="dxa"/>
          </w:tcPr>
          <w:p w14:paraId="7915F52A" w14:textId="53250AB2" w:rsidR="003557AA" w:rsidRPr="00163DC5" w:rsidRDefault="003557AA" w:rsidP="002B16D9">
            <w:pPr>
              <w:pStyle w:val="TableText"/>
            </w:pPr>
            <w:r w:rsidRPr="00163DC5">
              <w:t xml:space="preserve">Saturday </w:t>
            </w:r>
            <w:r w:rsidR="0016119D">
              <w:t>P</w:t>
            </w:r>
            <w:r w:rsidR="0016119D" w:rsidRPr="00163DC5">
              <w:t>rofile</w:t>
            </w:r>
          </w:p>
        </w:tc>
        <w:tc>
          <w:tcPr>
            <w:tcW w:w="1032" w:type="dxa"/>
          </w:tcPr>
          <w:p w14:paraId="5A6B3C0D" w14:textId="6BE8AFA3" w:rsidR="003557AA" w:rsidRPr="00163DC5" w:rsidRDefault="00396303" w:rsidP="002B16D9">
            <w:pPr>
              <w:pStyle w:val="TableText"/>
            </w:pPr>
            <w:ins w:id="1051" w:author="Gavin Rawson" w:date="2024-07-15T08:25:00Z" w16du:dateUtc="2024-07-15T07:25:00Z">
              <w:r>
                <w:t>Integer</w:t>
              </w:r>
            </w:ins>
            <w:del w:id="1052" w:author="Gavin Rawson" w:date="2024-07-15T08:25:00Z" w16du:dateUtc="2024-07-15T07:25:00Z">
              <w:r w:rsidR="003557AA" w:rsidRPr="00163DC5" w:rsidDel="00396303">
                <w:delText>Number</w:delText>
              </w:r>
            </w:del>
          </w:p>
        </w:tc>
        <w:tc>
          <w:tcPr>
            <w:tcW w:w="932" w:type="dxa"/>
          </w:tcPr>
          <w:p w14:paraId="5EEB98DC" w14:textId="77777777" w:rsidR="003557AA" w:rsidRPr="00163DC5" w:rsidRDefault="003557AA" w:rsidP="002B16D9">
            <w:pPr>
              <w:pStyle w:val="TableText"/>
            </w:pPr>
            <w:r w:rsidRPr="00163DC5">
              <w:t>sat</w:t>
            </w:r>
          </w:p>
        </w:tc>
        <w:tc>
          <w:tcPr>
            <w:tcW w:w="1239" w:type="dxa"/>
          </w:tcPr>
          <w:p w14:paraId="0F541D78" w14:textId="77777777" w:rsidR="003557AA" w:rsidRPr="00163DC5" w:rsidRDefault="003557AA" w:rsidP="002B16D9">
            <w:pPr>
              <w:pStyle w:val="TableText"/>
            </w:pPr>
            <w:r w:rsidRPr="00163DC5">
              <w:t>No</w:t>
            </w:r>
          </w:p>
        </w:tc>
        <w:tc>
          <w:tcPr>
            <w:tcW w:w="4204" w:type="dxa"/>
          </w:tcPr>
          <w:p w14:paraId="28FB4D80" w14:textId="77777777" w:rsidR="003557AA" w:rsidRPr="00163DC5" w:rsidRDefault="003557AA" w:rsidP="002B16D9">
            <w:pPr>
              <w:pStyle w:val="TableText"/>
            </w:pPr>
            <w:r w:rsidRPr="00163DC5">
              <w:t>Profile number for Monday.</w:t>
            </w:r>
          </w:p>
        </w:tc>
      </w:tr>
      <w:tr w:rsidR="003557AA" w:rsidRPr="00163DC5" w14:paraId="035C84E5" w14:textId="77777777" w:rsidTr="003557AA">
        <w:trPr>
          <w:jc w:val="center"/>
        </w:trPr>
        <w:tc>
          <w:tcPr>
            <w:tcW w:w="1609" w:type="dxa"/>
          </w:tcPr>
          <w:p w14:paraId="5D9129BC" w14:textId="4F184340" w:rsidR="003557AA" w:rsidRPr="00163DC5" w:rsidRDefault="003557AA" w:rsidP="002B16D9">
            <w:pPr>
              <w:pStyle w:val="TableText"/>
            </w:pPr>
            <w:r w:rsidRPr="00163DC5">
              <w:t xml:space="preserve">Sunday </w:t>
            </w:r>
            <w:r w:rsidR="0016119D">
              <w:t>P</w:t>
            </w:r>
            <w:r w:rsidR="0016119D" w:rsidRPr="00163DC5">
              <w:t>rofile</w:t>
            </w:r>
          </w:p>
        </w:tc>
        <w:tc>
          <w:tcPr>
            <w:tcW w:w="1032" w:type="dxa"/>
          </w:tcPr>
          <w:p w14:paraId="24FAFDF2" w14:textId="2550AB78" w:rsidR="003557AA" w:rsidRPr="00163DC5" w:rsidRDefault="00396303" w:rsidP="002B16D9">
            <w:pPr>
              <w:pStyle w:val="TableText"/>
            </w:pPr>
            <w:ins w:id="1053" w:author="Gavin Rawson" w:date="2024-07-15T08:25:00Z" w16du:dateUtc="2024-07-15T07:25:00Z">
              <w:r>
                <w:t>Integer</w:t>
              </w:r>
            </w:ins>
            <w:del w:id="1054" w:author="Gavin Rawson" w:date="2024-07-15T08:25:00Z" w16du:dateUtc="2024-07-15T07:25:00Z">
              <w:r w:rsidR="003557AA" w:rsidRPr="00163DC5" w:rsidDel="00396303">
                <w:delText>Number</w:delText>
              </w:r>
            </w:del>
          </w:p>
        </w:tc>
        <w:tc>
          <w:tcPr>
            <w:tcW w:w="932" w:type="dxa"/>
          </w:tcPr>
          <w:p w14:paraId="4BECEEED" w14:textId="77777777" w:rsidR="003557AA" w:rsidRPr="00163DC5" w:rsidRDefault="003557AA" w:rsidP="002B16D9">
            <w:pPr>
              <w:pStyle w:val="TableText"/>
            </w:pPr>
            <w:r w:rsidRPr="00163DC5">
              <w:t>sun</w:t>
            </w:r>
          </w:p>
        </w:tc>
        <w:tc>
          <w:tcPr>
            <w:tcW w:w="1239" w:type="dxa"/>
          </w:tcPr>
          <w:p w14:paraId="5B96D4E9" w14:textId="77777777" w:rsidR="003557AA" w:rsidRPr="00163DC5" w:rsidRDefault="003557AA" w:rsidP="002B16D9">
            <w:pPr>
              <w:pStyle w:val="TableText"/>
            </w:pPr>
            <w:r w:rsidRPr="00163DC5">
              <w:t>No</w:t>
            </w:r>
          </w:p>
        </w:tc>
        <w:tc>
          <w:tcPr>
            <w:tcW w:w="4204" w:type="dxa"/>
          </w:tcPr>
          <w:p w14:paraId="4472CE2E" w14:textId="77777777" w:rsidR="003557AA" w:rsidRPr="00163DC5" w:rsidRDefault="003557AA" w:rsidP="002B16D9">
            <w:pPr>
              <w:pStyle w:val="TableText"/>
            </w:pPr>
            <w:r w:rsidRPr="00163DC5">
              <w:t>Profile number for Monday.</w:t>
            </w:r>
          </w:p>
        </w:tc>
      </w:tr>
    </w:tbl>
    <w:p w14:paraId="6600BFCE" w14:textId="77777777" w:rsidR="003557AA" w:rsidRDefault="003557AA" w:rsidP="003557AA">
      <w:pPr>
        <w:pStyle w:val="BodyText"/>
        <w:rPr>
          <w:rFonts w:eastAsia="DengXian"/>
        </w:rPr>
      </w:pPr>
    </w:p>
    <w:p w14:paraId="505147AA" w14:textId="4B244220" w:rsidR="003557AA" w:rsidRPr="003557AA" w:rsidRDefault="003557AA" w:rsidP="003557AA">
      <w:pPr>
        <w:pStyle w:val="BodyText"/>
        <w:rPr>
          <w:rFonts w:eastAsia="DengXian"/>
        </w:rPr>
      </w:pPr>
      <w:r w:rsidRPr="003557AA">
        <w:rPr>
          <w:rFonts w:eastAsia="DengXian"/>
        </w:rPr>
        <w:t xml:space="preserve">If a counter </w:t>
      </w:r>
      <w:r w:rsidR="006935F1">
        <w:rPr>
          <w:rFonts w:eastAsia="DengXian"/>
        </w:rPr>
        <w:t>point</w:t>
      </w:r>
      <w:r w:rsidRPr="003557AA">
        <w:rPr>
          <w:rFonts w:eastAsia="DengXian"/>
        </w:rPr>
        <w:t xml:space="preserve"> is cleared to 0 then the </w:t>
      </w:r>
      <w:r w:rsidR="006935F1">
        <w:rPr>
          <w:rFonts w:eastAsia="DengXian"/>
        </w:rPr>
        <w:t>point</w:t>
      </w:r>
      <w:r w:rsidR="005B4E4E" w:rsidRPr="003557AA">
        <w:rPr>
          <w:rFonts w:eastAsia="DengXian"/>
        </w:rPr>
        <w:t xml:space="preserve"> enters</w:t>
      </w:r>
      <w:r w:rsidRPr="003557AA">
        <w:rPr>
          <w:rFonts w:eastAsia="DengXian"/>
        </w:rPr>
        <w:t xml:space="preserve"> the normal state.</w:t>
      </w:r>
    </w:p>
    <w:p w14:paraId="593727BD" w14:textId="704E51CF" w:rsidR="003557AA" w:rsidRPr="003557AA" w:rsidRDefault="003557AA" w:rsidP="003557AA">
      <w:pPr>
        <w:pStyle w:val="BodyText"/>
        <w:rPr>
          <w:rFonts w:eastAsia="DengXian"/>
        </w:rPr>
      </w:pPr>
      <w:r w:rsidRPr="003557AA">
        <w:rPr>
          <w:rFonts w:eastAsia="DengXian"/>
        </w:rPr>
        <w:t xml:space="preserve">When a counter </w:t>
      </w:r>
      <w:r w:rsidR="006935F1">
        <w:rPr>
          <w:rFonts w:eastAsia="DengXian"/>
        </w:rPr>
        <w:t>point</w:t>
      </w:r>
      <w:r w:rsidRPr="003557AA">
        <w:rPr>
          <w:rFonts w:eastAsia="DengXian"/>
        </w:rPr>
        <w:t xml:space="preserve"> changes state</w:t>
      </w:r>
      <w:r w:rsidR="00D6244E">
        <w:rPr>
          <w:rFonts w:eastAsia="DengXian"/>
        </w:rPr>
        <w:t>,</w:t>
      </w:r>
      <w:r w:rsidRPr="003557AA">
        <w:rPr>
          <w:rFonts w:eastAsia="DengXian"/>
        </w:rPr>
        <w:t xml:space="preserve"> only the new state of the </w:t>
      </w:r>
      <w:r w:rsidR="006935F1">
        <w:rPr>
          <w:rFonts w:eastAsia="DengXian"/>
        </w:rPr>
        <w:t>point</w:t>
      </w:r>
      <w:r w:rsidRPr="003557AA">
        <w:rPr>
          <w:rFonts w:eastAsia="DengXian"/>
        </w:rPr>
        <w:t xml:space="preserve"> is reported</w:t>
      </w:r>
      <w:r w:rsidR="00991F85">
        <w:rPr>
          <w:rFonts w:eastAsia="DengXian"/>
        </w:rPr>
        <w:t>. A</w:t>
      </w:r>
      <w:r w:rsidRPr="003557AA">
        <w:rPr>
          <w:rFonts w:eastAsia="DengXian"/>
        </w:rPr>
        <w:t xml:space="preserve">ny intermediate states that may have been </w:t>
      </w:r>
      <w:r>
        <w:rPr>
          <w:rFonts w:eastAsia="DengXian"/>
        </w:rPr>
        <w:t>entered</w:t>
      </w:r>
      <w:r w:rsidRPr="003557AA">
        <w:rPr>
          <w:rFonts w:eastAsia="DengXian"/>
        </w:rPr>
        <w:t xml:space="preserve"> in the change from the old state to the new state</w:t>
      </w:r>
      <w:r w:rsidR="00991F85">
        <w:rPr>
          <w:rFonts w:eastAsia="DengXian"/>
        </w:rPr>
        <w:t xml:space="preserve"> are not reported</w:t>
      </w:r>
      <w:r w:rsidRPr="003557AA">
        <w:rPr>
          <w:rFonts w:eastAsia="DengXian"/>
        </w:rPr>
        <w:t xml:space="preserve">. This ensures that only a single event is generated, or event logged for each state change. For example, if a </w:t>
      </w:r>
      <w:r w:rsidR="006935F1">
        <w:rPr>
          <w:rFonts w:eastAsia="DengXian"/>
        </w:rPr>
        <w:t>point</w:t>
      </w:r>
      <w:r w:rsidRPr="003557AA">
        <w:rPr>
          <w:rFonts w:eastAsia="DengXian"/>
        </w:rPr>
        <w:t xml:space="preserve"> has two high limits and changes from the high-high state to the normal state</w:t>
      </w:r>
      <w:r>
        <w:rPr>
          <w:rFonts w:eastAsia="DengXian"/>
        </w:rPr>
        <w:t xml:space="preserve">, </w:t>
      </w:r>
      <w:r w:rsidRPr="003557AA">
        <w:rPr>
          <w:rFonts w:eastAsia="DengXian"/>
        </w:rPr>
        <w:t>after being cleared to zero</w:t>
      </w:r>
      <w:r>
        <w:rPr>
          <w:rFonts w:eastAsia="DengXian"/>
        </w:rPr>
        <w:t>,</w:t>
      </w:r>
      <w:r w:rsidRPr="003557AA">
        <w:rPr>
          <w:rFonts w:eastAsia="DengXian"/>
        </w:rPr>
        <w:t xml:space="preserve"> then one data set must be </w:t>
      </w:r>
      <w:r w:rsidR="005B4E4E" w:rsidRPr="003557AA">
        <w:rPr>
          <w:rFonts w:eastAsia="DengXian"/>
        </w:rPr>
        <w:t>generated,</w:t>
      </w:r>
      <w:r w:rsidRPr="003557AA">
        <w:rPr>
          <w:rFonts w:eastAsia="DengXian"/>
        </w:rPr>
        <w:t xml:space="preserve"> or event logged for entering the normal state.</w:t>
      </w:r>
    </w:p>
    <w:p w14:paraId="33FC557A" w14:textId="6F092345" w:rsidR="003557AA" w:rsidRPr="003557AA" w:rsidRDefault="003557AA" w:rsidP="003557AA">
      <w:pPr>
        <w:pStyle w:val="BodyText"/>
        <w:rPr>
          <w:rFonts w:eastAsia="DengXian"/>
        </w:rPr>
      </w:pPr>
      <w:r w:rsidRPr="003557AA">
        <w:rPr>
          <w:rFonts w:eastAsia="DengXian"/>
        </w:rPr>
        <w:t xml:space="preserve">When multiple changes occur in one scan of I/O for a </w:t>
      </w:r>
      <w:r w:rsidR="006935F1">
        <w:rPr>
          <w:rFonts w:eastAsia="DengXian"/>
        </w:rPr>
        <w:t>point</w:t>
      </w:r>
      <w:r>
        <w:rPr>
          <w:rFonts w:eastAsia="DengXian"/>
        </w:rPr>
        <w:t xml:space="preserve">, </w:t>
      </w:r>
      <w:r w:rsidRPr="003557AA">
        <w:rPr>
          <w:rFonts w:eastAsia="DengXian"/>
        </w:rPr>
        <w:t xml:space="preserve">state, </w:t>
      </w:r>
      <w:r w:rsidR="006935F1">
        <w:rPr>
          <w:rFonts w:eastAsia="DengXian"/>
        </w:rPr>
        <w:t>point</w:t>
      </w:r>
      <w:r w:rsidRPr="003557AA">
        <w:rPr>
          <w:rFonts w:eastAsia="DengXian"/>
        </w:rPr>
        <w:t xml:space="preserve"> quality flag</w:t>
      </w:r>
      <w:r>
        <w:rPr>
          <w:rFonts w:eastAsia="DengXian"/>
        </w:rPr>
        <w:t>,</w:t>
      </w:r>
      <w:r w:rsidRPr="003557AA">
        <w:rPr>
          <w:rFonts w:eastAsia="DengXian"/>
        </w:rPr>
        <w:t xml:space="preserve"> or other changes</w:t>
      </w:r>
      <w:r>
        <w:rPr>
          <w:rFonts w:eastAsia="DengXian"/>
        </w:rPr>
        <w:t>,</w:t>
      </w:r>
      <w:r w:rsidRPr="003557AA">
        <w:rPr>
          <w:rFonts w:eastAsia="DengXian"/>
        </w:rPr>
        <w:t xml:space="preserve"> only the highest action of all the changes that occurred is performed by the </w:t>
      </w:r>
      <w:r>
        <w:rPr>
          <w:rFonts w:eastAsia="DengXian"/>
        </w:rPr>
        <w:t>FD</w:t>
      </w:r>
      <w:r w:rsidRPr="003557AA">
        <w:rPr>
          <w:rFonts w:eastAsia="DengXian"/>
        </w:rPr>
        <w:t xml:space="preserve"> subject to the highest permitted action. This is to ensure only one action occurs for a single I/O scan.</w:t>
      </w:r>
    </w:p>
    <w:p w14:paraId="61185067" w14:textId="4C9B1131" w:rsidR="003557AA" w:rsidRDefault="003557AA" w:rsidP="003557AA">
      <w:pPr>
        <w:pStyle w:val="BodyText"/>
        <w:rPr>
          <w:rFonts w:eastAsia="DengXian"/>
        </w:rPr>
      </w:pPr>
      <w:r w:rsidRPr="003557AA">
        <w:rPr>
          <w:rFonts w:eastAsia="DengXian"/>
        </w:rPr>
        <w:t xml:space="preserve">If counter rollover occurs, </w:t>
      </w:r>
      <w:r w:rsidR="00220026" w:rsidRPr="003557AA">
        <w:rPr>
          <w:rFonts w:eastAsia="DengXian"/>
        </w:rPr>
        <w:t>because of</w:t>
      </w:r>
      <w:r w:rsidRPr="003557AA">
        <w:rPr>
          <w:rFonts w:eastAsia="DengXian"/>
        </w:rPr>
        <w:t xml:space="preserve"> a </w:t>
      </w:r>
      <w:r w:rsidR="006935F1">
        <w:rPr>
          <w:rFonts w:eastAsia="DengXian"/>
        </w:rPr>
        <w:t>point</w:t>
      </w:r>
      <w:r w:rsidRPr="003557AA">
        <w:rPr>
          <w:rFonts w:eastAsia="DengXian"/>
        </w:rPr>
        <w:t xml:space="preserve"> incrementing beyond the maximum possible counter value, then the </w:t>
      </w:r>
      <w:r>
        <w:rPr>
          <w:rFonts w:eastAsia="DengXian"/>
        </w:rPr>
        <w:t>FD</w:t>
      </w:r>
      <w:r w:rsidRPr="003557AA">
        <w:rPr>
          <w:rFonts w:eastAsia="DengXian"/>
        </w:rPr>
        <w:t xml:space="preserve"> must not generate an event</w:t>
      </w:r>
      <w:r>
        <w:rPr>
          <w:rFonts w:eastAsia="DengXian"/>
        </w:rPr>
        <w:t>,</w:t>
      </w:r>
      <w:r w:rsidRPr="003557AA">
        <w:rPr>
          <w:rFonts w:eastAsia="DengXian"/>
        </w:rPr>
        <w:t xml:space="preserve"> or log an event as a consequence of the rollover. Also, following a rollover the </w:t>
      </w:r>
      <w:r>
        <w:rPr>
          <w:rFonts w:eastAsia="DengXian"/>
        </w:rPr>
        <w:t>FD</w:t>
      </w:r>
      <w:r w:rsidRPr="003557AA">
        <w:rPr>
          <w:rFonts w:eastAsia="DengXian"/>
        </w:rPr>
        <w:t xml:space="preserve"> must not generate any further events or log any further events until the counter is cleared to 0.</w:t>
      </w:r>
    </w:p>
    <w:p w14:paraId="66C75910" w14:textId="0A030B9A" w:rsidR="003557AA" w:rsidRPr="003557AA" w:rsidRDefault="003557AA" w:rsidP="007B1287">
      <w:pPr>
        <w:pStyle w:val="Heading4"/>
        <w:rPr>
          <w:rFonts w:eastAsia="DengXian"/>
        </w:rPr>
      </w:pPr>
      <w:r w:rsidRPr="003557AA">
        <w:rPr>
          <w:rFonts w:eastAsia="DengXian"/>
        </w:rPr>
        <w:t xml:space="preserve">Point </w:t>
      </w:r>
      <w:r w:rsidR="006B0494" w:rsidRPr="003557AA">
        <w:rPr>
          <w:rFonts w:eastAsia="DengXian"/>
        </w:rPr>
        <w:t>limit index</w:t>
      </w:r>
    </w:p>
    <w:p w14:paraId="08B0A31E" w14:textId="73EF59D7" w:rsidR="003557AA" w:rsidRPr="003557AA" w:rsidRDefault="003557AA" w:rsidP="003557AA">
      <w:pPr>
        <w:pStyle w:val="BodyText"/>
        <w:rPr>
          <w:rFonts w:eastAsia="DengXian"/>
        </w:rPr>
      </w:pPr>
      <w:r w:rsidRPr="003557AA">
        <w:rPr>
          <w:rFonts w:eastAsia="DengXian"/>
        </w:rPr>
        <w:t xml:space="preserve">The </w:t>
      </w:r>
      <w:r w:rsidR="00C912E8">
        <w:rPr>
          <w:rFonts w:eastAsia="DengXian"/>
        </w:rPr>
        <w:t>PLI</w:t>
      </w:r>
      <w:r w:rsidRPr="003557AA">
        <w:rPr>
          <w:rFonts w:eastAsia="DengXian"/>
        </w:rPr>
        <w:t xml:space="preserve"> defines which of the </w:t>
      </w:r>
      <w:r w:rsidR="006935F1">
        <w:rPr>
          <w:rFonts w:eastAsia="DengXian"/>
        </w:rPr>
        <w:t>point</w:t>
      </w:r>
      <w:r w:rsidRPr="003557AA">
        <w:rPr>
          <w:rFonts w:eastAsia="DengXian"/>
        </w:rPr>
        <w:t>’s limits th</w:t>
      </w:r>
      <w:r>
        <w:rPr>
          <w:rFonts w:eastAsia="DengXian"/>
        </w:rPr>
        <w:t>e</w:t>
      </w:r>
      <w:r w:rsidRPr="003557AA">
        <w:rPr>
          <w:rFonts w:eastAsia="DengXian"/>
        </w:rPr>
        <w:t xml:space="preserve"> record relates to and must be a valid limit for the </w:t>
      </w:r>
      <w:r>
        <w:rPr>
          <w:rFonts w:eastAsia="DengXian"/>
        </w:rPr>
        <w:t>FD</w:t>
      </w:r>
      <w:r w:rsidRPr="003557AA">
        <w:rPr>
          <w:rFonts w:eastAsia="DengXian"/>
        </w:rPr>
        <w:t xml:space="preserve">. </w:t>
      </w:r>
    </w:p>
    <w:p w14:paraId="7B6E6360" w14:textId="546676C9" w:rsidR="003557AA" w:rsidRPr="003557AA" w:rsidRDefault="003557AA" w:rsidP="003557AA">
      <w:pPr>
        <w:pStyle w:val="BodyText"/>
        <w:rPr>
          <w:rFonts w:eastAsia="DengXian"/>
        </w:rPr>
      </w:pPr>
      <w:r w:rsidRPr="003557AA">
        <w:rPr>
          <w:rFonts w:eastAsia="DengXian"/>
        </w:rPr>
        <w:t xml:space="preserve">The PLIs used by the </w:t>
      </w:r>
      <w:r>
        <w:rPr>
          <w:rFonts w:eastAsia="DengXian"/>
        </w:rPr>
        <w:t>FD</w:t>
      </w:r>
      <w:r w:rsidRPr="003557AA">
        <w:rPr>
          <w:rFonts w:eastAsia="DengXian"/>
        </w:rPr>
        <w:t xml:space="preserve"> must start from one and be consecutive. Also, PLI one must correspond to the lowest limit, and the maximum PLI must correspond to the highest limit. PLI zero is reserved to represent the norma</w:t>
      </w:r>
      <w:r w:rsidR="00384B6A">
        <w:rPr>
          <w:rFonts w:eastAsia="DengXian"/>
        </w:rPr>
        <w:t>l</w:t>
      </w:r>
      <w:r w:rsidRPr="003557AA">
        <w:rPr>
          <w:rFonts w:eastAsia="DengXian"/>
        </w:rPr>
        <w:t xml:space="preserve"> state of a </w:t>
      </w:r>
      <w:r w:rsidR="006935F1">
        <w:rPr>
          <w:rFonts w:eastAsia="DengXian"/>
        </w:rPr>
        <w:t>point</w:t>
      </w:r>
      <w:r w:rsidRPr="003557AA">
        <w:rPr>
          <w:rFonts w:eastAsia="DengXian"/>
        </w:rPr>
        <w:t xml:space="preserve">. A maximum number of limits for each counter </w:t>
      </w:r>
      <w:r w:rsidR="006935F1">
        <w:rPr>
          <w:rFonts w:eastAsia="DengXian"/>
        </w:rPr>
        <w:t>point</w:t>
      </w:r>
      <w:r w:rsidR="00384B6A" w:rsidRPr="003557AA">
        <w:rPr>
          <w:rFonts w:eastAsia="DengXian"/>
        </w:rPr>
        <w:t xml:space="preserve"> </w:t>
      </w:r>
      <w:r w:rsidRPr="003557AA">
        <w:rPr>
          <w:rFonts w:eastAsia="DengXian"/>
        </w:rPr>
        <w:t xml:space="preserve">is declared in the SA Profile. </w:t>
      </w:r>
    </w:p>
    <w:p w14:paraId="54E763E4" w14:textId="0F4C9565" w:rsidR="003557AA" w:rsidRPr="003557AA" w:rsidRDefault="003557AA" w:rsidP="003557AA">
      <w:pPr>
        <w:pStyle w:val="BodyText"/>
        <w:rPr>
          <w:rFonts w:eastAsia="DengXian"/>
        </w:rPr>
      </w:pPr>
      <w:r w:rsidRPr="003557AA">
        <w:rPr>
          <w:rFonts w:eastAsia="DengXian"/>
        </w:rPr>
        <w:t xml:space="preserve">For example, </w:t>
      </w:r>
      <w:r w:rsidR="00D45A33">
        <w:rPr>
          <w:rFonts w:eastAsia="DengXian"/>
        </w:rPr>
        <w:t>an FD</w:t>
      </w:r>
      <w:r w:rsidRPr="003557AA">
        <w:rPr>
          <w:rFonts w:eastAsia="DengXian"/>
        </w:rPr>
        <w:t xml:space="preserve"> with two limits may use the following PLIs:</w:t>
      </w:r>
    </w:p>
    <w:p w14:paraId="4BF01225" w14:textId="4A57FF97" w:rsidR="003557AA" w:rsidRPr="003557AA" w:rsidRDefault="003557AA" w:rsidP="00384B6A">
      <w:pPr>
        <w:pStyle w:val="Bullet"/>
        <w:rPr>
          <w:rFonts w:eastAsia="DengXian"/>
        </w:rPr>
      </w:pPr>
      <w:r w:rsidRPr="003557AA">
        <w:rPr>
          <w:rFonts w:eastAsia="DengXian"/>
        </w:rPr>
        <w:t>1 – High</w:t>
      </w:r>
      <w:r w:rsidR="00384B6A">
        <w:rPr>
          <w:rFonts w:eastAsia="DengXian"/>
        </w:rPr>
        <w:t xml:space="preserve"> </w:t>
      </w:r>
    </w:p>
    <w:p w14:paraId="53F4F9FF" w14:textId="2CF5244A" w:rsidR="003557AA" w:rsidRPr="003557AA" w:rsidRDefault="003557AA" w:rsidP="00384B6A">
      <w:pPr>
        <w:pStyle w:val="Bullet"/>
        <w:rPr>
          <w:rFonts w:eastAsia="DengXian"/>
        </w:rPr>
      </w:pPr>
      <w:r w:rsidRPr="003557AA">
        <w:rPr>
          <w:rFonts w:eastAsia="DengXian"/>
        </w:rPr>
        <w:t>2 – High-High</w:t>
      </w:r>
      <w:r w:rsidR="00384B6A">
        <w:rPr>
          <w:rFonts w:eastAsia="DengXian"/>
        </w:rPr>
        <w:t xml:space="preserve"> </w:t>
      </w:r>
    </w:p>
    <w:p w14:paraId="7AD91874" w14:textId="160CA2FF" w:rsidR="00384B6A" w:rsidRPr="00384B6A" w:rsidRDefault="00384B6A" w:rsidP="007B1287">
      <w:pPr>
        <w:pStyle w:val="Heading4"/>
        <w:rPr>
          <w:rFonts w:eastAsia="DengXian"/>
        </w:rPr>
      </w:pPr>
      <w:r w:rsidRPr="00384B6A">
        <w:rPr>
          <w:rFonts w:eastAsia="DengXian"/>
        </w:rPr>
        <w:t>Limit value</w:t>
      </w:r>
    </w:p>
    <w:p w14:paraId="758C0283" w14:textId="03304D2B" w:rsidR="00384B6A" w:rsidRPr="00384B6A" w:rsidRDefault="00384B6A" w:rsidP="00163DC5">
      <w:pPr>
        <w:pStyle w:val="BodyText"/>
        <w:keepNext/>
        <w:rPr>
          <w:rFonts w:eastAsia="DengXian"/>
        </w:rPr>
      </w:pPr>
      <w:r w:rsidRPr="00384B6A">
        <w:rPr>
          <w:rFonts w:eastAsia="DengXian"/>
        </w:rPr>
        <w:t>The limit value defines the threshold for th</w:t>
      </w:r>
      <w:r>
        <w:rPr>
          <w:rFonts w:eastAsia="DengXian"/>
        </w:rPr>
        <w:t>e</w:t>
      </w:r>
      <w:r w:rsidRPr="00384B6A">
        <w:rPr>
          <w:rFonts w:eastAsia="DengXian"/>
        </w:rPr>
        <w:t xml:space="preserve"> limit. </w:t>
      </w:r>
    </w:p>
    <w:p w14:paraId="17495CD8" w14:textId="26029284" w:rsidR="00384B6A" w:rsidRPr="00384B6A" w:rsidRDefault="00384B6A" w:rsidP="00384B6A">
      <w:pPr>
        <w:pStyle w:val="BodyText"/>
        <w:rPr>
          <w:rFonts w:eastAsia="DengXian"/>
        </w:rPr>
      </w:pPr>
      <w:r w:rsidRPr="00384B6A">
        <w:rPr>
          <w:rFonts w:eastAsia="DengXian"/>
        </w:rPr>
        <w:t xml:space="preserve">When a profile is specified for a day of the week, it overrides the limit value for that day. </w:t>
      </w:r>
      <w:r>
        <w:rPr>
          <w:rFonts w:eastAsia="DengXian"/>
        </w:rPr>
        <w:t>W</w:t>
      </w:r>
      <w:r w:rsidRPr="00384B6A">
        <w:rPr>
          <w:rFonts w:eastAsia="DengXian"/>
        </w:rPr>
        <w:t xml:space="preserve">hen a profile is being used every day of the week then the limit value is not used and can contain any arbitrary value. In this case the </w:t>
      </w:r>
      <w:r>
        <w:rPr>
          <w:rFonts w:eastAsia="DengXian"/>
        </w:rPr>
        <w:t>FD</w:t>
      </w:r>
      <w:r w:rsidRPr="00384B6A">
        <w:rPr>
          <w:rFonts w:eastAsia="DengXian"/>
        </w:rPr>
        <w:t xml:space="preserve"> must not perform any validation using the limit value.</w:t>
      </w:r>
    </w:p>
    <w:p w14:paraId="7AF619F3" w14:textId="77777777" w:rsidR="00384B6A" w:rsidRPr="00384B6A" w:rsidRDefault="00384B6A" w:rsidP="007B1287">
      <w:pPr>
        <w:pStyle w:val="Heading4"/>
        <w:rPr>
          <w:rFonts w:eastAsia="DengXian"/>
        </w:rPr>
      </w:pPr>
      <w:r w:rsidRPr="00384B6A">
        <w:rPr>
          <w:rFonts w:eastAsia="DengXian"/>
        </w:rPr>
        <w:lastRenderedPageBreak/>
        <w:t>Action</w:t>
      </w:r>
    </w:p>
    <w:p w14:paraId="3A7BEFAB" w14:textId="5D181FD0" w:rsidR="00384B6A" w:rsidRPr="00AB3C53" w:rsidRDefault="00384B6A" w:rsidP="00384B6A">
      <w:pPr>
        <w:pStyle w:val="BodyText"/>
        <w:rPr>
          <w:rFonts w:eastAsia="DengXian"/>
        </w:rPr>
      </w:pPr>
      <w:r w:rsidRPr="00AB3C53">
        <w:rPr>
          <w:rFonts w:eastAsia="DengXian"/>
        </w:rPr>
        <w:t xml:space="preserve">The Action defines the action to be taken on </w:t>
      </w:r>
      <w:r>
        <w:rPr>
          <w:rFonts w:eastAsia="DengXian"/>
        </w:rPr>
        <w:t>exceeding</w:t>
      </w:r>
      <w:r w:rsidRPr="00AB3C53">
        <w:rPr>
          <w:rFonts w:eastAsia="DengXian"/>
        </w:rPr>
        <w:t xml:space="preserve"> the limit in either direction</w:t>
      </w:r>
      <w:r w:rsidR="001F6B45">
        <w:rPr>
          <w:rFonts w:eastAsia="DengXian"/>
        </w:rPr>
        <w:t>.</w:t>
      </w:r>
      <w:r w:rsidRPr="00AB3C53">
        <w:rPr>
          <w:rFonts w:eastAsia="DengXian"/>
        </w:rPr>
        <w:t xml:space="preserve"> </w:t>
      </w:r>
      <w:r w:rsidR="001F6B45">
        <w:rPr>
          <w:rFonts w:eastAsia="DengXian"/>
        </w:rPr>
        <w:t>T</w:t>
      </w:r>
      <w:r w:rsidRPr="00AB3C53">
        <w:rPr>
          <w:rFonts w:eastAsia="DengXian"/>
        </w:rPr>
        <w:t xml:space="preserve">he action is as defined in </w:t>
      </w:r>
      <w:r w:rsidR="00EE16CF" w:rsidRPr="003D567B">
        <w:rPr>
          <w:rFonts w:eastAsia="DengXian"/>
        </w:rPr>
        <w:t xml:space="preserve">Section </w:t>
      </w:r>
      <w:r w:rsidR="00EE16CF" w:rsidRPr="003D567B">
        <w:rPr>
          <w:rStyle w:val="Crossreference"/>
          <w:rFonts w:eastAsia="DengXian"/>
        </w:rPr>
        <w:fldChar w:fldCharType="begin"/>
      </w:r>
      <w:r w:rsidR="00EE16CF" w:rsidRPr="003D567B">
        <w:rPr>
          <w:rStyle w:val="Crossreference"/>
          <w:rFonts w:eastAsia="DengXian"/>
        </w:rPr>
        <w:instrText xml:space="preserve"> REF _Ref161319455 \r \h  \* MERGEFORMAT </w:instrText>
      </w:r>
      <w:r w:rsidR="00EE16CF" w:rsidRPr="003D567B">
        <w:rPr>
          <w:rStyle w:val="Crossreference"/>
          <w:rFonts w:eastAsia="DengXian"/>
        </w:rPr>
      </w:r>
      <w:r w:rsidR="00EE16CF" w:rsidRPr="003D567B">
        <w:rPr>
          <w:rStyle w:val="Crossreference"/>
          <w:rFonts w:eastAsia="DengXian"/>
        </w:rPr>
        <w:fldChar w:fldCharType="separate"/>
      </w:r>
      <w:r w:rsidR="00B95831">
        <w:rPr>
          <w:rStyle w:val="Crossreference"/>
          <w:rFonts w:eastAsia="DengXian"/>
        </w:rPr>
        <w:t>2.6</w:t>
      </w:r>
      <w:r w:rsidR="00EE16CF" w:rsidRPr="003D567B">
        <w:rPr>
          <w:rStyle w:val="Crossreference"/>
          <w:rFonts w:eastAsia="DengXian"/>
        </w:rPr>
        <w:fldChar w:fldCharType="end"/>
      </w:r>
      <w:r w:rsidR="00EE16CF">
        <w:rPr>
          <w:rStyle w:val="Crossreference"/>
          <w:rFonts w:eastAsia="DengXian"/>
        </w:rPr>
        <w:t xml:space="preserve">, </w:t>
      </w:r>
      <w:r w:rsidR="00EE16CF" w:rsidRPr="006C34B5">
        <w:rPr>
          <w:rStyle w:val="Crossreference"/>
          <w:rFonts w:eastAsia="DengXian"/>
        </w:rPr>
        <w:fldChar w:fldCharType="begin"/>
      </w:r>
      <w:r w:rsidR="00EE16CF" w:rsidRPr="006C34B5">
        <w:rPr>
          <w:rStyle w:val="Crossreference"/>
          <w:rFonts w:eastAsia="DengXian"/>
        </w:rPr>
        <w:instrText xml:space="preserve"> REF _Ref161319455 \h </w:instrText>
      </w:r>
      <w:r w:rsidR="00EE16CF">
        <w:rPr>
          <w:rStyle w:val="Crossreference"/>
          <w:rFonts w:eastAsia="DengXian"/>
        </w:rPr>
        <w:instrText xml:space="preserve"> \* MERGEFORMAT </w:instrText>
      </w:r>
      <w:r w:rsidR="00EE16CF" w:rsidRPr="006C34B5">
        <w:rPr>
          <w:rStyle w:val="Crossreference"/>
          <w:rFonts w:eastAsia="DengXian"/>
        </w:rPr>
      </w:r>
      <w:r w:rsidR="00EE16CF" w:rsidRPr="006C34B5">
        <w:rPr>
          <w:rStyle w:val="Crossreference"/>
          <w:rFonts w:eastAsia="DengXian"/>
        </w:rPr>
        <w:fldChar w:fldCharType="separate"/>
      </w:r>
      <w:ins w:id="1055" w:author="Gavin Rawson" w:date="2024-07-17T08:57:00Z" w16du:dateUtc="2024-07-17T07:57:00Z">
        <w:r w:rsidR="00B95831" w:rsidRPr="00B95831">
          <w:rPr>
            <w:rStyle w:val="Crossreference"/>
            <w:rPrChange w:id="1056" w:author="Gavin Rawson" w:date="2024-07-17T08:57:00Z" w16du:dateUtc="2024-07-17T07:57:00Z">
              <w:rPr/>
            </w:rPrChange>
          </w:rPr>
          <w:t>Limit and control profiles</w:t>
        </w:r>
      </w:ins>
      <w:del w:id="1057" w:author="Gavin Rawson" w:date="2024-07-15T12:48:00Z" w16du:dateUtc="2024-07-15T11:48:00Z">
        <w:r w:rsidR="002B16D9" w:rsidRPr="00041655" w:rsidDel="00461D1E">
          <w:rPr>
            <w:rStyle w:val="Crossreference"/>
          </w:rPr>
          <w:delText>Limit and control profiles</w:delText>
        </w:r>
      </w:del>
      <w:r w:rsidR="00EE16CF" w:rsidRPr="006C34B5">
        <w:rPr>
          <w:rStyle w:val="Crossreference"/>
          <w:rFonts w:eastAsia="DengXian"/>
        </w:rPr>
        <w:fldChar w:fldCharType="end"/>
      </w:r>
      <w:r w:rsidRPr="00AB3C53">
        <w:rPr>
          <w:rFonts w:eastAsia="DengXian"/>
        </w:rPr>
        <w:t xml:space="preserve">. </w:t>
      </w:r>
    </w:p>
    <w:p w14:paraId="3FA65128" w14:textId="79E7E790" w:rsidR="00384B6A" w:rsidRPr="00AB3C53" w:rsidRDefault="00384B6A" w:rsidP="00384B6A">
      <w:pPr>
        <w:pStyle w:val="BodyText"/>
        <w:rPr>
          <w:rFonts w:eastAsia="DengXian"/>
        </w:rPr>
      </w:pPr>
      <w:r w:rsidRPr="00AB3C53">
        <w:rPr>
          <w:rFonts w:eastAsia="DengXian"/>
        </w:rPr>
        <w:t xml:space="preserve">When a </w:t>
      </w:r>
      <w:r w:rsidR="006935F1">
        <w:rPr>
          <w:rFonts w:eastAsia="DengXian"/>
        </w:rPr>
        <w:t>point</w:t>
      </w:r>
      <w:r w:rsidRPr="00AB3C53">
        <w:rPr>
          <w:rFonts w:eastAsia="DengXian"/>
        </w:rPr>
        <w:t xml:space="preserve"> changes state the action that is performed by the </w:t>
      </w:r>
      <w:r>
        <w:rPr>
          <w:rFonts w:eastAsia="DengXian"/>
        </w:rPr>
        <w:t>FD</w:t>
      </w:r>
      <w:r w:rsidRPr="00AB3C53">
        <w:rPr>
          <w:rFonts w:eastAsia="DengXian"/>
        </w:rPr>
        <w:t xml:space="preserve"> is determined by the highest configured action of the enabled limits that were </w:t>
      </w:r>
      <w:r>
        <w:rPr>
          <w:rFonts w:eastAsia="DengXian"/>
        </w:rPr>
        <w:t>exceeded</w:t>
      </w:r>
      <w:r w:rsidRPr="00AB3C53">
        <w:rPr>
          <w:rFonts w:eastAsia="DengXian"/>
        </w:rPr>
        <w:t xml:space="preserve"> as the result of the change:</w:t>
      </w:r>
    </w:p>
    <w:p w14:paraId="6A8443CB" w14:textId="77777777" w:rsidR="00384B6A" w:rsidRPr="00AB3C53" w:rsidRDefault="00384B6A" w:rsidP="00384B6A">
      <w:pPr>
        <w:pStyle w:val="Bullet"/>
        <w:rPr>
          <w:rFonts w:eastAsia="DengXian"/>
        </w:rPr>
      </w:pPr>
      <w:r w:rsidRPr="00AB3C53">
        <w:rPr>
          <w:rFonts w:eastAsia="DengXian"/>
        </w:rPr>
        <w:t>If any of these actions are configured as value 2</w:t>
      </w:r>
      <w:r>
        <w:rPr>
          <w:rFonts w:eastAsia="DengXian"/>
        </w:rPr>
        <w:t xml:space="preserve">, </w:t>
      </w:r>
      <w:r w:rsidRPr="00AB3C53">
        <w:rPr>
          <w:rFonts w:eastAsia="DengXian"/>
        </w:rPr>
        <w:t>event and request connection</w:t>
      </w:r>
      <w:r>
        <w:rPr>
          <w:rFonts w:eastAsia="DengXian"/>
        </w:rPr>
        <w:t>,</w:t>
      </w:r>
      <w:r w:rsidRPr="00AB3C53">
        <w:rPr>
          <w:rFonts w:eastAsia="DengXian"/>
        </w:rPr>
        <w:t xml:space="preserve"> then the </w:t>
      </w:r>
      <w:r>
        <w:rPr>
          <w:rFonts w:eastAsia="DengXian"/>
        </w:rPr>
        <w:t>FD</w:t>
      </w:r>
      <w:r w:rsidRPr="00AB3C53">
        <w:rPr>
          <w:rFonts w:eastAsia="DengXian"/>
        </w:rPr>
        <w:t xml:space="preserve"> must create an event for the new state and assert </w:t>
      </w:r>
      <w:r w:rsidRPr="00F41EE2">
        <w:rPr>
          <w:rFonts w:eastAsia="DengXian"/>
          <w:b/>
          <w:bCs/>
        </w:rPr>
        <w:t>request to connect</w:t>
      </w:r>
      <w:r w:rsidRPr="00AB3C53">
        <w:rPr>
          <w:rFonts w:eastAsia="DengXian"/>
        </w:rPr>
        <w:t xml:space="preserve">, so the </w:t>
      </w:r>
      <w:r>
        <w:rPr>
          <w:rFonts w:eastAsia="DengXian"/>
        </w:rPr>
        <w:t>SA</w:t>
      </w:r>
      <w:r w:rsidRPr="00AB3C53">
        <w:rPr>
          <w:rFonts w:eastAsia="DengXian"/>
        </w:rPr>
        <w:t xml:space="preserve"> may raise </w:t>
      </w:r>
      <w:r>
        <w:rPr>
          <w:rFonts w:eastAsia="DengXian"/>
        </w:rPr>
        <w:t>or</w:t>
      </w:r>
      <w:r w:rsidRPr="00AB3C53">
        <w:rPr>
          <w:rFonts w:eastAsia="DengXian"/>
        </w:rPr>
        <w:t xml:space="preserve"> clear the required alarm(s).</w:t>
      </w:r>
    </w:p>
    <w:p w14:paraId="6F29C1E6" w14:textId="77777777" w:rsidR="00384B6A" w:rsidRPr="00AB3C53" w:rsidRDefault="00384B6A" w:rsidP="00384B6A">
      <w:pPr>
        <w:pStyle w:val="Bullet"/>
        <w:rPr>
          <w:rFonts w:eastAsia="DengXian"/>
        </w:rPr>
      </w:pPr>
      <w:r w:rsidRPr="00AB3C53">
        <w:rPr>
          <w:rFonts w:eastAsia="DengXian"/>
        </w:rPr>
        <w:t>If none of these actions are configured as value 2, but any of them are configured as value 1</w:t>
      </w:r>
      <w:r>
        <w:rPr>
          <w:rFonts w:eastAsia="DengXian"/>
        </w:rPr>
        <w:t xml:space="preserve">, </w:t>
      </w:r>
      <w:r w:rsidRPr="00AB3C53">
        <w:rPr>
          <w:rFonts w:eastAsia="DengXian"/>
        </w:rPr>
        <w:t>event</w:t>
      </w:r>
      <w:r>
        <w:rPr>
          <w:rFonts w:eastAsia="DengXian"/>
        </w:rPr>
        <w:t>,</w:t>
      </w:r>
      <w:r w:rsidRPr="00AB3C53">
        <w:rPr>
          <w:rFonts w:eastAsia="DengXian"/>
        </w:rPr>
        <w:t xml:space="preserve"> then the </w:t>
      </w:r>
      <w:r>
        <w:rPr>
          <w:rFonts w:eastAsia="DengXian"/>
        </w:rPr>
        <w:t>FD</w:t>
      </w:r>
      <w:r w:rsidRPr="00AB3C53">
        <w:rPr>
          <w:rFonts w:eastAsia="DengXian"/>
        </w:rPr>
        <w:t xml:space="preserve"> must store an event for the new state.</w:t>
      </w:r>
    </w:p>
    <w:p w14:paraId="300077C3" w14:textId="77777777" w:rsidR="00384B6A" w:rsidRPr="00AB3C53" w:rsidRDefault="00384B6A" w:rsidP="00384B6A">
      <w:pPr>
        <w:pStyle w:val="Bullet"/>
        <w:rPr>
          <w:rFonts w:eastAsia="DengXian"/>
        </w:rPr>
      </w:pPr>
      <w:r w:rsidRPr="00AB3C53">
        <w:rPr>
          <w:rFonts w:eastAsia="DengXian"/>
        </w:rPr>
        <w:t>Only if all these actions are configured as value 0</w:t>
      </w:r>
      <w:r>
        <w:rPr>
          <w:rFonts w:eastAsia="DengXian"/>
        </w:rPr>
        <w:t xml:space="preserve">, </w:t>
      </w:r>
      <w:r w:rsidRPr="00AB3C53">
        <w:rPr>
          <w:rFonts w:eastAsia="DengXian"/>
        </w:rPr>
        <w:t>do nothing</w:t>
      </w:r>
      <w:r>
        <w:rPr>
          <w:rFonts w:eastAsia="DengXian"/>
        </w:rPr>
        <w:t>,</w:t>
      </w:r>
      <w:r w:rsidRPr="00AB3C53">
        <w:rPr>
          <w:rFonts w:eastAsia="DengXian"/>
        </w:rPr>
        <w:t xml:space="preserve"> will the </w:t>
      </w:r>
      <w:r>
        <w:rPr>
          <w:rFonts w:eastAsia="DengXian"/>
        </w:rPr>
        <w:t>FD</w:t>
      </w:r>
      <w:r w:rsidRPr="00AB3C53">
        <w:rPr>
          <w:rFonts w:eastAsia="DengXian"/>
        </w:rPr>
        <w:t xml:space="preserve"> perform no action.</w:t>
      </w:r>
    </w:p>
    <w:p w14:paraId="1CFF3A33" w14:textId="1E610AFD" w:rsidR="00384B6A" w:rsidRPr="00F41EE2" w:rsidRDefault="00384B6A" w:rsidP="00384B6A">
      <w:pPr>
        <w:pStyle w:val="BodyText"/>
        <w:rPr>
          <w:rFonts w:eastAsia="DengXian"/>
        </w:rPr>
      </w:pPr>
      <w:r w:rsidRPr="00F41EE2">
        <w:rPr>
          <w:rFonts w:eastAsia="DengXian"/>
        </w:rPr>
        <w:t xml:space="preserve">When a </w:t>
      </w:r>
      <w:r w:rsidR="006935F1">
        <w:rPr>
          <w:rFonts w:eastAsia="DengXian"/>
        </w:rPr>
        <w:t>point</w:t>
      </w:r>
      <w:r w:rsidRPr="00F41EE2">
        <w:rPr>
          <w:rFonts w:eastAsia="DengXian"/>
        </w:rPr>
        <w:t xml:space="preserve"> is on scan and any of the </w:t>
      </w:r>
      <w:r w:rsidR="006935F1">
        <w:rPr>
          <w:rFonts w:eastAsia="DengXian"/>
        </w:rPr>
        <w:t>point</w:t>
      </w:r>
      <w:r w:rsidRPr="00F41EE2">
        <w:rPr>
          <w:rFonts w:eastAsia="DengXian"/>
        </w:rPr>
        <w:t xml:space="preserve"> quality flags change, the action for the flag must be performed subject to the highest permitted action, to report the new object flags. However, this does not apply until the Restart Point quality flag is cleared, and the state of the </w:t>
      </w:r>
      <w:r w:rsidR="006935F1">
        <w:rPr>
          <w:rFonts w:eastAsia="DengXian"/>
        </w:rPr>
        <w:t>point</w:t>
      </w:r>
      <w:r w:rsidRPr="00F41EE2">
        <w:rPr>
          <w:rFonts w:eastAsia="DengXian"/>
        </w:rPr>
        <w:t xml:space="preserve"> determined.</w:t>
      </w:r>
    </w:p>
    <w:p w14:paraId="06687F83" w14:textId="74B00703" w:rsidR="00384B6A" w:rsidRPr="00F41EE2" w:rsidRDefault="00384B6A" w:rsidP="00384B6A">
      <w:pPr>
        <w:pStyle w:val="BodyText"/>
        <w:rPr>
          <w:rFonts w:eastAsia="DengXian"/>
        </w:rPr>
      </w:pPr>
      <w:r w:rsidRPr="00F41EE2">
        <w:rPr>
          <w:rFonts w:eastAsia="DengXian"/>
        </w:rPr>
        <w:t xml:space="preserve">In the following situations the highest action of all of the enabled limits and all of the </w:t>
      </w:r>
      <w:r w:rsidR="006935F1">
        <w:rPr>
          <w:rFonts w:eastAsia="DengXian"/>
        </w:rPr>
        <w:t>point</w:t>
      </w:r>
      <w:r w:rsidRPr="00F41EE2">
        <w:rPr>
          <w:rFonts w:eastAsia="DengXian"/>
        </w:rPr>
        <w:t xml:space="preserve"> quality flags must be performed regardless of the highest permitted action. This highest action must also include any action configured for significant change of value reporting. This is required to report the current state of the </w:t>
      </w:r>
      <w:r w:rsidR="006935F1">
        <w:rPr>
          <w:rFonts w:eastAsia="DengXian"/>
        </w:rPr>
        <w:t>point</w:t>
      </w:r>
      <w:r w:rsidRPr="00F41EE2">
        <w:rPr>
          <w:rFonts w:eastAsia="DengXian"/>
        </w:rPr>
        <w:t>.</w:t>
      </w:r>
    </w:p>
    <w:p w14:paraId="71F074EA" w14:textId="0AE076DB" w:rsidR="00384B6A" w:rsidRPr="00F41EE2" w:rsidRDefault="00384B6A" w:rsidP="00384B6A">
      <w:pPr>
        <w:pStyle w:val="Bullet"/>
        <w:rPr>
          <w:rFonts w:eastAsia="DengXian"/>
        </w:rPr>
      </w:pPr>
      <w:r w:rsidRPr="00F41EE2">
        <w:rPr>
          <w:rFonts w:eastAsia="DengXian"/>
        </w:rPr>
        <w:t xml:space="preserve">At device start </w:t>
      </w:r>
      <w:r w:rsidRPr="00F41EE2" w:rsidDel="003B23C5">
        <w:rPr>
          <w:rFonts w:eastAsia="DengXian"/>
        </w:rPr>
        <w:t>up</w:t>
      </w:r>
      <w:r w:rsidR="003B23C5">
        <w:rPr>
          <w:rFonts w:eastAsia="DengXian"/>
        </w:rPr>
        <w:t xml:space="preserve"> and</w:t>
      </w:r>
      <w:r w:rsidRPr="00F41EE2">
        <w:rPr>
          <w:rFonts w:eastAsia="DengXian"/>
        </w:rPr>
        <w:t xml:space="preserve"> following a restart.</w:t>
      </w:r>
    </w:p>
    <w:p w14:paraId="30C23B48" w14:textId="2009FD8C" w:rsidR="00384B6A" w:rsidRPr="00F41EE2" w:rsidRDefault="00384B6A" w:rsidP="00384B6A">
      <w:pPr>
        <w:pStyle w:val="Bullet"/>
        <w:rPr>
          <w:rFonts w:eastAsia="DengXian"/>
        </w:rPr>
      </w:pPr>
      <w:r w:rsidRPr="00F41EE2">
        <w:rPr>
          <w:rFonts w:eastAsia="DengXian"/>
        </w:rPr>
        <w:t xml:space="preserve">When the </w:t>
      </w:r>
      <w:r w:rsidR="006935F1">
        <w:rPr>
          <w:rFonts w:eastAsia="DengXian"/>
        </w:rPr>
        <w:t>point</w:t>
      </w:r>
      <w:r w:rsidRPr="00F41EE2">
        <w:rPr>
          <w:rFonts w:eastAsia="DengXian"/>
        </w:rPr>
        <w:t xml:space="preserve"> is put on scan</w:t>
      </w:r>
      <w:r>
        <w:rPr>
          <w:rFonts w:eastAsia="DengXian"/>
        </w:rPr>
        <w:t>.</w:t>
      </w:r>
    </w:p>
    <w:p w14:paraId="2668FFD1" w14:textId="3A509649" w:rsidR="00384B6A" w:rsidRPr="00F41EE2" w:rsidRDefault="00384B6A" w:rsidP="00384B6A">
      <w:pPr>
        <w:pStyle w:val="Bullet"/>
        <w:rPr>
          <w:rFonts w:eastAsia="DengXian"/>
        </w:rPr>
      </w:pPr>
      <w:r w:rsidRPr="00F41EE2">
        <w:rPr>
          <w:rFonts w:eastAsia="DengXian"/>
        </w:rPr>
        <w:t xml:space="preserve">Following a configuration change to the action for any limit or any of the </w:t>
      </w:r>
      <w:r w:rsidR="006935F1">
        <w:rPr>
          <w:rFonts w:eastAsia="DengXian"/>
        </w:rPr>
        <w:t>point</w:t>
      </w:r>
      <w:r w:rsidRPr="00F41EE2">
        <w:rPr>
          <w:rFonts w:eastAsia="DengXian"/>
        </w:rPr>
        <w:t xml:space="preserve"> quality flags.</w:t>
      </w:r>
    </w:p>
    <w:p w14:paraId="252AB36B" w14:textId="2E2612EE" w:rsidR="00384B6A" w:rsidRPr="00F41EE2" w:rsidRDefault="00384B6A" w:rsidP="00384B6A">
      <w:pPr>
        <w:pStyle w:val="Bullet"/>
        <w:rPr>
          <w:rFonts w:eastAsia="DengXian"/>
        </w:rPr>
      </w:pPr>
      <w:r w:rsidRPr="00F41EE2">
        <w:rPr>
          <w:rFonts w:eastAsia="DengXian"/>
        </w:rPr>
        <w:t xml:space="preserve">When a change in the configuration of the </w:t>
      </w:r>
      <w:r w:rsidR="006935F1">
        <w:rPr>
          <w:rFonts w:eastAsia="DengXian"/>
        </w:rPr>
        <w:t>point</w:t>
      </w:r>
      <w:r w:rsidRPr="00F41EE2">
        <w:rPr>
          <w:rFonts w:eastAsia="DengXian"/>
        </w:rPr>
        <w:t xml:space="preserve">’s limits causes the </w:t>
      </w:r>
      <w:r w:rsidR="006935F1">
        <w:rPr>
          <w:rFonts w:eastAsia="DengXian"/>
        </w:rPr>
        <w:t>point</w:t>
      </w:r>
      <w:r w:rsidRPr="00F41EE2">
        <w:rPr>
          <w:rFonts w:eastAsia="DengXian"/>
        </w:rPr>
        <w:t xml:space="preserve"> to change state.</w:t>
      </w:r>
    </w:p>
    <w:p w14:paraId="7231D613" w14:textId="05B0FD72" w:rsidR="00384B6A" w:rsidRPr="00F41EE2" w:rsidRDefault="00384B6A" w:rsidP="00384B6A">
      <w:pPr>
        <w:pStyle w:val="BodyText"/>
        <w:rPr>
          <w:rFonts w:eastAsia="DengXian"/>
        </w:rPr>
      </w:pPr>
      <w:r w:rsidRPr="00F41EE2">
        <w:rPr>
          <w:rFonts w:eastAsia="DengXian"/>
        </w:rPr>
        <w:t xml:space="preserve">The action </w:t>
      </w:r>
      <w:r>
        <w:rPr>
          <w:rFonts w:eastAsia="DengXian"/>
        </w:rPr>
        <w:t>is</w:t>
      </w:r>
      <w:r w:rsidRPr="00F41EE2">
        <w:rPr>
          <w:rFonts w:eastAsia="DengXian"/>
        </w:rPr>
        <w:t xml:space="preserve"> performed once the </w:t>
      </w:r>
      <w:r w:rsidR="006935F1">
        <w:rPr>
          <w:rFonts w:eastAsia="DengXian"/>
        </w:rPr>
        <w:t>point</w:t>
      </w:r>
      <w:r w:rsidRPr="00F41EE2">
        <w:rPr>
          <w:rFonts w:eastAsia="DengXian"/>
        </w:rPr>
        <w:t xml:space="preserve"> has completed the next or initial scan of its I/O</w:t>
      </w:r>
      <w:r>
        <w:rPr>
          <w:rFonts w:eastAsia="DengXian"/>
        </w:rPr>
        <w:t>, that is,</w:t>
      </w:r>
      <w:r w:rsidRPr="00F41EE2">
        <w:rPr>
          <w:rFonts w:eastAsia="DengXian"/>
        </w:rPr>
        <w:t xml:space="preserve"> when the Restart </w:t>
      </w:r>
      <w:r w:rsidR="004C6160">
        <w:rPr>
          <w:rFonts w:eastAsia="DengXian"/>
        </w:rPr>
        <w:t>P</w:t>
      </w:r>
      <w:r w:rsidRPr="00F41EE2">
        <w:rPr>
          <w:rFonts w:eastAsia="DengXian"/>
        </w:rPr>
        <w:t>oint quality flag is cleared</w:t>
      </w:r>
      <w:r>
        <w:rPr>
          <w:rFonts w:eastAsia="DengXian"/>
        </w:rPr>
        <w:t>,</w:t>
      </w:r>
      <w:r w:rsidRPr="00F41EE2">
        <w:rPr>
          <w:rFonts w:eastAsia="DengXian"/>
        </w:rPr>
        <w:t xml:space="preserve"> without applying hysteresis or persistence.</w:t>
      </w:r>
    </w:p>
    <w:p w14:paraId="28A5CEEC" w14:textId="69FE3132" w:rsidR="00384B6A" w:rsidRPr="00384B6A" w:rsidRDefault="00384B6A" w:rsidP="007B1287">
      <w:pPr>
        <w:pStyle w:val="Heading4"/>
        <w:rPr>
          <w:rFonts w:eastAsia="DengXian"/>
        </w:rPr>
      </w:pPr>
      <w:r w:rsidRPr="00384B6A">
        <w:rPr>
          <w:rFonts w:eastAsia="DengXian"/>
        </w:rPr>
        <w:t xml:space="preserve">Profile </w:t>
      </w:r>
      <w:r w:rsidR="006B0494" w:rsidRPr="00384B6A">
        <w:rPr>
          <w:rFonts w:eastAsia="DengXian"/>
        </w:rPr>
        <w:t>number</w:t>
      </w:r>
      <w:r w:rsidRPr="00384B6A">
        <w:rPr>
          <w:rFonts w:eastAsia="DengXian"/>
        </w:rPr>
        <w:t xml:space="preserve"> </w:t>
      </w:r>
    </w:p>
    <w:p w14:paraId="7BFFFAD7" w14:textId="71F7AEBD" w:rsidR="00384B6A" w:rsidRPr="00384B6A" w:rsidRDefault="00384B6A" w:rsidP="00384B6A">
      <w:pPr>
        <w:pStyle w:val="BodyText"/>
        <w:rPr>
          <w:rFonts w:eastAsia="DengXian"/>
        </w:rPr>
      </w:pPr>
      <w:r w:rsidRPr="00384B6A">
        <w:rPr>
          <w:rFonts w:eastAsia="DengXian"/>
        </w:rPr>
        <w:t>The profile numbers define the profiles to be used for th</w:t>
      </w:r>
      <w:r>
        <w:rPr>
          <w:rFonts w:eastAsia="DengXian"/>
        </w:rPr>
        <w:t>e</w:t>
      </w:r>
      <w:r w:rsidRPr="00384B6A">
        <w:rPr>
          <w:rFonts w:eastAsia="DengXian"/>
        </w:rPr>
        <w:t xml:space="preserve"> limit, to allow different limits to be applied at different times of the day and on different days of the week. The profiles must have floating </w:t>
      </w:r>
      <w:r w:rsidR="00745BEA">
        <w:rPr>
          <w:rFonts w:eastAsia="DengXian"/>
        </w:rPr>
        <w:t>point</w:t>
      </w:r>
      <w:r w:rsidRPr="00384B6A">
        <w:rPr>
          <w:rFonts w:eastAsia="DengXian"/>
        </w:rPr>
        <w:t xml:space="preserve"> values, and the </w:t>
      </w:r>
      <w:r>
        <w:rPr>
          <w:rFonts w:eastAsia="DengXian"/>
        </w:rPr>
        <w:t>FD</w:t>
      </w:r>
      <w:r w:rsidRPr="00384B6A">
        <w:rPr>
          <w:rFonts w:eastAsia="DengXian"/>
        </w:rPr>
        <w:t xml:space="preserve"> </w:t>
      </w:r>
      <w:r w:rsidR="00AC202F">
        <w:rPr>
          <w:rFonts w:eastAsia="DengXian"/>
        </w:rPr>
        <w:t>rejects</w:t>
      </w:r>
      <w:r w:rsidRPr="00384B6A">
        <w:rPr>
          <w:rFonts w:eastAsia="DengXian"/>
        </w:rPr>
        <w:t xml:space="preserve"> any configuration with a different type of value. For a fixed limit</w:t>
      </w:r>
      <w:r>
        <w:rPr>
          <w:rFonts w:eastAsia="DengXian"/>
        </w:rPr>
        <w:t xml:space="preserve">, </w:t>
      </w:r>
      <w:r w:rsidRPr="00384B6A">
        <w:rPr>
          <w:rFonts w:eastAsia="DengXian"/>
        </w:rPr>
        <w:t>no profile</w:t>
      </w:r>
      <w:r>
        <w:rPr>
          <w:rFonts w:eastAsia="DengXian"/>
        </w:rPr>
        <w:t>,</w:t>
      </w:r>
      <w:r w:rsidRPr="00384B6A">
        <w:rPr>
          <w:rFonts w:eastAsia="DengXian"/>
        </w:rPr>
        <w:t xml:space="preserve"> use profile number zero.</w:t>
      </w:r>
    </w:p>
    <w:p w14:paraId="09B1EA0C" w14:textId="34C3474F" w:rsidR="00384B6A" w:rsidRPr="00384B6A" w:rsidRDefault="00384B6A" w:rsidP="001725CA">
      <w:pPr>
        <w:pStyle w:val="Heading3"/>
        <w:rPr>
          <w:rFonts w:eastAsia="DengXian"/>
        </w:rPr>
      </w:pPr>
      <w:bookmarkStart w:id="1058" w:name="_Toc172098952"/>
      <w:r w:rsidRPr="00384B6A">
        <w:rPr>
          <w:rFonts w:eastAsia="DengXian"/>
        </w:rPr>
        <w:t xml:space="preserve">No </w:t>
      </w:r>
      <w:r w:rsidR="006B0494" w:rsidRPr="00384B6A">
        <w:rPr>
          <w:rFonts w:eastAsia="DengXian"/>
        </w:rPr>
        <w:t>change</w:t>
      </w:r>
      <w:bookmarkEnd w:id="1058"/>
    </w:p>
    <w:p w14:paraId="096C8164" w14:textId="45F78EEE" w:rsidR="00384B6A" w:rsidRPr="00384B6A" w:rsidRDefault="00384B6A" w:rsidP="00384B6A">
      <w:pPr>
        <w:pStyle w:val="BodyText"/>
        <w:rPr>
          <w:rFonts w:eastAsia="DengXian"/>
        </w:rPr>
      </w:pPr>
      <w:r w:rsidRPr="00384B6A">
        <w:rPr>
          <w:rFonts w:eastAsia="DengXian"/>
        </w:rPr>
        <w:t xml:space="preserve">Analogue and counter </w:t>
      </w:r>
      <w:r w:rsidR="005C697D">
        <w:rPr>
          <w:rFonts w:eastAsia="DengXian"/>
        </w:rPr>
        <w:t>point</w:t>
      </w:r>
      <w:r w:rsidRPr="00384B6A">
        <w:rPr>
          <w:rFonts w:eastAsia="DengXian"/>
        </w:rPr>
        <w:t>s support no change detection. The change in value over a period of time is calculated and then compared to a deadband.</w:t>
      </w:r>
    </w:p>
    <w:p w14:paraId="22AC8131" w14:textId="45332D7B" w:rsidR="00384B6A" w:rsidRPr="00384B6A" w:rsidRDefault="00384B6A" w:rsidP="00384B6A">
      <w:pPr>
        <w:pStyle w:val="BodyText"/>
        <w:rPr>
          <w:rFonts w:eastAsia="DengXian"/>
        </w:rPr>
      </w:pPr>
      <w:r w:rsidRPr="00384B6A">
        <w:rPr>
          <w:rFonts w:eastAsia="DengXian"/>
        </w:rPr>
        <w:t xml:space="preserve">No change detection is performed on the scaled value of the </w:t>
      </w:r>
      <w:r w:rsidR="005C697D">
        <w:rPr>
          <w:rFonts w:eastAsia="DengXian"/>
        </w:rPr>
        <w:t>point</w:t>
      </w:r>
      <w:r w:rsidRPr="00384B6A">
        <w:rPr>
          <w:rFonts w:eastAsia="DengXian"/>
        </w:rPr>
        <w:t>.</w:t>
      </w:r>
    </w:p>
    <w:p w14:paraId="42531390" w14:textId="29034869" w:rsidR="00384B6A" w:rsidRPr="00384B6A" w:rsidRDefault="00384B6A" w:rsidP="00384B6A">
      <w:pPr>
        <w:pStyle w:val="BodyText"/>
        <w:rPr>
          <w:rFonts w:eastAsia="DengXian"/>
        </w:rPr>
      </w:pPr>
      <w:r w:rsidRPr="00384B6A">
        <w:rPr>
          <w:rFonts w:eastAsia="DengXian"/>
        </w:rPr>
        <w:t xml:space="preserve">The information </w:t>
      </w:r>
      <w:r>
        <w:rPr>
          <w:rFonts w:eastAsia="DengXian"/>
        </w:rPr>
        <w:t xml:space="preserve">in </w:t>
      </w:r>
      <w:r w:rsidR="00C63E84" w:rsidRPr="00C63E84">
        <w:rPr>
          <w:rStyle w:val="Crossreference"/>
          <w:rFonts w:eastAsia="DengXian"/>
        </w:rPr>
        <w:fldChar w:fldCharType="begin"/>
      </w:r>
      <w:r w:rsidR="00C63E84" w:rsidRPr="00C63E84">
        <w:rPr>
          <w:rStyle w:val="Crossreference"/>
          <w:rFonts w:eastAsia="DengXian"/>
        </w:rPr>
        <w:instrText xml:space="preserve"> REF _Ref161314992 \h </w:instrText>
      </w:r>
      <w:r w:rsidR="00C63E84">
        <w:rPr>
          <w:rStyle w:val="Crossreference"/>
          <w:rFonts w:eastAsia="DengXian"/>
        </w:rPr>
        <w:instrText xml:space="preserve"> \* MERGEFORMAT </w:instrText>
      </w:r>
      <w:r w:rsidR="00C63E84" w:rsidRPr="00C63E84">
        <w:rPr>
          <w:rStyle w:val="Crossreference"/>
          <w:rFonts w:eastAsia="DengXian"/>
        </w:rPr>
      </w:r>
      <w:r w:rsidR="00C63E84" w:rsidRPr="00C63E84">
        <w:rPr>
          <w:rStyle w:val="Crossreference"/>
          <w:rFonts w:eastAsia="DengXian"/>
        </w:rPr>
        <w:fldChar w:fldCharType="separate"/>
      </w:r>
      <w:ins w:id="1059" w:author="Gavin Rawson" w:date="2024-07-17T08:57:00Z" w16du:dateUtc="2024-07-17T07:57:00Z">
        <w:r w:rsidR="00B95831" w:rsidRPr="00B95831">
          <w:rPr>
            <w:rStyle w:val="Crossreference"/>
            <w:rPrChange w:id="1060" w:author="Gavin Rawson" w:date="2024-07-17T08:57:00Z" w16du:dateUtc="2024-07-17T07:57:00Z">
              <w:rPr/>
            </w:rPrChange>
          </w:rPr>
          <w:t xml:space="preserve">Table </w:t>
        </w:r>
        <w:r w:rsidR="00B95831" w:rsidRPr="00B95831">
          <w:rPr>
            <w:rStyle w:val="Crossreference"/>
            <w:rPrChange w:id="1061" w:author="Gavin Rawson" w:date="2024-07-17T08:57:00Z" w16du:dateUtc="2024-07-17T07:57:00Z">
              <w:rPr>
                <w:noProof/>
              </w:rPr>
            </w:rPrChange>
          </w:rPr>
          <w:t>18</w:t>
        </w:r>
      </w:ins>
      <w:del w:id="1062" w:author="Gavin Rawson" w:date="2024-07-15T12:48:00Z" w16du:dateUtc="2024-07-15T11:48:00Z">
        <w:r w:rsidR="002B16D9" w:rsidRPr="00041655" w:rsidDel="00461D1E">
          <w:rPr>
            <w:rStyle w:val="Crossreference"/>
          </w:rPr>
          <w:delText>Table 18</w:delText>
        </w:r>
      </w:del>
      <w:r w:rsidR="00C63E84" w:rsidRPr="00C63E84">
        <w:rPr>
          <w:rStyle w:val="Crossreference"/>
          <w:rFonts w:eastAsia="DengXian"/>
        </w:rPr>
        <w:fldChar w:fldCharType="end"/>
      </w:r>
      <w:r>
        <w:rPr>
          <w:rFonts w:eastAsia="DengXian"/>
        </w:rPr>
        <w:t xml:space="preserve"> </w:t>
      </w:r>
      <w:r w:rsidRPr="00384B6A">
        <w:rPr>
          <w:rFonts w:eastAsia="DengXian"/>
        </w:rPr>
        <w:t xml:space="preserve">is used to define no change for analogue and counter </w:t>
      </w:r>
      <w:r w:rsidR="005C697D">
        <w:rPr>
          <w:rFonts w:eastAsia="DengXian"/>
        </w:rPr>
        <w:t>point</w:t>
      </w:r>
      <w:r w:rsidRPr="00384B6A">
        <w:rPr>
          <w:rFonts w:eastAsia="DengXian"/>
        </w:rPr>
        <w:t>s</w:t>
      </w:r>
      <w:r>
        <w:rPr>
          <w:rFonts w:eastAsia="DengXian"/>
        </w:rPr>
        <w:t xml:space="preserve"> w</w:t>
      </w:r>
      <w:r w:rsidRPr="00384B6A">
        <w:rPr>
          <w:rFonts w:eastAsia="DengXian"/>
        </w:rPr>
        <w:t xml:space="preserve">ithin the object: </w:t>
      </w:r>
      <w:r w:rsidRPr="00384B6A">
        <w:rPr>
          <w:rFonts w:eastAsia="DengXian"/>
          <w:b/>
          <w:bCs/>
        </w:rPr>
        <w:t>noChange</w:t>
      </w:r>
      <w:r w:rsidR="00C36CF5">
        <w:rPr>
          <w:rFonts w:eastAsia="DengXian"/>
        </w:rPr>
        <w:t>.</w:t>
      </w:r>
    </w:p>
    <w:p w14:paraId="33556E46" w14:textId="61BC6C69" w:rsidR="003557AA" w:rsidRDefault="00384B6A" w:rsidP="000A491B">
      <w:pPr>
        <w:pStyle w:val="Caption"/>
        <w:keepNext/>
      </w:pPr>
      <w:bookmarkStart w:id="1063" w:name="_Ref161314992"/>
      <w:bookmarkStart w:id="1064" w:name="_Toc170288657"/>
      <w:r>
        <w:lastRenderedPageBreak/>
        <w:t xml:space="preserve">Table </w:t>
      </w:r>
      <w:r>
        <w:fldChar w:fldCharType="begin"/>
      </w:r>
      <w:r>
        <w:instrText xml:space="preserve"> SEQ Table \* ARABIC </w:instrText>
      </w:r>
      <w:r>
        <w:fldChar w:fldCharType="separate"/>
      </w:r>
      <w:r w:rsidR="00B95831">
        <w:rPr>
          <w:noProof/>
        </w:rPr>
        <w:t>18</w:t>
      </w:r>
      <w:r>
        <w:rPr>
          <w:noProof/>
        </w:rPr>
        <w:fldChar w:fldCharType="end"/>
      </w:r>
      <w:bookmarkEnd w:id="1063"/>
      <w:r>
        <w:tab/>
      </w:r>
      <w:r w:rsidRPr="00384B6A">
        <w:t xml:space="preserve">Information used in defining no change for analogue and counter </w:t>
      </w:r>
      <w:r w:rsidR="009A0F57">
        <w:t>p</w:t>
      </w:r>
      <w:r w:rsidRPr="00384B6A">
        <w:t>oints</w:t>
      </w:r>
      <w:bookmarkEnd w:id="1064"/>
    </w:p>
    <w:tbl>
      <w:tblPr>
        <w:tblStyle w:val="LucidTable10"/>
        <w:tblW w:w="9072" w:type="dxa"/>
        <w:jc w:val="center"/>
        <w:tblLayout w:type="fixed"/>
        <w:tblLook w:val="04A0" w:firstRow="1" w:lastRow="0" w:firstColumn="1" w:lastColumn="0" w:noHBand="0" w:noVBand="1"/>
      </w:tblPr>
      <w:tblGrid>
        <w:gridCol w:w="1545"/>
        <w:gridCol w:w="1150"/>
        <w:gridCol w:w="1440"/>
        <w:gridCol w:w="905"/>
        <w:gridCol w:w="4032"/>
      </w:tblGrid>
      <w:tr w:rsidR="00AA29EC" w:rsidRPr="00163DC5" w14:paraId="6C15E136" w14:textId="77777777" w:rsidTr="000C03EA">
        <w:trPr>
          <w:cnfStyle w:val="100000000000" w:firstRow="1" w:lastRow="0" w:firstColumn="0" w:lastColumn="0" w:oddVBand="0" w:evenVBand="0" w:oddHBand="0" w:evenHBand="0" w:firstRowFirstColumn="0" w:firstRowLastColumn="0" w:lastRowFirstColumn="0" w:lastRowLastColumn="0"/>
          <w:tblHeader/>
          <w:jc w:val="center"/>
        </w:trPr>
        <w:tc>
          <w:tcPr>
            <w:tcW w:w="1545" w:type="dxa"/>
            <w:shd w:val="clear" w:color="auto" w:fill="5BABD3"/>
          </w:tcPr>
          <w:p w14:paraId="71DDD6F6" w14:textId="77777777" w:rsidR="000A491B" w:rsidRPr="00163DC5" w:rsidRDefault="000A491B" w:rsidP="000A491B">
            <w:pPr>
              <w:pStyle w:val="TableHeading"/>
              <w:rPr>
                <w:b/>
                <w:sz w:val="20"/>
                <w:szCs w:val="20"/>
              </w:rPr>
            </w:pPr>
            <w:r w:rsidRPr="00163DC5">
              <w:rPr>
                <w:b/>
                <w:sz w:val="20"/>
                <w:szCs w:val="20"/>
              </w:rPr>
              <w:t>Information</w:t>
            </w:r>
          </w:p>
        </w:tc>
        <w:tc>
          <w:tcPr>
            <w:tcW w:w="1150" w:type="dxa"/>
            <w:shd w:val="clear" w:color="auto" w:fill="5BABD3"/>
          </w:tcPr>
          <w:p w14:paraId="668C9D37" w14:textId="77777777" w:rsidR="000A491B" w:rsidRPr="00163DC5" w:rsidRDefault="000A491B" w:rsidP="000A491B">
            <w:pPr>
              <w:pStyle w:val="TableHeading"/>
              <w:rPr>
                <w:b/>
                <w:sz w:val="20"/>
                <w:szCs w:val="20"/>
              </w:rPr>
            </w:pPr>
            <w:r w:rsidRPr="00163DC5">
              <w:rPr>
                <w:b/>
                <w:sz w:val="20"/>
                <w:szCs w:val="20"/>
              </w:rPr>
              <w:t>Type</w:t>
            </w:r>
          </w:p>
        </w:tc>
        <w:tc>
          <w:tcPr>
            <w:tcW w:w="1440" w:type="dxa"/>
            <w:shd w:val="clear" w:color="auto" w:fill="5BABD3"/>
          </w:tcPr>
          <w:p w14:paraId="3B783EF1" w14:textId="77777777" w:rsidR="000A491B" w:rsidRPr="00163DC5" w:rsidRDefault="000A491B" w:rsidP="000A491B">
            <w:pPr>
              <w:pStyle w:val="TableHeading"/>
              <w:rPr>
                <w:b/>
                <w:sz w:val="20"/>
                <w:szCs w:val="20"/>
              </w:rPr>
            </w:pPr>
            <w:r w:rsidRPr="00163DC5">
              <w:rPr>
                <w:b/>
                <w:sz w:val="20"/>
                <w:szCs w:val="20"/>
              </w:rPr>
              <w:t>JSON Name</w:t>
            </w:r>
          </w:p>
        </w:tc>
        <w:tc>
          <w:tcPr>
            <w:tcW w:w="905" w:type="dxa"/>
            <w:shd w:val="clear" w:color="auto" w:fill="5BABD3"/>
          </w:tcPr>
          <w:p w14:paraId="0F1375FA" w14:textId="77777777" w:rsidR="000A491B" w:rsidRPr="00163DC5" w:rsidRDefault="000A491B" w:rsidP="000A491B">
            <w:pPr>
              <w:pStyle w:val="TableHeading"/>
              <w:rPr>
                <w:b/>
                <w:sz w:val="20"/>
                <w:szCs w:val="20"/>
              </w:rPr>
            </w:pPr>
            <w:r w:rsidRPr="00163DC5">
              <w:rPr>
                <w:b/>
                <w:sz w:val="20"/>
                <w:szCs w:val="20"/>
              </w:rPr>
              <w:t>Mandatory</w:t>
            </w:r>
          </w:p>
        </w:tc>
        <w:tc>
          <w:tcPr>
            <w:tcW w:w="4032" w:type="dxa"/>
            <w:shd w:val="clear" w:color="auto" w:fill="5BABD3"/>
          </w:tcPr>
          <w:p w14:paraId="78A1A3CD" w14:textId="77777777" w:rsidR="000A491B" w:rsidRPr="00163DC5" w:rsidRDefault="000A491B" w:rsidP="000A491B">
            <w:pPr>
              <w:pStyle w:val="TableHeading"/>
              <w:rPr>
                <w:b/>
                <w:sz w:val="20"/>
                <w:szCs w:val="20"/>
              </w:rPr>
            </w:pPr>
            <w:r w:rsidRPr="00163DC5">
              <w:rPr>
                <w:b/>
                <w:sz w:val="20"/>
                <w:szCs w:val="20"/>
              </w:rPr>
              <w:t>Description</w:t>
            </w:r>
          </w:p>
        </w:tc>
      </w:tr>
      <w:tr w:rsidR="000A491B" w:rsidRPr="00163DC5" w14:paraId="16EA534C" w14:textId="77777777" w:rsidTr="000C03EA">
        <w:trPr>
          <w:jc w:val="center"/>
        </w:trPr>
        <w:tc>
          <w:tcPr>
            <w:tcW w:w="1545" w:type="dxa"/>
          </w:tcPr>
          <w:p w14:paraId="1E6DCAA2" w14:textId="77777777" w:rsidR="000A491B" w:rsidRPr="00163DC5" w:rsidRDefault="000A491B" w:rsidP="002B16D9">
            <w:pPr>
              <w:pStyle w:val="TableText"/>
            </w:pPr>
            <w:r w:rsidRPr="00163DC5">
              <w:t>Parent Point</w:t>
            </w:r>
          </w:p>
        </w:tc>
        <w:tc>
          <w:tcPr>
            <w:tcW w:w="1150" w:type="dxa"/>
          </w:tcPr>
          <w:p w14:paraId="75035F9F" w14:textId="77777777" w:rsidR="000A491B" w:rsidRPr="00163DC5" w:rsidRDefault="000A491B" w:rsidP="002B16D9">
            <w:pPr>
              <w:pStyle w:val="TableText"/>
            </w:pPr>
            <w:r w:rsidRPr="00163DC5">
              <w:t>Integer</w:t>
            </w:r>
          </w:p>
        </w:tc>
        <w:tc>
          <w:tcPr>
            <w:tcW w:w="1440" w:type="dxa"/>
          </w:tcPr>
          <w:p w14:paraId="1D784E80" w14:textId="77777777" w:rsidR="000A491B" w:rsidRPr="00163DC5" w:rsidRDefault="000A491B" w:rsidP="002B16D9">
            <w:pPr>
              <w:pStyle w:val="TableText"/>
            </w:pPr>
            <w:r w:rsidRPr="00163DC5">
              <w:t>parent</w:t>
            </w:r>
          </w:p>
        </w:tc>
        <w:tc>
          <w:tcPr>
            <w:tcW w:w="905" w:type="dxa"/>
          </w:tcPr>
          <w:p w14:paraId="2B68422B" w14:textId="77777777" w:rsidR="000A491B" w:rsidRPr="00163DC5" w:rsidRDefault="000A491B" w:rsidP="002B16D9">
            <w:pPr>
              <w:pStyle w:val="TableText"/>
            </w:pPr>
            <w:r w:rsidRPr="00163DC5">
              <w:t>Yes</w:t>
            </w:r>
          </w:p>
        </w:tc>
        <w:tc>
          <w:tcPr>
            <w:tcW w:w="4032" w:type="dxa"/>
          </w:tcPr>
          <w:p w14:paraId="59BF31E7" w14:textId="4C3BF057" w:rsidR="000A491B" w:rsidRPr="00163DC5" w:rsidRDefault="000A491B" w:rsidP="002B16D9">
            <w:pPr>
              <w:pStyle w:val="TableText"/>
            </w:pPr>
            <w:r w:rsidRPr="00163DC5">
              <w:t xml:space="preserve">Analogue </w:t>
            </w:r>
            <w:r w:rsidR="005C697D">
              <w:t>point</w:t>
            </w:r>
            <w:r w:rsidRPr="00163DC5">
              <w:t xml:space="preserve"> number</w:t>
            </w:r>
            <w:r w:rsidR="009C7375">
              <w:t>.</w:t>
            </w:r>
          </w:p>
        </w:tc>
      </w:tr>
      <w:tr w:rsidR="000A491B" w:rsidRPr="00163DC5" w14:paraId="33A1D0F0" w14:textId="77777777" w:rsidTr="000C03EA">
        <w:trPr>
          <w:jc w:val="center"/>
        </w:trPr>
        <w:tc>
          <w:tcPr>
            <w:tcW w:w="1545" w:type="dxa"/>
          </w:tcPr>
          <w:p w14:paraId="368A3F0F" w14:textId="3F92FB3C" w:rsidR="000A491B" w:rsidRPr="00163DC5" w:rsidRDefault="000A491B" w:rsidP="002B16D9">
            <w:pPr>
              <w:pStyle w:val="TableText"/>
            </w:pPr>
            <w:r w:rsidRPr="00163DC5">
              <w:t xml:space="preserve">Parent Point </w:t>
            </w:r>
            <w:r w:rsidR="004D4E6F">
              <w:t>T</w:t>
            </w:r>
            <w:r w:rsidR="00F23DBE" w:rsidRPr="00C36CF5">
              <w:t>ype</w:t>
            </w:r>
          </w:p>
        </w:tc>
        <w:tc>
          <w:tcPr>
            <w:tcW w:w="1150" w:type="dxa"/>
          </w:tcPr>
          <w:p w14:paraId="70A201FB" w14:textId="77777777" w:rsidR="000A491B" w:rsidRPr="00163DC5" w:rsidRDefault="000A491B" w:rsidP="002B16D9">
            <w:pPr>
              <w:pStyle w:val="TableText"/>
            </w:pPr>
            <w:r w:rsidRPr="00163DC5">
              <w:t>String</w:t>
            </w:r>
          </w:p>
        </w:tc>
        <w:tc>
          <w:tcPr>
            <w:tcW w:w="1440" w:type="dxa"/>
          </w:tcPr>
          <w:p w14:paraId="1232EABB" w14:textId="77777777" w:rsidR="000A491B" w:rsidRPr="00163DC5" w:rsidRDefault="000A491B" w:rsidP="002B16D9">
            <w:pPr>
              <w:pStyle w:val="TableText"/>
            </w:pPr>
            <w:r w:rsidRPr="00163DC5">
              <w:t>parentType</w:t>
            </w:r>
          </w:p>
        </w:tc>
        <w:tc>
          <w:tcPr>
            <w:tcW w:w="905" w:type="dxa"/>
          </w:tcPr>
          <w:p w14:paraId="4663B4D1" w14:textId="77777777" w:rsidR="000A491B" w:rsidRPr="00163DC5" w:rsidRDefault="000A491B" w:rsidP="002B16D9">
            <w:pPr>
              <w:pStyle w:val="TableText"/>
            </w:pPr>
            <w:r w:rsidRPr="00163DC5">
              <w:t>Yes</w:t>
            </w:r>
          </w:p>
        </w:tc>
        <w:tc>
          <w:tcPr>
            <w:tcW w:w="4032" w:type="dxa"/>
          </w:tcPr>
          <w:p w14:paraId="7A1C8832" w14:textId="32801B03" w:rsidR="000A491B" w:rsidRPr="00163DC5" w:rsidRDefault="000A491B" w:rsidP="002B16D9">
            <w:pPr>
              <w:pStyle w:val="TableText"/>
            </w:pPr>
            <w:r w:rsidRPr="00163DC5">
              <w:t xml:space="preserve">Type of </w:t>
            </w:r>
            <w:r w:rsidR="005C697D">
              <w:t>point</w:t>
            </w:r>
            <w:r w:rsidRPr="00163DC5">
              <w:t xml:space="preserve"> the limit refers to, “ai”, ”ao”, ”x”, ”c”</w:t>
            </w:r>
            <w:r w:rsidR="009C7375">
              <w:t>.</w:t>
            </w:r>
          </w:p>
        </w:tc>
      </w:tr>
      <w:tr w:rsidR="000A491B" w:rsidRPr="00163DC5" w14:paraId="1FDC7E29" w14:textId="77777777" w:rsidTr="000C03EA">
        <w:trPr>
          <w:jc w:val="center"/>
        </w:trPr>
        <w:tc>
          <w:tcPr>
            <w:tcW w:w="1545" w:type="dxa"/>
          </w:tcPr>
          <w:p w14:paraId="61D95AE1" w14:textId="77777777" w:rsidR="000A491B" w:rsidRPr="00163DC5" w:rsidRDefault="000A491B" w:rsidP="002B16D9">
            <w:pPr>
              <w:pStyle w:val="TableText"/>
            </w:pPr>
            <w:r w:rsidRPr="00163DC5">
              <w:t>Point Limit Index</w:t>
            </w:r>
          </w:p>
        </w:tc>
        <w:tc>
          <w:tcPr>
            <w:tcW w:w="1150" w:type="dxa"/>
          </w:tcPr>
          <w:p w14:paraId="6A8065D1" w14:textId="5273B94B" w:rsidR="000A491B" w:rsidRPr="00163DC5" w:rsidRDefault="00396303" w:rsidP="002B16D9">
            <w:pPr>
              <w:pStyle w:val="TableText"/>
            </w:pPr>
            <w:ins w:id="1065" w:author="Gavin Rawson" w:date="2024-07-15T08:25:00Z" w16du:dateUtc="2024-07-15T07:25:00Z">
              <w:r>
                <w:t>Integer</w:t>
              </w:r>
            </w:ins>
            <w:del w:id="1066" w:author="Gavin Rawson" w:date="2024-07-15T08:25:00Z" w16du:dateUtc="2024-07-15T07:25:00Z">
              <w:r w:rsidR="000A491B" w:rsidRPr="00163DC5" w:rsidDel="00396303">
                <w:delText>Number</w:delText>
              </w:r>
            </w:del>
          </w:p>
        </w:tc>
        <w:tc>
          <w:tcPr>
            <w:tcW w:w="1440" w:type="dxa"/>
          </w:tcPr>
          <w:p w14:paraId="5ACEFB56" w14:textId="77777777" w:rsidR="000A491B" w:rsidRPr="00163DC5" w:rsidRDefault="000A491B" w:rsidP="002B16D9">
            <w:pPr>
              <w:pStyle w:val="TableText"/>
            </w:pPr>
            <w:r w:rsidRPr="00163DC5">
              <w:t>num</w:t>
            </w:r>
          </w:p>
        </w:tc>
        <w:tc>
          <w:tcPr>
            <w:tcW w:w="905" w:type="dxa"/>
          </w:tcPr>
          <w:p w14:paraId="518CE81C" w14:textId="77777777" w:rsidR="000A491B" w:rsidRPr="00163DC5" w:rsidRDefault="000A491B" w:rsidP="002B16D9">
            <w:pPr>
              <w:pStyle w:val="TableText"/>
            </w:pPr>
            <w:r w:rsidRPr="00163DC5">
              <w:t>Yes</w:t>
            </w:r>
          </w:p>
        </w:tc>
        <w:tc>
          <w:tcPr>
            <w:tcW w:w="4032" w:type="dxa"/>
          </w:tcPr>
          <w:p w14:paraId="25B15A28" w14:textId="0E0FC747" w:rsidR="000A491B" w:rsidRPr="00163DC5" w:rsidRDefault="000A491B" w:rsidP="002B16D9">
            <w:pPr>
              <w:pStyle w:val="TableText"/>
            </w:pPr>
            <w:r w:rsidRPr="00163DC5">
              <w:t>Point Limit Index (PLI) for limit</w:t>
            </w:r>
            <w:r w:rsidR="009C7375">
              <w:t>.</w:t>
            </w:r>
          </w:p>
        </w:tc>
      </w:tr>
      <w:tr w:rsidR="000A491B" w:rsidRPr="00163DC5" w14:paraId="31EE6259" w14:textId="77777777" w:rsidTr="000C03EA">
        <w:trPr>
          <w:jc w:val="center"/>
        </w:trPr>
        <w:tc>
          <w:tcPr>
            <w:tcW w:w="1545" w:type="dxa"/>
          </w:tcPr>
          <w:p w14:paraId="68E0A543" w14:textId="77777777" w:rsidR="000A491B" w:rsidRPr="00163DC5" w:rsidRDefault="000A491B" w:rsidP="002B16D9">
            <w:pPr>
              <w:pStyle w:val="TableText"/>
            </w:pPr>
            <w:r w:rsidRPr="00163DC5">
              <w:t>Name</w:t>
            </w:r>
          </w:p>
        </w:tc>
        <w:tc>
          <w:tcPr>
            <w:tcW w:w="1150" w:type="dxa"/>
          </w:tcPr>
          <w:p w14:paraId="0D30E84A" w14:textId="77777777" w:rsidR="000A491B" w:rsidRPr="00163DC5" w:rsidRDefault="000A491B" w:rsidP="002B16D9">
            <w:pPr>
              <w:pStyle w:val="TableText"/>
            </w:pPr>
            <w:r w:rsidRPr="00163DC5">
              <w:t>String</w:t>
            </w:r>
          </w:p>
        </w:tc>
        <w:tc>
          <w:tcPr>
            <w:tcW w:w="1440" w:type="dxa"/>
          </w:tcPr>
          <w:p w14:paraId="284C1668" w14:textId="77777777" w:rsidR="000A491B" w:rsidRPr="00163DC5" w:rsidRDefault="000A491B" w:rsidP="002B16D9">
            <w:pPr>
              <w:pStyle w:val="TableText"/>
            </w:pPr>
            <w:r w:rsidRPr="00163DC5">
              <w:t>name</w:t>
            </w:r>
          </w:p>
        </w:tc>
        <w:tc>
          <w:tcPr>
            <w:tcW w:w="905" w:type="dxa"/>
          </w:tcPr>
          <w:p w14:paraId="0A045E1D" w14:textId="77777777" w:rsidR="000A491B" w:rsidRPr="00163DC5" w:rsidRDefault="000A491B" w:rsidP="002B16D9">
            <w:pPr>
              <w:pStyle w:val="TableText"/>
            </w:pPr>
            <w:r w:rsidRPr="00163DC5">
              <w:t>No</w:t>
            </w:r>
          </w:p>
        </w:tc>
        <w:tc>
          <w:tcPr>
            <w:tcW w:w="4032" w:type="dxa"/>
          </w:tcPr>
          <w:p w14:paraId="649B3934" w14:textId="1476489C" w:rsidR="000A491B" w:rsidRPr="00163DC5" w:rsidRDefault="000A491B" w:rsidP="002B16D9">
            <w:pPr>
              <w:pStyle w:val="TableText"/>
            </w:pPr>
            <w:r w:rsidRPr="00163DC5">
              <w:t>A human readable name for the limit</w:t>
            </w:r>
            <w:r w:rsidR="009C7375">
              <w:t>.</w:t>
            </w:r>
          </w:p>
        </w:tc>
      </w:tr>
      <w:tr w:rsidR="000A491B" w:rsidRPr="00163DC5" w14:paraId="217B0D46" w14:textId="77777777" w:rsidTr="000C03EA">
        <w:trPr>
          <w:jc w:val="center"/>
        </w:trPr>
        <w:tc>
          <w:tcPr>
            <w:tcW w:w="1545" w:type="dxa"/>
          </w:tcPr>
          <w:p w14:paraId="213FBDBC" w14:textId="4894C257" w:rsidR="000A491B" w:rsidRPr="00163DC5" w:rsidRDefault="000A491B" w:rsidP="002B16D9">
            <w:pPr>
              <w:pStyle w:val="TableText"/>
            </w:pPr>
            <w:r w:rsidRPr="00163DC5">
              <w:t xml:space="preserve">No </w:t>
            </w:r>
            <w:r w:rsidR="0016119D">
              <w:t>C</w:t>
            </w:r>
            <w:r w:rsidR="0016119D" w:rsidRPr="00163DC5">
              <w:t xml:space="preserve">hange </w:t>
            </w:r>
            <w:r w:rsidR="0016119D">
              <w:t>D</w:t>
            </w:r>
            <w:r w:rsidR="0016119D" w:rsidRPr="00163DC5">
              <w:t>eadband</w:t>
            </w:r>
          </w:p>
        </w:tc>
        <w:tc>
          <w:tcPr>
            <w:tcW w:w="1150" w:type="dxa"/>
          </w:tcPr>
          <w:p w14:paraId="255EA120" w14:textId="77777777" w:rsidR="000A491B" w:rsidRPr="00163DC5" w:rsidRDefault="000A491B" w:rsidP="002B16D9">
            <w:pPr>
              <w:pStyle w:val="TableText"/>
            </w:pPr>
            <w:r w:rsidRPr="00163DC5">
              <w:t>Number</w:t>
            </w:r>
          </w:p>
        </w:tc>
        <w:tc>
          <w:tcPr>
            <w:tcW w:w="1440" w:type="dxa"/>
          </w:tcPr>
          <w:p w14:paraId="3A581B92" w14:textId="77777777" w:rsidR="000A491B" w:rsidRPr="00163DC5" w:rsidRDefault="000A491B" w:rsidP="002B16D9">
            <w:pPr>
              <w:pStyle w:val="TableText"/>
            </w:pPr>
            <w:r w:rsidRPr="00163DC5">
              <w:t>deadband</w:t>
            </w:r>
          </w:p>
        </w:tc>
        <w:tc>
          <w:tcPr>
            <w:tcW w:w="905" w:type="dxa"/>
          </w:tcPr>
          <w:p w14:paraId="61268CCC" w14:textId="77777777" w:rsidR="000A491B" w:rsidRPr="00163DC5" w:rsidRDefault="000A491B" w:rsidP="002B16D9">
            <w:pPr>
              <w:pStyle w:val="TableText"/>
            </w:pPr>
            <w:r w:rsidRPr="00163DC5">
              <w:t>No</w:t>
            </w:r>
          </w:p>
        </w:tc>
        <w:tc>
          <w:tcPr>
            <w:tcW w:w="4032" w:type="dxa"/>
          </w:tcPr>
          <w:p w14:paraId="1EF4695E" w14:textId="0DF05176" w:rsidR="000A491B" w:rsidRPr="00163DC5" w:rsidRDefault="000A491B" w:rsidP="002B16D9">
            <w:pPr>
              <w:pStyle w:val="TableText"/>
            </w:pPr>
            <w:r w:rsidRPr="00163DC5">
              <w:t xml:space="preserve">The size of the deadband within which the </w:t>
            </w:r>
            <w:r w:rsidR="005C697D">
              <w:t>point</w:t>
            </w:r>
            <w:r w:rsidRPr="00163DC5">
              <w:t xml:space="preserve"> value must remain to cause the no change event. Default 0.</w:t>
            </w:r>
          </w:p>
        </w:tc>
      </w:tr>
      <w:tr w:rsidR="000A491B" w:rsidRPr="00163DC5" w14:paraId="6FFD550A" w14:textId="77777777" w:rsidTr="000C03EA">
        <w:trPr>
          <w:jc w:val="center"/>
        </w:trPr>
        <w:tc>
          <w:tcPr>
            <w:tcW w:w="1545" w:type="dxa"/>
          </w:tcPr>
          <w:p w14:paraId="08B8ECE8" w14:textId="4296E6E0" w:rsidR="000A491B" w:rsidRPr="00163DC5" w:rsidRDefault="000A491B" w:rsidP="002B16D9">
            <w:pPr>
              <w:pStyle w:val="TableText"/>
            </w:pPr>
            <w:r w:rsidRPr="00163DC5">
              <w:t xml:space="preserve">No </w:t>
            </w:r>
            <w:r w:rsidR="0016119D">
              <w:t>C</w:t>
            </w:r>
            <w:r w:rsidR="0016119D" w:rsidRPr="00163DC5">
              <w:t xml:space="preserve">hange </w:t>
            </w:r>
            <w:r w:rsidR="0016119D">
              <w:t>P</w:t>
            </w:r>
            <w:r w:rsidR="0016119D" w:rsidRPr="00163DC5">
              <w:t>eriod</w:t>
            </w:r>
          </w:p>
        </w:tc>
        <w:tc>
          <w:tcPr>
            <w:tcW w:w="1150" w:type="dxa"/>
          </w:tcPr>
          <w:p w14:paraId="396535C8" w14:textId="6E974389" w:rsidR="000A491B" w:rsidRPr="00163DC5" w:rsidRDefault="007949E9" w:rsidP="002B16D9">
            <w:pPr>
              <w:pStyle w:val="TableText"/>
            </w:pPr>
            <w:ins w:id="1067" w:author="Gavin Rawson" w:date="2024-07-15T08:25:00Z" w16du:dateUtc="2024-07-15T07:25:00Z">
              <w:r>
                <w:t>Integer</w:t>
              </w:r>
            </w:ins>
            <w:del w:id="1068" w:author="Gavin Rawson" w:date="2024-07-15T08:25:00Z" w16du:dateUtc="2024-07-15T07:25:00Z">
              <w:r w:rsidR="000A491B" w:rsidRPr="00163DC5" w:rsidDel="007949E9">
                <w:delText>Number</w:delText>
              </w:r>
            </w:del>
          </w:p>
        </w:tc>
        <w:tc>
          <w:tcPr>
            <w:tcW w:w="1440" w:type="dxa"/>
          </w:tcPr>
          <w:p w14:paraId="7ACD07A7" w14:textId="77777777" w:rsidR="000A491B" w:rsidRPr="00163DC5" w:rsidRDefault="000A491B" w:rsidP="002B16D9">
            <w:pPr>
              <w:pStyle w:val="TableText"/>
            </w:pPr>
            <w:r w:rsidRPr="00163DC5">
              <w:t>period</w:t>
            </w:r>
          </w:p>
        </w:tc>
        <w:tc>
          <w:tcPr>
            <w:tcW w:w="905" w:type="dxa"/>
          </w:tcPr>
          <w:p w14:paraId="26AB953E" w14:textId="77777777" w:rsidR="000A491B" w:rsidRPr="00163DC5" w:rsidRDefault="000A491B" w:rsidP="002B16D9">
            <w:pPr>
              <w:pStyle w:val="TableText"/>
            </w:pPr>
            <w:r w:rsidRPr="00163DC5">
              <w:t>Yes</w:t>
            </w:r>
          </w:p>
        </w:tc>
        <w:tc>
          <w:tcPr>
            <w:tcW w:w="4032" w:type="dxa"/>
          </w:tcPr>
          <w:p w14:paraId="1F8943DE" w14:textId="5514AEA3" w:rsidR="000A491B" w:rsidRPr="00163DC5" w:rsidRDefault="000A491B" w:rsidP="002B16D9">
            <w:pPr>
              <w:pStyle w:val="TableText"/>
            </w:pPr>
            <w:r w:rsidRPr="00163DC5">
              <w:t>The time in milliseconds that must elapse with the value remaining within the deadband to cause the no change event (0=disable no change detection)</w:t>
            </w:r>
            <w:r w:rsidR="009C7375">
              <w:t>.</w:t>
            </w:r>
          </w:p>
        </w:tc>
      </w:tr>
      <w:tr w:rsidR="000A491B" w:rsidRPr="00163DC5" w14:paraId="0981E5F2" w14:textId="77777777" w:rsidTr="000C03EA">
        <w:trPr>
          <w:jc w:val="center"/>
        </w:trPr>
        <w:tc>
          <w:tcPr>
            <w:tcW w:w="1545" w:type="dxa"/>
          </w:tcPr>
          <w:p w14:paraId="64B46614" w14:textId="29E2DBBB" w:rsidR="000A491B" w:rsidRPr="00163DC5" w:rsidRDefault="000A491B" w:rsidP="002B16D9">
            <w:pPr>
              <w:pStyle w:val="TableText"/>
            </w:pPr>
            <w:r w:rsidRPr="00163DC5">
              <w:t xml:space="preserve">No </w:t>
            </w:r>
            <w:r w:rsidR="0016119D">
              <w:t>C</w:t>
            </w:r>
            <w:r w:rsidR="0016119D" w:rsidRPr="00163DC5">
              <w:t xml:space="preserve">hange </w:t>
            </w:r>
            <w:r w:rsidR="0016119D">
              <w:t>A</w:t>
            </w:r>
            <w:r w:rsidR="0016119D" w:rsidRPr="00163DC5">
              <w:t>ction</w:t>
            </w:r>
          </w:p>
        </w:tc>
        <w:tc>
          <w:tcPr>
            <w:tcW w:w="1150" w:type="dxa"/>
          </w:tcPr>
          <w:p w14:paraId="77BCFA6F" w14:textId="5AFD5197" w:rsidR="000A491B" w:rsidRPr="00163DC5" w:rsidRDefault="007949E9" w:rsidP="002B16D9">
            <w:pPr>
              <w:pStyle w:val="TableText"/>
            </w:pPr>
            <w:ins w:id="1069" w:author="Gavin Rawson" w:date="2024-07-15T08:26:00Z" w16du:dateUtc="2024-07-15T07:26:00Z">
              <w:r>
                <w:t>Integer</w:t>
              </w:r>
            </w:ins>
            <w:del w:id="1070" w:author="Gavin Rawson" w:date="2024-07-15T08:26:00Z" w16du:dateUtc="2024-07-15T07:26:00Z">
              <w:r w:rsidR="000A491B" w:rsidRPr="00163DC5" w:rsidDel="007949E9">
                <w:delText>Number</w:delText>
              </w:r>
            </w:del>
          </w:p>
        </w:tc>
        <w:tc>
          <w:tcPr>
            <w:tcW w:w="1440" w:type="dxa"/>
          </w:tcPr>
          <w:p w14:paraId="27E0671E" w14:textId="77777777" w:rsidR="000A491B" w:rsidRPr="00163DC5" w:rsidRDefault="000A491B" w:rsidP="002B16D9">
            <w:pPr>
              <w:pStyle w:val="TableText"/>
            </w:pPr>
            <w:r w:rsidRPr="00163DC5">
              <w:t>action</w:t>
            </w:r>
          </w:p>
        </w:tc>
        <w:tc>
          <w:tcPr>
            <w:tcW w:w="905" w:type="dxa"/>
          </w:tcPr>
          <w:p w14:paraId="66E0A7DD" w14:textId="77777777" w:rsidR="000A491B" w:rsidRPr="00163DC5" w:rsidRDefault="000A491B" w:rsidP="002B16D9">
            <w:pPr>
              <w:pStyle w:val="TableText"/>
            </w:pPr>
            <w:r w:rsidRPr="00163DC5">
              <w:t>Yes</w:t>
            </w:r>
          </w:p>
        </w:tc>
        <w:tc>
          <w:tcPr>
            <w:tcW w:w="4032" w:type="dxa"/>
          </w:tcPr>
          <w:p w14:paraId="5394AB71" w14:textId="3F292994" w:rsidR="000A491B" w:rsidRPr="00163DC5" w:rsidRDefault="000A491B" w:rsidP="002B16D9">
            <w:pPr>
              <w:pStyle w:val="TableText"/>
            </w:pPr>
            <w:r w:rsidRPr="00163DC5">
              <w:t>Action to be taken on no change</w:t>
            </w:r>
            <w:r w:rsidR="005A4693">
              <w:t xml:space="preserve"> </w:t>
            </w:r>
            <w:r w:rsidRPr="00163DC5">
              <w:t>(0=do nothing, 1=log event with reason, 2=log event and trigger a connection to the SA).</w:t>
            </w:r>
          </w:p>
        </w:tc>
      </w:tr>
    </w:tbl>
    <w:p w14:paraId="4B2F1FB0" w14:textId="77777777" w:rsidR="000A491B" w:rsidRDefault="000A491B" w:rsidP="000A491B">
      <w:pPr>
        <w:pStyle w:val="BodyText"/>
        <w:rPr>
          <w:rFonts w:eastAsia="DengXian"/>
        </w:rPr>
      </w:pPr>
    </w:p>
    <w:p w14:paraId="0951BE27" w14:textId="7F145E82" w:rsidR="000A491B" w:rsidRPr="000A491B" w:rsidRDefault="000A491B" w:rsidP="000A491B">
      <w:pPr>
        <w:pStyle w:val="BodyText"/>
        <w:rPr>
          <w:rFonts w:eastAsia="DengXian"/>
        </w:rPr>
      </w:pPr>
      <w:r w:rsidRPr="000A491B">
        <w:rPr>
          <w:rFonts w:eastAsia="DengXian"/>
        </w:rPr>
        <w:t xml:space="preserve">The no change deadband is the non-negative value that defines the maximum amount by which the </w:t>
      </w:r>
      <w:r w:rsidR="005C697D">
        <w:rPr>
          <w:rFonts w:eastAsia="DengXian"/>
        </w:rPr>
        <w:t>point</w:t>
      </w:r>
      <w:r w:rsidRPr="000A491B">
        <w:rPr>
          <w:rFonts w:eastAsia="DengXian"/>
        </w:rPr>
        <w:t>’s value can change within the change period and still be deemed to have not changed.</w:t>
      </w:r>
    </w:p>
    <w:p w14:paraId="1FF88668" w14:textId="3CB1F223" w:rsidR="000A491B" w:rsidRPr="000A491B" w:rsidRDefault="000A491B" w:rsidP="000A491B">
      <w:pPr>
        <w:pStyle w:val="BodyText"/>
        <w:rPr>
          <w:rFonts w:eastAsia="DengXian"/>
        </w:rPr>
      </w:pPr>
      <w:r w:rsidRPr="000A491B">
        <w:rPr>
          <w:rFonts w:eastAsia="DengXian"/>
        </w:rPr>
        <w:t xml:space="preserve">The no change deadband is specified in engineering units, and the </w:t>
      </w:r>
      <w:r>
        <w:rPr>
          <w:rFonts w:eastAsia="DengXian"/>
        </w:rPr>
        <w:t>FD</w:t>
      </w:r>
      <w:r w:rsidRPr="000A491B">
        <w:rPr>
          <w:rFonts w:eastAsia="DengXian"/>
        </w:rPr>
        <w:t xml:space="preserve"> must store it in engineer units</w:t>
      </w:r>
      <w:r>
        <w:rPr>
          <w:rFonts w:eastAsia="DengXian"/>
        </w:rPr>
        <w:t xml:space="preserve">, </w:t>
      </w:r>
      <w:r w:rsidRPr="000A491B">
        <w:rPr>
          <w:rFonts w:eastAsia="DengXian"/>
        </w:rPr>
        <w:t xml:space="preserve">not just the equivalent raw value, so that it is not affected by any subsequent change to the scaling of the </w:t>
      </w:r>
      <w:r w:rsidR="005C697D">
        <w:rPr>
          <w:rFonts w:eastAsia="DengXian"/>
        </w:rPr>
        <w:t>point</w:t>
      </w:r>
      <w:r w:rsidRPr="000A491B">
        <w:rPr>
          <w:rFonts w:eastAsia="DengXian"/>
        </w:rPr>
        <w:t xml:space="preserve">. A no change deadband of 0 is valid and means that any non-zero change indicates the </w:t>
      </w:r>
      <w:r w:rsidR="005C697D">
        <w:rPr>
          <w:rFonts w:eastAsia="DengXian"/>
        </w:rPr>
        <w:t>point</w:t>
      </w:r>
      <w:r>
        <w:rPr>
          <w:rFonts w:eastAsia="DengXian"/>
        </w:rPr>
        <w:t>’</w:t>
      </w:r>
      <w:r w:rsidRPr="000A491B">
        <w:rPr>
          <w:rFonts w:eastAsia="DengXian"/>
        </w:rPr>
        <w:t>s value has changed.</w:t>
      </w:r>
    </w:p>
    <w:p w14:paraId="1C490C04" w14:textId="11A2F957" w:rsidR="000A491B" w:rsidRPr="000A491B" w:rsidRDefault="000A491B" w:rsidP="000A491B">
      <w:pPr>
        <w:pStyle w:val="BodyText"/>
        <w:rPr>
          <w:rFonts w:eastAsia="DengXian"/>
        </w:rPr>
      </w:pPr>
      <w:r w:rsidRPr="000A491B">
        <w:rPr>
          <w:rFonts w:eastAsia="DengXian"/>
        </w:rPr>
        <w:t xml:space="preserve">The no change period is the time in milliseconds that the </w:t>
      </w:r>
      <w:r w:rsidR="005C697D">
        <w:rPr>
          <w:rFonts w:eastAsia="DengXian"/>
        </w:rPr>
        <w:t>point</w:t>
      </w:r>
      <w:r w:rsidRPr="000A491B">
        <w:rPr>
          <w:rFonts w:eastAsia="DengXian"/>
        </w:rPr>
        <w:t xml:space="preserve"> must remain within the deadband to cause the event to occur. A no change period of 0 turns off no change detection.</w:t>
      </w:r>
    </w:p>
    <w:p w14:paraId="395EACD3" w14:textId="39D183D1" w:rsidR="000A491B" w:rsidRPr="000A491B" w:rsidRDefault="000A491B" w:rsidP="000A491B">
      <w:pPr>
        <w:pStyle w:val="BodyText"/>
        <w:rPr>
          <w:rFonts w:eastAsia="DengXian"/>
        </w:rPr>
      </w:pPr>
      <w:r w:rsidRPr="000A491B">
        <w:rPr>
          <w:rFonts w:eastAsia="DengXian"/>
        </w:rPr>
        <w:t xml:space="preserve">The period is started from the time the </w:t>
      </w:r>
      <w:r w:rsidR="005C697D">
        <w:rPr>
          <w:rFonts w:eastAsia="DengXian"/>
        </w:rPr>
        <w:t>point</w:t>
      </w:r>
      <w:r w:rsidRPr="000A491B">
        <w:rPr>
          <w:rFonts w:eastAsia="DengXian"/>
        </w:rPr>
        <w:t xml:space="preserve"> value is first read and is reset when a </w:t>
      </w:r>
      <w:r w:rsidR="005C697D">
        <w:rPr>
          <w:rFonts w:eastAsia="DengXian"/>
        </w:rPr>
        <w:t>point</w:t>
      </w:r>
      <w:r w:rsidRPr="000A491B">
        <w:rPr>
          <w:rFonts w:eastAsia="DengXian"/>
        </w:rPr>
        <w:t xml:space="preserve"> exceeds the no change threshold. At this time the value which is used to compare current values is reset to the changed value.</w:t>
      </w:r>
    </w:p>
    <w:p w14:paraId="3F60446F" w14:textId="35BAAF6F" w:rsidR="000A491B" w:rsidRDefault="000A491B" w:rsidP="000A491B">
      <w:pPr>
        <w:pStyle w:val="BodyText"/>
        <w:rPr>
          <w:rFonts w:eastAsia="DengXian"/>
        </w:rPr>
      </w:pPr>
      <w:r w:rsidRPr="000A491B">
        <w:rPr>
          <w:rFonts w:eastAsia="DengXian"/>
        </w:rPr>
        <w:t xml:space="preserve">If a counter </w:t>
      </w:r>
      <w:r w:rsidR="005C697D">
        <w:rPr>
          <w:rFonts w:eastAsia="DengXian"/>
        </w:rPr>
        <w:t>point</w:t>
      </w:r>
      <w:r w:rsidRPr="000A491B">
        <w:rPr>
          <w:rFonts w:eastAsia="DengXian"/>
        </w:rPr>
        <w:t xml:space="preserve"> rolls over during a no change period, then the </w:t>
      </w:r>
      <w:r>
        <w:rPr>
          <w:rFonts w:eastAsia="DengXian"/>
        </w:rPr>
        <w:t>FD</w:t>
      </w:r>
      <w:r w:rsidRPr="000A491B">
        <w:rPr>
          <w:rFonts w:eastAsia="DengXian"/>
        </w:rPr>
        <w:t xml:space="preserve"> must compensate when calculating the no change indication. The following algorithm is used to calculate if the value has not changed:</w:t>
      </w:r>
    </w:p>
    <w:p w14:paraId="54B52CBE" w14:textId="37EB579C" w:rsidR="000A491B" w:rsidRDefault="000A491B" w:rsidP="000A491B">
      <w:pPr>
        <w:pStyle w:val="BodyText"/>
        <w:jc w:val="center"/>
        <w:rPr>
          <w:rFonts w:eastAsia="DengXian"/>
          <w:i/>
          <w:iCs/>
        </w:rPr>
      </w:pPr>
      <w:r w:rsidRPr="000A491B">
        <w:rPr>
          <w:rFonts w:eastAsia="DengXian"/>
          <w:i/>
          <w:iCs/>
        </w:rPr>
        <w:t>abs (new value - old value) ≤ no change deadband</w:t>
      </w:r>
    </w:p>
    <w:p w14:paraId="4FB566AF" w14:textId="21A17CAE" w:rsidR="000A491B" w:rsidRDefault="000A491B" w:rsidP="000A491B">
      <w:pPr>
        <w:pStyle w:val="BodyText"/>
      </w:pPr>
      <w:r>
        <w:t>Only valid values</w:t>
      </w:r>
      <w:r w:rsidR="00D45A33">
        <w:t xml:space="preserve"> are </w:t>
      </w:r>
      <w:r>
        <w:t xml:space="preserve">included in the derivation. The source </w:t>
      </w:r>
      <w:r w:rsidR="005C697D">
        <w:t>point</w:t>
      </w:r>
      <w:r w:rsidR="00D45A33">
        <w:t xml:space="preserve"> is </w:t>
      </w:r>
      <w:r>
        <w:t xml:space="preserve">deemed valid if the </w:t>
      </w:r>
      <w:r w:rsidR="00C1277F">
        <w:t>Offline</w:t>
      </w:r>
      <w:r>
        <w:t xml:space="preserve"> Point quality flag is </w:t>
      </w:r>
      <w:r w:rsidR="00C1277F">
        <w:t>clear</w:t>
      </w:r>
      <w:r>
        <w:t xml:space="preserve">, and the Restart and Comms lost flags are both clear. However, if the Local Forced flag is set, the </w:t>
      </w:r>
      <w:r w:rsidR="005C697D">
        <w:t>point</w:t>
      </w:r>
      <w:r>
        <w:t xml:space="preserve"> should convey valid data and may be considered in the calculation regardless of the other flags. The Remote Forced flag may also indicate valid data provided that </w:t>
      </w:r>
      <w:r w:rsidR="00D73B14">
        <w:t>Offline</w:t>
      </w:r>
      <w:r>
        <w:t xml:space="preserve"> is </w:t>
      </w:r>
      <w:r w:rsidR="00D73B14">
        <w:t>clear</w:t>
      </w:r>
      <w:r>
        <w:t xml:space="preserve"> and Comms Lost is clear. Other combinations of the </w:t>
      </w:r>
      <w:r w:rsidR="005C697D">
        <w:t>point</w:t>
      </w:r>
      <w:r>
        <w:t xml:space="preserve"> quality flags indicate that the data is invalid.</w:t>
      </w:r>
    </w:p>
    <w:p w14:paraId="70ECF58D" w14:textId="3D2DCF30" w:rsidR="000A491B" w:rsidRDefault="000A491B" w:rsidP="000A491B">
      <w:pPr>
        <w:pStyle w:val="BodyText"/>
      </w:pPr>
      <w:r>
        <w:t xml:space="preserve">The action to be taken is as described in </w:t>
      </w:r>
      <w:r w:rsidR="00EE16CF" w:rsidRPr="003D567B">
        <w:rPr>
          <w:rFonts w:eastAsia="DengXian"/>
        </w:rPr>
        <w:t xml:space="preserve">Section </w:t>
      </w:r>
      <w:r w:rsidR="00EE16CF" w:rsidRPr="003D567B">
        <w:rPr>
          <w:rStyle w:val="Crossreference"/>
          <w:rFonts w:eastAsia="DengXian"/>
        </w:rPr>
        <w:fldChar w:fldCharType="begin"/>
      </w:r>
      <w:r w:rsidR="00EE16CF" w:rsidRPr="003D567B">
        <w:rPr>
          <w:rStyle w:val="Crossreference"/>
          <w:rFonts w:eastAsia="DengXian"/>
        </w:rPr>
        <w:instrText xml:space="preserve"> REF _Ref161319455 \r \h  \* MERGEFORMAT </w:instrText>
      </w:r>
      <w:r w:rsidR="00EE16CF" w:rsidRPr="003D567B">
        <w:rPr>
          <w:rStyle w:val="Crossreference"/>
          <w:rFonts w:eastAsia="DengXian"/>
        </w:rPr>
      </w:r>
      <w:r w:rsidR="00EE16CF" w:rsidRPr="003D567B">
        <w:rPr>
          <w:rStyle w:val="Crossreference"/>
          <w:rFonts w:eastAsia="DengXian"/>
        </w:rPr>
        <w:fldChar w:fldCharType="separate"/>
      </w:r>
      <w:r w:rsidR="00B95831">
        <w:rPr>
          <w:rStyle w:val="Crossreference"/>
          <w:rFonts w:eastAsia="DengXian"/>
        </w:rPr>
        <w:t>2.6</w:t>
      </w:r>
      <w:r w:rsidR="00EE16CF" w:rsidRPr="003D567B">
        <w:rPr>
          <w:rStyle w:val="Crossreference"/>
          <w:rFonts w:eastAsia="DengXian"/>
        </w:rPr>
        <w:fldChar w:fldCharType="end"/>
      </w:r>
      <w:r w:rsidR="00EE16CF">
        <w:rPr>
          <w:rStyle w:val="Crossreference"/>
          <w:rFonts w:eastAsia="DengXian"/>
        </w:rPr>
        <w:t xml:space="preserve">, </w:t>
      </w:r>
      <w:r w:rsidR="00EE16CF" w:rsidRPr="006C34B5">
        <w:rPr>
          <w:rStyle w:val="Crossreference"/>
          <w:rFonts w:eastAsia="DengXian"/>
        </w:rPr>
        <w:fldChar w:fldCharType="begin"/>
      </w:r>
      <w:r w:rsidR="00EE16CF" w:rsidRPr="006C34B5">
        <w:rPr>
          <w:rStyle w:val="Crossreference"/>
          <w:rFonts w:eastAsia="DengXian"/>
        </w:rPr>
        <w:instrText xml:space="preserve"> REF _Ref161319455 \h </w:instrText>
      </w:r>
      <w:r w:rsidR="00EE16CF">
        <w:rPr>
          <w:rStyle w:val="Crossreference"/>
          <w:rFonts w:eastAsia="DengXian"/>
        </w:rPr>
        <w:instrText xml:space="preserve"> \* MERGEFORMAT </w:instrText>
      </w:r>
      <w:r w:rsidR="00EE16CF" w:rsidRPr="006C34B5">
        <w:rPr>
          <w:rStyle w:val="Crossreference"/>
          <w:rFonts w:eastAsia="DengXian"/>
        </w:rPr>
      </w:r>
      <w:r w:rsidR="00EE16CF" w:rsidRPr="006C34B5">
        <w:rPr>
          <w:rStyle w:val="Crossreference"/>
          <w:rFonts w:eastAsia="DengXian"/>
        </w:rPr>
        <w:fldChar w:fldCharType="separate"/>
      </w:r>
      <w:ins w:id="1071" w:author="Gavin Rawson" w:date="2024-07-17T08:57:00Z" w16du:dateUtc="2024-07-17T07:57:00Z">
        <w:r w:rsidR="00B95831" w:rsidRPr="00B95831">
          <w:rPr>
            <w:rStyle w:val="Crossreference"/>
            <w:rPrChange w:id="1072" w:author="Gavin Rawson" w:date="2024-07-17T08:57:00Z" w16du:dateUtc="2024-07-17T07:57:00Z">
              <w:rPr/>
            </w:rPrChange>
          </w:rPr>
          <w:t>Limit and control profiles</w:t>
        </w:r>
      </w:ins>
      <w:del w:id="1073" w:author="Gavin Rawson" w:date="2024-07-15T12:48:00Z" w16du:dateUtc="2024-07-15T11:48:00Z">
        <w:r w:rsidR="002B16D9" w:rsidRPr="00041655" w:rsidDel="00461D1E">
          <w:rPr>
            <w:rStyle w:val="Crossreference"/>
          </w:rPr>
          <w:delText>Limit and control profiles</w:delText>
        </w:r>
      </w:del>
      <w:r w:rsidR="00EE16CF" w:rsidRPr="006C34B5">
        <w:rPr>
          <w:rStyle w:val="Crossreference"/>
          <w:rFonts w:eastAsia="DengXian"/>
        </w:rPr>
        <w:fldChar w:fldCharType="end"/>
      </w:r>
      <w:r>
        <w:t>.</w:t>
      </w:r>
    </w:p>
    <w:p w14:paraId="44073862" w14:textId="3AD086C4" w:rsidR="000A491B" w:rsidRDefault="000A491B" w:rsidP="001725CA">
      <w:pPr>
        <w:pStyle w:val="Heading2"/>
      </w:pPr>
      <w:bookmarkStart w:id="1074" w:name="_Toc172098953"/>
      <w:r w:rsidRPr="000A491B">
        <w:lastRenderedPageBreak/>
        <w:t xml:space="preserve">Extended </w:t>
      </w:r>
      <w:r w:rsidR="006B0494" w:rsidRPr="000A491B">
        <w:t>points</w:t>
      </w:r>
      <w:bookmarkEnd w:id="1074"/>
    </w:p>
    <w:p w14:paraId="4C3F220C" w14:textId="7E39A588" w:rsidR="000A491B" w:rsidRDefault="000A491B" w:rsidP="000A491B">
      <w:pPr>
        <w:pStyle w:val="BodyText"/>
      </w:pPr>
      <w:r>
        <w:t xml:space="preserve">The protocol supports extended </w:t>
      </w:r>
      <w:r w:rsidR="005C697D">
        <w:t>point</w:t>
      </w:r>
      <w:r>
        <w:t xml:space="preserve"> types. An extended </w:t>
      </w:r>
      <w:r w:rsidR="005C697D">
        <w:t>point</w:t>
      </w:r>
      <w:r>
        <w:t xml:space="preserve"> is calculated from information taken from a source </w:t>
      </w:r>
      <w:r w:rsidR="005C697D">
        <w:t>point</w:t>
      </w:r>
      <w:r>
        <w:t xml:space="preserve">. </w:t>
      </w:r>
    </w:p>
    <w:p w14:paraId="2D09F6E9" w14:textId="04905D67" w:rsidR="000A491B" w:rsidRDefault="000A491B" w:rsidP="000A491B">
      <w:pPr>
        <w:pStyle w:val="BodyText"/>
      </w:pPr>
      <w:r>
        <w:t xml:space="preserve">Source </w:t>
      </w:r>
      <w:r w:rsidR="005C697D">
        <w:t>point</w:t>
      </w:r>
      <w:r>
        <w:t>s can be any binary, analogue or counter input, or binary or analogue output.</w:t>
      </w:r>
    </w:p>
    <w:p w14:paraId="449B36F5" w14:textId="202832A1" w:rsidR="000A491B" w:rsidRDefault="000A491B" w:rsidP="000A491B">
      <w:pPr>
        <w:pStyle w:val="BodyText"/>
      </w:pPr>
      <w:r>
        <w:t xml:space="preserve">An extended </w:t>
      </w:r>
      <w:r w:rsidR="005C697D">
        <w:t>point</w:t>
      </w:r>
      <w:r>
        <w:t xml:space="preserve"> may present statistical, summary or event-based information for the source </w:t>
      </w:r>
      <w:r w:rsidR="005C697D">
        <w:t>point</w:t>
      </w:r>
      <w:r>
        <w:t xml:space="preserve">. Apart from their method of calculation and how their </w:t>
      </w:r>
      <w:r w:rsidR="005C697D">
        <w:t>point</w:t>
      </w:r>
      <w:r>
        <w:t xml:space="preserve"> quality flags are set, extended </w:t>
      </w:r>
      <w:r w:rsidR="005C697D">
        <w:t>point</w:t>
      </w:r>
      <w:r>
        <w:t xml:space="preserve">s behave as for other </w:t>
      </w:r>
      <w:r w:rsidR="005C697D">
        <w:t>point</w:t>
      </w:r>
      <w:r>
        <w:t xml:space="preserve">s. They may be logged or have alarm limits associated with them. Rules applicable to extended </w:t>
      </w:r>
      <w:r w:rsidR="005C697D">
        <w:t>point</w:t>
      </w:r>
      <w:r>
        <w:t xml:space="preserve"> types are given below:</w:t>
      </w:r>
    </w:p>
    <w:p w14:paraId="6514FFB4" w14:textId="2E0F4858" w:rsidR="000A491B" w:rsidRDefault="000A491B" w:rsidP="000A491B">
      <w:pPr>
        <w:pStyle w:val="Bullet"/>
      </w:pPr>
      <w:r>
        <w:t>For minimum, maximum</w:t>
      </w:r>
      <w:r w:rsidR="004554F0">
        <w:t>,</w:t>
      </w:r>
      <w:r>
        <w:t xml:space="preserve"> and mean, the stored value is the calculated value for the most recently completed calculation period. Therefore, the value in the extended </w:t>
      </w:r>
      <w:r w:rsidR="005C697D">
        <w:t>point</w:t>
      </w:r>
      <w:r w:rsidR="004554F0">
        <w:t xml:space="preserve"> </w:t>
      </w:r>
      <w:r>
        <w:t xml:space="preserve">is only updated at the end of each period. This value then remains in the extended </w:t>
      </w:r>
      <w:r w:rsidR="005C697D">
        <w:t>point</w:t>
      </w:r>
      <w:r w:rsidR="004554F0">
        <w:t xml:space="preserve"> </w:t>
      </w:r>
      <w:r>
        <w:t>until the end of the next period.</w:t>
      </w:r>
    </w:p>
    <w:p w14:paraId="71A27E05" w14:textId="0F7DA17A" w:rsidR="000A491B" w:rsidRDefault="000A491B" w:rsidP="000A491B">
      <w:pPr>
        <w:pStyle w:val="Bullet"/>
      </w:pPr>
      <w:r>
        <w:t>For integral, state counter</w:t>
      </w:r>
      <w:r w:rsidR="004554F0">
        <w:t>,</w:t>
      </w:r>
      <w:r>
        <w:t xml:space="preserve"> and state runtime, the stored value is updated during the calculation period with the value being reset to 0 at the start of the next calculation period.</w:t>
      </w:r>
    </w:p>
    <w:p w14:paraId="01C979A9" w14:textId="559BAE97" w:rsidR="000A491B" w:rsidRDefault="000A491B" w:rsidP="000A491B">
      <w:pPr>
        <w:pStyle w:val="Bullet"/>
      </w:pPr>
      <w:r>
        <w:t xml:space="preserve">Calculation is performed on source </w:t>
      </w:r>
      <w:r w:rsidR="005C697D">
        <w:t>point</w:t>
      </w:r>
      <w:r w:rsidR="004554F0">
        <w:t xml:space="preserve"> </w:t>
      </w:r>
      <w:r>
        <w:t>values during the calculation period. These values</w:t>
      </w:r>
      <w:r w:rsidR="00D45A33">
        <w:t xml:space="preserve"> are </w:t>
      </w:r>
      <w:r>
        <w:t xml:space="preserve">taken at the underlying default update rate for the source </w:t>
      </w:r>
      <w:r w:rsidR="005C697D">
        <w:t>point</w:t>
      </w:r>
      <w:r w:rsidR="004554F0">
        <w:t xml:space="preserve"> </w:t>
      </w:r>
      <w:r>
        <w:t xml:space="preserve">or whenever logged values are requested for the source </w:t>
      </w:r>
      <w:r w:rsidR="005C697D">
        <w:t>point</w:t>
      </w:r>
      <w:r>
        <w:t xml:space="preserve">. </w:t>
      </w:r>
    </w:p>
    <w:p w14:paraId="294CF4FB" w14:textId="7F34FF69" w:rsidR="000A491B" w:rsidRDefault="000A491B" w:rsidP="000A491B">
      <w:pPr>
        <w:pStyle w:val="Bullet"/>
      </w:pPr>
      <w:r>
        <w:t xml:space="preserve">To remove an extended </w:t>
      </w:r>
      <w:r w:rsidR="005C697D">
        <w:t>point</w:t>
      </w:r>
      <w:r w:rsidR="004554F0">
        <w:t xml:space="preserve">, </w:t>
      </w:r>
      <w:r>
        <w:t xml:space="preserve">or stop calculation of the </w:t>
      </w:r>
      <w:r w:rsidR="005C697D">
        <w:t>point</w:t>
      </w:r>
      <w:r w:rsidR="004554F0">
        <w:t xml:space="preserve">, </w:t>
      </w:r>
      <w:r>
        <w:t xml:space="preserve">a full configuration which does not include the </w:t>
      </w:r>
      <w:r w:rsidR="005C697D">
        <w:t>point</w:t>
      </w:r>
      <w:r w:rsidR="004554F0">
        <w:t xml:space="preserve"> </w:t>
      </w:r>
      <w:r>
        <w:t>is required.</w:t>
      </w:r>
    </w:p>
    <w:p w14:paraId="085EF796" w14:textId="5D26A79E" w:rsidR="000A491B" w:rsidRDefault="000A491B" w:rsidP="000A491B">
      <w:pPr>
        <w:pStyle w:val="Bullet"/>
      </w:pPr>
      <w:r>
        <w:t>Only valid values</w:t>
      </w:r>
      <w:r w:rsidR="00D45A33">
        <w:t xml:space="preserve"> are </w:t>
      </w:r>
      <w:r>
        <w:t xml:space="preserve">included in the calculation. The source </w:t>
      </w:r>
      <w:r w:rsidR="005C697D">
        <w:t>point</w:t>
      </w:r>
      <w:r w:rsidR="00D45A33">
        <w:t xml:space="preserve"> is </w:t>
      </w:r>
      <w:r>
        <w:t xml:space="preserve">deemed valid if the </w:t>
      </w:r>
      <w:r w:rsidR="00AF79F2">
        <w:t>Offline</w:t>
      </w:r>
      <w:r>
        <w:t xml:space="preserve"> </w:t>
      </w:r>
      <w:r w:rsidR="004554F0">
        <w:t xml:space="preserve">Point </w:t>
      </w:r>
      <w:r>
        <w:t xml:space="preserve">quality flag is </w:t>
      </w:r>
      <w:r w:rsidR="00AF79F2">
        <w:t>clear</w:t>
      </w:r>
      <w:r>
        <w:t xml:space="preserve">, and the Restart and Comms Lost flags are both clear. However, if the Local Forced flag is set, the </w:t>
      </w:r>
      <w:r w:rsidR="005C697D">
        <w:t>point</w:t>
      </w:r>
      <w:r w:rsidR="004554F0">
        <w:t xml:space="preserve"> </w:t>
      </w:r>
      <w:r>
        <w:t xml:space="preserve">should convey valid data and may be considered in the calculation regardless of the other flags. The Remote Forced flag also indicates valid data provided that </w:t>
      </w:r>
      <w:r w:rsidR="00AF79F2">
        <w:t>Offline</w:t>
      </w:r>
      <w:r>
        <w:t xml:space="preserve"> is </w:t>
      </w:r>
      <w:r w:rsidR="00AF79F2">
        <w:t>clear</w:t>
      </w:r>
      <w:r>
        <w:t xml:space="preserve"> and Comms Lost is clear. Other combinations of these </w:t>
      </w:r>
      <w:r w:rsidR="005C697D">
        <w:t>point</w:t>
      </w:r>
      <w:r w:rsidR="004554F0">
        <w:t xml:space="preserve"> </w:t>
      </w:r>
      <w:r>
        <w:t>quality flags indicate that the data is invalid.</w:t>
      </w:r>
    </w:p>
    <w:p w14:paraId="3E4CFB07" w14:textId="0CD8D58D" w:rsidR="000A491B" w:rsidRDefault="000A491B" w:rsidP="000A491B">
      <w:pPr>
        <w:pStyle w:val="Bullet"/>
      </w:pPr>
      <w:r>
        <w:t>For minimum, maximum</w:t>
      </w:r>
      <w:r w:rsidR="004554F0">
        <w:t>,</w:t>
      </w:r>
      <w:r>
        <w:t xml:space="preserve"> and mean the </w:t>
      </w:r>
      <w:r w:rsidR="005C697D">
        <w:t>point</w:t>
      </w:r>
      <w:r w:rsidR="004554F0">
        <w:t xml:space="preserve"> </w:t>
      </w:r>
      <w:r>
        <w:t>quality flags Range Error and Reference Error</w:t>
      </w:r>
      <w:r w:rsidR="00D45A33">
        <w:t xml:space="preserve"> are </w:t>
      </w:r>
      <w:r>
        <w:t xml:space="preserve">a snapshot of the corresponding flags of the source </w:t>
      </w:r>
      <w:r w:rsidR="005C697D">
        <w:t>point</w:t>
      </w:r>
      <w:r w:rsidR="004554F0">
        <w:t xml:space="preserve"> </w:t>
      </w:r>
      <w:r>
        <w:t>at the end of the time period</w:t>
      </w:r>
      <w:r w:rsidR="004554F0">
        <w:t>,</w:t>
      </w:r>
      <w:r>
        <w:t xml:space="preserve"> or at the time the event defining the extended </w:t>
      </w:r>
      <w:r w:rsidR="005C697D">
        <w:t>point</w:t>
      </w:r>
      <w:r w:rsidR="004554F0">
        <w:t xml:space="preserve"> </w:t>
      </w:r>
      <w:r>
        <w:t>Max</w:t>
      </w:r>
      <w:r w:rsidR="004554F0">
        <w:t xml:space="preserve"> or</w:t>
      </w:r>
      <w:r>
        <w:t xml:space="preserve"> Min occurred. </w:t>
      </w:r>
    </w:p>
    <w:p w14:paraId="2A47049A" w14:textId="108CBB2C" w:rsidR="000A491B" w:rsidRDefault="000A491B" w:rsidP="000A491B">
      <w:pPr>
        <w:pStyle w:val="Bullet"/>
      </w:pPr>
      <w:r>
        <w:t>For integral, state counter</w:t>
      </w:r>
      <w:r w:rsidR="004554F0">
        <w:t>,</w:t>
      </w:r>
      <w:r>
        <w:t xml:space="preserve"> and state runtime the </w:t>
      </w:r>
      <w:r w:rsidR="005C697D">
        <w:t>point</w:t>
      </w:r>
      <w:r w:rsidR="004554F0">
        <w:t xml:space="preserve"> </w:t>
      </w:r>
      <w:r>
        <w:t>quality flags Range Error and Reference Error</w:t>
      </w:r>
      <w:r w:rsidR="00D45A33">
        <w:t xml:space="preserve"> are </w:t>
      </w:r>
      <w:r>
        <w:t xml:space="preserve">the logical OR of the corresponding flags of the source </w:t>
      </w:r>
      <w:r w:rsidR="005C697D">
        <w:t>point</w:t>
      </w:r>
      <w:r w:rsidR="004554F0">
        <w:t xml:space="preserve"> </w:t>
      </w:r>
      <w:r>
        <w:t>for all individual samples within the period.</w:t>
      </w:r>
    </w:p>
    <w:p w14:paraId="01883F3F" w14:textId="320701E0" w:rsidR="000A491B" w:rsidRDefault="000A491B" w:rsidP="000A491B">
      <w:pPr>
        <w:pStyle w:val="Bullet"/>
      </w:pPr>
      <w:r>
        <w:t xml:space="preserve">The extended </w:t>
      </w:r>
      <w:r w:rsidR="005C697D">
        <w:t>point</w:t>
      </w:r>
      <w:r w:rsidR="004554F0">
        <w:t xml:space="preserve"> </w:t>
      </w:r>
      <w:r>
        <w:t>always ha</w:t>
      </w:r>
      <w:r w:rsidR="004554F0">
        <w:t>s</w:t>
      </w:r>
      <w:r>
        <w:t xml:space="preserve"> the </w:t>
      </w:r>
      <w:r w:rsidR="00AF79F2">
        <w:t>Offline</w:t>
      </w:r>
      <w:r>
        <w:t xml:space="preserve"> flag </w:t>
      </w:r>
      <w:r w:rsidR="00AF79F2">
        <w:t>clear</w:t>
      </w:r>
      <w:r>
        <w:t xml:space="preserve"> unless the source </w:t>
      </w:r>
      <w:r w:rsidR="005C697D">
        <w:t>point</w:t>
      </w:r>
      <w:r w:rsidR="004554F0">
        <w:t xml:space="preserve"> </w:t>
      </w:r>
      <w:r>
        <w:t>was invalid for the entire sampling period.</w:t>
      </w:r>
    </w:p>
    <w:p w14:paraId="62EF094F" w14:textId="1F739563" w:rsidR="000A491B" w:rsidRDefault="000A491B" w:rsidP="000A491B">
      <w:pPr>
        <w:pStyle w:val="Bullet"/>
      </w:pPr>
      <w:r>
        <w:t xml:space="preserve">The Local Forced flag on the extended </w:t>
      </w:r>
      <w:r w:rsidR="005C697D">
        <w:t>point</w:t>
      </w:r>
      <w:r w:rsidR="009A0F57">
        <w:t xml:space="preserve"> indicates</w:t>
      </w:r>
      <w:r>
        <w:t xml:space="preserve"> that the extended </w:t>
      </w:r>
      <w:r w:rsidR="005C697D">
        <w:t>point</w:t>
      </w:r>
      <w:r w:rsidR="004554F0">
        <w:t xml:space="preserve"> </w:t>
      </w:r>
      <w:r>
        <w:t xml:space="preserve">itself has been overridden. The Remote Forced flag on the extended </w:t>
      </w:r>
      <w:r w:rsidR="005C697D">
        <w:t>point</w:t>
      </w:r>
      <w:r w:rsidR="004554F0">
        <w:t xml:space="preserve"> </w:t>
      </w:r>
      <w:r w:rsidR="00AC202F">
        <w:t>is</w:t>
      </w:r>
      <w:r>
        <w:t xml:space="preserve"> never set.</w:t>
      </w:r>
    </w:p>
    <w:p w14:paraId="07450919" w14:textId="7EEB2FDF" w:rsidR="000A491B" w:rsidRDefault="000A491B" w:rsidP="000A491B">
      <w:pPr>
        <w:pStyle w:val="Bullet"/>
      </w:pPr>
      <w:r>
        <w:t xml:space="preserve">When an extended </w:t>
      </w:r>
      <w:r w:rsidR="005C697D">
        <w:t>point</w:t>
      </w:r>
      <w:r w:rsidR="004554F0">
        <w:t xml:space="preserve"> </w:t>
      </w:r>
      <w:r>
        <w:t xml:space="preserve">configuration is processed by the </w:t>
      </w:r>
      <w:r w:rsidR="004554F0">
        <w:t>FD</w:t>
      </w:r>
      <w:r>
        <w:t xml:space="preserve"> it must determine if there is a change being made to the configuration of the extended </w:t>
      </w:r>
      <w:r w:rsidR="005C697D">
        <w:t>point</w:t>
      </w:r>
      <w:r w:rsidR="004554F0">
        <w:t xml:space="preserve">’s </w:t>
      </w:r>
      <w:r>
        <w:t xml:space="preserve">index. For any change of index, it should set the value of the extended </w:t>
      </w:r>
      <w:r w:rsidR="005C697D">
        <w:t>point</w:t>
      </w:r>
      <w:r w:rsidR="004554F0">
        <w:t xml:space="preserve"> </w:t>
      </w:r>
      <w:r>
        <w:t xml:space="preserve">to the current value of the source </w:t>
      </w:r>
      <w:r w:rsidR="005C697D">
        <w:t>point</w:t>
      </w:r>
      <w:r w:rsidR="004554F0">
        <w:t xml:space="preserve"> </w:t>
      </w:r>
      <w:r>
        <w:t xml:space="preserve">and set the extended </w:t>
      </w:r>
      <w:r w:rsidR="005C697D">
        <w:t>point</w:t>
      </w:r>
      <w:r w:rsidR="004554F0">
        <w:t xml:space="preserve">’s </w:t>
      </w:r>
      <w:r>
        <w:t xml:space="preserve">Restart quality flag. This ensures that the value and flags set from any previous use of the </w:t>
      </w:r>
      <w:r w:rsidR="005C697D">
        <w:t>point</w:t>
      </w:r>
      <w:r w:rsidR="004554F0">
        <w:t xml:space="preserve"> </w:t>
      </w:r>
      <w:r>
        <w:t>are not interpreted as pertaining to the newly calculated value.</w:t>
      </w:r>
    </w:p>
    <w:p w14:paraId="7E7ACA83" w14:textId="1F988376" w:rsidR="000A491B" w:rsidRDefault="000A491B" w:rsidP="000A491B">
      <w:pPr>
        <w:pStyle w:val="Bullet"/>
      </w:pPr>
      <w:r>
        <w:t xml:space="preserve">If the extended </w:t>
      </w:r>
      <w:r w:rsidR="005C697D">
        <w:t>point</w:t>
      </w:r>
      <w:r w:rsidR="004554F0">
        <w:t xml:space="preserve"> </w:t>
      </w:r>
      <w:r>
        <w:t xml:space="preserve">is configured for periodic logging and the log period coincides with the end of a calculation period, then the </w:t>
      </w:r>
      <w:r w:rsidR="004554F0">
        <w:t>FD</w:t>
      </w:r>
      <w:r>
        <w:t xml:space="preserve"> should calculate the </w:t>
      </w:r>
      <w:r>
        <w:lastRenderedPageBreak/>
        <w:t>new value before the logging takes place. This is to ensure that the logged value is pertinent to th</w:t>
      </w:r>
      <w:r w:rsidR="004554F0">
        <w:t>e</w:t>
      </w:r>
      <w:r>
        <w:t xml:space="preserve"> log period.</w:t>
      </w:r>
    </w:p>
    <w:p w14:paraId="47B7F9E7" w14:textId="1F0B1547" w:rsidR="000A491B" w:rsidRDefault="000A491B" w:rsidP="000A491B">
      <w:pPr>
        <w:pStyle w:val="Bullet"/>
      </w:pPr>
      <w:r>
        <w:t xml:space="preserve">To calculate an extended value of a </w:t>
      </w:r>
      <w:r w:rsidR="005C697D">
        <w:t>point</w:t>
      </w:r>
      <w:r w:rsidR="004554F0">
        <w:t xml:space="preserve"> </w:t>
      </w:r>
      <w:r>
        <w:t xml:space="preserve">over an additional time period, the extended </w:t>
      </w:r>
      <w:r w:rsidR="005C697D">
        <w:t>point</w:t>
      </w:r>
      <w:r w:rsidR="004554F0">
        <w:t xml:space="preserve"> </w:t>
      </w:r>
      <w:r>
        <w:t>used to store the initial extended value may itself have a further calculation provided the second calculation is synchronised with the first.</w:t>
      </w:r>
    </w:p>
    <w:p w14:paraId="3E7D4116" w14:textId="7FBE30CB" w:rsidR="000A491B" w:rsidRDefault="00C63E84" w:rsidP="000A491B">
      <w:pPr>
        <w:pStyle w:val="BodyText"/>
      </w:pPr>
      <w:r w:rsidRPr="00C63E84">
        <w:t xml:space="preserve">The information in </w:t>
      </w:r>
      <w:r w:rsidR="00122B46" w:rsidRPr="00122B46">
        <w:rPr>
          <w:rStyle w:val="Crossreference"/>
        </w:rPr>
        <w:fldChar w:fldCharType="begin"/>
      </w:r>
      <w:r w:rsidR="00122B46" w:rsidRPr="00122B46">
        <w:rPr>
          <w:rStyle w:val="Crossreference"/>
        </w:rPr>
        <w:instrText xml:space="preserve"> REF _Ref161315144 \h </w:instrText>
      </w:r>
      <w:r w:rsidR="00122B46">
        <w:rPr>
          <w:rStyle w:val="Crossreference"/>
        </w:rPr>
        <w:instrText xml:space="preserve"> \* MERGEFORMAT </w:instrText>
      </w:r>
      <w:r w:rsidR="00122B46" w:rsidRPr="00122B46">
        <w:rPr>
          <w:rStyle w:val="Crossreference"/>
        </w:rPr>
      </w:r>
      <w:r w:rsidR="00122B46" w:rsidRPr="00122B46">
        <w:rPr>
          <w:rStyle w:val="Crossreference"/>
        </w:rPr>
        <w:fldChar w:fldCharType="separate"/>
      </w:r>
      <w:ins w:id="1075" w:author="Gavin Rawson" w:date="2024-07-17T08:57:00Z" w16du:dateUtc="2024-07-17T07:57:00Z">
        <w:r w:rsidR="00B95831" w:rsidRPr="00B95831">
          <w:rPr>
            <w:rStyle w:val="Crossreference"/>
            <w:rPrChange w:id="1076" w:author="Gavin Rawson" w:date="2024-07-17T08:57:00Z" w16du:dateUtc="2024-07-17T07:57:00Z">
              <w:rPr/>
            </w:rPrChange>
          </w:rPr>
          <w:t xml:space="preserve">Table </w:t>
        </w:r>
        <w:r w:rsidR="00B95831" w:rsidRPr="00B95831">
          <w:rPr>
            <w:rStyle w:val="Crossreference"/>
            <w:rPrChange w:id="1077" w:author="Gavin Rawson" w:date="2024-07-17T08:57:00Z" w16du:dateUtc="2024-07-17T07:57:00Z">
              <w:rPr>
                <w:noProof/>
              </w:rPr>
            </w:rPrChange>
          </w:rPr>
          <w:t>19</w:t>
        </w:r>
      </w:ins>
      <w:del w:id="1078" w:author="Gavin Rawson" w:date="2024-07-15T12:48:00Z" w16du:dateUtc="2024-07-15T11:48:00Z">
        <w:r w:rsidR="002B16D9" w:rsidRPr="00041655" w:rsidDel="00461D1E">
          <w:rPr>
            <w:rStyle w:val="Crossreference"/>
          </w:rPr>
          <w:delText>Table 19</w:delText>
        </w:r>
      </w:del>
      <w:r w:rsidR="00122B46" w:rsidRPr="00122B46">
        <w:rPr>
          <w:rStyle w:val="Crossreference"/>
        </w:rPr>
        <w:fldChar w:fldCharType="end"/>
      </w:r>
      <w:r w:rsidRPr="00C63E84">
        <w:t xml:space="preserve"> is used to define </w:t>
      </w:r>
      <w:r>
        <w:t>extended</w:t>
      </w:r>
      <w:r w:rsidRPr="00C63E84">
        <w:t xml:space="preserve"> </w:t>
      </w:r>
      <w:r w:rsidR="005C697D">
        <w:t>point</w:t>
      </w:r>
      <w:r w:rsidRPr="00C63E84">
        <w:t xml:space="preserve">s within the object: </w:t>
      </w:r>
      <w:r w:rsidRPr="00C63E84">
        <w:rPr>
          <w:b/>
          <w:bCs/>
        </w:rPr>
        <w:t>extPoint</w:t>
      </w:r>
      <w:r w:rsidR="00C36CF5">
        <w:t>.</w:t>
      </w:r>
    </w:p>
    <w:p w14:paraId="51B5711E" w14:textId="329B5851" w:rsidR="00122B46" w:rsidRDefault="00122B46" w:rsidP="00122B46">
      <w:pPr>
        <w:pStyle w:val="Caption"/>
      </w:pPr>
      <w:bookmarkStart w:id="1079" w:name="_Ref161315144"/>
      <w:bookmarkStart w:id="1080" w:name="_Toc170288658"/>
      <w:r>
        <w:t xml:space="preserve">Table </w:t>
      </w:r>
      <w:r>
        <w:fldChar w:fldCharType="begin"/>
      </w:r>
      <w:r>
        <w:instrText xml:space="preserve"> SEQ Table \* ARABIC </w:instrText>
      </w:r>
      <w:r>
        <w:fldChar w:fldCharType="separate"/>
      </w:r>
      <w:r w:rsidR="00B95831">
        <w:rPr>
          <w:noProof/>
        </w:rPr>
        <w:t>19</w:t>
      </w:r>
      <w:r>
        <w:rPr>
          <w:noProof/>
        </w:rPr>
        <w:fldChar w:fldCharType="end"/>
      </w:r>
      <w:bookmarkEnd w:id="1079"/>
      <w:r>
        <w:tab/>
      </w:r>
      <w:r w:rsidRPr="00122B46">
        <w:t>Information used in defining exten</w:t>
      </w:r>
      <w:r>
        <w:t>ded</w:t>
      </w:r>
      <w:r w:rsidRPr="00122B46">
        <w:t xml:space="preserve"> </w:t>
      </w:r>
      <w:r w:rsidR="009A0F57">
        <w:t>p</w:t>
      </w:r>
      <w:r w:rsidRPr="00122B46">
        <w:t>oints</w:t>
      </w:r>
      <w:bookmarkEnd w:id="1080"/>
    </w:p>
    <w:tbl>
      <w:tblPr>
        <w:tblStyle w:val="LucidTable11"/>
        <w:tblW w:w="9072" w:type="dxa"/>
        <w:jc w:val="center"/>
        <w:tblLayout w:type="fixed"/>
        <w:tblLook w:val="04A0" w:firstRow="1" w:lastRow="0" w:firstColumn="1" w:lastColumn="0" w:noHBand="0" w:noVBand="1"/>
      </w:tblPr>
      <w:tblGrid>
        <w:gridCol w:w="1545"/>
        <w:gridCol w:w="1150"/>
        <w:gridCol w:w="1530"/>
        <w:gridCol w:w="810"/>
        <w:gridCol w:w="4037"/>
      </w:tblGrid>
      <w:tr w:rsidR="00AA29EC" w:rsidRPr="00163DC5" w14:paraId="008335FB" w14:textId="77777777" w:rsidTr="00D4603E">
        <w:trPr>
          <w:cnfStyle w:val="100000000000" w:firstRow="1" w:lastRow="0" w:firstColumn="0" w:lastColumn="0" w:oddVBand="0" w:evenVBand="0" w:oddHBand="0" w:evenHBand="0" w:firstRowFirstColumn="0" w:firstRowLastColumn="0" w:lastRowFirstColumn="0" w:lastRowLastColumn="0"/>
          <w:cantSplit/>
          <w:tblHeader/>
          <w:jc w:val="center"/>
        </w:trPr>
        <w:tc>
          <w:tcPr>
            <w:tcW w:w="1545" w:type="dxa"/>
            <w:shd w:val="clear" w:color="auto" w:fill="5BABD3"/>
          </w:tcPr>
          <w:p w14:paraId="633E0EBB" w14:textId="77777777" w:rsidR="00122B46" w:rsidRPr="00163DC5" w:rsidRDefault="00122B46" w:rsidP="00122B46">
            <w:pPr>
              <w:pStyle w:val="TableHeading"/>
              <w:rPr>
                <w:b/>
                <w:sz w:val="20"/>
                <w:szCs w:val="20"/>
              </w:rPr>
            </w:pPr>
            <w:r w:rsidRPr="00163DC5">
              <w:rPr>
                <w:b/>
                <w:sz w:val="20"/>
                <w:szCs w:val="20"/>
              </w:rPr>
              <w:t>Information</w:t>
            </w:r>
          </w:p>
        </w:tc>
        <w:tc>
          <w:tcPr>
            <w:tcW w:w="1150" w:type="dxa"/>
            <w:shd w:val="clear" w:color="auto" w:fill="5BABD3"/>
          </w:tcPr>
          <w:p w14:paraId="5EC7F9BE" w14:textId="77777777" w:rsidR="00122B46" w:rsidRPr="00163DC5" w:rsidRDefault="00122B46" w:rsidP="00122B46">
            <w:pPr>
              <w:pStyle w:val="TableHeading"/>
              <w:rPr>
                <w:b/>
                <w:sz w:val="20"/>
                <w:szCs w:val="20"/>
              </w:rPr>
            </w:pPr>
            <w:r w:rsidRPr="00163DC5">
              <w:rPr>
                <w:b/>
                <w:sz w:val="20"/>
                <w:szCs w:val="20"/>
              </w:rPr>
              <w:t>Type</w:t>
            </w:r>
          </w:p>
        </w:tc>
        <w:tc>
          <w:tcPr>
            <w:tcW w:w="1530" w:type="dxa"/>
            <w:shd w:val="clear" w:color="auto" w:fill="5BABD3"/>
          </w:tcPr>
          <w:p w14:paraId="38C4D7BF" w14:textId="77777777" w:rsidR="00122B46" w:rsidRPr="00163DC5" w:rsidRDefault="00122B46" w:rsidP="00122B46">
            <w:pPr>
              <w:pStyle w:val="TableHeading"/>
              <w:rPr>
                <w:b/>
                <w:sz w:val="20"/>
                <w:szCs w:val="20"/>
              </w:rPr>
            </w:pPr>
            <w:r w:rsidRPr="00163DC5">
              <w:rPr>
                <w:b/>
                <w:sz w:val="20"/>
                <w:szCs w:val="20"/>
              </w:rPr>
              <w:t>JSON Name</w:t>
            </w:r>
          </w:p>
        </w:tc>
        <w:tc>
          <w:tcPr>
            <w:tcW w:w="810" w:type="dxa"/>
            <w:shd w:val="clear" w:color="auto" w:fill="5BABD3"/>
          </w:tcPr>
          <w:p w14:paraId="72959F8A" w14:textId="77777777" w:rsidR="00122B46" w:rsidRPr="00163DC5" w:rsidRDefault="00122B46" w:rsidP="00122B46">
            <w:pPr>
              <w:pStyle w:val="TableHeading"/>
              <w:rPr>
                <w:b/>
                <w:sz w:val="20"/>
                <w:szCs w:val="20"/>
              </w:rPr>
            </w:pPr>
            <w:r w:rsidRPr="00163DC5">
              <w:rPr>
                <w:b/>
                <w:sz w:val="20"/>
                <w:szCs w:val="20"/>
              </w:rPr>
              <w:t>Mandatory</w:t>
            </w:r>
          </w:p>
        </w:tc>
        <w:tc>
          <w:tcPr>
            <w:tcW w:w="4037" w:type="dxa"/>
            <w:shd w:val="clear" w:color="auto" w:fill="5BABD3"/>
          </w:tcPr>
          <w:p w14:paraId="71165336" w14:textId="77777777" w:rsidR="00122B46" w:rsidRPr="00163DC5" w:rsidRDefault="00122B46" w:rsidP="00122B46">
            <w:pPr>
              <w:pStyle w:val="TableHeading"/>
              <w:rPr>
                <w:b/>
                <w:sz w:val="20"/>
                <w:szCs w:val="20"/>
              </w:rPr>
            </w:pPr>
            <w:r w:rsidRPr="00163DC5">
              <w:rPr>
                <w:b/>
                <w:sz w:val="20"/>
                <w:szCs w:val="20"/>
              </w:rPr>
              <w:t>Description</w:t>
            </w:r>
          </w:p>
        </w:tc>
      </w:tr>
      <w:tr w:rsidR="007914C5" w:rsidRPr="00163DC5" w14:paraId="5C3A6A75" w14:textId="77777777" w:rsidTr="00D4603E">
        <w:trPr>
          <w:cantSplit/>
          <w:jc w:val="center"/>
        </w:trPr>
        <w:tc>
          <w:tcPr>
            <w:tcW w:w="1545" w:type="dxa"/>
          </w:tcPr>
          <w:p w14:paraId="44BA9F4C" w14:textId="77777777" w:rsidR="00122B46" w:rsidRPr="00163DC5" w:rsidRDefault="00122B46" w:rsidP="002B16D9">
            <w:pPr>
              <w:pStyle w:val="TableText"/>
            </w:pPr>
            <w:r w:rsidRPr="00163DC5">
              <w:t>Parent Point</w:t>
            </w:r>
          </w:p>
        </w:tc>
        <w:tc>
          <w:tcPr>
            <w:tcW w:w="1150" w:type="dxa"/>
          </w:tcPr>
          <w:p w14:paraId="467DFA88" w14:textId="77777777" w:rsidR="00122B46" w:rsidRPr="00163DC5" w:rsidRDefault="00122B46" w:rsidP="002B16D9">
            <w:pPr>
              <w:pStyle w:val="TableText"/>
            </w:pPr>
            <w:r w:rsidRPr="00163DC5">
              <w:t>Integer</w:t>
            </w:r>
          </w:p>
        </w:tc>
        <w:tc>
          <w:tcPr>
            <w:tcW w:w="1530" w:type="dxa"/>
          </w:tcPr>
          <w:p w14:paraId="6A010321" w14:textId="77777777" w:rsidR="00122B46" w:rsidRPr="00163DC5" w:rsidRDefault="00122B46" w:rsidP="002B16D9">
            <w:pPr>
              <w:pStyle w:val="TableText"/>
            </w:pPr>
            <w:r w:rsidRPr="00163DC5">
              <w:t>parent</w:t>
            </w:r>
          </w:p>
        </w:tc>
        <w:tc>
          <w:tcPr>
            <w:tcW w:w="810" w:type="dxa"/>
          </w:tcPr>
          <w:p w14:paraId="43E1ED05" w14:textId="77777777" w:rsidR="00122B46" w:rsidRPr="00163DC5" w:rsidRDefault="00122B46" w:rsidP="002B16D9">
            <w:pPr>
              <w:pStyle w:val="TableText"/>
            </w:pPr>
            <w:r w:rsidRPr="00163DC5">
              <w:t>Yes</w:t>
            </w:r>
          </w:p>
        </w:tc>
        <w:tc>
          <w:tcPr>
            <w:tcW w:w="4037" w:type="dxa"/>
          </w:tcPr>
          <w:p w14:paraId="4D4E9F19" w14:textId="2442AEA2" w:rsidR="00122B46" w:rsidRPr="00163DC5" w:rsidRDefault="00122B46" w:rsidP="002B16D9">
            <w:pPr>
              <w:pStyle w:val="TableText"/>
            </w:pPr>
            <w:r w:rsidRPr="00163DC5">
              <w:t xml:space="preserve">Parent </w:t>
            </w:r>
            <w:r w:rsidR="005C697D">
              <w:t>point</w:t>
            </w:r>
            <w:r w:rsidRPr="00163DC5">
              <w:t xml:space="preserve"> number</w:t>
            </w:r>
            <w:r w:rsidR="00C75E7A">
              <w:t>.</w:t>
            </w:r>
          </w:p>
        </w:tc>
      </w:tr>
      <w:tr w:rsidR="007914C5" w:rsidRPr="00163DC5" w14:paraId="2F8B6043" w14:textId="77777777" w:rsidTr="00D4603E">
        <w:trPr>
          <w:cantSplit/>
          <w:jc w:val="center"/>
        </w:trPr>
        <w:tc>
          <w:tcPr>
            <w:tcW w:w="1545" w:type="dxa"/>
          </w:tcPr>
          <w:p w14:paraId="4812E551" w14:textId="63F65E66" w:rsidR="00122B46" w:rsidRPr="00163DC5" w:rsidRDefault="00122B46" w:rsidP="002B16D9">
            <w:pPr>
              <w:pStyle w:val="TableText"/>
            </w:pPr>
            <w:r w:rsidRPr="00163DC5">
              <w:t xml:space="preserve">Parent Point </w:t>
            </w:r>
            <w:r w:rsidR="004D4E6F">
              <w:t>T</w:t>
            </w:r>
            <w:r w:rsidR="00F23DBE" w:rsidRPr="00C36CF5">
              <w:t>ype</w:t>
            </w:r>
          </w:p>
        </w:tc>
        <w:tc>
          <w:tcPr>
            <w:tcW w:w="1150" w:type="dxa"/>
          </w:tcPr>
          <w:p w14:paraId="17F433F6" w14:textId="77777777" w:rsidR="00122B46" w:rsidRPr="00163DC5" w:rsidRDefault="00122B46" w:rsidP="002B16D9">
            <w:pPr>
              <w:pStyle w:val="TableText"/>
            </w:pPr>
            <w:r w:rsidRPr="00163DC5">
              <w:t>String</w:t>
            </w:r>
          </w:p>
        </w:tc>
        <w:tc>
          <w:tcPr>
            <w:tcW w:w="1530" w:type="dxa"/>
          </w:tcPr>
          <w:p w14:paraId="0E7A2E8D" w14:textId="77777777" w:rsidR="00122B46" w:rsidRPr="00163DC5" w:rsidRDefault="00122B46" w:rsidP="002B16D9">
            <w:pPr>
              <w:pStyle w:val="TableText"/>
            </w:pPr>
            <w:r w:rsidRPr="00163DC5">
              <w:t>parentType</w:t>
            </w:r>
          </w:p>
        </w:tc>
        <w:tc>
          <w:tcPr>
            <w:tcW w:w="810" w:type="dxa"/>
          </w:tcPr>
          <w:p w14:paraId="005883F6" w14:textId="77777777" w:rsidR="00122B46" w:rsidRPr="00163DC5" w:rsidRDefault="00122B46" w:rsidP="002B16D9">
            <w:pPr>
              <w:pStyle w:val="TableText"/>
            </w:pPr>
            <w:r w:rsidRPr="00163DC5">
              <w:t>Yes</w:t>
            </w:r>
          </w:p>
        </w:tc>
        <w:tc>
          <w:tcPr>
            <w:tcW w:w="4037" w:type="dxa"/>
          </w:tcPr>
          <w:p w14:paraId="5ECB1256" w14:textId="2D3254BE" w:rsidR="00122B46" w:rsidRPr="00163DC5" w:rsidRDefault="00122B46" w:rsidP="002B16D9">
            <w:pPr>
              <w:pStyle w:val="TableText"/>
            </w:pPr>
            <w:r w:rsidRPr="00163DC5">
              <w:t xml:space="preserve">Type of parent </w:t>
            </w:r>
            <w:r w:rsidR="005C697D">
              <w:t>point</w:t>
            </w:r>
            <w:r w:rsidRPr="00163DC5">
              <w:t xml:space="preserve"> the extension refers to, “ai”, “bi”, ”ao”, “bo”, ”x”, ”c”</w:t>
            </w:r>
            <w:r w:rsidR="00C75E7A">
              <w:t>.</w:t>
            </w:r>
          </w:p>
        </w:tc>
      </w:tr>
      <w:tr w:rsidR="007914C5" w:rsidRPr="00163DC5" w14:paraId="7C056B3A" w14:textId="77777777" w:rsidTr="00D4603E">
        <w:trPr>
          <w:cantSplit/>
          <w:jc w:val="center"/>
        </w:trPr>
        <w:tc>
          <w:tcPr>
            <w:tcW w:w="1545" w:type="dxa"/>
          </w:tcPr>
          <w:p w14:paraId="10F8A53D" w14:textId="77777777" w:rsidR="00122B46" w:rsidRPr="00163DC5" w:rsidRDefault="00122B46" w:rsidP="002B16D9">
            <w:pPr>
              <w:pStyle w:val="TableText"/>
            </w:pPr>
            <w:r w:rsidRPr="00163DC5">
              <w:t>Extension Point Index</w:t>
            </w:r>
          </w:p>
        </w:tc>
        <w:tc>
          <w:tcPr>
            <w:tcW w:w="1150" w:type="dxa"/>
          </w:tcPr>
          <w:p w14:paraId="2DE7BFCC" w14:textId="49D50CFD" w:rsidR="00122B46" w:rsidRPr="00163DC5" w:rsidRDefault="007949E9" w:rsidP="002B16D9">
            <w:pPr>
              <w:pStyle w:val="TableText"/>
            </w:pPr>
            <w:ins w:id="1081" w:author="Gavin Rawson" w:date="2024-07-15T08:26:00Z" w16du:dateUtc="2024-07-15T07:26:00Z">
              <w:r>
                <w:t>Integer</w:t>
              </w:r>
            </w:ins>
            <w:del w:id="1082" w:author="Gavin Rawson" w:date="2024-07-15T08:26:00Z" w16du:dateUtc="2024-07-15T07:26:00Z">
              <w:r w:rsidR="00122B46" w:rsidRPr="00163DC5" w:rsidDel="007949E9">
                <w:delText>Number</w:delText>
              </w:r>
            </w:del>
          </w:p>
        </w:tc>
        <w:tc>
          <w:tcPr>
            <w:tcW w:w="1530" w:type="dxa"/>
          </w:tcPr>
          <w:p w14:paraId="2EB5B626" w14:textId="77777777" w:rsidR="00122B46" w:rsidRPr="00163DC5" w:rsidRDefault="00122B46" w:rsidP="002B16D9">
            <w:pPr>
              <w:pStyle w:val="TableText"/>
            </w:pPr>
            <w:r w:rsidRPr="00163DC5">
              <w:t>num</w:t>
            </w:r>
          </w:p>
        </w:tc>
        <w:tc>
          <w:tcPr>
            <w:tcW w:w="810" w:type="dxa"/>
          </w:tcPr>
          <w:p w14:paraId="0C199CC2" w14:textId="77777777" w:rsidR="00122B46" w:rsidRPr="00163DC5" w:rsidRDefault="00122B46" w:rsidP="002B16D9">
            <w:pPr>
              <w:pStyle w:val="TableText"/>
            </w:pPr>
            <w:r w:rsidRPr="00163DC5">
              <w:t>Yes</w:t>
            </w:r>
          </w:p>
        </w:tc>
        <w:tc>
          <w:tcPr>
            <w:tcW w:w="4037" w:type="dxa"/>
          </w:tcPr>
          <w:p w14:paraId="4D9F86DB" w14:textId="76060FDB" w:rsidR="00122B46" w:rsidRPr="00163DC5" w:rsidRDefault="00122B46" w:rsidP="002B16D9">
            <w:pPr>
              <w:pStyle w:val="TableText"/>
            </w:pPr>
            <w:r w:rsidRPr="00163DC5">
              <w:t xml:space="preserve">Extension </w:t>
            </w:r>
            <w:r w:rsidR="005C697D">
              <w:t>point</w:t>
            </w:r>
            <w:r w:rsidRPr="00163DC5">
              <w:t xml:space="preserve"> number (allowable numbers defined in the min/max/totalObjects).</w:t>
            </w:r>
          </w:p>
        </w:tc>
      </w:tr>
      <w:tr w:rsidR="007914C5" w:rsidRPr="00163DC5" w14:paraId="4B9657E9" w14:textId="77777777" w:rsidTr="00D4603E">
        <w:trPr>
          <w:cantSplit/>
          <w:jc w:val="center"/>
        </w:trPr>
        <w:tc>
          <w:tcPr>
            <w:tcW w:w="1545" w:type="dxa"/>
          </w:tcPr>
          <w:p w14:paraId="76EF90F2" w14:textId="77777777" w:rsidR="00122B46" w:rsidRPr="00163DC5" w:rsidRDefault="00122B46" w:rsidP="002B16D9">
            <w:pPr>
              <w:pStyle w:val="TableText"/>
            </w:pPr>
            <w:r w:rsidRPr="00163DC5">
              <w:t>Name</w:t>
            </w:r>
          </w:p>
        </w:tc>
        <w:tc>
          <w:tcPr>
            <w:tcW w:w="1150" w:type="dxa"/>
          </w:tcPr>
          <w:p w14:paraId="5F987DF0" w14:textId="77777777" w:rsidR="00122B46" w:rsidRPr="00163DC5" w:rsidRDefault="00122B46" w:rsidP="002B16D9">
            <w:pPr>
              <w:pStyle w:val="TableText"/>
            </w:pPr>
            <w:r w:rsidRPr="00163DC5">
              <w:t>String</w:t>
            </w:r>
          </w:p>
        </w:tc>
        <w:tc>
          <w:tcPr>
            <w:tcW w:w="1530" w:type="dxa"/>
          </w:tcPr>
          <w:p w14:paraId="78243AEC" w14:textId="77777777" w:rsidR="00122B46" w:rsidRPr="00163DC5" w:rsidRDefault="00122B46" w:rsidP="002B16D9">
            <w:pPr>
              <w:pStyle w:val="TableText"/>
            </w:pPr>
            <w:r w:rsidRPr="00163DC5">
              <w:t>name</w:t>
            </w:r>
          </w:p>
        </w:tc>
        <w:tc>
          <w:tcPr>
            <w:tcW w:w="810" w:type="dxa"/>
          </w:tcPr>
          <w:p w14:paraId="20F56EAA" w14:textId="77777777" w:rsidR="00122B46" w:rsidRPr="00163DC5" w:rsidRDefault="00122B46" w:rsidP="002B16D9">
            <w:pPr>
              <w:pStyle w:val="TableText"/>
            </w:pPr>
            <w:r w:rsidRPr="00163DC5">
              <w:t>No</w:t>
            </w:r>
          </w:p>
        </w:tc>
        <w:tc>
          <w:tcPr>
            <w:tcW w:w="4037" w:type="dxa"/>
          </w:tcPr>
          <w:p w14:paraId="02A33E36" w14:textId="619B4C8D" w:rsidR="00122B46" w:rsidRPr="00163DC5" w:rsidRDefault="00122B46" w:rsidP="002B16D9">
            <w:pPr>
              <w:pStyle w:val="TableText"/>
            </w:pPr>
            <w:r w:rsidRPr="00163DC5">
              <w:t xml:space="preserve">A human readable name for the </w:t>
            </w:r>
            <w:r w:rsidR="005C697D">
              <w:t>point</w:t>
            </w:r>
            <w:r w:rsidR="00C75E7A">
              <w:t>.</w:t>
            </w:r>
          </w:p>
        </w:tc>
      </w:tr>
      <w:tr w:rsidR="007914C5" w:rsidRPr="00163DC5" w14:paraId="241F07EE" w14:textId="77777777" w:rsidTr="00D4603E">
        <w:trPr>
          <w:cantSplit/>
          <w:jc w:val="center"/>
        </w:trPr>
        <w:tc>
          <w:tcPr>
            <w:tcW w:w="1545" w:type="dxa"/>
          </w:tcPr>
          <w:p w14:paraId="61B76B9F" w14:textId="77777777" w:rsidR="00122B46" w:rsidRPr="00163DC5" w:rsidRDefault="00122B46" w:rsidP="002B16D9">
            <w:pPr>
              <w:pStyle w:val="TableText"/>
            </w:pPr>
            <w:r w:rsidRPr="00163DC5">
              <w:t>Class Name</w:t>
            </w:r>
          </w:p>
        </w:tc>
        <w:tc>
          <w:tcPr>
            <w:tcW w:w="1150" w:type="dxa"/>
          </w:tcPr>
          <w:p w14:paraId="54A8ABC5" w14:textId="77777777" w:rsidR="00122B46" w:rsidRPr="00163DC5" w:rsidRDefault="00122B46" w:rsidP="002B16D9">
            <w:pPr>
              <w:pStyle w:val="TableText"/>
            </w:pPr>
            <w:r w:rsidRPr="00163DC5">
              <w:t>String</w:t>
            </w:r>
          </w:p>
        </w:tc>
        <w:tc>
          <w:tcPr>
            <w:tcW w:w="1530" w:type="dxa"/>
          </w:tcPr>
          <w:p w14:paraId="65D28BD1" w14:textId="77777777" w:rsidR="00122B46" w:rsidRPr="00163DC5" w:rsidRDefault="00122B46" w:rsidP="002B16D9">
            <w:pPr>
              <w:pStyle w:val="TableText"/>
            </w:pPr>
            <w:r w:rsidRPr="00163DC5">
              <w:t>className</w:t>
            </w:r>
          </w:p>
        </w:tc>
        <w:tc>
          <w:tcPr>
            <w:tcW w:w="810" w:type="dxa"/>
          </w:tcPr>
          <w:p w14:paraId="594AB64D" w14:textId="77777777" w:rsidR="00122B46" w:rsidRPr="00163DC5" w:rsidRDefault="00122B46" w:rsidP="002B16D9">
            <w:pPr>
              <w:pStyle w:val="TableText"/>
            </w:pPr>
            <w:r w:rsidRPr="00163DC5">
              <w:t>No</w:t>
            </w:r>
          </w:p>
        </w:tc>
        <w:tc>
          <w:tcPr>
            <w:tcW w:w="4037" w:type="dxa"/>
          </w:tcPr>
          <w:p w14:paraId="22409EF6" w14:textId="77777777" w:rsidR="00122B46" w:rsidRPr="00163DC5" w:rsidRDefault="00122B46" w:rsidP="002B16D9">
            <w:pPr>
              <w:pStyle w:val="TableText"/>
            </w:pPr>
            <w:r w:rsidRPr="00163DC5">
              <w:t>The class is optional and is a string which can be used by the SA to denote equipment or asset ontology.</w:t>
            </w:r>
          </w:p>
        </w:tc>
      </w:tr>
      <w:tr w:rsidR="007914C5" w:rsidRPr="00163DC5" w14:paraId="7FDA7E59" w14:textId="77777777" w:rsidTr="00D4603E">
        <w:trPr>
          <w:cantSplit/>
          <w:jc w:val="center"/>
        </w:trPr>
        <w:tc>
          <w:tcPr>
            <w:tcW w:w="1545" w:type="dxa"/>
          </w:tcPr>
          <w:p w14:paraId="557FF0A7" w14:textId="1DD4B124" w:rsidR="00122B46" w:rsidRPr="00163DC5" w:rsidRDefault="00122B46" w:rsidP="002B16D9">
            <w:pPr>
              <w:pStyle w:val="TableText"/>
            </w:pPr>
            <w:r w:rsidRPr="00163DC5">
              <w:t xml:space="preserve">Extension Point </w:t>
            </w:r>
            <w:r w:rsidR="0016119D">
              <w:t>T</w:t>
            </w:r>
            <w:r w:rsidR="0016119D" w:rsidRPr="00C36CF5">
              <w:t>ype</w:t>
            </w:r>
          </w:p>
        </w:tc>
        <w:tc>
          <w:tcPr>
            <w:tcW w:w="1150" w:type="dxa"/>
          </w:tcPr>
          <w:p w14:paraId="2840238A" w14:textId="77777777" w:rsidR="00122B46" w:rsidRPr="00163DC5" w:rsidRDefault="00122B46" w:rsidP="002B16D9">
            <w:pPr>
              <w:pStyle w:val="TableText"/>
            </w:pPr>
            <w:r w:rsidRPr="00163DC5">
              <w:t>String</w:t>
            </w:r>
          </w:p>
        </w:tc>
        <w:tc>
          <w:tcPr>
            <w:tcW w:w="1530" w:type="dxa"/>
          </w:tcPr>
          <w:p w14:paraId="3FA03C0D" w14:textId="77777777" w:rsidR="00122B46" w:rsidRPr="00163DC5" w:rsidRDefault="00122B46" w:rsidP="002B16D9">
            <w:pPr>
              <w:pStyle w:val="TableText"/>
            </w:pPr>
            <w:r w:rsidRPr="00163DC5">
              <w:t>type</w:t>
            </w:r>
          </w:p>
        </w:tc>
        <w:tc>
          <w:tcPr>
            <w:tcW w:w="810" w:type="dxa"/>
          </w:tcPr>
          <w:p w14:paraId="012C8D2D" w14:textId="77777777" w:rsidR="00122B46" w:rsidRPr="00163DC5" w:rsidRDefault="00122B46" w:rsidP="002B16D9">
            <w:pPr>
              <w:pStyle w:val="TableText"/>
            </w:pPr>
            <w:r w:rsidRPr="00163DC5">
              <w:t>Yes</w:t>
            </w:r>
          </w:p>
        </w:tc>
        <w:tc>
          <w:tcPr>
            <w:tcW w:w="4037" w:type="dxa"/>
          </w:tcPr>
          <w:p w14:paraId="2530B1A5" w14:textId="77777777" w:rsidR="00122B46" w:rsidRPr="00163DC5" w:rsidRDefault="00122B46" w:rsidP="002B16D9">
            <w:pPr>
              <w:pStyle w:val="TableText"/>
            </w:pPr>
            <w:r w:rsidRPr="00163DC5">
              <w:t>One of:</w:t>
            </w:r>
          </w:p>
          <w:p w14:paraId="581BC68E" w14:textId="77777777" w:rsidR="00122B46" w:rsidRPr="00163DC5" w:rsidRDefault="00122B46" w:rsidP="002B16D9">
            <w:pPr>
              <w:pStyle w:val="TableText"/>
            </w:pPr>
            <w:r w:rsidRPr="00163DC5">
              <w:t xml:space="preserve">              "RoC" (Rate of Change),</w:t>
            </w:r>
          </w:p>
          <w:p w14:paraId="3C9D2318" w14:textId="77777777" w:rsidR="00122B46" w:rsidRPr="00163DC5" w:rsidRDefault="00122B46" w:rsidP="002B16D9">
            <w:pPr>
              <w:pStyle w:val="TableText"/>
            </w:pPr>
            <w:r w:rsidRPr="00163DC5">
              <w:t xml:space="preserve">              "Min",</w:t>
            </w:r>
          </w:p>
          <w:p w14:paraId="73582848" w14:textId="77777777" w:rsidR="00122B46" w:rsidRPr="00163DC5" w:rsidRDefault="00122B46" w:rsidP="002B16D9">
            <w:pPr>
              <w:pStyle w:val="TableText"/>
            </w:pPr>
            <w:r w:rsidRPr="00163DC5">
              <w:t xml:space="preserve">              "Max",</w:t>
            </w:r>
          </w:p>
          <w:p w14:paraId="180E46D3" w14:textId="77777777" w:rsidR="00122B46" w:rsidRPr="00163DC5" w:rsidRDefault="00122B46" w:rsidP="002B16D9">
            <w:pPr>
              <w:pStyle w:val="TableText"/>
            </w:pPr>
            <w:r w:rsidRPr="00163DC5">
              <w:t xml:space="preserve">              "Mean",</w:t>
            </w:r>
          </w:p>
          <w:p w14:paraId="76BFB915" w14:textId="77777777" w:rsidR="00122B46" w:rsidRPr="00163DC5" w:rsidRDefault="00122B46" w:rsidP="002B16D9">
            <w:pPr>
              <w:pStyle w:val="TableText"/>
            </w:pPr>
            <w:r w:rsidRPr="00163DC5">
              <w:t xml:space="preserve">              "StdDev",</w:t>
            </w:r>
          </w:p>
          <w:p w14:paraId="342C4FD1" w14:textId="77777777" w:rsidR="00122B46" w:rsidRPr="00163DC5" w:rsidRDefault="00122B46" w:rsidP="002B16D9">
            <w:pPr>
              <w:pStyle w:val="TableText"/>
            </w:pPr>
            <w:r w:rsidRPr="00163DC5">
              <w:t xml:space="preserve">              "Integral",</w:t>
            </w:r>
          </w:p>
          <w:p w14:paraId="22FEE210" w14:textId="77777777" w:rsidR="00122B46" w:rsidRPr="00163DC5" w:rsidRDefault="00122B46" w:rsidP="002B16D9">
            <w:pPr>
              <w:pStyle w:val="TableText"/>
            </w:pPr>
            <w:r w:rsidRPr="00163DC5">
              <w:t xml:space="preserve">              "Run Time",</w:t>
            </w:r>
          </w:p>
          <w:p w14:paraId="27335130" w14:textId="77777777" w:rsidR="00122B46" w:rsidRPr="00163DC5" w:rsidRDefault="00122B46" w:rsidP="002B16D9">
            <w:pPr>
              <w:pStyle w:val="TableText"/>
            </w:pPr>
            <w:r w:rsidRPr="00163DC5">
              <w:t xml:space="preserve">              "Count"</w:t>
            </w:r>
          </w:p>
          <w:p w14:paraId="76BE5BF3" w14:textId="08A791C8" w:rsidR="00122B46" w:rsidRPr="00163DC5" w:rsidRDefault="00122B46" w:rsidP="002B16D9">
            <w:pPr>
              <w:pStyle w:val="TableText"/>
            </w:pPr>
            <w:r w:rsidRPr="00163DC5">
              <w:t>Run times count in 1 second units, scaled by the scaleFactorType of the extension. Counters count 1 per value change to 'state' value, also scaled.</w:t>
            </w:r>
          </w:p>
        </w:tc>
      </w:tr>
      <w:tr w:rsidR="007914C5" w:rsidRPr="00163DC5" w14:paraId="15F5C6F2" w14:textId="77777777" w:rsidTr="00D4603E">
        <w:trPr>
          <w:cantSplit/>
          <w:trHeight w:val="288"/>
          <w:jc w:val="center"/>
        </w:trPr>
        <w:tc>
          <w:tcPr>
            <w:tcW w:w="1545" w:type="dxa"/>
            <w:noWrap/>
            <w:hideMark/>
          </w:tcPr>
          <w:p w14:paraId="7C2E0CF2" w14:textId="77777777" w:rsidR="00122B46" w:rsidRPr="00163DC5" w:rsidRDefault="00122B46" w:rsidP="002B16D9">
            <w:pPr>
              <w:pStyle w:val="TableText"/>
              <w:rPr>
                <w:lang w:bidi="he-IL"/>
              </w:rPr>
            </w:pPr>
            <w:r w:rsidRPr="00163DC5">
              <w:rPr>
                <w:lang w:bidi="he-IL"/>
              </w:rPr>
              <w:t>Reset Period</w:t>
            </w:r>
          </w:p>
        </w:tc>
        <w:tc>
          <w:tcPr>
            <w:tcW w:w="1150" w:type="dxa"/>
            <w:noWrap/>
            <w:hideMark/>
          </w:tcPr>
          <w:p w14:paraId="0DB3A06B" w14:textId="77777777" w:rsidR="00122B46" w:rsidRPr="00163DC5" w:rsidRDefault="00122B46" w:rsidP="002B16D9">
            <w:pPr>
              <w:pStyle w:val="TableText"/>
              <w:rPr>
                <w:lang w:bidi="he-IL"/>
              </w:rPr>
            </w:pPr>
            <w:r w:rsidRPr="00163DC5">
              <w:rPr>
                <w:lang w:bidi="he-IL"/>
              </w:rPr>
              <w:t>integer</w:t>
            </w:r>
          </w:p>
        </w:tc>
        <w:tc>
          <w:tcPr>
            <w:tcW w:w="1530" w:type="dxa"/>
            <w:noWrap/>
            <w:hideMark/>
          </w:tcPr>
          <w:p w14:paraId="3F1DF021" w14:textId="77777777" w:rsidR="00122B46" w:rsidRPr="00163DC5" w:rsidRDefault="00122B46" w:rsidP="002B16D9">
            <w:pPr>
              <w:pStyle w:val="TableText"/>
              <w:rPr>
                <w:lang w:bidi="he-IL"/>
              </w:rPr>
            </w:pPr>
            <w:r w:rsidRPr="00163DC5">
              <w:rPr>
                <w:lang w:bidi="he-IL"/>
              </w:rPr>
              <w:t>resetPeriod</w:t>
            </w:r>
          </w:p>
        </w:tc>
        <w:tc>
          <w:tcPr>
            <w:tcW w:w="810" w:type="dxa"/>
            <w:noWrap/>
            <w:hideMark/>
          </w:tcPr>
          <w:p w14:paraId="7A91F1DC" w14:textId="77777777" w:rsidR="00122B46" w:rsidRPr="00163DC5" w:rsidRDefault="00122B46" w:rsidP="002B16D9">
            <w:pPr>
              <w:pStyle w:val="TableText"/>
              <w:rPr>
                <w:lang w:bidi="he-IL"/>
              </w:rPr>
            </w:pPr>
            <w:r w:rsidRPr="00163DC5">
              <w:rPr>
                <w:lang w:bidi="he-IL"/>
              </w:rPr>
              <w:t>No</w:t>
            </w:r>
          </w:p>
        </w:tc>
        <w:tc>
          <w:tcPr>
            <w:tcW w:w="4037" w:type="dxa"/>
            <w:noWrap/>
            <w:hideMark/>
          </w:tcPr>
          <w:p w14:paraId="4BF876E3" w14:textId="2342FC2E" w:rsidR="00122B46" w:rsidRPr="00163DC5" w:rsidRDefault="00122B46" w:rsidP="002B16D9">
            <w:pPr>
              <w:pStyle w:val="TableText"/>
              <w:rPr>
                <w:lang w:bidi="he-IL"/>
              </w:rPr>
            </w:pPr>
            <w:r w:rsidRPr="00163DC5">
              <w:rPr>
                <w:lang w:bidi="he-IL"/>
              </w:rPr>
              <w:t xml:space="preserve">Interval between resets of this extension's value calculation, in milliseconds). If zero or </w:t>
            </w:r>
            <w:r w:rsidR="00D4603E" w:rsidRPr="00163DC5">
              <w:rPr>
                <w:lang w:bidi="he-IL"/>
              </w:rPr>
              <w:t>absent,</w:t>
            </w:r>
            <w:r w:rsidRPr="00163DC5">
              <w:rPr>
                <w:lang w:bidi="he-IL"/>
              </w:rPr>
              <w:t xml:space="preserve"> then </w:t>
            </w:r>
            <w:r w:rsidR="00AC202F" w:rsidRPr="00C36CF5">
              <w:rPr>
                <w:lang w:bidi="he-IL"/>
              </w:rPr>
              <w:t>is</w:t>
            </w:r>
            <w:r w:rsidRPr="00163DC5">
              <w:rPr>
                <w:lang w:bidi="he-IL"/>
              </w:rPr>
              <w:t xml:space="preserve"> not reset.</w:t>
            </w:r>
          </w:p>
        </w:tc>
      </w:tr>
      <w:tr w:rsidR="007914C5" w:rsidRPr="00163DC5" w14:paraId="3BDD41AB" w14:textId="77777777" w:rsidTr="00D4603E">
        <w:trPr>
          <w:cantSplit/>
          <w:trHeight w:val="288"/>
          <w:jc w:val="center"/>
        </w:trPr>
        <w:tc>
          <w:tcPr>
            <w:tcW w:w="1545" w:type="dxa"/>
            <w:noWrap/>
            <w:hideMark/>
          </w:tcPr>
          <w:p w14:paraId="10DDFBA6" w14:textId="77777777" w:rsidR="00122B46" w:rsidRPr="00163DC5" w:rsidRDefault="00122B46" w:rsidP="002B16D9">
            <w:pPr>
              <w:pStyle w:val="TableText"/>
              <w:rPr>
                <w:lang w:bidi="he-IL"/>
              </w:rPr>
            </w:pPr>
            <w:r w:rsidRPr="00163DC5">
              <w:rPr>
                <w:lang w:bidi="he-IL"/>
              </w:rPr>
              <w:t>Reset Offset</w:t>
            </w:r>
          </w:p>
        </w:tc>
        <w:tc>
          <w:tcPr>
            <w:tcW w:w="1150" w:type="dxa"/>
            <w:noWrap/>
            <w:hideMark/>
          </w:tcPr>
          <w:p w14:paraId="2F0BB897" w14:textId="77777777" w:rsidR="00122B46" w:rsidRPr="00163DC5" w:rsidRDefault="00122B46" w:rsidP="002B16D9">
            <w:pPr>
              <w:pStyle w:val="TableText"/>
              <w:rPr>
                <w:lang w:bidi="he-IL"/>
              </w:rPr>
            </w:pPr>
            <w:r w:rsidRPr="00163DC5">
              <w:rPr>
                <w:lang w:bidi="he-IL"/>
              </w:rPr>
              <w:t>integer</w:t>
            </w:r>
          </w:p>
        </w:tc>
        <w:tc>
          <w:tcPr>
            <w:tcW w:w="1530" w:type="dxa"/>
            <w:noWrap/>
            <w:hideMark/>
          </w:tcPr>
          <w:p w14:paraId="6FB555EA" w14:textId="77777777" w:rsidR="00122B46" w:rsidRPr="00163DC5" w:rsidRDefault="00122B46" w:rsidP="002B16D9">
            <w:pPr>
              <w:pStyle w:val="TableText"/>
              <w:rPr>
                <w:lang w:bidi="he-IL"/>
              </w:rPr>
            </w:pPr>
            <w:r w:rsidRPr="00163DC5">
              <w:rPr>
                <w:lang w:bidi="he-IL"/>
              </w:rPr>
              <w:t>resetOffset</w:t>
            </w:r>
          </w:p>
        </w:tc>
        <w:tc>
          <w:tcPr>
            <w:tcW w:w="810" w:type="dxa"/>
            <w:noWrap/>
            <w:hideMark/>
          </w:tcPr>
          <w:p w14:paraId="1AADE2C7" w14:textId="77777777" w:rsidR="00122B46" w:rsidRPr="00163DC5" w:rsidRDefault="00122B46" w:rsidP="002B16D9">
            <w:pPr>
              <w:pStyle w:val="TableText"/>
              <w:rPr>
                <w:lang w:bidi="he-IL"/>
              </w:rPr>
            </w:pPr>
            <w:r w:rsidRPr="00163DC5">
              <w:rPr>
                <w:lang w:bidi="he-IL"/>
              </w:rPr>
              <w:t>No</w:t>
            </w:r>
          </w:p>
        </w:tc>
        <w:tc>
          <w:tcPr>
            <w:tcW w:w="4037" w:type="dxa"/>
            <w:noWrap/>
            <w:hideMark/>
          </w:tcPr>
          <w:p w14:paraId="1BE1AE02" w14:textId="77777777" w:rsidR="00122B46" w:rsidRPr="00163DC5" w:rsidRDefault="00122B46" w:rsidP="002B16D9">
            <w:pPr>
              <w:pStyle w:val="TableText"/>
              <w:rPr>
                <w:lang w:bidi="he-IL"/>
              </w:rPr>
            </w:pPr>
            <w:r w:rsidRPr="00163DC5">
              <w:rPr>
                <w:lang w:bidi="he-IL"/>
              </w:rPr>
              <w:t>Offset from start of week (Monday) in milliseconds.</w:t>
            </w:r>
          </w:p>
        </w:tc>
      </w:tr>
      <w:tr w:rsidR="007914C5" w:rsidRPr="00163DC5" w14:paraId="68E26AF4" w14:textId="77777777" w:rsidTr="00D4603E">
        <w:trPr>
          <w:cantSplit/>
          <w:trHeight w:val="288"/>
          <w:jc w:val="center"/>
        </w:trPr>
        <w:tc>
          <w:tcPr>
            <w:tcW w:w="1545" w:type="dxa"/>
            <w:noWrap/>
            <w:hideMark/>
          </w:tcPr>
          <w:p w14:paraId="322D06C7" w14:textId="77777777" w:rsidR="00122B46" w:rsidRPr="00163DC5" w:rsidRDefault="00122B46" w:rsidP="002B16D9">
            <w:pPr>
              <w:pStyle w:val="TableText"/>
              <w:rPr>
                <w:lang w:bidi="he-IL"/>
              </w:rPr>
            </w:pPr>
            <w:r w:rsidRPr="00163DC5">
              <w:rPr>
                <w:lang w:bidi="he-IL"/>
              </w:rPr>
              <w:t>Report Period</w:t>
            </w:r>
          </w:p>
        </w:tc>
        <w:tc>
          <w:tcPr>
            <w:tcW w:w="1150" w:type="dxa"/>
            <w:noWrap/>
            <w:hideMark/>
          </w:tcPr>
          <w:p w14:paraId="0469C8FA" w14:textId="77777777" w:rsidR="00122B46" w:rsidRPr="00163DC5" w:rsidRDefault="00122B46" w:rsidP="002B16D9">
            <w:pPr>
              <w:pStyle w:val="TableText"/>
              <w:rPr>
                <w:lang w:bidi="he-IL"/>
              </w:rPr>
            </w:pPr>
            <w:r w:rsidRPr="00163DC5">
              <w:rPr>
                <w:lang w:bidi="he-IL"/>
              </w:rPr>
              <w:t>integer</w:t>
            </w:r>
          </w:p>
        </w:tc>
        <w:tc>
          <w:tcPr>
            <w:tcW w:w="1530" w:type="dxa"/>
            <w:noWrap/>
            <w:hideMark/>
          </w:tcPr>
          <w:p w14:paraId="694FD9A3" w14:textId="77777777" w:rsidR="00122B46" w:rsidRPr="00163DC5" w:rsidRDefault="00122B46" w:rsidP="002B16D9">
            <w:pPr>
              <w:pStyle w:val="TableText"/>
              <w:rPr>
                <w:lang w:bidi="he-IL"/>
              </w:rPr>
            </w:pPr>
            <w:r w:rsidRPr="00163DC5">
              <w:rPr>
                <w:lang w:bidi="he-IL"/>
              </w:rPr>
              <w:t>reportPeriod</w:t>
            </w:r>
          </w:p>
        </w:tc>
        <w:tc>
          <w:tcPr>
            <w:tcW w:w="810" w:type="dxa"/>
            <w:noWrap/>
            <w:hideMark/>
          </w:tcPr>
          <w:p w14:paraId="375D329C" w14:textId="77777777" w:rsidR="00122B46" w:rsidRPr="00163DC5" w:rsidRDefault="00122B46" w:rsidP="002B16D9">
            <w:pPr>
              <w:pStyle w:val="TableText"/>
              <w:rPr>
                <w:lang w:bidi="he-IL"/>
              </w:rPr>
            </w:pPr>
            <w:r w:rsidRPr="00163DC5">
              <w:rPr>
                <w:lang w:bidi="he-IL"/>
              </w:rPr>
              <w:t>No</w:t>
            </w:r>
          </w:p>
        </w:tc>
        <w:tc>
          <w:tcPr>
            <w:tcW w:w="4037" w:type="dxa"/>
            <w:noWrap/>
            <w:hideMark/>
          </w:tcPr>
          <w:p w14:paraId="0D6B4FD6" w14:textId="77777777" w:rsidR="00122B46" w:rsidRPr="00163DC5" w:rsidRDefault="00122B46" w:rsidP="002B16D9">
            <w:pPr>
              <w:pStyle w:val="TableText"/>
              <w:rPr>
                <w:lang w:bidi="he-IL"/>
              </w:rPr>
            </w:pPr>
            <w:r w:rsidRPr="00163DC5">
              <w:rPr>
                <w:lang w:bidi="he-IL"/>
              </w:rPr>
              <w:t>Interval between reports of this extension's value. In milliseconds, starting at reset with last accumulated value.</w:t>
            </w:r>
          </w:p>
        </w:tc>
      </w:tr>
      <w:tr w:rsidR="007914C5" w:rsidRPr="00163DC5" w14:paraId="55A3D444" w14:textId="77777777" w:rsidTr="00D4603E">
        <w:trPr>
          <w:cantSplit/>
          <w:trHeight w:val="288"/>
          <w:jc w:val="center"/>
        </w:trPr>
        <w:tc>
          <w:tcPr>
            <w:tcW w:w="1545" w:type="dxa"/>
            <w:noWrap/>
            <w:hideMark/>
          </w:tcPr>
          <w:p w14:paraId="512E04E8" w14:textId="77777777" w:rsidR="00122B46" w:rsidRPr="00163DC5" w:rsidRDefault="00122B46" w:rsidP="002B16D9">
            <w:pPr>
              <w:pStyle w:val="TableText"/>
              <w:rPr>
                <w:lang w:bidi="he-IL"/>
              </w:rPr>
            </w:pPr>
            <w:r w:rsidRPr="00163DC5">
              <w:rPr>
                <w:lang w:bidi="he-IL"/>
              </w:rPr>
              <w:t>Scale Value</w:t>
            </w:r>
          </w:p>
        </w:tc>
        <w:tc>
          <w:tcPr>
            <w:tcW w:w="1150" w:type="dxa"/>
            <w:noWrap/>
            <w:hideMark/>
          </w:tcPr>
          <w:p w14:paraId="6D7F1231" w14:textId="77777777" w:rsidR="00122B46" w:rsidRPr="00163DC5" w:rsidRDefault="00122B46" w:rsidP="002B16D9">
            <w:pPr>
              <w:pStyle w:val="TableText"/>
              <w:rPr>
                <w:lang w:bidi="he-IL"/>
              </w:rPr>
            </w:pPr>
            <w:r w:rsidRPr="00163DC5">
              <w:rPr>
                <w:lang w:bidi="he-IL"/>
              </w:rPr>
              <w:t>number</w:t>
            </w:r>
          </w:p>
        </w:tc>
        <w:tc>
          <w:tcPr>
            <w:tcW w:w="1530" w:type="dxa"/>
            <w:noWrap/>
            <w:hideMark/>
          </w:tcPr>
          <w:p w14:paraId="3EE9E0CE" w14:textId="77777777" w:rsidR="00122B46" w:rsidRPr="00163DC5" w:rsidRDefault="00122B46" w:rsidP="002B16D9">
            <w:pPr>
              <w:pStyle w:val="TableText"/>
              <w:rPr>
                <w:lang w:bidi="he-IL"/>
              </w:rPr>
            </w:pPr>
            <w:r w:rsidRPr="00163DC5">
              <w:rPr>
                <w:lang w:bidi="he-IL"/>
              </w:rPr>
              <w:t>scale</w:t>
            </w:r>
          </w:p>
        </w:tc>
        <w:tc>
          <w:tcPr>
            <w:tcW w:w="810" w:type="dxa"/>
            <w:noWrap/>
            <w:hideMark/>
          </w:tcPr>
          <w:p w14:paraId="2D62142E" w14:textId="77777777" w:rsidR="00122B46" w:rsidRPr="00163DC5" w:rsidRDefault="00122B46" w:rsidP="002B16D9">
            <w:pPr>
              <w:pStyle w:val="TableText"/>
              <w:rPr>
                <w:lang w:bidi="he-IL"/>
              </w:rPr>
            </w:pPr>
            <w:r w:rsidRPr="00163DC5">
              <w:rPr>
                <w:lang w:bidi="he-IL"/>
              </w:rPr>
              <w:t>No</w:t>
            </w:r>
          </w:p>
        </w:tc>
        <w:tc>
          <w:tcPr>
            <w:tcW w:w="4037" w:type="dxa"/>
            <w:noWrap/>
            <w:hideMark/>
          </w:tcPr>
          <w:p w14:paraId="26ACFE48" w14:textId="77777777" w:rsidR="00122B46" w:rsidRPr="00163DC5" w:rsidRDefault="00122B46" w:rsidP="002B16D9">
            <w:pPr>
              <w:pStyle w:val="TableText"/>
              <w:rPr>
                <w:lang w:bidi="he-IL"/>
              </w:rPr>
            </w:pPr>
            <w:r w:rsidRPr="00163DC5">
              <w:rPr>
                <w:lang w:bidi="he-IL"/>
              </w:rPr>
              <w:t>Multiplies raw value to get value of extension.</w:t>
            </w:r>
          </w:p>
        </w:tc>
      </w:tr>
      <w:tr w:rsidR="007914C5" w:rsidRPr="00163DC5" w14:paraId="0EED655C" w14:textId="77777777" w:rsidTr="00D4603E">
        <w:trPr>
          <w:cantSplit/>
          <w:trHeight w:val="288"/>
          <w:jc w:val="center"/>
        </w:trPr>
        <w:tc>
          <w:tcPr>
            <w:tcW w:w="1545" w:type="dxa"/>
            <w:noWrap/>
            <w:hideMark/>
          </w:tcPr>
          <w:p w14:paraId="091312D1" w14:textId="77777777" w:rsidR="00122B46" w:rsidRPr="00163DC5" w:rsidRDefault="00122B46" w:rsidP="002B16D9">
            <w:pPr>
              <w:pStyle w:val="TableText"/>
              <w:rPr>
                <w:lang w:bidi="he-IL"/>
              </w:rPr>
            </w:pPr>
            <w:r w:rsidRPr="00163DC5">
              <w:rPr>
                <w:lang w:bidi="he-IL"/>
              </w:rPr>
              <w:t>State Mask</w:t>
            </w:r>
          </w:p>
        </w:tc>
        <w:tc>
          <w:tcPr>
            <w:tcW w:w="1150" w:type="dxa"/>
            <w:noWrap/>
            <w:hideMark/>
          </w:tcPr>
          <w:p w14:paraId="3BC594CC" w14:textId="77777777" w:rsidR="00122B46" w:rsidRPr="00163DC5" w:rsidRDefault="00122B46" w:rsidP="002B16D9">
            <w:pPr>
              <w:pStyle w:val="TableText"/>
              <w:rPr>
                <w:lang w:bidi="he-IL"/>
              </w:rPr>
            </w:pPr>
            <w:r w:rsidRPr="00163DC5">
              <w:rPr>
                <w:lang w:bidi="he-IL"/>
              </w:rPr>
              <w:t>integer</w:t>
            </w:r>
          </w:p>
        </w:tc>
        <w:tc>
          <w:tcPr>
            <w:tcW w:w="1530" w:type="dxa"/>
            <w:noWrap/>
            <w:hideMark/>
          </w:tcPr>
          <w:p w14:paraId="25EA2AC8" w14:textId="77777777" w:rsidR="00122B46" w:rsidRPr="00163DC5" w:rsidRDefault="00122B46" w:rsidP="002B16D9">
            <w:pPr>
              <w:pStyle w:val="TableText"/>
              <w:rPr>
                <w:lang w:bidi="he-IL"/>
              </w:rPr>
            </w:pPr>
            <w:r w:rsidRPr="00163DC5">
              <w:rPr>
                <w:lang w:bidi="he-IL"/>
              </w:rPr>
              <w:t>stateMask</w:t>
            </w:r>
          </w:p>
        </w:tc>
        <w:tc>
          <w:tcPr>
            <w:tcW w:w="810" w:type="dxa"/>
            <w:noWrap/>
            <w:hideMark/>
          </w:tcPr>
          <w:p w14:paraId="2377F7E0" w14:textId="77777777" w:rsidR="00122B46" w:rsidRPr="00163DC5" w:rsidRDefault="00122B46" w:rsidP="002B16D9">
            <w:pPr>
              <w:pStyle w:val="TableText"/>
              <w:rPr>
                <w:lang w:bidi="he-IL"/>
              </w:rPr>
            </w:pPr>
            <w:r w:rsidRPr="00163DC5">
              <w:rPr>
                <w:lang w:bidi="he-IL"/>
              </w:rPr>
              <w:t>No</w:t>
            </w:r>
          </w:p>
        </w:tc>
        <w:tc>
          <w:tcPr>
            <w:tcW w:w="4037" w:type="dxa"/>
            <w:noWrap/>
            <w:hideMark/>
          </w:tcPr>
          <w:p w14:paraId="4C6D0F36" w14:textId="039C657C" w:rsidR="00122B46" w:rsidRPr="00163DC5" w:rsidRDefault="00122B46" w:rsidP="002B16D9">
            <w:pPr>
              <w:pStyle w:val="TableText"/>
              <w:rPr>
                <w:lang w:bidi="he-IL"/>
              </w:rPr>
            </w:pPr>
            <w:r w:rsidRPr="00163DC5">
              <w:rPr>
                <w:lang w:bidi="he-IL"/>
              </w:rPr>
              <w:t xml:space="preserve">Increment the Run Time or Count when the source </w:t>
            </w:r>
            <w:r w:rsidR="005C697D">
              <w:rPr>
                <w:lang w:bidi="he-IL"/>
              </w:rPr>
              <w:t>point</w:t>
            </w:r>
            <w:r w:rsidRPr="00163DC5">
              <w:rPr>
                <w:lang w:bidi="he-IL"/>
              </w:rPr>
              <w:t xml:space="preserve"> value matches this bit mask. Only applies to Run Time or Counter.</w:t>
            </w:r>
          </w:p>
        </w:tc>
      </w:tr>
      <w:tr w:rsidR="007914C5" w:rsidRPr="00163DC5" w14:paraId="3462E987" w14:textId="77777777" w:rsidTr="00D4603E">
        <w:trPr>
          <w:cantSplit/>
          <w:trHeight w:val="288"/>
          <w:jc w:val="center"/>
        </w:trPr>
        <w:tc>
          <w:tcPr>
            <w:tcW w:w="1545" w:type="dxa"/>
            <w:noWrap/>
            <w:hideMark/>
          </w:tcPr>
          <w:p w14:paraId="44562CA0" w14:textId="77777777" w:rsidR="00122B46" w:rsidRPr="00163DC5" w:rsidRDefault="00122B46" w:rsidP="002B16D9">
            <w:pPr>
              <w:pStyle w:val="TableText"/>
              <w:rPr>
                <w:lang w:bidi="he-IL"/>
              </w:rPr>
            </w:pPr>
            <w:r w:rsidRPr="00163DC5">
              <w:rPr>
                <w:lang w:bidi="he-IL"/>
              </w:rPr>
              <w:lastRenderedPageBreak/>
              <w:t>Units</w:t>
            </w:r>
          </w:p>
        </w:tc>
        <w:tc>
          <w:tcPr>
            <w:tcW w:w="1150" w:type="dxa"/>
            <w:noWrap/>
            <w:hideMark/>
          </w:tcPr>
          <w:p w14:paraId="38FAC46D" w14:textId="77777777" w:rsidR="00122B46" w:rsidRPr="00163DC5" w:rsidRDefault="00122B46" w:rsidP="002B16D9">
            <w:pPr>
              <w:pStyle w:val="TableText"/>
              <w:rPr>
                <w:lang w:bidi="he-IL"/>
              </w:rPr>
            </w:pPr>
            <w:r w:rsidRPr="00163DC5">
              <w:rPr>
                <w:lang w:bidi="he-IL"/>
              </w:rPr>
              <w:t>string</w:t>
            </w:r>
          </w:p>
        </w:tc>
        <w:tc>
          <w:tcPr>
            <w:tcW w:w="1530" w:type="dxa"/>
            <w:noWrap/>
            <w:hideMark/>
          </w:tcPr>
          <w:p w14:paraId="074E5C53" w14:textId="77777777" w:rsidR="00122B46" w:rsidRPr="00163DC5" w:rsidRDefault="00122B46" w:rsidP="002B16D9">
            <w:pPr>
              <w:pStyle w:val="TableText"/>
              <w:rPr>
                <w:lang w:bidi="he-IL"/>
              </w:rPr>
            </w:pPr>
            <w:r w:rsidRPr="00163DC5">
              <w:rPr>
                <w:lang w:bidi="he-IL"/>
              </w:rPr>
              <w:t>units</w:t>
            </w:r>
          </w:p>
        </w:tc>
        <w:tc>
          <w:tcPr>
            <w:tcW w:w="810" w:type="dxa"/>
            <w:noWrap/>
            <w:hideMark/>
          </w:tcPr>
          <w:p w14:paraId="64387DA5" w14:textId="77777777" w:rsidR="00122B46" w:rsidRPr="00163DC5" w:rsidRDefault="00122B46" w:rsidP="002B16D9">
            <w:pPr>
              <w:pStyle w:val="TableText"/>
              <w:rPr>
                <w:lang w:bidi="he-IL"/>
              </w:rPr>
            </w:pPr>
            <w:r w:rsidRPr="00163DC5">
              <w:rPr>
                <w:lang w:bidi="he-IL"/>
              </w:rPr>
              <w:t>No</w:t>
            </w:r>
          </w:p>
        </w:tc>
        <w:tc>
          <w:tcPr>
            <w:tcW w:w="4037" w:type="dxa"/>
            <w:noWrap/>
            <w:hideMark/>
          </w:tcPr>
          <w:p w14:paraId="66390432" w14:textId="21EDEA64" w:rsidR="00122B46" w:rsidRPr="00163DC5" w:rsidRDefault="00122B46" w:rsidP="002B16D9">
            <w:pPr>
              <w:pStyle w:val="TableText"/>
              <w:rPr>
                <w:lang w:bidi="he-IL"/>
              </w:rPr>
            </w:pPr>
            <w:r w:rsidRPr="00163DC5">
              <w:rPr>
                <w:lang w:bidi="he-IL"/>
              </w:rPr>
              <w:t xml:space="preserve">The units are a free format ASCII string that can be used when displaying the </w:t>
            </w:r>
            <w:r w:rsidR="005C697D">
              <w:rPr>
                <w:lang w:bidi="he-IL"/>
              </w:rPr>
              <w:t>point</w:t>
            </w:r>
            <w:r w:rsidRPr="00163DC5">
              <w:rPr>
                <w:lang w:bidi="he-IL"/>
              </w:rPr>
              <w:t xml:space="preserve"> value through local access displays etc. The </w:t>
            </w:r>
            <w:r w:rsidR="00FF421A" w:rsidRPr="00163DC5">
              <w:rPr>
                <w:lang w:bidi="he-IL"/>
              </w:rPr>
              <w:t>FD</w:t>
            </w:r>
            <w:r w:rsidRPr="00163DC5">
              <w:rPr>
                <w:lang w:bidi="he-IL"/>
              </w:rPr>
              <w:t xml:space="preserve"> should not interpret any meaning from this string and may choose to ignore it completely.</w:t>
            </w:r>
          </w:p>
        </w:tc>
      </w:tr>
    </w:tbl>
    <w:p w14:paraId="2AC9B06A" w14:textId="77777777" w:rsidR="00122B46" w:rsidRDefault="00122B46" w:rsidP="00122B46">
      <w:pPr>
        <w:pStyle w:val="BodyText"/>
      </w:pPr>
    </w:p>
    <w:p w14:paraId="567DB6D3" w14:textId="5872086F" w:rsidR="00122B46" w:rsidRDefault="00122B46" w:rsidP="00122B46">
      <w:pPr>
        <w:pStyle w:val="BodyText"/>
      </w:pPr>
      <w:r w:rsidRPr="00122B46">
        <w:t>The Report and Reset values are indicated by the relevant Reason value in the reported data.</w:t>
      </w:r>
    </w:p>
    <w:p w14:paraId="18B95051" w14:textId="77777777" w:rsidR="00122B46" w:rsidRDefault="00122B46" w:rsidP="001725CA">
      <w:pPr>
        <w:pStyle w:val="Heading3"/>
      </w:pPr>
      <w:bookmarkStart w:id="1083" w:name="_Toc172098954"/>
      <w:r>
        <w:t>Minimum</w:t>
      </w:r>
      <w:bookmarkEnd w:id="1083"/>
    </w:p>
    <w:p w14:paraId="184AFCDC" w14:textId="704FD72B" w:rsidR="00122B46" w:rsidRDefault="00122B46" w:rsidP="00122B46">
      <w:pPr>
        <w:pStyle w:val="BodyText"/>
      </w:pPr>
      <w:r>
        <w:t xml:space="preserve">The minimum extended </w:t>
      </w:r>
      <w:r w:rsidR="005C697D">
        <w:t>point</w:t>
      </w:r>
      <w:r>
        <w:t xml:space="preserve"> is an analogue input which captures the minimum value of a source analogue </w:t>
      </w:r>
      <w:r w:rsidR="005C697D">
        <w:t>point</w:t>
      </w:r>
      <w:r>
        <w:t xml:space="preserve"> over a given time period.</w:t>
      </w:r>
    </w:p>
    <w:p w14:paraId="0FD337B3" w14:textId="77777777" w:rsidR="00122B46" w:rsidRDefault="00122B46" w:rsidP="00122B46">
      <w:pPr>
        <w:pStyle w:val="BodyText"/>
      </w:pPr>
      <w:r>
        <w:t>The reset period is the time in milliseconds over which the minimum is calculated.</w:t>
      </w:r>
    </w:p>
    <w:p w14:paraId="350C9536" w14:textId="77777777" w:rsidR="00122B46" w:rsidRDefault="00122B46" w:rsidP="00122B46">
      <w:pPr>
        <w:pStyle w:val="BodyText"/>
      </w:pPr>
      <w:r>
        <w:t>The offset is the number of milliseconds from the start of the week to which the reset period must be synchronised.</w:t>
      </w:r>
    </w:p>
    <w:p w14:paraId="3EC50186" w14:textId="77777777" w:rsidR="00122B46" w:rsidRDefault="00122B46" w:rsidP="00122B46">
      <w:pPr>
        <w:pStyle w:val="BodyText"/>
      </w:pPr>
      <w:r>
        <w:t>The report period is the time in milliseconds between logging values. The minimum value may therefore go lower in successive reports until reset.</w:t>
      </w:r>
    </w:p>
    <w:p w14:paraId="26D84168" w14:textId="77777777" w:rsidR="00122B46" w:rsidRDefault="00122B46" w:rsidP="001725CA">
      <w:pPr>
        <w:pStyle w:val="Heading3"/>
      </w:pPr>
      <w:bookmarkStart w:id="1084" w:name="_Toc172098955"/>
      <w:r>
        <w:t>Maximum</w:t>
      </w:r>
      <w:bookmarkEnd w:id="1084"/>
    </w:p>
    <w:p w14:paraId="5151F072" w14:textId="5BD7FEB5" w:rsidR="00122B46" w:rsidRDefault="00122B46" w:rsidP="00122B46">
      <w:pPr>
        <w:pStyle w:val="BodyText"/>
      </w:pPr>
      <w:r>
        <w:t xml:space="preserve">The maximum extended </w:t>
      </w:r>
      <w:r w:rsidR="005C697D">
        <w:t>point</w:t>
      </w:r>
      <w:r>
        <w:t xml:space="preserve"> is an analogue input which captures the maximum value of a source analogue </w:t>
      </w:r>
      <w:r w:rsidR="005C697D">
        <w:t>point</w:t>
      </w:r>
      <w:r>
        <w:t xml:space="preserve"> over a given time period.</w:t>
      </w:r>
    </w:p>
    <w:p w14:paraId="4F82320F" w14:textId="77777777" w:rsidR="00122B46" w:rsidRDefault="00122B46" w:rsidP="00122B46">
      <w:pPr>
        <w:pStyle w:val="BodyText"/>
      </w:pPr>
      <w:r>
        <w:t>The reset period is the time in milliseconds over which the maximum is calculated.</w:t>
      </w:r>
    </w:p>
    <w:p w14:paraId="50C751D3" w14:textId="77777777" w:rsidR="00122B46" w:rsidRDefault="00122B46" w:rsidP="00122B46">
      <w:pPr>
        <w:pStyle w:val="BodyText"/>
      </w:pPr>
      <w:r>
        <w:t>The offset is the number of milliseconds from the start of the week to which the reset period must be synchronised.</w:t>
      </w:r>
    </w:p>
    <w:p w14:paraId="099AE678" w14:textId="77777777" w:rsidR="00122B46" w:rsidRDefault="00122B46" w:rsidP="00122B46">
      <w:pPr>
        <w:pStyle w:val="BodyText"/>
      </w:pPr>
      <w:r>
        <w:t>The report period is the time in milliseconds between logging values. The maximum value may therefore go higher in successive reports until reset.</w:t>
      </w:r>
    </w:p>
    <w:p w14:paraId="168842C4" w14:textId="77777777" w:rsidR="00122B46" w:rsidRDefault="00122B46" w:rsidP="001725CA">
      <w:pPr>
        <w:pStyle w:val="Heading3"/>
      </w:pPr>
      <w:bookmarkStart w:id="1085" w:name="_Toc172098956"/>
      <w:r>
        <w:t>Mean</w:t>
      </w:r>
      <w:bookmarkEnd w:id="1085"/>
    </w:p>
    <w:p w14:paraId="04762363" w14:textId="7F987AE9" w:rsidR="00122B46" w:rsidRDefault="00122B46" w:rsidP="00122B46">
      <w:pPr>
        <w:pStyle w:val="BodyText"/>
      </w:pPr>
      <w:r>
        <w:t xml:space="preserve">The mean extended </w:t>
      </w:r>
      <w:r w:rsidR="005C697D">
        <w:t>point</w:t>
      </w:r>
      <w:r>
        <w:t xml:space="preserve"> is an analogue input which captures the mean value of a source analogue </w:t>
      </w:r>
      <w:r w:rsidR="005C697D">
        <w:t>point</w:t>
      </w:r>
      <w:r>
        <w:t xml:space="preserve"> over a given time period.</w:t>
      </w:r>
    </w:p>
    <w:p w14:paraId="433839B2" w14:textId="77777777" w:rsidR="00122B46" w:rsidRDefault="00122B46" w:rsidP="00122B46">
      <w:pPr>
        <w:pStyle w:val="BodyText"/>
      </w:pPr>
      <w:r>
        <w:t xml:space="preserve">The reset period is the time in milliseconds over which the mean is calculated. </w:t>
      </w:r>
    </w:p>
    <w:p w14:paraId="5F0A4C5C" w14:textId="77777777" w:rsidR="00122B46" w:rsidRDefault="00122B46" w:rsidP="00122B46">
      <w:pPr>
        <w:pStyle w:val="BodyText"/>
      </w:pPr>
      <w:r>
        <w:t>The offset is the number of milliseconds from the start of the week to which the reset period must be synchronised.</w:t>
      </w:r>
    </w:p>
    <w:p w14:paraId="29205870" w14:textId="77777777" w:rsidR="00122B46" w:rsidRDefault="00122B46" w:rsidP="00122B46">
      <w:pPr>
        <w:pStyle w:val="BodyText"/>
      </w:pPr>
      <w:r>
        <w:t>The report period is the time in milliseconds between logging values. The mean value is therefore calculated from the reset time to the report time.</w:t>
      </w:r>
    </w:p>
    <w:p w14:paraId="35852A7C" w14:textId="7BBE91A1" w:rsidR="0095302D" w:rsidRDefault="0095302D" w:rsidP="001725CA">
      <w:pPr>
        <w:pStyle w:val="Heading3"/>
      </w:pPr>
      <w:bookmarkStart w:id="1086" w:name="_Toc172098957"/>
      <w:r>
        <w:t xml:space="preserve">Standard </w:t>
      </w:r>
      <w:r w:rsidR="006B0494">
        <w:t>deviation</w:t>
      </w:r>
      <w:bookmarkEnd w:id="1086"/>
    </w:p>
    <w:p w14:paraId="50BBA126" w14:textId="17B02D57" w:rsidR="0095302D" w:rsidRDefault="0095302D" w:rsidP="0095302D">
      <w:pPr>
        <w:pStyle w:val="BodyText"/>
      </w:pPr>
      <w:r>
        <w:t xml:space="preserve">The standard deviation extended </w:t>
      </w:r>
      <w:r w:rsidR="005C697D">
        <w:t>point</w:t>
      </w:r>
      <w:r>
        <w:t xml:space="preserve"> is an analogue input which calculates the Population standard deviation of the input.</w:t>
      </w:r>
    </w:p>
    <w:p w14:paraId="4922214B" w14:textId="77777777" w:rsidR="0095302D" w:rsidRDefault="0095302D" w:rsidP="0095302D">
      <w:pPr>
        <w:pStyle w:val="BodyText"/>
      </w:pPr>
      <w:r>
        <w:t xml:space="preserve">The reset period is the time in milliseconds over which the deviation is calculated. </w:t>
      </w:r>
    </w:p>
    <w:p w14:paraId="3D642911" w14:textId="77777777" w:rsidR="0095302D" w:rsidRDefault="0095302D" w:rsidP="0095302D">
      <w:pPr>
        <w:pStyle w:val="BodyText"/>
      </w:pPr>
      <w:r>
        <w:t>The offset is the number of milliseconds from the start of the week to which the standard deviation reset period must be synchronised.</w:t>
      </w:r>
    </w:p>
    <w:p w14:paraId="46883D74" w14:textId="77777777" w:rsidR="0095302D" w:rsidRDefault="0095302D" w:rsidP="0095302D">
      <w:pPr>
        <w:pStyle w:val="BodyText"/>
      </w:pPr>
      <w:r>
        <w:t>The report period is not used.</w:t>
      </w:r>
    </w:p>
    <w:p w14:paraId="57C70228" w14:textId="77777777" w:rsidR="0095302D" w:rsidRDefault="0095302D" w:rsidP="001725CA">
      <w:pPr>
        <w:pStyle w:val="Heading3"/>
      </w:pPr>
      <w:bookmarkStart w:id="1087" w:name="_Toc172098958"/>
      <w:r>
        <w:lastRenderedPageBreak/>
        <w:t>Integral</w:t>
      </w:r>
      <w:bookmarkEnd w:id="1087"/>
    </w:p>
    <w:p w14:paraId="08AA9200" w14:textId="0417E8E4" w:rsidR="0095302D" w:rsidRDefault="0095302D" w:rsidP="0095302D">
      <w:pPr>
        <w:pStyle w:val="BodyText"/>
      </w:pPr>
      <w:r>
        <w:t xml:space="preserve">The integral extended </w:t>
      </w:r>
      <w:r w:rsidR="005C697D">
        <w:t>point</w:t>
      </w:r>
      <w:r>
        <w:t xml:space="preserve"> is an analogue input which captures the integrated value of a source analogue </w:t>
      </w:r>
      <w:r w:rsidR="005C697D">
        <w:t>point</w:t>
      </w:r>
      <w:r>
        <w:t xml:space="preserve"> over a given time period.</w:t>
      </w:r>
    </w:p>
    <w:p w14:paraId="12AFB8D5" w14:textId="77777777" w:rsidR="0095302D" w:rsidRDefault="0095302D" w:rsidP="0095302D">
      <w:pPr>
        <w:pStyle w:val="BodyText"/>
      </w:pPr>
      <w:r>
        <w:t xml:space="preserve">The reset period is the time in milliseconds over which the integral is calculated. </w:t>
      </w:r>
    </w:p>
    <w:p w14:paraId="7A528B02" w14:textId="77777777" w:rsidR="0095302D" w:rsidRDefault="0095302D" w:rsidP="0095302D">
      <w:pPr>
        <w:pStyle w:val="BodyText"/>
      </w:pPr>
      <w:r>
        <w:t>The offset is the number of milliseconds from the start of the week to which the integral reset period must be synchronised.</w:t>
      </w:r>
    </w:p>
    <w:p w14:paraId="4BABBE71" w14:textId="77777777" w:rsidR="0095302D" w:rsidRDefault="0095302D" w:rsidP="0095302D">
      <w:pPr>
        <w:pStyle w:val="BodyText"/>
      </w:pPr>
      <w:r>
        <w:t>The integral is the sum of a series of analogue values, each multiplied by the elapsed time (in seconds) since the preceding value.</w:t>
      </w:r>
    </w:p>
    <w:p w14:paraId="16B5D27D" w14:textId="77777777" w:rsidR="0095302D" w:rsidRDefault="0095302D" w:rsidP="0095302D">
      <w:pPr>
        <w:pStyle w:val="BodyText"/>
      </w:pPr>
      <w:r>
        <w:t>The report period is the time in milliseconds between logging values. The integral value is therefore calculated from the reset time to the report time.</w:t>
      </w:r>
    </w:p>
    <w:p w14:paraId="57B0DAF4" w14:textId="427F4DD7" w:rsidR="0095302D" w:rsidRDefault="0095302D" w:rsidP="0095302D">
      <w:pPr>
        <w:pStyle w:val="BodyText"/>
      </w:pPr>
      <w:r>
        <w:t xml:space="preserve">The analogue values used when calculating the integral should be chosen in such a way that </w:t>
      </w:r>
      <w:r w:rsidR="00D4603E">
        <w:t>they give</w:t>
      </w:r>
      <w:r>
        <w:t xml:space="preserve"> the most accurate result for the particular FD and I/O. </w:t>
      </w:r>
    </w:p>
    <w:p w14:paraId="5858CC4B" w14:textId="02E2FF24" w:rsidR="0095302D" w:rsidRDefault="0095302D" w:rsidP="0095302D">
      <w:pPr>
        <w:pStyle w:val="BodyText"/>
      </w:pPr>
      <w:r>
        <w:t xml:space="preserve">For example, if an FD periodically samples the current value from its I/O then it </w:t>
      </w:r>
      <w:r w:rsidR="008D5866">
        <w:t>can</w:t>
      </w:r>
      <w:r>
        <w:t xml:space="preserve"> use the mid-value (average) between consecutive samples. </w:t>
      </w:r>
    </w:p>
    <w:p w14:paraId="61A22CA4" w14:textId="4152874E" w:rsidR="0095302D" w:rsidRDefault="0095302D" w:rsidP="0095302D">
      <w:pPr>
        <w:pStyle w:val="BodyText"/>
      </w:pPr>
      <w:r>
        <w:t xml:space="preserve">In </w:t>
      </w:r>
      <w:r w:rsidR="008D5866" w:rsidRPr="008D5866">
        <w:rPr>
          <w:rStyle w:val="Crossreference"/>
        </w:rPr>
        <w:fldChar w:fldCharType="begin"/>
      </w:r>
      <w:r w:rsidR="008D5866" w:rsidRPr="008D5866">
        <w:rPr>
          <w:rStyle w:val="Crossreference"/>
        </w:rPr>
        <w:instrText xml:space="preserve"> REF _Ref161316465 \h </w:instrText>
      </w:r>
      <w:r w:rsidR="008D5866">
        <w:rPr>
          <w:rStyle w:val="Crossreference"/>
        </w:rPr>
        <w:instrText xml:space="preserve"> \* MERGEFORMAT </w:instrText>
      </w:r>
      <w:r w:rsidR="008D5866" w:rsidRPr="008D5866">
        <w:rPr>
          <w:rStyle w:val="Crossreference"/>
        </w:rPr>
      </w:r>
      <w:r w:rsidR="008D5866" w:rsidRPr="008D5866">
        <w:rPr>
          <w:rStyle w:val="Crossreference"/>
        </w:rPr>
        <w:fldChar w:fldCharType="separate"/>
      </w:r>
      <w:ins w:id="1088" w:author="Gavin Rawson" w:date="2024-07-17T08:57:00Z" w16du:dateUtc="2024-07-17T07:57:00Z">
        <w:r w:rsidR="00B95831" w:rsidRPr="00B95831">
          <w:rPr>
            <w:rStyle w:val="Crossreference"/>
            <w:rPrChange w:id="1089" w:author="Gavin Rawson" w:date="2024-07-17T08:57:00Z" w16du:dateUtc="2024-07-17T07:57:00Z">
              <w:rPr/>
            </w:rPrChange>
          </w:rPr>
          <w:t xml:space="preserve">Figure </w:t>
        </w:r>
        <w:r w:rsidR="00B95831" w:rsidRPr="00B95831">
          <w:rPr>
            <w:rStyle w:val="Crossreference"/>
            <w:rPrChange w:id="1090" w:author="Gavin Rawson" w:date="2024-07-17T08:57:00Z" w16du:dateUtc="2024-07-17T07:57:00Z">
              <w:rPr>
                <w:noProof/>
              </w:rPr>
            </w:rPrChange>
          </w:rPr>
          <w:t>11</w:t>
        </w:r>
      </w:ins>
      <w:del w:id="1091" w:author="Gavin Rawson" w:date="2024-07-15T12:48:00Z" w16du:dateUtc="2024-07-15T11:48:00Z">
        <w:r w:rsidR="002B16D9" w:rsidRPr="00041655" w:rsidDel="00461D1E">
          <w:rPr>
            <w:rStyle w:val="Crossreference"/>
          </w:rPr>
          <w:delText>Figure 11</w:delText>
        </w:r>
      </w:del>
      <w:r w:rsidR="008D5866" w:rsidRPr="008D5866">
        <w:rPr>
          <w:rStyle w:val="Crossreference"/>
        </w:rPr>
        <w:fldChar w:fldCharType="end"/>
      </w:r>
      <w:r>
        <w:t>, the integral is calculated over a period of 5 minutes.</w:t>
      </w:r>
    </w:p>
    <w:p w14:paraId="2187B51F" w14:textId="2A273966" w:rsidR="00122B46" w:rsidRDefault="008D5866" w:rsidP="00F07026">
      <w:pPr>
        <w:pStyle w:val="Figure"/>
      </w:pPr>
      <w:r>
        <w:rPr>
          <w:noProof/>
        </w:rPr>
        <w:drawing>
          <wp:inline distT="0" distB="0" distL="0" distR="0" wp14:anchorId="3DD1CBE8" wp14:editId="2F31B9E6">
            <wp:extent cx="4210050" cy="3739515"/>
            <wp:effectExtent l="0" t="0" r="0" b="0"/>
            <wp:docPr id="1286373510" name="Graphic 7" descr="A diagram showing an example of calculation of integral extended point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73510" name="Graphic 7" descr="A diagram showing an example of calculation of integral extended point value."/>
                    <pic:cNvPicPr/>
                  </pic:nvPicPr>
                  <pic:blipFill rotWithShape="1">
                    <a:blip r:embed="rId50">
                      <a:extLst>
                        <a:ext uri="{28A0092B-C50C-407E-A947-70E740481C1C}">
                          <a14:useLocalDpi xmlns:a14="http://schemas.microsoft.com/office/drawing/2010/main" val="0"/>
                        </a:ext>
                        <a:ext uri="{96DAC541-7B7A-43D3-8B79-37D633B846F1}">
                          <asvg:svgBlip xmlns:asvg="http://schemas.microsoft.com/office/drawing/2016/SVG/main" r:embed="rId51"/>
                        </a:ext>
                      </a:extLst>
                    </a:blip>
                    <a:srcRect l="9252" r="23711"/>
                    <a:stretch/>
                  </pic:blipFill>
                  <pic:spPr bwMode="auto">
                    <a:xfrm>
                      <a:off x="0" y="0"/>
                      <a:ext cx="4210050" cy="3739515"/>
                    </a:xfrm>
                    <a:prstGeom prst="rect">
                      <a:avLst/>
                    </a:prstGeom>
                    <a:ln>
                      <a:noFill/>
                    </a:ln>
                    <a:extLst>
                      <a:ext uri="{53640926-AAD7-44D8-BBD7-CCE9431645EC}">
                        <a14:shadowObscured xmlns:a14="http://schemas.microsoft.com/office/drawing/2010/main"/>
                      </a:ext>
                    </a:extLst>
                  </pic:spPr>
                </pic:pic>
              </a:graphicData>
            </a:graphic>
          </wp:inline>
        </w:drawing>
      </w:r>
    </w:p>
    <w:p w14:paraId="3C789616" w14:textId="71A59D2E" w:rsidR="008D5866" w:rsidRDefault="008D5866" w:rsidP="008D5866">
      <w:pPr>
        <w:pStyle w:val="Caption"/>
      </w:pPr>
      <w:bookmarkStart w:id="1092" w:name="_Ref161316465"/>
      <w:bookmarkStart w:id="1093" w:name="_Toc170288638"/>
      <w:r>
        <w:t xml:space="preserve">Figure </w:t>
      </w:r>
      <w:r>
        <w:fldChar w:fldCharType="begin"/>
      </w:r>
      <w:r>
        <w:instrText xml:space="preserve"> SEQ Figure \* ARABIC </w:instrText>
      </w:r>
      <w:r>
        <w:fldChar w:fldCharType="separate"/>
      </w:r>
      <w:r w:rsidR="00B95831">
        <w:rPr>
          <w:noProof/>
        </w:rPr>
        <w:t>11</w:t>
      </w:r>
      <w:r>
        <w:rPr>
          <w:noProof/>
        </w:rPr>
        <w:fldChar w:fldCharType="end"/>
      </w:r>
      <w:bookmarkEnd w:id="1092"/>
      <w:r>
        <w:tab/>
      </w:r>
      <w:r w:rsidRPr="008D5866">
        <w:t xml:space="preserve">Example of calculation of integral extended </w:t>
      </w:r>
      <w:r w:rsidR="00801C39">
        <w:t>p</w:t>
      </w:r>
      <w:r w:rsidRPr="008D5866">
        <w:t>oint value</w:t>
      </w:r>
      <w:bookmarkEnd w:id="1093"/>
    </w:p>
    <w:p w14:paraId="58C88A6E" w14:textId="77777777" w:rsidR="00BF2707" w:rsidRDefault="00BF2707" w:rsidP="00BF2707">
      <w:pPr>
        <w:pStyle w:val="BodyText"/>
      </w:pPr>
      <w:r>
        <w:t>Using the analogue values shown in the example the integral would be as follows:</w:t>
      </w:r>
    </w:p>
    <w:p w14:paraId="20738EA8" w14:textId="77777777" w:rsidR="00BF2707" w:rsidRDefault="00BF2707" w:rsidP="00BF2707">
      <w:pPr>
        <w:pStyle w:val="BodyText"/>
        <w:jc w:val="center"/>
      </w:pPr>
      <w:r>
        <w:t>(21.0 × 60) + (22.0 × 120) + (24.0 × 60) + (23.0 × 60) = 6720.0</w:t>
      </w:r>
    </w:p>
    <w:p w14:paraId="0F588647" w14:textId="244E19DE" w:rsidR="008D5866" w:rsidRDefault="00BF2707" w:rsidP="00BF2707">
      <w:pPr>
        <w:pStyle w:val="BodyText"/>
      </w:pPr>
      <w:r>
        <w:t xml:space="preserve">The value stored in the virtual </w:t>
      </w:r>
      <w:r w:rsidR="005C697D">
        <w:t>point</w:t>
      </w:r>
      <w:r>
        <w:t xml:space="preserve"> is the integral since the start of the current calculation period. At the start of the next reset period, this value is reset to zero.</w:t>
      </w:r>
    </w:p>
    <w:p w14:paraId="5042D0AD" w14:textId="77777777" w:rsidR="00BF2707" w:rsidRDefault="00BF2707" w:rsidP="001725CA">
      <w:pPr>
        <w:pStyle w:val="Heading3"/>
      </w:pPr>
      <w:bookmarkStart w:id="1094" w:name="_Toc172098959"/>
      <w:r>
        <w:t>Rate of change</w:t>
      </w:r>
      <w:bookmarkEnd w:id="1094"/>
    </w:p>
    <w:p w14:paraId="2E4C6B98" w14:textId="22018C45" w:rsidR="00BF2707" w:rsidRDefault="00BF2707" w:rsidP="00BF2707">
      <w:pPr>
        <w:pStyle w:val="BodyText"/>
      </w:pPr>
      <w:r>
        <w:t xml:space="preserve">Analogue and counter </w:t>
      </w:r>
      <w:r w:rsidR="005C697D">
        <w:t>point</w:t>
      </w:r>
      <w:r>
        <w:t xml:space="preserve">s may support Rate of Change (ROC) detection. The </w:t>
      </w:r>
      <w:r w:rsidR="006D7790">
        <w:t>ROC</w:t>
      </w:r>
      <w:r w:rsidDel="006D7790">
        <w:t xml:space="preserve"> </w:t>
      </w:r>
      <w:r>
        <w:t xml:space="preserve">is calculated over a period of time and then scaled to a specified time base with the </w:t>
      </w:r>
      <w:r>
        <w:lastRenderedPageBreak/>
        <w:t xml:space="preserve">results stored in an extended analogue input </w:t>
      </w:r>
      <w:r w:rsidR="005C697D">
        <w:t>point</w:t>
      </w:r>
      <w:r>
        <w:t>, which can then have events configured.</w:t>
      </w:r>
    </w:p>
    <w:p w14:paraId="44C86B87" w14:textId="306EE977" w:rsidR="00BF2707" w:rsidRDefault="00BF2707" w:rsidP="00BF2707">
      <w:pPr>
        <w:pStyle w:val="BodyText"/>
      </w:pPr>
      <w:r>
        <w:t xml:space="preserve">ROC detection is performed on the scaled value of the source </w:t>
      </w:r>
      <w:r w:rsidR="005C697D">
        <w:t>point</w:t>
      </w:r>
      <w:r>
        <w:t>.</w:t>
      </w:r>
    </w:p>
    <w:p w14:paraId="57D1F48E" w14:textId="29FF4F20" w:rsidR="00BF2707" w:rsidRDefault="00BF2707" w:rsidP="00BF2707">
      <w:pPr>
        <w:pStyle w:val="BodyText"/>
      </w:pPr>
      <w:r>
        <w:t xml:space="preserve">The ROC reset period is the time in milliseconds that the </w:t>
      </w:r>
      <w:r w:rsidR="005C697D">
        <w:t>point</w:t>
      </w:r>
      <w:r>
        <w:t xml:space="preserve"> must remain within the deadband to cause the event to occur. An ROC period of 0 turns off ROC detection.</w:t>
      </w:r>
    </w:p>
    <w:p w14:paraId="2C9FD59C" w14:textId="77777777" w:rsidR="00BF2707" w:rsidRDefault="00BF2707" w:rsidP="00BF2707">
      <w:pPr>
        <w:pStyle w:val="BodyText"/>
      </w:pPr>
      <w:r>
        <w:t>The ROC timebase is the number of milliseconds over which the ROC is scaled in the calculation.</w:t>
      </w:r>
    </w:p>
    <w:p w14:paraId="0AD29C57" w14:textId="6B014291" w:rsidR="00BF2707" w:rsidRDefault="00BF2707" w:rsidP="00BF2707">
      <w:pPr>
        <w:pStyle w:val="BodyText"/>
      </w:pPr>
      <w:r>
        <w:t xml:space="preserve">The ROC </w:t>
      </w:r>
      <w:r w:rsidR="005C697D">
        <w:t>point</w:t>
      </w:r>
      <w:r>
        <w:t xml:space="preserve"> number is the index of an extended analogue input that is used only to store the calculated </w:t>
      </w:r>
      <w:r w:rsidR="00F71930">
        <w:t>ROC</w:t>
      </w:r>
      <w:r>
        <w:t xml:space="preserve"> of the analogue or counter </w:t>
      </w:r>
      <w:r w:rsidR="005C697D">
        <w:t>point</w:t>
      </w:r>
      <w:r>
        <w:t xml:space="preserve">. If a counter </w:t>
      </w:r>
      <w:r w:rsidR="005C697D">
        <w:t>point</w:t>
      </w:r>
      <w:r>
        <w:t xml:space="preserve"> rolls over during a ROC period, then the FD must compensate when calculating the ROC. The following algorithm is used to calculate the </w:t>
      </w:r>
      <w:r w:rsidR="00F71930">
        <w:t>ROC</w:t>
      </w:r>
      <w:r>
        <w:t>:</w:t>
      </w:r>
    </w:p>
    <w:p w14:paraId="3B83FD82" w14:textId="62B2CDEF" w:rsidR="00BF2707" w:rsidRPr="00BF2707" w:rsidRDefault="00000000" w:rsidP="00BF2707">
      <w:pPr>
        <w:pStyle w:val="BodyText"/>
        <w:rPr>
          <w:sz w:val="22"/>
          <w:szCs w:val="22"/>
          <w:lang w:eastAsia="en-US"/>
        </w:rPr>
      </w:pPr>
      <m:oMathPara>
        <m:oMath>
          <m:f>
            <m:fPr>
              <m:ctrlPr>
                <w:rPr>
                  <w:rFonts w:ascii="Cambria Math" w:eastAsia="DengXian" w:hAnsi="Cambria Math" w:cs="Arial"/>
                  <w:sz w:val="22"/>
                  <w:szCs w:val="22"/>
                  <w:lang w:eastAsia="en-US"/>
                </w:rPr>
              </m:ctrlPr>
            </m:fPr>
            <m:num>
              <m:r>
                <w:rPr>
                  <w:rFonts w:ascii="Cambria Math" w:eastAsia="DengXian" w:hAnsi="Cambria Math" w:cs="Arial"/>
                  <w:sz w:val="22"/>
                  <w:szCs w:val="22"/>
                  <w:lang w:eastAsia="en-US"/>
                </w:rPr>
                <m:t>new value - old value</m:t>
              </m:r>
            </m:num>
            <m:den>
              <m:r>
                <w:rPr>
                  <w:rFonts w:ascii="Cambria Math" w:eastAsia="DengXian" w:hAnsi="Cambria Math" w:cs="Arial"/>
                  <w:sz w:val="22"/>
                  <w:szCs w:val="22"/>
                  <w:lang w:eastAsia="en-US"/>
                </w:rPr>
                <m:t>ROC period</m:t>
              </m:r>
            </m:den>
          </m:f>
          <m:r>
            <w:rPr>
              <w:rFonts w:ascii="Cambria Math" w:eastAsia="DengXian" w:hAnsi="Cambria Math" w:cs="Arial"/>
              <w:sz w:val="22"/>
              <w:szCs w:val="22"/>
              <w:lang w:eastAsia="en-US"/>
            </w:rPr>
            <m:t>⋅ ROC timebase</m:t>
          </m:r>
        </m:oMath>
      </m:oMathPara>
    </w:p>
    <w:p w14:paraId="136C02E2" w14:textId="2A63A931" w:rsidR="00BF2707" w:rsidRDefault="00BF2707" w:rsidP="00BF2707">
      <w:pPr>
        <w:pStyle w:val="BodyText"/>
      </w:pPr>
      <w:r w:rsidRPr="00BF2707">
        <w:t>Where</w:t>
      </w:r>
      <w:r>
        <w:t xml:space="preserve"> </w:t>
      </w:r>
      <w:r w:rsidRPr="00BF2707">
        <w:rPr>
          <w:i/>
          <w:iCs/>
        </w:rPr>
        <w:t>new value</w:t>
      </w:r>
      <w:r w:rsidRPr="00BF2707">
        <w:t xml:space="preserve"> is the current value of the </w:t>
      </w:r>
      <w:r w:rsidR="00DC0AA8">
        <w:t>point</w:t>
      </w:r>
      <w:r w:rsidRPr="00BF2707">
        <w:t xml:space="preserve"> and </w:t>
      </w:r>
      <w:r w:rsidRPr="00BF2707">
        <w:rPr>
          <w:i/>
          <w:iCs/>
        </w:rPr>
        <w:t>old value</w:t>
      </w:r>
      <w:r w:rsidRPr="00BF2707">
        <w:t xml:space="preserve"> was the value of the Point </w:t>
      </w:r>
      <w:r w:rsidRPr="00BF2707">
        <w:rPr>
          <w:i/>
          <w:iCs/>
        </w:rPr>
        <w:t>ROC period</w:t>
      </w:r>
      <w:r w:rsidRPr="00BF2707">
        <w:t xml:space="preserve"> milliseconds earlier. For example:</w:t>
      </w:r>
    </w:p>
    <w:p w14:paraId="4EE74D00" w14:textId="780BA70D" w:rsidR="00BF2707" w:rsidRPr="00BF2707" w:rsidRDefault="00000000" w:rsidP="00BF2707">
      <w:pPr>
        <w:pStyle w:val="BodyText"/>
        <w:rPr>
          <w:sz w:val="22"/>
          <w:szCs w:val="22"/>
          <w:lang w:eastAsia="en-US"/>
        </w:rPr>
      </w:pPr>
      <m:oMathPara>
        <m:oMath>
          <m:f>
            <m:fPr>
              <m:ctrlPr>
                <w:rPr>
                  <w:rFonts w:ascii="Cambria Math" w:eastAsia="DengXian" w:hAnsi="Cambria Math" w:cs="Arial"/>
                  <w:sz w:val="22"/>
                  <w:szCs w:val="22"/>
                  <w:lang w:eastAsia="en-US"/>
                </w:rPr>
              </m:ctrlPr>
            </m:fPr>
            <m:num>
              <m:r>
                <w:rPr>
                  <w:rFonts w:ascii="Cambria Math" w:eastAsia="DengXian" w:hAnsi="Cambria Math" w:cs="Arial"/>
                  <w:sz w:val="22"/>
                  <w:szCs w:val="22"/>
                  <w:lang w:eastAsia="en-US"/>
                </w:rPr>
                <m:t>12.0 mm - 9.0 mm</m:t>
              </m:r>
            </m:num>
            <m:den>
              <m:r>
                <w:rPr>
                  <w:rFonts w:ascii="Cambria Math" w:eastAsia="DengXian" w:hAnsi="Cambria Math" w:cs="Arial"/>
                  <w:sz w:val="22"/>
                  <w:szCs w:val="22"/>
                  <w:lang w:eastAsia="en-US"/>
                </w:rPr>
                <m:t>30,000 ms</m:t>
              </m:r>
            </m:den>
          </m:f>
          <m:r>
            <w:rPr>
              <w:rFonts w:ascii="Cambria Math" w:eastAsia="DengXian" w:hAnsi="Cambria Math" w:cs="Arial"/>
              <w:sz w:val="22"/>
              <w:szCs w:val="22"/>
              <w:lang w:eastAsia="en-US"/>
            </w:rPr>
            <m:t>⋅60,000 ms= Rising by 6.0 mm per minute</m:t>
          </m:r>
        </m:oMath>
      </m:oMathPara>
    </w:p>
    <w:p w14:paraId="36728128" w14:textId="2520590C" w:rsidR="00BF2707" w:rsidRPr="00BF2707" w:rsidRDefault="00BF2707" w:rsidP="00BF2707">
      <w:pPr>
        <w:pStyle w:val="BodyText"/>
        <w:rPr>
          <w:rFonts w:eastAsia="DengXian"/>
          <w:lang w:eastAsia="en-US"/>
        </w:rPr>
      </w:pPr>
      <w:r w:rsidRPr="00BF2707">
        <w:rPr>
          <w:rFonts w:eastAsia="DengXian"/>
          <w:lang w:eastAsia="en-US"/>
        </w:rPr>
        <w:t xml:space="preserve">The </w:t>
      </w:r>
      <w:r w:rsidR="0022766E">
        <w:rPr>
          <w:rFonts w:eastAsia="DengXian"/>
          <w:lang w:eastAsia="en-US"/>
        </w:rPr>
        <w:t>ROC</w:t>
      </w:r>
      <w:r w:rsidR="00D45A33">
        <w:rPr>
          <w:rFonts w:eastAsia="DengXian"/>
          <w:lang w:eastAsia="en-US"/>
        </w:rPr>
        <w:t xml:space="preserve"> is </w:t>
      </w:r>
      <w:r w:rsidRPr="00BF2707">
        <w:rPr>
          <w:rFonts w:eastAsia="DengXian"/>
          <w:lang w:eastAsia="en-US"/>
        </w:rPr>
        <w:t>negative if the value is falling, positive if the value is rising and zero if unchanged over the defined period.</w:t>
      </w:r>
    </w:p>
    <w:p w14:paraId="61D1B67E" w14:textId="6C71EA56" w:rsidR="00BF2707" w:rsidRPr="00BF2707" w:rsidRDefault="00BF2707" w:rsidP="00BF2707">
      <w:pPr>
        <w:pStyle w:val="BodyText"/>
        <w:rPr>
          <w:rFonts w:eastAsia="DengXian"/>
          <w:lang w:eastAsia="en-US"/>
        </w:rPr>
      </w:pPr>
      <w:r w:rsidRPr="00BF2707">
        <w:rPr>
          <w:rFonts w:eastAsia="DengXian"/>
          <w:lang w:eastAsia="en-US"/>
        </w:rPr>
        <w:t>Only valid values</w:t>
      </w:r>
      <w:r w:rsidR="00D45A33">
        <w:rPr>
          <w:rFonts w:eastAsia="DengXian"/>
          <w:lang w:eastAsia="en-US"/>
        </w:rPr>
        <w:t xml:space="preserve"> are </w:t>
      </w:r>
      <w:r w:rsidRPr="00BF2707">
        <w:rPr>
          <w:rFonts w:eastAsia="DengXian"/>
          <w:lang w:eastAsia="en-US"/>
        </w:rPr>
        <w:t xml:space="preserve">included in the derivation. The source </w:t>
      </w:r>
      <w:r w:rsidR="009A4FE4">
        <w:rPr>
          <w:rFonts w:eastAsia="DengXian"/>
          <w:lang w:eastAsia="en-US"/>
        </w:rPr>
        <w:t>point</w:t>
      </w:r>
      <w:r w:rsidR="00D45A33">
        <w:rPr>
          <w:rFonts w:eastAsia="DengXian"/>
          <w:lang w:eastAsia="en-US"/>
        </w:rPr>
        <w:t xml:space="preserve"> is </w:t>
      </w:r>
      <w:r w:rsidRPr="00BF2707">
        <w:rPr>
          <w:rFonts w:eastAsia="DengXian"/>
          <w:lang w:eastAsia="en-US"/>
        </w:rPr>
        <w:t xml:space="preserve">deemed valid if the </w:t>
      </w:r>
      <w:r w:rsidR="00AF79F2">
        <w:rPr>
          <w:rFonts w:eastAsia="DengXian"/>
          <w:lang w:eastAsia="en-US"/>
        </w:rPr>
        <w:t>Offline</w:t>
      </w:r>
      <w:r w:rsidRPr="00BF2707">
        <w:rPr>
          <w:rFonts w:eastAsia="DengXian"/>
          <w:lang w:eastAsia="en-US"/>
        </w:rPr>
        <w:t xml:space="preserve"> Point quality flag is </w:t>
      </w:r>
      <w:r w:rsidR="00AF79F2">
        <w:rPr>
          <w:rFonts w:eastAsia="DengXian"/>
          <w:lang w:eastAsia="en-US"/>
        </w:rPr>
        <w:t>clear</w:t>
      </w:r>
      <w:r w:rsidRPr="00BF2707">
        <w:rPr>
          <w:rFonts w:eastAsia="DengXian"/>
          <w:lang w:eastAsia="en-US"/>
        </w:rPr>
        <w:t xml:space="preserve">, and the Restart and Comms lost flags are both clear. However, if the Local Forced flag is set, the </w:t>
      </w:r>
      <w:r w:rsidR="009A4FE4">
        <w:rPr>
          <w:rFonts w:eastAsia="DengXian"/>
          <w:lang w:eastAsia="en-US"/>
        </w:rPr>
        <w:t>point</w:t>
      </w:r>
      <w:r w:rsidRPr="00BF2707">
        <w:rPr>
          <w:rFonts w:eastAsia="DengXian"/>
          <w:lang w:eastAsia="en-US"/>
        </w:rPr>
        <w:t xml:space="preserve"> should convey valid data and may be considered in the calculation regardless of the other flags. The Remote Forced flag may also indicate valid data provided that </w:t>
      </w:r>
      <w:r w:rsidR="00AF79F2">
        <w:rPr>
          <w:rFonts w:eastAsia="DengXian"/>
          <w:lang w:eastAsia="en-US"/>
        </w:rPr>
        <w:t>Offline</w:t>
      </w:r>
      <w:r w:rsidRPr="00BF2707">
        <w:rPr>
          <w:rFonts w:eastAsia="DengXian"/>
          <w:lang w:eastAsia="en-US"/>
        </w:rPr>
        <w:t xml:space="preserve"> is </w:t>
      </w:r>
      <w:r w:rsidR="00AF79F2">
        <w:rPr>
          <w:rFonts w:eastAsia="DengXian"/>
          <w:lang w:eastAsia="en-US"/>
        </w:rPr>
        <w:t>clear</w:t>
      </w:r>
      <w:r w:rsidRPr="00BF2707">
        <w:rPr>
          <w:rFonts w:eastAsia="DengXian"/>
          <w:lang w:eastAsia="en-US"/>
        </w:rPr>
        <w:t xml:space="preserve"> and Comms Lost is clear. Other combinations of the </w:t>
      </w:r>
      <w:r w:rsidR="009A4FE4">
        <w:rPr>
          <w:rFonts w:eastAsia="DengXian"/>
          <w:lang w:eastAsia="en-US"/>
        </w:rPr>
        <w:t>point</w:t>
      </w:r>
      <w:r w:rsidRPr="00BF2707">
        <w:rPr>
          <w:rFonts w:eastAsia="DengXian"/>
          <w:lang w:eastAsia="en-US"/>
        </w:rPr>
        <w:t xml:space="preserve"> quality flags indicate that the data is invalid.</w:t>
      </w:r>
    </w:p>
    <w:p w14:paraId="4552ED3E" w14:textId="4EBDB745" w:rsidR="00BF2707" w:rsidRPr="00BF2707" w:rsidRDefault="00BF2707" w:rsidP="00BF2707">
      <w:pPr>
        <w:pStyle w:val="BodyText"/>
        <w:rPr>
          <w:rFonts w:eastAsia="DengXian"/>
          <w:lang w:eastAsia="en-US"/>
        </w:rPr>
      </w:pPr>
      <w:r w:rsidRPr="00BF2707">
        <w:rPr>
          <w:rFonts w:eastAsia="DengXian"/>
          <w:lang w:eastAsia="en-US"/>
        </w:rPr>
        <w:t xml:space="preserve">No attempt </w:t>
      </w:r>
      <w:r>
        <w:rPr>
          <w:rFonts w:eastAsia="DengXian"/>
          <w:lang w:eastAsia="en-US"/>
        </w:rPr>
        <w:t>is</w:t>
      </w:r>
      <w:r w:rsidRPr="00BF2707">
        <w:rPr>
          <w:rFonts w:eastAsia="DengXian"/>
          <w:lang w:eastAsia="en-US"/>
        </w:rPr>
        <w:t xml:space="preserve"> made to capture any of the source </w:t>
      </w:r>
      <w:r w:rsidR="009A4FE4">
        <w:rPr>
          <w:rFonts w:eastAsia="DengXian"/>
          <w:lang w:eastAsia="en-US"/>
        </w:rPr>
        <w:t>point</w:t>
      </w:r>
      <w:r w:rsidRPr="00BF2707">
        <w:rPr>
          <w:rFonts w:eastAsia="DengXian"/>
          <w:lang w:eastAsia="en-US"/>
        </w:rPr>
        <w:t xml:space="preserve"> quality flags into the extended </w:t>
      </w:r>
      <w:r w:rsidR="009A4FE4">
        <w:rPr>
          <w:rFonts w:eastAsia="DengXian"/>
          <w:lang w:eastAsia="en-US"/>
        </w:rPr>
        <w:t>point</w:t>
      </w:r>
      <w:r w:rsidRPr="00BF2707">
        <w:rPr>
          <w:rFonts w:eastAsia="DengXian"/>
          <w:lang w:eastAsia="en-US"/>
        </w:rPr>
        <w:t xml:space="preserve"> quality flags.</w:t>
      </w:r>
    </w:p>
    <w:p w14:paraId="19644BD4" w14:textId="5AB9AD49" w:rsidR="00BF2707" w:rsidRPr="00BF2707" w:rsidRDefault="00BF2707" w:rsidP="00BF2707">
      <w:pPr>
        <w:pStyle w:val="BodyText"/>
        <w:rPr>
          <w:rFonts w:eastAsia="DengXian"/>
          <w:lang w:eastAsia="en-US"/>
        </w:rPr>
      </w:pPr>
      <w:r w:rsidRPr="00BF2707">
        <w:rPr>
          <w:rFonts w:eastAsia="DengXian"/>
          <w:lang w:eastAsia="en-US"/>
        </w:rPr>
        <w:t xml:space="preserve">The ROC extended </w:t>
      </w:r>
      <w:r w:rsidR="009A4FE4">
        <w:rPr>
          <w:rFonts w:eastAsia="DengXian"/>
          <w:lang w:eastAsia="en-US"/>
        </w:rPr>
        <w:t>point</w:t>
      </w:r>
      <w:r w:rsidRPr="00BF2707">
        <w:rPr>
          <w:rFonts w:eastAsia="DengXian"/>
          <w:lang w:eastAsia="en-US"/>
        </w:rPr>
        <w:t xml:space="preserve"> always ha</w:t>
      </w:r>
      <w:r w:rsidR="00AC202F">
        <w:rPr>
          <w:rFonts w:eastAsia="DengXian"/>
          <w:lang w:eastAsia="en-US"/>
        </w:rPr>
        <w:t>s</w:t>
      </w:r>
      <w:r w:rsidRPr="00BF2707">
        <w:rPr>
          <w:rFonts w:eastAsia="DengXian"/>
          <w:lang w:eastAsia="en-US"/>
        </w:rPr>
        <w:t xml:space="preserve"> the </w:t>
      </w:r>
      <w:r w:rsidR="00AF79F2">
        <w:rPr>
          <w:rFonts w:eastAsia="DengXian"/>
          <w:lang w:eastAsia="en-US"/>
        </w:rPr>
        <w:t>Offline</w:t>
      </w:r>
      <w:r w:rsidRPr="00BF2707">
        <w:rPr>
          <w:rFonts w:eastAsia="DengXian"/>
          <w:lang w:eastAsia="en-US"/>
        </w:rPr>
        <w:t xml:space="preserve"> Point Quality flag </w:t>
      </w:r>
      <w:r w:rsidR="00AF79F2">
        <w:rPr>
          <w:rFonts w:eastAsia="DengXian"/>
          <w:lang w:eastAsia="en-US"/>
        </w:rPr>
        <w:t>clear</w:t>
      </w:r>
      <w:r w:rsidRPr="00BF2707">
        <w:rPr>
          <w:rFonts w:eastAsia="DengXian"/>
          <w:lang w:eastAsia="en-US"/>
        </w:rPr>
        <w:t xml:space="preserve"> if the source </w:t>
      </w:r>
      <w:r w:rsidR="009A4FE4">
        <w:rPr>
          <w:rFonts w:eastAsia="DengXian"/>
          <w:lang w:eastAsia="en-US"/>
        </w:rPr>
        <w:t>point</w:t>
      </w:r>
      <w:r w:rsidRPr="00BF2707">
        <w:rPr>
          <w:rFonts w:eastAsia="DengXian"/>
          <w:lang w:eastAsia="en-US"/>
        </w:rPr>
        <w:t xml:space="preserve"> was valid at the start and end of the sampling period.</w:t>
      </w:r>
    </w:p>
    <w:p w14:paraId="37BDB17F" w14:textId="68047502" w:rsidR="00BF2707" w:rsidRPr="00BF2707" w:rsidRDefault="00BF2707" w:rsidP="00BF2707">
      <w:pPr>
        <w:pStyle w:val="BodyText"/>
        <w:rPr>
          <w:rFonts w:eastAsia="DengXian"/>
          <w:lang w:eastAsia="en-US"/>
        </w:rPr>
      </w:pPr>
      <w:r w:rsidRPr="00BF2707">
        <w:rPr>
          <w:rFonts w:eastAsia="DengXian"/>
          <w:lang w:eastAsia="en-US"/>
        </w:rPr>
        <w:t xml:space="preserve">The Local Forced flag on the ROC derived </w:t>
      </w:r>
      <w:r w:rsidR="009A4FE4">
        <w:rPr>
          <w:rFonts w:eastAsia="DengXian"/>
          <w:lang w:eastAsia="en-US"/>
        </w:rPr>
        <w:t>point</w:t>
      </w:r>
      <w:r w:rsidR="00801C39" w:rsidRPr="00BF2707">
        <w:rPr>
          <w:rFonts w:eastAsia="DengXian"/>
          <w:lang w:eastAsia="en-US"/>
        </w:rPr>
        <w:t xml:space="preserve"> indicates</w:t>
      </w:r>
      <w:r w:rsidRPr="00BF2707">
        <w:rPr>
          <w:rFonts w:eastAsia="DengXian"/>
          <w:lang w:eastAsia="en-US"/>
        </w:rPr>
        <w:t xml:space="preserve"> that the extended </w:t>
      </w:r>
      <w:r w:rsidR="009A4FE4">
        <w:rPr>
          <w:rFonts w:eastAsia="DengXian"/>
          <w:lang w:eastAsia="en-US"/>
        </w:rPr>
        <w:t>point</w:t>
      </w:r>
      <w:r w:rsidRPr="00BF2707">
        <w:rPr>
          <w:rFonts w:eastAsia="DengXian"/>
          <w:lang w:eastAsia="en-US"/>
        </w:rPr>
        <w:t xml:space="preserve"> itself has been overridden. The Remote Forced flag on the extended </w:t>
      </w:r>
      <w:r w:rsidR="009A4FE4">
        <w:rPr>
          <w:rFonts w:eastAsia="DengXian"/>
          <w:lang w:eastAsia="en-US"/>
        </w:rPr>
        <w:t>point</w:t>
      </w:r>
      <w:r w:rsidRPr="00BF2707">
        <w:rPr>
          <w:rFonts w:eastAsia="DengXian"/>
          <w:lang w:eastAsia="en-US"/>
        </w:rPr>
        <w:t xml:space="preserve"> </w:t>
      </w:r>
      <w:r w:rsidR="00AC202F">
        <w:rPr>
          <w:rFonts w:eastAsia="DengXian"/>
          <w:lang w:eastAsia="en-US"/>
        </w:rPr>
        <w:t>is</w:t>
      </w:r>
      <w:r w:rsidRPr="00BF2707">
        <w:rPr>
          <w:rFonts w:eastAsia="DengXian"/>
          <w:lang w:eastAsia="en-US"/>
        </w:rPr>
        <w:t xml:space="preserve"> never set.</w:t>
      </w:r>
    </w:p>
    <w:p w14:paraId="034F38CC" w14:textId="63B4CC90" w:rsidR="00BF2707" w:rsidRPr="00BF2707" w:rsidRDefault="00BF2707" w:rsidP="00BF2707">
      <w:pPr>
        <w:pStyle w:val="BodyText"/>
        <w:rPr>
          <w:rFonts w:eastAsia="DengXian"/>
          <w:lang w:eastAsia="en-US"/>
        </w:rPr>
      </w:pPr>
      <w:r w:rsidRPr="00BF2707">
        <w:rPr>
          <w:rFonts w:eastAsia="DengXian"/>
          <w:lang w:eastAsia="en-US"/>
        </w:rPr>
        <w:t xml:space="preserve">When ROC configuration is processed by the </w:t>
      </w:r>
      <w:r>
        <w:rPr>
          <w:rFonts w:eastAsia="DengXian"/>
          <w:lang w:eastAsia="en-US"/>
        </w:rPr>
        <w:t>FD</w:t>
      </w:r>
      <w:r w:rsidRPr="00BF2707">
        <w:rPr>
          <w:rFonts w:eastAsia="DengXian"/>
          <w:lang w:eastAsia="en-US"/>
        </w:rPr>
        <w:t xml:space="preserve"> it must determine if there is a change being made to the configuration of the extended </w:t>
      </w:r>
      <w:r w:rsidR="009A4FE4">
        <w:rPr>
          <w:rFonts w:eastAsia="DengXian"/>
          <w:lang w:eastAsia="en-US"/>
        </w:rPr>
        <w:t>point</w:t>
      </w:r>
      <w:r w:rsidRPr="00BF2707">
        <w:rPr>
          <w:rFonts w:eastAsia="DengXian"/>
          <w:lang w:eastAsia="en-US"/>
        </w:rPr>
        <w:t xml:space="preserve">. For any change of the ROC extended </w:t>
      </w:r>
      <w:r w:rsidR="009A4FE4">
        <w:rPr>
          <w:rFonts w:eastAsia="DengXian"/>
          <w:lang w:eastAsia="en-US"/>
        </w:rPr>
        <w:t>point</w:t>
      </w:r>
      <w:r w:rsidRPr="00BF2707">
        <w:rPr>
          <w:rFonts w:eastAsia="DengXian"/>
          <w:lang w:eastAsia="en-US"/>
        </w:rPr>
        <w:t xml:space="preserve"> number it should set the value of the extended </w:t>
      </w:r>
      <w:r w:rsidR="009A4FE4">
        <w:rPr>
          <w:rFonts w:eastAsia="DengXian"/>
          <w:lang w:eastAsia="en-US"/>
        </w:rPr>
        <w:t>point</w:t>
      </w:r>
      <w:r w:rsidRPr="00BF2707">
        <w:rPr>
          <w:rFonts w:eastAsia="DengXian"/>
          <w:lang w:eastAsia="en-US"/>
        </w:rPr>
        <w:t xml:space="preserve"> to zero and assert the extended </w:t>
      </w:r>
      <w:r w:rsidR="009A4FE4">
        <w:rPr>
          <w:rFonts w:eastAsia="DengXian"/>
          <w:lang w:eastAsia="en-US"/>
        </w:rPr>
        <w:t>point</w:t>
      </w:r>
      <w:r w:rsidRPr="00BF2707">
        <w:rPr>
          <w:rFonts w:eastAsia="DengXian"/>
          <w:lang w:eastAsia="en-US"/>
        </w:rPr>
        <w:t xml:space="preserve">’s Restart quality flag. This ensures that the value/state and flags set from any previous use of the </w:t>
      </w:r>
      <w:r w:rsidR="009A4FE4">
        <w:rPr>
          <w:rFonts w:eastAsia="DengXian"/>
          <w:lang w:eastAsia="en-US"/>
        </w:rPr>
        <w:t>point</w:t>
      </w:r>
      <w:r w:rsidRPr="00BF2707">
        <w:rPr>
          <w:rFonts w:eastAsia="DengXian"/>
          <w:lang w:eastAsia="en-US"/>
        </w:rPr>
        <w:t xml:space="preserve">s are not interpreted as pertaining to the </w:t>
      </w:r>
      <w:r w:rsidR="00F71930">
        <w:rPr>
          <w:rFonts w:eastAsia="DengXian"/>
          <w:lang w:eastAsia="en-US"/>
        </w:rPr>
        <w:t>ROC</w:t>
      </w:r>
      <w:r w:rsidRPr="00BF2707">
        <w:rPr>
          <w:rFonts w:eastAsia="DengXian"/>
          <w:lang w:eastAsia="en-US"/>
        </w:rPr>
        <w:t xml:space="preserve"> value indication.</w:t>
      </w:r>
    </w:p>
    <w:p w14:paraId="38C6B5DF" w14:textId="2A189518" w:rsidR="00BF2707" w:rsidRDefault="00BF2707" w:rsidP="00BF2707">
      <w:pPr>
        <w:pStyle w:val="BodyText"/>
      </w:pPr>
      <w:r>
        <w:t xml:space="preserve">If the ROC extended </w:t>
      </w:r>
      <w:r w:rsidR="009A4FE4">
        <w:t>point</w:t>
      </w:r>
      <w:r>
        <w:t xml:space="preserve"> is configured for periodic logging and the log period coincides with the end of a calculation </w:t>
      </w:r>
      <w:r w:rsidDel="00660E3F">
        <w:t>period</w:t>
      </w:r>
      <w:r w:rsidR="00660E3F">
        <w:t>,</w:t>
      </w:r>
      <w:r>
        <w:t xml:space="preserve"> then the FD should calculate the new value before the logging takes place. This is to ensure that the logged value is pertinent to the log period.</w:t>
      </w:r>
    </w:p>
    <w:p w14:paraId="3A3C07F3" w14:textId="77777777" w:rsidR="00BF2707" w:rsidRDefault="00BF2707" w:rsidP="00BF2707">
      <w:pPr>
        <w:pStyle w:val="BodyText"/>
      </w:pPr>
      <w:r>
        <w:t>The ROC periods should be synchronised to the reset offset.</w:t>
      </w:r>
    </w:p>
    <w:p w14:paraId="2C09CA3F" w14:textId="415F8DE5" w:rsidR="00BF2707" w:rsidRDefault="00BF2707" w:rsidP="00BF2707">
      <w:pPr>
        <w:pStyle w:val="BodyText"/>
      </w:pPr>
      <w:r>
        <w:t xml:space="preserve">The action to be taken is as described in </w:t>
      </w:r>
      <w:r w:rsidR="00EE16CF" w:rsidRPr="003D567B">
        <w:rPr>
          <w:rFonts w:eastAsia="DengXian"/>
        </w:rPr>
        <w:t xml:space="preserve">Section </w:t>
      </w:r>
      <w:r w:rsidR="00EE16CF" w:rsidRPr="003D567B">
        <w:rPr>
          <w:rStyle w:val="Crossreference"/>
          <w:rFonts w:eastAsia="DengXian"/>
        </w:rPr>
        <w:fldChar w:fldCharType="begin"/>
      </w:r>
      <w:r w:rsidR="00EE16CF" w:rsidRPr="003D567B">
        <w:rPr>
          <w:rStyle w:val="Crossreference"/>
          <w:rFonts w:eastAsia="DengXian"/>
        </w:rPr>
        <w:instrText xml:space="preserve"> REF _Ref161319455 \r \h  \* MERGEFORMAT </w:instrText>
      </w:r>
      <w:r w:rsidR="00EE16CF" w:rsidRPr="003D567B">
        <w:rPr>
          <w:rStyle w:val="Crossreference"/>
          <w:rFonts w:eastAsia="DengXian"/>
        </w:rPr>
      </w:r>
      <w:r w:rsidR="00EE16CF" w:rsidRPr="003D567B">
        <w:rPr>
          <w:rStyle w:val="Crossreference"/>
          <w:rFonts w:eastAsia="DengXian"/>
        </w:rPr>
        <w:fldChar w:fldCharType="separate"/>
      </w:r>
      <w:r w:rsidR="00B95831">
        <w:rPr>
          <w:rStyle w:val="Crossreference"/>
          <w:rFonts w:eastAsia="DengXian"/>
        </w:rPr>
        <w:t>2.6</w:t>
      </w:r>
      <w:r w:rsidR="00EE16CF" w:rsidRPr="003D567B">
        <w:rPr>
          <w:rStyle w:val="Crossreference"/>
          <w:rFonts w:eastAsia="DengXian"/>
        </w:rPr>
        <w:fldChar w:fldCharType="end"/>
      </w:r>
      <w:r w:rsidR="00EE16CF">
        <w:rPr>
          <w:rStyle w:val="Crossreference"/>
          <w:rFonts w:eastAsia="DengXian"/>
        </w:rPr>
        <w:t xml:space="preserve">, </w:t>
      </w:r>
      <w:r w:rsidR="00EE16CF" w:rsidRPr="006C34B5">
        <w:rPr>
          <w:rStyle w:val="Crossreference"/>
          <w:rFonts w:eastAsia="DengXian"/>
        </w:rPr>
        <w:fldChar w:fldCharType="begin"/>
      </w:r>
      <w:r w:rsidR="00EE16CF" w:rsidRPr="006C34B5">
        <w:rPr>
          <w:rStyle w:val="Crossreference"/>
          <w:rFonts w:eastAsia="DengXian"/>
        </w:rPr>
        <w:instrText xml:space="preserve"> REF _Ref161319455 \h </w:instrText>
      </w:r>
      <w:r w:rsidR="00EE16CF">
        <w:rPr>
          <w:rStyle w:val="Crossreference"/>
          <w:rFonts w:eastAsia="DengXian"/>
        </w:rPr>
        <w:instrText xml:space="preserve"> \* MERGEFORMAT </w:instrText>
      </w:r>
      <w:r w:rsidR="00EE16CF" w:rsidRPr="006C34B5">
        <w:rPr>
          <w:rStyle w:val="Crossreference"/>
          <w:rFonts w:eastAsia="DengXian"/>
        </w:rPr>
      </w:r>
      <w:r w:rsidR="00EE16CF" w:rsidRPr="006C34B5">
        <w:rPr>
          <w:rStyle w:val="Crossreference"/>
          <w:rFonts w:eastAsia="DengXian"/>
        </w:rPr>
        <w:fldChar w:fldCharType="separate"/>
      </w:r>
      <w:ins w:id="1095" w:author="Gavin Rawson" w:date="2024-07-17T08:57:00Z" w16du:dateUtc="2024-07-17T07:57:00Z">
        <w:r w:rsidR="00B95831" w:rsidRPr="00B95831">
          <w:rPr>
            <w:rStyle w:val="Crossreference"/>
            <w:rPrChange w:id="1096" w:author="Gavin Rawson" w:date="2024-07-17T08:57:00Z" w16du:dateUtc="2024-07-17T07:57:00Z">
              <w:rPr/>
            </w:rPrChange>
          </w:rPr>
          <w:t>Limit and control profiles</w:t>
        </w:r>
      </w:ins>
      <w:del w:id="1097" w:author="Gavin Rawson" w:date="2024-07-15T12:48:00Z" w16du:dateUtc="2024-07-15T11:48:00Z">
        <w:r w:rsidR="002B16D9" w:rsidRPr="00041655" w:rsidDel="00461D1E">
          <w:rPr>
            <w:rStyle w:val="Crossreference"/>
          </w:rPr>
          <w:delText>Limit and control profiles</w:delText>
        </w:r>
      </w:del>
      <w:r w:rsidR="00EE16CF" w:rsidRPr="006C34B5">
        <w:rPr>
          <w:rStyle w:val="Crossreference"/>
          <w:rFonts w:eastAsia="DengXian"/>
        </w:rPr>
        <w:fldChar w:fldCharType="end"/>
      </w:r>
      <w:r w:rsidRPr="003D567B">
        <w:t>.</w:t>
      </w:r>
    </w:p>
    <w:p w14:paraId="495C5BD1" w14:textId="0EA0ABFB" w:rsidR="00BF2707" w:rsidRDefault="00BF2707" w:rsidP="00BF2707">
      <w:pPr>
        <w:pStyle w:val="BodyText"/>
      </w:pPr>
      <w:r>
        <w:t>The report period is not used.</w:t>
      </w:r>
    </w:p>
    <w:p w14:paraId="1B77E2D7" w14:textId="1B4A74F4" w:rsidR="00E622A5" w:rsidRDefault="00E622A5" w:rsidP="001725CA">
      <w:pPr>
        <w:pStyle w:val="Heading3"/>
      </w:pPr>
      <w:bookmarkStart w:id="1098" w:name="_Toc172098960"/>
      <w:r>
        <w:lastRenderedPageBreak/>
        <w:t xml:space="preserve">State </w:t>
      </w:r>
      <w:r w:rsidR="006B0494">
        <w:t>counter</w:t>
      </w:r>
      <w:bookmarkEnd w:id="1098"/>
    </w:p>
    <w:p w14:paraId="61460581" w14:textId="260D9D6A" w:rsidR="00E622A5" w:rsidRDefault="00E622A5" w:rsidP="00E622A5">
      <w:pPr>
        <w:pStyle w:val="BodyText"/>
      </w:pPr>
      <w:r>
        <w:t xml:space="preserve">Binary, analogue, and counter </w:t>
      </w:r>
      <w:r w:rsidR="009A4FE4">
        <w:t>point</w:t>
      </w:r>
      <w:r>
        <w:t xml:space="preserve">s all support state change counting. The state counter extended </w:t>
      </w:r>
      <w:r w:rsidR="009A4FE4">
        <w:t>point</w:t>
      </w:r>
      <w:r>
        <w:t xml:space="preserve"> is a count of the number of times the </w:t>
      </w:r>
      <w:r w:rsidR="009A4FE4">
        <w:t>point</w:t>
      </w:r>
      <w:r>
        <w:t xml:space="preserve">’s state has been changed to one of a selected set of states within a given time period. The count is stored in the state counter extended analogue </w:t>
      </w:r>
      <w:r w:rsidR="009A4FE4">
        <w:t>point</w:t>
      </w:r>
      <w:r>
        <w:t>.</w:t>
      </w:r>
    </w:p>
    <w:p w14:paraId="564E16EE" w14:textId="0A33ACAD" w:rsidR="00E622A5" w:rsidRDefault="00E622A5" w:rsidP="00E622A5">
      <w:pPr>
        <w:pStyle w:val="BodyText"/>
      </w:pPr>
      <w:r>
        <w:t xml:space="preserve">The Type field is </w:t>
      </w:r>
      <w:r w:rsidRPr="00E622A5">
        <w:rPr>
          <w:b/>
          <w:bCs/>
        </w:rPr>
        <w:t>Count</w:t>
      </w:r>
      <w:r>
        <w:t>.</w:t>
      </w:r>
    </w:p>
    <w:p w14:paraId="0CD285FA" w14:textId="77777777" w:rsidR="00E622A5" w:rsidRDefault="00E622A5" w:rsidP="00E622A5">
      <w:pPr>
        <w:pStyle w:val="BodyText"/>
      </w:pPr>
      <w:r>
        <w:t>The reset period is the time in milliseconds over which the count is calculated.</w:t>
      </w:r>
    </w:p>
    <w:p w14:paraId="036A6F50" w14:textId="77777777" w:rsidR="00E622A5" w:rsidRDefault="00E622A5" w:rsidP="00E622A5">
      <w:pPr>
        <w:pStyle w:val="BodyText"/>
      </w:pPr>
      <w:r>
        <w:t>The reset offset is the number of milliseconds from the start of the week to which the count period must be synchronised.</w:t>
      </w:r>
    </w:p>
    <w:p w14:paraId="3786E3A5" w14:textId="4490CC9B" w:rsidR="00E622A5" w:rsidRDefault="00E622A5" w:rsidP="00E622A5">
      <w:pPr>
        <w:pStyle w:val="BodyText"/>
      </w:pPr>
      <w:r>
        <w:t xml:space="preserve">The state mask defines which states of the </w:t>
      </w:r>
      <w:r w:rsidR="009A4FE4">
        <w:t>point</w:t>
      </w:r>
      <w:r>
        <w:t xml:space="preserve"> are to be counted. The mask has 1-bit per state, with bit 0 corresponding to state 0, bit 1 to state 1 and so on. For example, a state mask of 0x</w:t>
      </w:r>
      <w:r w:rsidR="00115B0F">
        <w:t>0005 counts</w:t>
      </w:r>
      <w:r>
        <w:t xml:space="preserve"> the number of times a double-bit binary input </w:t>
      </w:r>
      <w:r w:rsidR="009A4FE4">
        <w:t>point</w:t>
      </w:r>
      <w:r>
        <w:t xml:space="preserve"> changes to state 0 or state 2 within the defined period.</w:t>
      </w:r>
    </w:p>
    <w:p w14:paraId="4CD7F0B4" w14:textId="02062A75" w:rsidR="00E622A5" w:rsidRDefault="00E622A5" w:rsidP="00E622A5">
      <w:pPr>
        <w:pStyle w:val="BodyText"/>
      </w:pPr>
      <w:r>
        <w:t xml:space="preserve">To disable the state counter on the </w:t>
      </w:r>
      <w:r w:rsidR="009A4FE4">
        <w:t>point</w:t>
      </w:r>
      <w:r>
        <w:t>, specify a state mask of zero</w:t>
      </w:r>
      <w:r w:rsidR="006B7429">
        <w:t>.</w:t>
      </w:r>
      <w:r>
        <w:t xml:space="preserve"> </w:t>
      </w:r>
    </w:p>
    <w:p w14:paraId="133A1956" w14:textId="6BAEF905" w:rsidR="00E622A5" w:rsidRDefault="00E622A5" w:rsidP="00E622A5">
      <w:pPr>
        <w:pStyle w:val="BodyText"/>
      </w:pPr>
      <w:r>
        <w:t xml:space="preserve">The extended </w:t>
      </w:r>
      <w:r w:rsidR="009A4FE4">
        <w:t>point</w:t>
      </w:r>
      <w:r>
        <w:t xml:space="preserve"> value is the number of times the </w:t>
      </w:r>
      <w:r w:rsidR="009A4FE4">
        <w:t>point</w:t>
      </w:r>
      <w:r>
        <w:t xml:space="preserve"> enters one of the selected states within the given time period.</w:t>
      </w:r>
      <w:r w:rsidR="00537F2E">
        <w:t xml:space="preserve"> </w:t>
      </w:r>
    </w:p>
    <w:p w14:paraId="36EAB9F5" w14:textId="77777777" w:rsidR="00E622A5" w:rsidRDefault="00E622A5" w:rsidP="00E622A5">
      <w:pPr>
        <w:pStyle w:val="BodyText"/>
      </w:pPr>
      <w:r>
        <w:t>The report period is the time in milliseconds between logging values. The counter value is therefore calculated from the reset time to the report time.</w:t>
      </w:r>
    </w:p>
    <w:p w14:paraId="4940F9F7" w14:textId="3C220A82" w:rsidR="00E622A5" w:rsidRDefault="00E622A5" w:rsidP="001725CA">
      <w:pPr>
        <w:pStyle w:val="Heading3"/>
      </w:pPr>
      <w:bookmarkStart w:id="1099" w:name="_Toc172098961"/>
      <w:r>
        <w:t xml:space="preserve">State </w:t>
      </w:r>
      <w:r w:rsidR="006B0494">
        <w:t>runtime</w:t>
      </w:r>
      <w:bookmarkEnd w:id="1099"/>
    </w:p>
    <w:p w14:paraId="5CC24A51" w14:textId="09EC2883" w:rsidR="00E622A5" w:rsidRDefault="00E622A5" w:rsidP="00E622A5">
      <w:pPr>
        <w:pStyle w:val="BodyText"/>
      </w:pPr>
      <w:r>
        <w:t xml:space="preserve">Binary, analogue, and counter </w:t>
      </w:r>
      <w:r w:rsidR="009A4FE4">
        <w:t>point</w:t>
      </w:r>
      <w:r>
        <w:t xml:space="preserve">s all support state runtime calculation. The state runtime extended </w:t>
      </w:r>
      <w:r w:rsidR="009A4FE4">
        <w:t>point</w:t>
      </w:r>
      <w:r>
        <w:t xml:space="preserve"> is time within a given time period that a </w:t>
      </w:r>
      <w:r w:rsidR="009A4FE4">
        <w:t>point</w:t>
      </w:r>
      <w:r>
        <w:t xml:space="preserve"> was in one of a selected set of states. The time is stored in the state runtime extended analogue </w:t>
      </w:r>
      <w:r w:rsidR="009A4FE4">
        <w:t>point</w:t>
      </w:r>
      <w:r>
        <w:t>.</w:t>
      </w:r>
    </w:p>
    <w:p w14:paraId="24A9EEED" w14:textId="26B58540" w:rsidR="00E622A5" w:rsidRDefault="00E622A5" w:rsidP="00E622A5">
      <w:pPr>
        <w:pStyle w:val="BodyText"/>
      </w:pPr>
      <w:r>
        <w:t xml:space="preserve">The Type field is </w:t>
      </w:r>
      <w:r w:rsidRPr="00E622A5">
        <w:rPr>
          <w:b/>
          <w:bCs/>
        </w:rPr>
        <w:t>Run Time</w:t>
      </w:r>
      <w:r>
        <w:t>.</w:t>
      </w:r>
    </w:p>
    <w:p w14:paraId="263FCA59" w14:textId="77777777" w:rsidR="00E622A5" w:rsidRDefault="00E622A5" w:rsidP="00E622A5">
      <w:pPr>
        <w:pStyle w:val="BodyText"/>
      </w:pPr>
      <w:r>
        <w:t>The reset period is the time in milliseconds over which the time is calculated.</w:t>
      </w:r>
    </w:p>
    <w:p w14:paraId="78428069" w14:textId="77777777" w:rsidR="00E622A5" w:rsidRDefault="00E622A5" w:rsidP="00E622A5">
      <w:pPr>
        <w:pStyle w:val="BodyText"/>
      </w:pPr>
      <w:r>
        <w:t>The reset offset is the number of milliseconds from the start of the week to which the runtime period must be synchronised.</w:t>
      </w:r>
    </w:p>
    <w:p w14:paraId="2A45324F" w14:textId="3E00CB1E" w:rsidR="00E622A5" w:rsidRDefault="00E622A5" w:rsidP="00E622A5">
      <w:pPr>
        <w:pStyle w:val="BodyText"/>
      </w:pPr>
      <w:r>
        <w:t xml:space="preserve">The state mask defines which states of the </w:t>
      </w:r>
      <w:r w:rsidR="009A4FE4">
        <w:t>point</w:t>
      </w:r>
      <w:r>
        <w:t xml:space="preserve"> are to be included in the count of time. The mask has 1-bit per state, with bit 0 corresponding to state 0, bit 1 to state 1 and so on. For example, a state mask of 0x0005 calculate</w:t>
      </w:r>
      <w:r w:rsidR="00AC202F">
        <w:t>s</w:t>
      </w:r>
      <w:r>
        <w:t xml:space="preserve"> the time that a double-bit binary input </w:t>
      </w:r>
      <w:r w:rsidR="009A4FE4">
        <w:t>point</w:t>
      </w:r>
      <w:r>
        <w:t xml:space="preserve"> has been in state 0 or state 2 within the defined period.</w:t>
      </w:r>
    </w:p>
    <w:p w14:paraId="3BA7C569" w14:textId="3F7D05D4" w:rsidR="00E622A5" w:rsidRDefault="00E622A5" w:rsidP="00E622A5">
      <w:pPr>
        <w:pStyle w:val="BodyText"/>
      </w:pPr>
      <w:r>
        <w:t xml:space="preserve">To disable the state runtime on the </w:t>
      </w:r>
      <w:r w:rsidR="009A4FE4">
        <w:t>point</w:t>
      </w:r>
      <w:r>
        <w:t>, specify a state mask of zero.</w:t>
      </w:r>
    </w:p>
    <w:p w14:paraId="2E4D1647" w14:textId="7CD8DD65" w:rsidR="00E622A5" w:rsidRDefault="00E622A5" w:rsidP="00E622A5">
      <w:pPr>
        <w:pStyle w:val="BodyText"/>
      </w:pPr>
      <w:r>
        <w:t xml:space="preserve">The extended </w:t>
      </w:r>
      <w:r w:rsidR="009A4FE4">
        <w:t>point</w:t>
      </w:r>
      <w:r>
        <w:t xml:space="preserve"> value is the time in milliseconds that the </w:t>
      </w:r>
      <w:r w:rsidR="009A4FE4">
        <w:t>point</w:t>
      </w:r>
      <w:r>
        <w:t xml:space="preserve"> has been in one of the selected states within the given time period.</w:t>
      </w:r>
    </w:p>
    <w:p w14:paraId="5E5C600F" w14:textId="77777777" w:rsidR="00E622A5" w:rsidRDefault="00E622A5" w:rsidP="00E622A5">
      <w:pPr>
        <w:pStyle w:val="BodyText"/>
      </w:pPr>
      <w:r>
        <w:t>The report period is the time in milliseconds between logging values. The runtime value is therefore calculated from the reset time to the report time.</w:t>
      </w:r>
    </w:p>
    <w:p w14:paraId="4D9C70AB" w14:textId="65D07D0F" w:rsidR="00E622A5" w:rsidRDefault="00E622A5" w:rsidP="001725CA">
      <w:pPr>
        <w:pStyle w:val="Heading2"/>
      </w:pPr>
      <w:bookmarkStart w:id="1100" w:name="_Ref161319455"/>
      <w:bookmarkStart w:id="1101" w:name="_Toc172098962"/>
      <w:r w:rsidRPr="00E622A5">
        <w:t>Limit and control profiles</w:t>
      </w:r>
      <w:bookmarkEnd w:id="1100"/>
      <w:bookmarkEnd w:id="1101"/>
    </w:p>
    <w:p w14:paraId="5297A541" w14:textId="7C9E6A85" w:rsidR="00E622A5" w:rsidRDefault="00E622A5" w:rsidP="00E622A5">
      <w:pPr>
        <w:pStyle w:val="BodyText"/>
      </w:pPr>
      <w:r w:rsidRPr="00E622A5">
        <w:t>Profiles are time-varying values. A profile can be attached to an analogue or counter limit to cause that limit to vary across a week. They can also be attached to a control profile object</w:t>
      </w:r>
      <w:r>
        <w:t>.</w:t>
      </w:r>
      <w:r w:rsidRPr="00E622A5">
        <w:t xml:space="preserve"> </w:t>
      </w:r>
    </w:p>
    <w:p w14:paraId="450DFEE5" w14:textId="4BC47129" w:rsidR="003D567B" w:rsidRDefault="003D567B" w:rsidP="001725CA">
      <w:pPr>
        <w:pStyle w:val="Heading3"/>
      </w:pPr>
      <w:bookmarkStart w:id="1102" w:name="_Toc172098963"/>
      <w:r>
        <w:t xml:space="preserve">Limit </w:t>
      </w:r>
      <w:r w:rsidR="006B0494">
        <w:t>profiles</w:t>
      </w:r>
      <w:bookmarkEnd w:id="1102"/>
    </w:p>
    <w:p w14:paraId="44F883C3" w14:textId="77777777" w:rsidR="003D567B" w:rsidRDefault="003D567B" w:rsidP="003D567B">
      <w:pPr>
        <w:pStyle w:val="BodyText"/>
      </w:pPr>
      <w:r>
        <w:t>A Limit Profile can be attached to an analogue or counter alarm limit or be attached and used by a control profile.</w:t>
      </w:r>
    </w:p>
    <w:p w14:paraId="16139CD3" w14:textId="132D2582" w:rsidR="003D567B" w:rsidRDefault="003D567B" w:rsidP="003D567B">
      <w:pPr>
        <w:pStyle w:val="BodyText"/>
      </w:pPr>
      <w:r>
        <w:lastRenderedPageBreak/>
        <w:t xml:space="preserve">The information in </w:t>
      </w:r>
      <w:r w:rsidRPr="003D567B">
        <w:rPr>
          <w:rStyle w:val="Crossreference"/>
        </w:rPr>
        <w:fldChar w:fldCharType="begin"/>
      </w:r>
      <w:r w:rsidRPr="003D567B">
        <w:rPr>
          <w:rStyle w:val="Crossreference"/>
        </w:rPr>
        <w:instrText xml:space="preserve"> REF _Ref161319951 \h </w:instrText>
      </w:r>
      <w:r>
        <w:rPr>
          <w:rStyle w:val="Crossreference"/>
        </w:rPr>
        <w:instrText xml:space="preserve"> \* MERGEFORMAT </w:instrText>
      </w:r>
      <w:r w:rsidRPr="003D567B">
        <w:rPr>
          <w:rStyle w:val="Crossreference"/>
        </w:rPr>
      </w:r>
      <w:r w:rsidRPr="003D567B">
        <w:rPr>
          <w:rStyle w:val="Crossreference"/>
        </w:rPr>
        <w:fldChar w:fldCharType="separate"/>
      </w:r>
      <w:ins w:id="1103" w:author="Gavin Rawson" w:date="2024-07-17T08:57:00Z" w16du:dateUtc="2024-07-17T07:57:00Z">
        <w:r w:rsidR="00B95831" w:rsidRPr="00B95831">
          <w:rPr>
            <w:rStyle w:val="Crossreference"/>
            <w:rPrChange w:id="1104" w:author="Gavin Rawson" w:date="2024-07-17T08:57:00Z" w16du:dateUtc="2024-07-17T07:57:00Z">
              <w:rPr/>
            </w:rPrChange>
          </w:rPr>
          <w:t xml:space="preserve">Table </w:t>
        </w:r>
        <w:r w:rsidR="00B95831" w:rsidRPr="00B95831">
          <w:rPr>
            <w:rStyle w:val="Crossreference"/>
            <w:rPrChange w:id="1105" w:author="Gavin Rawson" w:date="2024-07-17T08:57:00Z" w16du:dateUtc="2024-07-17T07:57:00Z">
              <w:rPr>
                <w:noProof/>
              </w:rPr>
            </w:rPrChange>
          </w:rPr>
          <w:t>20</w:t>
        </w:r>
      </w:ins>
      <w:del w:id="1106" w:author="Gavin Rawson" w:date="2024-07-15T12:48:00Z" w16du:dateUtc="2024-07-15T11:48:00Z">
        <w:r w:rsidR="002B16D9" w:rsidRPr="00041655" w:rsidDel="00461D1E">
          <w:rPr>
            <w:rStyle w:val="Crossreference"/>
          </w:rPr>
          <w:delText>Table 20</w:delText>
        </w:r>
      </w:del>
      <w:r w:rsidRPr="003D567B">
        <w:rPr>
          <w:rStyle w:val="Crossreference"/>
        </w:rPr>
        <w:fldChar w:fldCharType="end"/>
      </w:r>
      <w:r>
        <w:t xml:space="preserve"> is used to define limit profiles within the object: </w:t>
      </w:r>
      <w:r w:rsidRPr="003D567B">
        <w:rPr>
          <w:b/>
          <w:bCs/>
        </w:rPr>
        <w:t>limitProfile</w:t>
      </w:r>
      <w:r w:rsidR="00F024EF">
        <w:t>.</w:t>
      </w:r>
    </w:p>
    <w:p w14:paraId="3C36AE41" w14:textId="5803AE14" w:rsidR="00E622A5" w:rsidRDefault="003D567B" w:rsidP="00163DC5">
      <w:pPr>
        <w:pStyle w:val="Caption"/>
        <w:keepNext/>
      </w:pPr>
      <w:bookmarkStart w:id="1107" w:name="_Ref161319951"/>
      <w:bookmarkStart w:id="1108" w:name="_Toc170288659"/>
      <w:r>
        <w:t xml:space="preserve">Table </w:t>
      </w:r>
      <w:r>
        <w:fldChar w:fldCharType="begin"/>
      </w:r>
      <w:r>
        <w:instrText xml:space="preserve"> SEQ Table \* ARABIC </w:instrText>
      </w:r>
      <w:r>
        <w:fldChar w:fldCharType="separate"/>
      </w:r>
      <w:r w:rsidR="00B95831">
        <w:rPr>
          <w:noProof/>
        </w:rPr>
        <w:t>20</w:t>
      </w:r>
      <w:r>
        <w:rPr>
          <w:noProof/>
        </w:rPr>
        <w:fldChar w:fldCharType="end"/>
      </w:r>
      <w:bookmarkEnd w:id="1107"/>
      <w:r>
        <w:tab/>
      </w:r>
      <w:r w:rsidRPr="003D567B">
        <w:t xml:space="preserve">Information used in defining limit profiles for analogue and counter </w:t>
      </w:r>
      <w:r w:rsidR="00115B0F">
        <w:t>p</w:t>
      </w:r>
      <w:r w:rsidRPr="003D567B">
        <w:t>oints</w:t>
      </w:r>
      <w:bookmarkEnd w:id="1108"/>
    </w:p>
    <w:tbl>
      <w:tblPr>
        <w:tblStyle w:val="LucidTable12"/>
        <w:tblW w:w="9072" w:type="dxa"/>
        <w:jc w:val="center"/>
        <w:tblLayout w:type="fixed"/>
        <w:tblLook w:val="04A0" w:firstRow="1" w:lastRow="0" w:firstColumn="1" w:lastColumn="0" w:noHBand="0" w:noVBand="1"/>
      </w:tblPr>
      <w:tblGrid>
        <w:gridCol w:w="1565"/>
        <w:gridCol w:w="1265"/>
        <w:gridCol w:w="993"/>
        <w:gridCol w:w="1417"/>
        <w:gridCol w:w="3832"/>
      </w:tblGrid>
      <w:tr w:rsidR="003D567B" w:rsidRPr="00163DC5" w14:paraId="3559F7EF" w14:textId="77777777" w:rsidTr="00867623">
        <w:trPr>
          <w:cnfStyle w:val="100000000000" w:firstRow="1" w:lastRow="0" w:firstColumn="0" w:lastColumn="0" w:oddVBand="0" w:evenVBand="0" w:oddHBand="0" w:evenHBand="0" w:firstRowFirstColumn="0" w:firstRowLastColumn="0" w:lastRowFirstColumn="0" w:lastRowLastColumn="0"/>
          <w:cantSplit/>
          <w:tblHeader/>
          <w:jc w:val="center"/>
        </w:trPr>
        <w:tc>
          <w:tcPr>
            <w:tcW w:w="1565" w:type="dxa"/>
            <w:shd w:val="clear" w:color="auto" w:fill="5BABD3"/>
          </w:tcPr>
          <w:p w14:paraId="17F7EE04" w14:textId="77777777" w:rsidR="003D567B" w:rsidRPr="00163DC5" w:rsidRDefault="003D567B" w:rsidP="003D567B">
            <w:pPr>
              <w:pStyle w:val="TableHeading"/>
              <w:rPr>
                <w:b/>
                <w:sz w:val="20"/>
                <w:szCs w:val="20"/>
              </w:rPr>
            </w:pPr>
            <w:r w:rsidRPr="00163DC5">
              <w:rPr>
                <w:b/>
                <w:sz w:val="20"/>
                <w:szCs w:val="20"/>
              </w:rPr>
              <w:t>Information</w:t>
            </w:r>
          </w:p>
        </w:tc>
        <w:tc>
          <w:tcPr>
            <w:tcW w:w="1265" w:type="dxa"/>
            <w:shd w:val="clear" w:color="auto" w:fill="5BABD3"/>
          </w:tcPr>
          <w:p w14:paraId="1D72C0AF" w14:textId="77777777" w:rsidR="003D567B" w:rsidRPr="00163DC5" w:rsidRDefault="003D567B" w:rsidP="003D567B">
            <w:pPr>
              <w:pStyle w:val="TableHeading"/>
              <w:rPr>
                <w:b/>
                <w:sz w:val="20"/>
                <w:szCs w:val="20"/>
              </w:rPr>
            </w:pPr>
            <w:r w:rsidRPr="00163DC5">
              <w:rPr>
                <w:b/>
                <w:sz w:val="20"/>
                <w:szCs w:val="20"/>
              </w:rPr>
              <w:t>Type</w:t>
            </w:r>
          </w:p>
        </w:tc>
        <w:tc>
          <w:tcPr>
            <w:tcW w:w="993" w:type="dxa"/>
            <w:shd w:val="clear" w:color="auto" w:fill="5BABD3"/>
          </w:tcPr>
          <w:p w14:paraId="5656BA03" w14:textId="77777777" w:rsidR="003D567B" w:rsidRPr="00163DC5" w:rsidRDefault="003D567B" w:rsidP="003D567B">
            <w:pPr>
              <w:pStyle w:val="TableHeading"/>
              <w:rPr>
                <w:b/>
                <w:sz w:val="20"/>
                <w:szCs w:val="20"/>
              </w:rPr>
            </w:pPr>
            <w:r w:rsidRPr="00163DC5">
              <w:rPr>
                <w:b/>
                <w:sz w:val="20"/>
                <w:szCs w:val="20"/>
              </w:rPr>
              <w:t>JSON Name</w:t>
            </w:r>
          </w:p>
        </w:tc>
        <w:tc>
          <w:tcPr>
            <w:tcW w:w="1417" w:type="dxa"/>
            <w:shd w:val="clear" w:color="auto" w:fill="5BABD3"/>
          </w:tcPr>
          <w:p w14:paraId="582AE705" w14:textId="77777777" w:rsidR="003D567B" w:rsidRPr="00163DC5" w:rsidRDefault="003D567B" w:rsidP="003D567B">
            <w:pPr>
              <w:pStyle w:val="TableHeading"/>
              <w:rPr>
                <w:b/>
                <w:sz w:val="20"/>
                <w:szCs w:val="20"/>
              </w:rPr>
            </w:pPr>
            <w:r w:rsidRPr="00163DC5">
              <w:rPr>
                <w:b/>
                <w:sz w:val="20"/>
                <w:szCs w:val="20"/>
              </w:rPr>
              <w:t>Mandatory</w:t>
            </w:r>
          </w:p>
        </w:tc>
        <w:tc>
          <w:tcPr>
            <w:tcW w:w="3832" w:type="dxa"/>
            <w:shd w:val="clear" w:color="auto" w:fill="5BABD3"/>
          </w:tcPr>
          <w:p w14:paraId="00ED942B" w14:textId="77777777" w:rsidR="003D567B" w:rsidRPr="00163DC5" w:rsidRDefault="003D567B" w:rsidP="003D567B">
            <w:pPr>
              <w:pStyle w:val="TableHeading"/>
              <w:rPr>
                <w:b/>
                <w:sz w:val="20"/>
                <w:szCs w:val="20"/>
              </w:rPr>
            </w:pPr>
            <w:r w:rsidRPr="00163DC5">
              <w:rPr>
                <w:b/>
                <w:sz w:val="20"/>
                <w:szCs w:val="20"/>
              </w:rPr>
              <w:t>Description</w:t>
            </w:r>
          </w:p>
        </w:tc>
      </w:tr>
      <w:tr w:rsidR="00270690" w:rsidRPr="00163DC5" w14:paraId="6222E561" w14:textId="77777777" w:rsidTr="00163DC5">
        <w:trPr>
          <w:cnfStyle w:val="100000000000" w:firstRow="1" w:lastRow="0" w:firstColumn="0" w:lastColumn="0" w:oddVBand="0" w:evenVBand="0" w:oddHBand="0" w:evenHBand="0" w:firstRowFirstColumn="0" w:firstRowLastColumn="0" w:lastRowFirstColumn="0" w:lastRowLastColumn="0"/>
          <w:tblHeader/>
          <w:jc w:val="center"/>
        </w:trPr>
        <w:tc>
          <w:tcPr>
            <w:tcW w:w="1565" w:type="dxa"/>
            <w:shd w:val="clear" w:color="auto" w:fill="auto"/>
          </w:tcPr>
          <w:p w14:paraId="57895C26" w14:textId="77777777" w:rsidR="003D567B" w:rsidRPr="00207ED5" w:rsidRDefault="003D567B" w:rsidP="002B16D9">
            <w:pPr>
              <w:pStyle w:val="TableText"/>
              <w:rPr>
                <w:b w:val="0"/>
                <w:bCs/>
              </w:rPr>
            </w:pPr>
            <w:r w:rsidRPr="007920C5">
              <w:rPr>
                <w:bCs/>
              </w:rPr>
              <w:t>Limit Profile Index</w:t>
            </w:r>
          </w:p>
        </w:tc>
        <w:tc>
          <w:tcPr>
            <w:tcW w:w="1265" w:type="dxa"/>
            <w:shd w:val="clear" w:color="auto" w:fill="auto"/>
          </w:tcPr>
          <w:p w14:paraId="4BA0F85B" w14:textId="794EDE53" w:rsidR="003D567B" w:rsidRPr="00207ED5" w:rsidRDefault="003C1168" w:rsidP="002B16D9">
            <w:pPr>
              <w:pStyle w:val="TableText"/>
              <w:rPr>
                <w:b w:val="0"/>
                <w:bCs/>
              </w:rPr>
            </w:pPr>
            <w:ins w:id="1109" w:author="Gavin Rawson" w:date="2024-07-15T08:26:00Z" w16du:dateUtc="2024-07-15T07:26:00Z">
              <w:r w:rsidRPr="007920C5">
                <w:rPr>
                  <w:bCs/>
                </w:rPr>
                <w:t>Integer</w:t>
              </w:r>
            </w:ins>
            <w:del w:id="1110" w:author="Gavin Rawson" w:date="2024-07-15T08:26:00Z" w16du:dateUtc="2024-07-15T07:26:00Z">
              <w:r w:rsidR="003D567B" w:rsidRPr="007920C5" w:rsidDel="003C1168">
                <w:rPr>
                  <w:bCs/>
                </w:rPr>
                <w:delText>Number</w:delText>
              </w:r>
            </w:del>
          </w:p>
        </w:tc>
        <w:tc>
          <w:tcPr>
            <w:tcW w:w="993" w:type="dxa"/>
            <w:shd w:val="clear" w:color="auto" w:fill="auto"/>
          </w:tcPr>
          <w:p w14:paraId="7964956B" w14:textId="77777777" w:rsidR="003D567B" w:rsidRPr="00207ED5" w:rsidRDefault="003D567B" w:rsidP="002B16D9">
            <w:pPr>
              <w:pStyle w:val="TableText"/>
              <w:rPr>
                <w:b w:val="0"/>
                <w:bCs/>
              </w:rPr>
            </w:pPr>
            <w:r w:rsidRPr="007920C5">
              <w:rPr>
                <w:bCs/>
              </w:rPr>
              <w:t>num</w:t>
            </w:r>
          </w:p>
        </w:tc>
        <w:tc>
          <w:tcPr>
            <w:tcW w:w="1417" w:type="dxa"/>
            <w:shd w:val="clear" w:color="auto" w:fill="auto"/>
          </w:tcPr>
          <w:p w14:paraId="22C52C53" w14:textId="77777777" w:rsidR="003D567B" w:rsidRPr="00207ED5" w:rsidRDefault="003D567B" w:rsidP="002B16D9">
            <w:pPr>
              <w:pStyle w:val="TableText"/>
              <w:rPr>
                <w:b w:val="0"/>
                <w:bCs/>
              </w:rPr>
            </w:pPr>
            <w:r w:rsidRPr="007920C5">
              <w:rPr>
                <w:bCs/>
              </w:rPr>
              <w:t>Yes</w:t>
            </w:r>
          </w:p>
        </w:tc>
        <w:tc>
          <w:tcPr>
            <w:tcW w:w="3832" w:type="dxa"/>
            <w:shd w:val="clear" w:color="auto" w:fill="auto"/>
          </w:tcPr>
          <w:p w14:paraId="014228C6" w14:textId="77777777" w:rsidR="003D567B" w:rsidRPr="00207ED5" w:rsidRDefault="003D567B" w:rsidP="002B16D9">
            <w:pPr>
              <w:pStyle w:val="TableText"/>
              <w:rPr>
                <w:b w:val="0"/>
                <w:bCs/>
              </w:rPr>
            </w:pPr>
            <w:r w:rsidRPr="007920C5">
              <w:rPr>
                <w:bCs/>
              </w:rPr>
              <w:t>An index for this limit.</w:t>
            </w:r>
          </w:p>
        </w:tc>
      </w:tr>
      <w:tr w:rsidR="00270690" w:rsidRPr="00163DC5" w14:paraId="3484E4E4" w14:textId="77777777" w:rsidTr="00163DC5">
        <w:trPr>
          <w:cnfStyle w:val="100000000000" w:firstRow="1" w:lastRow="0" w:firstColumn="0" w:lastColumn="0" w:oddVBand="0" w:evenVBand="0" w:oddHBand="0" w:evenHBand="0" w:firstRowFirstColumn="0" w:firstRowLastColumn="0" w:lastRowFirstColumn="0" w:lastRowLastColumn="0"/>
          <w:tblHeader/>
          <w:jc w:val="center"/>
        </w:trPr>
        <w:tc>
          <w:tcPr>
            <w:tcW w:w="1565" w:type="dxa"/>
            <w:shd w:val="clear" w:color="auto" w:fill="auto"/>
          </w:tcPr>
          <w:p w14:paraId="6FC6B5F2" w14:textId="77777777" w:rsidR="003D567B" w:rsidRPr="00207ED5" w:rsidRDefault="003D567B" w:rsidP="002B16D9">
            <w:pPr>
              <w:pStyle w:val="TableText"/>
              <w:rPr>
                <w:b w:val="0"/>
                <w:bCs/>
              </w:rPr>
            </w:pPr>
            <w:r w:rsidRPr="007920C5">
              <w:rPr>
                <w:bCs/>
              </w:rPr>
              <w:t>Values</w:t>
            </w:r>
          </w:p>
        </w:tc>
        <w:tc>
          <w:tcPr>
            <w:tcW w:w="1265" w:type="dxa"/>
            <w:shd w:val="clear" w:color="auto" w:fill="auto"/>
          </w:tcPr>
          <w:p w14:paraId="353EE5F2" w14:textId="77777777" w:rsidR="003D567B" w:rsidRPr="00207ED5" w:rsidRDefault="003D567B" w:rsidP="002B16D9">
            <w:pPr>
              <w:pStyle w:val="TableText"/>
              <w:rPr>
                <w:b w:val="0"/>
                <w:bCs/>
              </w:rPr>
            </w:pPr>
            <w:r w:rsidRPr="007920C5">
              <w:rPr>
                <w:bCs/>
              </w:rPr>
              <w:t>Array of Numbers</w:t>
            </w:r>
          </w:p>
        </w:tc>
        <w:tc>
          <w:tcPr>
            <w:tcW w:w="993" w:type="dxa"/>
            <w:shd w:val="clear" w:color="auto" w:fill="auto"/>
          </w:tcPr>
          <w:p w14:paraId="49085772" w14:textId="77777777" w:rsidR="003D567B" w:rsidRPr="00207ED5" w:rsidRDefault="003D567B" w:rsidP="002B16D9">
            <w:pPr>
              <w:pStyle w:val="TableText"/>
              <w:rPr>
                <w:b w:val="0"/>
                <w:bCs/>
              </w:rPr>
            </w:pPr>
            <w:r w:rsidRPr="007920C5">
              <w:rPr>
                <w:bCs/>
              </w:rPr>
              <w:t>values</w:t>
            </w:r>
          </w:p>
        </w:tc>
        <w:tc>
          <w:tcPr>
            <w:tcW w:w="1417" w:type="dxa"/>
            <w:shd w:val="clear" w:color="auto" w:fill="auto"/>
          </w:tcPr>
          <w:p w14:paraId="600F84C8" w14:textId="77777777" w:rsidR="003D567B" w:rsidRPr="00207ED5" w:rsidRDefault="003D567B" w:rsidP="002B16D9">
            <w:pPr>
              <w:pStyle w:val="TableText"/>
              <w:rPr>
                <w:b w:val="0"/>
                <w:bCs/>
              </w:rPr>
            </w:pPr>
            <w:r w:rsidRPr="007920C5">
              <w:rPr>
                <w:bCs/>
              </w:rPr>
              <w:t>Yes</w:t>
            </w:r>
          </w:p>
        </w:tc>
        <w:tc>
          <w:tcPr>
            <w:tcW w:w="3832" w:type="dxa"/>
            <w:shd w:val="clear" w:color="auto" w:fill="auto"/>
          </w:tcPr>
          <w:p w14:paraId="4E65DABA" w14:textId="77777777" w:rsidR="003D567B" w:rsidRPr="00207ED5" w:rsidRDefault="003D567B" w:rsidP="002B16D9">
            <w:pPr>
              <w:pStyle w:val="TableText"/>
              <w:rPr>
                <w:b w:val="0"/>
                <w:bCs/>
              </w:rPr>
            </w:pPr>
            <w:r w:rsidRPr="007920C5">
              <w:rPr>
                <w:bCs/>
              </w:rPr>
              <w:t>Values array - first value applies at first time.</w:t>
            </w:r>
          </w:p>
        </w:tc>
      </w:tr>
      <w:tr w:rsidR="00270690" w:rsidRPr="00163DC5" w14:paraId="7193080F" w14:textId="77777777" w:rsidTr="00163DC5">
        <w:trPr>
          <w:cnfStyle w:val="100000000000" w:firstRow="1" w:lastRow="0" w:firstColumn="0" w:lastColumn="0" w:oddVBand="0" w:evenVBand="0" w:oddHBand="0" w:evenHBand="0" w:firstRowFirstColumn="0" w:firstRowLastColumn="0" w:lastRowFirstColumn="0" w:lastRowLastColumn="0"/>
          <w:tblHeader/>
          <w:jc w:val="center"/>
        </w:trPr>
        <w:tc>
          <w:tcPr>
            <w:tcW w:w="1565" w:type="dxa"/>
            <w:shd w:val="clear" w:color="auto" w:fill="auto"/>
          </w:tcPr>
          <w:p w14:paraId="694DD811" w14:textId="77777777" w:rsidR="003D567B" w:rsidRPr="00207ED5" w:rsidRDefault="003D567B" w:rsidP="002B16D9">
            <w:pPr>
              <w:pStyle w:val="TableText"/>
              <w:rPr>
                <w:b w:val="0"/>
                <w:bCs/>
              </w:rPr>
            </w:pPr>
            <w:r w:rsidRPr="007920C5">
              <w:rPr>
                <w:bCs/>
              </w:rPr>
              <w:t>Times</w:t>
            </w:r>
          </w:p>
        </w:tc>
        <w:tc>
          <w:tcPr>
            <w:tcW w:w="1265" w:type="dxa"/>
            <w:shd w:val="clear" w:color="auto" w:fill="auto"/>
          </w:tcPr>
          <w:p w14:paraId="6A66EAD3" w14:textId="77777777" w:rsidR="003D567B" w:rsidRPr="00207ED5" w:rsidRDefault="003D567B" w:rsidP="002B16D9">
            <w:pPr>
              <w:pStyle w:val="TableText"/>
              <w:rPr>
                <w:b w:val="0"/>
                <w:bCs/>
              </w:rPr>
            </w:pPr>
            <w:r w:rsidRPr="007920C5">
              <w:rPr>
                <w:bCs/>
              </w:rPr>
              <w:t>Array of Integer</w:t>
            </w:r>
          </w:p>
        </w:tc>
        <w:tc>
          <w:tcPr>
            <w:tcW w:w="993" w:type="dxa"/>
            <w:shd w:val="clear" w:color="auto" w:fill="auto"/>
          </w:tcPr>
          <w:p w14:paraId="094B9B04" w14:textId="77777777" w:rsidR="003D567B" w:rsidRPr="00207ED5" w:rsidRDefault="003D567B" w:rsidP="002B16D9">
            <w:pPr>
              <w:pStyle w:val="TableText"/>
              <w:rPr>
                <w:b w:val="0"/>
                <w:bCs/>
              </w:rPr>
            </w:pPr>
            <w:r w:rsidRPr="007920C5">
              <w:rPr>
                <w:bCs/>
              </w:rPr>
              <w:t>times</w:t>
            </w:r>
          </w:p>
        </w:tc>
        <w:tc>
          <w:tcPr>
            <w:tcW w:w="1417" w:type="dxa"/>
            <w:shd w:val="clear" w:color="auto" w:fill="auto"/>
          </w:tcPr>
          <w:p w14:paraId="34868D52" w14:textId="77777777" w:rsidR="003D567B" w:rsidRPr="00207ED5" w:rsidRDefault="003D567B" w:rsidP="002B16D9">
            <w:pPr>
              <w:pStyle w:val="TableText"/>
              <w:rPr>
                <w:b w:val="0"/>
                <w:bCs/>
              </w:rPr>
            </w:pPr>
            <w:r w:rsidRPr="007920C5">
              <w:rPr>
                <w:bCs/>
              </w:rPr>
              <w:t>Yes</w:t>
            </w:r>
          </w:p>
        </w:tc>
        <w:tc>
          <w:tcPr>
            <w:tcW w:w="3832" w:type="dxa"/>
            <w:shd w:val="clear" w:color="auto" w:fill="auto"/>
          </w:tcPr>
          <w:p w14:paraId="28E8445A" w14:textId="77777777" w:rsidR="003D567B" w:rsidRPr="00207ED5" w:rsidRDefault="003D567B" w:rsidP="002B16D9">
            <w:pPr>
              <w:pStyle w:val="TableText"/>
              <w:rPr>
                <w:b w:val="0"/>
                <w:bCs/>
              </w:rPr>
            </w:pPr>
            <w:r w:rsidRPr="007920C5">
              <w:rPr>
                <w:bCs/>
              </w:rPr>
              <w:t>Times array - in milliseconds from start of day.</w:t>
            </w:r>
          </w:p>
        </w:tc>
      </w:tr>
      <w:tr w:rsidR="00270690" w:rsidRPr="00163DC5" w14:paraId="09DF71E6" w14:textId="77777777" w:rsidTr="00163DC5">
        <w:trPr>
          <w:cnfStyle w:val="100000000000" w:firstRow="1" w:lastRow="0" w:firstColumn="0" w:lastColumn="0" w:oddVBand="0" w:evenVBand="0" w:oddHBand="0" w:evenHBand="0" w:firstRowFirstColumn="0" w:firstRowLastColumn="0" w:lastRowFirstColumn="0" w:lastRowLastColumn="0"/>
          <w:tblHeader/>
          <w:jc w:val="center"/>
        </w:trPr>
        <w:tc>
          <w:tcPr>
            <w:tcW w:w="1565" w:type="dxa"/>
            <w:shd w:val="clear" w:color="auto" w:fill="auto"/>
          </w:tcPr>
          <w:p w14:paraId="30A91FB6" w14:textId="77777777" w:rsidR="003D567B" w:rsidRPr="00207ED5" w:rsidRDefault="003D567B" w:rsidP="002B16D9">
            <w:pPr>
              <w:pStyle w:val="TableText"/>
              <w:rPr>
                <w:b w:val="0"/>
                <w:bCs/>
              </w:rPr>
            </w:pPr>
            <w:r w:rsidRPr="007920C5">
              <w:rPr>
                <w:bCs/>
              </w:rPr>
              <w:t>Type</w:t>
            </w:r>
          </w:p>
        </w:tc>
        <w:tc>
          <w:tcPr>
            <w:tcW w:w="1265" w:type="dxa"/>
            <w:shd w:val="clear" w:color="auto" w:fill="auto"/>
          </w:tcPr>
          <w:p w14:paraId="6332511F" w14:textId="77777777" w:rsidR="003D567B" w:rsidRPr="00207ED5" w:rsidRDefault="003D567B" w:rsidP="002B16D9">
            <w:pPr>
              <w:pStyle w:val="TableText"/>
              <w:rPr>
                <w:b w:val="0"/>
                <w:bCs/>
              </w:rPr>
            </w:pPr>
            <w:r w:rsidRPr="007920C5">
              <w:rPr>
                <w:bCs/>
              </w:rPr>
              <w:t>Integer</w:t>
            </w:r>
          </w:p>
        </w:tc>
        <w:tc>
          <w:tcPr>
            <w:tcW w:w="993" w:type="dxa"/>
            <w:shd w:val="clear" w:color="auto" w:fill="auto"/>
          </w:tcPr>
          <w:p w14:paraId="1C5F0175" w14:textId="77777777" w:rsidR="003D567B" w:rsidRPr="00207ED5" w:rsidRDefault="003D567B" w:rsidP="002B16D9">
            <w:pPr>
              <w:pStyle w:val="TableText"/>
              <w:rPr>
                <w:b w:val="0"/>
                <w:bCs/>
              </w:rPr>
            </w:pPr>
            <w:r w:rsidRPr="007920C5">
              <w:rPr>
                <w:bCs/>
              </w:rPr>
              <w:t>type</w:t>
            </w:r>
          </w:p>
        </w:tc>
        <w:tc>
          <w:tcPr>
            <w:tcW w:w="1417" w:type="dxa"/>
            <w:shd w:val="clear" w:color="auto" w:fill="auto"/>
          </w:tcPr>
          <w:p w14:paraId="03C7AE43" w14:textId="77777777" w:rsidR="003D567B" w:rsidRPr="00207ED5" w:rsidRDefault="003D567B" w:rsidP="002B16D9">
            <w:pPr>
              <w:pStyle w:val="TableText"/>
              <w:rPr>
                <w:b w:val="0"/>
                <w:bCs/>
              </w:rPr>
            </w:pPr>
            <w:r w:rsidRPr="007920C5">
              <w:rPr>
                <w:bCs/>
              </w:rPr>
              <w:t>No</w:t>
            </w:r>
          </w:p>
        </w:tc>
        <w:tc>
          <w:tcPr>
            <w:tcW w:w="3832" w:type="dxa"/>
            <w:shd w:val="clear" w:color="auto" w:fill="auto"/>
          </w:tcPr>
          <w:p w14:paraId="1E750221" w14:textId="77777777" w:rsidR="003D567B" w:rsidRPr="00207ED5" w:rsidRDefault="003D567B" w:rsidP="002B16D9">
            <w:pPr>
              <w:pStyle w:val="TableText"/>
              <w:rPr>
                <w:b w:val="0"/>
                <w:bCs/>
              </w:rPr>
            </w:pPr>
            <w:r w:rsidRPr="007920C5">
              <w:rPr>
                <w:bCs/>
              </w:rPr>
              <w:t>Whether the profile is stepped (0) or linear (1). Stepped is 'step first'. Stepped is the default.</w:t>
            </w:r>
          </w:p>
        </w:tc>
      </w:tr>
      <w:tr w:rsidR="00270690" w:rsidRPr="00163DC5" w14:paraId="52FA90BC" w14:textId="77777777" w:rsidTr="00163DC5">
        <w:trPr>
          <w:cnfStyle w:val="100000000000" w:firstRow="1" w:lastRow="0" w:firstColumn="0" w:lastColumn="0" w:oddVBand="0" w:evenVBand="0" w:oddHBand="0" w:evenHBand="0" w:firstRowFirstColumn="0" w:firstRowLastColumn="0" w:lastRowFirstColumn="0" w:lastRowLastColumn="0"/>
          <w:tblHeader/>
          <w:jc w:val="center"/>
        </w:trPr>
        <w:tc>
          <w:tcPr>
            <w:tcW w:w="1565" w:type="dxa"/>
            <w:shd w:val="clear" w:color="auto" w:fill="auto"/>
          </w:tcPr>
          <w:p w14:paraId="5C214A16" w14:textId="77777777" w:rsidR="003D567B" w:rsidRPr="00207ED5" w:rsidRDefault="003D567B" w:rsidP="002B16D9">
            <w:pPr>
              <w:pStyle w:val="TableText"/>
              <w:rPr>
                <w:b w:val="0"/>
                <w:bCs/>
              </w:rPr>
            </w:pPr>
            <w:r w:rsidRPr="007920C5">
              <w:rPr>
                <w:bCs/>
              </w:rPr>
              <w:t xml:space="preserve">Interpolate </w:t>
            </w:r>
          </w:p>
        </w:tc>
        <w:tc>
          <w:tcPr>
            <w:tcW w:w="1265" w:type="dxa"/>
            <w:shd w:val="clear" w:color="auto" w:fill="auto"/>
          </w:tcPr>
          <w:p w14:paraId="04241D6A" w14:textId="77777777" w:rsidR="003D567B" w:rsidRPr="00207ED5" w:rsidRDefault="003D567B" w:rsidP="002B16D9">
            <w:pPr>
              <w:pStyle w:val="TableText"/>
              <w:rPr>
                <w:b w:val="0"/>
                <w:bCs/>
              </w:rPr>
            </w:pPr>
            <w:r w:rsidRPr="007920C5">
              <w:rPr>
                <w:bCs/>
              </w:rPr>
              <w:t>Integer</w:t>
            </w:r>
          </w:p>
        </w:tc>
        <w:tc>
          <w:tcPr>
            <w:tcW w:w="993" w:type="dxa"/>
            <w:shd w:val="clear" w:color="auto" w:fill="auto"/>
          </w:tcPr>
          <w:p w14:paraId="788922CD" w14:textId="77777777" w:rsidR="003D567B" w:rsidRPr="00207ED5" w:rsidRDefault="003D567B" w:rsidP="002B16D9">
            <w:pPr>
              <w:pStyle w:val="TableText"/>
              <w:rPr>
                <w:b w:val="0"/>
                <w:bCs/>
              </w:rPr>
            </w:pPr>
            <w:r w:rsidRPr="007920C5">
              <w:rPr>
                <w:bCs/>
              </w:rPr>
              <w:t>inter</w:t>
            </w:r>
          </w:p>
        </w:tc>
        <w:tc>
          <w:tcPr>
            <w:tcW w:w="1417" w:type="dxa"/>
            <w:shd w:val="clear" w:color="auto" w:fill="auto"/>
          </w:tcPr>
          <w:p w14:paraId="400914A0" w14:textId="77777777" w:rsidR="003D567B" w:rsidRPr="00207ED5" w:rsidRDefault="003D567B" w:rsidP="002B16D9">
            <w:pPr>
              <w:pStyle w:val="TableText"/>
              <w:rPr>
                <w:b w:val="0"/>
                <w:bCs/>
              </w:rPr>
            </w:pPr>
            <w:r w:rsidRPr="007920C5">
              <w:rPr>
                <w:bCs/>
              </w:rPr>
              <w:t>No</w:t>
            </w:r>
          </w:p>
        </w:tc>
        <w:tc>
          <w:tcPr>
            <w:tcW w:w="3832" w:type="dxa"/>
            <w:shd w:val="clear" w:color="auto" w:fill="auto"/>
          </w:tcPr>
          <w:p w14:paraId="3769053C" w14:textId="26B279D5" w:rsidR="003D567B" w:rsidRPr="00207ED5" w:rsidRDefault="003D567B" w:rsidP="002B16D9">
            <w:pPr>
              <w:pStyle w:val="TableText"/>
              <w:rPr>
                <w:b w:val="0"/>
                <w:bCs/>
              </w:rPr>
            </w:pPr>
            <w:r w:rsidRPr="007920C5">
              <w:rPr>
                <w:bCs/>
              </w:rPr>
              <w:t xml:space="preserve">The interpolation time (in milliseconds) is the time period used to compute a new value for the profile, interpolating between two profile </w:t>
            </w:r>
            <w:r w:rsidR="009A4FE4" w:rsidRPr="007920C5">
              <w:rPr>
                <w:bCs/>
              </w:rPr>
              <w:t>point</w:t>
            </w:r>
            <w:r w:rsidRPr="007920C5">
              <w:rPr>
                <w:bCs/>
              </w:rPr>
              <w:t>s.</w:t>
            </w:r>
            <w:r w:rsidR="005A4693" w:rsidRPr="007920C5">
              <w:rPr>
                <w:bCs/>
              </w:rPr>
              <w:t xml:space="preserve"> </w:t>
            </w:r>
            <w:r w:rsidRPr="007920C5">
              <w:rPr>
                <w:bCs/>
              </w:rPr>
              <w:t>If set to 0 then no interpolation is performed. Applies to control values.</w:t>
            </w:r>
          </w:p>
        </w:tc>
      </w:tr>
    </w:tbl>
    <w:p w14:paraId="78A58E5A" w14:textId="77777777" w:rsidR="003D567B" w:rsidRDefault="003D567B" w:rsidP="003D567B">
      <w:pPr>
        <w:pStyle w:val="BodyText"/>
      </w:pPr>
    </w:p>
    <w:p w14:paraId="3A8CEB89" w14:textId="28C3E02A" w:rsidR="003D567B" w:rsidRDefault="003D567B" w:rsidP="001725CA">
      <w:pPr>
        <w:pStyle w:val="Heading3"/>
      </w:pPr>
      <w:bookmarkStart w:id="1111" w:name="_Toc172098964"/>
      <w:r>
        <w:t xml:space="preserve">Control </w:t>
      </w:r>
      <w:r w:rsidR="006B0494">
        <w:t>profiles</w:t>
      </w:r>
      <w:bookmarkEnd w:id="1111"/>
    </w:p>
    <w:p w14:paraId="0A4B768C" w14:textId="072E8A00" w:rsidR="003D567B" w:rsidRDefault="003D567B" w:rsidP="003D567B">
      <w:pPr>
        <w:pStyle w:val="BodyText"/>
      </w:pPr>
      <w:r w:rsidRPr="003D567B">
        <w:t xml:space="preserve">The information in </w:t>
      </w:r>
      <w:r w:rsidRPr="003D567B">
        <w:rPr>
          <w:rStyle w:val="Crossreference"/>
        </w:rPr>
        <w:fldChar w:fldCharType="begin"/>
      </w:r>
      <w:r w:rsidRPr="003D567B">
        <w:rPr>
          <w:rStyle w:val="Crossreference"/>
        </w:rPr>
        <w:instrText xml:space="preserve"> REF _Ref161319984 \h </w:instrText>
      </w:r>
      <w:r>
        <w:rPr>
          <w:rStyle w:val="Crossreference"/>
        </w:rPr>
        <w:instrText xml:space="preserve"> \* MERGEFORMAT </w:instrText>
      </w:r>
      <w:r w:rsidRPr="003D567B">
        <w:rPr>
          <w:rStyle w:val="Crossreference"/>
        </w:rPr>
      </w:r>
      <w:r w:rsidRPr="003D567B">
        <w:rPr>
          <w:rStyle w:val="Crossreference"/>
        </w:rPr>
        <w:fldChar w:fldCharType="separate"/>
      </w:r>
      <w:ins w:id="1112" w:author="Gavin Rawson" w:date="2024-07-17T08:57:00Z" w16du:dateUtc="2024-07-17T07:57:00Z">
        <w:r w:rsidR="00B95831" w:rsidRPr="00B95831">
          <w:rPr>
            <w:rStyle w:val="Crossreference"/>
            <w:rPrChange w:id="1113" w:author="Gavin Rawson" w:date="2024-07-17T08:57:00Z" w16du:dateUtc="2024-07-17T07:57:00Z">
              <w:rPr/>
            </w:rPrChange>
          </w:rPr>
          <w:t xml:space="preserve">Table </w:t>
        </w:r>
        <w:r w:rsidR="00B95831" w:rsidRPr="00B95831">
          <w:rPr>
            <w:rStyle w:val="Crossreference"/>
            <w:rPrChange w:id="1114" w:author="Gavin Rawson" w:date="2024-07-17T08:57:00Z" w16du:dateUtc="2024-07-17T07:57:00Z">
              <w:rPr>
                <w:noProof/>
              </w:rPr>
            </w:rPrChange>
          </w:rPr>
          <w:t>21</w:t>
        </w:r>
      </w:ins>
      <w:del w:id="1115" w:author="Gavin Rawson" w:date="2024-07-15T12:48:00Z" w16du:dateUtc="2024-07-15T11:48:00Z">
        <w:r w:rsidR="002B16D9" w:rsidRPr="00041655" w:rsidDel="00461D1E">
          <w:rPr>
            <w:rStyle w:val="Crossreference"/>
          </w:rPr>
          <w:delText>Table 21</w:delText>
        </w:r>
      </w:del>
      <w:r w:rsidRPr="003D567B">
        <w:rPr>
          <w:rStyle w:val="Crossreference"/>
        </w:rPr>
        <w:fldChar w:fldCharType="end"/>
      </w:r>
      <w:r w:rsidRPr="003D567B">
        <w:t xml:space="preserve"> is used to define limit profiles w</w:t>
      </w:r>
      <w:r>
        <w:t xml:space="preserve">ithin the object: </w:t>
      </w:r>
      <w:r w:rsidRPr="003D567B">
        <w:rPr>
          <w:b/>
          <w:bCs/>
        </w:rPr>
        <w:t>controlProfile</w:t>
      </w:r>
      <w:r w:rsidR="004974C2">
        <w:t>.</w:t>
      </w:r>
    </w:p>
    <w:p w14:paraId="20B39DF2" w14:textId="509B0CE2" w:rsidR="003D567B" w:rsidRDefault="003D567B" w:rsidP="003D567B">
      <w:pPr>
        <w:pStyle w:val="Caption"/>
      </w:pPr>
      <w:bookmarkStart w:id="1116" w:name="_Ref161319984"/>
      <w:bookmarkStart w:id="1117" w:name="_Toc170288660"/>
      <w:r>
        <w:t xml:space="preserve">Table </w:t>
      </w:r>
      <w:r>
        <w:fldChar w:fldCharType="begin"/>
      </w:r>
      <w:r>
        <w:instrText xml:space="preserve"> SEQ Table \* ARABIC </w:instrText>
      </w:r>
      <w:r>
        <w:fldChar w:fldCharType="separate"/>
      </w:r>
      <w:r w:rsidR="00B95831">
        <w:rPr>
          <w:noProof/>
        </w:rPr>
        <w:t>21</w:t>
      </w:r>
      <w:r>
        <w:rPr>
          <w:noProof/>
        </w:rPr>
        <w:fldChar w:fldCharType="end"/>
      </w:r>
      <w:bookmarkEnd w:id="1116"/>
      <w:r>
        <w:tab/>
      </w:r>
      <w:r w:rsidRPr="003D567B">
        <w:t xml:space="preserve"> Information used in defining a control profile</w:t>
      </w:r>
      <w:bookmarkEnd w:id="1117"/>
    </w:p>
    <w:tbl>
      <w:tblPr>
        <w:tblStyle w:val="LucidTable13"/>
        <w:tblW w:w="9072" w:type="dxa"/>
        <w:jc w:val="center"/>
        <w:tblLook w:val="04A0" w:firstRow="1" w:lastRow="0" w:firstColumn="1" w:lastColumn="0" w:noHBand="0" w:noVBand="1"/>
      </w:tblPr>
      <w:tblGrid>
        <w:gridCol w:w="1560"/>
        <w:gridCol w:w="1640"/>
        <w:gridCol w:w="1252"/>
        <w:gridCol w:w="1355"/>
        <w:gridCol w:w="3265"/>
      </w:tblGrid>
      <w:tr w:rsidR="00270690" w:rsidRPr="00163DC5" w14:paraId="4A5656CC" w14:textId="77777777" w:rsidTr="00270690">
        <w:trPr>
          <w:cnfStyle w:val="100000000000" w:firstRow="1" w:lastRow="0" w:firstColumn="0" w:lastColumn="0" w:oddVBand="0" w:evenVBand="0" w:oddHBand="0" w:evenHBand="0" w:firstRowFirstColumn="0" w:firstRowLastColumn="0" w:lastRowFirstColumn="0" w:lastRowLastColumn="0"/>
          <w:tblHeader/>
          <w:jc w:val="center"/>
        </w:trPr>
        <w:tc>
          <w:tcPr>
            <w:tcW w:w="1609" w:type="dxa"/>
            <w:shd w:val="clear" w:color="auto" w:fill="5BABD3"/>
          </w:tcPr>
          <w:p w14:paraId="43CE74A7" w14:textId="77777777" w:rsidR="00270690" w:rsidRPr="00163DC5" w:rsidRDefault="00270690" w:rsidP="00270690">
            <w:pPr>
              <w:pStyle w:val="TableHeading"/>
              <w:rPr>
                <w:b/>
                <w:sz w:val="20"/>
                <w:szCs w:val="20"/>
              </w:rPr>
            </w:pPr>
            <w:r w:rsidRPr="00163DC5">
              <w:rPr>
                <w:b/>
                <w:sz w:val="20"/>
                <w:szCs w:val="20"/>
              </w:rPr>
              <w:t>Information</w:t>
            </w:r>
          </w:p>
        </w:tc>
        <w:tc>
          <w:tcPr>
            <w:tcW w:w="1032" w:type="dxa"/>
            <w:shd w:val="clear" w:color="auto" w:fill="5BABD3"/>
          </w:tcPr>
          <w:p w14:paraId="625E003C" w14:textId="77777777" w:rsidR="00270690" w:rsidRPr="00163DC5" w:rsidRDefault="00270690" w:rsidP="00270690">
            <w:pPr>
              <w:pStyle w:val="TableHeading"/>
              <w:rPr>
                <w:b/>
                <w:sz w:val="20"/>
                <w:szCs w:val="20"/>
              </w:rPr>
            </w:pPr>
            <w:r w:rsidRPr="00163DC5">
              <w:rPr>
                <w:b/>
                <w:sz w:val="20"/>
                <w:szCs w:val="20"/>
              </w:rPr>
              <w:t>Type</w:t>
            </w:r>
          </w:p>
        </w:tc>
        <w:tc>
          <w:tcPr>
            <w:tcW w:w="932" w:type="dxa"/>
            <w:shd w:val="clear" w:color="auto" w:fill="5BABD3"/>
          </w:tcPr>
          <w:p w14:paraId="4B3BE845" w14:textId="77777777" w:rsidR="00270690" w:rsidRPr="00163DC5" w:rsidRDefault="00270690" w:rsidP="00270690">
            <w:pPr>
              <w:pStyle w:val="TableHeading"/>
              <w:rPr>
                <w:b/>
                <w:sz w:val="20"/>
                <w:szCs w:val="20"/>
              </w:rPr>
            </w:pPr>
            <w:r w:rsidRPr="00163DC5">
              <w:rPr>
                <w:b/>
                <w:sz w:val="20"/>
                <w:szCs w:val="20"/>
              </w:rPr>
              <w:t>JSON Name</w:t>
            </w:r>
          </w:p>
        </w:tc>
        <w:tc>
          <w:tcPr>
            <w:tcW w:w="1239" w:type="dxa"/>
            <w:shd w:val="clear" w:color="auto" w:fill="5BABD3"/>
          </w:tcPr>
          <w:p w14:paraId="544A7D2D" w14:textId="77777777" w:rsidR="00270690" w:rsidRPr="00163DC5" w:rsidRDefault="00270690" w:rsidP="00270690">
            <w:pPr>
              <w:pStyle w:val="TableHeading"/>
              <w:rPr>
                <w:b/>
                <w:sz w:val="20"/>
                <w:szCs w:val="20"/>
              </w:rPr>
            </w:pPr>
            <w:r w:rsidRPr="00163DC5">
              <w:rPr>
                <w:b/>
                <w:sz w:val="20"/>
                <w:szCs w:val="20"/>
              </w:rPr>
              <w:t>Mandatory</w:t>
            </w:r>
          </w:p>
        </w:tc>
        <w:tc>
          <w:tcPr>
            <w:tcW w:w="4204" w:type="dxa"/>
            <w:shd w:val="clear" w:color="auto" w:fill="5BABD3"/>
          </w:tcPr>
          <w:p w14:paraId="48B10695" w14:textId="77777777" w:rsidR="00270690" w:rsidRPr="00163DC5" w:rsidRDefault="00270690" w:rsidP="00270690">
            <w:pPr>
              <w:pStyle w:val="TableHeading"/>
              <w:rPr>
                <w:b/>
                <w:sz w:val="20"/>
                <w:szCs w:val="20"/>
              </w:rPr>
            </w:pPr>
            <w:r w:rsidRPr="00163DC5">
              <w:rPr>
                <w:b/>
                <w:sz w:val="20"/>
                <w:szCs w:val="20"/>
              </w:rPr>
              <w:t>Description</w:t>
            </w:r>
          </w:p>
        </w:tc>
      </w:tr>
      <w:tr w:rsidR="00270690" w:rsidRPr="00163DC5" w14:paraId="543BB8CF" w14:textId="77777777" w:rsidTr="00270690">
        <w:trPr>
          <w:jc w:val="center"/>
        </w:trPr>
        <w:tc>
          <w:tcPr>
            <w:tcW w:w="1609" w:type="dxa"/>
          </w:tcPr>
          <w:p w14:paraId="6D4CB3B0" w14:textId="77777777" w:rsidR="00270690" w:rsidRPr="00163DC5" w:rsidRDefault="00270690" w:rsidP="002B16D9">
            <w:pPr>
              <w:pStyle w:val="TableText"/>
            </w:pPr>
            <w:r w:rsidRPr="00163DC5">
              <w:t>Parent Point</w:t>
            </w:r>
          </w:p>
        </w:tc>
        <w:tc>
          <w:tcPr>
            <w:tcW w:w="1032" w:type="dxa"/>
          </w:tcPr>
          <w:p w14:paraId="32965023" w14:textId="77777777" w:rsidR="00270690" w:rsidRPr="00163DC5" w:rsidRDefault="00270690" w:rsidP="002B16D9">
            <w:pPr>
              <w:pStyle w:val="TableText"/>
            </w:pPr>
            <w:r w:rsidRPr="00163DC5">
              <w:t>Integer</w:t>
            </w:r>
          </w:p>
        </w:tc>
        <w:tc>
          <w:tcPr>
            <w:tcW w:w="932" w:type="dxa"/>
          </w:tcPr>
          <w:p w14:paraId="4B8D2974" w14:textId="77777777" w:rsidR="00270690" w:rsidRPr="00163DC5" w:rsidRDefault="00270690" w:rsidP="002B16D9">
            <w:pPr>
              <w:pStyle w:val="TableText"/>
            </w:pPr>
            <w:r w:rsidRPr="00163DC5">
              <w:t>parent</w:t>
            </w:r>
          </w:p>
        </w:tc>
        <w:tc>
          <w:tcPr>
            <w:tcW w:w="1239" w:type="dxa"/>
          </w:tcPr>
          <w:p w14:paraId="017C1FB6" w14:textId="77777777" w:rsidR="00270690" w:rsidRPr="00163DC5" w:rsidRDefault="00270690" w:rsidP="002B16D9">
            <w:pPr>
              <w:pStyle w:val="TableText"/>
            </w:pPr>
            <w:r w:rsidRPr="00163DC5">
              <w:t>Yes</w:t>
            </w:r>
          </w:p>
        </w:tc>
        <w:tc>
          <w:tcPr>
            <w:tcW w:w="4204" w:type="dxa"/>
          </w:tcPr>
          <w:p w14:paraId="11D9310F" w14:textId="27F8A9E3" w:rsidR="00270690" w:rsidRPr="00163DC5" w:rsidRDefault="00270690" w:rsidP="002B16D9">
            <w:pPr>
              <w:pStyle w:val="TableText"/>
            </w:pPr>
            <w:r w:rsidRPr="00163DC5">
              <w:t xml:space="preserve">Analogue or binary output </w:t>
            </w:r>
            <w:r w:rsidR="009A4FE4">
              <w:t>point</w:t>
            </w:r>
            <w:r w:rsidRPr="00163DC5">
              <w:t xml:space="preserve"> number</w:t>
            </w:r>
            <w:r w:rsidR="00CF3484">
              <w:t>.</w:t>
            </w:r>
          </w:p>
        </w:tc>
      </w:tr>
      <w:tr w:rsidR="00270690" w:rsidRPr="00163DC5" w14:paraId="31EEFB6F" w14:textId="77777777" w:rsidTr="00270690">
        <w:trPr>
          <w:jc w:val="center"/>
        </w:trPr>
        <w:tc>
          <w:tcPr>
            <w:tcW w:w="1609" w:type="dxa"/>
          </w:tcPr>
          <w:p w14:paraId="122DB08F" w14:textId="77777777" w:rsidR="00270690" w:rsidRPr="00163DC5" w:rsidRDefault="00270690" w:rsidP="002B16D9">
            <w:pPr>
              <w:pStyle w:val="TableText"/>
            </w:pPr>
            <w:r w:rsidRPr="00163DC5">
              <w:t>Parent Type</w:t>
            </w:r>
          </w:p>
        </w:tc>
        <w:tc>
          <w:tcPr>
            <w:tcW w:w="1032" w:type="dxa"/>
          </w:tcPr>
          <w:p w14:paraId="7DDB2786" w14:textId="77777777" w:rsidR="00270690" w:rsidRPr="00163DC5" w:rsidRDefault="00270690" w:rsidP="002B16D9">
            <w:pPr>
              <w:pStyle w:val="TableText"/>
            </w:pPr>
            <w:r w:rsidRPr="00163DC5">
              <w:t>String</w:t>
            </w:r>
          </w:p>
        </w:tc>
        <w:tc>
          <w:tcPr>
            <w:tcW w:w="932" w:type="dxa"/>
          </w:tcPr>
          <w:p w14:paraId="5B884E1E" w14:textId="77777777" w:rsidR="00270690" w:rsidRPr="00163DC5" w:rsidRDefault="00270690" w:rsidP="002B16D9">
            <w:pPr>
              <w:pStyle w:val="TableText"/>
            </w:pPr>
            <w:r w:rsidRPr="00163DC5">
              <w:t>parentType</w:t>
            </w:r>
          </w:p>
        </w:tc>
        <w:tc>
          <w:tcPr>
            <w:tcW w:w="1239" w:type="dxa"/>
          </w:tcPr>
          <w:p w14:paraId="1729BA47" w14:textId="77777777" w:rsidR="00270690" w:rsidRPr="00163DC5" w:rsidRDefault="00270690" w:rsidP="002B16D9">
            <w:pPr>
              <w:pStyle w:val="TableText"/>
            </w:pPr>
            <w:r w:rsidRPr="00163DC5">
              <w:t>Yes</w:t>
            </w:r>
          </w:p>
        </w:tc>
        <w:tc>
          <w:tcPr>
            <w:tcW w:w="4204" w:type="dxa"/>
          </w:tcPr>
          <w:p w14:paraId="36DC066B" w14:textId="77777777" w:rsidR="00270690" w:rsidRPr="00163DC5" w:rsidRDefault="00270690" w:rsidP="002B16D9">
            <w:pPr>
              <w:pStyle w:val="TableText"/>
            </w:pPr>
            <w:r w:rsidRPr="00163DC5">
              <w:t>“ao” or “bo”</w:t>
            </w:r>
          </w:p>
        </w:tc>
      </w:tr>
      <w:tr w:rsidR="00270690" w:rsidRPr="00163DC5" w14:paraId="75485E26" w14:textId="77777777" w:rsidTr="00270690">
        <w:trPr>
          <w:jc w:val="center"/>
        </w:trPr>
        <w:tc>
          <w:tcPr>
            <w:tcW w:w="1609" w:type="dxa"/>
          </w:tcPr>
          <w:p w14:paraId="38308C85" w14:textId="77777777" w:rsidR="00270690" w:rsidRPr="00163DC5" w:rsidRDefault="00270690" w:rsidP="002B16D9">
            <w:pPr>
              <w:pStyle w:val="TableText"/>
            </w:pPr>
            <w:r w:rsidRPr="00163DC5">
              <w:t>Control Profile Index</w:t>
            </w:r>
          </w:p>
        </w:tc>
        <w:tc>
          <w:tcPr>
            <w:tcW w:w="1032" w:type="dxa"/>
          </w:tcPr>
          <w:p w14:paraId="398B90D3" w14:textId="60157E31" w:rsidR="00270690" w:rsidRPr="00163DC5" w:rsidRDefault="003C1168" w:rsidP="002B16D9">
            <w:pPr>
              <w:pStyle w:val="TableText"/>
            </w:pPr>
            <w:ins w:id="1118" w:author="Gavin Rawson" w:date="2024-07-15T08:27:00Z" w16du:dateUtc="2024-07-15T07:27:00Z">
              <w:r>
                <w:t>Integer</w:t>
              </w:r>
            </w:ins>
            <w:del w:id="1119" w:author="Gavin Rawson" w:date="2024-07-15T08:27:00Z" w16du:dateUtc="2024-07-15T07:27:00Z">
              <w:r w:rsidR="00270690" w:rsidRPr="00163DC5" w:rsidDel="003C1168">
                <w:delText>Number</w:delText>
              </w:r>
            </w:del>
          </w:p>
        </w:tc>
        <w:tc>
          <w:tcPr>
            <w:tcW w:w="932" w:type="dxa"/>
          </w:tcPr>
          <w:p w14:paraId="3A3FC592" w14:textId="77777777" w:rsidR="00270690" w:rsidRPr="00163DC5" w:rsidRDefault="00270690" w:rsidP="002B16D9">
            <w:pPr>
              <w:pStyle w:val="TableText"/>
            </w:pPr>
            <w:r w:rsidRPr="00163DC5">
              <w:t>num</w:t>
            </w:r>
          </w:p>
        </w:tc>
        <w:tc>
          <w:tcPr>
            <w:tcW w:w="1239" w:type="dxa"/>
          </w:tcPr>
          <w:p w14:paraId="3B8B407D" w14:textId="77777777" w:rsidR="00270690" w:rsidRPr="00163DC5" w:rsidRDefault="00270690" w:rsidP="002B16D9">
            <w:pPr>
              <w:pStyle w:val="TableText"/>
            </w:pPr>
            <w:r w:rsidRPr="00163DC5">
              <w:t>Yes</w:t>
            </w:r>
          </w:p>
        </w:tc>
        <w:tc>
          <w:tcPr>
            <w:tcW w:w="4204" w:type="dxa"/>
          </w:tcPr>
          <w:p w14:paraId="6835DC11" w14:textId="15DA5FC9" w:rsidR="00270690" w:rsidRPr="00163DC5" w:rsidRDefault="00270690" w:rsidP="002B16D9">
            <w:pPr>
              <w:pStyle w:val="TableText"/>
            </w:pPr>
            <w:r w:rsidRPr="00163DC5">
              <w:t>Control Profile Index for this profile</w:t>
            </w:r>
            <w:r w:rsidR="00CF3484">
              <w:t>.</w:t>
            </w:r>
          </w:p>
        </w:tc>
      </w:tr>
      <w:tr w:rsidR="00270690" w:rsidRPr="00163DC5" w14:paraId="15084240" w14:textId="77777777" w:rsidTr="00270690">
        <w:trPr>
          <w:jc w:val="center"/>
        </w:trPr>
        <w:tc>
          <w:tcPr>
            <w:tcW w:w="1609" w:type="dxa"/>
          </w:tcPr>
          <w:p w14:paraId="7450E02C" w14:textId="099A2436" w:rsidR="00270690" w:rsidRPr="00163DC5" w:rsidRDefault="00270690" w:rsidP="002B16D9">
            <w:pPr>
              <w:pStyle w:val="TableText"/>
            </w:pPr>
            <w:r w:rsidRPr="00163DC5">
              <w:t xml:space="preserve">Limit </w:t>
            </w:r>
            <w:r w:rsidR="00833682">
              <w:t>N</w:t>
            </w:r>
            <w:r w:rsidR="00833682" w:rsidRPr="00163DC5">
              <w:t>ame</w:t>
            </w:r>
          </w:p>
        </w:tc>
        <w:tc>
          <w:tcPr>
            <w:tcW w:w="1032" w:type="dxa"/>
          </w:tcPr>
          <w:p w14:paraId="5DB4E84D" w14:textId="77777777" w:rsidR="00270690" w:rsidRPr="00163DC5" w:rsidRDefault="00270690" w:rsidP="002B16D9">
            <w:pPr>
              <w:pStyle w:val="TableText"/>
            </w:pPr>
            <w:r w:rsidRPr="00163DC5">
              <w:t>String</w:t>
            </w:r>
          </w:p>
        </w:tc>
        <w:tc>
          <w:tcPr>
            <w:tcW w:w="932" w:type="dxa"/>
          </w:tcPr>
          <w:p w14:paraId="0040B69B" w14:textId="77777777" w:rsidR="00270690" w:rsidRPr="00163DC5" w:rsidRDefault="00270690" w:rsidP="002B16D9">
            <w:pPr>
              <w:pStyle w:val="TableText"/>
            </w:pPr>
            <w:r w:rsidRPr="00163DC5">
              <w:t>name</w:t>
            </w:r>
          </w:p>
        </w:tc>
        <w:tc>
          <w:tcPr>
            <w:tcW w:w="1239" w:type="dxa"/>
          </w:tcPr>
          <w:p w14:paraId="4DAA099C" w14:textId="77777777" w:rsidR="00270690" w:rsidRPr="00163DC5" w:rsidRDefault="00270690" w:rsidP="002B16D9">
            <w:pPr>
              <w:pStyle w:val="TableText"/>
            </w:pPr>
            <w:r w:rsidRPr="00163DC5">
              <w:t>No</w:t>
            </w:r>
          </w:p>
        </w:tc>
        <w:tc>
          <w:tcPr>
            <w:tcW w:w="4204" w:type="dxa"/>
          </w:tcPr>
          <w:p w14:paraId="0F3F9372" w14:textId="74B0DE59" w:rsidR="00270690" w:rsidRPr="00163DC5" w:rsidRDefault="00270690" w:rsidP="002B16D9">
            <w:pPr>
              <w:pStyle w:val="TableText"/>
            </w:pPr>
            <w:r w:rsidRPr="00163DC5">
              <w:t>A human readable name for the limit</w:t>
            </w:r>
            <w:r w:rsidR="00CF3484">
              <w:t>.</w:t>
            </w:r>
          </w:p>
        </w:tc>
      </w:tr>
      <w:tr w:rsidR="00270690" w:rsidRPr="00163DC5" w14:paraId="43773B80" w14:textId="77777777" w:rsidTr="00270690">
        <w:trPr>
          <w:jc w:val="center"/>
        </w:trPr>
        <w:tc>
          <w:tcPr>
            <w:tcW w:w="1609" w:type="dxa"/>
          </w:tcPr>
          <w:p w14:paraId="78E24FD0" w14:textId="796BEEAD" w:rsidR="00270690" w:rsidRPr="00163DC5" w:rsidRDefault="00270690" w:rsidP="002B16D9">
            <w:pPr>
              <w:pStyle w:val="TableText"/>
            </w:pPr>
            <w:r w:rsidRPr="00163DC5">
              <w:t xml:space="preserve">Monday </w:t>
            </w:r>
            <w:r w:rsidR="00833682">
              <w:t>P</w:t>
            </w:r>
            <w:r w:rsidR="00833682" w:rsidRPr="00163DC5">
              <w:t>rofile</w:t>
            </w:r>
          </w:p>
        </w:tc>
        <w:tc>
          <w:tcPr>
            <w:tcW w:w="1032" w:type="dxa"/>
          </w:tcPr>
          <w:p w14:paraId="1D1CD21B" w14:textId="048B6ED2" w:rsidR="00270690" w:rsidRPr="00163DC5" w:rsidRDefault="003C1168" w:rsidP="002B16D9">
            <w:pPr>
              <w:pStyle w:val="TableText"/>
            </w:pPr>
            <w:ins w:id="1120" w:author="Gavin Rawson" w:date="2024-07-15T08:27:00Z" w16du:dateUtc="2024-07-15T07:27:00Z">
              <w:r>
                <w:t>Integer</w:t>
              </w:r>
            </w:ins>
            <w:del w:id="1121" w:author="Gavin Rawson" w:date="2024-07-15T08:27:00Z" w16du:dateUtc="2024-07-15T07:27:00Z">
              <w:r w:rsidR="00270690" w:rsidRPr="00163DC5" w:rsidDel="003C1168">
                <w:delText>Number</w:delText>
              </w:r>
            </w:del>
          </w:p>
        </w:tc>
        <w:tc>
          <w:tcPr>
            <w:tcW w:w="932" w:type="dxa"/>
          </w:tcPr>
          <w:p w14:paraId="75B50CE1" w14:textId="77777777" w:rsidR="00270690" w:rsidRPr="00163DC5" w:rsidRDefault="00270690" w:rsidP="002B16D9">
            <w:pPr>
              <w:pStyle w:val="TableText"/>
            </w:pPr>
            <w:r w:rsidRPr="00163DC5">
              <w:t>mon</w:t>
            </w:r>
          </w:p>
        </w:tc>
        <w:tc>
          <w:tcPr>
            <w:tcW w:w="1239" w:type="dxa"/>
          </w:tcPr>
          <w:p w14:paraId="3DBC00FC" w14:textId="77777777" w:rsidR="00270690" w:rsidRPr="00163DC5" w:rsidRDefault="00270690" w:rsidP="002B16D9">
            <w:pPr>
              <w:pStyle w:val="TableText"/>
            </w:pPr>
            <w:r w:rsidRPr="00163DC5">
              <w:t>No</w:t>
            </w:r>
          </w:p>
        </w:tc>
        <w:tc>
          <w:tcPr>
            <w:tcW w:w="4204" w:type="dxa"/>
          </w:tcPr>
          <w:p w14:paraId="707E9717" w14:textId="77777777" w:rsidR="00270690" w:rsidRPr="00163DC5" w:rsidRDefault="00270690" w:rsidP="002B16D9">
            <w:pPr>
              <w:pStyle w:val="TableText"/>
            </w:pPr>
            <w:r w:rsidRPr="00163DC5">
              <w:t>Profile number for Monday.</w:t>
            </w:r>
          </w:p>
        </w:tc>
      </w:tr>
      <w:tr w:rsidR="00270690" w:rsidRPr="00163DC5" w14:paraId="230C6BCD" w14:textId="77777777" w:rsidTr="00270690">
        <w:trPr>
          <w:jc w:val="center"/>
        </w:trPr>
        <w:tc>
          <w:tcPr>
            <w:tcW w:w="1609" w:type="dxa"/>
          </w:tcPr>
          <w:p w14:paraId="503277F0" w14:textId="3CB0527E" w:rsidR="00270690" w:rsidRPr="00163DC5" w:rsidRDefault="00270690" w:rsidP="002B16D9">
            <w:pPr>
              <w:pStyle w:val="TableText"/>
            </w:pPr>
            <w:r w:rsidRPr="00163DC5">
              <w:t xml:space="preserve">Tuesday </w:t>
            </w:r>
            <w:r w:rsidR="00833682">
              <w:t>P</w:t>
            </w:r>
            <w:r w:rsidR="00833682" w:rsidRPr="00163DC5">
              <w:t>rofile</w:t>
            </w:r>
          </w:p>
        </w:tc>
        <w:tc>
          <w:tcPr>
            <w:tcW w:w="1032" w:type="dxa"/>
          </w:tcPr>
          <w:p w14:paraId="3B30153E" w14:textId="4239A6E7" w:rsidR="00270690" w:rsidRPr="00163DC5" w:rsidRDefault="003C1168" w:rsidP="002B16D9">
            <w:pPr>
              <w:pStyle w:val="TableText"/>
            </w:pPr>
            <w:ins w:id="1122" w:author="Gavin Rawson" w:date="2024-07-15T08:27:00Z" w16du:dateUtc="2024-07-15T07:27:00Z">
              <w:r>
                <w:t>Integer</w:t>
              </w:r>
            </w:ins>
            <w:del w:id="1123" w:author="Gavin Rawson" w:date="2024-07-15T08:27:00Z" w16du:dateUtc="2024-07-15T07:27:00Z">
              <w:r w:rsidR="00270690" w:rsidRPr="00163DC5" w:rsidDel="003C1168">
                <w:delText>Number</w:delText>
              </w:r>
            </w:del>
          </w:p>
        </w:tc>
        <w:tc>
          <w:tcPr>
            <w:tcW w:w="932" w:type="dxa"/>
          </w:tcPr>
          <w:p w14:paraId="3EABCA4F" w14:textId="77777777" w:rsidR="00270690" w:rsidRPr="00163DC5" w:rsidRDefault="00270690" w:rsidP="002B16D9">
            <w:pPr>
              <w:pStyle w:val="TableText"/>
            </w:pPr>
            <w:r w:rsidRPr="00163DC5">
              <w:t>tue</w:t>
            </w:r>
          </w:p>
        </w:tc>
        <w:tc>
          <w:tcPr>
            <w:tcW w:w="1239" w:type="dxa"/>
          </w:tcPr>
          <w:p w14:paraId="5F7D09EB" w14:textId="77777777" w:rsidR="00270690" w:rsidRPr="00163DC5" w:rsidRDefault="00270690" w:rsidP="002B16D9">
            <w:pPr>
              <w:pStyle w:val="TableText"/>
            </w:pPr>
            <w:r w:rsidRPr="00163DC5">
              <w:t>No</w:t>
            </w:r>
          </w:p>
        </w:tc>
        <w:tc>
          <w:tcPr>
            <w:tcW w:w="4204" w:type="dxa"/>
          </w:tcPr>
          <w:p w14:paraId="5AF278AD" w14:textId="77777777" w:rsidR="00270690" w:rsidRPr="00163DC5" w:rsidRDefault="00270690" w:rsidP="002B16D9">
            <w:pPr>
              <w:pStyle w:val="TableText"/>
            </w:pPr>
            <w:r w:rsidRPr="00163DC5">
              <w:t>Profile number for Monday.</w:t>
            </w:r>
          </w:p>
        </w:tc>
      </w:tr>
      <w:tr w:rsidR="00270690" w:rsidRPr="00163DC5" w14:paraId="27DD0C81" w14:textId="77777777" w:rsidTr="00270690">
        <w:trPr>
          <w:jc w:val="center"/>
        </w:trPr>
        <w:tc>
          <w:tcPr>
            <w:tcW w:w="1609" w:type="dxa"/>
          </w:tcPr>
          <w:p w14:paraId="2E9060FB" w14:textId="53597820" w:rsidR="00270690" w:rsidRPr="00163DC5" w:rsidRDefault="00270690" w:rsidP="002B16D9">
            <w:pPr>
              <w:pStyle w:val="TableText"/>
            </w:pPr>
            <w:r w:rsidRPr="00163DC5">
              <w:t xml:space="preserve">Wednesday </w:t>
            </w:r>
            <w:r w:rsidR="00833682">
              <w:t>P</w:t>
            </w:r>
            <w:r w:rsidR="00833682" w:rsidRPr="00163DC5">
              <w:t>rofile</w:t>
            </w:r>
          </w:p>
        </w:tc>
        <w:tc>
          <w:tcPr>
            <w:tcW w:w="1032" w:type="dxa"/>
          </w:tcPr>
          <w:p w14:paraId="73E537ED" w14:textId="752DFB77" w:rsidR="00270690" w:rsidRPr="00163DC5" w:rsidRDefault="003C1168" w:rsidP="002B16D9">
            <w:pPr>
              <w:pStyle w:val="TableText"/>
            </w:pPr>
            <w:ins w:id="1124" w:author="Gavin Rawson" w:date="2024-07-15T08:27:00Z" w16du:dateUtc="2024-07-15T07:27:00Z">
              <w:r>
                <w:t>Integer</w:t>
              </w:r>
            </w:ins>
            <w:del w:id="1125" w:author="Gavin Rawson" w:date="2024-07-15T08:27:00Z" w16du:dateUtc="2024-07-15T07:27:00Z">
              <w:r w:rsidR="00270690" w:rsidRPr="00163DC5" w:rsidDel="003C1168">
                <w:delText>Number</w:delText>
              </w:r>
            </w:del>
          </w:p>
        </w:tc>
        <w:tc>
          <w:tcPr>
            <w:tcW w:w="932" w:type="dxa"/>
          </w:tcPr>
          <w:p w14:paraId="3B9F6886" w14:textId="77777777" w:rsidR="00270690" w:rsidRPr="00163DC5" w:rsidRDefault="00270690" w:rsidP="002B16D9">
            <w:pPr>
              <w:pStyle w:val="TableText"/>
            </w:pPr>
            <w:r w:rsidRPr="00163DC5">
              <w:t>wed</w:t>
            </w:r>
          </w:p>
        </w:tc>
        <w:tc>
          <w:tcPr>
            <w:tcW w:w="1239" w:type="dxa"/>
          </w:tcPr>
          <w:p w14:paraId="6D79A608" w14:textId="77777777" w:rsidR="00270690" w:rsidRPr="00163DC5" w:rsidRDefault="00270690" w:rsidP="002B16D9">
            <w:pPr>
              <w:pStyle w:val="TableText"/>
            </w:pPr>
            <w:r w:rsidRPr="00163DC5">
              <w:t>No</w:t>
            </w:r>
          </w:p>
        </w:tc>
        <w:tc>
          <w:tcPr>
            <w:tcW w:w="4204" w:type="dxa"/>
          </w:tcPr>
          <w:p w14:paraId="6EE37A70" w14:textId="77777777" w:rsidR="00270690" w:rsidRPr="00163DC5" w:rsidRDefault="00270690" w:rsidP="002B16D9">
            <w:pPr>
              <w:pStyle w:val="TableText"/>
            </w:pPr>
            <w:r w:rsidRPr="00163DC5">
              <w:t>Profile number for Monday.</w:t>
            </w:r>
          </w:p>
        </w:tc>
      </w:tr>
      <w:tr w:rsidR="00270690" w:rsidRPr="00163DC5" w14:paraId="578E0DC3" w14:textId="77777777" w:rsidTr="00270690">
        <w:trPr>
          <w:jc w:val="center"/>
        </w:trPr>
        <w:tc>
          <w:tcPr>
            <w:tcW w:w="1609" w:type="dxa"/>
          </w:tcPr>
          <w:p w14:paraId="66358767" w14:textId="2A6240FD" w:rsidR="00270690" w:rsidRPr="00163DC5" w:rsidRDefault="00270690" w:rsidP="002B16D9">
            <w:pPr>
              <w:pStyle w:val="TableText"/>
            </w:pPr>
            <w:r w:rsidRPr="00163DC5">
              <w:t xml:space="preserve">Thursday </w:t>
            </w:r>
            <w:r w:rsidR="00833682">
              <w:t>P</w:t>
            </w:r>
            <w:r w:rsidR="00833682" w:rsidRPr="00163DC5">
              <w:t>rofile</w:t>
            </w:r>
          </w:p>
        </w:tc>
        <w:tc>
          <w:tcPr>
            <w:tcW w:w="1032" w:type="dxa"/>
          </w:tcPr>
          <w:p w14:paraId="2E9872C1" w14:textId="489C26B8" w:rsidR="00270690" w:rsidRPr="00163DC5" w:rsidRDefault="003C1168" w:rsidP="002B16D9">
            <w:pPr>
              <w:pStyle w:val="TableText"/>
            </w:pPr>
            <w:ins w:id="1126" w:author="Gavin Rawson" w:date="2024-07-15T08:27:00Z" w16du:dateUtc="2024-07-15T07:27:00Z">
              <w:r>
                <w:t>Integer</w:t>
              </w:r>
            </w:ins>
            <w:del w:id="1127" w:author="Gavin Rawson" w:date="2024-07-15T08:27:00Z" w16du:dateUtc="2024-07-15T07:27:00Z">
              <w:r w:rsidR="00270690" w:rsidRPr="00163DC5" w:rsidDel="003C1168">
                <w:delText>Number</w:delText>
              </w:r>
            </w:del>
          </w:p>
        </w:tc>
        <w:tc>
          <w:tcPr>
            <w:tcW w:w="932" w:type="dxa"/>
          </w:tcPr>
          <w:p w14:paraId="29772504" w14:textId="77777777" w:rsidR="00270690" w:rsidRPr="00163DC5" w:rsidRDefault="00270690" w:rsidP="002B16D9">
            <w:pPr>
              <w:pStyle w:val="TableText"/>
            </w:pPr>
            <w:r w:rsidRPr="00163DC5">
              <w:t>thu</w:t>
            </w:r>
          </w:p>
        </w:tc>
        <w:tc>
          <w:tcPr>
            <w:tcW w:w="1239" w:type="dxa"/>
          </w:tcPr>
          <w:p w14:paraId="5AD3C831" w14:textId="77777777" w:rsidR="00270690" w:rsidRPr="00163DC5" w:rsidRDefault="00270690" w:rsidP="002B16D9">
            <w:pPr>
              <w:pStyle w:val="TableText"/>
            </w:pPr>
            <w:r w:rsidRPr="00163DC5">
              <w:t>No</w:t>
            </w:r>
          </w:p>
        </w:tc>
        <w:tc>
          <w:tcPr>
            <w:tcW w:w="4204" w:type="dxa"/>
          </w:tcPr>
          <w:p w14:paraId="09B3F36B" w14:textId="77777777" w:rsidR="00270690" w:rsidRPr="00163DC5" w:rsidRDefault="00270690" w:rsidP="002B16D9">
            <w:pPr>
              <w:pStyle w:val="TableText"/>
            </w:pPr>
            <w:r w:rsidRPr="00163DC5">
              <w:t>Profile number for Monday.</w:t>
            </w:r>
          </w:p>
        </w:tc>
      </w:tr>
      <w:tr w:rsidR="00270690" w:rsidRPr="00163DC5" w14:paraId="18EB0169" w14:textId="77777777" w:rsidTr="00270690">
        <w:trPr>
          <w:jc w:val="center"/>
        </w:trPr>
        <w:tc>
          <w:tcPr>
            <w:tcW w:w="1609" w:type="dxa"/>
          </w:tcPr>
          <w:p w14:paraId="7FB2CD06" w14:textId="1663E9D4" w:rsidR="00270690" w:rsidRPr="00163DC5" w:rsidRDefault="00270690" w:rsidP="002B16D9">
            <w:pPr>
              <w:pStyle w:val="TableText"/>
            </w:pPr>
            <w:r w:rsidRPr="00163DC5">
              <w:t xml:space="preserve">Friday </w:t>
            </w:r>
            <w:r w:rsidR="00833682">
              <w:t>P</w:t>
            </w:r>
            <w:r w:rsidR="00833682" w:rsidRPr="00163DC5">
              <w:t>rofile</w:t>
            </w:r>
          </w:p>
        </w:tc>
        <w:tc>
          <w:tcPr>
            <w:tcW w:w="1032" w:type="dxa"/>
          </w:tcPr>
          <w:p w14:paraId="0970618F" w14:textId="50B74AE3" w:rsidR="00270690" w:rsidRPr="00163DC5" w:rsidRDefault="003C1168" w:rsidP="002B16D9">
            <w:pPr>
              <w:pStyle w:val="TableText"/>
            </w:pPr>
            <w:ins w:id="1128" w:author="Gavin Rawson" w:date="2024-07-15T08:27:00Z" w16du:dateUtc="2024-07-15T07:27:00Z">
              <w:r>
                <w:t>Integer</w:t>
              </w:r>
            </w:ins>
            <w:del w:id="1129" w:author="Gavin Rawson" w:date="2024-07-15T08:27:00Z" w16du:dateUtc="2024-07-15T07:27:00Z">
              <w:r w:rsidR="00270690" w:rsidRPr="00163DC5" w:rsidDel="003C1168">
                <w:delText>Number</w:delText>
              </w:r>
            </w:del>
          </w:p>
        </w:tc>
        <w:tc>
          <w:tcPr>
            <w:tcW w:w="932" w:type="dxa"/>
          </w:tcPr>
          <w:p w14:paraId="375B6086" w14:textId="77777777" w:rsidR="00270690" w:rsidRPr="00163DC5" w:rsidRDefault="00270690" w:rsidP="002B16D9">
            <w:pPr>
              <w:pStyle w:val="TableText"/>
            </w:pPr>
            <w:r w:rsidRPr="00163DC5">
              <w:t>fri</w:t>
            </w:r>
          </w:p>
        </w:tc>
        <w:tc>
          <w:tcPr>
            <w:tcW w:w="1239" w:type="dxa"/>
          </w:tcPr>
          <w:p w14:paraId="4792C9A6" w14:textId="77777777" w:rsidR="00270690" w:rsidRPr="00163DC5" w:rsidRDefault="00270690" w:rsidP="002B16D9">
            <w:pPr>
              <w:pStyle w:val="TableText"/>
            </w:pPr>
            <w:r w:rsidRPr="00163DC5">
              <w:t>No</w:t>
            </w:r>
          </w:p>
        </w:tc>
        <w:tc>
          <w:tcPr>
            <w:tcW w:w="4204" w:type="dxa"/>
          </w:tcPr>
          <w:p w14:paraId="654EBE64" w14:textId="77777777" w:rsidR="00270690" w:rsidRPr="00163DC5" w:rsidRDefault="00270690" w:rsidP="002B16D9">
            <w:pPr>
              <w:pStyle w:val="TableText"/>
            </w:pPr>
            <w:r w:rsidRPr="00163DC5">
              <w:t>Profile number for Monday.</w:t>
            </w:r>
          </w:p>
        </w:tc>
      </w:tr>
      <w:tr w:rsidR="00270690" w:rsidRPr="00163DC5" w14:paraId="758BEF19" w14:textId="77777777" w:rsidTr="00270690">
        <w:trPr>
          <w:jc w:val="center"/>
        </w:trPr>
        <w:tc>
          <w:tcPr>
            <w:tcW w:w="1609" w:type="dxa"/>
          </w:tcPr>
          <w:p w14:paraId="0AA1CF06" w14:textId="120E1B2C" w:rsidR="00270690" w:rsidRPr="00163DC5" w:rsidRDefault="00270690" w:rsidP="002B16D9">
            <w:pPr>
              <w:pStyle w:val="TableText"/>
            </w:pPr>
            <w:r w:rsidRPr="00163DC5">
              <w:lastRenderedPageBreak/>
              <w:t xml:space="preserve">Saturday </w:t>
            </w:r>
            <w:r w:rsidR="00833682">
              <w:t>P</w:t>
            </w:r>
            <w:r w:rsidR="00833682" w:rsidRPr="00163DC5">
              <w:t>rofile</w:t>
            </w:r>
          </w:p>
        </w:tc>
        <w:tc>
          <w:tcPr>
            <w:tcW w:w="1032" w:type="dxa"/>
          </w:tcPr>
          <w:p w14:paraId="7C8FBD4B" w14:textId="2A19027E" w:rsidR="00270690" w:rsidRPr="00163DC5" w:rsidRDefault="003C1168" w:rsidP="002B16D9">
            <w:pPr>
              <w:pStyle w:val="TableText"/>
            </w:pPr>
            <w:ins w:id="1130" w:author="Gavin Rawson" w:date="2024-07-15T08:27:00Z" w16du:dateUtc="2024-07-15T07:27:00Z">
              <w:r>
                <w:t>Integer</w:t>
              </w:r>
            </w:ins>
            <w:del w:id="1131" w:author="Gavin Rawson" w:date="2024-07-15T08:27:00Z" w16du:dateUtc="2024-07-15T07:27:00Z">
              <w:r w:rsidR="00270690" w:rsidRPr="00163DC5" w:rsidDel="003C1168">
                <w:delText>Number</w:delText>
              </w:r>
            </w:del>
          </w:p>
        </w:tc>
        <w:tc>
          <w:tcPr>
            <w:tcW w:w="932" w:type="dxa"/>
          </w:tcPr>
          <w:p w14:paraId="315DD537" w14:textId="77777777" w:rsidR="00270690" w:rsidRPr="00163DC5" w:rsidRDefault="00270690" w:rsidP="002B16D9">
            <w:pPr>
              <w:pStyle w:val="TableText"/>
            </w:pPr>
            <w:r w:rsidRPr="00163DC5">
              <w:t>sat</w:t>
            </w:r>
          </w:p>
        </w:tc>
        <w:tc>
          <w:tcPr>
            <w:tcW w:w="1239" w:type="dxa"/>
          </w:tcPr>
          <w:p w14:paraId="77C97944" w14:textId="77777777" w:rsidR="00270690" w:rsidRPr="00163DC5" w:rsidRDefault="00270690" w:rsidP="002B16D9">
            <w:pPr>
              <w:pStyle w:val="TableText"/>
            </w:pPr>
            <w:r w:rsidRPr="00163DC5">
              <w:t>No</w:t>
            </w:r>
          </w:p>
        </w:tc>
        <w:tc>
          <w:tcPr>
            <w:tcW w:w="4204" w:type="dxa"/>
          </w:tcPr>
          <w:p w14:paraId="073E2130" w14:textId="77777777" w:rsidR="00270690" w:rsidRPr="00163DC5" w:rsidRDefault="00270690" w:rsidP="002B16D9">
            <w:pPr>
              <w:pStyle w:val="TableText"/>
            </w:pPr>
            <w:r w:rsidRPr="00163DC5">
              <w:t>Profile number for Monday.</w:t>
            </w:r>
          </w:p>
        </w:tc>
      </w:tr>
      <w:tr w:rsidR="00270690" w:rsidRPr="00163DC5" w14:paraId="50220205" w14:textId="77777777" w:rsidTr="00270690">
        <w:trPr>
          <w:jc w:val="center"/>
        </w:trPr>
        <w:tc>
          <w:tcPr>
            <w:tcW w:w="1609" w:type="dxa"/>
          </w:tcPr>
          <w:p w14:paraId="146088EC" w14:textId="42352074" w:rsidR="00270690" w:rsidRPr="00163DC5" w:rsidRDefault="00270690" w:rsidP="002B16D9">
            <w:pPr>
              <w:pStyle w:val="TableText"/>
            </w:pPr>
            <w:r w:rsidRPr="00163DC5">
              <w:t xml:space="preserve">Sunday </w:t>
            </w:r>
            <w:r w:rsidR="00833682">
              <w:t>P</w:t>
            </w:r>
            <w:r w:rsidR="00833682" w:rsidRPr="00163DC5">
              <w:t>rofile</w:t>
            </w:r>
          </w:p>
        </w:tc>
        <w:tc>
          <w:tcPr>
            <w:tcW w:w="1032" w:type="dxa"/>
          </w:tcPr>
          <w:p w14:paraId="56717C82" w14:textId="2506B04E" w:rsidR="00270690" w:rsidRPr="00163DC5" w:rsidRDefault="003C1168" w:rsidP="002B16D9">
            <w:pPr>
              <w:pStyle w:val="TableText"/>
            </w:pPr>
            <w:ins w:id="1132" w:author="Gavin Rawson" w:date="2024-07-15T08:27:00Z" w16du:dateUtc="2024-07-15T07:27:00Z">
              <w:r>
                <w:t>Integer</w:t>
              </w:r>
            </w:ins>
            <w:del w:id="1133" w:author="Gavin Rawson" w:date="2024-07-15T08:27:00Z" w16du:dateUtc="2024-07-15T07:27:00Z">
              <w:r w:rsidR="00270690" w:rsidRPr="00163DC5" w:rsidDel="003C1168">
                <w:delText>Number</w:delText>
              </w:r>
            </w:del>
          </w:p>
        </w:tc>
        <w:tc>
          <w:tcPr>
            <w:tcW w:w="932" w:type="dxa"/>
          </w:tcPr>
          <w:p w14:paraId="5AC25899" w14:textId="77777777" w:rsidR="00270690" w:rsidRPr="00163DC5" w:rsidRDefault="00270690" w:rsidP="002B16D9">
            <w:pPr>
              <w:pStyle w:val="TableText"/>
            </w:pPr>
            <w:r w:rsidRPr="00163DC5">
              <w:t>sun</w:t>
            </w:r>
          </w:p>
        </w:tc>
        <w:tc>
          <w:tcPr>
            <w:tcW w:w="1239" w:type="dxa"/>
          </w:tcPr>
          <w:p w14:paraId="6CCDC976" w14:textId="77777777" w:rsidR="00270690" w:rsidRPr="00163DC5" w:rsidRDefault="00270690" w:rsidP="002B16D9">
            <w:pPr>
              <w:pStyle w:val="TableText"/>
            </w:pPr>
            <w:r w:rsidRPr="00163DC5">
              <w:t>No</w:t>
            </w:r>
          </w:p>
        </w:tc>
        <w:tc>
          <w:tcPr>
            <w:tcW w:w="4204" w:type="dxa"/>
          </w:tcPr>
          <w:p w14:paraId="2DB69294" w14:textId="77777777" w:rsidR="00270690" w:rsidRPr="00163DC5" w:rsidRDefault="00270690" w:rsidP="002B16D9">
            <w:pPr>
              <w:pStyle w:val="TableText"/>
            </w:pPr>
            <w:r w:rsidRPr="00163DC5">
              <w:t>Profile number for Monday.</w:t>
            </w:r>
          </w:p>
        </w:tc>
      </w:tr>
    </w:tbl>
    <w:p w14:paraId="04042E7E" w14:textId="77777777" w:rsidR="003D567B" w:rsidRDefault="003D567B" w:rsidP="00270690">
      <w:pPr>
        <w:pStyle w:val="BodyText"/>
      </w:pPr>
    </w:p>
    <w:p w14:paraId="42A4EA78" w14:textId="1062D670" w:rsidR="00270690" w:rsidRDefault="00270690" w:rsidP="00270690">
      <w:pPr>
        <w:pStyle w:val="BodyText"/>
      </w:pPr>
      <w:r w:rsidRPr="00270690">
        <w:t xml:space="preserve">The Interpolate field in the </w:t>
      </w:r>
      <w:r>
        <w:t>Limit</w:t>
      </w:r>
      <w:r w:rsidRPr="00270690">
        <w:t xml:space="preserve"> Profile determines how often a value is set on the control output.</w:t>
      </w:r>
    </w:p>
    <w:p w14:paraId="5B8D18A4" w14:textId="75E7D78B" w:rsidR="00270690" w:rsidRDefault="00270690" w:rsidP="001725CA">
      <w:pPr>
        <w:pStyle w:val="Heading2"/>
      </w:pPr>
      <w:bookmarkStart w:id="1134" w:name="_Ref162955578"/>
      <w:bookmarkStart w:id="1135" w:name="_Toc172098965"/>
      <w:r w:rsidRPr="00270690">
        <w:t xml:space="preserve">Calculated </w:t>
      </w:r>
      <w:r w:rsidR="006B0494" w:rsidRPr="00270690">
        <w:t>points</w:t>
      </w:r>
      <w:bookmarkEnd w:id="1134"/>
      <w:bookmarkEnd w:id="1135"/>
    </w:p>
    <w:p w14:paraId="1745A76B" w14:textId="3D80476E" w:rsidR="00270690" w:rsidRDefault="00270690" w:rsidP="00270690">
      <w:pPr>
        <w:pStyle w:val="BodyText"/>
      </w:pPr>
      <w:r w:rsidRPr="00270690">
        <w:t xml:space="preserve">Calculated </w:t>
      </w:r>
      <w:r w:rsidR="009A4FE4">
        <w:t>point</w:t>
      </w:r>
      <w:r w:rsidRPr="00270690">
        <w:t xml:space="preserve">s are linked to a Device Link object with a specific name Calc. They are calculated by the FD using a numeric set of codes to determine the formula. The time and offset of calculation </w:t>
      </w:r>
      <w:r w:rsidR="001D184A">
        <w:t>are</w:t>
      </w:r>
      <w:r w:rsidRPr="00270690">
        <w:t xml:space="preserve"> determined by the scanRate and scanOffset. The codes and other fields are specified </w:t>
      </w:r>
      <w:r>
        <w:t xml:space="preserve">in </w:t>
      </w:r>
      <w:r w:rsidRPr="00270690">
        <w:rPr>
          <w:rStyle w:val="Crossreference"/>
        </w:rPr>
        <w:fldChar w:fldCharType="begin"/>
      </w:r>
      <w:r w:rsidRPr="00270690">
        <w:rPr>
          <w:rStyle w:val="Crossreference"/>
        </w:rPr>
        <w:instrText xml:space="preserve"> REF _Ref161320438 \h </w:instrText>
      </w:r>
      <w:r>
        <w:rPr>
          <w:rStyle w:val="Crossreference"/>
        </w:rPr>
        <w:instrText xml:space="preserve"> \* MERGEFORMAT </w:instrText>
      </w:r>
      <w:r w:rsidRPr="00270690">
        <w:rPr>
          <w:rStyle w:val="Crossreference"/>
        </w:rPr>
      </w:r>
      <w:r w:rsidRPr="00270690">
        <w:rPr>
          <w:rStyle w:val="Crossreference"/>
        </w:rPr>
        <w:fldChar w:fldCharType="separate"/>
      </w:r>
      <w:ins w:id="1136" w:author="Gavin Rawson" w:date="2024-07-17T08:57:00Z" w16du:dateUtc="2024-07-17T07:57:00Z">
        <w:r w:rsidR="00B95831" w:rsidRPr="00B95831">
          <w:rPr>
            <w:rStyle w:val="Crossreference"/>
            <w:rPrChange w:id="1137" w:author="Gavin Rawson" w:date="2024-07-17T08:57:00Z" w16du:dateUtc="2024-07-17T07:57:00Z">
              <w:rPr/>
            </w:rPrChange>
          </w:rPr>
          <w:t xml:space="preserve">Table </w:t>
        </w:r>
        <w:r w:rsidR="00B95831" w:rsidRPr="00B95831">
          <w:rPr>
            <w:rStyle w:val="Crossreference"/>
            <w:rPrChange w:id="1138" w:author="Gavin Rawson" w:date="2024-07-17T08:57:00Z" w16du:dateUtc="2024-07-17T07:57:00Z">
              <w:rPr>
                <w:noProof/>
              </w:rPr>
            </w:rPrChange>
          </w:rPr>
          <w:t>22</w:t>
        </w:r>
      </w:ins>
      <w:del w:id="1139" w:author="Gavin Rawson" w:date="2024-07-15T12:48:00Z" w16du:dateUtc="2024-07-15T11:48:00Z">
        <w:r w:rsidR="002B16D9" w:rsidRPr="00041655" w:rsidDel="00461D1E">
          <w:rPr>
            <w:rStyle w:val="Crossreference"/>
          </w:rPr>
          <w:delText>Table 22</w:delText>
        </w:r>
      </w:del>
      <w:r w:rsidRPr="00270690">
        <w:rPr>
          <w:rStyle w:val="Crossreference"/>
        </w:rPr>
        <w:fldChar w:fldCharType="end"/>
      </w:r>
      <w:r w:rsidRPr="00270690">
        <w:t xml:space="preserve"> as additional items added to the object type</w:t>
      </w:r>
      <w:r>
        <w:t>:</w:t>
      </w:r>
      <w:r w:rsidRPr="00270690">
        <w:t xml:space="preserve"> </w:t>
      </w:r>
      <w:r w:rsidRPr="00270690">
        <w:rPr>
          <w:b/>
          <w:bCs/>
        </w:rPr>
        <w:t>point</w:t>
      </w:r>
      <w:r w:rsidR="004974C2">
        <w:t>.</w:t>
      </w:r>
    </w:p>
    <w:p w14:paraId="161983F3" w14:textId="08438A71" w:rsidR="00270690" w:rsidRDefault="00270690" w:rsidP="00270690">
      <w:pPr>
        <w:pStyle w:val="Caption"/>
      </w:pPr>
      <w:bookmarkStart w:id="1140" w:name="_Ref161320438"/>
      <w:bookmarkStart w:id="1141" w:name="_Toc170288661"/>
      <w:r>
        <w:t xml:space="preserve">Table </w:t>
      </w:r>
      <w:r>
        <w:fldChar w:fldCharType="begin"/>
      </w:r>
      <w:r>
        <w:instrText xml:space="preserve"> SEQ Table \* ARABIC </w:instrText>
      </w:r>
      <w:r>
        <w:fldChar w:fldCharType="separate"/>
      </w:r>
      <w:r w:rsidR="00B95831">
        <w:rPr>
          <w:noProof/>
        </w:rPr>
        <w:t>22</w:t>
      </w:r>
      <w:r>
        <w:rPr>
          <w:noProof/>
        </w:rPr>
        <w:fldChar w:fldCharType="end"/>
      </w:r>
      <w:bookmarkEnd w:id="1140"/>
      <w:r>
        <w:tab/>
      </w:r>
      <w:r w:rsidRPr="00270690">
        <w:t xml:space="preserve">Information used in defining a </w:t>
      </w:r>
      <w:r w:rsidR="00DA1A5D">
        <w:t>p</w:t>
      </w:r>
      <w:r w:rsidR="00C03691" w:rsidRPr="00270690">
        <w:t>oint</w:t>
      </w:r>
      <w:r w:rsidRPr="00270690">
        <w:t xml:space="preserve"> calculation</w:t>
      </w:r>
      <w:bookmarkEnd w:id="1141"/>
    </w:p>
    <w:tbl>
      <w:tblPr>
        <w:tblStyle w:val="LucidTable14"/>
        <w:tblW w:w="9072" w:type="dxa"/>
        <w:jc w:val="center"/>
        <w:tblLook w:val="04A0" w:firstRow="1" w:lastRow="0" w:firstColumn="1" w:lastColumn="0" w:noHBand="0" w:noVBand="1"/>
      </w:tblPr>
      <w:tblGrid>
        <w:gridCol w:w="1521"/>
        <w:gridCol w:w="1816"/>
        <w:gridCol w:w="1558"/>
        <w:gridCol w:w="1355"/>
        <w:gridCol w:w="2822"/>
      </w:tblGrid>
      <w:tr w:rsidR="00270690" w:rsidRPr="00163DC5" w14:paraId="353FCC5C" w14:textId="77777777" w:rsidTr="00270690">
        <w:trPr>
          <w:cnfStyle w:val="100000000000" w:firstRow="1" w:lastRow="0" w:firstColumn="0" w:lastColumn="0" w:oddVBand="0" w:evenVBand="0" w:oddHBand="0" w:evenHBand="0" w:firstRowFirstColumn="0" w:firstRowLastColumn="0" w:lastRowFirstColumn="0" w:lastRowLastColumn="0"/>
          <w:jc w:val="center"/>
        </w:trPr>
        <w:tc>
          <w:tcPr>
            <w:tcW w:w="1556" w:type="dxa"/>
            <w:shd w:val="clear" w:color="auto" w:fill="5BABD3"/>
          </w:tcPr>
          <w:p w14:paraId="0836B43D" w14:textId="77777777" w:rsidR="00270690" w:rsidRPr="00163DC5" w:rsidRDefault="00270690" w:rsidP="00270690">
            <w:pPr>
              <w:pStyle w:val="TableHeading"/>
              <w:rPr>
                <w:b/>
                <w:sz w:val="20"/>
                <w:szCs w:val="20"/>
              </w:rPr>
            </w:pPr>
            <w:r w:rsidRPr="00163DC5">
              <w:rPr>
                <w:b/>
                <w:sz w:val="20"/>
                <w:szCs w:val="20"/>
              </w:rPr>
              <w:t>Information</w:t>
            </w:r>
          </w:p>
        </w:tc>
        <w:tc>
          <w:tcPr>
            <w:tcW w:w="1038" w:type="dxa"/>
            <w:shd w:val="clear" w:color="auto" w:fill="5BABD3"/>
          </w:tcPr>
          <w:p w14:paraId="35AD35DE" w14:textId="77777777" w:rsidR="00270690" w:rsidRPr="00163DC5" w:rsidRDefault="00270690" w:rsidP="00270690">
            <w:pPr>
              <w:pStyle w:val="TableHeading"/>
              <w:rPr>
                <w:b/>
                <w:sz w:val="20"/>
                <w:szCs w:val="20"/>
              </w:rPr>
            </w:pPr>
            <w:r w:rsidRPr="00163DC5">
              <w:rPr>
                <w:b/>
                <w:sz w:val="20"/>
                <w:szCs w:val="20"/>
              </w:rPr>
              <w:t>Type</w:t>
            </w:r>
          </w:p>
        </w:tc>
        <w:tc>
          <w:tcPr>
            <w:tcW w:w="1506" w:type="dxa"/>
            <w:shd w:val="clear" w:color="auto" w:fill="5BABD3"/>
          </w:tcPr>
          <w:p w14:paraId="50F857D8" w14:textId="77777777" w:rsidR="00270690" w:rsidRPr="00163DC5" w:rsidRDefault="00270690" w:rsidP="00270690">
            <w:pPr>
              <w:pStyle w:val="TableHeading"/>
              <w:rPr>
                <w:b/>
                <w:sz w:val="20"/>
                <w:szCs w:val="20"/>
              </w:rPr>
            </w:pPr>
            <w:r w:rsidRPr="00163DC5">
              <w:rPr>
                <w:b/>
                <w:sz w:val="20"/>
                <w:szCs w:val="20"/>
              </w:rPr>
              <w:t>JSON Name</w:t>
            </w:r>
          </w:p>
        </w:tc>
        <w:tc>
          <w:tcPr>
            <w:tcW w:w="1239" w:type="dxa"/>
            <w:shd w:val="clear" w:color="auto" w:fill="5BABD3"/>
          </w:tcPr>
          <w:p w14:paraId="624EDD45" w14:textId="77777777" w:rsidR="00270690" w:rsidRPr="00163DC5" w:rsidRDefault="00270690" w:rsidP="00270690">
            <w:pPr>
              <w:pStyle w:val="TableHeading"/>
              <w:rPr>
                <w:b/>
                <w:sz w:val="20"/>
                <w:szCs w:val="20"/>
              </w:rPr>
            </w:pPr>
            <w:r w:rsidRPr="00163DC5">
              <w:rPr>
                <w:b/>
                <w:sz w:val="20"/>
                <w:szCs w:val="20"/>
              </w:rPr>
              <w:t>Mandatory</w:t>
            </w:r>
          </w:p>
        </w:tc>
        <w:tc>
          <w:tcPr>
            <w:tcW w:w="3677" w:type="dxa"/>
            <w:shd w:val="clear" w:color="auto" w:fill="5BABD3"/>
          </w:tcPr>
          <w:p w14:paraId="068B9E2D" w14:textId="77777777" w:rsidR="00270690" w:rsidRPr="00163DC5" w:rsidRDefault="00270690" w:rsidP="00270690">
            <w:pPr>
              <w:pStyle w:val="TableHeading"/>
              <w:rPr>
                <w:b/>
                <w:sz w:val="20"/>
                <w:szCs w:val="20"/>
              </w:rPr>
            </w:pPr>
            <w:r w:rsidRPr="00163DC5">
              <w:rPr>
                <w:b/>
                <w:sz w:val="20"/>
                <w:szCs w:val="20"/>
              </w:rPr>
              <w:t>Description</w:t>
            </w:r>
          </w:p>
        </w:tc>
      </w:tr>
      <w:tr w:rsidR="00270690" w:rsidRPr="00163DC5" w14:paraId="73A2B44B" w14:textId="77777777" w:rsidTr="00270690">
        <w:trPr>
          <w:jc w:val="center"/>
        </w:trPr>
        <w:tc>
          <w:tcPr>
            <w:tcW w:w="1556" w:type="dxa"/>
          </w:tcPr>
          <w:p w14:paraId="6B8FBF1C" w14:textId="77777777" w:rsidR="00270690" w:rsidRPr="00163DC5" w:rsidRDefault="00270690" w:rsidP="002B16D9">
            <w:pPr>
              <w:pStyle w:val="TableText"/>
            </w:pPr>
            <w:r w:rsidRPr="00163DC5">
              <w:t>Calc Code Data</w:t>
            </w:r>
          </w:p>
        </w:tc>
        <w:tc>
          <w:tcPr>
            <w:tcW w:w="1038" w:type="dxa"/>
          </w:tcPr>
          <w:p w14:paraId="04A37F46" w14:textId="33A2F21A" w:rsidR="00270690" w:rsidRPr="00163DC5" w:rsidRDefault="00270690" w:rsidP="002B16D9">
            <w:pPr>
              <w:pStyle w:val="TableText"/>
            </w:pPr>
            <w:r w:rsidRPr="00163DC5">
              <w:t xml:space="preserve">Array of </w:t>
            </w:r>
            <w:del w:id="1142" w:author="Gavin Rawson" w:date="2024-07-15T12:42:00Z" w16du:dateUtc="2024-07-15T11:42:00Z">
              <w:r w:rsidRPr="00163DC5" w:rsidDel="00923E6B">
                <w:delText>Numbers</w:delText>
              </w:r>
            </w:del>
            <w:ins w:id="1143" w:author="Gavin Rawson" w:date="2024-07-15T12:42:00Z" w16du:dateUtc="2024-07-15T11:42:00Z">
              <w:r w:rsidR="00923E6B">
                <w:t>Integers</w:t>
              </w:r>
            </w:ins>
          </w:p>
        </w:tc>
        <w:tc>
          <w:tcPr>
            <w:tcW w:w="1506" w:type="dxa"/>
          </w:tcPr>
          <w:p w14:paraId="0F565BB4" w14:textId="77777777" w:rsidR="00270690" w:rsidRPr="00163DC5" w:rsidRDefault="00270690" w:rsidP="002B16D9">
            <w:pPr>
              <w:pStyle w:val="TableText"/>
            </w:pPr>
            <w:r w:rsidRPr="00163DC5">
              <w:t>calcCode</w:t>
            </w:r>
          </w:p>
        </w:tc>
        <w:tc>
          <w:tcPr>
            <w:tcW w:w="1239" w:type="dxa"/>
          </w:tcPr>
          <w:p w14:paraId="7F08AF80" w14:textId="77777777" w:rsidR="00270690" w:rsidRPr="00163DC5" w:rsidRDefault="00270690" w:rsidP="002B16D9">
            <w:pPr>
              <w:pStyle w:val="TableText"/>
            </w:pPr>
            <w:r w:rsidRPr="00163DC5">
              <w:t>No</w:t>
            </w:r>
          </w:p>
        </w:tc>
        <w:tc>
          <w:tcPr>
            <w:tcW w:w="3677" w:type="dxa"/>
          </w:tcPr>
          <w:p w14:paraId="0B41BAAA" w14:textId="081A88C7" w:rsidR="00270690" w:rsidRPr="00163DC5" w:rsidRDefault="00270690" w:rsidP="002B16D9">
            <w:pPr>
              <w:pStyle w:val="TableText"/>
            </w:pPr>
            <w:r w:rsidRPr="00163DC5">
              <w:t xml:space="preserve">Specify this only for a calculated </w:t>
            </w:r>
            <w:r w:rsidR="009A4FE4">
              <w:t>point</w:t>
            </w:r>
            <w:r w:rsidRPr="00163DC5">
              <w:t xml:space="preserve"> (the deviceLink is "Calc"). The code is compiled from an expression by the configuring application.</w:t>
            </w:r>
          </w:p>
        </w:tc>
      </w:tr>
      <w:tr w:rsidR="00270690" w:rsidRPr="00163DC5" w14:paraId="2A6EDE8E" w14:textId="77777777" w:rsidTr="00270690">
        <w:trPr>
          <w:jc w:val="center"/>
        </w:trPr>
        <w:tc>
          <w:tcPr>
            <w:tcW w:w="1556" w:type="dxa"/>
          </w:tcPr>
          <w:p w14:paraId="43EB855A" w14:textId="7CFE001F" w:rsidR="00270690" w:rsidRPr="00163DC5" w:rsidRDefault="00270690" w:rsidP="002B16D9">
            <w:pPr>
              <w:pStyle w:val="TableText"/>
            </w:pPr>
            <w:r w:rsidRPr="00163DC5">
              <w:t xml:space="preserve">Calculate </w:t>
            </w:r>
            <w:r w:rsidR="00833682">
              <w:t>O</w:t>
            </w:r>
            <w:r w:rsidR="00833682" w:rsidRPr="00163DC5">
              <w:t xml:space="preserve">n </w:t>
            </w:r>
            <w:r w:rsidRPr="00163DC5">
              <w:t>Change</w:t>
            </w:r>
          </w:p>
        </w:tc>
        <w:tc>
          <w:tcPr>
            <w:tcW w:w="1038" w:type="dxa"/>
          </w:tcPr>
          <w:p w14:paraId="3D679AF2" w14:textId="77777777" w:rsidR="00270690" w:rsidRPr="00163DC5" w:rsidRDefault="00270690" w:rsidP="002B16D9">
            <w:pPr>
              <w:pStyle w:val="TableText"/>
            </w:pPr>
            <w:r w:rsidRPr="00163DC5">
              <w:t>Boolean</w:t>
            </w:r>
          </w:p>
        </w:tc>
        <w:tc>
          <w:tcPr>
            <w:tcW w:w="1506" w:type="dxa"/>
          </w:tcPr>
          <w:p w14:paraId="4AB01A2B" w14:textId="77777777" w:rsidR="00270690" w:rsidRPr="00163DC5" w:rsidRDefault="00270690" w:rsidP="002B16D9">
            <w:pPr>
              <w:pStyle w:val="TableText"/>
            </w:pPr>
            <w:r w:rsidRPr="00163DC5">
              <w:t>calcOnChange</w:t>
            </w:r>
          </w:p>
        </w:tc>
        <w:tc>
          <w:tcPr>
            <w:tcW w:w="1239" w:type="dxa"/>
          </w:tcPr>
          <w:p w14:paraId="60E8BECF" w14:textId="77777777" w:rsidR="00270690" w:rsidRPr="00163DC5" w:rsidRDefault="00270690" w:rsidP="002B16D9">
            <w:pPr>
              <w:pStyle w:val="TableText"/>
            </w:pPr>
            <w:r w:rsidRPr="00163DC5">
              <w:t>No</w:t>
            </w:r>
          </w:p>
        </w:tc>
        <w:tc>
          <w:tcPr>
            <w:tcW w:w="3677" w:type="dxa"/>
          </w:tcPr>
          <w:p w14:paraId="5BECE736" w14:textId="77777777" w:rsidR="00270690" w:rsidRPr="00163DC5" w:rsidRDefault="00270690" w:rsidP="002B16D9">
            <w:pPr>
              <w:pStyle w:val="TableText"/>
            </w:pPr>
            <w:r w:rsidRPr="00163DC5">
              <w:t>Causes calculation when any input values or their qualities change.</w:t>
            </w:r>
          </w:p>
        </w:tc>
      </w:tr>
    </w:tbl>
    <w:p w14:paraId="295B0ECF" w14:textId="77777777" w:rsidR="00270690" w:rsidRDefault="00270690" w:rsidP="00270690">
      <w:pPr>
        <w:pStyle w:val="BodyText"/>
      </w:pPr>
    </w:p>
    <w:p w14:paraId="2B619613" w14:textId="2F7FBE1C" w:rsidR="00270690" w:rsidRDefault="00270690" w:rsidP="00270690">
      <w:pPr>
        <w:pStyle w:val="BodyText"/>
      </w:pPr>
      <w:r w:rsidRPr="00270690">
        <w:t xml:space="preserve">For details on the calculation codes and its use, please refer to </w:t>
      </w:r>
      <w:r w:rsidR="00981769">
        <w:t xml:space="preserve">Appendix </w:t>
      </w:r>
      <w:r w:rsidR="003B6C56" w:rsidRPr="003B6C56">
        <w:rPr>
          <w:rStyle w:val="Crossreference"/>
        </w:rPr>
        <w:fldChar w:fldCharType="begin"/>
      </w:r>
      <w:r w:rsidR="003B6C56" w:rsidRPr="003B6C56">
        <w:rPr>
          <w:rStyle w:val="Crossreference"/>
        </w:rPr>
        <w:instrText xml:space="preserve"> REF _Ref161043520 \w \h </w:instrText>
      </w:r>
      <w:r w:rsidR="003B6C56">
        <w:rPr>
          <w:rStyle w:val="Crossreference"/>
        </w:rPr>
        <w:instrText xml:space="preserve"> \* MERGEFORMAT </w:instrText>
      </w:r>
      <w:r w:rsidR="003B6C56" w:rsidRPr="003B6C56">
        <w:rPr>
          <w:rStyle w:val="Crossreference"/>
        </w:rPr>
      </w:r>
      <w:r w:rsidR="003B6C56" w:rsidRPr="003B6C56">
        <w:rPr>
          <w:rStyle w:val="Crossreference"/>
        </w:rPr>
        <w:fldChar w:fldCharType="separate"/>
      </w:r>
      <w:r w:rsidR="00B95831">
        <w:rPr>
          <w:rStyle w:val="Crossreference"/>
        </w:rPr>
        <w:t>C</w:t>
      </w:r>
      <w:r w:rsidR="003B6C56" w:rsidRPr="003B6C56">
        <w:rPr>
          <w:rStyle w:val="Crossreference"/>
        </w:rPr>
        <w:fldChar w:fldCharType="end"/>
      </w:r>
      <w:r w:rsidRPr="00270690">
        <w:t xml:space="preserve">. Calculated </w:t>
      </w:r>
      <w:r w:rsidR="009A4FE4">
        <w:t>point</w:t>
      </w:r>
      <w:r w:rsidR="003B6C56" w:rsidRPr="00270690">
        <w:t xml:space="preserve">s </w:t>
      </w:r>
      <w:r w:rsidRPr="00270690">
        <w:t xml:space="preserve">are based on the core </w:t>
      </w:r>
      <w:r w:rsidR="009A4FE4">
        <w:t>point</w:t>
      </w:r>
      <w:r w:rsidR="003B6C56" w:rsidRPr="00270690">
        <w:t xml:space="preserve"> </w:t>
      </w:r>
      <w:r w:rsidRPr="00270690">
        <w:t xml:space="preserve">properties and therefore support limits, extended </w:t>
      </w:r>
      <w:r w:rsidR="009A4FE4">
        <w:t>point</w:t>
      </w:r>
      <w:r w:rsidR="003B6C56" w:rsidRPr="00270690">
        <w:t>s</w:t>
      </w:r>
      <w:r w:rsidRPr="00270690">
        <w:t>,</w:t>
      </w:r>
      <w:r w:rsidR="003B6C56">
        <w:t xml:space="preserve"> and</w:t>
      </w:r>
      <w:r w:rsidR="005A4693">
        <w:t xml:space="preserve"> </w:t>
      </w:r>
      <w:r w:rsidRPr="00270690">
        <w:t xml:space="preserve">incident logging. The quality flags also apply with some additional notes in the appendix concerning expression or calculation errors. Calculations refer to other </w:t>
      </w:r>
      <w:r w:rsidR="009A4FE4">
        <w:t>point</w:t>
      </w:r>
      <w:r w:rsidR="003B6C56" w:rsidRPr="00270690">
        <w:t xml:space="preserve">s </w:t>
      </w:r>
      <w:r w:rsidRPr="00270690">
        <w:t xml:space="preserve">by an enumeration of the </w:t>
      </w:r>
      <w:r w:rsidR="009A4FE4">
        <w:t>point</w:t>
      </w:r>
      <w:r w:rsidR="003B6C56" w:rsidRPr="00270690">
        <w:t xml:space="preserve"> </w:t>
      </w:r>
      <w:r w:rsidRPr="00270690">
        <w:t xml:space="preserve">type and their </w:t>
      </w:r>
      <w:r w:rsidR="009A4FE4">
        <w:t>point</w:t>
      </w:r>
      <w:r w:rsidR="003B6C56" w:rsidRPr="00270690">
        <w:t xml:space="preserve"> </w:t>
      </w:r>
      <w:r w:rsidRPr="00270690">
        <w:t>number.</w:t>
      </w:r>
    </w:p>
    <w:p w14:paraId="66479569" w14:textId="16F30383" w:rsidR="003B6C56" w:rsidRDefault="003B6C56" w:rsidP="001725CA">
      <w:pPr>
        <w:pStyle w:val="Heading2"/>
      </w:pPr>
      <w:bookmarkStart w:id="1144" w:name="_Toc172098966"/>
      <w:r>
        <w:t xml:space="preserve">Incident </w:t>
      </w:r>
      <w:r w:rsidR="006B0494">
        <w:t>logging</w:t>
      </w:r>
      <w:bookmarkEnd w:id="1144"/>
    </w:p>
    <w:p w14:paraId="77C906CD" w14:textId="1AD811D1" w:rsidR="003B6C56" w:rsidRDefault="003B6C56" w:rsidP="003B6C56">
      <w:pPr>
        <w:pStyle w:val="BodyText"/>
      </w:pPr>
      <w:r>
        <w:t xml:space="preserve">In most applications the logging behaviour of </w:t>
      </w:r>
      <w:r w:rsidR="009A4FE4">
        <w:t>point</w:t>
      </w:r>
      <w:r>
        <w:t xml:space="preserve">s and extension </w:t>
      </w:r>
      <w:r w:rsidR="009A4FE4">
        <w:t>point</w:t>
      </w:r>
      <w:r>
        <w:t xml:space="preserve">s, as determined by their configuration, is sufficient. There are some added logging facilities provided by the </w:t>
      </w:r>
      <w:r w:rsidR="004405D6">
        <w:t>incident logging</w:t>
      </w:r>
      <w:r>
        <w:t xml:space="preserve"> object.</w:t>
      </w:r>
    </w:p>
    <w:p w14:paraId="7616D25E" w14:textId="6E302D27" w:rsidR="003B6C56" w:rsidRDefault="003B6C56" w:rsidP="003B6C56">
      <w:pPr>
        <w:pStyle w:val="BodyText"/>
      </w:pPr>
      <w:r>
        <w:t xml:space="preserve">The </w:t>
      </w:r>
      <w:r w:rsidR="004405D6">
        <w:t>incident logging</w:t>
      </w:r>
      <w:r>
        <w:t xml:space="preserve"> object defines additional history data logging using an object which is linked to the </w:t>
      </w:r>
      <w:r w:rsidR="009A4FE4">
        <w:t>point</w:t>
      </w:r>
      <w:r>
        <w:t xml:space="preserve"> to be logged. Generally, the logging of the additional history is continuous but only selectively sent to the SA.</w:t>
      </w:r>
    </w:p>
    <w:p w14:paraId="64914F91" w14:textId="77777777" w:rsidR="003B6C56" w:rsidRDefault="003B6C56" w:rsidP="003B6C56">
      <w:pPr>
        <w:pStyle w:val="BodyText"/>
      </w:pPr>
      <w:r>
        <w:t>There are two circumstances where the logging is sent:</w:t>
      </w:r>
    </w:p>
    <w:p w14:paraId="35A64B69" w14:textId="77777777" w:rsidR="003B6C56" w:rsidRDefault="003B6C56" w:rsidP="003B6C56">
      <w:pPr>
        <w:pStyle w:val="Bullet"/>
      </w:pPr>
      <w:r>
        <w:t>On request by a data retrieval message from the SA</w:t>
      </w:r>
    </w:p>
    <w:p w14:paraId="47A7DDE6" w14:textId="49413424" w:rsidR="003B6C56" w:rsidRDefault="003B6C56" w:rsidP="003B6C56">
      <w:pPr>
        <w:pStyle w:val="Bullet"/>
      </w:pPr>
      <w:r>
        <w:t xml:space="preserve">When the value of a second “trigger” </w:t>
      </w:r>
      <w:r w:rsidR="009A4FE4">
        <w:t>point</w:t>
      </w:r>
      <w:r>
        <w:t xml:space="preserve"> meets a given condition</w:t>
      </w:r>
    </w:p>
    <w:p w14:paraId="1FEBD3A4" w14:textId="32750F72" w:rsidR="003B6C56" w:rsidRDefault="003B6C56" w:rsidP="003B6C56">
      <w:pPr>
        <w:pStyle w:val="BodyText"/>
        <w:rPr>
          <w:b/>
          <w:bCs/>
        </w:rPr>
      </w:pPr>
      <w:r w:rsidRPr="003B6C56">
        <w:t xml:space="preserve">The information in </w:t>
      </w:r>
      <w:r w:rsidRPr="003B6C56">
        <w:rPr>
          <w:rStyle w:val="Crossreference"/>
        </w:rPr>
        <w:fldChar w:fldCharType="begin"/>
      </w:r>
      <w:r w:rsidRPr="003B6C56">
        <w:rPr>
          <w:rStyle w:val="Crossreference"/>
        </w:rPr>
        <w:instrText xml:space="preserve"> REF _Ref161320994 \h </w:instrText>
      </w:r>
      <w:r>
        <w:rPr>
          <w:rStyle w:val="Crossreference"/>
        </w:rPr>
        <w:instrText xml:space="preserve"> \* MERGEFORMAT </w:instrText>
      </w:r>
      <w:r w:rsidRPr="003B6C56">
        <w:rPr>
          <w:rStyle w:val="Crossreference"/>
        </w:rPr>
      </w:r>
      <w:r w:rsidRPr="003B6C56">
        <w:rPr>
          <w:rStyle w:val="Crossreference"/>
        </w:rPr>
        <w:fldChar w:fldCharType="separate"/>
      </w:r>
      <w:ins w:id="1145" w:author="Gavin Rawson" w:date="2024-07-17T08:57:00Z" w16du:dateUtc="2024-07-17T07:57:00Z">
        <w:r w:rsidR="00B95831" w:rsidRPr="00B95831">
          <w:rPr>
            <w:rStyle w:val="Crossreference"/>
            <w:rPrChange w:id="1146" w:author="Gavin Rawson" w:date="2024-07-17T08:57:00Z" w16du:dateUtc="2024-07-17T07:57:00Z">
              <w:rPr/>
            </w:rPrChange>
          </w:rPr>
          <w:t xml:space="preserve">Table </w:t>
        </w:r>
        <w:r w:rsidR="00B95831" w:rsidRPr="00B95831">
          <w:rPr>
            <w:rStyle w:val="Crossreference"/>
            <w:rPrChange w:id="1147" w:author="Gavin Rawson" w:date="2024-07-17T08:57:00Z" w16du:dateUtc="2024-07-17T07:57:00Z">
              <w:rPr>
                <w:noProof/>
              </w:rPr>
            </w:rPrChange>
          </w:rPr>
          <w:t>23</w:t>
        </w:r>
      </w:ins>
      <w:del w:id="1148" w:author="Gavin Rawson" w:date="2024-07-15T12:48:00Z" w16du:dateUtc="2024-07-15T11:48:00Z">
        <w:r w:rsidR="002B16D9" w:rsidRPr="00041655" w:rsidDel="00461D1E">
          <w:rPr>
            <w:rStyle w:val="Crossreference"/>
          </w:rPr>
          <w:delText>Table 23</w:delText>
        </w:r>
      </w:del>
      <w:r w:rsidRPr="003B6C56">
        <w:rPr>
          <w:rStyle w:val="Crossreference"/>
        </w:rPr>
        <w:fldChar w:fldCharType="end"/>
      </w:r>
      <w:r w:rsidRPr="003B6C56">
        <w:t xml:space="preserve"> is used to define </w:t>
      </w:r>
      <w:r>
        <w:t>an incident log</w:t>
      </w:r>
      <w:r w:rsidRPr="003B6C56">
        <w:t xml:space="preserve"> within the object:</w:t>
      </w:r>
      <w:r>
        <w:t xml:space="preserve"> </w:t>
      </w:r>
      <w:r w:rsidRPr="003B6C56">
        <w:rPr>
          <w:b/>
          <w:bCs/>
        </w:rPr>
        <w:t>incidentLog:</w:t>
      </w:r>
    </w:p>
    <w:p w14:paraId="59E7F58F" w14:textId="71AB5BBD" w:rsidR="003B6C56" w:rsidRDefault="003B6C56" w:rsidP="003B6C56">
      <w:pPr>
        <w:pStyle w:val="Caption"/>
      </w:pPr>
      <w:bookmarkStart w:id="1149" w:name="_Ref161320994"/>
      <w:bookmarkStart w:id="1150" w:name="_Toc170288662"/>
      <w:r>
        <w:t xml:space="preserve">Table </w:t>
      </w:r>
      <w:r>
        <w:fldChar w:fldCharType="begin"/>
      </w:r>
      <w:r>
        <w:instrText xml:space="preserve"> SEQ Table \* ARABIC </w:instrText>
      </w:r>
      <w:r>
        <w:fldChar w:fldCharType="separate"/>
      </w:r>
      <w:r w:rsidR="00B95831">
        <w:rPr>
          <w:noProof/>
        </w:rPr>
        <w:t>23</w:t>
      </w:r>
      <w:r>
        <w:rPr>
          <w:noProof/>
        </w:rPr>
        <w:fldChar w:fldCharType="end"/>
      </w:r>
      <w:bookmarkEnd w:id="1149"/>
      <w:r>
        <w:tab/>
      </w:r>
      <w:r w:rsidRPr="003B6C56">
        <w:t>Information used in defining an incident log</w:t>
      </w:r>
      <w:bookmarkEnd w:id="1150"/>
    </w:p>
    <w:tbl>
      <w:tblPr>
        <w:tblStyle w:val="LucidTable15"/>
        <w:tblW w:w="9072" w:type="dxa"/>
        <w:jc w:val="center"/>
        <w:tblLayout w:type="fixed"/>
        <w:tblLook w:val="04A0" w:firstRow="1" w:lastRow="0" w:firstColumn="1" w:lastColumn="0" w:noHBand="0" w:noVBand="1"/>
      </w:tblPr>
      <w:tblGrid>
        <w:gridCol w:w="1549"/>
        <w:gridCol w:w="1062"/>
        <w:gridCol w:w="1635"/>
        <w:gridCol w:w="879"/>
        <w:gridCol w:w="3947"/>
      </w:tblGrid>
      <w:tr w:rsidR="003B6C56" w:rsidRPr="00163DC5" w14:paraId="4AFFBBCD" w14:textId="77777777" w:rsidTr="00246CA3">
        <w:trPr>
          <w:cnfStyle w:val="100000000000" w:firstRow="1" w:lastRow="0" w:firstColumn="0" w:lastColumn="0" w:oddVBand="0" w:evenVBand="0" w:oddHBand="0" w:evenHBand="0" w:firstRowFirstColumn="0" w:firstRowLastColumn="0" w:lastRowFirstColumn="0" w:lastRowLastColumn="0"/>
          <w:tblHeader/>
          <w:jc w:val="center"/>
        </w:trPr>
        <w:tc>
          <w:tcPr>
            <w:tcW w:w="1549" w:type="dxa"/>
            <w:shd w:val="clear" w:color="auto" w:fill="5BABD3"/>
          </w:tcPr>
          <w:p w14:paraId="6AE9EBE6" w14:textId="77777777" w:rsidR="003B6C56" w:rsidRPr="00163DC5" w:rsidRDefault="003B6C56" w:rsidP="003B6C56">
            <w:pPr>
              <w:pStyle w:val="TableHeading"/>
              <w:rPr>
                <w:b/>
                <w:sz w:val="20"/>
                <w:szCs w:val="20"/>
              </w:rPr>
            </w:pPr>
            <w:r w:rsidRPr="00163DC5">
              <w:rPr>
                <w:b/>
                <w:sz w:val="20"/>
                <w:szCs w:val="20"/>
              </w:rPr>
              <w:lastRenderedPageBreak/>
              <w:t>Information</w:t>
            </w:r>
          </w:p>
        </w:tc>
        <w:tc>
          <w:tcPr>
            <w:tcW w:w="1062" w:type="dxa"/>
            <w:shd w:val="clear" w:color="auto" w:fill="5BABD3"/>
          </w:tcPr>
          <w:p w14:paraId="2B0BC094" w14:textId="77777777" w:rsidR="003B6C56" w:rsidRPr="00163DC5" w:rsidRDefault="003B6C56" w:rsidP="003B6C56">
            <w:pPr>
              <w:pStyle w:val="TableHeading"/>
              <w:rPr>
                <w:b/>
                <w:sz w:val="20"/>
                <w:szCs w:val="20"/>
              </w:rPr>
            </w:pPr>
            <w:r w:rsidRPr="00163DC5">
              <w:rPr>
                <w:b/>
                <w:sz w:val="20"/>
                <w:szCs w:val="20"/>
              </w:rPr>
              <w:t>Type</w:t>
            </w:r>
          </w:p>
        </w:tc>
        <w:tc>
          <w:tcPr>
            <w:tcW w:w="1635" w:type="dxa"/>
            <w:shd w:val="clear" w:color="auto" w:fill="5BABD3"/>
          </w:tcPr>
          <w:p w14:paraId="7CE7C880" w14:textId="77777777" w:rsidR="003B6C56" w:rsidRPr="00163DC5" w:rsidRDefault="003B6C56" w:rsidP="003B6C56">
            <w:pPr>
              <w:pStyle w:val="TableHeading"/>
              <w:rPr>
                <w:b/>
                <w:sz w:val="20"/>
                <w:szCs w:val="20"/>
              </w:rPr>
            </w:pPr>
            <w:r w:rsidRPr="00163DC5">
              <w:rPr>
                <w:b/>
                <w:sz w:val="20"/>
                <w:szCs w:val="20"/>
              </w:rPr>
              <w:t>JSON Name</w:t>
            </w:r>
          </w:p>
        </w:tc>
        <w:tc>
          <w:tcPr>
            <w:tcW w:w="879" w:type="dxa"/>
            <w:shd w:val="clear" w:color="auto" w:fill="5BABD3"/>
          </w:tcPr>
          <w:p w14:paraId="6303D56D" w14:textId="77777777" w:rsidR="003B6C56" w:rsidRPr="00163DC5" w:rsidRDefault="003B6C56" w:rsidP="003B6C56">
            <w:pPr>
              <w:pStyle w:val="TableHeading"/>
              <w:rPr>
                <w:b/>
                <w:sz w:val="20"/>
                <w:szCs w:val="20"/>
              </w:rPr>
            </w:pPr>
            <w:r w:rsidRPr="00163DC5">
              <w:rPr>
                <w:b/>
                <w:sz w:val="20"/>
                <w:szCs w:val="20"/>
              </w:rPr>
              <w:t>Mandatory</w:t>
            </w:r>
          </w:p>
        </w:tc>
        <w:tc>
          <w:tcPr>
            <w:tcW w:w="3947" w:type="dxa"/>
            <w:shd w:val="clear" w:color="auto" w:fill="5BABD3"/>
          </w:tcPr>
          <w:p w14:paraId="251FAB6A" w14:textId="77777777" w:rsidR="003B6C56" w:rsidRPr="00163DC5" w:rsidRDefault="003B6C56" w:rsidP="003B6C56">
            <w:pPr>
              <w:pStyle w:val="TableHeading"/>
              <w:rPr>
                <w:b/>
                <w:sz w:val="20"/>
                <w:szCs w:val="20"/>
              </w:rPr>
            </w:pPr>
            <w:r w:rsidRPr="00163DC5">
              <w:rPr>
                <w:b/>
                <w:sz w:val="20"/>
                <w:szCs w:val="20"/>
              </w:rPr>
              <w:t>Description</w:t>
            </w:r>
          </w:p>
        </w:tc>
      </w:tr>
      <w:tr w:rsidR="003B6C56" w:rsidRPr="00163DC5" w14:paraId="5924C2E9" w14:textId="77777777" w:rsidTr="00246CA3">
        <w:trPr>
          <w:jc w:val="center"/>
        </w:trPr>
        <w:tc>
          <w:tcPr>
            <w:tcW w:w="1549" w:type="dxa"/>
          </w:tcPr>
          <w:p w14:paraId="4FD48D73" w14:textId="77777777" w:rsidR="003B6C56" w:rsidRPr="00163DC5" w:rsidRDefault="003B6C56" w:rsidP="002B16D9">
            <w:pPr>
              <w:pStyle w:val="TableText"/>
            </w:pPr>
            <w:r w:rsidRPr="00163DC5">
              <w:t>Parent Point</w:t>
            </w:r>
          </w:p>
        </w:tc>
        <w:tc>
          <w:tcPr>
            <w:tcW w:w="1062" w:type="dxa"/>
          </w:tcPr>
          <w:p w14:paraId="284356C9" w14:textId="77777777" w:rsidR="003B6C56" w:rsidRPr="00163DC5" w:rsidRDefault="003B6C56" w:rsidP="002B16D9">
            <w:pPr>
              <w:pStyle w:val="TableText"/>
            </w:pPr>
            <w:r w:rsidRPr="00163DC5">
              <w:t>Integer</w:t>
            </w:r>
          </w:p>
        </w:tc>
        <w:tc>
          <w:tcPr>
            <w:tcW w:w="1635" w:type="dxa"/>
          </w:tcPr>
          <w:p w14:paraId="3A6526F9" w14:textId="77777777" w:rsidR="003B6C56" w:rsidRPr="00163DC5" w:rsidRDefault="003B6C56" w:rsidP="002B16D9">
            <w:pPr>
              <w:pStyle w:val="TableText"/>
            </w:pPr>
            <w:r w:rsidRPr="00163DC5">
              <w:t>parent</w:t>
            </w:r>
          </w:p>
        </w:tc>
        <w:tc>
          <w:tcPr>
            <w:tcW w:w="879" w:type="dxa"/>
          </w:tcPr>
          <w:p w14:paraId="55950303" w14:textId="77777777" w:rsidR="003B6C56" w:rsidRPr="00163DC5" w:rsidRDefault="003B6C56" w:rsidP="002B16D9">
            <w:pPr>
              <w:pStyle w:val="TableText"/>
            </w:pPr>
            <w:r w:rsidRPr="00163DC5">
              <w:t>Yes</w:t>
            </w:r>
          </w:p>
        </w:tc>
        <w:tc>
          <w:tcPr>
            <w:tcW w:w="3947" w:type="dxa"/>
          </w:tcPr>
          <w:p w14:paraId="50A15AC9" w14:textId="657A3666" w:rsidR="003B6C56" w:rsidRPr="00163DC5" w:rsidRDefault="003B6C56" w:rsidP="002B16D9">
            <w:pPr>
              <w:pStyle w:val="TableText"/>
            </w:pPr>
            <w:r w:rsidRPr="00163DC5">
              <w:t xml:space="preserve">Parent </w:t>
            </w:r>
            <w:r w:rsidR="00F27791">
              <w:t>point</w:t>
            </w:r>
            <w:r w:rsidRPr="00163DC5">
              <w:t xml:space="preserve"> number</w:t>
            </w:r>
            <w:r w:rsidR="00814384">
              <w:t>.</w:t>
            </w:r>
          </w:p>
        </w:tc>
      </w:tr>
      <w:tr w:rsidR="003B6C56" w:rsidRPr="00163DC5" w14:paraId="096D537B" w14:textId="77777777" w:rsidTr="00246CA3">
        <w:trPr>
          <w:jc w:val="center"/>
        </w:trPr>
        <w:tc>
          <w:tcPr>
            <w:tcW w:w="1549" w:type="dxa"/>
          </w:tcPr>
          <w:p w14:paraId="72564214" w14:textId="77777777" w:rsidR="003B6C56" w:rsidRPr="00163DC5" w:rsidRDefault="003B6C56" w:rsidP="002B16D9">
            <w:pPr>
              <w:pStyle w:val="TableText"/>
            </w:pPr>
            <w:r w:rsidRPr="00163DC5">
              <w:t>Parent Type</w:t>
            </w:r>
          </w:p>
        </w:tc>
        <w:tc>
          <w:tcPr>
            <w:tcW w:w="1062" w:type="dxa"/>
          </w:tcPr>
          <w:p w14:paraId="7231E682" w14:textId="77777777" w:rsidR="003B6C56" w:rsidRPr="00163DC5" w:rsidRDefault="003B6C56" w:rsidP="002B16D9">
            <w:pPr>
              <w:pStyle w:val="TableText"/>
            </w:pPr>
            <w:r w:rsidRPr="00163DC5">
              <w:t>String</w:t>
            </w:r>
          </w:p>
        </w:tc>
        <w:tc>
          <w:tcPr>
            <w:tcW w:w="1635" w:type="dxa"/>
          </w:tcPr>
          <w:p w14:paraId="7F650322" w14:textId="77777777" w:rsidR="003B6C56" w:rsidRPr="00163DC5" w:rsidRDefault="003B6C56" w:rsidP="002B16D9">
            <w:pPr>
              <w:pStyle w:val="TableText"/>
            </w:pPr>
            <w:r w:rsidRPr="00163DC5">
              <w:t>parentType</w:t>
            </w:r>
          </w:p>
        </w:tc>
        <w:tc>
          <w:tcPr>
            <w:tcW w:w="879" w:type="dxa"/>
          </w:tcPr>
          <w:p w14:paraId="61361D92" w14:textId="77777777" w:rsidR="003B6C56" w:rsidRPr="00163DC5" w:rsidRDefault="003B6C56" w:rsidP="002B16D9">
            <w:pPr>
              <w:pStyle w:val="TableText"/>
            </w:pPr>
            <w:r w:rsidRPr="00163DC5">
              <w:t>Yes</w:t>
            </w:r>
          </w:p>
        </w:tc>
        <w:tc>
          <w:tcPr>
            <w:tcW w:w="3947" w:type="dxa"/>
          </w:tcPr>
          <w:p w14:paraId="74194B5E" w14:textId="1C85C16C" w:rsidR="003B6C56" w:rsidRPr="00163DC5" w:rsidRDefault="003B6C56" w:rsidP="002B16D9">
            <w:pPr>
              <w:pStyle w:val="TableText"/>
            </w:pPr>
            <w:r w:rsidRPr="00163DC5">
              <w:t xml:space="preserve">Type of the source </w:t>
            </w:r>
            <w:r w:rsidR="00F27791">
              <w:t>point</w:t>
            </w:r>
            <w:r w:rsidRPr="00163DC5">
              <w:t xml:space="preserve"> “ai”, “bi”, “ao”, “bo”, “c” or “x”.</w:t>
            </w:r>
          </w:p>
        </w:tc>
      </w:tr>
      <w:tr w:rsidR="003B6C56" w:rsidRPr="00163DC5" w14:paraId="08614011" w14:textId="77777777" w:rsidTr="00246CA3">
        <w:trPr>
          <w:jc w:val="center"/>
        </w:trPr>
        <w:tc>
          <w:tcPr>
            <w:tcW w:w="1549" w:type="dxa"/>
          </w:tcPr>
          <w:p w14:paraId="422852C0" w14:textId="77777777" w:rsidR="003B6C56" w:rsidRPr="00163DC5" w:rsidRDefault="003B6C56" w:rsidP="002B16D9">
            <w:pPr>
              <w:pStyle w:val="TableText"/>
            </w:pPr>
            <w:r w:rsidRPr="00163DC5">
              <w:t>Store Number</w:t>
            </w:r>
          </w:p>
        </w:tc>
        <w:tc>
          <w:tcPr>
            <w:tcW w:w="1062" w:type="dxa"/>
          </w:tcPr>
          <w:p w14:paraId="1FFB6B04" w14:textId="77777777" w:rsidR="003B6C56" w:rsidRPr="00163DC5" w:rsidRDefault="003B6C56" w:rsidP="002B16D9">
            <w:pPr>
              <w:pStyle w:val="TableText"/>
            </w:pPr>
            <w:r w:rsidRPr="00163DC5">
              <w:t>Integer</w:t>
            </w:r>
          </w:p>
        </w:tc>
        <w:tc>
          <w:tcPr>
            <w:tcW w:w="1635" w:type="dxa"/>
          </w:tcPr>
          <w:p w14:paraId="0B453513" w14:textId="77777777" w:rsidR="003B6C56" w:rsidRPr="00163DC5" w:rsidRDefault="003B6C56" w:rsidP="002B16D9">
            <w:pPr>
              <w:pStyle w:val="TableText"/>
            </w:pPr>
            <w:r w:rsidRPr="00163DC5">
              <w:t>num</w:t>
            </w:r>
          </w:p>
        </w:tc>
        <w:tc>
          <w:tcPr>
            <w:tcW w:w="879" w:type="dxa"/>
          </w:tcPr>
          <w:p w14:paraId="7911CB5A" w14:textId="77777777" w:rsidR="003B6C56" w:rsidRPr="00163DC5" w:rsidRDefault="003B6C56" w:rsidP="002B16D9">
            <w:pPr>
              <w:pStyle w:val="TableText"/>
            </w:pPr>
            <w:r w:rsidRPr="00163DC5">
              <w:t>Yes</w:t>
            </w:r>
          </w:p>
        </w:tc>
        <w:tc>
          <w:tcPr>
            <w:tcW w:w="3947" w:type="dxa"/>
          </w:tcPr>
          <w:p w14:paraId="3AB33767" w14:textId="4DAE4DA2" w:rsidR="003B6C56" w:rsidRPr="00163DC5" w:rsidRDefault="003B6C56" w:rsidP="002B16D9">
            <w:pPr>
              <w:pStyle w:val="TableText"/>
            </w:pPr>
            <w:r w:rsidRPr="00163DC5">
              <w:t>Index number for this profile</w:t>
            </w:r>
            <w:r w:rsidR="00814384">
              <w:t>.</w:t>
            </w:r>
          </w:p>
        </w:tc>
      </w:tr>
      <w:tr w:rsidR="003B6C56" w:rsidRPr="00163DC5" w14:paraId="26884A0B" w14:textId="77777777" w:rsidTr="00246CA3">
        <w:trPr>
          <w:jc w:val="center"/>
        </w:trPr>
        <w:tc>
          <w:tcPr>
            <w:tcW w:w="1549" w:type="dxa"/>
          </w:tcPr>
          <w:p w14:paraId="15E370E5" w14:textId="77777777" w:rsidR="003B6C56" w:rsidRPr="00163DC5" w:rsidRDefault="003B6C56" w:rsidP="002B16D9">
            <w:pPr>
              <w:pStyle w:val="TableText"/>
            </w:pPr>
            <w:r w:rsidRPr="00163DC5">
              <w:t>Trigger Point</w:t>
            </w:r>
          </w:p>
        </w:tc>
        <w:tc>
          <w:tcPr>
            <w:tcW w:w="1062" w:type="dxa"/>
          </w:tcPr>
          <w:p w14:paraId="516EB4D1" w14:textId="77777777" w:rsidR="003B6C56" w:rsidRPr="00163DC5" w:rsidRDefault="003B6C56" w:rsidP="002B16D9">
            <w:pPr>
              <w:pStyle w:val="TableText"/>
            </w:pPr>
            <w:r w:rsidRPr="00163DC5">
              <w:t>String</w:t>
            </w:r>
          </w:p>
        </w:tc>
        <w:tc>
          <w:tcPr>
            <w:tcW w:w="1635" w:type="dxa"/>
          </w:tcPr>
          <w:p w14:paraId="1F1B9589" w14:textId="77777777" w:rsidR="003B6C56" w:rsidRPr="00163DC5" w:rsidRDefault="003B6C56" w:rsidP="002B16D9">
            <w:pPr>
              <w:pStyle w:val="TableText"/>
            </w:pPr>
            <w:r w:rsidRPr="00163DC5">
              <w:t>triggerPoint</w:t>
            </w:r>
          </w:p>
        </w:tc>
        <w:tc>
          <w:tcPr>
            <w:tcW w:w="879" w:type="dxa"/>
          </w:tcPr>
          <w:p w14:paraId="004479EC" w14:textId="77777777" w:rsidR="003B6C56" w:rsidRPr="00163DC5" w:rsidRDefault="003B6C56" w:rsidP="002B16D9">
            <w:pPr>
              <w:pStyle w:val="TableText"/>
            </w:pPr>
            <w:r w:rsidRPr="00163DC5">
              <w:t>No</w:t>
            </w:r>
          </w:p>
        </w:tc>
        <w:tc>
          <w:tcPr>
            <w:tcW w:w="3947" w:type="dxa"/>
          </w:tcPr>
          <w:p w14:paraId="5E05FB58" w14:textId="525A01F5" w:rsidR="003B6C56" w:rsidRPr="00163DC5" w:rsidRDefault="003B6C56" w:rsidP="002B16D9">
            <w:pPr>
              <w:pStyle w:val="TableText"/>
            </w:pPr>
            <w:r w:rsidRPr="00163DC5">
              <w:t xml:space="preserve">Number of the </w:t>
            </w:r>
            <w:r w:rsidR="00F27791">
              <w:t>point</w:t>
            </w:r>
            <w:r w:rsidRPr="00163DC5">
              <w:t xml:space="preserve"> causing this log to be delivered.</w:t>
            </w:r>
          </w:p>
        </w:tc>
      </w:tr>
      <w:tr w:rsidR="003B6C56" w:rsidRPr="00163DC5" w14:paraId="762A9605" w14:textId="77777777" w:rsidTr="00246CA3">
        <w:trPr>
          <w:jc w:val="center"/>
        </w:trPr>
        <w:tc>
          <w:tcPr>
            <w:tcW w:w="1549" w:type="dxa"/>
          </w:tcPr>
          <w:p w14:paraId="558D5F83" w14:textId="77777777" w:rsidR="003B6C56" w:rsidRPr="00163DC5" w:rsidRDefault="003B6C56" w:rsidP="002B16D9">
            <w:pPr>
              <w:pStyle w:val="TableText"/>
            </w:pPr>
            <w:r w:rsidRPr="00163DC5">
              <w:t>TriggerType</w:t>
            </w:r>
          </w:p>
        </w:tc>
        <w:tc>
          <w:tcPr>
            <w:tcW w:w="1062" w:type="dxa"/>
          </w:tcPr>
          <w:p w14:paraId="2B96046D" w14:textId="77777777" w:rsidR="003B6C56" w:rsidRPr="00163DC5" w:rsidRDefault="003B6C56" w:rsidP="002B16D9">
            <w:pPr>
              <w:pStyle w:val="TableText"/>
            </w:pPr>
            <w:r w:rsidRPr="00163DC5">
              <w:t>String</w:t>
            </w:r>
          </w:p>
        </w:tc>
        <w:tc>
          <w:tcPr>
            <w:tcW w:w="1635" w:type="dxa"/>
          </w:tcPr>
          <w:p w14:paraId="3534894A" w14:textId="77777777" w:rsidR="003B6C56" w:rsidRPr="00163DC5" w:rsidRDefault="003B6C56" w:rsidP="002B16D9">
            <w:pPr>
              <w:pStyle w:val="TableText"/>
            </w:pPr>
            <w:r w:rsidRPr="00163DC5">
              <w:t>triggerType</w:t>
            </w:r>
          </w:p>
        </w:tc>
        <w:tc>
          <w:tcPr>
            <w:tcW w:w="879" w:type="dxa"/>
          </w:tcPr>
          <w:p w14:paraId="3B839E7F" w14:textId="77777777" w:rsidR="003B6C56" w:rsidRPr="00163DC5" w:rsidRDefault="003B6C56" w:rsidP="002B16D9">
            <w:pPr>
              <w:pStyle w:val="TableText"/>
            </w:pPr>
            <w:r w:rsidRPr="00163DC5">
              <w:t>No</w:t>
            </w:r>
          </w:p>
        </w:tc>
        <w:tc>
          <w:tcPr>
            <w:tcW w:w="3947" w:type="dxa"/>
          </w:tcPr>
          <w:p w14:paraId="436433F8" w14:textId="6209F6E8" w:rsidR="003B6C56" w:rsidRPr="00163DC5" w:rsidRDefault="003B6C56" w:rsidP="002B16D9">
            <w:pPr>
              <w:pStyle w:val="TableText"/>
            </w:pPr>
            <w:r w:rsidRPr="00163DC5">
              <w:t xml:space="preserve">Type of the trigger </w:t>
            </w:r>
            <w:r w:rsidR="00F27791">
              <w:t>point</w:t>
            </w:r>
            <w:r w:rsidRPr="00163DC5">
              <w:t xml:space="preserve"> “ai”, “bi”, “ao”, “bo”, “c”.</w:t>
            </w:r>
          </w:p>
        </w:tc>
      </w:tr>
      <w:tr w:rsidR="003B6C56" w:rsidRPr="00163DC5" w14:paraId="1E489AB0" w14:textId="77777777" w:rsidTr="00246CA3">
        <w:trPr>
          <w:jc w:val="center"/>
        </w:trPr>
        <w:tc>
          <w:tcPr>
            <w:tcW w:w="1549" w:type="dxa"/>
          </w:tcPr>
          <w:p w14:paraId="5ACA315B" w14:textId="77777777" w:rsidR="003B6C56" w:rsidRPr="00163DC5" w:rsidRDefault="003B6C56" w:rsidP="002B16D9">
            <w:pPr>
              <w:pStyle w:val="TableText"/>
            </w:pPr>
            <w:r w:rsidRPr="00163DC5">
              <w:t>Trigger Mask</w:t>
            </w:r>
          </w:p>
        </w:tc>
        <w:tc>
          <w:tcPr>
            <w:tcW w:w="1062" w:type="dxa"/>
          </w:tcPr>
          <w:p w14:paraId="19D44D7F" w14:textId="77777777" w:rsidR="003B6C56" w:rsidRPr="00163DC5" w:rsidRDefault="003B6C56" w:rsidP="002B16D9">
            <w:pPr>
              <w:pStyle w:val="TableText"/>
            </w:pPr>
            <w:r w:rsidRPr="00163DC5">
              <w:t>Integer</w:t>
            </w:r>
          </w:p>
        </w:tc>
        <w:tc>
          <w:tcPr>
            <w:tcW w:w="1635" w:type="dxa"/>
          </w:tcPr>
          <w:p w14:paraId="00ADC806" w14:textId="77777777" w:rsidR="003B6C56" w:rsidRPr="00163DC5" w:rsidRDefault="003B6C56" w:rsidP="002B16D9">
            <w:pPr>
              <w:pStyle w:val="TableText"/>
            </w:pPr>
            <w:r w:rsidRPr="00163DC5">
              <w:t>triggerMask</w:t>
            </w:r>
          </w:p>
        </w:tc>
        <w:tc>
          <w:tcPr>
            <w:tcW w:w="879" w:type="dxa"/>
          </w:tcPr>
          <w:p w14:paraId="25DF3B37" w14:textId="77777777" w:rsidR="003B6C56" w:rsidRPr="00163DC5" w:rsidRDefault="003B6C56" w:rsidP="002B16D9">
            <w:pPr>
              <w:pStyle w:val="TableText"/>
            </w:pPr>
            <w:r w:rsidRPr="00163DC5">
              <w:t>No</w:t>
            </w:r>
          </w:p>
        </w:tc>
        <w:tc>
          <w:tcPr>
            <w:tcW w:w="3947" w:type="dxa"/>
          </w:tcPr>
          <w:p w14:paraId="7FEF66D3" w14:textId="3352197E" w:rsidR="003B6C56" w:rsidRPr="00163DC5" w:rsidRDefault="003B6C56" w:rsidP="002B16D9">
            <w:pPr>
              <w:pStyle w:val="TableText"/>
            </w:pPr>
            <w:r w:rsidRPr="00163DC5">
              <w:t xml:space="preserve">Trigger occurs when </w:t>
            </w:r>
            <w:r w:rsidR="00F27791">
              <w:t>point</w:t>
            </w:r>
            <w:r w:rsidRPr="00163DC5">
              <w:t xml:space="preserve"> is in a state matching this bit mask. Binary inputs match by value. Analogues and counters match by alarm limit number, where the limit numbers correspond to bit numbers. </w:t>
            </w:r>
          </w:p>
        </w:tc>
      </w:tr>
      <w:tr w:rsidR="003B6C56" w:rsidRPr="00163DC5" w14:paraId="54963889" w14:textId="77777777" w:rsidTr="00246CA3">
        <w:trPr>
          <w:jc w:val="center"/>
        </w:trPr>
        <w:tc>
          <w:tcPr>
            <w:tcW w:w="1549" w:type="dxa"/>
          </w:tcPr>
          <w:p w14:paraId="62630EB4" w14:textId="77777777" w:rsidR="003B6C56" w:rsidRPr="00163DC5" w:rsidRDefault="003B6C56" w:rsidP="002B16D9">
            <w:pPr>
              <w:pStyle w:val="TableText"/>
            </w:pPr>
            <w:r w:rsidRPr="00163DC5">
              <w:t>Trigger Start</w:t>
            </w:r>
          </w:p>
        </w:tc>
        <w:tc>
          <w:tcPr>
            <w:tcW w:w="1062" w:type="dxa"/>
          </w:tcPr>
          <w:p w14:paraId="0D37F526" w14:textId="77777777" w:rsidR="003B6C56" w:rsidRPr="00163DC5" w:rsidRDefault="003B6C56" w:rsidP="002B16D9">
            <w:pPr>
              <w:pStyle w:val="TableText"/>
            </w:pPr>
            <w:r w:rsidRPr="00163DC5">
              <w:t>Integer</w:t>
            </w:r>
          </w:p>
        </w:tc>
        <w:tc>
          <w:tcPr>
            <w:tcW w:w="1635" w:type="dxa"/>
          </w:tcPr>
          <w:p w14:paraId="36C4598B" w14:textId="77777777" w:rsidR="003B6C56" w:rsidRPr="00163DC5" w:rsidRDefault="003B6C56" w:rsidP="002B16D9">
            <w:pPr>
              <w:pStyle w:val="TableText"/>
            </w:pPr>
            <w:r w:rsidRPr="00163DC5">
              <w:t>triggerStart</w:t>
            </w:r>
          </w:p>
        </w:tc>
        <w:tc>
          <w:tcPr>
            <w:tcW w:w="879" w:type="dxa"/>
          </w:tcPr>
          <w:p w14:paraId="25ABFFD1" w14:textId="77777777" w:rsidR="003B6C56" w:rsidRPr="00163DC5" w:rsidRDefault="003B6C56" w:rsidP="002B16D9">
            <w:pPr>
              <w:pStyle w:val="TableText"/>
            </w:pPr>
            <w:r w:rsidRPr="00163DC5">
              <w:t>No</w:t>
            </w:r>
          </w:p>
        </w:tc>
        <w:tc>
          <w:tcPr>
            <w:tcW w:w="3947" w:type="dxa"/>
          </w:tcPr>
          <w:p w14:paraId="5281B1FE" w14:textId="77777777" w:rsidR="003B6C56" w:rsidRPr="00163DC5" w:rsidRDefault="003B6C56" w:rsidP="002B16D9">
            <w:pPr>
              <w:pStyle w:val="TableText"/>
            </w:pPr>
            <w:r w:rsidRPr="00163DC5">
              <w:t>The time (relative to the start of the incident) when logging is to begin (in milliseconds). Negative values mean the log starts before the trigger time.</w:t>
            </w:r>
          </w:p>
        </w:tc>
      </w:tr>
      <w:tr w:rsidR="003B6C56" w:rsidRPr="00163DC5" w14:paraId="5BE13D03" w14:textId="77777777" w:rsidTr="00246CA3">
        <w:trPr>
          <w:jc w:val="center"/>
        </w:trPr>
        <w:tc>
          <w:tcPr>
            <w:tcW w:w="1549" w:type="dxa"/>
          </w:tcPr>
          <w:p w14:paraId="2203C2C1" w14:textId="77777777" w:rsidR="003B6C56" w:rsidRPr="00163DC5" w:rsidRDefault="003B6C56" w:rsidP="002B16D9">
            <w:pPr>
              <w:pStyle w:val="TableText"/>
            </w:pPr>
            <w:r w:rsidRPr="00163DC5">
              <w:t>Trigger Length</w:t>
            </w:r>
          </w:p>
        </w:tc>
        <w:tc>
          <w:tcPr>
            <w:tcW w:w="1062" w:type="dxa"/>
          </w:tcPr>
          <w:p w14:paraId="05531792" w14:textId="77777777" w:rsidR="003B6C56" w:rsidRPr="00163DC5" w:rsidRDefault="003B6C56" w:rsidP="002B16D9">
            <w:pPr>
              <w:pStyle w:val="TableText"/>
            </w:pPr>
            <w:r w:rsidRPr="00163DC5">
              <w:t>Integer</w:t>
            </w:r>
          </w:p>
        </w:tc>
        <w:tc>
          <w:tcPr>
            <w:tcW w:w="1635" w:type="dxa"/>
          </w:tcPr>
          <w:p w14:paraId="5FBBEB04" w14:textId="77777777" w:rsidR="003B6C56" w:rsidRPr="00163DC5" w:rsidRDefault="003B6C56" w:rsidP="002B16D9">
            <w:pPr>
              <w:pStyle w:val="TableText"/>
            </w:pPr>
            <w:r w:rsidRPr="00163DC5">
              <w:t>triggerLength</w:t>
            </w:r>
          </w:p>
        </w:tc>
        <w:tc>
          <w:tcPr>
            <w:tcW w:w="879" w:type="dxa"/>
          </w:tcPr>
          <w:p w14:paraId="4733F462" w14:textId="77777777" w:rsidR="003B6C56" w:rsidRPr="00163DC5" w:rsidRDefault="003B6C56" w:rsidP="002B16D9">
            <w:pPr>
              <w:pStyle w:val="TableText"/>
            </w:pPr>
            <w:r w:rsidRPr="00163DC5">
              <w:t>No</w:t>
            </w:r>
          </w:p>
        </w:tc>
        <w:tc>
          <w:tcPr>
            <w:tcW w:w="3947" w:type="dxa"/>
          </w:tcPr>
          <w:p w14:paraId="2F333E13" w14:textId="6FA8D03C" w:rsidR="003B6C56" w:rsidRPr="00163DC5" w:rsidRDefault="003B6C56" w:rsidP="002B16D9">
            <w:pPr>
              <w:pStyle w:val="TableText"/>
            </w:pPr>
            <w:r w:rsidRPr="00163DC5">
              <w:t xml:space="preserve">The length of time (in milliseconds) to continue logging the </w:t>
            </w:r>
            <w:r w:rsidR="00F27791">
              <w:t>point</w:t>
            </w:r>
            <w:r w:rsidRPr="00163DC5">
              <w:t xml:space="preserve"> after the incident.</w:t>
            </w:r>
          </w:p>
        </w:tc>
      </w:tr>
      <w:tr w:rsidR="003B6C56" w:rsidRPr="00163DC5" w14:paraId="73DF1BC0" w14:textId="77777777" w:rsidTr="00246CA3">
        <w:trPr>
          <w:jc w:val="center"/>
        </w:trPr>
        <w:tc>
          <w:tcPr>
            <w:tcW w:w="1549" w:type="dxa"/>
          </w:tcPr>
          <w:p w14:paraId="6AEE7B52" w14:textId="77777777" w:rsidR="003B6C56" w:rsidRPr="00163DC5" w:rsidRDefault="003B6C56" w:rsidP="002B16D9">
            <w:pPr>
              <w:pStyle w:val="TableText"/>
            </w:pPr>
            <w:r w:rsidRPr="00163DC5">
              <w:t>Action</w:t>
            </w:r>
          </w:p>
        </w:tc>
        <w:tc>
          <w:tcPr>
            <w:tcW w:w="1062" w:type="dxa"/>
          </w:tcPr>
          <w:p w14:paraId="59FDF3D2" w14:textId="340EAAB4" w:rsidR="003B6C56" w:rsidRPr="00163DC5" w:rsidRDefault="00B35DA9" w:rsidP="002B16D9">
            <w:pPr>
              <w:pStyle w:val="TableText"/>
            </w:pPr>
            <w:ins w:id="1151" w:author="Gavin Rawson" w:date="2024-07-15T08:27:00Z" w16du:dateUtc="2024-07-15T07:27:00Z">
              <w:r>
                <w:t>Integer</w:t>
              </w:r>
            </w:ins>
            <w:del w:id="1152" w:author="Gavin Rawson" w:date="2024-07-15T08:27:00Z" w16du:dateUtc="2024-07-15T07:27:00Z">
              <w:r w:rsidR="003B6C56" w:rsidRPr="00163DC5" w:rsidDel="00B35DA9">
                <w:delText>Number</w:delText>
              </w:r>
            </w:del>
          </w:p>
        </w:tc>
        <w:tc>
          <w:tcPr>
            <w:tcW w:w="1635" w:type="dxa"/>
          </w:tcPr>
          <w:p w14:paraId="7E7FA304" w14:textId="77777777" w:rsidR="003B6C56" w:rsidRPr="00163DC5" w:rsidRDefault="003B6C56" w:rsidP="002B16D9">
            <w:pPr>
              <w:pStyle w:val="TableText"/>
            </w:pPr>
            <w:r w:rsidRPr="00163DC5">
              <w:t>action</w:t>
            </w:r>
          </w:p>
        </w:tc>
        <w:tc>
          <w:tcPr>
            <w:tcW w:w="879" w:type="dxa"/>
          </w:tcPr>
          <w:p w14:paraId="019DC798" w14:textId="77777777" w:rsidR="003B6C56" w:rsidRPr="00163DC5" w:rsidRDefault="003B6C56" w:rsidP="002B16D9">
            <w:pPr>
              <w:pStyle w:val="TableText"/>
            </w:pPr>
            <w:r w:rsidRPr="00163DC5">
              <w:t>No</w:t>
            </w:r>
          </w:p>
        </w:tc>
        <w:tc>
          <w:tcPr>
            <w:tcW w:w="3947" w:type="dxa"/>
          </w:tcPr>
          <w:p w14:paraId="1CFEBE81" w14:textId="77777777" w:rsidR="003B6C56" w:rsidRPr="00163DC5" w:rsidRDefault="003B6C56" w:rsidP="002B16D9">
            <w:pPr>
              <w:pStyle w:val="TableText"/>
            </w:pPr>
            <w:r w:rsidRPr="00163DC5">
              <w:t>Action to be taken on entering this state (0=do nothing [not relevant in this object type], 1=log event with reason, 2=log event and trigger a connection to the SA).</w:t>
            </w:r>
          </w:p>
        </w:tc>
      </w:tr>
      <w:tr w:rsidR="003B6C56" w:rsidRPr="00163DC5" w14:paraId="03F317BC" w14:textId="77777777" w:rsidTr="00246CA3">
        <w:trPr>
          <w:jc w:val="center"/>
        </w:trPr>
        <w:tc>
          <w:tcPr>
            <w:tcW w:w="1549" w:type="dxa"/>
          </w:tcPr>
          <w:p w14:paraId="513885A1" w14:textId="77777777" w:rsidR="003B6C56" w:rsidRPr="00163DC5" w:rsidRDefault="003B6C56" w:rsidP="002B16D9">
            <w:pPr>
              <w:pStyle w:val="TableText"/>
            </w:pPr>
            <w:r w:rsidRPr="00163DC5">
              <w:t>Log Rate</w:t>
            </w:r>
          </w:p>
        </w:tc>
        <w:tc>
          <w:tcPr>
            <w:tcW w:w="1062" w:type="dxa"/>
          </w:tcPr>
          <w:p w14:paraId="006B50E0" w14:textId="77777777" w:rsidR="003B6C56" w:rsidRPr="00163DC5" w:rsidRDefault="003B6C56" w:rsidP="002B16D9">
            <w:pPr>
              <w:pStyle w:val="TableText"/>
            </w:pPr>
            <w:r w:rsidRPr="00163DC5">
              <w:t>Integer</w:t>
            </w:r>
          </w:p>
        </w:tc>
        <w:tc>
          <w:tcPr>
            <w:tcW w:w="1635" w:type="dxa"/>
          </w:tcPr>
          <w:p w14:paraId="300A5D9E" w14:textId="77777777" w:rsidR="003B6C56" w:rsidRPr="00163DC5" w:rsidRDefault="003B6C56" w:rsidP="002B16D9">
            <w:pPr>
              <w:pStyle w:val="TableText"/>
            </w:pPr>
            <w:r w:rsidRPr="00163DC5">
              <w:t>logRate</w:t>
            </w:r>
          </w:p>
        </w:tc>
        <w:tc>
          <w:tcPr>
            <w:tcW w:w="879" w:type="dxa"/>
          </w:tcPr>
          <w:p w14:paraId="18B651BD" w14:textId="77777777" w:rsidR="003B6C56" w:rsidRPr="00163DC5" w:rsidRDefault="003B6C56" w:rsidP="002B16D9">
            <w:pPr>
              <w:pStyle w:val="TableText"/>
            </w:pPr>
            <w:r w:rsidRPr="00163DC5">
              <w:t>Yes</w:t>
            </w:r>
          </w:p>
        </w:tc>
        <w:tc>
          <w:tcPr>
            <w:tcW w:w="3947" w:type="dxa"/>
          </w:tcPr>
          <w:p w14:paraId="256A8EC0" w14:textId="3A49895B" w:rsidR="003B6C56" w:rsidRPr="00163DC5" w:rsidRDefault="003B6C56" w:rsidP="002B16D9">
            <w:pPr>
              <w:pStyle w:val="TableText"/>
            </w:pPr>
            <w:r w:rsidRPr="00163DC5">
              <w:t xml:space="preserve">The rate to be used (in milliseconds) to log the </w:t>
            </w:r>
            <w:r w:rsidR="00F27791">
              <w:t>point</w:t>
            </w:r>
            <w:r w:rsidRPr="00163DC5">
              <w:t>.</w:t>
            </w:r>
          </w:p>
        </w:tc>
      </w:tr>
      <w:tr w:rsidR="003B6C56" w:rsidRPr="00163DC5" w14:paraId="06A0A180" w14:textId="77777777" w:rsidTr="00246CA3">
        <w:trPr>
          <w:jc w:val="center"/>
        </w:trPr>
        <w:tc>
          <w:tcPr>
            <w:tcW w:w="1549" w:type="dxa"/>
          </w:tcPr>
          <w:p w14:paraId="1FE23711" w14:textId="77777777" w:rsidR="003B6C56" w:rsidRPr="00163DC5" w:rsidRDefault="003B6C56" w:rsidP="002B16D9">
            <w:pPr>
              <w:pStyle w:val="TableText"/>
            </w:pPr>
            <w:r w:rsidRPr="00163DC5">
              <w:t>Log Offset</w:t>
            </w:r>
          </w:p>
        </w:tc>
        <w:tc>
          <w:tcPr>
            <w:tcW w:w="1062" w:type="dxa"/>
          </w:tcPr>
          <w:p w14:paraId="44674601" w14:textId="77777777" w:rsidR="003B6C56" w:rsidRPr="00163DC5" w:rsidRDefault="003B6C56" w:rsidP="002B16D9">
            <w:pPr>
              <w:pStyle w:val="TableText"/>
            </w:pPr>
            <w:r w:rsidRPr="00163DC5">
              <w:t>Integer</w:t>
            </w:r>
          </w:p>
        </w:tc>
        <w:tc>
          <w:tcPr>
            <w:tcW w:w="1635" w:type="dxa"/>
          </w:tcPr>
          <w:p w14:paraId="48F566BF" w14:textId="77777777" w:rsidR="003B6C56" w:rsidRPr="00163DC5" w:rsidRDefault="003B6C56" w:rsidP="002B16D9">
            <w:pPr>
              <w:pStyle w:val="TableText"/>
            </w:pPr>
            <w:r w:rsidRPr="00163DC5">
              <w:t>logOffset</w:t>
            </w:r>
          </w:p>
        </w:tc>
        <w:tc>
          <w:tcPr>
            <w:tcW w:w="879" w:type="dxa"/>
          </w:tcPr>
          <w:p w14:paraId="09738F66" w14:textId="77777777" w:rsidR="003B6C56" w:rsidRPr="00163DC5" w:rsidRDefault="003B6C56" w:rsidP="002B16D9">
            <w:pPr>
              <w:pStyle w:val="TableText"/>
            </w:pPr>
            <w:r w:rsidRPr="00163DC5">
              <w:t>No</w:t>
            </w:r>
          </w:p>
        </w:tc>
        <w:tc>
          <w:tcPr>
            <w:tcW w:w="3947" w:type="dxa"/>
          </w:tcPr>
          <w:p w14:paraId="3150DFA6" w14:textId="7BB7546A" w:rsidR="003B6C56" w:rsidRPr="00163DC5" w:rsidRDefault="003B6C56" w:rsidP="002B16D9">
            <w:pPr>
              <w:pStyle w:val="TableText"/>
            </w:pPr>
            <w:r w:rsidRPr="00163DC5">
              <w:t>Offset time from the start of the week that the log is synchronised from (Monday, 00:00:00). Measured in seconds.</w:t>
            </w:r>
            <w:r w:rsidR="005A4693">
              <w:t xml:space="preserve"> </w:t>
            </w:r>
            <w:r w:rsidRPr="00163DC5">
              <w:t>If 0, then log is offset from the last midnight. (Default 0).</w:t>
            </w:r>
          </w:p>
        </w:tc>
      </w:tr>
    </w:tbl>
    <w:p w14:paraId="27971ABF" w14:textId="77777777" w:rsidR="003B6C56" w:rsidRDefault="003B6C56" w:rsidP="003B6C56">
      <w:pPr>
        <w:pStyle w:val="BodyText"/>
      </w:pPr>
    </w:p>
    <w:p w14:paraId="69663000" w14:textId="3E3F1F91" w:rsidR="003B6C56" w:rsidRDefault="003B6C56" w:rsidP="003B6C56">
      <w:pPr>
        <w:pStyle w:val="BodyText"/>
      </w:pPr>
      <w:r>
        <w:t>Where no Trigger fields are present, the FD log</w:t>
      </w:r>
      <w:r w:rsidR="00AC202F">
        <w:t>s</w:t>
      </w:r>
      <w:r>
        <w:t xml:space="preserve"> at the rate specified, and offset if specified, and the retrieval of the log is caused by a data message request from the SA.</w:t>
      </w:r>
    </w:p>
    <w:p w14:paraId="3152DF89" w14:textId="6D82924A" w:rsidR="003B6C56" w:rsidRPr="003B6C56" w:rsidRDefault="003B6C56" w:rsidP="003B6C56">
      <w:pPr>
        <w:pStyle w:val="BodyText"/>
      </w:pPr>
      <w:r>
        <w:t>Where Trigger fields are used, they cause the selected data to be sent unsolicited from the FD to SA. The action field controls whether the FD immediately contacts the SA or waits for the next connection.</w:t>
      </w:r>
    </w:p>
    <w:p w14:paraId="66188D46" w14:textId="639A62D4" w:rsidR="008A325B" w:rsidRDefault="001729FB" w:rsidP="00A93F64">
      <w:pPr>
        <w:pStyle w:val="Heading1"/>
      </w:pPr>
      <w:bookmarkStart w:id="1153" w:name="_Toc172098967"/>
      <w:r>
        <w:lastRenderedPageBreak/>
        <w:t>Controls and overrides</w:t>
      </w:r>
      <w:bookmarkEnd w:id="1153"/>
    </w:p>
    <w:p w14:paraId="0A74DAA6" w14:textId="3D7961C4" w:rsidR="00CF0715" w:rsidRPr="00CF0715" w:rsidRDefault="00CF0715" w:rsidP="00CF0715">
      <w:pPr>
        <w:pStyle w:val="BodyText"/>
      </w:pPr>
      <w:r>
        <w:t>This section provides information o</w:t>
      </w:r>
      <w:r w:rsidR="00CE021A">
        <w:t>n the controls and overrides used in the protocol.</w:t>
      </w:r>
    </w:p>
    <w:p w14:paraId="6CFF4AD7" w14:textId="49B0F112" w:rsidR="00CF0715" w:rsidRPr="00CF0715" w:rsidRDefault="00CF0715" w:rsidP="001725CA">
      <w:pPr>
        <w:pStyle w:val="Heading2"/>
      </w:pPr>
      <w:bookmarkStart w:id="1154" w:name="_Toc172098968"/>
      <w:r>
        <w:t>Controls</w:t>
      </w:r>
      <w:bookmarkEnd w:id="1154"/>
    </w:p>
    <w:tbl>
      <w:tblPr>
        <w:tblW w:w="8539" w:type="dxa"/>
        <w:tblInd w:w="821" w:type="dxa"/>
        <w:tblLayout w:type="fixed"/>
        <w:tblLook w:val="04A0" w:firstRow="1" w:lastRow="0" w:firstColumn="1" w:lastColumn="0" w:noHBand="0" w:noVBand="1"/>
      </w:tblPr>
      <w:tblGrid>
        <w:gridCol w:w="1796"/>
        <w:gridCol w:w="6743"/>
      </w:tblGrid>
      <w:tr w:rsidR="00CC14EC" w:rsidRPr="006A6374" w14:paraId="59CDCF0A" w14:textId="77777777">
        <w:tc>
          <w:tcPr>
            <w:tcW w:w="1796" w:type="dxa"/>
            <w:vAlign w:val="center"/>
          </w:tcPr>
          <w:p w14:paraId="1E3C34B4" w14:textId="77777777" w:rsidR="00CC14EC" w:rsidRDefault="00CC14EC">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06BE9E5B" w14:textId="32272FC4" w:rsidR="00CC14EC" w:rsidRPr="006A6374" w:rsidRDefault="00CC14EC" w:rsidP="00514811">
            <w:pPr>
              <w:pStyle w:val="Safetytext"/>
              <w:ind w:right="504"/>
            </w:pPr>
            <w:r w:rsidRPr="00514811">
              <w:rPr>
                <w:rStyle w:val="SubtleEmphasis"/>
                <w:i w:val="0"/>
                <w:szCs w:val="20"/>
              </w:rPr>
              <w:t>Applies to analogue output, binary output</w:t>
            </w:r>
            <w:r w:rsidR="007A4B1F" w:rsidRPr="00514811">
              <w:rPr>
                <w:rStyle w:val="SubtleEmphasis"/>
                <w:i w:val="0"/>
                <w:szCs w:val="20"/>
              </w:rPr>
              <w:t>, and string</w:t>
            </w:r>
            <w:r w:rsidRPr="00514811">
              <w:rPr>
                <w:rStyle w:val="SubtleEmphasis"/>
                <w:i w:val="0"/>
                <w:szCs w:val="20"/>
              </w:rPr>
              <w:t xml:space="preserve"> </w:t>
            </w:r>
            <w:r w:rsidR="00F27791">
              <w:rPr>
                <w:rStyle w:val="SubtleEmphasis"/>
                <w:i w:val="0"/>
                <w:szCs w:val="20"/>
              </w:rPr>
              <w:t>point</w:t>
            </w:r>
            <w:r w:rsidRPr="00514811">
              <w:rPr>
                <w:rStyle w:val="SubtleEmphasis"/>
                <w:i w:val="0"/>
                <w:szCs w:val="20"/>
              </w:rPr>
              <w:t>s only.</w:t>
            </w:r>
          </w:p>
        </w:tc>
      </w:tr>
    </w:tbl>
    <w:p w14:paraId="242AEFBF" w14:textId="77777777" w:rsidR="00CC14EC" w:rsidRDefault="00CC14EC" w:rsidP="000C3CED">
      <w:pPr>
        <w:pStyle w:val="BodyText"/>
        <w:ind w:right="504"/>
      </w:pPr>
    </w:p>
    <w:p w14:paraId="4A6D8BB6" w14:textId="76DB6405" w:rsidR="000C3CED" w:rsidRDefault="000C3CED" w:rsidP="000C3CED">
      <w:pPr>
        <w:pStyle w:val="BodyText"/>
        <w:ind w:right="504"/>
      </w:pPr>
      <w:r>
        <w:t xml:space="preserve">If supported as listed in the features section of the profile, the SA may send a message to the </w:t>
      </w:r>
      <w:r w:rsidR="00FF421A">
        <w:t>FD</w:t>
      </w:r>
      <w:r>
        <w:t xml:space="preserve"> to control a </w:t>
      </w:r>
      <w:r w:rsidR="00F27791">
        <w:t>point</w:t>
      </w:r>
      <w:r>
        <w:t xml:space="preserve"> output. The evidence of an output can be received through the value received in the data message, as configured on the output </w:t>
      </w:r>
      <w:r w:rsidR="00F27791">
        <w:t>point</w:t>
      </w:r>
      <w:r>
        <w:t xml:space="preserve">. </w:t>
      </w:r>
    </w:p>
    <w:p w14:paraId="6795A2ED" w14:textId="77777777" w:rsidR="000C3CED" w:rsidRPr="005077D9" w:rsidRDefault="000C3CED" w:rsidP="000C3CED">
      <w:pPr>
        <w:pStyle w:val="BodyText"/>
        <w:ind w:right="504"/>
        <w:rPr>
          <w:rFonts w:ascii="Courier New" w:hAnsi="Courier New" w:cs="Courier New"/>
        </w:rPr>
      </w:pPr>
      <w:r w:rsidRPr="005077D9">
        <w:rPr>
          <w:rFonts w:ascii="Courier New" w:hAnsi="Courier New" w:cs="Courier New"/>
        </w:rPr>
        <w:t>[UUID]/DOWN/control</w:t>
      </w:r>
    </w:p>
    <w:p w14:paraId="56F0A852" w14:textId="729847D2" w:rsidR="008A325B" w:rsidRDefault="000C3CED" w:rsidP="00FC39C4">
      <w:pPr>
        <w:pStyle w:val="BodyText"/>
        <w:ind w:right="504"/>
      </w:pPr>
      <w:r>
        <w:t>The QoS is 2, and the message is:</w:t>
      </w:r>
    </w:p>
    <w:p w14:paraId="48EF2B63" w14:textId="59990E2C" w:rsidR="005077D9" w:rsidRPr="005077D9" w:rsidRDefault="005077D9" w:rsidP="005077D9">
      <w:pPr>
        <w:pStyle w:val="Bullet"/>
      </w:pPr>
      <w:r w:rsidRPr="005077D9">
        <w:t xml:space="preserve">Control by </w:t>
      </w:r>
      <w:r w:rsidR="00F27791">
        <w:t>point</w:t>
      </w:r>
      <w:r w:rsidRPr="005077D9">
        <w:t xml:space="preserve"> identifications:</w:t>
      </w:r>
    </w:p>
    <w:p w14:paraId="7014F78E" w14:textId="77777777" w:rsidR="001A65E0" w:rsidRPr="00BA7567" w:rsidRDefault="001A65E0" w:rsidP="003F6A40">
      <w:pPr>
        <w:pStyle w:val="Code"/>
        <w:rPr>
          <w:rFonts w:eastAsia="MS Mincho"/>
        </w:rPr>
      </w:pPr>
      <w:r w:rsidRPr="00BA7567">
        <w:rPr>
          <w:rFonts w:eastAsia="MS Mincho"/>
        </w:rPr>
        <w:t>{</w:t>
      </w:r>
    </w:p>
    <w:p w14:paraId="6F69FB25" w14:textId="25413506" w:rsidR="001A65E0" w:rsidRPr="00BA7567" w:rsidRDefault="001A65E0" w:rsidP="003F6A40">
      <w:pPr>
        <w:pStyle w:val="Code"/>
        <w:rPr>
          <w:rFonts w:eastAsia="MS Mincho"/>
        </w:rPr>
      </w:pPr>
      <w:r w:rsidRPr="00BA7567">
        <w:rPr>
          <w:rFonts w:eastAsia="MS Mincho"/>
        </w:rPr>
        <w:t xml:space="preserve">    </w:t>
      </w:r>
      <w:r w:rsidRPr="00BA7567">
        <w:rPr>
          <w:rFonts w:eastAsia="MS Mincho"/>
          <w:color w:val="C45911" w:themeColor="accent2" w:themeShade="BF"/>
        </w:rPr>
        <w:t>"c"</w:t>
      </w:r>
      <w:r w:rsidRPr="00BA7567">
        <w:rPr>
          <w:rFonts w:eastAsia="MS Mincho"/>
        </w:rPr>
        <w:t>:[{</w:t>
      </w:r>
      <w:r w:rsidRPr="00BA7567">
        <w:rPr>
          <w:rFonts w:eastAsia="MS Mincho"/>
          <w:color w:val="C45911" w:themeColor="accent2" w:themeShade="BF"/>
        </w:rPr>
        <w:t>"</w:t>
      </w:r>
      <w:ins w:id="1155" w:author="Gavin Rawson" w:date="2024-07-17T07:25:00Z" w16du:dateUtc="2024-07-17T06:25:00Z">
        <w:r w:rsidR="00067CEA">
          <w:rPr>
            <w:rFonts w:eastAsia="MS Mincho"/>
            <w:color w:val="C45911" w:themeColor="accent2" w:themeShade="BF"/>
          </w:rPr>
          <w:t>ao</w:t>
        </w:r>
      </w:ins>
      <w:del w:id="1156" w:author="Gavin Rawson" w:date="2024-07-17T07:25:00Z" w16du:dateUtc="2024-07-17T06:25:00Z">
        <w:r w:rsidRPr="00BA7567" w:rsidDel="00067CEA">
          <w:rPr>
            <w:rFonts w:eastAsia="MS Mincho"/>
            <w:color w:val="C45911" w:themeColor="accent2" w:themeShade="BF"/>
          </w:rPr>
          <w:delText>n</w:delText>
        </w:r>
      </w:del>
      <w:r w:rsidRPr="00BA7567">
        <w:rPr>
          <w:rFonts w:eastAsia="MS Mincho"/>
          <w:color w:val="C45911" w:themeColor="accent2" w:themeShade="BF"/>
        </w:rPr>
        <w:t>"</w:t>
      </w:r>
      <w:r w:rsidRPr="00BA7567">
        <w:rPr>
          <w:rFonts w:eastAsia="MS Mincho"/>
        </w:rPr>
        <w:t>:</w:t>
      </w:r>
      <w:del w:id="1157" w:author="Gavin Rawson" w:date="2024-07-17T07:25:00Z" w16du:dateUtc="2024-07-17T06:25:00Z">
        <w:r w:rsidRPr="00BA7567" w:rsidDel="00D53324">
          <w:rPr>
            <w:rFonts w:eastAsia="MS Mincho"/>
          </w:rPr>
          <w:delText>"ao:</w:delText>
        </w:r>
      </w:del>
      <w:r w:rsidRPr="00BA7567">
        <w:rPr>
          <w:rFonts w:eastAsia="MS Mincho"/>
        </w:rPr>
        <w:t>1</w:t>
      </w:r>
      <w:del w:id="1158" w:author="Gavin Rawson" w:date="2024-07-17T07:25:00Z" w16du:dateUtc="2024-07-17T06:25:00Z">
        <w:r w:rsidRPr="00BA7567" w:rsidDel="00D53324">
          <w:rPr>
            <w:rFonts w:eastAsia="MS Mincho"/>
          </w:rPr>
          <w:delText>"</w:delText>
        </w:r>
      </w:del>
      <w:r w:rsidRPr="00BA7567">
        <w:rPr>
          <w:rFonts w:eastAsia="MS Mincho"/>
        </w:rPr>
        <w:t>,</w:t>
      </w:r>
      <w:r w:rsidRPr="00BA7567">
        <w:rPr>
          <w:rFonts w:eastAsia="MS Mincho"/>
          <w:color w:val="C45911" w:themeColor="accent2" w:themeShade="BF"/>
        </w:rPr>
        <w:t>"v"</w:t>
      </w:r>
      <w:r w:rsidRPr="00BA7567">
        <w:rPr>
          <w:rFonts w:eastAsia="MS Mincho"/>
        </w:rPr>
        <w:t>:1}]</w:t>
      </w:r>
    </w:p>
    <w:p w14:paraId="7793A210" w14:textId="66EADFA7" w:rsidR="005077D9" w:rsidRPr="00BA7567" w:rsidRDefault="001A65E0" w:rsidP="004E57D4">
      <w:pPr>
        <w:pStyle w:val="Code"/>
      </w:pPr>
      <w:r w:rsidRPr="00BA7567">
        <w:rPr>
          <w:rFonts w:eastAsia="MS Mincho"/>
        </w:rPr>
        <w:t>}</w:t>
      </w:r>
    </w:p>
    <w:p w14:paraId="2B3464EA" w14:textId="77777777" w:rsidR="005077D9" w:rsidRPr="00BA7567" w:rsidRDefault="005077D9" w:rsidP="005077D9">
      <w:pPr>
        <w:pStyle w:val="BulletIndent"/>
      </w:pPr>
      <w:r w:rsidRPr="00BA7567">
        <w:t>Or by name:</w:t>
      </w:r>
    </w:p>
    <w:p w14:paraId="725D9E73" w14:textId="77777777" w:rsidR="00344546" w:rsidRPr="00BA7567" w:rsidRDefault="00344546" w:rsidP="00344546">
      <w:pPr>
        <w:pStyle w:val="Code"/>
        <w:rPr>
          <w:rFonts w:eastAsia="MS Mincho"/>
        </w:rPr>
      </w:pPr>
      <w:r w:rsidRPr="00BA7567">
        <w:rPr>
          <w:rFonts w:eastAsia="MS Mincho"/>
        </w:rPr>
        <w:t>{</w:t>
      </w:r>
    </w:p>
    <w:p w14:paraId="0C9491CC" w14:textId="77777777" w:rsidR="00344546" w:rsidRPr="00BA7567" w:rsidRDefault="00344546" w:rsidP="00344546">
      <w:pPr>
        <w:pStyle w:val="Code"/>
        <w:rPr>
          <w:rFonts w:eastAsia="MS Mincho"/>
        </w:rPr>
      </w:pPr>
      <w:r w:rsidRPr="00BA7567">
        <w:rPr>
          <w:rFonts w:eastAsia="MS Mincho"/>
        </w:rPr>
        <w:t xml:space="preserve">    </w:t>
      </w:r>
      <w:r w:rsidRPr="00BA7567">
        <w:rPr>
          <w:rFonts w:eastAsia="MS Mincho"/>
          <w:color w:val="C45911" w:themeColor="accent2" w:themeShade="BF"/>
        </w:rPr>
        <w:t>"c"</w:t>
      </w:r>
      <w:r w:rsidRPr="00BA7567">
        <w:rPr>
          <w:rFonts w:eastAsia="MS Mincho"/>
        </w:rPr>
        <w:t>:[{</w:t>
      </w:r>
      <w:r w:rsidRPr="00BA7567">
        <w:rPr>
          <w:rFonts w:eastAsia="MS Mincho"/>
          <w:color w:val="C45911" w:themeColor="accent2" w:themeShade="BF"/>
        </w:rPr>
        <w:t>"name"</w:t>
      </w:r>
      <w:r w:rsidRPr="00BA7567">
        <w:rPr>
          <w:rFonts w:eastAsia="MS Mincho"/>
        </w:rPr>
        <w:t>:"Pump 1.Command",</w:t>
      </w:r>
      <w:r w:rsidRPr="00BA7567">
        <w:rPr>
          <w:rFonts w:eastAsia="MS Mincho"/>
          <w:color w:val="C45911" w:themeColor="accent2" w:themeShade="BF"/>
        </w:rPr>
        <w:t>"v"</w:t>
      </w:r>
      <w:r w:rsidRPr="00BA7567">
        <w:rPr>
          <w:rFonts w:eastAsia="MS Mincho"/>
        </w:rPr>
        <w:t>:1}]</w:t>
      </w:r>
    </w:p>
    <w:p w14:paraId="3AAA07DE" w14:textId="77777777" w:rsidR="00344546" w:rsidRPr="00BA7567" w:rsidRDefault="00344546" w:rsidP="00344546">
      <w:pPr>
        <w:pStyle w:val="Code"/>
        <w:rPr>
          <w:rFonts w:eastAsia="MS Mincho"/>
          <w:sz w:val="21"/>
          <w:szCs w:val="21"/>
        </w:rPr>
      </w:pPr>
      <w:r w:rsidRPr="00BA7567">
        <w:rPr>
          <w:rFonts w:eastAsia="MS Mincho"/>
        </w:rPr>
        <w:t>}</w:t>
      </w:r>
    </w:p>
    <w:p w14:paraId="08FC1D38" w14:textId="0D1A835D" w:rsidR="005077D9" w:rsidRPr="00BA7567" w:rsidRDefault="00054916" w:rsidP="005077D9">
      <w:pPr>
        <w:pStyle w:val="BulletIndent"/>
      </w:pPr>
      <w:r w:rsidRPr="00BA7567">
        <w:t xml:space="preserve">If </w:t>
      </w:r>
      <w:r w:rsidR="005077D9" w:rsidRPr="00BA7567">
        <w:t>the value is a string:</w:t>
      </w:r>
    </w:p>
    <w:p w14:paraId="2C11CD52" w14:textId="77777777" w:rsidR="007363E3" w:rsidRPr="00BA7567" w:rsidRDefault="007363E3" w:rsidP="007363E3">
      <w:pPr>
        <w:pStyle w:val="Code"/>
        <w:rPr>
          <w:rFonts w:eastAsia="MS Mincho"/>
        </w:rPr>
      </w:pPr>
      <w:r w:rsidRPr="00BA7567">
        <w:rPr>
          <w:rFonts w:eastAsia="MS Mincho"/>
        </w:rPr>
        <w:t>{</w:t>
      </w:r>
    </w:p>
    <w:p w14:paraId="41FE7E48" w14:textId="52368FA4" w:rsidR="007363E3" w:rsidRDefault="007363E3" w:rsidP="007363E3">
      <w:pPr>
        <w:pStyle w:val="Code"/>
        <w:rPr>
          <w:rFonts w:eastAsia="MS Mincho"/>
        </w:rPr>
      </w:pPr>
      <w:r w:rsidRPr="00BA7567">
        <w:rPr>
          <w:rFonts w:eastAsia="MS Mincho"/>
        </w:rPr>
        <w:t xml:space="preserve">    </w:t>
      </w:r>
      <w:r w:rsidRPr="00BA7567">
        <w:rPr>
          <w:rFonts w:eastAsia="MS Mincho"/>
          <w:color w:val="C45911" w:themeColor="accent2" w:themeShade="BF"/>
        </w:rPr>
        <w:t>"</w:t>
      </w:r>
      <w:ins w:id="1159" w:author="Gavin Rawson" w:date="2024-07-17T08:01:00Z" w16du:dateUtc="2024-07-17T07:01:00Z">
        <w:r w:rsidR="005509D7">
          <w:rPr>
            <w:rFonts w:eastAsia="MS Mincho"/>
            <w:color w:val="C45911" w:themeColor="accent2" w:themeShade="BF"/>
          </w:rPr>
          <w:t>c</w:t>
        </w:r>
      </w:ins>
      <w:del w:id="1160" w:author="Gavin Rawson" w:date="2024-07-17T08:01:00Z" w16du:dateUtc="2024-07-17T07:01:00Z">
        <w:r w:rsidRPr="00BA7567" w:rsidDel="005509D7">
          <w:rPr>
            <w:rFonts w:eastAsia="MS Mincho"/>
            <w:color w:val="C45911" w:themeColor="accent2" w:themeShade="BF"/>
          </w:rPr>
          <w:delText>o</w:delText>
        </w:r>
      </w:del>
      <w:r w:rsidRPr="00BA7567">
        <w:rPr>
          <w:rFonts w:eastAsia="MS Mincho"/>
          <w:color w:val="C45911" w:themeColor="accent2" w:themeShade="BF"/>
        </w:rPr>
        <w:t>"</w:t>
      </w:r>
      <w:r w:rsidRPr="00BA7567">
        <w:rPr>
          <w:rFonts w:eastAsia="MS Mincho"/>
        </w:rPr>
        <w:t>:[{</w:t>
      </w:r>
      <w:r w:rsidRPr="00BA7567">
        <w:rPr>
          <w:rFonts w:eastAsia="MS Mincho"/>
          <w:color w:val="C45911" w:themeColor="accent2" w:themeShade="BF"/>
        </w:rPr>
        <w:t>"name"</w:t>
      </w:r>
      <w:r w:rsidRPr="00BA7567">
        <w:rPr>
          <w:rFonts w:eastAsia="MS Mincho"/>
        </w:rPr>
        <w:t>:"Pump 1.State",</w:t>
      </w:r>
      <w:r w:rsidRPr="00BA7567">
        <w:rPr>
          <w:rFonts w:eastAsia="MS Mincho"/>
          <w:color w:val="C45911" w:themeColor="accent2" w:themeShade="BF"/>
        </w:rPr>
        <w:t>"vs"</w:t>
      </w:r>
      <w:r w:rsidRPr="00BA7567">
        <w:rPr>
          <w:rFonts w:eastAsia="MS Mincho"/>
        </w:rPr>
        <w:t>:"Fail"}]</w:t>
      </w:r>
    </w:p>
    <w:p w14:paraId="4F71ACEF" w14:textId="5B3F7289" w:rsidR="005077D9" w:rsidRPr="00163DC5" w:rsidRDefault="005077D9" w:rsidP="004E57D4">
      <w:pPr>
        <w:pStyle w:val="Code"/>
      </w:pPr>
      <w:r>
        <w:rPr>
          <w:rFonts w:eastAsia="MS Mincho"/>
        </w:rPr>
        <w:t>}</w:t>
      </w:r>
    </w:p>
    <w:p w14:paraId="5F166CAA" w14:textId="77777777" w:rsidR="005023E0" w:rsidRDefault="005023E0" w:rsidP="005023E0">
      <w:pPr>
        <w:pStyle w:val="BodyText"/>
        <w:ind w:right="504"/>
      </w:pPr>
    </w:p>
    <w:p w14:paraId="1881FD07" w14:textId="68BDF3ED" w:rsidR="005023E0" w:rsidRDefault="005023E0" w:rsidP="005023E0">
      <w:pPr>
        <w:pStyle w:val="BodyText"/>
        <w:ind w:right="504"/>
      </w:pPr>
      <w:r>
        <w:t>Use the value property “v” only for numeric point types (Analog and Binary) and “vs” only for the string point type.</w:t>
      </w:r>
    </w:p>
    <w:p w14:paraId="649ED820" w14:textId="17404ACB" w:rsidR="005077D9" w:rsidRDefault="005077D9" w:rsidP="00996A34">
      <w:pPr>
        <w:pStyle w:val="BodyText"/>
        <w:ind w:right="504"/>
      </w:pPr>
      <w:r w:rsidRPr="005077D9">
        <w:t>If this is a pulsed control</w:t>
      </w:r>
      <w:r>
        <w:t xml:space="preserve">, that is, </w:t>
      </w:r>
      <w:r w:rsidRPr="005077D9">
        <w:t>the 1 bit binary output has a non-zero pulse duration, the value is the time in milliseconds which overrides the value specified in its configuration.</w:t>
      </w:r>
    </w:p>
    <w:p w14:paraId="003960CD" w14:textId="77777777" w:rsidR="005023E0" w:rsidRDefault="005023E0" w:rsidP="00996A34">
      <w:pPr>
        <w:pStyle w:val="BodyText"/>
        <w:ind w:right="504"/>
      </w:pPr>
      <w:r>
        <w:t>If a point attached to the “Internal” Device Link is to be modified by controls, then it must be typed as an analogue output or binary output.</w:t>
      </w:r>
    </w:p>
    <w:p w14:paraId="22D0B125" w14:textId="77777777" w:rsidR="005023E0" w:rsidRPr="005077D9" w:rsidRDefault="005023E0" w:rsidP="00996A34">
      <w:pPr>
        <w:pStyle w:val="BodyText"/>
        <w:ind w:right="504"/>
      </w:pPr>
    </w:p>
    <w:p w14:paraId="271D340B" w14:textId="301A85AF" w:rsidR="005077D9" w:rsidRDefault="005077D9" w:rsidP="001725CA">
      <w:pPr>
        <w:pStyle w:val="Heading2"/>
      </w:pPr>
      <w:bookmarkStart w:id="1161" w:name="_Toc172098969"/>
      <w:r w:rsidRPr="005077D9">
        <w:t xml:space="preserve">Overriding a </w:t>
      </w:r>
      <w:r w:rsidR="006B0494" w:rsidRPr="005077D9">
        <w:t>point</w:t>
      </w:r>
      <w:bookmarkEnd w:id="1161"/>
    </w:p>
    <w:p w14:paraId="4D984D98" w14:textId="5FC19FA6" w:rsidR="005077D9" w:rsidRDefault="005077D9" w:rsidP="005077D9">
      <w:pPr>
        <w:pStyle w:val="BodyText"/>
      </w:pPr>
      <w:r>
        <w:t xml:space="preserve">Subject to the </w:t>
      </w:r>
      <w:r w:rsidRPr="005077D9">
        <w:rPr>
          <w:b/>
          <w:bCs/>
        </w:rPr>
        <w:t>canOverride</w:t>
      </w:r>
      <w:r>
        <w:t xml:space="preserve"> property of </w:t>
      </w:r>
      <w:r w:rsidR="00090C16">
        <w:t>point</w:t>
      </w:r>
      <w:r>
        <w:t>s.</w:t>
      </w:r>
    </w:p>
    <w:p w14:paraId="66E5A1B3" w14:textId="77777777" w:rsidR="005077D9" w:rsidRDefault="005077D9" w:rsidP="005077D9">
      <w:pPr>
        <w:pStyle w:val="BodyText"/>
      </w:pPr>
      <w:r>
        <w:t>Extensions cannot be overridden.</w:t>
      </w:r>
    </w:p>
    <w:p w14:paraId="127935EF" w14:textId="22169233" w:rsidR="005077D9" w:rsidRDefault="005077D9" w:rsidP="005077D9">
      <w:pPr>
        <w:pStyle w:val="BodyText"/>
      </w:pPr>
      <w:r>
        <w:t xml:space="preserve">When overridden the </w:t>
      </w:r>
      <w:r w:rsidR="00090C16">
        <w:t>point</w:t>
      </w:r>
      <w:r>
        <w:t xml:space="preserve"> quality is set accordingly.</w:t>
      </w:r>
    </w:p>
    <w:p w14:paraId="3D00A525" w14:textId="56F381C6" w:rsidR="005077D9" w:rsidRDefault="005077D9" w:rsidP="005077D9">
      <w:pPr>
        <w:pStyle w:val="BodyText"/>
      </w:pPr>
      <w:r>
        <w:t xml:space="preserve">If supported as listed in the features section of the profile, the SA may send a message to the FD to override the value of an input </w:t>
      </w:r>
      <w:r w:rsidR="00090C16">
        <w:t>point</w:t>
      </w:r>
      <w:r>
        <w:t xml:space="preserve">. </w:t>
      </w:r>
    </w:p>
    <w:p w14:paraId="0314F18F" w14:textId="77777777" w:rsidR="005077D9" w:rsidRPr="005077D9" w:rsidRDefault="005077D9" w:rsidP="005077D9">
      <w:pPr>
        <w:pStyle w:val="BodyText"/>
        <w:rPr>
          <w:rFonts w:ascii="Courier New" w:hAnsi="Courier New" w:cs="Courier New"/>
        </w:rPr>
      </w:pPr>
      <w:r w:rsidRPr="005077D9">
        <w:rPr>
          <w:rFonts w:ascii="Courier New" w:hAnsi="Courier New" w:cs="Courier New"/>
        </w:rPr>
        <w:t>[UUID]/DOWN/override</w:t>
      </w:r>
    </w:p>
    <w:p w14:paraId="5583A702" w14:textId="77777777" w:rsidR="005077D9" w:rsidRDefault="005077D9" w:rsidP="005077D9">
      <w:pPr>
        <w:pStyle w:val="BodyText"/>
      </w:pPr>
      <w:r>
        <w:t>The QoS is 2, and the messages are:</w:t>
      </w:r>
    </w:p>
    <w:p w14:paraId="36AACA13" w14:textId="56C65B33" w:rsidR="005077D9" w:rsidRDefault="005077D9" w:rsidP="005077D9">
      <w:pPr>
        <w:pStyle w:val="Bullet"/>
      </w:pPr>
      <w:r>
        <w:t xml:space="preserve">Override by </w:t>
      </w:r>
      <w:r w:rsidR="00090C16">
        <w:t>point</w:t>
      </w:r>
      <w:r>
        <w:t xml:space="preserve"> identifications:</w:t>
      </w:r>
    </w:p>
    <w:p w14:paraId="0CC41A7D" w14:textId="77777777" w:rsidR="009074D2" w:rsidRPr="00BA7567" w:rsidRDefault="009074D2" w:rsidP="009074D2">
      <w:pPr>
        <w:pStyle w:val="Code"/>
        <w:rPr>
          <w:rFonts w:eastAsia="MS Mincho"/>
        </w:rPr>
      </w:pPr>
      <w:r w:rsidRPr="00BA7567">
        <w:rPr>
          <w:rFonts w:eastAsia="MS Mincho"/>
        </w:rPr>
        <w:t>{</w:t>
      </w:r>
    </w:p>
    <w:p w14:paraId="5A38D6B2" w14:textId="7EAA85DD" w:rsidR="009074D2" w:rsidRPr="00BA7567" w:rsidRDefault="009074D2" w:rsidP="009074D2">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o</w:t>
      </w:r>
      <w:r w:rsidR="00F767C0">
        <w:rPr>
          <w:rFonts w:eastAsia="MS Mincho"/>
          <w:color w:val="C45911" w:themeColor="accent2" w:themeShade="BF"/>
        </w:rPr>
        <w:t>"</w:t>
      </w:r>
      <w:r w:rsidRPr="00BA7567">
        <w:rPr>
          <w:rFonts w:eastAsia="MS Mincho"/>
        </w:rPr>
        <w:t>:[{</w:t>
      </w:r>
      <w:del w:id="1162" w:author="Gavin Rawson" w:date="2024-07-17T07:26:00Z" w16du:dateUtc="2024-07-17T06:26:00Z">
        <w:r w:rsidR="00F767C0" w:rsidDel="00AF73F0">
          <w:rPr>
            <w:rFonts w:eastAsia="MS Mincho"/>
            <w:color w:val="C45911" w:themeColor="accent2" w:themeShade="BF"/>
          </w:rPr>
          <w:delText>"</w:delText>
        </w:r>
        <w:r w:rsidRPr="00BA7567" w:rsidDel="00AF73F0">
          <w:rPr>
            <w:rFonts w:eastAsia="MS Mincho"/>
            <w:color w:val="C45911" w:themeColor="accent2" w:themeShade="BF"/>
          </w:rPr>
          <w:delText>n</w:delText>
        </w:r>
        <w:r w:rsidR="00F767C0" w:rsidDel="00AF73F0">
          <w:rPr>
            <w:rFonts w:eastAsia="MS Mincho"/>
            <w:color w:val="C45911" w:themeColor="accent2" w:themeShade="BF"/>
          </w:rPr>
          <w:delText>"</w:delText>
        </w:r>
        <w:r w:rsidRPr="00BA7567" w:rsidDel="00AF73F0">
          <w:rPr>
            <w:rFonts w:eastAsia="MS Mincho"/>
          </w:rPr>
          <w:delText>:</w:delText>
        </w:r>
      </w:del>
      <w:r w:rsidR="00F767C0">
        <w:rPr>
          <w:rFonts w:eastAsia="MS Mincho"/>
        </w:rPr>
        <w:t>"</w:t>
      </w:r>
      <w:r w:rsidRPr="00BA7567">
        <w:rPr>
          <w:rFonts w:eastAsia="MS Mincho"/>
        </w:rPr>
        <w:t>ai</w:t>
      </w:r>
      <w:ins w:id="1163" w:author="Gavin Rawson" w:date="2024-07-17T08:01:00Z" w16du:dateUtc="2024-07-17T07:01:00Z">
        <w:r w:rsidR="00EF500B" w:rsidRPr="00EF500B">
          <w:rPr>
            <w:rFonts w:eastAsia="MS Mincho"/>
          </w:rPr>
          <w:t>"</w:t>
        </w:r>
      </w:ins>
      <w:r w:rsidRPr="00BA7567">
        <w:rPr>
          <w:rFonts w:eastAsia="MS Mincho"/>
        </w:rPr>
        <w:t>:1</w:t>
      </w:r>
      <w:del w:id="1164" w:author="Gavin Rawson" w:date="2024-07-17T07:26:00Z" w16du:dateUtc="2024-07-17T06:26:00Z">
        <w:r w:rsidR="00F767C0" w:rsidDel="00D53324">
          <w:rPr>
            <w:rFonts w:eastAsia="MS Mincho"/>
          </w:rPr>
          <w:delText>"</w:delText>
        </w:r>
      </w:del>
      <w:r w:rsidRPr="00BA7567">
        <w:rPr>
          <w:rFonts w:eastAsia="MS Mincho"/>
        </w:rPr>
        <w:t>,</w:t>
      </w:r>
      <w:r w:rsidR="00F767C0">
        <w:rPr>
          <w:rFonts w:eastAsia="MS Mincho"/>
          <w:color w:val="C45911" w:themeColor="accent2" w:themeShade="BF"/>
        </w:rPr>
        <w:t>"</w:t>
      </w:r>
      <w:r w:rsidRPr="00BA7567">
        <w:rPr>
          <w:rFonts w:eastAsia="MS Mincho"/>
          <w:color w:val="C45911" w:themeColor="accent2" w:themeShade="BF"/>
        </w:rPr>
        <w:t>v</w:t>
      </w:r>
      <w:r w:rsidR="00F767C0">
        <w:rPr>
          <w:rFonts w:eastAsia="MS Mincho"/>
          <w:color w:val="C45911" w:themeColor="accent2" w:themeShade="BF"/>
        </w:rPr>
        <w:t>"</w:t>
      </w:r>
      <w:r w:rsidRPr="00BA7567">
        <w:rPr>
          <w:rFonts w:eastAsia="MS Mincho"/>
        </w:rPr>
        <w:t>:1}]</w:t>
      </w:r>
    </w:p>
    <w:p w14:paraId="7ECB3FF3" w14:textId="2983B542" w:rsidR="005077D9" w:rsidRPr="00BA7567" w:rsidRDefault="009074D2" w:rsidP="004E57D4">
      <w:pPr>
        <w:pStyle w:val="Code"/>
      </w:pPr>
      <w:r w:rsidRPr="00BA7567">
        <w:rPr>
          <w:rFonts w:eastAsia="MS Mincho"/>
        </w:rPr>
        <w:lastRenderedPageBreak/>
        <w:t>}</w:t>
      </w:r>
    </w:p>
    <w:p w14:paraId="56614397" w14:textId="77777777" w:rsidR="005077D9" w:rsidRPr="00BA7567" w:rsidRDefault="005077D9" w:rsidP="005077D9">
      <w:pPr>
        <w:pStyle w:val="BulletIndent"/>
      </w:pPr>
      <w:r w:rsidRPr="00BA7567">
        <w:t>Or by name:</w:t>
      </w:r>
    </w:p>
    <w:p w14:paraId="1BC7334F" w14:textId="77777777" w:rsidR="004A7922" w:rsidRPr="00BA7567" w:rsidRDefault="004A7922" w:rsidP="004A7922">
      <w:pPr>
        <w:pStyle w:val="Code"/>
        <w:rPr>
          <w:rFonts w:eastAsia="MS Mincho"/>
        </w:rPr>
      </w:pPr>
      <w:r w:rsidRPr="00BA7567">
        <w:rPr>
          <w:rFonts w:eastAsia="MS Mincho"/>
        </w:rPr>
        <w:t>{</w:t>
      </w:r>
    </w:p>
    <w:p w14:paraId="44082C99" w14:textId="359D0BAF" w:rsidR="004A7922" w:rsidRPr="00BA7567" w:rsidRDefault="004A7922" w:rsidP="004A7922">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o</w:t>
      </w:r>
      <w:r w:rsidR="00F767C0">
        <w:rPr>
          <w:rFonts w:eastAsia="MS Mincho"/>
          <w:color w:val="C45911" w:themeColor="accent2" w:themeShade="BF"/>
        </w:rPr>
        <w:t>"</w:t>
      </w:r>
      <w:r w:rsidRPr="00BA7567">
        <w:rPr>
          <w:rFonts w:eastAsia="MS Mincho"/>
        </w:rPr>
        <w:t>:[{</w:t>
      </w:r>
      <w:r w:rsidR="00F767C0">
        <w:rPr>
          <w:rFonts w:eastAsia="MS Mincho"/>
          <w:color w:val="C45911" w:themeColor="accent2" w:themeShade="BF"/>
        </w:rPr>
        <w:t>"</w:t>
      </w:r>
      <w:r w:rsidR="005077D9" w:rsidRPr="00BA7567">
        <w:rPr>
          <w:rFonts w:eastAsia="MS Mincho"/>
          <w:color w:val="C45911" w:themeColor="accent2" w:themeShade="BF"/>
        </w:rPr>
        <w:t>name</w:t>
      </w:r>
      <w:r w:rsidR="00F767C0">
        <w:rPr>
          <w:rFonts w:eastAsia="MS Mincho"/>
          <w:color w:val="C45911" w:themeColor="accent2" w:themeShade="BF"/>
        </w:rPr>
        <w:t>"</w:t>
      </w:r>
      <w:r w:rsidR="005077D9" w:rsidRPr="00BA7567">
        <w:rPr>
          <w:rFonts w:eastAsia="MS Mincho"/>
        </w:rPr>
        <w:t>:</w:t>
      </w:r>
      <w:r w:rsidR="00F767C0">
        <w:rPr>
          <w:rFonts w:eastAsia="MS Mincho"/>
        </w:rPr>
        <w:t>"</w:t>
      </w:r>
      <w:r w:rsidR="005077D9" w:rsidRPr="00BA7567">
        <w:rPr>
          <w:rFonts w:eastAsia="MS Mincho"/>
        </w:rPr>
        <w:t>Pump 1.Rate</w:t>
      </w:r>
      <w:r w:rsidR="00F767C0">
        <w:rPr>
          <w:rFonts w:eastAsia="MS Mincho"/>
        </w:rPr>
        <w:t>"</w:t>
      </w:r>
      <w:r w:rsidRPr="00BA7567">
        <w:rPr>
          <w:rFonts w:eastAsia="MS Mincho"/>
        </w:rPr>
        <w:t>,</w:t>
      </w:r>
      <w:r w:rsidR="00F767C0">
        <w:rPr>
          <w:rFonts w:eastAsia="MS Mincho"/>
          <w:color w:val="C45911" w:themeColor="accent2" w:themeShade="BF"/>
        </w:rPr>
        <w:t>"</w:t>
      </w:r>
      <w:r w:rsidRPr="00BA7567">
        <w:rPr>
          <w:rFonts w:eastAsia="MS Mincho"/>
          <w:color w:val="C45911" w:themeColor="accent2" w:themeShade="BF"/>
        </w:rPr>
        <w:t>v</w:t>
      </w:r>
      <w:r w:rsidR="00F767C0">
        <w:rPr>
          <w:rFonts w:eastAsia="MS Mincho"/>
          <w:color w:val="C45911" w:themeColor="accent2" w:themeShade="BF"/>
        </w:rPr>
        <w:t>"</w:t>
      </w:r>
      <w:r w:rsidRPr="00BA7567">
        <w:rPr>
          <w:rFonts w:eastAsia="MS Mincho"/>
        </w:rPr>
        <w:t>:1}]</w:t>
      </w:r>
    </w:p>
    <w:p w14:paraId="6C6ACA80" w14:textId="19A2A1B0" w:rsidR="005077D9" w:rsidRPr="00BA7567" w:rsidRDefault="004A7922" w:rsidP="004E57D4">
      <w:pPr>
        <w:pStyle w:val="Code"/>
      </w:pPr>
      <w:r w:rsidRPr="00BA7567">
        <w:rPr>
          <w:rFonts w:eastAsia="MS Mincho"/>
        </w:rPr>
        <w:t>}</w:t>
      </w:r>
    </w:p>
    <w:p w14:paraId="5934105A" w14:textId="4D2E4234" w:rsidR="005077D9" w:rsidRPr="00BA7567" w:rsidRDefault="003945FF" w:rsidP="005077D9">
      <w:pPr>
        <w:pStyle w:val="BulletIndent"/>
      </w:pPr>
      <w:r w:rsidRPr="00BA7567">
        <w:t xml:space="preserve">If </w:t>
      </w:r>
      <w:r w:rsidR="005077D9" w:rsidRPr="00BA7567">
        <w:t>the value is a string:</w:t>
      </w:r>
    </w:p>
    <w:p w14:paraId="2AC655BE" w14:textId="77777777" w:rsidR="00BE2DEB" w:rsidRPr="00BA7567" w:rsidRDefault="00BE2DEB" w:rsidP="00BE2DEB">
      <w:pPr>
        <w:pStyle w:val="Code"/>
        <w:rPr>
          <w:rFonts w:eastAsia="MS Mincho"/>
        </w:rPr>
      </w:pPr>
      <w:r w:rsidRPr="00BA7567">
        <w:rPr>
          <w:rFonts w:eastAsia="MS Mincho"/>
        </w:rPr>
        <w:t>{</w:t>
      </w:r>
    </w:p>
    <w:p w14:paraId="15D43524" w14:textId="5867FB6F" w:rsidR="00BE2DEB" w:rsidRPr="00BA7567" w:rsidRDefault="00BE2DEB" w:rsidP="00BE2DEB">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o</w:t>
      </w:r>
      <w:r w:rsidR="00F767C0">
        <w:rPr>
          <w:rFonts w:eastAsia="MS Mincho"/>
          <w:color w:val="C45911" w:themeColor="accent2" w:themeShade="BF"/>
        </w:rPr>
        <w:t>"</w:t>
      </w:r>
      <w:r w:rsidRPr="00BA7567">
        <w:rPr>
          <w:rFonts w:eastAsia="MS Mincho"/>
        </w:rPr>
        <w:t>:[{</w:t>
      </w:r>
      <w:del w:id="1165" w:author="Gavin Rawson" w:date="2024-07-17T07:27:00Z" w16du:dateUtc="2024-07-17T06:27:00Z">
        <w:r w:rsidR="00F767C0" w:rsidDel="00913062">
          <w:rPr>
            <w:rFonts w:eastAsia="MS Mincho"/>
            <w:color w:val="C45911" w:themeColor="accent2" w:themeShade="BF"/>
          </w:rPr>
          <w:delText>"</w:delText>
        </w:r>
        <w:r w:rsidRPr="00BA7567" w:rsidDel="00913062">
          <w:rPr>
            <w:rFonts w:eastAsia="MS Mincho"/>
            <w:color w:val="C45911" w:themeColor="accent2" w:themeShade="BF"/>
          </w:rPr>
          <w:delText>n</w:delText>
        </w:r>
        <w:r w:rsidR="00F767C0" w:rsidDel="00913062">
          <w:rPr>
            <w:rFonts w:eastAsia="MS Mincho"/>
            <w:color w:val="C45911" w:themeColor="accent2" w:themeShade="BF"/>
          </w:rPr>
          <w:delText>"</w:delText>
        </w:r>
        <w:r w:rsidRPr="00BA7567" w:rsidDel="00913062">
          <w:rPr>
            <w:rFonts w:eastAsia="MS Mincho"/>
          </w:rPr>
          <w:delText>:</w:delText>
        </w:r>
      </w:del>
      <w:r w:rsidR="00F767C0">
        <w:rPr>
          <w:rFonts w:eastAsia="MS Mincho"/>
        </w:rPr>
        <w:t>"</w:t>
      </w:r>
      <w:r w:rsidRPr="00BA7567">
        <w:rPr>
          <w:rFonts w:eastAsia="MS Mincho"/>
        </w:rPr>
        <w:t>ai</w:t>
      </w:r>
      <w:ins w:id="1166" w:author="Gavin Rawson" w:date="2024-07-17T07:27:00Z" w16du:dateUtc="2024-07-17T06:27:00Z">
        <w:r w:rsidR="00913062">
          <w:rPr>
            <w:rFonts w:eastAsia="MS Mincho"/>
          </w:rPr>
          <w:t>”</w:t>
        </w:r>
      </w:ins>
      <w:r w:rsidRPr="00BA7567">
        <w:rPr>
          <w:rFonts w:eastAsia="MS Mincho"/>
        </w:rPr>
        <w:t>:1</w:t>
      </w:r>
      <w:del w:id="1167" w:author="Gavin Rawson" w:date="2024-07-17T07:27:00Z" w16du:dateUtc="2024-07-17T06:27:00Z">
        <w:r w:rsidR="00F767C0" w:rsidDel="00913062">
          <w:rPr>
            <w:rFonts w:eastAsia="MS Mincho"/>
          </w:rPr>
          <w:delText>"</w:delText>
        </w:r>
      </w:del>
      <w:r w:rsidRPr="00BA7567">
        <w:rPr>
          <w:rFonts w:eastAsia="MS Mincho"/>
        </w:rPr>
        <w:t>,</w:t>
      </w:r>
      <w:r w:rsidR="00F767C0">
        <w:rPr>
          <w:rFonts w:eastAsia="MS Mincho"/>
          <w:color w:val="C45911" w:themeColor="accent2" w:themeShade="BF"/>
        </w:rPr>
        <w:t>"</w:t>
      </w:r>
      <w:r w:rsidRPr="00BA7567">
        <w:rPr>
          <w:rFonts w:eastAsia="MS Mincho"/>
          <w:color w:val="C45911" w:themeColor="accent2" w:themeShade="BF"/>
        </w:rPr>
        <w:t>vs</w:t>
      </w:r>
      <w:r w:rsidR="00F767C0">
        <w:rPr>
          <w:rFonts w:eastAsia="MS Mincho"/>
          <w:color w:val="C45911" w:themeColor="accent2" w:themeShade="BF"/>
        </w:rPr>
        <w:t>"</w:t>
      </w:r>
      <w:r w:rsidRPr="00BA7567">
        <w:rPr>
          <w:rFonts w:eastAsia="MS Mincho"/>
        </w:rPr>
        <w:t>:</w:t>
      </w:r>
      <w:r w:rsidR="00F767C0">
        <w:rPr>
          <w:rFonts w:eastAsia="MS Mincho"/>
        </w:rPr>
        <w:t>"</w:t>
      </w:r>
      <w:r w:rsidRPr="00BA7567">
        <w:rPr>
          <w:rFonts w:eastAsia="MS Mincho"/>
        </w:rPr>
        <w:t>test value</w:t>
      </w:r>
      <w:r w:rsidR="00F767C0">
        <w:rPr>
          <w:rFonts w:eastAsia="MS Mincho"/>
        </w:rPr>
        <w:t>"</w:t>
      </w:r>
      <w:r w:rsidRPr="00BA7567">
        <w:rPr>
          <w:rFonts w:eastAsia="MS Mincho"/>
        </w:rPr>
        <w:t>}]</w:t>
      </w:r>
    </w:p>
    <w:p w14:paraId="477A582E" w14:textId="4E382733" w:rsidR="005077D9" w:rsidRPr="00BA7567" w:rsidRDefault="00BE2DEB" w:rsidP="004E57D4">
      <w:pPr>
        <w:pStyle w:val="Code"/>
      </w:pPr>
      <w:r w:rsidRPr="00BA7567">
        <w:rPr>
          <w:rFonts w:eastAsia="MS Mincho"/>
        </w:rPr>
        <w:t>}</w:t>
      </w:r>
    </w:p>
    <w:p w14:paraId="3B95C28A" w14:textId="12A59E4E" w:rsidR="005077D9" w:rsidRPr="00BA7567" w:rsidRDefault="005077D9" w:rsidP="005077D9">
      <w:pPr>
        <w:pStyle w:val="Bullet"/>
      </w:pPr>
      <w:r w:rsidRPr="00BA7567">
        <w:t xml:space="preserve">Release by </w:t>
      </w:r>
      <w:r w:rsidR="00090C16">
        <w:t>point</w:t>
      </w:r>
      <w:r w:rsidRPr="00BA7567">
        <w:t xml:space="preserve"> identifications:</w:t>
      </w:r>
    </w:p>
    <w:p w14:paraId="270CC35F" w14:textId="77777777" w:rsidR="00796F52" w:rsidRPr="00BA7567" w:rsidRDefault="00796F52" w:rsidP="00796F52">
      <w:pPr>
        <w:pStyle w:val="Code"/>
        <w:rPr>
          <w:rFonts w:eastAsia="MS Mincho"/>
        </w:rPr>
      </w:pPr>
      <w:r w:rsidRPr="00BA7567">
        <w:rPr>
          <w:rFonts w:eastAsia="MS Mincho"/>
        </w:rPr>
        <w:t>{</w:t>
      </w:r>
    </w:p>
    <w:p w14:paraId="2FAFEE2D" w14:textId="5A0D4B7E" w:rsidR="00796F52" w:rsidRPr="00BA7567" w:rsidRDefault="00796F52" w:rsidP="00796F52">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r</w:t>
      </w:r>
      <w:r w:rsidR="00F767C0">
        <w:rPr>
          <w:rFonts w:eastAsia="MS Mincho"/>
          <w:color w:val="C45911" w:themeColor="accent2" w:themeShade="BF"/>
        </w:rPr>
        <w:t>"</w:t>
      </w:r>
      <w:r w:rsidRPr="00BA7567">
        <w:rPr>
          <w:rFonts w:eastAsia="MS Mincho"/>
        </w:rPr>
        <w:t>:[{</w:t>
      </w:r>
      <w:r w:rsidR="00F767C0">
        <w:rPr>
          <w:rFonts w:eastAsia="MS Mincho"/>
          <w:color w:val="C45911" w:themeColor="accent2" w:themeShade="BF"/>
        </w:rPr>
        <w:t>"</w:t>
      </w:r>
      <w:del w:id="1168" w:author="Gavin Rawson" w:date="2024-07-17T07:27:00Z" w16du:dateUtc="2024-07-17T06:27:00Z">
        <w:r w:rsidRPr="00BA7567" w:rsidDel="00913062">
          <w:rPr>
            <w:rFonts w:eastAsia="MS Mincho"/>
            <w:color w:val="C45911" w:themeColor="accent2" w:themeShade="BF"/>
          </w:rPr>
          <w:delText>n</w:delText>
        </w:r>
        <w:r w:rsidR="00F767C0" w:rsidDel="00913062">
          <w:rPr>
            <w:rFonts w:eastAsia="MS Mincho"/>
            <w:color w:val="C45911" w:themeColor="accent2" w:themeShade="BF"/>
          </w:rPr>
          <w:delText>"</w:delText>
        </w:r>
        <w:r w:rsidRPr="00BA7567" w:rsidDel="00913062">
          <w:rPr>
            <w:rFonts w:eastAsia="MS Mincho"/>
          </w:rPr>
          <w:delText>:</w:delText>
        </w:r>
        <w:r w:rsidR="00F767C0" w:rsidDel="00913062">
          <w:rPr>
            <w:rFonts w:eastAsia="MS Mincho"/>
          </w:rPr>
          <w:delText>"</w:delText>
        </w:r>
      </w:del>
      <w:r w:rsidRPr="00BA7567">
        <w:rPr>
          <w:rFonts w:eastAsia="MS Mincho"/>
        </w:rPr>
        <w:t>ai</w:t>
      </w:r>
      <w:ins w:id="1169" w:author="Gavin Rawson" w:date="2024-07-17T07:27:00Z" w16du:dateUtc="2024-07-17T06:27:00Z">
        <w:r w:rsidR="00913062">
          <w:rPr>
            <w:rFonts w:eastAsia="MS Mincho"/>
          </w:rPr>
          <w:t>”</w:t>
        </w:r>
      </w:ins>
      <w:r w:rsidRPr="00BA7567">
        <w:rPr>
          <w:rFonts w:eastAsia="MS Mincho"/>
        </w:rPr>
        <w:t>:1</w:t>
      </w:r>
      <w:del w:id="1170" w:author="Gavin Rawson" w:date="2024-07-17T07:27:00Z" w16du:dateUtc="2024-07-17T06:27:00Z">
        <w:r w:rsidR="00F767C0" w:rsidDel="00913062">
          <w:rPr>
            <w:rFonts w:eastAsia="MS Mincho"/>
          </w:rPr>
          <w:delText>"</w:delText>
        </w:r>
      </w:del>
      <w:r w:rsidRPr="00BA7567">
        <w:rPr>
          <w:rFonts w:eastAsia="MS Mincho"/>
        </w:rPr>
        <w:t>}]</w:t>
      </w:r>
    </w:p>
    <w:p w14:paraId="065C2917" w14:textId="4AD871A5" w:rsidR="005077D9" w:rsidRPr="00BA7567" w:rsidRDefault="00796F52" w:rsidP="004E57D4">
      <w:pPr>
        <w:pStyle w:val="Code"/>
      </w:pPr>
      <w:r w:rsidRPr="00BA7567">
        <w:rPr>
          <w:rFonts w:eastAsia="MS Mincho"/>
        </w:rPr>
        <w:t>}</w:t>
      </w:r>
    </w:p>
    <w:p w14:paraId="18A114E0" w14:textId="77777777" w:rsidR="005077D9" w:rsidRPr="00BA7567" w:rsidRDefault="005077D9" w:rsidP="005077D9">
      <w:pPr>
        <w:pStyle w:val="BulletIndent"/>
      </w:pPr>
      <w:r w:rsidRPr="00BA7567">
        <w:t>Or by name:</w:t>
      </w:r>
    </w:p>
    <w:p w14:paraId="27B9E286" w14:textId="77777777" w:rsidR="00370198" w:rsidRPr="00BA7567" w:rsidRDefault="00370198" w:rsidP="00370198">
      <w:pPr>
        <w:pStyle w:val="Code"/>
        <w:rPr>
          <w:rFonts w:eastAsia="MS Mincho"/>
        </w:rPr>
      </w:pPr>
      <w:r w:rsidRPr="00BA7567">
        <w:rPr>
          <w:rFonts w:eastAsia="MS Mincho"/>
        </w:rPr>
        <w:t>{</w:t>
      </w:r>
    </w:p>
    <w:p w14:paraId="2133EA7A" w14:textId="26949973" w:rsidR="00370198" w:rsidRDefault="00370198" w:rsidP="00370198">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r</w:t>
      </w:r>
      <w:r w:rsidR="00F767C0">
        <w:rPr>
          <w:rFonts w:eastAsia="MS Mincho"/>
          <w:color w:val="C45911" w:themeColor="accent2" w:themeShade="BF"/>
        </w:rPr>
        <w:t>"</w:t>
      </w:r>
      <w:r w:rsidRPr="00BA7567">
        <w:rPr>
          <w:rFonts w:eastAsia="MS Mincho"/>
        </w:rPr>
        <w:t>:[{</w:t>
      </w:r>
      <w:r w:rsidR="00F767C0">
        <w:rPr>
          <w:rFonts w:eastAsia="MS Mincho"/>
        </w:rPr>
        <w:t>"</w:t>
      </w:r>
      <w:r w:rsidRPr="00BA7567">
        <w:rPr>
          <w:rFonts w:eastAsia="MS Mincho"/>
          <w:color w:val="C45911" w:themeColor="accent2" w:themeShade="BF"/>
        </w:rPr>
        <w:t>name</w:t>
      </w:r>
      <w:r w:rsidR="00F767C0">
        <w:rPr>
          <w:rFonts w:eastAsia="MS Mincho"/>
          <w:color w:val="C45911" w:themeColor="accent2" w:themeShade="BF"/>
        </w:rPr>
        <w:t>"</w:t>
      </w:r>
      <w:r w:rsidRPr="00BA7567">
        <w:rPr>
          <w:rFonts w:eastAsia="MS Mincho"/>
        </w:rPr>
        <w:t>:</w:t>
      </w:r>
      <w:r w:rsidR="00F767C0">
        <w:rPr>
          <w:rFonts w:eastAsia="MS Mincho"/>
        </w:rPr>
        <w:t>"</w:t>
      </w:r>
      <w:r w:rsidRPr="00BA7567">
        <w:rPr>
          <w:rFonts w:eastAsia="MS Mincho"/>
        </w:rPr>
        <w:t>Pump 1.Rate</w:t>
      </w:r>
      <w:r w:rsidR="00F767C0">
        <w:rPr>
          <w:rFonts w:eastAsia="MS Mincho"/>
        </w:rPr>
        <w:t>"</w:t>
      </w:r>
      <w:r w:rsidRPr="00BA7567">
        <w:rPr>
          <w:rFonts w:eastAsia="MS Mincho"/>
        </w:rPr>
        <w:t>}]</w:t>
      </w:r>
    </w:p>
    <w:p w14:paraId="080BBC77" w14:textId="5FB6FBD9" w:rsidR="005077D9" w:rsidRPr="00163DC5" w:rsidRDefault="00370198" w:rsidP="004E57D4">
      <w:pPr>
        <w:pStyle w:val="Code"/>
      </w:pPr>
      <w:r>
        <w:rPr>
          <w:rFonts w:ascii="Adobe Clean DC" w:eastAsia="MS Mincho" w:hAnsi="Adobe Clean DC" w:cs="Adobe Clean DC"/>
          <w:color w:val="000000"/>
        </w:rPr>
        <w:t>}</w:t>
      </w:r>
    </w:p>
    <w:p w14:paraId="4549D502" w14:textId="77777777" w:rsidR="005077D9" w:rsidRDefault="005077D9" w:rsidP="005077D9">
      <w:pPr>
        <w:pStyle w:val="BodyText"/>
      </w:pPr>
    </w:p>
    <w:p w14:paraId="39E0EB16" w14:textId="4714155D" w:rsidR="005023E0" w:rsidRDefault="005023E0" w:rsidP="005023E0">
      <w:pPr>
        <w:pStyle w:val="BodyText"/>
        <w:ind w:right="504"/>
      </w:pPr>
      <w:r>
        <w:t xml:space="preserve">Use the value property </w:t>
      </w:r>
      <w:r w:rsidR="00F767C0">
        <w:t>"</w:t>
      </w:r>
      <w:r>
        <w:t>v</w:t>
      </w:r>
      <w:r w:rsidR="00F767C0">
        <w:t>"</w:t>
      </w:r>
      <w:r>
        <w:t xml:space="preserve"> only for numeric point types (Analog, Counter and Binary) and </w:t>
      </w:r>
      <w:r w:rsidR="00F767C0">
        <w:t>"</w:t>
      </w:r>
      <w:r>
        <w:t>vs</w:t>
      </w:r>
      <w:r w:rsidR="00F767C0">
        <w:t>"</w:t>
      </w:r>
      <w:r>
        <w:t xml:space="preserve"> only for the string point type.</w:t>
      </w:r>
    </w:p>
    <w:p w14:paraId="5D3CC860" w14:textId="77777777" w:rsidR="005077D9" w:rsidRPr="005077D9" w:rsidRDefault="005077D9" w:rsidP="005077D9">
      <w:pPr>
        <w:pStyle w:val="BodyText"/>
      </w:pPr>
    </w:p>
    <w:p w14:paraId="021868D1" w14:textId="2FC7A484" w:rsidR="001729FB" w:rsidRDefault="001729FB" w:rsidP="001729FB">
      <w:pPr>
        <w:pStyle w:val="Heading1"/>
      </w:pPr>
      <w:bookmarkStart w:id="1171" w:name="_Toc172098970"/>
      <w:r>
        <w:lastRenderedPageBreak/>
        <w:t>Data reporting</w:t>
      </w:r>
      <w:bookmarkEnd w:id="1171"/>
    </w:p>
    <w:p w14:paraId="7595E151" w14:textId="20046CE6" w:rsidR="00E84BC7" w:rsidRDefault="00E84BC7" w:rsidP="00E84BC7">
      <w:pPr>
        <w:pStyle w:val="BodyText"/>
      </w:pPr>
      <w:r>
        <w:t>The FD remembers what data has not previously been sent</w:t>
      </w:r>
      <w:r w:rsidR="00423420">
        <w:t>. Th</w:t>
      </w:r>
      <w:r w:rsidR="00C47A88">
        <w:t xml:space="preserve">at data is </w:t>
      </w:r>
      <w:r>
        <w:t>then fully transmitted on a connection, for example:</w:t>
      </w:r>
    </w:p>
    <w:p w14:paraId="11F1D757" w14:textId="77777777" w:rsidR="00E84BC7" w:rsidRDefault="00E84BC7" w:rsidP="00E84BC7">
      <w:pPr>
        <w:pStyle w:val="Bullet"/>
      </w:pPr>
      <w:r>
        <w:t>On scheduled connection</w:t>
      </w:r>
    </w:p>
    <w:p w14:paraId="05DEE246" w14:textId="77777777" w:rsidR="00E84BC7" w:rsidRDefault="00E84BC7" w:rsidP="00E84BC7">
      <w:pPr>
        <w:pStyle w:val="Bullet"/>
      </w:pPr>
      <w:r>
        <w:t>On an action which causes a connection</w:t>
      </w:r>
    </w:p>
    <w:p w14:paraId="529B5DB6" w14:textId="77777777" w:rsidR="00E84BC7" w:rsidRDefault="00E84BC7" w:rsidP="00E84BC7">
      <w:pPr>
        <w:pStyle w:val="Bullet"/>
      </w:pPr>
      <w:r>
        <w:t>On receipt of a request (as in following section)</w:t>
      </w:r>
    </w:p>
    <w:p w14:paraId="2D66F77E" w14:textId="77777777" w:rsidR="00E84BC7" w:rsidRDefault="00E84BC7" w:rsidP="00E84BC7">
      <w:pPr>
        <w:pStyle w:val="BodyText"/>
      </w:pPr>
      <w:r>
        <w:t>Unsent data includes time-logged or event data.</w:t>
      </w:r>
    </w:p>
    <w:p w14:paraId="11F61BF7" w14:textId="0BE21DC8" w:rsidR="001729FB" w:rsidRDefault="00E84BC7" w:rsidP="001725CA">
      <w:pPr>
        <w:pStyle w:val="Heading2"/>
      </w:pPr>
      <w:bookmarkStart w:id="1172" w:name="_Toc163727621"/>
      <w:bookmarkStart w:id="1173" w:name="_Toc172098971"/>
      <w:bookmarkEnd w:id="1172"/>
      <w:r>
        <w:t xml:space="preserve">Data </w:t>
      </w:r>
      <w:r w:rsidR="006B0494">
        <w:t>formats</w:t>
      </w:r>
      <w:bookmarkEnd w:id="1173"/>
    </w:p>
    <w:p w14:paraId="194FEB88" w14:textId="2A26FC5E" w:rsidR="00E84BC7" w:rsidRDefault="00E84BC7" w:rsidP="00E84BC7">
      <w:pPr>
        <w:pStyle w:val="BodyText"/>
      </w:pPr>
      <w:r>
        <w:t xml:space="preserve">The </w:t>
      </w:r>
      <w:r w:rsidR="00B200D3">
        <w:t>FD</w:t>
      </w:r>
      <w:r w:rsidDel="00B62ECB">
        <w:t xml:space="preserve"> </w:t>
      </w:r>
      <w:r>
        <w:t>send</w:t>
      </w:r>
      <w:r w:rsidR="00B62ECB">
        <w:t>s</w:t>
      </w:r>
      <w:r>
        <w:t xml:space="preserve"> data values to the S</w:t>
      </w:r>
      <w:r w:rsidR="00B200D3">
        <w:t>A</w:t>
      </w:r>
      <w:r>
        <w:t xml:space="preserve"> in a flexible data format. This supports simple data as well as full detail. While in JSON format, variable names and data layout </w:t>
      </w:r>
      <w:r w:rsidR="003407F2">
        <w:t xml:space="preserve">are </w:t>
      </w:r>
      <w:r>
        <w:t>optimised to reduce message size.</w:t>
      </w:r>
    </w:p>
    <w:p w14:paraId="2A0B8E8F" w14:textId="64F9B5B6" w:rsidR="00E84BC7" w:rsidRDefault="00E84BC7" w:rsidP="00E84BC7">
      <w:pPr>
        <w:pStyle w:val="BodyText"/>
      </w:pPr>
      <w:r>
        <w:t xml:space="preserve">Data is sent in the order that it is gathered. </w:t>
      </w:r>
      <w:r w:rsidR="00B200D3">
        <w:t>FD</w:t>
      </w:r>
      <w:r>
        <w:t xml:space="preserve"> Configuration regulate</w:t>
      </w:r>
      <w:r w:rsidR="00AC202F">
        <w:t>s</w:t>
      </w:r>
      <w:r>
        <w:t xml:space="preserve"> when and how data is sent, such as on a priority basis. However, earlier data </w:t>
      </w:r>
      <w:r w:rsidR="00AC202F">
        <w:t>is</w:t>
      </w:r>
      <w:r>
        <w:t xml:space="preserve"> always sent before later data unless the FD is responding to a request for data gathered in a specified period.</w:t>
      </w:r>
    </w:p>
    <w:p w14:paraId="347E785A" w14:textId="51F908BC" w:rsidR="002D15BC" w:rsidRDefault="00932FCE" w:rsidP="00B02C37">
      <w:pPr>
        <w:pStyle w:val="BodyText"/>
      </w:pPr>
      <w:r>
        <w:t>R</w:t>
      </w:r>
      <w:r w:rsidRPr="00932FCE">
        <w:t>eporting of data is always in ascending time order unless either of these two boolean properties are true in the FD Profile.</w:t>
      </w:r>
    </w:p>
    <w:p w14:paraId="45658AD4" w14:textId="086376D2" w:rsidR="00A54BDC" w:rsidRDefault="00B02C37" w:rsidP="00832898">
      <w:pPr>
        <w:pStyle w:val="Bullet"/>
      </w:pPr>
      <w:r>
        <w:t xml:space="preserve">If </w:t>
      </w:r>
      <w:r w:rsidR="002D15BC">
        <w:t xml:space="preserve">reportEventsDirectly </w:t>
      </w:r>
      <w:r>
        <w:t xml:space="preserve">is specified with true, then the </w:t>
      </w:r>
      <w:r w:rsidR="00423267">
        <w:t>FD</w:t>
      </w:r>
      <w:r>
        <w:t xml:space="preserve"> may send data values where the Action type is 3, and the data values associated with that event can be sent before other data values. </w:t>
      </w:r>
    </w:p>
    <w:p w14:paraId="1105826D" w14:textId="6AD21407" w:rsidR="00B02C37" w:rsidRPr="00BA7567" w:rsidRDefault="00B02C37" w:rsidP="00832898">
      <w:pPr>
        <w:pStyle w:val="Bullet"/>
      </w:pPr>
      <w:r>
        <w:t xml:space="preserve">If </w:t>
      </w:r>
      <w:r w:rsidR="002D15BC">
        <w:t xml:space="preserve">respondCurrentDataDirectly </w:t>
      </w:r>
      <w:r>
        <w:t xml:space="preserve">is specified with true, then the </w:t>
      </w:r>
      <w:r w:rsidR="003B4D22">
        <w:t>FD</w:t>
      </w:r>
      <w:r>
        <w:t xml:space="preserve"> will respond to </w:t>
      </w:r>
      <w:r w:rsidR="003B4D22">
        <w:t>SA</w:t>
      </w:r>
      <w:r>
        <w:t xml:space="preserve"> current data request messages with the latest current data before sending older data.</w:t>
      </w:r>
    </w:p>
    <w:p w14:paraId="1868C8BC" w14:textId="77777777" w:rsidR="00E84BC7" w:rsidRPr="00B200D3" w:rsidRDefault="00E84BC7" w:rsidP="00E84BC7">
      <w:pPr>
        <w:pStyle w:val="BodyText"/>
        <w:rPr>
          <w:rFonts w:ascii="Courier New" w:hAnsi="Courier New" w:cs="Courier New"/>
        </w:rPr>
      </w:pPr>
      <w:r w:rsidRPr="00B200D3">
        <w:rPr>
          <w:rFonts w:ascii="Courier New" w:hAnsi="Courier New" w:cs="Courier New"/>
        </w:rPr>
        <w:t>[UUID]/UP/data</w:t>
      </w:r>
    </w:p>
    <w:p w14:paraId="5A4178BF" w14:textId="7D3E273E" w:rsidR="0073503C" w:rsidRDefault="00996A34" w:rsidP="00E84BC7">
      <w:pPr>
        <w:pStyle w:val="BodyText"/>
        <w:rPr>
          <w:ins w:id="1174" w:author="Gavin Rawson" w:date="2024-07-16T15:08:00Z" w16du:dateUtc="2024-07-16T14:08:00Z"/>
        </w:rPr>
      </w:pPr>
      <w:r w:rsidRPr="00996A34">
        <w:t>Points can be referred to by their name or by a</w:t>
      </w:r>
      <w:ins w:id="1175" w:author="Gavin Rawson" w:date="2024-07-16T15:06:00Z" w16du:dateUtc="2024-07-16T14:06:00Z">
        <w:r w:rsidR="00C85A99">
          <w:t xml:space="preserve"> specific point</w:t>
        </w:r>
      </w:ins>
      <w:r w:rsidRPr="00996A34">
        <w:t xml:space="preserve"> </w:t>
      </w:r>
      <w:r>
        <w:t xml:space="preserve">type </w:t>
      </w:r>
      <w:del w:id="1176" w:author="Gavin Rawson" w:date="2024-07-16T15:06:00Z" w16du:dateUtc="2024-07-16T14:06:00Z">
        <w:r w:rsidDel="00C85A99">
          <w:delText xml:space="preserve">description </w:delText>
        </w:r>
      </w:del>
      <w:r>
        <w:t xml:space="preserve">and </w:t>
      </w:r>
      <w:r w:rsidRPr="00996A34">
        <w:t xml:space="preserve">numeric </w:t>
      </w:r>
      <w:del w:id="1177" w:author="Gavin Rawson" w:date="2024-07-17T07:15:00Z" w16du:dateUtc="2024-07-17T06:15:00Z">
        <w:r w:rsidRPr="00996A34" w:rsidDel="00032717">
          <w:delText>reference</w:delText>
        </w:r>
      </w:del>
      <w:ins w:id="1178" w:author="Gavin Rawson" w:date="2024-07-17T07:15:00Z" w16du:dateUtc="2024-07-17T06:15:00Z">
        <w:r w:rsidR="00032717">
          <w:t>index</w:t>
        </w:r>
      </w:ins>
      <w:del w:id="1179" w:author="Gavin Rawson" w:date="2024-07-16T15:06:00Z" w16du:dateUtc="2024-07-16T14:06:00Z">
        <w:r w:rsidDel="00580C6B">
          <w:delText xml:space="preserve"> separated by a colon</w:delText>
        </w:r>
      </w:del>
      <w:r>
        <w:t xml:space="preserve"> ":"</w:t>
      </w:r>
      <w:r w:rsidRPr="00996A34">
        <w:t xml:space="preserve">. </w:t>
      </w:r>
    </w:p>
    <w:p w14:paraId="051D2AAD" w14:textId="35DDF1B2" w:rsidR="0073503C" w:rsidRDefault="0073503C" w:rsidP="00E84BC7">
      <w:pPr>
        <w:pStyle w:val="BodyText"/>
        <w:rPr>
          <w:ins w:id="1180" w:author="Gavin Rawson" w:date="2024-07-16T15:08:00Z" w16du:dateUtc="2024-07-16T14:08:00Z"/>
        </w:rPr>
      </w:pPr>
      <w:ins w:id="1181" w:author="Gavin Rawson" w:date="2024-07-16T15:08:00Z" w16du:dateUtc="2024-07-16T14:08:00Z">
        <w:r>
          <w:t>Valid point types are “ai”, “ao”, “bi”, “bo”, “c” ,”x” or “s”</w:t>
        </w:r>
      </w:ins>
    </w:p>
    <w:p w14:paraId="039DB068" w14:textId="0E58F0DE" w:rsidR="00996A34" w:rsidRDefault="00996A34" w:rsidP="00E84BC7">
      <w:pPr>
        <w:pStyle w:val="BodyText"/>
        <w:rPr>
          <w:ins w:id="1182" w:author="Gavin Rawson" w:date="2024-07-17T07:15:00Z" w16du:dateUtc="2024-07-17T06:15:00Z"/>
        </w:rPr>
      </w:pPr>
      <w:r w:rsidRPr="00996A34">
        <w:t>The numeric format will reduce message size and may be preferred by field devices.</w:t>
      </w:r>
    </w:p>
    <w:p w14:paraId="47365B25" w14:textId="40D30E8B" w:rsidR="001740D4" w:rsidRDefault="001740D4" w:rsidP="00E84BC7">
      <w:pPr>
        <w:pStyle w:val="BodyText"/>
      </w:pPr>
      <w:ins w:id="1183" w:author="Gavin Rawson" w:date="2024-07-17T07:15:00Z" w16du:dateUtc="2024-07-17T06:15:00Z">
        <w:r>
          <w:t>Note that it is v</w:t>
        </w:r>
        <w:r w:rsidRPr="001740D4">
          <w:t>alid to include both</w:t>
        </w:r>
        <w:r>
          <w:t xml:space="preserve"> name and </w:t>
        </w:r>
        <w:r w:rsidR="00032717">
          <w:t>type / index</w:t>
        </w:r>
        <w:r w:rsidRPr="001740D4">
          <w:t xml:space="preserve">, but if so then only the </w:t>
        </w:r>
      </w:ins>
      <w:ins w:id="1184" w:author="Gavin Rawson" w:date="2024-07-17T07:16:00Z" w16du:dateUtc="2024-07-17T06:16:00Z">
        <w:r w:rsidR="00032717">
          <w:t>type / index</w:t>
        </w:r>
      </w:ins>
      <w:ins w:id="1185" w:author="Gavin Rawson" w:date="2024-07-17T07:15:00Z" w16du:dateUtc="2024-07-17T06:15:00Z">
        <w:r w:rsidRPr="001740D4">
          <w:t xml:space="preserve"> element is used, the 'name' is ignored</w:t>
        </w:r>
      </w:ins>
      <w:ins w:id="1186" w:author="Gavin Rawson" w:date="2024-07-17T07:16:00Z" w16du:dateUtc="2024-07-17T06:16:00Z">
        <w:r w:rsidR="00032717">
          <w:t>.</w:t>
        </w:r>
      </w:ins>
    </w:p>
    <w:p w14:paraId="331E616D" w14:textId="7FC6AB11" w:rsidR="00E84BC7" w:rsidRDefault="00E84BC7" w:rsidP="00E84BC7">
      <w:pPr>
        <w:pStyle w:val="BodyText"/>
      </w:pPr>
      <w:r w:rsidRPr="00BA7567">
        <w:t>The QoS is 1. The JSON message is</w:t>
      </w:r>
      <w:r w:rsidR="00B200D3" w:rsidRPr="00BA7567">
        <w:t>:</w:t>
      </w:r>
    </w:p>
    <w:p w14:paraId="2C583097" w14:textId="77777777" w:rsidR="00B200D3" w:rsidRPr="00163DC5" w:rsidRDefault="00B200D3" w:rsidP="004E57D4">
      <w:pPr>
        <w:pStyle w:val="Code"/>
      </w:pPr>
      <w:r w:rsidRPr="00163DC5">
        <w:t>// All data in the block:</w:t>
      </w:r>
    </w:p>
    <w:p w14:paraId="4E4CD471" w14:textId="77777777" w:rsidR="00B200D3" w:rsidRPr="00163DC5" w:rsidRDefault="00B200D3" w:rsidP="004E57D4">
      <w:pPr>
        <w:pStyle w:val="Code"/>
      </w:pPr>
      <w:r w:rsidRPr="00163DC5">
        <w:t>{</w:t>
      </w:r>
    </w:p>
    <w:p w14:paraId="747EC6BE" w14:textId="77777777" w:rsidR="00B200D3" w:rsidRPr="00163DC5" w:rsidRDefault="00B200D3" w:rsidP="004E57D4">
      <w:pPr>
        <w:pStyle w:val="Code"/>
      </w:pPr>
      <w:r w:rsidRPr="00163DC5">
        <w:t>// All data for this point</w:t>
      </w:r>
    </w:p>
    <w:p w14:paraId="3E9B631B" w14:textId="77777777" w:rsidR="00B200D3" w:rsidRPr="00163DC5" w:rsidRDefault="00B200D3" w:rsidP="004E57D4">
      <w:pPr>
        <w:pStyle w:val="Code"/>
      </w:pPr>
      <w:r w:rsidRPr="004C3608">
        <w:rPr>
          <w:color w:val="C45911" w:themeColor="accent2" w:themeShade="BF"/>
        </w:rPr>
        <w:t>"p"</w:t>
      </w:r>
      <w:r w:rsidRPr="00163DC5">
        <w:t>:[</w:t>
      </w:r>
    </w:p>
    <w:p w14:paraId="6A35D4DA" w14:textId="471156F7" w:rsidR="00B200D3" w:rsidRPr="00163DC5" w:rsidRDefault="00050CF0" w:rsidP="004E57D4">
      <w:pPr>
        <w:pStyle w:val="Code"/>
      </w:pPr>
      <w:r w:rsidRPr="00163DC5">
        <w:tab/>
      </w:r>
      <w:r w:rsidR="00B200D3" w:rsidRPr="00163DC5">
        <w:t xml:space="preserve"> {</w:t>
      </w:r>
    </w:p>
    <w:p w14:paraId="2E33AB6E" w14:textId="0E4D095B" w:rsidR="00B200D3" w:rsidRPr="00163DC5" w:rsidRDefault="005C5571" w:rsidP="004E57D4">
      <w:pPr>
        <w:pStyle w:val="Code"/>
      </w:pPr>
      <w:r>
        <w:tab/>
      </w:r>
      <w:r>
        <w:tab/>
      </w:r>
      <w:r>
        <w:tab/>
      </w:r>
      <w:r>
        <w:tab/>
      </w:r>
      <w:r>
        <w:tab/>
      </w:r>
      <w:r w:rsidR="00B200D3" w:rsidRPr="00163DC5">
        <w:t>// Identification of this point, either:</w:t>
      </w:r>
    </w:p>
    <w:p w14:paraId="0F445496" w14:textId="71C85558" w:rsidR="00B200D3" w:rsidRPr="00163DC5" w:rsidRDefault="00050CF0" w:rsidP="004E57D4">
      <w:pPr>
        <w:pStyle w:val="Code"/>
      </w:pPr>
      <w:r w:rsidRPr="00163DC5">
        <w:tab/>
      </w:r>
      <w:r w:rsidRPr="00163DC5">
        <w:tab/>
      </w:r>
      <w:bookmarkStart w:id="1187" w:name="_Hlk163722805"/>
      <w:del w:id="1188" w:author="Gavin Rawson" w:date="2024-07-16T15:07:00Z" w16du:dateUtc="2024-07-16T14:07:00Z">
        <w:r w:rsidR="00B200D3" w:rsidRPr="004C3608" w:rsidDel="00CF17BA">
          <w:rPr>
            <w:color w:val="C45911" w:themeColor="accent2" w:themeShade="BF"/>
          </w:rPr>
          <w:delText>"</w:delText>
        </w:r>
        <w:bookmarkEnd w:id="1187"/>
        <w:r w:rsidR="00B200D3" w:rsidRPr="004C3608" w:rsidDel="00CF17BA">
          <w:rPr>
            <w:color w:val="C45911" w:themeColor="accent2" w:themeShade="BF"/>
          </w:rPr>
          <w:delText>n"</w:delText>
        </w:r>
        <w:r w:rsidR="00B200D3" w:rsidRPr="00163DC5" w:rsidDel="00CF17BA">
          <w:delText>:</w:delText>
        </w:r>
      </w:del>
      <w:r w:rsidR="00B200D3" w:rsidRPr="00163DC5">
        <w:t>"ai</w:t>
      </w:r>
      <w:ins w:id="1189" w:author="Gavin Rawson" w:date="2024-07-16T15:07:00Z" w16du:dateUtc="2024-07-16T14:07:00Z">
        <w:r w:rsidR="00C10BCA">
          <w:t>”</w:t>
        </w:r>
      </w:ins>
      <w:r w:rsidR="00B200D3" w:rsidRPr="00163DC5">
        <w:t>:1</w:t>
      </w:r>
      <w:del w:id="1190" w:author="Gavin Rawson" w:date="2024-07-16T15:07:00Z" w16du:dateUtc="2024-07-16T14:07:00Z">
        <w:r w:rsidR="00B200D3" w:rsidRPr="00163DC5" w:rsidDel="00C10BCA">
          <w:delText>"</w:delText>
        </w:r>
      </w:del>
      <w:r w:rsidR="00B200D3" w:rsidRPr="00163DC5">
        <w:t>,</w:t>
      </w:r>
    </w:p>
    <w:p w14:paraId="23C6373A" w14:textId="7C3A61BB" w:rsidR="00131875" w:rsidRDefault="00B200D3" w:rsidP="004E57D4">
      <w:pPr>
        <w:pStyle w:val="Code"/>
      </w:pPr>
      <w:r w:rsidRPr="00163DC5">
        <w:tab/>
      </w:r>
      <w:r w:rsidRPr="00163DC5">
        <w:tab/>
      </w:r>
      <w:r w:rsidR="00131875">
        <w:tab/>
      </w:r>
      <w:r w:rsidR="00131875">
        <w:tab/>
      </w:r>
      <w:r w:rsidR="00131875">
        <w:tab/>
      </w:r>
      <w:r w:rsidRPr="00163DC5">
        <w:t xml:space="preserve">// </w:t>
      </w:r>
      <w:del w:id="1191" w:author="Gavin Rawson" w:date="2024-07-16T15:08:00Z" w16du:dateUtc="2024-07-16T14:08:00Z">
        <w:r w:rsidR="00131875" w:rsidDel="00C10BCA">
          <w:delText>W</w:delText>
        </w:r>
        <w:r w:rsidRPr="00163DC5" w:rsidDel="00C10BCA">
          <w:delText>here the</w:delText>
        </w:r>
      </w:del>
      <w:ins w:id="1192" w:author="Gavin Rawson" w:date="2024-07-16T15:08:00Z" w16du:dateUtc="2024-07-16T14:08:00Z">
        <w:r w:rsidR="00C10BCA">
          <w:t>By point</w:t>
        </w:r>
      </w:ins>
      <w:r w:rsidRPr="00163DC5">
        <w:t xml:space="preserve"> type</w:t>
      </w:r>
      <w:del w:id="1193" w:author="Gavin Rawson" w:date="2024-07-16T15:08:00Z" w16du:dateUtc="2024-07-16T14:08:00Z">
        <w:r w:rsidRPr="00163DC5" w:rsidDel="00C10BCA">
          <w:delText xml:space="preserve"> description </w:delText>
        </w:r>
      </w:del>
      <w:r w:rsidRPr="00163DC5">
        <w:t>and point number are</w:t>
      </w:r>
    </w:p>
    <w:p w14:paraId="487CBDD8" w14:textId="1E149FDA" w:rsidR="00B200D3" w:rsidRPr="00163DC5" w:rsidRDefault="00131875" w:rsidP="004E57D4">
      <w:pPr>
        <w:pStyle w:val="Code"/>
      </w:pPr>
      <w:r>
        <w:tab/>
      </w:r>
      <w:r>
        <w:tab/>
      </w:r>
      <w:r>
        <w:tab/>
      </w:r>
      <w:r>
        <w:tab/>
      </w:r>
      <w:r>
        <w:tab/>
        <w:t>//</w:t>
      </w:r>
      <w:r w:rsidR="00B200D3" w:rsidRPr="00163DC5">
        <w:t xml:space="preserve"> </w:t>
      </w:r>
      <w:del w:id="1194" w:author="Gavin Rawson" w:date="2024-07-16T15:08:00Z" w16du:dateUtc="2024-07-16T14:08:00Z">
        <w:r w:rsidR="00B200D3" w:rsidRPr="00163DC5" w:rsidDel="00C10BCA">
          <w:delText>separated by a colon,</w:delText>
        </w:r>
        <w:r w:rsidR="00D97005" w:rsidDel="00C10BCA">
          <w:delText xml:space="preserve"> </w:delText>
        </w:r>
      </w:del>
      <w:r w:rsidR="00D97005">
        <w:t>or</w:t>
      </w:r>
      <w:r w:rsidR="00B200D3" w:rsidRPr="00163DC5">
        <w:t xml:space="preserve"> by name:</w:t>
      </w:r>
    </w:p>
    <w:p w14:paraId="748BF469" w14:textId="640AB29E" w:rsidR="00B200D3" w:rsidRPr="00163DC5" w:rsidRDefault="00050CF0" w:rsidP="004E57D4">
      <w:pPr>
        <w:pStyle w:val="Code"/>
      </w:pPr>
      <w:r w:rsidRPr="00163DC5">
        <w:tab/>
      </w:r>
      <w:r w:rsidRPr="00163DC5">
        <w:tab/>
      </w:r>
      <w:r w:rsidR="00A144AE" w:rsidRPr="00BA7567">
        <w:rPr>
          <w:color w:val="C45911" w:themeColor="accent2" w:themeShade="BF"/>
        </w:rPr>
        <w:t>"</w:t>
      </w:r>
      <w:r w:rsidR="00B200D3" w:rsidRPr="00BF3215">
        <w:rPr>
          <w:color w:val="C45911" w:themeColor="accent2" w:themeShade="BF"/>
        </w:rPr>
        <w:t>name</w:t>
      </w:r>
      <w:r w:rsidR="00896D4D" w:rsidRPr="00BF3215">
        <w:rPr>
          <w:color w:val="C45911" w:themeColor="accent2" w:themeShade="BF"/>
        </w:rPr>
        <w:t>"</w:t>
      </w:r>
      <w:r w:rsidR="00B200D3" w:rsidRPr="00BA7567">
        <w:t>:"</w:t>
      </w:r>
      <w:r w:rsidR="00B200D3" w:rsidRPr="00163DC5">
        <w:t>Pump 1.Rate",</w:t>
      </w:r>
    </w:p>
    <w:p w14:paraId="6FD9A48C" w14:textId="77777777" w:rsidR="00D97005" w:rsidRDefault="00050CF0" w:rsidP="004E57D4">
      <w:pPr>
        <w:pStyle w:val="Code"/>
      </w:pPr>
      <w:r w:rsidRPr="00163DC5">
        <w:tab/>
      </w:r>
      <w:r w:rsidRPr="00163DC5">
        <w:tab/>
      </w:r>
      <w:r w:rsidR="00D97005">
        <w:tab/>
      </w:r>
      <w:r w:rsidR="00D97005">
        <w:tab/>
      </w:r>
      <w:r w:rsidR="00D97005">
        <w:tab/>
      </w:r>
      <w:r w:rsidR="00B200D3" w:rsidRPr="00163DC5">
        <w:t xml:space="preserve">// Value as real or integer (true or false are not </w:t>
      </w:r>
    </w:p>
    <w:p w14:paraId="382C6465" w14:textId="434061BF" w:rsidR="00B200D3" w:rsidRPr="00163DC5" w:rsidRDefault="007B2E78" w:rsidP="004E57D4">
      <w:pPr>
        <w:pStyle w:val="Code"/>
      </w:pPr>
      <w:r>
        <w:tab/>
      </w:r>
      <w:r>
        <w:tab/>
      </w:r>
      <w:r>
        <w:tab/>
      </w:r>
      <w:r>
        <w:tab/>
      </w:r>
      <w:r>
        <w:tab/>
        <w:t xml:space="preserve">// </w:t>
      </w:r>
      <w:r w:rsidR="00B200D3" w:rsidRPr="00163DC5">
        <w:t>used)</w:t>
      </w:r>
      <w:r w:rsidR="005023E0">
        <w:t xml:space="preserve"> for analogue, counter or binary points</w:t>
      </w:r>
      <w:r w:rsidR="00B200D3" w:rsidRPr="00163DC5">
        <w:t>:</w:t>
      </w:r>
    </w:p>
    <w:p w14:paraId="1A144119" w14:textId="59F327B1" w:rsidR="00B200D3" w:rsidRPr="00163DC5" w:rsidRDefault="00050CF0" w:rsidP="004E57D4">
      <w:pPr>
        <w:pStyle w:val="Code"/>
      </w:pPr>
      <w:r w:rsidRPr="00163DC5">
        <w:tab/>
      </w:r>
      <w:r w:rsidRPr="00163DC5">
        <w:tab/>
      </w:r>
      <w:r w:rsidR="00B200D3" w:rsidRPr="004C3608">
        <w:rPr>
          <w:color w:val="C45911" w:themeColor="accent2" w:themeShade="BF"/>
        </w:rPr>
        <w:t>"v"</w:t>
      </w:r>
      <w:r w:rsidR="00B200D3" w:rsidRPr="00163DC5">
        <w:t>:[12.3, …],</w:t>
      </w:r>
    </w:p>
    <w:p w14:paraId="61FE7C63" w14:textId="77777777" w:rsidR="007B2E78" w:rsidRDefault="00050CF0" w:rsidP="004E57D4">
      <w:pPr>
        <w:pStyle w:val="Code"/>
      </w:pPr>
      <w:r w:rsidRPr="00163DC5">
        <w:tab/>
      </w:r>
      <w:r w:rsidRPr="00163DC5">
        <w:tab/>
      </w:r>
      <w:r w:rsidR="007B2E78">
        <w:tab/>
      </w:r>
      <w:r w:rsidR="007B2E78">
        <w:tab/>
      </w:r>
      <w:r w:rsidR="007B2E78">
        <w:tab/>
      </w:r>
      <w:r w:rsidR="00B200D3" w:rsidRPr="00163DC5">
        <w:t xml:space="preserve">// Or the value may be a string value for text or </w:t>
      </w:r>
    </w:p>
    <w:p w14:paraId="16121DB9" w14:textId="25C20F3A" w:rsidR="00B200D3" w:rsidRPr="00163DC5" w:rsidRDefault="007B2E78" w:rsidP="004E57D4">
      <w:pPr>
        <w:pStyle w:val="Code"/>
      </w:pPr>
      <w:r>
        <w:tab/>
      </w:r>
      <w:r>
        <w:tab/>
      </w:r>
      <w:r>
        <w:tab/>
      </w:r>
      <w:r>
        <w:tab/>
      </w:r>
      <w:r>
        <w:tab/>
        <w:t xml:space="preserve">// </w:t>
      </w:r>
      <w:r w:rsidR="00B200D3" w:rsidRPr="00163DC5">
        <w:t>BASE64 MIME data</w:t>
      </w:r>
      <w:r w:rsidR="005023E0">
        <w:t xml:space="preserve"> in string points only</w:t>
      </w:r>
      <w:r w:rsidR="00B200D3" w:rsidRPr="00163DC5">
        <w:t>.</w:t>
      </w:r>
    </w:p>
    <w:p w14:paraId="500AFA2E" w14:textId="1A14ADEF" w:rsidR="00B200D3" w:rsidRPr="00163DC5" w:rsidRDefault="00B200D3" w:rsidP="004E57D4">
      <w:pPr>
        <w:pStyle w:val="Code"/>
      </w:pPr>
      <w:r w:rsidRPr="00163DC5">
        <w:tab/>
      </w:r>
      <w:r w:rsidRPr="00163DC5">
        <w:tab/>
      </w:r>
      <w:r w:rsidR="007F4D90" w:rsidRPr="004C3608">
        <w:rPr>
          <w:color w:val="C45911" w:themeColor="accent2" w:themeShade="BF"/>
        </w:rPr>
        <w:t>"</w:t>
      </w:r>
      <w:r w:rsidRPr="004C3608">
        <w:rPr>
          <w:color w:val="C45911" w:themeColor="accent2" w:themeShade="BF"/>
        </w:rPr>
        <w:t>vs</w:t>
      </w:r>
      <w:r w:rsidR="00DD63FF" w:rsidRPr="004C3608">
        <w:rPr>
          <w:color w:val="C45911" w:themeColor="accent2" w:themeShade="BF"/>
        </w:rPr>
        <w:t>"</w:t>
      </w:r>
      <w:r w:rsidRPr="00163DC5">
        <w:t>:[</w:t>
      </w:r>
      <w:r w:rsidR="00DD63FF" w:rsidRPr="00163DC5">
        <w:t>"</w:t>
      </w:r>
      <w:r w:rsidRPr="00163DC5">
        <w:t>string content</w:t>
      </w:r>
      <w:r w:rsidR="00DD63FF" w:rsidRPr="00163DC5">
        <w:t>"</w:t>
      </w:r>
      <w:r w:rsidRPr="00163DC5">
        <w:t>, …],</w:t>
      </w:r>
    </w:p>
    <w:p w14:paraId="08B3E396" w14:textId="77777777" w:rsidR="00D2061B" w:rsidRDefault="00050CF0" w:rsidP="004E57D4">
      <w:pPr>
        <w:pStyle w:val="Code"/>
      </w:pPr>
      <w:r w:rsidRPr="00163DC5">
        <w:tab/>
      </w:r>
      <w:r w:rsidRPr="00163DC5">
        <w:tab/>
      </w:r>
      <w:r w:rsidR="00D2061B">
        <w:tab/>
      </w:r>
      <w:r w:rsidR="00D2061B">
        <w:tab/>
      </w:r>
      <w:r w:rsidR="00D2061B">
        <w:tab/>
      </w:r>
      <w:r w:rsidR="00B200D3" w:rsidRPr="00163DC5">
        <w:t>// Optional quality flags as bitmask, date/time of this</w:t>
      </w:r>
    </w:p>
    <w:p w14:paraId="669D955B" w14:textId="77777777" w:rsidR="00042D7D" w:rsidRDefault="00D2061B" w:rsidP="00D2061B">
      <w:pPr>
        <w:pStyle w:val="Code"/>
      </w:pPr>
      <w:r>
        <w:tab/>
      </w:r>
      <w:r>
        <w:tab/>
      </w:r>
      <w:r>
        <w:tab/>
      </w:r>
      <w:r>
        <w:tab/>
      </w:r>
      <w:r>
        <w:tab/>
        <w:t>//</w:t>
      </w:r>
      <w:r w:rsidR="00B200D3" w:rsidRPr="00163DC5">
        <w:t xml:space="preserve"> value. This can include the override flag. Default</w:t>
      </w:r>
    </w:p>
    <w:p w14:paraId="56E377B7" w14:textId="317FF4ED" w:rsidR="00B200D3" w:rsidRPr="00163DC5" w:rsidRDefault="00042D7D" w:rsidP="00D2061B">
      <w:pPr>
        <w:pStyle w:val="Code"/>
      </w:pPr>
      <w:r>
        <w:tab/>
      </w:r>
      <w:r>
        <w:tab/>
      </w:r>
      <w:r>
        <w:tab/>
      </w:r>
      <w:r>
        <w:tab/>
      </w:r>
      <w:r>
        <w:tab/>
        <w:t xml:space="preserve">// </w:t>
      </w:r>
      <w:r w:rsidR="00B200D3" w:rsidRPr="00163DC5">
        <w:t>quality is 0.</w:t>
      </w:r>
    </w:p>
    <w:p w14:paraId="6F748C2E" w14:textId="05851525" w:rsidR="00B200D3" w:rsidRPr="00163DC5" w:rsidRDefault="00050CF0" w:rsidP="004E57D4">
      <w:pPr>
        <w:pStyle w:val="Code"/>
      </w:pPr>
      <w:r w:rsidRPr="00163DC5">
        <w:lastRenderedPageBreak/>
        <w:tab/>
      </w:r>
      <w:r w:rsidRPr="00163DC5">
        <w:tab/>
      </w:r>
      <w:r w:rsidR="00B200D3" w:rsidRPr="004C3608">
        <w:rPr>
          <w:color w:val="C45911" w:themeColor="accent2" w:themeShade="BF"/>
        </w:rPr>
        <w:t>"q"</w:t>
      </w:r>
      <w:r w:rsidR="00B200D3" w:rsidRPr="00163DC5">
        <w:t>:[1, …],</w:t>
      </w:r>
    </w:p>
    <w:p w14:paraId="6F91B01F" w14:textId="77777777" w:rsidR="00042D7D" w:rsidRDefault="00050CF0" w:rsidP="004E57D4">
      <w:pPr>
        <w:pStyle w:val="Code"/>
      </w:pPr>
      <w:r w:rsidRPr="00163DC5">
        <w:tab/>
      </w:r>
      <w:r w:rsidRPr="00163DC5">
        <w:tab/>
      </w:r>
      <w:r w:rsidR="00042D7D">
        <w:tab/>
      </w:r>
      <w:r w:rsidR="00042D7D">
        <w:tab/>
      </w:r>
      <w:r w:rsidR="00042D7D">
        <w:tab/>
      </w:r>
      <w:r w:rsidR="00B200D3" w:rsidRPr="00163DC5">
        <w:t xml:space="preserve">// Time of start and interval in milliseconds for </w:t>
      </w:r>
    </w:p>
    <w:p w14:paraId="6532C5B5" w14:textId="5D1EF344" w:rsidR="00B200D3" w:rsidRPr="00163DC5" w:rsidRDefault="00042D7D" w:rsidP="004E57D4">
      <w:pPr>
        <w:pStyle w:val="Code"/>
      </w:pPr>
      <w:r>
        <w:tab/>
      </w:r>
      <w:r>
        <w:tab/>
      </w:r>
      <w:r>
        <w:tab/>
      </w:r>
      <w:r>
        <w:tab/>
      </w:r>
      <w:r>
        <w:tab/>
        <w:t xml:space="preserve">// </w:t>
      </w:r>
      <w:r w:rsidR="00B200D3" w:rsidRPr="00163DC5">
        <w:t xml:space="preserve">subsequent values, </w:t>
      </w:r>
    </w:p>
    <w:p w14:paraId="67D79A7A" w14:textId="77777777" w:rsidR="00B200D3" w:rsidRPr="00163DC5" w:rsidRDefault="00B200D3" w:rsidP="004E57D4">
      <w:pPr>
        <w:pStyle w:val="Code"/>
      </w:pPr>
      <w:r w:rsidRPr="00163DC5">
        <w:tab/>
      </w:r>
      <w:r w:rsidRPr="00163DC5">
        <w:tab/>
      </w:r>
      <w:r w:rsidRPr="004C3608">
        <w:rPr>
          <w:color w:val="C45911" w:themeColor="accent2" w:themeShade="BF"/>
        </w:rPr>
        <w:t>"t"</w:t>
      </w:r>
      <w:r w:rsidRPr="00163DC5">
        <w:t>:{</w:t>
      </w:r>
      <w:r w:rsidRPr="004C3608">
        <w:rPr>
          <w:color w:val="C45911" w:themeColor="accent2" w:themeShade="BF"/>
        </w:rPr>
        <w:t>"s"</w:t>
      </w:r>
      <w:r w:rsidRPr="00163DC5">
        <w:t>: 1700497254000,</w:t>
      </w:r>
      <w:r w:rsidRPr="004C3608">
        <w:rPr>
          <w:color w:val="C45911" w:themeColor="accent2" w:themeShade="BF"/>
        </w:rPr>
        <w:t>"i"</w:t>
      </w:r>
      <w:r w:rsidRPr="00163DC5">
        <w:t>:900000},</w:t>
      </w:r>
    </w:p>
    <w:p w14:paraId="554E1F79" w14:textId="74F4575A" w:rsidR="00B200D3" w:rsidRPr="00163DC5" w:rsidRDefault="00050CF0" w:rsidP="004E57D4">
      <w:pPr>
        <w:pStyle w:val="Code"/>
      </w:pPr>
      <w:r w:rsidRPr="00163DC5">
        <w:tab/>
      </w:r>
      <w:r w:rsidRPr="00163DC5">
        <w:tab/>
      </w:r>
      <w:r w:rsidR="00042D7D">
        <w:tab/>
      </w:r>
      <w:r w:rsidR="00042D7D">
        <w:tab/>
      </w:r>
      <w:r w:rsidR="00042D7D">
        <w:tab/>
      </w:r>
      <w:r w:rsidR="00B200D3" w:rsidRPr="00163DC5">
        <w:t xml:space="preserve">// Or individual time values as an array. </w:t>
      </w:r>
    </w:p>
    <w:p w14:paraId="311A470A" w14:textId="09374AC5" w:rsidR="00B200D3" w:rsidRPr="00163DC5" w:rsidRDefault="00050CF0" w:rsidP="004E57D4">
      <w:pPr>
        <w:pStyle w:val="Code"/>
      </w:pPr>
      <w:r w:rsidRPr="00163DC5">
        <w:tab/>
      </w:r>
      <w:r w:rsidR="00B200D3" w:rsidRPr="00163DC5">
        <w:tab/>
      </w:r>
      <w:r w:rsidR="00B200D3" w:rsidRPr="004C3608">
        <w:rPr>
          <w:color w:val="C45911" w:themeColor="accent2" w:themeShade="BF"/>
        </w:rPr>
        <w:t>"ts"</w:t>
      </w:r>
      <w:r w:rsidR="00B200D3" w:rsidRPr="00163DC5">
        <w:t>:[ 1700497254000, …],</w:t>
      </w:r>
    </w:p>
    <w:p w14:paraId="58241B8E" w14:textId="77777777" w:rsidR="00B200D3" w:rsidRPr="00163DC5" w:rsidRDefault="00B200D3" w:rsidP="004E57D4">
      <w:pPr>
        <w:pStyle w:val="Code"/>
      </w:pPr>
    </w:p>
    <w:p w14:paraId="11CCC6F4" w14:textId="18574429" w:rsidR="00042D7D" w:rsidRDefault="006402BC" w:rsidP="004E57D4">
      <w:pPr>
        <w:pStyle w:val="Code"/>
      </w:pPr>
      <w:r w:rsidRPr="00163DC5">
        <w:tab/>
      </w:r>
      <w:r w:rsidR="00050CF0" w:rsidRPr="00163DC5">
        <w:tab/>
      </w:r>
      <w:r w:rsidR="00042D7D">
        <w:tab/>
      </w:r>
      <w:r w:rsidR="00042D7D">
        <w:tab/>
      </w:r>
      <w:r w:rsidR="00042D7D">
        <w:tab/>
      </w:r>
      <w:r w:rsidR="00B200D3" w:rsidRPr="00163DC5">
        <w:t xml:space="preserve">// Optional if the reason is 4 (Timed Report) </w:t>
      </w:r>
    </w:p>
    <w:p w14:paraId="7C41F704" w14:textId="0ED2FFFB" w:rsidR="00B200D3" w:rsidRPr="00163DC5" w:rsidRDefault="00042D7D" w:rsidP="00042D7D">
      <w:pPr>
        <w:pStyle w:val="Code"/>
      </w:pPr>
      <w:r>
        <w:tab/>
      </w:r>
      <w:r>
        <w:tab/>
      </w:r>
      <w:r>
        <w:tab/>
      </w:r>
      <w:r>
        <w:tab/>
      </w:r>
      <w:r>
        <w:tab/>
        <w:t xml:space="preserve">// </w:t>
      </w:r>
      <w:r w:rsidR="00B200D3" w:rsidRPr="00163DC5">
        <w:t>reasons for logging</w:t>
      </w:r>
      <w:r>
        <w:t xml:space="preserve"> </w:t>
      </w:r>
      <w:r w:rsidR="00B200D3" w:rsidRPr="00163DC5">
        <w:t xml:space="preserve">the value: </w:t>
      </w:r>
    </w:p>
    <w:p w14:paraId="09AE4BE4" w14:textId="3E864D5D" w:rsidR="00B200D3" w:rsidRPr="00163DC5" w:rsidRDefault="006402BC" w:rsidP="004E57D4">
      <w:pPr>
        <w:pStyle w:val="Code"/>
      </w:pPr>
      <w:r w:rsidRPr="00163DC5">
        <w:tab/>
      </w:r>
      <w:r w:rsidRPr="00163DC5">
        <w:tab/>
      </w:r>
      <w:r w:rsidR="00042D7D">
        <w:tab/>
      </w:r>
      <w:r w:rsidR="00042D7D">
        <w:tab/>
      </w:r>
      <w:r w:rsidR="00042D7D">
        <w:tab/>
      </w:r>
      <w:r w:rsidR="00B200D3" w:rsidRPr="00163DC5">
        <w:t>// 0="No Change",</w:t>
      </w:r>
    </w:p>
    <w:p w14:paraId="7EA231FB" w14:textId="580E3F38"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1="Current", </w:t>
      </w:r>
    </w:p>
    <w:p w14:paraId="2F646751" w14:textId="2DB4752E"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2="Value Change", </w:t>
      </w:r>
    </w:p>
    <w:p w14:paraId="39DC4F17" w14:textId="0A93BE0B"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3="State Change (i.e., Alarm)", </w:t>
      </w:r>
    </w:p>
    <w:p w14:paraId="53D2F5D4" w14:textId="3A44D437"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4="Timed Report (log)", </w:t>
      </w:r>
    </w:p>
    <w:p w14:paraId="5F2DA300" w14:textId="7DBA589B"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5="End of Period", </w:t>
      </w:r>
    </w:p>
    <w:p w14:paraId="74D320CC" w14:textId="1E55C1F6" w:rsidR="00B200D3" w:rsidRPr="00163DC5" w:rsidRDefault="006402BC" w:rsidP="004E57D4">
      <w:pPr>
        <w:pStyle w:val="Code"/>
      </w:pPr>
      <w:r w:rsidRPr="00163DC5">
        <w:tab/>
      </w:r>
      <w:r w:rsidRPr="00163DC5">
        <w:tab/>
      </w:r>
      <w:r w:rsidR="00042D7D">
        <w:tab/>
      </w:r>
      <w:r w:rsidR="00042D7D">
        <w:tab/>
      </w:r>
      <w:r w:rsidR="00042D7D">
        <w:tab/>
      </w:r>
      <w:r w:rsidR="00B200D3" w:rsidRPr="00163DC5">
        <w:t>// 6="End of Period Reset"</w:t>
      </w:r>
    </w:p>
    <w:p w14:paraId="629E1E3B" w14:textId="0486A882" w:rsidR="00B200D3" w:rsidRPr="00163DC5" w:rsidRDefault="006402BC" w:rsidP="004E57D4">
      <w:pPr>
        <w:pStyle w:val="Code"/>
      </w:pPr>
      <w:r w:rsidRPr="00163DC5">
        <w:tab/>
      </w:r>
      <w:r w:rsidRPr="00163DC5">
        <w:tab/>
      </w:r>
      <w:r w:rsidR="00D27C0B">
        <w:tab/>
      </w:r>
      <w:r w:rsidR="00D27C0B">
        <w:tab/>
      </w:r>
      <w:r w:rsidR="00D27C0B">
        <w:tab/>
      </w:r>
      <w:r w:rsidR="00B200D3" w:rsidRPr="00163DC5">
        <w:t>// Default if not specified is 4.</w:t>
      </w:r>
    </w:p>
    <w:p w14:paraId="66FA9B77" w14:textId="7BE4886F" w:rsidR="00B200D3" w:rsidRPr="00163DC5" w:rsidRDefault="006402BC" w:rsidP="004E57D4">
      <w:pPr>
        <w:pStyle w:val="Code"/>
      </w:pPr>
      <w:r w:rsidRPr="00163DC5">
        <w:tab/>
      </w:r>
      <w:r w:rsidRPr="00163DC5">
        <w:tab/>
      </w:r>
      <w:r w:rsidR="00B200D3" w:rsidRPr="004C3608">
        <w:rPr>
          <w:color w:val="C45911" w:themeColor="accent2" w:themeShade="BF"/>
        </w:rPr>
        <w:t>"r"</w:t>
      </w:r>
      <w:r w:rsidR="00B200D3" w:rsidRPr="00163DC5">
        <w:t>:[4, …],</w:t>
      </w:r>
    </w:p>
    <w:p w14:paraId="372B22DC" w14:textId="0EC64E1F" w:rsidR="00B200D3" w:rsidRPr="00163DC5" w:rsidRDefault="006402BC" w:rsidP="004E57D4">
      <w:pPr>
        <w:pStyle w:val="Code"/>
      </w:pPr>
      <w:r w:rsidRPr="00163DC5">
        <w:tab/>
      </w:r>
      <w:r w:rsidRPr="00163DC5">
        <w:tab/>
      </w:r>
      <w:r w:rsidR="00D27C0B">
        <w:tab/>
      </w:r>
      <w:r w:rsidR="00D27C0B">
        <w:tab/>
      </w:r>
      <w:r w:rsidR="00D27C0B">
        <w:tab/>
      </w:r>
      <w:r w:rsidR="00B200D3" w:rsidRPr="00163DC5">
        <w:t xml:space="preserve">// Optional alarm state (default is 0), </w:t>
      </w:r>
    </w:p>
    <w:p w14:paraId="0AA6FA58" w14:textId="77777777" w:rsidR="00D27C0B" w:rsidRDefault="006402BC" w:rsidP="004E57D4">
      <w:pPr>
        <w:pStyle w:val="Code"/>
      </w:pPr>
      <w:r w:rsidRPr="00163DC5">
        <w:tab/>
      </w:r>
      <w:r w:rsidRPr="00163DC5">
        <w:tab/>
      </w:r>
      <w:r w:rsidR="00D27C0B">
        <w:tab/>
      </w:r>
      <w:r w:rsidR="00D27C0B">
        <w:tab/>
      </w:r>
      <w:r w:rsidR="00D27C0B">
        <w:tab/>
      </w:r>
      <w:r w:rsidR="00B200D3" w:rsidRPr="00163DC5">
        <w:t xml:space="preserve">// -1 is a general alarm indication, 1..2..3 etc are </w:t>
      </w:r>
    </w:p>
    <w:p w14:paraId="0CE52AB7" w14:textId="196CD4AE" w:rsidR="00B200D3" w:rsidRPr="00163DC5" w:rsidRDefault="00D27C0B" w:rsidP="004E57D4">
      <w:pPr>
        <w:pStyle w:val="Code"/>
      </w:pPr>
      <w:r>
        <w:tab/>
      </w:r>
      <w:r>
        <w:tab/>
      </w:r>
      <w:r>
        <w:tab/>
      </w:r>
      <w:r>
        <w:tab/>
      </w:r>
      <w:r>
        <w:tab/>
        <w:t xml:space="preserve">// </w:t>
      </w:r>
      <w:r w:rsidR="00B200D3" w:rsidRPr="00163DC5">
        <w:t xml:space="preserve">alarm limit numbers. </w:t>
      </w:r>
    </w:p>
    <w:p w14:paraId="5EE62210" w14:textId="77777777" w:rsidR="00CD292B" w:rsidRDefault="006402BC" w:rsidP="004E57D4">
      <w:pPr>
        <w:pStyle w:val="Code"/>
      </w:pPr>
      <w:r w:rsidRPr="00163DC5">
        <w:tab/>
      </w:r>
      <w:r w:rsidRPr="00163DC5">
        <w:tab/>
      </w:r>
      <w:r w:rsidR="00CD292B">
        <w:tab/>
      </w:r>
      <w:r w:rsidR="00CD292B">
        <w:tab/>
      </w:r>
      <w:r w:rsidR="00CD292B">
        <w:tab/>
      </w:r>
      <w:r w:rsidR="00B200D3" w:rsidRPr="00163DC5">
        <w:t xml:space="preserve">// 100 and 101 are under-range and over-range </w:t>
      </w:r>
    </w:p>
    <w:p w14:paraId="4EA46B52" w14:textId="55B906BD" w:rsidR="00B200D3" w:rsidRPr="00163DC5" w:rsidRDefault="00CD292B" w:rsidP="004E57D4">
      <w:pPr>
        <w:pStyle w:val="Code"/>
      </w:pPr>
      <w:r>
        <w:tab/>
      </w:r>
      <w:r>
        <w:tab/>
      </w:r>
      <w:r>
        <w:tab/>
      </w:r>
      <w:r>
        <w:tab/>
      </w:r>
      <w:r>
        <w:tab/>
        <w:t xml:space="preserve">// </w:t>
      </w:r>
      <w:r w:rsidR="00B200D3" w:rsidRPr="00163DC5">
        <w:t>respectively.</w:t>
      </w:r>
    </w:p>
    <w:p w14:paraId="14B61583" w14:textId="21DB2360" w:rsidR="00B200D3" w:rsidRPr="00163DC5" w:rsidRDefault="006402BC" w:rsidP="004E57D4">
      <w:pPr>
        <w:pStyle w:val="Code"/>
      </w:pPr>
      <w:r w:rsidRPr="00163DC5">
        <w:tab/>
      </w:r>
      <w:r w:rsidRPr="00163DC5">
        <w:tab/>
      </w:r>
      <w:r w:rsidR="00B200D3" w:rsidRPr="004C3608">
        <w:rPr>
          <w:color w:val="C45911" w:themeColor="accent2" w:themeShade="BF"/>
        </w:rPr>
        <w:t>"a"</w:t>
      </w:r>
      <w:r w:rsidR="00B200D3" w:rsidRPr="00163DC5">
        <w:t>:[1, …]</w:t>
      </w:r>
    </w:p>
    <w:p w14:paraId="28640B92" w14:textId="77F79AE0" w:rsidR="00B200D3" w:rsidRPr="00163DC5" w:rsidRDefault="006402BC" w:rsidP="004E57D4">
      <w:pPr>
        <w:pStyle w:val="Code"/>
      </w:pPr>
      <w:r w:rsidRPr="00163DC5">
        <w:tab/>
      </w:r>
      <w:r w:rsidRPr="00163DC5">
        <w:tab/>
      </w:r>
      <w:r w:rsidR="00B200D3" w:rsidRPr="00163DC5">
        <w:t>}</w:t>
      </w:r>
    </w:p>
    <w:p w14:paraId="211CB6BC" w14:textId="70FD8513" w:rsidR="00B200D3" w:rsidRPr="00163DC5" w:rsidRDefault="00B200D3" w:rsidP="004E57D4">
      <w:pPr>
        <w:pStyle w:val="Code"/>
      </w:pPr>
      <w:r w:rsidRPr="00163DC5">
        <w:tab/>
        <w:t>]</w:t>
      </w:r>
    </w:p>
    <w:p w14:paraId="02FA43FF" w14:textId="659B03D7" w:rsidR="00B200D3" w:rsidRPr="00163DC5" w:rsidRDefault="00B200D3" w:rsidP="004E57D4">
      <w:pPr>
        <w:pStyle w:val="Code"/>
      </w:pPr>
      <w:r w:rsidRPr="00163DC5">
        <w:t>}</w:t>
      </w:r>
    </w:p>
    <w:p w14:paraId="66C9812C" w14:textId="77777777" w:rsidR="00620AA0" w:rsidRDefault="00620AA0" w:rsidP="00620AA0">
      <w:pPr>
        <w:pStyle w:val="BodyText"/>
      </w:pPr>
      <w:r>
        <w:t>Only Alarm, Quality and Reason can be optional, and these have default values.</w:t>
      </w:r>
    </w:p>
    <w:p w14:paraId="5B6D6108" w14:textId="27F843DB" w:rsidR="00620AA0" w:rsidRDefault="00BD1D40" w:rsidP="00620AA0">
      <w:pPr>
        <w:pStyle w:val="BodyText"/>
      </w:pPr>
      <w:r>
        <w:t xml:space="preserve">All array sizes must match with the following exception. </w:t>
      </w:r>
      <w:r w:rsidR="00620AA0">
        <w:t xml:space="preserve">Any of the </w:t>
      </w:r>
      <w:r>
        <w:t xml:space="preserve">Alarm, Quality or Reason </w:t>
      </w:r>
      <w:r w:rsidR="00620AA0">
        <w:t xml:space="preserve">items can be </w:t>
      </w:r>
      <w:r>
        <w:t xml:space="preserve">an array containing a </w:t>
      </w:r>
      <w:r w:rsidR="00620AA0">
        <w:t>single value which then appl</w:t>
      </w:r>
      <w:r w:rsidR="00F0691B">
        <w:t>ies</w:t>
      </w:r>
      <w:r w:rsidR="00620AA0">
        <w:t xml:space="preserve"> to all values in the block for that </w:t>
      </w:r>
      <w:r w:rsidR="00090C16">
        <w:t>point</w:t>
      </w:r>
      <w:r w:rsidR="00620AA0">
        <w:t xml:space="preserve">. </w:t>
      </w:r>
    </w:p>
    <w:p w14:paraId="30D881E1" w14:textId="7563A5C0" w:rsidR="00620AA0" w:rsidRDefault="00620AA0" w:rsidP="00620AA0">
      <w:pPr>
        <w:pStyle w:val="BodyText"/>
      </w:pPr>
      <w:r>
        <w:t xml:space="preserve">All data blocks are processed from start to end. Data for a single </w:t>
      </w:r>
      <w:r w:rsidR="00090C16">
        <w:t>point</w:t>
      </w:r>
      <w:r>
        <w:t xml:space="preserve"> must be sent in chronological order, although data for multiple </w:t>
      </w:r>
      <w:r w:rsidR="00090C16">
        <w:t>point</w:t>
      </w:r>
      <w:r>
        <w:t xml:space="preserve">s can be interleaved or in </w:t>
      </w:r>
      <w:r w:rsidR="00090C16">
        <w:t>point</w:t>
      </w:r>
      <w:r>
        <w:t xml:space="preserve"> order.</w:t>
      </w:r>
    </w:p>
    <w:p w14:paraId="53961529" w14:textId="6039A28E" w:rsidR="00620AA0" w:rsidRDefault="00620AA0" w:rsidP="001725CA">
      <w:pPr>
        <w:pStyle w:val="Heading2"/>
      </w:pPr>
      <w:bookmarkStart w:id="1195" w:name="_Toc172098972"/>
      <w:r w:rsidRPr="00620AA0">
        <w:t>Requesting data</w:t>
      </w:r>
      <w:bookmarkEnd w:id="1195"/>
    </w:p>
    <w:p w14:paraId="76850BE9" w14:textId="46E9BC36" w:rsidR="00620AA0" w:rsidRDefault="00620AA0" w:rsidP="00620AA0">
      <w:pPr>
        <w:pStyle w:val="BodyText"/>
      </w:pPr>
      <w:r>
        <w:t>If supported as listed in the features section of the profile, the SA may send a message to the FD to request data values. This is optional and a device may be designed only to report data.</w:t>
      </w:r>
    </w:p>
    <w:p w14:paraId="6926F05D" w14:textId="20D42398" w:rsidR="00620AA0" w:rsidRDefault="00620AA0" w:rsidP="00620AA0">
      <w:pPr>
        <w:pStyle w:val="BodyText"/>
      </w:pPr>
      <w:r>
        <w:t>Typically, a device stores data until its scheduled time to connect and send data, or until a high priority event, sometimes termed alarm, causes connection and send.</w:t>
      </w:r>
    </w:p>
    <w:p w14:paraId="15E01068" w14:textId="77777777" w:rsidR="00620AA0" w:rsidRPr="00620AA0" w:rsidRDefault="00620AA0" w:rsidP="00620AA0">
      <w:pPr>
        <w:pStyle w:val="BodyText"/>
        <w:rPr>
          <w:rFonts w:ascii="Courier New" w:hAnsi="Courier New" w:cs="Courier New"/>
        </w:rPr>
      </w:pPr>
      <w:r w:rsidRPr="00620AA0">
        <w:rPr>
          <w:rFonts w:ascii="Courier New" w:hAnsi="Courier New" w:cs="Courier New"/>
        </w:rPr>
        <w:t>[UUID]/DOWN/getdata</w:t>
      </w:r>
    </w:p>
    <w:p w14:paraId="02CCCD89" w14:textId="4FE2197B" w:rsidR="00620AA0" w:rsidRDefault="00620AA0" w:rsidP="00620AA0">
      <w:pPr>
        <w:pStyle w:val="BodyText"/>
      </w:pPr>
      <w:r>
        <w:t>The QoS is 0, and the message is:</w:t>
      </w:r>
    </w:p>
    <w:p w14:paraId="568288F7" w14:textId="0F50696C" w:rsidR="00620AA0" w:rsidRDefault="00015D2F" w:rsidP="00620AA0">
      <w:pPr>
        <w:pStyle w:val="Bullet"/>
      </w:pPr>
      <w:r>
        <w:rPr>
          <w:b/>
          <w:bCs/>
        </w:rPr>
        <w:t>O</w:t>
      </w:r>
      <w:r w:rsidRPr="00620AA0">
        <w:rPr>
          <w:b/>
          <w:bCs/>
        </w:rPr>
        <w:t>r</w:t>
      </w:r>
      <w:r>
        <w:t xml:space="preserve"> </w:t>
      </w:r>
      <w:r w:rsidR="005B1DC1">
        <w:t>t</w:t>
      </w:r>
      <w:r w:rsidR="00620AA0">
        <w:t xml:space="preserve">o retrieve a list of current </w:t>
      </w:r>
      <w:r w:rsidR="00090C16">
        <w:t>point</w:t>
      </w:r>
      <w:r w:rsidR="00620AA0">
        <w:t xml:space="preserve"> values, one for each configured </w:t>
      </w:r>
      <w:r w:rsidR="00090C16">
        <w:t>point</w:t>
      </w:r>
      <w:r w:rsidR="00620AA0">
        <w:t xml:space="preserve">. To avoid issues with data ordering the device sends stored/unsent data before sending the current </w:t>
      </w:r>
      <w:r w:rsidR="00090C16">
        <w:t>point</w:t>
      </w:r>
      <w:r w:rsidR="00620AA0">
        <w:t xml:space="preserve"> data for all </w:t>
      </w:r>
      <w:r w:rsidR="00090C16">
        <w:t>point</w:t>
      </w:r>
      <w:r w:rsidR="00620AA0">
        <w:t>s, including timestamps. The Current Data Reason flag is used for these values.</w:t>
      </w:r>
    </w:p>
    <w:p w14:paraId="68CD6171" w14:textId="6925D37B" w:rsidR="00620AA0" w:rsidRPr="00163DC5" w:rsidRDefault="00620AA0" w:rsidP="004E57D4">
      <w:pPr>
        <w:pStyle w:val="Code"/>
      </w:pPr>
      <w:r w:rsidRPr="00163DC5">
        <w:tab/>
        <w:t>{</w:t>
      </w:r>
      <w:r w:rsidRPr="00E734B1">
        <w:rPr>
          <w:color w:val="C45911" w:themeColor="accent2" w:themeShade="BF"/>
        </w:rPr>
        <w:t>"data"</w:t>
      </w:r>
      <w:r w:rsidRPr="00163DC5">
        <w:t>:"</w:t>
      </w:r>
      <w:ins w:id="1196" w:author="Gavin Rawson" w:date="2024-07-17T07:55:00Z" w16du:dateUtc="2024-07-17T06:55:00Z">
        <w:r w:rsidR="006A219A">
          <w:t>c</w:t>
        </w:r>
      </w:ins>
      <w:del w:id="1197" w:author="Gavin Rawson" w:date="2024-07-17T07:55:00Z" w16du:dateUtc="2024-07-17T06:55:00Z">
        <w:r w:rsidRPr="00163DC5" w:rsidDel="006A219A">
          <w:delText>C</w:delText>
        </w:r>
      </w:del>
      <w:r w:rsidRPr="00163DC5">
        <w:t>urrent"}</w:t>
      </w:r>
    </w:p>
    <w:p w14:paraId="2A20139A" w14:textId="2B6A8FBD" w:rsidR="00620AA0" w:rsidRDefault="00E67F08" w:rsidP="00620AA0">
      <w:pPr>
        <w:pStyle w:val="Bullet"/>
      </w:pPr>
      <w:r>
        <w:rPr>
          <w:b/>
          <w:bCs/>
        </w:rPr>
        <w:t>O</w:t>
      </w:r>
      <w:r w:rsidR="00620AA0" w:rsidRPr="00620AA0">
        <w:rPr>
          <w:b/>
          <w:bCs/>
        </w:rPr>
        <w:t>r</w:t>
      </w:r>
      <w:r w:rsidR="00620AA0">
        <w:t xml:space="preserve"> to retrieve a list of current (at this time) </w:t>
      </w:r>
      <w:r w:rsidR="00090C16">
        <w:t>point</w:t>
      </w:r>
      <w:r w:rsidR="00620AA0">
        <w:t xml:space="preserve"> data, by </w:t>
      </w:r>
      <w:r w:rsidR="00090C16">
        <w:t>point</w:t>
      </w:r>
      <w:r w:rsidR="00620AA0">
        <w:t xml:space="preserve"> </w:t>
      </w:r>
      <w:del w:id="1198" w:author="Gavin Rawson" w:date="2024-07-17T07:17:00Z" w16du:dateUtc="2024-07-17T06:17:00Z">
        <w:r w:rsidR="00620AA0" w:rsidDel="00D55668">
          <w:delText>identifications</w:delText>
        </w:r>
      </w:del>
      <w:ins w:id="1199" w:author="Gavin Rawson" w:date="2024-07-17T07:17:00Z" w16du:dateUtc="2024-07-17T06:17:00Z">
        <w:r w:rsidR="00D55668">
          <w:t>type / index</w:t>
        </w:r>
      </w:ins>
      <w:r w:rsidR="00620AA0">
        <w:t>. Again, to avoid issues with data ordering, the device send</w:t>
      </w:r>
      <w:r w:rsidR="00AC202F">
        <w:t>s</w:t>
      </w:r>
      <w:r w:rsidR="00620AA0">
        <w:t xml:space="preserve"> all unsent data before then sending current </w:t>
      </w:r>
      <w:r w:rsidR="00090C16">
        <w:t>point</w:t>
      </w:r>
      <w:r w:rsidR="00620AA0">
        <w:t xml:space="preserve"> data.</w:t>
      </w:r>
    </w:p>
    <w:p w14:paraId="457E033D" w14:textId="77777777" w:rsidR="00FF1B61" w:rsidRPr="00BA7567" w:rsidRDefault="00FF1B61" w:rsidP="00FF1B61">
      <w:pPr>
        <w:pStyle w:val="Code"/>
        <w:rPr>
          <w:rFonts w:eastAsia="MS Mincho"/>
        </w:rPr>
      </w:pPr>
      <w:r w:rsidRPr="00BA7567">
        <w:rPr>
          <w:rFonts w:eastAsia="MS Mincho"/>
        </w:rPr>
        <w:t>{</w:t>
      </w:r>
    </w:p>
    <w:p w14:paraId="0E4F2018" w14:textId="1CBED09A" w:rsidR="00FF1B61" w:rsidRPr="00BA7567" w:rsidRDefault="00FF1B61" w:rsidP="00FF1B61">
      <w:pPr>
        <w:pStyle w:val="Code"/>
        <w:rPr>
          <w:rFonts w:eastAsia="MS Mincho"/>
        </w:rPr>
      </w:pPr>
      <w:r w:rsidRPr="00BA7567">
        <w:rPr>
          <w:rFonts w:eastAsia="MS Mincho"/>
        </w:rPr>
        <w:t xml:space="preserve">    </w:t>
      </w:r>
      <w:r w:rsidRPr="00BA7567">
        <w:rPr>
          <w:color w:val="C45911" w:themeColor="accent2" w:themeShade="BF"/>
        </w:rPr>
        <w:t>"data"</w:t>
      </w:r>
      <w:r w:rsidRPr="00BA7567">
        <w:rPr>
          <w:rFonts w:eastAsia="MS Mincho"/>
        </w:rPr>
        <w:t>:"</w:t>
      </w:r>
      <w:ins w:id="1200" w:author="Gavin Rawson" w:date="2024-07-17T07:55:00Z" w16du:dateUtc="2024-07-17T06:55:00Z">
        <w:r w:rsidR="006A219A">
          <w:rPr>
            <w:rFonts w:eastAsia="MS Mincho"/>
          </w:rPr>
          <w:t>c</w:t>
        </w:r>
      </w:ins>
      <w:del w:id="1201" w:author="Gavin Rawson" w:date="2024-07-17T07:55:00Z" w16du:dateUtc="2024-07-17T06:55:00Z">
        <w:r w:rsidRPr="00BA7567" w:rsidDel="006A219A">
          <w:rPr>
            <w:rFonts w:eastAsia="MS Mincho"/>
          </w:rPr>
          <w:delText>C</w:delText>
        </w:r>
      </w:del>
      <w:r w:rsidRPr="00BA7567">
        <w:rPr>
          <w:rFonts w:eastAsia="MS Mincho"/>
        </w:rPr>
        <w:t xml:space="preserve">urrent", </w:t>
      </w:r>
    </w:p>
    <w:p w14:paraId="0C8EDF89" w14:textId="4470EA2D" w:rsidR="00FF1B61" w:rsidRPr="00BA7567" w:rsidRDefault="00FF1B61" w:rsidP="00FF1B61">
      <w:pPr>
        <w:pStyle w:val="Code"/>
        <w:rPr>
          <w:rFonts w:eastAsia="MS Mincho"/>
        </w:rPr>
      </w:pPr>
      <w:r w:rsidRPr="00BA7567">
        <w:rPr>
          <w:rFonts w:eastAsia="MS Mincho"/>
        </w:rPr>
        <w:t xml:space="preserve">    </w:t>
      </w:r>
      <w:ins w:id="1202" w:author="Gavin Rawson" w:date="2024-07-17T07:53:00Z" w16du:dateUtc="2024-07-17T06:53:00Z">
        <w:r w:rsidR="00123855" w:rsidRPr="00BA7567">
          <w:rPr>
            <w:rFonts w:eastAsia="MS Mincho"/>
          </w:rPr>
          <w:t>"</w:t>
        </w:r>
      </w:ins>
      <w:ins w:id="1203" w:author="Gavin Rawson" w:date="2024-07-17T07:54:00Z" w16du:dateUtc="2024-07-17T06:54:00Z">
        <w:r w:rsidR="00123855">
          <w:rPr>
            <w:rFonts w:eastAsia="MS Mincho"/>
          </w:rPr>
          <w:t>p</w:t>
        </w:r>
        <w:r w:rsidR="00123855" w:rsidRPr="00BA7567">
          <w:rPr>
            <w:rFonts w:eastAsia="MS Mincho"/>
          </w:rPr>
          <w:t>"</w:t>
        </w:r>
        <w:r w:rsidR="00123855">
          <w:rPr>
            <w:rFonts w:eastAsia="MS Mincho"/>
          </w:rPr>
          <w:t>:</w:t>
        </w:r>
      </w:ins>
      <w:del w:id="1204" w:author="Gavin Rawson" w:date="2024-07-16T15:09:00Z" w16du:dateUtc="2024-07-16T14:09:00Z">
        <w:r w:rsidR="00620AA0" w:rsidRPr="00BA7567" w:rsidDel="00BB2C9B">
          <w:rPr>
            <w:color w:val="C45911" w:themeColor="accent2" w:themeShade="BF"/>
          </w:rPr>
          <w:delText>"n"</w:delText>
        </w:r>
        <w:r w:rsidR="00620AA0" w:rsidRPr="00BA7567" w:rsidDel="00BB2C9B">
          <w:rPr>
            <w:rFonts w:eastAsia="MS Mincho"/>
          </w:rPr>
          <w:delText>:[</w:delText>
        </w:r>
      </w:del>
      <w:ins w:id="1205" w:author="Gavin Rawson" w:date="2024-07-16T15:10:00Z" w16du:dateUtc="2024-07-16T14:10:00Z">
        <w:r w:rsidR="00421330">
          <w:rPr>
            <w:rFonts w:eastAsia="MS Mincho"/>
          </w:rPr>
          <w:t>[</w:t>
        </w:r>
      </w:ins>
      <w:ins w:id="1206" w:author="Gavin Rawson" w:date="2024-07-17T07:54:00Z" w16du:dateUtc="2024-07-17T06:54:00Z">
        <w:r w:rsidR="00684730">
          <w:rPr>
            <w:rFonts w:eastAsia="MS Mincho"/>
          </w:rPr>
          <w:t>{</w:t>
        </w:r>
      </w:ins>
      <w:r w:rsidR="00620AA0" w:rsidRPr="00BA7567">
        <w:rPr>
          <w:rFonts w:eastAsia="MS Mincho"/>
        </w:rPr>
        <w:t>"ai</w:t>
      </w:r>
      <w:ins w:id="1207" w:author="Gavin Rawson" w:date="2024-07-17T07:53:00Z" w16du:dateUtc="2024-07-17T06:53:00Z">
        <w:r w:rsidR="00123855" w:rsidRPr="00BA7567">
          <w:rPr>
            <w:rFonts w:eastAsia="MS Mincho"/>
          </w:rPr>
          <w:t>"</w:t>
        </w:r>
      </w:ins>
      <w:r w:rsidR="00620AA0" w:rsidRPr="00BA7567">
        <w:rPr>
          <w:rFonts w:eastAsia="MS Mincho"/>
        </w:rPr>
        <w:t>:1</w:t>
      </w:r>
      <w:ins w:id="1208" w:author="Gavin Rawson" w:date="2024-07-17T07:54:00Z" w16du:dateUtc="2024-07-17T06:54:00Z">
        <w:r w:rsidR="00684730">
          <w:rPr>
            <w:rFonts w:eastAsia="MS Mincho"/>
          </w:rPr>
          <w:t>}</w:t>
        </w:r>
      </w:ins>
      <w:del w:id="1209" w:author="Gavin Rawson" w:date="2024-07-16T15:09:00Z" w16du:dateUtc="2024-07-16T14:09:00Z">
        <w:r w:rsidRPr="00BA7567" w:rsidDel="00BB2C9B">
          <w:rPr>
            <w:rFonts w:eastAsia="MS Mincho"/>
          </w:rPr>
          <w:delText>"</w:delText>
        </w:r>
      </w:del>
      <w:ins w:id="1210" w:author="Gavin Rawson" w:date="2024-07-16T15:10:00Z" w16du:dateUtc="2024-07-16T14:10:00Z">
        <w:r w:rsidR="00400A55">
          <w:rPr>
            <w:rFonts w:eastAsia="MS Mincho"/>
          </w:rPr>
          <w:t>,</w:t>
        </w:r>
      </w:ins>
      <w:ins w:id="1211" w:author="Gavin Rawson" w:date="2024-07-17T07:54:00Z" w16du:dateUtc="2024-07-17T06:54:00Z">
        <w:r w:rsidR="00684730">
          <w:rPr>
            <w:rFonts w:eastAsia="MS Mincho"/>
          </w:rPr>
          <w:t>{</w:t>
        </w:r>
      </w:ins>
      <w:ins w:id="1212" w:author="Gavin Rawson" w:date="2024-07-17T07:53:00Z" w16du:dateUtc="2024-07-17T06:53:00Z">
        <w:r w:rsidR="00123855" w:rsidRPr="00BA7567">
          <w:rPr>
            <w:rFonts w:eastAsia="MS Mincho"/>
          </w:rPr>
          <w:t>"</w:t>
        </w:r>
      </w:ins>
      <w:ins w:id="1213" w:author="Gavin Rawson" w:date="2024-07-16T15:10:00Z" w16du:dateUtc="2024-07-16T14:10:00Z">
        <w:r w:rsidR="00400A55">
          <w:rPr>
            <w:rFonts w:eastAsia="MS Mincho"/>
          </w:rPr>
          <w:t>a</w:t>
        </w:r>
      </w:ins>
      <w:ins w:id="1214" w:author="Gavin Rawson" w:date="2024-07-16T15:11:00Z" w16du:dateUtc="2024-07-16T14:11:00Z">
        <w:r w:rsidR="00400A55">
          <w:rPr>
            <w:rFonts w:eastAsia="MS Mincho"/>
          </w:rPr>
          <w:t>i</w:t>
        </w:r>
      </w:ins>
      <w:ins w:id="1215" w:author="Gavin Rawson" w:date="2024-07-17T07:53:00Z" w16du:dateUtc="2024-07-17T06:53:00Z">
        <w:r w:rsidR="00123855" w:rsidRPr="00BA7567">
          <w:rPr>
            <w:rFonts w:eastAsia="MS Mincho"/>
          </w:rPr>
          <w:t>"</w:t>
        </w:r>
      </w:ins>
      <w:ins w:id="1216" w:author="Gavin Rawson" w:date="2024-07-16T15:11:00Z" w16du:dateUtc="2024-07-16T14:11:00Z">
        <w:r w:rsidR="00400A55">
          <w:rPr>
            <w:rFonts w:eastAsia="MS Mincho"/>
          </w:rPr>
          <w:t>:2</w:t>
        </w:r>
      </w:ins>
      <w:ins w:id="1217" w:author="Gavin Rawson" w:date="2024-07-17T07:54:00Z" w16du:dateUtc="2024-07-17T06:54:00Z">
        <w:r w:rsidR="00684730">
          <w:rPr>
            <w:rFonts w:eastAsia="MS Mincho"/>
          </w:rPr>
          <w:t>}</w:t>
        </w:r>
      </w:ins>
      <w:r w:rsidRPr="00BA7567">
        <w:rPr>
          <w:rFonts w:eastAsia="MS Mincho"/>
        </w:rPr>
        <w:t>]</w:t>
      </w:r>
    </w:p>
    <w:p w14:paraId="3AC432E2" w14:textId="52A943E2" w:rsidR="00620AA0" w:rsidRPr="00BA7567" w:rsidRDefault="00FF1B61" w:rsidP="004E57D4">
      <w:pPr>
        <w:pStyle w:val="Code"/>
      </w:pPr>
      <w:r w:rsidRPr="00BA7567">
        <w:rPr>
          <w:rFonts w:eastAsia="MS Mincho"/>
        </w:rPr>
        <w:t>}</w:t>
      </w:r>
    </w:p>
    <w:p w14:paraId="13E0CE2A" w14:textId="20AB668C" w:rsidR="00620AA0" w:rsidRPr="00BA7567" w:rsidRDefault="00E67F08" w:rsidP="00620AA0">
      <w:pPr>
        <w:pStyle w:val="Bullet"/>
      </w:pPr>
      <w:r>
        <w:rPr>
          <w:b/>
        </w:rPr>
        <w:t>O</w:t>
      </w:r>
      <w:r w:rsidR="00620AA0" w:rsidRPr="005F33DB">
        <w:rPr>
          <w:b/>
        </w:rPr>
        <w:t>r</w:t>
      </w:r>
      <w:r w:rsidR="00620AA0" w:rsidRPr="00BA7567">
        <w:t>:</w:t>
      </w:r>
    </w:p>
    <w:p w14:paraId="45807954" w14:textId="77777777" w:rsidR="004744EE" w:rsidRPr="00BA7567" w:rsidRDefault="004744EE" w:rsidP="004744EE">
      <w:pPr>
        <w:pStyle w:val="Code"/>
        <w:rPr>
          <w:rFonts w:eastAsia="MS Mincho"/>
        </w:rPr>
      </w:pPr>
      <w:r w:rsidRPr="00BA7567">
        <w:rPr>
          <w:rFonts w:eastAsia="MS Mincho"/>
        </w:rPr>
        <w:lastRenderedPageBreak/>
        <w:t>{</w:t>
      </w:r>
    </w:p>
    <w:p w14:paraId="6CBB5F22" w14:textId="04A437E7" w:rsidR="004744EE" w:rsidRPr="00BA7567" w:rsidRDefault="004744EE" w:rsidP="004744EE">
      <w:pPr>
        <w:pStyle w:val="Code"/>
        <w:rPr>
          <w:rFonts w:eastAsia="MS Mincho"/>
        </w:rPr>
      </w:pPr>
      <w:r w:rsidRPr="00BA7567">
        <w:rPr>
          <w:rFonts w:eastAsia="MS Mincho"/>
        </w:rPr>
        <w:t xml:space="preserve">    </w:t>
      </w:r>
      <w:r w:rsidRPr="00BA7567">
        <w:rPr>
          <w:color w:val="C45911" w:themeColor="accent2" w:themeShade="BF"/>
        </w:rPr>
        <w:t>"data"</w:t>
      </w:r>
      <w:r w:rsidRPr="00BA7567">
        <w:rPr>
          <w:rFonts w:eastAsia="MS Mincho"/>
        </w:rPr>
        <w:t>:"</w:t>
      </w:r>
      <w:ins w:id="1218" w:author="Gavin Rawson" w:date="2024-07-17T07:55:00Z" w16du:dateUtc="2024-07-17T06:55:00Z">
        <w:r w:rsidR="00B916B2">
          <w:rPr>
            <w:rFonts w:eastAsia="MS Mincho"/>
          </w:rPr>
          <w:t>c</w:t>
        </w:r>
      </w:ins>
      <w:del w:id="1219" w:author="Gavin Rawson" w:date="2024-07-17T07:55:00Z" w16du:dateUtc="2024-07-17T06:55:00Z">
        <w:r w:rsidRPr="00BA7567" w:rsidDel="00B916B2">
          <w:rPr>
            <w:rFonts w:eastAsia="MS Mincho"/>
          </w:rPr>
          <w:delText>C</w:delText>
        </w:r>
      </w:del>
      <w:r w:rsidRPr="00BA7567">
        <w:rPr>
          <w:rFonts w:eastAsia="MS Mincho"/>
        </w:rPr>
        <w:t xml:space="preserve">urrent", </w:t>
      </w:r>
    </w:p>
    <w:p w14:paraId="6B3D9076" w14:textId="77777777" w:rsidR="004744EE" w:rsidRPr="00BA7567" w:rsidRDefault="004744EE" w:rsidP="004744EE">
      <w:pPr>
        <w:pStyle w:val="Code"/>
        <w:rPr>
          <w:rFonts w:eastAsia="MS Mincho"/>
        </w:rPr>
      </w:pPr>
      <w:r w:rsidRPr="00BA7567">
        <w:rPr>
          <w:rFonts w:eastAsia="MS Mincho"/>
        </w:rPr>
        <w:t xml:space="preserve">    </w:t>
      </w:r>
      <w:r w:rsidRPr="00BA7567">
        <w:rPr>
          <w:color w:val="C45911" w:themeColor="accent2" w:themeShade="BF"/>
        </w:rPr>
        <w:t>"name"</w:t>
      </w:r>
      <w:r w:rsidRPr="00BA7567">
        <w:rPr>
          <w:rFonts w:eastAsia="MS Mincho"/>
        </w:rPr>
        <w:t>:["Pump 1.Rate"]</w:t>
      </w:r>
    </w:p>
    <w:p w14:paraId="0766ACF7" w14:textId="7054B54A" w:rsidR="00620AA0" w:rsidRPr="00BA7567" w:rsidRDefault="00620AA0" w:rsidP="004E57D4">
      <w:pPr>
        <w:pStyle w:val="Code"/>
      </w:pPr>
      <w:r w:rsidRPr="00BA7567">
        <w:rPr>
          <w:rFonts w:eastAsia="MS Mincho"/>
        </w:rPr>
        <w:t>}</w:t>
      </w:r>
    </w:p>
    <w:p w14:paraId="62B1826A" w14:textId="02AEA04F" w:rsidR="00620AA0" w:rsidRPr="00BA7567" w:rsidRDefault="00620AA0" w:rsidP="00620AA0">
      <w:pPr>
        <w:pStyle w:val="BodyText"/>
      </w:pPr>
      <w:r w:rsidRPr="00BA7567">
        <w:t xml:space="preserve">With an optional time start to (re-)retrieve historic data from this time to the current time. Historic values include data stored because of time </w:t>
      </w:r>
      <w:r w:rsidR="00083ECD" w:rsidRPr="00BA7567">
        <w:t>Incident Logging</w:t>
      </w:r>
      <w:r w:rsidRPr="00BA7567">
        <w:t>:</w:t>
      </w:r>
    </w:p>
    <w:p w14:paraId="47DA4F32" w14:textId="77777777" w:rsidR="000D6ED9" w:rsidRPr="00BA7567" w:rsidRDefault="000D6ED9" w:rsidP="000D6ED9">
      <w:pPr>
        <w:pStyle w:val="Code"/>
      </w:pPr>
      <w:r w:rsidRPr="00BA7567">
        <w:t>{</w:t>
      </w:r>
    </w:p>
    <w:p w14:paraId="1D1D102D" w14:textId="00CE356E" w:rsidR="000D6ED9" w:rsidRPr="00BA7567" w:rsidRDefault="000D6ED9" w:rsidP="000D6ED9">
      <w:pPr>
        <w:pStyle w:val="Code"/>
      </w:pPr>
      <w:r w:rsidRPr="00BA7567">
        <w:t xml:space="preserve">    </w:t>
      </w:r>
      <w:r w:rsidRPr="00BA7567">
        <w:rPr>
          <w:color w:val="C45911" w:themeColor="accent2" w:themeShade="BF"/>
        </w:rPr>
        <w:t>"data"</w:t>
      </w:r>
      <w:r w:rsidRPr="00BA7567">
        <w:t>:"</w:t>
      </w:r>
      <w:ins w:id="1220" w:author="Gavin Rawson" w:date="2024-07-17T07:56:00Z" w16du:dateUtc="2024-07-17T06:56:00Z">
        <w:r w:rsidR="006A219A">
          <w:t>h</w:t>
        </w:r>
      </w:ins>
      <w:del w:id="1221" w:author="Gavin Rawson" w:date="2024-07-17T07:56:00Z" w16du:dateUtc="2024-07-17T06:56:00Z">
        <w:r w:rsidRPr="00BA7567" w:rsidDel="006A219A">
          <w:delText>H</w:delText>
        </w:r>
      </w:del>
      <w:r w:rsidRPr="00BA7567">
        <w:t xml:space="preserve">istory", </w:t>
      </w:r>
    </w:p>
    <w:p w14:paraId="7F024E1C" w14:textId="18F73172" w:rsidR="000D6ED9" w:rsidRPr="00BA7567" w:rsidRDefault="000D6ED9" w:rsidP="000D6ED9">
      <w:pPr>
        <w:pStyle w:val="Code"/>
      </w:pPr>
      <w:r w:rsidRPr="00BA7567">
        <w:t xml:space="preserve">    </w:t>
      </w:r>
      <w:ins w:id="1222" w:author="Gavin Rawson" w:date="2024-07-17T07:54:00Z" w16du:dateUtc="2024-07-17T06:54:00Z">
        <w:r w:rsidR="00B916B2" w:rsidRPr="00BA7567">
          <w:rPr>
            <w:rFonts w:eastAsia="MS Mincho"/>
          </w:rPr>
          <w:t>"</w:t>
        </w:r>
        <w:r w:rsidR="00B916B2">
          <w:rPr>
            <w:rFonts w:eastAsia="MS Mincho"/>
          </w:rPr>
          <w:t>p</w:t>
        </w:r>
        <w:r w:rsidR="00B916B2" w:rsidRPr="00BA7567">
          <w:rPr>
            <w:rFonts w:eastAsia="MS Mincho"/>
          </w:rPr>
          <w:t>"</w:t>
        </w:r>
        <w:r w:rsidR="00B916B2">
          <w:rPr>
            <w:rFonts w:eastAsia="MS Mincho"/>
          </w:rPr>
          <w:t>:</w:t>
        </w:r>
      </w:ins>
      <w:del w:id="1223" w:author="Gavin Rawson" w:date="2024-07-16T15:11:00Z" w16du:dateUtc="2024-07-16T14:11:00Z">
        <w:r w:rsidR="00620AA0" w:rsidRPr="00BA7567" w:rsidDel="007142D7">
          <w:rPr>
            <w:color w:val="C45911" w:themeColor="accent2" w:themeShade="BF"/>
          </w:rPr>
          <w:delText>"n"</w:delText>
        </w:r>
        <w:r w:rsidR="00620AA0" w:rsidRPr="00BA7567" w:rsidDel="007142D7">
          <w:delText>:</w:delText>
        </w:r>
      </w:del>
      <w:r w:rsidR="00620AA0" w:rsidRPr="00BA7567">
        <w:t>[</w:t>
      </w:r>
      <w:ins w:id="1224" w:author="Gavin Rawson" w:date="2024-07-17T07:54:00Z" w16du:dateUtc="2024-07-17T06:54:00Z">
        <w:r w:rsidR="00B916B2">
          <w:t>{</w:t>
        </w:r>
      </w:ins>
      <w:r w:rsidR="00620AA0" w:rsidRPr="00BA7567">
        <w:t>"a</w:t>
      </w:r>
      <w:ins w:id="1225" w:author="Gavin Rawson" w:date="2024-07-16T15:11:00Z" w16du:dateUtc="2024-07-16T14:11:00Z">
        <w:r w:rsidR="007142D7">
          <w:t>”</w:t>
        </w:r>
      </w:ins>
      <w:ins w:id="1226" w:author="Gavin Rawson" w:date="2024-07-17T07:54:00Z" w16du:dateUtc="2024-07-17T06:54:00Z">
        <w:r w:rsidR="00B916B2">
          <w:t>:</w:t>
        </w:r>
      </w:ins>
      <w:del w:id="1227" w:author="Gavin Rawson" w:date="2024-07-16T15:11:00Z" w16du:dateUtc="2024-07-16T14:11:00Z">
        <w:r w:rsidR="00620AA0" w:rsidRPr="00BA7567" w:rsidDel="007142D7">
          <w:delText>i:</w:delText>
        </w:r>
      </w:del>
      <w:r w:rsidR="00620AA0" w:rsidRPr="00BA7567">
        <w:t>1</w:t>
      </w:r>
      <w:ins w:id="1228" w:author="Gavin Rawson" w:date="2024-07-17T07:55:00Z" w16du:dateUtc="2024-07-17T06:55:00Z">
        <w:r w:rsidR="00B916B2">
          <w:t>}</w:t>
        </w:r>
      </w:ins>
      <w:del w:id="1229" w:author="Gavin Rawson" w:date="2024-07-16T15:11:00Z" w16du:dateUtc="2024-07-16T14:11:00Z">
        <w:r w:rsidRPr="00BA7567" w:rsidDel="007142D7">
          <w:delText>"</w:delText>
        </w:r>
      </w:del>
      <w:r w:rsidRPr="00BA7567">
        <w:t>]</w:t>
      </w:r>
    </w:p>
    <w:p w14:paraId="1EF7E60C" w14:textId="167B781E" w:rsidR="00620AA0" w:rsidRPr="00BA7567" w:rsidRDefault="000D6ED9" w:rsidP="004E57D4">
      <w:pPr>
        <w:pStyle w:val="Code"/>
      </w:pPr>
      <w:r w:rsidRPr="00BA7567">
        <w:t>}</w:t>
      </w:r>
    </w:p>
    <w:p w14:paraId="27410FA3" w14:textId="41CE781F" w:rsidR="00620AA0" w:rsidRPr="00BA7567" w:rsidRDefault="00E67F08" w:rsidP="0059553B">
      <w:pPr>
        <w:pStyle w:val="Bullet"/>
      </w:pPr>
      <w:r>
        <w:rPr>
          <w:b/>
        </w:rPr>
        <w:t>O</w:t>
      </w:r>
      <w:r w:rsidR="00620AA0" w:rsidRPr="005F33DB">
        <w:rPr>
          <w:b/>
        </w:rPr>
        <w:t>r</w:t>
      </w:r>
      <w:r w:rsidR="00620AA0" w:rsidRPr="00BA7567">
        <w:t>:</w:t>
      </w:r>
    </w:p>
    <w:p w14:paraId="1B4745A5" w14:textId="77777777" w:rsidR="005C2661" w:rsidRPr="00BA7567" w:rsidRDefault="005C2661" w:rsidP="005C2661">
      <w:pPr>
        <w:pStyle w:val="Code"/>
      </w:pPr>
      <w:r w:rsidRPr="00BA7567">
        <w:t>{</w:t>
      </w:r>
    </w:p>
    <w:p w14:paraId="18478D8E" w14:textId="4426178F" w:rsidR="005C2661" w:rsidRPr="00BA7567" w:rsidRDefault="005C2661" w:rsidP="005C2661">
      <w:pPr>
        <w:pStyle w:val="Code"/>
      </w:pPr>
      <w:r w:rsidRPr="00BA7567">
        <w:t xml:space="preserve">    </w:t>
      </w:r>
      <w:r w:rsidRPr="00BA7567">
        <w:rPr>
          <w:color w:val="C45911" w:themeColor="accent2" w:themeShade="BF"/>
        </w:rPr>
        <w:t>"data"</w:t>
      </w:r>
      <w:r w:rsidRPr="00BA7567">
        <w:t>:"</w:t>
      </w:r>
      <w:ins w:id="1230" w:author="Gavin Rawson" w:date="2024-07-17T07:55:00Z" w16du:dateUtc="2024-07-17T06:55:00Z">
        <w:r w:rsidR="006A219A">
          <w:t>h</w:t>
        </w:r>
      </w:ins>
      <w:del w:id="1231" w:author="Gavin Rawson" w:date="2024-07-17T07:55:00Z" w16du:dateUtc="2024-07-17T06:55:00Z">
        <w:r w:rsidRPr="00BA7567" w:rsidDel="006A219A">
          <w:delText>H</w:delText>
        </w:r>
      </w:del>
      <w:r w:rsidRPr="00BA7567">
        <w:t>istory",</w:t>
      </w:r>
    </w:p>
    <w:p w14:paraId="0C0E466C" w14:textId="77777777" w:rsidR="005C2661" w:rsidRPr="00BA7567" w:rsidRDefault="005C2661" w:rsidP="005C2661">
      <w:pPr>
        <w:pStyle w:val="Code"/>
      </w:pPr>
      <w:r w:rsidRPr="00BA7567">
        <w:t xml:space="preserve">    </w:t>
      </w:r>
      <w:r w:rsidRPr="00BA7567">
        <w:rPr>
          <w:color w:val="C45911" w:themeColor="accent2" w:themeShade="BF"/>
        </w:rPr>
        <w:t>"name"</w:t>
      </w:r>
      <w:r w:rsidRPr="00BA7567">
        <w:t xml:space="preserve">:["Pump 1.Rate"], </w:t>
      </w:r>
    </w:p>
    <w:p w14:paraId="1AB05BCD" w14:textId="77777777" w:rsidR="005C2661" w:rsidRPr="00BA7567" w:rsidRDefault="005C2661" w:rsidP="005C2661">
      <w:pPr>
        <w:pStyle w:val="Code"/>
      </w:pPr>
      <w:r w:rsidRPr="00BA7567">
        <w:t xml:space="preserve">    </w:t>
      </w:r>
      <w:r w:rsidRPr="00BA7567">
        <w:rPr>
          <w:color w:val="C45911" w:themeColor="accent2" w:themeShade="BF"/>
        </w:rPr>
        <w:t>"start"</w:t>
      </w:r>
      <w:r w:rsidRPr="00BA7567">
        <w:t xml:space="preserve">:1694695035000, </w:t>
      </w:r>
    </w:p>
    <w:p w14:paraId="7ABE94A5" w14:textId="77777777" w:rsidR="005C2661" w:rsidRPr="00BA7567" w:rsidRDefault="005C2661" w:rsidP="005C2661">
      <w:pPr>
        <w:pStyle w:val="Code"/>
      </w:pPr>
      <w:r w:rsidRPr="00BA7567">
        <w:t xml:space="preserve">    </w:t>
      </w:r>
      <w:r w:rsidRPr="00BA7567">
        <w:rPr>
          <w:color w:val="C45911" w:themeColor="accent2" w:themeShade="BF"/>
        </w:rPr>
        <w:t>"end"</w:t>
      </w:r>
      <w:r w:rsidRPr="00BA7567">
        <w:t xml:space="preserve">:1694695235000 </w:t>
      </w:r>
    </w:p>
    <w:p w14:paraId="2E3E7C42" w14:textId="7C598196" w:rsidR="00620AA0" w:rsidRPr="00163DC5" w:rsidRDefault="00620AA0" w:rsidP="004E57D4">
      <w:pPr>
        <w:pStyle w:val="Code"/>
      </w:pPr>
      <w:r w:rsidRPr="00BA7567">
        <w:t>}</w:t>
      </w:r>
    </w:p>
    <w:p w14:paraId="78020000" w14:textId="77777777" w:rsidR="00EB0C73" w:rsidRDefault="00EB0C73" w:rsidP="00EB0C73">
      <w:pPr>
        <w:pStyle w:val="BodyText"/>
      </w:pPr>
      <w:r>
        <w:t>The end time is optional.</w:t>
      </w:r>
    </w:p>
    <w:p w14:paraId="44D31730" w14:textId="7FC6EED1" w:rsidR="00EB0C73" w:rsidRPr="00EB0C73" w:rsidRDefault="00EB0C73" w:rsidP="00EB0C73">
      <w:pPr>
        <w:pStyle w:val="BodyText"/>
      </w:pPr>
      <w:r>
        <w:t>The expected response is a standard data message.</w:t>
      </w:r>
    </w:p>
    <w:p w14:paraId="54563364" w14:textId="27425E8E" w:rsidR="00FA1683" w:rsidRDefault="00C50BE3" w:rsidP="00D46C42">
      <w:pPr>
        <w:pStyle w:val="Caption"/>
      </w:pPr>
      <w:bookmarkStart w:id="1232" w:name="_Toc170288663"/>
      <w:r w:rsidRPr="00BA7567">
        <w:t xml:space="preserve">Table </w:t>
      </w:r>
      <w:r>
        <w:fldChar w:fldCharType="begin"/>
      </w:r>
      <w:r>
        <w:instrText xml:space="preserve"> SEQ Table \* ARABIC </w:instrText>
      </w:r>
      <w:r>
        <w:fldChar w:fldCharType="separate"/>
      </w:r>
      <w:r w:rsidR="00B95831">
        <w:rPr>
          <w:noProof/>
        </w:rPr>
        <w:t>24</w:t>
      </w:r>
      <w:r>
        <w:rPr>
          <w:noProof/>
        </w:rPr>
        <w:fldChar w:fldCharType="end"/>
      </w:r>
      <w:r w:rsidR="00D46C42" w:rsidRPr="00BA7567">
        <w:tab/>
        <w:t>Elements of the data request message</w:t>
      </w:r>
      <w:bookmarkEnd w:id="1232"/>
    </w:p>
    <w:tbl>
      <w:tblPr>
        <w:tblStyle w:val="LucidTable15"/>
        <w:tblW w:w="9072" w:type="dxa"/>
        <w:jc w:val="center"/>
        <w:tblLayout w:type="fixed"/>
        <w:tblLook w:val="04A0" w:firstRow="1" w:lastRow="0" w:firstColumn="1" w:lastColumn="0" w:noHBand="0" w:noVBand="1"/>
      </w:tblPr>
      <w:tblGrid>
        <w:gridCol w:w="1549"/>
        <w:gridCol w:w="1062"/>
        <w:gridCol w:w="1635"/>
        <w:gridCol w:w="1703"/>
        <w:gridCol w:w="3123"/>
      </w:tblGrid>
      <w:tr w:rsidR="006C6012" w:rsidRPr="00163DC5" w14:paraId="19E97C43" w14:textId="77777777" w:rsidTr="00F33817">
        <w:trPr>
          <w:cnfStyle w:val="100000000000" w:firstRow="1" w:lastRow="0" w:firstColumn="0" w:lastColumn="0" w:oddVBand="0" w:evenVBand="0" w:oddHBand="0" w:evenHBand="0" w:firstRowFirstColumn="0" w:firstRowLastColumn="0" w:lastRowFirstColumn="0" w:lastRowLastColumn="0"/>
          <w:tblHeader/>
          <w:jc w:val="center"/>
        </w:trPr>
        <w:tc>
          <w:tcPr>
            <w:tcW w:w="1549" w:type="dxa"/>
            <w:shd w:val="clear" w:color="auto" w:fill="5BABD3"/>
          </w:tcPr>
          <w:p w14:paraId="25FB3A67" w14:textId="77777777" w:rsidR="006C6012" w:rsidRPr="00163DC5" w:rsidRDefault="006C6012">
            <w:pPr>
              <w:pStyle w:val="TableHeading"/>
              <w:rPr>
                <w:b/>
                <w:sz w:val="20"/>
                <w:szCs w:val="20"/>
              </w:rPr>
            </w:pPr>
            <w:r w:rsidRPr="00163DC5">
              <w:rPr>
                <w:b/>
                <w:sz w:val="20"/>
                <w:szCs w:val="20"/>
              </w:rPr>
              <w:t>Information</w:t>
            </w:r>
          </w:p>
        </w:tc>
        <w:tc>
          <w:tcPr>
            <w:tcW w:w="1062" w:type="dxa"/>
            <w:shd w:val="clear" w:color="auto" w:fill="5BABD3"/>
          </w:tcPr>
          <w:p w14:paraId="31FC3844" w14:textId="77777777" w:rsidR="006C6012" w:rsidRPr="00163DC5" w:rsidRDefault="006C6012">
            <w:pPr>
              <w:pStyle w:val="TableHeading"/>
              <w:rPr>
                <w:b/>
                <w:sz w:val="20"/>
                <w:szCs w:val="20"/>
              </w:rPr>
            </w:pPr>
            <w:r w:rsidRPr="00163DC5">
              <w:rPr>
                <w:b/>
                <w:sz w:val="20"/>
                <w:szCs w:val="20"/>
              </w:rPr>
              <w:t>Type</w:t>
            </w:r>
          </w:p>
        </w:tc>
        <w:tc>
          <w:tcPr>
            <w:tcW w:w="1635" w:type="dxa"/>
            <w:shd w:val="clear" w:color="auto" w:fill="5BABD3"/>
          </w:tcPr>
          <w:p w14:paraId="3407610B" w14:textId="77777777" w:rsidR="006C6012" w:rsidRPr="00163DC5" w:rsidRDefault="006C6012">
            <w:pPr>
              <w:pStyle w:val="TableHeading"/>
              <w:rPr>
                <w:b/>
                <w:sz w:val="20"/>
                <w:szCs w:val="20"/>
              </w:rPr>
            </w:pPr>
            <w:r w:rsidRPr="00163DC5">
              <w:rPr>
                <w:b/>
                <w:sz w:val="20"/>
                <w:szCs w:val="20"/>
              </w:rPr>
              <w:t>JSON Name</w:t>
            </w:r>
          </w:p>
        </w:tc>
        <w:tc>
          <w:tcPr>
            <w:tcW w:w="1703" w:type="dxa"/>
            <w:shd w:val="clear" w:color="auto" w:fill="5BABD3"/>
          </w:tcPr>
          <w:p w14:paraId="1A22C2C2" w14:textId="77777777" w:rsidR="006C6012" w:rsidRPr="00163DC5" w:rsidRDefault="006C6012">
            <w:pPr>
              <w:pStyle w:val="TableHeading"/>
              <w:rPr>
                <w:b/>
                <w:sz w:val="20"/>
                <w:szCs w:val="20"/>
              </w:rPr>
            </w:pPr>
            <w:r w:rsidRPr="00163DC5">
              <w:rPr>
                <w:b/>
                <w:sz w:val="20"/>
                <w:szCs w:val="20"/>
              </w:rPr>
              <w:t>Mandatory</w:t>
            </w:r>
          </w:p>
        </w:tc>
        <w:tc>
          <w:tcPr>
            <w:tcW w:w="3123" w:type="dxa"/>
            <w:shd w:val="clear" w:color="auto" w:fill="5BABD3"/>
          </w:tcPr>
          <w:p w14:paraId="42964533" w14:textId="77777777" w:rsidR="006C6012" w:rsidRPr="00163DC5" w:rsidRDefault="006C6012">
            <w:pPr>
              <w:pStyle w:val="TableHeading"/>
              <w:rPr>
                <w:b/>
                <w:sz w:val="20"/>
                <w:szCs w:val="20"/>
              </w:rPr>
            </w:pPr>
            <w:r w:rsidRPr="00163DC5">
              <w:rPr>
                <w:b/>
                <w:sz w:val="20"/>
                <w:szCs w:val="20"/>
              </w:rPr>
              <w:t>Description</w:t>
            </w:r>
          </w:p>
        </w:tc>
      </w:tr>
      <w:tr w:rsidR="006C6012" w:rsidRPr="007B3C04" w14:paraId="4249010A" w14:textId="77777777" w:rsidTr="00F33817">
        <w:trPr>
          <w:jc w:val="center"/>
        </w:trPr>
        <w:tc>
          <w:tcPr>
            <w:tcW w:w="1549" w:type="dxa"/>
          </w:tcPr>
          <w:p w14:paraId="2D50DBCD" w14:textId="20FB9851" w:rsidR="006C6012" w:rsidRPr="007B3C04" w:rsidRDefault="007B3C04" w:rsidP="002B16D9">
            <w:pPr>
              <w:pStyle w:val="TableText"/>
            </w:pPr>
            <w:r w:rsidRPr="007B3C04">
              <w:t xml:space="preserve">Type of </w:t>
            </w:r>
            <w:r w:rsidR="00833682">
              <w:t>D</w:t>
            </w:r>
            <w:r w:rsidR="00833682" w:rsidRPr="007B3C04">
              <w:t xml:space="preserve">ata </w:t>
            </w:r>
            <w:r w:rsidR="00833682">
              <w:t>R</w:t>
            </w:r>
            <w:r w:rsidR="00833682" w:rsidRPr="007B3C04">
              <w:t>equested</w:t>
            </w:r>
          </w:p>
        </w:tc>
        <w:tc>
          <w:tcPr>
            <w:tcW w:w="1062" w:type="dxa"/>
          </w:tcPr>
          <w:p w14:paraId="120D0990" w14:textId="1A899DCF" w:rsidR="006C6012" w:rsidRPr="007B3C04" w:rsidRDefault="00392275" w:rsidP="002B16D9">
            <w:pPr>
              <w:pStyle w:val="TableText"/>
            </w:pPr>
            <w:r>
              <w:t>String</w:t>
            </w:r>
          </w:p>
        </w:tc>
        <w:tc>
          <w:tcPr>
            <w:tcW w:w="1635" w:type="dxa"/>
          </w:tcPr>
          <w:p w14:paraId="193494BC" w14:textId="474CF825" w:rsidR="006C6012" w:rsidRPr="007B3C04" w:rsidRDefault="00392275" w:rsidP="002B16D9">
            <w:pPr>
              <w:pStyle w:val="TableText"/>
            </w:pPr>
            <w:r>
              <w:t>data</w:t>
            </w:r>
          </w:p>
        </w:tc>
        <w:tc>
          <w:tcPr>
            <w:tcW w:w="1703" w:type="dxa"/>
          </w:tcPr>
          <w:p w14:paraId="113AA559" w14:textId="6B0D4B4C" w:rsidR="006C6012" w:rsidRPr="007B3C04" w:rsidRDefault="00856175" w:rsidP="002B16D9">
            <w:pPr>
              <w:pStyle w:val="TableText"/>
            </w:pPr>
            <w:r>
              <w:t>Yes</w:t>
            </w:r>
          </w:p>
        </w:tc>
        <w:tc>
          <w:tcPr>
            <w:tcW w:w="3123" w:type="dxa"/>
          </w:tcPr>
          <w:p w14:paraId="11E611E4" w14:textId="7302E2E1" w:rsidR="006C6012" w:rsidRPr="007B3C04" w:rsidRDefault="00856175" w:rsidP="002B16D9">
            <w:pPr>
              <w:pStyle w:val="TableText"/>
            </w:pPr>
            <w:r>
              <w:t>“Current” or “History”</w:t>
            </w:r>
          </w:p>
        </w:tc>
      </w:tr>
      <w:tr w:rsidR="006C6012" w:rsidRPr="007B3C04" w14:paraId="278FADC7" w14:textId="77777777" w:rsidTr="00F33817">
        <w:trPr>
          <w:jc w:val="center"/>
        </w:trPr>
        <w:tc>
          <w:tcPr>
            <w:tcW w:w="1549" w:type="dxa"/>
          </w:tcPr>
          <w:p w14:paraId="05B9B2BB" w14:textId="01048E5E" w:rsidR="006C6012" w:rsidRPr="007B3C04" w:rsidRDefault="003E1C09" w:rsidP="002B16D9">
            <w:pPr>
              <w:pStyle w:val="TableText"/>
            </w:pPr>
            <w:r>
              <w:t>Point ID List</w:t>
            </w:r>
          </w:p>
        </w:tc>
        <w:tc>
          <w:tcPr>
            <w:tcW w:w="1062" w:type="dxa"/>
          </w:tcPr>
          <w:p w14:paraId="400A5818" w14:textId="29C563F1" w:rsidR="006C6012" w:rsidRPr="007B3C04" w:rsidRDefault="002E1A73" w:rsidP="002B16D9">
            <w:pPr>
              <w:pStyle w:val="TableText"/>
            </w:pPr>
            <w:r>
              <w:t>String Array</w:t>
            </w:r>
          </w:p>
        </w:tc>
        <w:tc>
          <w:tcPr>
            <w:tcW w:w="1635" w:type="dxa"/>
          </w:tcPr>
          <w:p w14:paraId="67E27858" w14:textId="5463360F" w:rsidR="006C6012" w:rsidRPr="007B3C04" w:rsidRDefault="002E1A73" w:rsidP="002B16D9">
            <w:pPr>
              <w:pStyle w:val="TableText"/>
            </w:pPr>
            <w:r>
              <w:t>n</w:t>
            </w:r>
          </w:p>
        </w:tc>
        <w:tc>
          <w:tcPr>
            <w:tcW w:w="1703" w:type="dxa"/>
          </w:tcPr>
          <w:p w14:paraId="762FA9D2" w14:textId="389D37A4" w:rsidR="006C6012" w:rsidRPr="007B3C04" w:rsidRDefault="00117965" w:rsidP="002B16D9">
            <w:pPr>
              <w:pStyle w:val="TableText"/>
            </w:pPr>
            <w:r>
              <w:t>No</w:t>
            </w:r>
          </w:p>
        </w:tc>
        <w:tc>
          <w:tcPr>
            <w:tcW w:w="3123" w:type="dxa"/>
          </w:tcPr>
          <w:p w14:paraId="1D92E609" w14:textId="16ACD476" w:rsidR="006C6012" w:rsidRPr="007B3C04" w:rsidRDefault="00117965" w:rsidP="002B16D9">
            <w:pPr>
              <w:pStyle w:val="TableText"/>
            </w:pPr>
            <w:r>
              <w:t>Array of point identifiers</w:t>
            </w:r>
          </w:p>
        </w:tc>
      </w:tr>
      <w:tr w:rsidR="006C6012" w:rsidRPr="007B3C04" w14:paraId="6E65FC21" w14:textId="77777777" w:rsidTr="00F33817">
        <w:trPr>
          <w:jc w:val="center"/>
        </w:trPr>
        <w:tc>
          <w:tcPr>
            <w:tcW w:w="1549" w:type="dxa"/>
          </w:tcPr>
          <w:p w14:paraId="4E0A8236" w14:textId="2BCE80C7" w:rsidR="006C6012" w:rsidRPr="007B3C04" w:rsidRDefault="00117965" w:rsidP="002B16D9">
            <w:pPr>
              <w:pStyle w:val="TableText"/>
            </w:pPr>
            <w:r>
              <w:t>Point Name List</w:t>
            </w:r>
          </w:p>
        </w:tc>
        <w:tc>
          <w:tcPr>
            <w:tcW w:w="1062" w:type="dxa"/>
          </w:tcPr>
          <w:p w14:paraId="04322012" w14:textId="1075421C" w:rsidR="006C6012" w:rsidRPr="007B3C04" w:rsidRDefault="00117965" w:rsidP="002B16D9">
            <w:pPr>
              <w:pStyle w:val="TableText"/>
            </w:pPr>
            <w:r>
              <w:t>String Array</w:t>
            </w:r>
          </w:p>
        </w:tc>
        <w:tc>
          <w:tcPr>
            <w:tcW w:w="1635" w:type="dxa"/>
          </w:tcPr>
          <w:p w14:paraId="12050CD6" w14:textId="7B971072" w:rsidR="006C6012" w:rsidRPr="007B3C04" w:rsidRDefault="00B86E80" w:rsidP="002B16D9">
            <w:pPr>
              <w:pStyle w:val="TableText"/>
            </w:pPr>
            <w:r>
              <w:t>name</w:t>
            </w:r>
          </w:p>
        </w:tc>
        <w:tc>
          <w:tcPr>
            <w:tcW w:w="1703" w:type="dxa"/>
          </w:tcPr>
          <w:p w14:paraId="66CA2D5B" w14:textId="64DAA242" w:rsidR="006C6012" w:rsidRPr="007B3C04" w:rsidRDefault="00F8389A" w:rsidP="002B16D9">
            <w:pPr>
              <w:pStyle w:val="TableText"/>
            </w:pPr>
            <w:r>
              <w:t>No</w:t>
            </w:r>
          </w:p>
        </w:tc>
        <w:tc>
          <w:tcPr>
            <w:tcW w:w="3123" w:type="dxa"/>
          </w:tcPr>
          <w:p w14:paraId="753ADE10" w14:textId="2AA6C556" w:rsidR="006C6012" w:rsidRPr="007B3C04" w:rsidRDefault="00F8389A" w:rsidP="002B16D9">
            <w:pPr>
              <w:pStyle w:val="TableText"/>
            </w:pPr>
            <w:r>
              <w:t>Array of point names</w:t>
            </w:r>
          </w:p>
        </w:tc>
      </w:tr>
      <w:tr w:rsidR="006C6012" w:rsidRPr="007B3C04" w14:paraId="2D79852C" w14:textId="77777777" w:rsidTr="00F33817">
        <w:trPr>
          <w:jc w:val="center"/>
        </w:trPr>
        <w:tc>
          <w:tcPr>
            <w:tcW w:w="1549" w:type="dxa"/>
          </w:tcPr>
          <w:p w14:paraId="5986629E" w14:textId="19264D5B" w:rsidR="006C6012" w:rsidRPr="007B3C04" w:rsidRDefault="00F8389A" w:rsidP="002B16D9">
            <w:pPr>
              <w:pStyle w:val="TableText"/>
            </w:pPr>
            <w:r>
              <w:t>Start Time</w:t>
            </w:r>
          </w:p>
        </w:tc>
        <w:tc>
          <w:tcPr>
            <w:tcW w:w="1062" w:type="dxa"/>
          </w:tcPr>
          <w:p w14:paraId="13821F24" w14:textId="7C86EDF4" w:rsidR="006C6012" w:rsidRPr="007B3C04" w:rsidRDefault="00C32286" w:rsidP="002B16D9">
            <w:pPr>
              <w:pStyle w:val="TableText"/>
            </w:pPr>
            <w:r>
              <w:t>Integer</w:t>
            </w:r>
          </w:p>
        </w:tc>
        <w:tc>
          <w:tcPr>
            <w:tcW w:w="1635" w:type="dxa"/>
          </w:tcPr>
          <w:p w14:paraId="01F17675" w14:textId="73204811" w:rsidR="006C6012" w:rsidRPr="007B3C04" w:rsidRDefault="0040359E" w:rsidP="002B16D9">
            <w:pPr>
              <w:pStyle w:val="TableText"/>
            </w:pPr>
            <w:r>
              <w:t>start</w:t>
            </w:r>
          </w:p>
        </w:tc>
        <w:tc>
          <w:tcPr>
            <w:tcW w:w="1703" w:type="dxa"/>
          </w:tcPr>
          <w:p w14:paraId="275A19D5" w14:textId="6E7C866B" w:rsidR="006C6012" w:rsidRPr="007B3C04" w:rsidRDefault="00C32286" w:rsidP="002B16D9">
            <w:pPr>
              <w:pStyle w:val="TableText"/>
            </w:pPr>
            <w:r>
              <w:t>No</w:t>
            </w:r>
          </w:p>
        </w:tc>
        <w:tc>
          <w:tcPr>
            <w:tcW w:w="3123" w:type="dxa"/>
          </w:tcPr>
          <w:p w14:paraId="469DC41E" w14:textId="1008D568" w:rsidR="006C6012" w:rsidRPr="007B3C04" w:rsidRDefault="00C32286" w:rsidP="002B16D9">
            <w:pPr>
              <w:pStyle w:val="TableText"/>
            </w:pPr>
            <w:r>
              <w:t>Start time (inclusive)</w:t>
            </w:r>
          </w:p>
        </w:tc>
      </w:tr>
      <w:tr w:rsidR="006C6012" w:rsidRPr="007B3C04" w14:paraId="7852F0FD" w14:textId="77777777" w:rsidTr="00F33817">
        <w:trPr>
          <w:jc w:val="center"/>
        </w:trPr>
        <w:tc>
          <w:tcPr>
            <w:tcW w:w="1549" w:type="dxa"/>
          </w:tcPr>
          <w:p w14:paraId="29F6AD65" w14:textId="30529FBB" w:rsidR="006C6012" w:rsidRPr="007B3C04" w:rsidRDefault="0040359E" w:rsidP="002B16D9">
            <w:pPr>
              <w:pStyle w:val="TableText"/>
            </w:pPr>
            <w:r>
              <w:t>End Time</w:t>
            </w:r>
          </w:p>
        </w:tc>
        <w:tc>
          <w:tcPr>
            <w:tcW w:w="1062" w:type="dxa"/>
          </w:tcPr>
          <w:p w14:paraId="7766CF4F" w14:textId="60062AAC" w:rsidR="006C6012" w:rsidRPr="007B3C04" w:rsidRDefault="0040359E" w:rsidP="002B16D9">
            <w:pPr>
              <w:pStyle w:val="TableText"/>
            </w:pPr>
            <w:r>
              <w:t>Integer</w:t>
            </w:r>
          </w:p>
        </w:tc>
        <w:tc>
          <w:tcPr>
            <w:tcW w:w="1635" w:type="dxa"/>
          </w:tcPr>
          <w:p w14:paraId="3E2BFED0" w14:textId="2AFF45CE" w:rsidR="006C6012" w:rsidRPr="007B3C04" w:rsidRDefault="0040359E" w:rsidP="002B16D9">
            <w:pPr>
              <w:pStyle w:val="TableText"/>
            </w:pPr>
            <w:r>
              <w:t>end</w:t>
            </w:r>
          </w:p>
        </w:tc>
        <w:tc>
          <w:tcPr>
            <w:tcW w:w="1703" w:type="dxa"/>
          </w:tcPr>
          <w:p w14:paraId="38DB47CE" w14:textId="13CB4686" w:rsidR="006C6012" w:rsidRPr="007B3C04" w:rsidRDefault="0098382D" w:rsidP="002B16D9">
            <w:pPr>
              <w:pStyle w:val="TableText"/>
            </w:pPr>
            <w:r>
              <w:t>No</w:t>
            </w:r>
          </w:p>
        </w:tc>
        <w:tc>
          <w:tcPr>
            <w:tcW w:w="3123" w:type="dxa"/>
          </w:tcPr>
          <w:p w14:paraId="4F5E864C" w14:textId="0738DCA7" w:rsidR="006C6012" w:rsidRPr="007B3C04" w:rsidRDefault="0098382D" w:rsidP="002B16D9">
            <w:pPr>
              <w:pStyle w:val="TableText"/>
            </w:pPr>
            <w:r>
              <w:t>End time (inclusive)</w:t>
            </w:r>
          </w:p>
        </w:tc>
      </w:tr>
    </w:tbl>
    <w:p w14:paraId="4B2959FF" w14:textId="77777777" w:rsidR="00A940EF" w:rsidRPr="00EB0C73" w:rsidRDefault="00A940EF" w:rsidP="00D46C42">
      <w:pPr>
        <w:pStyle w:val="Caption"/>
      </w:pPr>
    </w:p>
    <w:p w14:paraId="4E2AD46B" w14:textId="03C791D0" w:rsidR="001729FB" w:rsidRDefault="001729FB" w:rsidP="001729FB">
      <w:pPr>
        <w:pStyle w:val="Heading1"/>
      </w:pPr>
      <w:bookmarkStart w:id="1233" w:name="_Toc172098973"/>
      <w:r>
        <w:lastRenderedPageBreak/>
        <w:t xml:space="preserve">Field </w:t>
      </w:r>
      <w:r w:rsidR="006B0494">
        <w:t>devic</w:t>
      </w:r>
      <w:r>
        <w:t>e core blocks</w:t>
      </w:r>
      <w:bookmarkEnd w:id="1233"/>
    </w:p>
    <w:p w14:paraId="7A630FAA" w14:textId="1F64E50E" w:rsidR="00EB0C73" w:rsidRDefault="00EB0C73" w:rsidP="00EB0C73">
      <w:pPr>
        <w:pStyle w:val="BodyText"/>
      </w:pPr>
      <w:r>
        <w:t xml:space="preserve">These are one or more data blocks or files which can optionally be uploaded and downloaded to set manufacturer-specific configurations and behaviours. See </w:t>
      </w:r>
      <w:r w:rsidRPr="00EB0C73">
        <w:rPr>
          <w:b/>
          <w:bCs/>
        </w:rPr>
        <w:t>canCoreUp</w:t>
      </w:r>
      <w:r>
        <w:t xml:space="preserve"> and </w:t>
      </w:r>
      <w:r w:rsidRPr="00EB0C73">
        <w:rPr>
          <w:b/>
          <w:bCs/>
        </w:rPr>
        <w:t>canCoreDown</w:t>
      </w:r>
      <w:r>
        <w:t xml:space="preserve"> in the </w:t>
      </w:r>
      <w:r w:rsidR="00D45A33">
        <w:t>FD Profile</w:t>
      </w:r>
      <w:r>
        <w:t>.</w:t>
      </w:r>
    </w:p>
    <w:p w14:paraId="455CDF79" w14:textId="4A6B43EC" w:rsidR="00EB0C73" w:rsidRDefault="00EB0C73" w:rsidP="00EB0C73">
      <w:pPr>
        <w:pStyle w:val="BodyText"/>
      </w:pPr>
      <w:r>
        <w:t xml:space="preserve">These are typically downloaded to the device either because the SA is instructed by users to do so, or the Required flag is set in </w:t>
      </w:r>
      <w:r w:rsidRPr="00EB0C73">
        <w:rPr>
          <w:b/>
          <w:bCs/>
        </w:rPr>
        <w:t>core</w:t>
      </w:r>
      <w:r>
        <w:t xml:space="preserve"> in the </w:t>
      </w:r>
      <w:r w:rsidR="004133D9">
        <w:t>status message</w:t>
      </w:r>
      <w:r>
        <w:t>.</w:t>
      </w:r>
    </w:p>
    <w:p w14:paraId="16F60265" w14:textId="3FDB6AF0" w:rsidR="00EB0C73" w:rsidRDefault="00EB0C73" w:rsidP="00EB0C73">
      <w:pPr>
        <w:pStyle w:val="BodyText"/>
      </w:pPr>
      <w:r>
        <w:t xml:space="preserve">When successfully downloaded to the FD, the </w:t>
      </w:r>
      <w:r w:rsidR="004133D9">
        <w:t>status message</w:t>
      </w:r>
      <w:r>
        <w:t xml:space="preserve"> is updated with the new version. This indicates that the download is successful.</w:t>
      </w:r>
    </w:p>
    <w:p w14:paraId="76C6A392" w14:textId="77777777" w:rsidR="00EB0C73" w:rsidRPr="00EB0C73" w:rsidRDefault="00EB0C73" w:rsidP="00EB0C73">
      <w:pPr>
        <w:pStyle w:val="BodyText"/>
        <w:rPr>
          <w:rFonts w:ascii="Courier New" w:hAnsi="Courier New" w:cs="Courier New"/>
        </w:rPr>
      </w:pPr>
      <w:r w:rsidRPr="00EB0C73">
        <w:rPr>
          <w:rFonts w:ascii="Courier New" w:hAnsi="Courier New" w:cs="Courier New"/>
        </w:rPr>
        <w:t>[UUID]/DOWN/core/block/&lt;name&gt;/&lt;version-text&gt;</w:t>
      </w:r>
    </w:p>
    <w:p w14:paraId="3D7E11CC" w14:textId="702A92ED" w:rsidR="00EB0C73" w:rsidRDefault="00EB0C73" w:rsidP="00EB0C73">
      <w:pPr>
        <w:pStyle w:val="BodyText"/>
      </w:pPr>
      <w:r>
        <w:t xml:space="preserve">The &lt;name&gt; is the text name given in the </w:t>
      </w:r>
      <w:r w:rsidRPr="00EB0C73">
        <w:t>core</w:t>
      </w:r>
      <w:r>
        <w:t xml:space="preserve"> structure. It could be Firmware. After a Core block is transmitted in the message content, the SA can, at that time or later, request that the block is made active. This typically applies to a logic sequence. The command is:</w:t>
      </w:r>
    </w:p>
    <w:p w14:paraId="17DDF7EB" w14:textId="287D9F65" w:rsidR="001729FB" w:rsidRDefault="00EB0C73" w:rsidP="001729FB">
      <w:pPr>
        <w:pStyle w:val="BodyText"/>
        <w:rPr>
          <w:rFonts w:ascii="Courier New" w:hAnsi="Courier New" w:cs="Courier New"/>
        </w:rPr>
      </w:pPr>
      <w:r w:rsidRPr="00EB0C73">
        <w:rPr>
          <w:rFonts w:ascii="Courier New" w:hAnsi="Courier New" w:cs="Courier New"/>
        </w:rPr>
        <w:t>[UUID]/DOWN/core/request</w:t>
      </w:r>
    </w:p>
    <w:p w14:paraId="3F8F82E7" w14:textId="77777777" w:rsidR="00EB0C73" w:rsidRDefault="00EB0C73" w:rsidP="00EB0C73">
      <w:pPr>
        <w:pStyle w:val="BodyText"/>
      </w:pPr>
      <w:r>
        <w:t xml:space="preserve">With content: </w:t>
      </w:r>
    </w:p>
    <w:p w14:paraId="7F9DBBCB" w14:textId="77777777" w:rsidR="00EB0C73" w:rsidRPr="00163DC5" w:rsidRDefault="00EB0C73" w:rsidP="004E57D4">
      <w:pPr>
        <w:pStyle w:val="Code"/>
      </w:pPr>
      <w:r w:rsidRPr="00163DC5">
        <w:t xml:space="preserve">{ </w:t>
      </w:r>
      <w:r w:rsidRPr="00CA6788">
        <w:rPr>
          <w:color w:val="C45911" w:themeColor="accent2" w:themeShade="BF"/>
        </w:rPr>
        <w:t>"activate"</w:t>
      </w:r>
      <w:r w:rsidRPr="00163DC5">
        <w:t xml:space="preserve"> : ["&lt;name1&gt;", "&lt;name2&gt;"] }</w:t>
      </w:r>
    </w:p>
    <w:p w14:paraId="613A5FD1" w14:textId="77777777" w:rsidR="00EB0C73" w:rsidRDefault="00EB0C73" w:rsidP="00EB0C73">
      <w:pPr>
        <w:pStyle w:val="BodyText"/>
      </w:pPr>
      <w:r>
        <w:t>And to deactivate, use the same topic with content (if applicable, e.g. to Logic programs):</w:t>
      </w:r>
    </w:p>
    <w:p w14:paraId="177AC58C" w14:textId="77777777" w:rsidR="00EB0C73" w:rsidRPr="00163DC5" w:rsidRDefault="00EB0C73" w:rsidP="004E57D4">
      <w:pPr>
        <w:pStyle w:val="Code"/>
      </w:pPr>
      <w:r w:rsidRPr="00163DC5">
        <w:t xml:space="preserve">{ </w:t>
      </w:r>
      <w:r w:rsidRPr="00CA6788">
        <w:rPr>
          <w:color w:val="C45911" w:themeColor="accent2" w:themeShade="BF"/>
        </w:rPr>
        <w:t>"deactivate"</w:t>
      </w:r>
      <w:r w:rsidRPr="00163DC5">
        <w:t xml:space="preserve"> : ["&lt;name1&gt;", "&lt;name2&gt;"] }</w:t>
      </w:r>
    </w:p>
    <w:p w14:paraId="5BF93F8F" w14:textId="77777777" w:rsidR="00EB0C73" w:rsidRDefault="00EB0C73" w:rsidP="00EB0C73">
      <w:pPr>
        <w:pStyle w:val="BodyText"/>
      </w:pPr>
      <w:r>
        <w:t>If the SA requires that a core block is uploaded (if supported by the device), the request is:</w:t>
      </w:r>
    </w:p>
    <w:p w14:paraId="04083788" w14:textId="77777777" w:rsidR="00EB0C73" w:rsidRPr="00EB0C73" w:rsidRDefault="00EB0C73" w:rsidP="00EB0C73">
      <w:pPr>
        <w:pStyle w:val="BodyText"/>
        <w:rPr>
          <w:rFonts w:ascii="Courier New" w:hAnsi="Courier New" w:cs="Courier New"/>
        </w:rPr>
      </w:pPr>
      <w:r w:rsidRPr="00EB0C73">
        <w:rPr>
          <w:rFonts w:ascii="Courier New" w:hAnsi="Courier New" w:cs="Courier New"/>
        </w:rPr>
        <w:t>[UUID]/DOWN/core/request</w:t>
      </w:r>
    </w:p>
    <w:p w14:paraId="4A470312" w14:textId="77777777" w:rsidR="00EB0C73" w:rsidRDefault="00EB0C73" w:rsidP="00EB0C73">
      <w:pPr>
        <w:pStyle w:val="BodyText"/>
      </w:pPr>
      <w:r>
        <w:t>With content:</w:t>
      </w:r>
    </w:p>
    <w:p w14:paraId="214D98E4" w14:textId="77777777" w:rsidR="00EB0C73" w:rsidRPr="00163DC5" w:rsidRDefault="00EB0C73" w:rsidP="004E57D4">
      <w:pPr>
        <w:pStyle w:val="Code"/>
      </w:pPr>
      <w:r w:rsidRPr="00163DC5">
        <w:t xml:space="preserve">{ </w:t>
      </w:r>
      <w:r w:rsidRPr="00CA6788">
        <w:rPr>
          <w:color w:val="C45911" w:themeColor="accent2" w:themeShade="BF"/>
        </w:rPr>
        <w:t>"upload"</w:t>
      </w:r>
      <w:r w:rsidRPr="00163DC5">
        <w:t xml:space="preserve"> : ["name1", "name2"] }</w:t>
      </w:r>
    </w:p>
    <w:p w14:paraId="38EF2404" w14:textId="77777777" w:rsidR="00EB0C73" w:rsidRDefault="00EB0C73" w:rsidP="00EB0C73">
      <w:pPr>
        <w:pStyle w:val="BodyText"/>
      </w:pPr>
      <w:r>
        <w:t>And the device responds with the content topic:</w:t>
      </w:r>
    </w:p>
    <w:p w14:paraId="49458857" w14:textId="77777777" w:rsidR="00EB0C73" w:rsidRPr="00EB0C73" w:rsidRDefault="00EB0C73" w:rsidP="00EB0C73">
      <w:pPr>
        <w:pStyle w:val="BodyText"/>
        <w:rPr>
          <w:rFonts w:ascii="Courier New" w:hAnsi="Courier New" w:cs="Courier New"/>
        </w:rPr>
      </w:pPr>
      <w:r w:rsidRPr="00EB0C73">
        <w:rPr>
          <w:rFonts w:ascii="Courier New" w:hAnsi="Courier New" w:cs="Courier New"/>
        </w:rPr>
        <w:t>[UUID]/UP/core/block/&lt;name&gt;/&lt;version-text&gt;</w:t>
      </w:r>
    </w:p>
    <w:p w14:paraId="0B8C581C" w14:textId="77777777" w:rsidR="00EB0C73" w:rsidRDefault="00EB0C73" w:rsidP="00EB0C73">
      <w:pPr>
        <w:pStyle w:val="BodyText"/>
      </w:pPr>
      <w:r>
        <w:t>And the data in the message content.</w:t>
      </w:r>
    </w:p>
    <w:p w14:paraId="221CF03B" w14:textId="77777777" w:rsidR="00EB0C73" w:rsidRDefault="00EB0C73" w:rsidP="00EB0C73">
      <w:pPr>
        <w:pStyle w:val="BodyText"/>
      </w:pPr>
      <w:r>
        <w:t xml:space="preserve">The core block data format is. </w:t>
      </w:r>
    </w:p>
    <w:p w14:paraId="1CE00CE4" w14:textId="77777777" w:rsidR="00925E6F" w:rsidRDefault="00925E6F" w:rsidP="00EB0C73">
      <w:pPr>
        <w:pStyle w:val="BodyText"/>
      </w:pPr>
    </w:p>
    <w:p w14:paraId="4B38DAE7" w14:textId="77777777" w:rsidR="00EB0C73" w:rsidRPr="00163DC5" w:rsidRDefault="00EB0C73" w:rsidP="004E57D4">
      <w:pPr>
        <w:pStyle w:val="Code"/>
      </w:pPr>
      <w:r w:rsidRPr="00163DC5">
        <w:t xml:space="preserve">{ </w:t>
      </w:r>
      <w:r w:rsidRPr="00C168FD">
        <w:rPr>
          <w:color w:val="C45911" w:themeColor="accent2" w:themeShade="BF"/>
        </w:rPr>
        <w:t>"blockPart"</w:t>
      </w:r>
      <w:r w:rsidRPr="00163DC5">
        <w:t xml:space="preserve"> : 1, </w:t>
      </w:r>
      <w:r w:rsidRPr="00C168FD">
        <w:rPr>
          <w:color w:val="C45911" w:themeColor="accent2" w:themeShade="BF"/>
        </w:rPr>
        <w:t>"totalParts"</w:t>
      </w:r>
      <w:r w:rsidRPr="00163DC5">
        <w:t xml:space="preserve"> : 1, </w:t>
      </w:r>
      <w:r w:rsidRPr="00C168FD">
        <w:rPr>
          <w:color w:val="C45911" w:themeColor="accent2" w:themeShade="BF"/>
        </w:rPr>
        <w:t>"data"</w:t>
      </w:r>
      <w:r w:rsidRPr="00163DC5">
        <w:t xml:space="preserve"> : "TWFuIGlzIGRpc3Rpbmd1aXNoZWQsIG5vdCBvbmx5IGJ5IGhpcyByZWFzb24sIGJ1dCBieSB0aGlzIHNpbmd1bGFyIHBhc3Npb24gZnJvbSBvdGhlciBhbmltYWxzLCB3aGljaCBpcyBhIGx1c3Qgb2YgdGhlIG1pbmQsIHRoYXQgYnkgYSBwZXJzZXZlcmFuY2Ugb2YgZGVsaWdodCBpbiB0aGUgY29udGludWVkIGFuZCBpbmRlZmF0aWdhYmxlIGdlbmVyYXRpb24gb2Yga25vd2xlZGdlLCBleGNlZWRzIHRoZSBzaG9ydCB2ZWhlbWVuY2Ugb2YgYW55IGNhcm5hbCBwbGVhc3VyZS4=" }</w:t>
      </w:r>
    </w:p>
    <w:p w14:paraId="7A2E1A25" w14:textId="77777777" w:rsidR="00925E6F" w:rsidRDefault="00925E6F" w:rsidP="00EB0C73">
      <w:pPr>
        <w:pStyle w:val="BodyText"/>
      </w:pPr>
    </w:p>
    <w:p w14:paraId="5F32B718" w14:textId="4BD12A5B" w:rsidR="00EB0C73" w:rsidRDefault="00EB0C73" w:rsidP="00EB0C73">
      <w:pPr>
        <w:pStyle w:val="BodyText"/>
      </w:pPr>
      <w:r>
        <w:t>The data is BASE64 encoded. This allows the block to be composed of multiple messages, by dividing the block into multiple parts. A block is only complete with all parts downloaded/uploaded.</w:t>
      </w:r>
      <w:r w:rsidR="004E66FB">
        <w:t xml:space="preserve"> </w:t>
      </w:r>
      <w:r w:rsidR="004E66FB" w:rsidRPr="00BA7567">
        <w:t>The JSON message may be compressed</w:t>
      </w:r>
      <w:r w:rsidR="00E01C69" w:rsidRPr="00BA7567">
        <w:t xml:space="preserve">, see Section </w:t>
      </w:r>
      <w:r w:rsidR="00344F8C" w:rsidRPr="00BA7567">
        <w:rPr>
          <w:rStyle w:val="Crossreference"/>
        </w:rPr>
        <w:fldChar w:fldCharType="begin"/>
      </w:r>
      <w:r w:rsidR="00344F8C" w:rsidRPr="00BA7567">
        <w:rPr>
          <w:rStyle w:val="Crossreference"/>
        </w:rPr>
        <w:instrText xml:space="preserve"> REF _Ref162949991 \r \h  \* MERGEFORMAT </w:instrText>
      </w:r>
      <w:r w:rsidR="00344F8C" w:rsidRPr="00BA7567">
        <w:rPr>
          <w:rStyle w:val="Crossreference"/>
        </w:rPr>
      </w:r>
      <w:r w:rsidR="00344F8C" w:rsidRPr="00BA7567">
        <w:rPr>
          <w:rStyle w:val="Crossreference"/>
        </w:rPr>
        <w:fldChar w:fldCharType="separate"/>
      </w:r>
      <w:r w:rsidR="00B95831">
        <w:rPr>
          <w:rStyle w:val="Crossreference"/>
        </w:rPr>
        <w:t>6.3.1</w:t>
      </w:r>
      <w:r w:rsidR="00344F8C" w:rsidRPr="00BA7567">
        <w:rPr>
          <w:rStyle w:val="Crossreference"/>
        </w:rPr>
        <w:fldChar w:fldCharType="end"/>
      </w:r>
      <w:r w:rsidR="00B60AFD">
        <w:rPr>
          <w:rStyle w:val="Crossreference"/>
        </w:rPr>
        <w:t xml:space="preserve">, </w:t>
      </w:r>
      <w:r w:rsidR="00B60AFD" w:rsidRPr="00BA7567">
        <w:rPr>
          <w:rStyle w:val="Crossreference"/>
        </w:rPr>
        <w:fldChar w:fldCharType="begin"/>
      </w:r>
      <w:r w:rsidR="00B60AFD" w:rsidRPr="00BA7567">
        <w:rPr>
          <w:rStyle w:val="Crossreference"/>
        </w:rPr>
        <w:instrText xml:space="preserve"> REF _Ref162949991 \h </w:instrText>
      </w:r>
      <w:r w:rsidR="00764362" w:rsidRPr="00BA7567">
        <w:rPr>
          <w:rStyle w:val="Crossreference"/>
        </w:rPr>
        <w:instrText xml:space="preserve"> \* MERGEFORMAT </w:instrText>
      </w:r>
      <w:r w:rsidR="00B60AFD" w:rsidRPr="00BA7567">
        <w:rPr>
          <w:rStyle w:val="Crossreference"/>
        </w:rPr>
      </w:r>
      <w:r w:rsidR="00B60AFD" w:rsidRPr="00BA7567">
        <w:rPr>
          <w:rStyle w:val="Crossreference"/>
        </w:rPr>
        <w:fldChar w:fldCharType="separate"/>
      </w:r>
      <w:ins w:id="1234" w:author="Gavin Rawson" w:date="2024-07-17T08:57:00Z" w16du:dateUtc="2024-07-17T07:57:00Z">
        <w:r w:rsidR="00B95831" w:rsidRPr="00B95831">
          <w:rPr>
            <w:rStyle w:val="Crossreference"/>
            <w:rPrChange w:id="1235" w:author="Gavin Rawson" w:date="2024-07-17T08:57:00Z" w16du:dateUtc="2024-07-17T07:57:00Z">
              <w:rPr/>
            </w:rPrChange>
          </w:rPr>
          <w:t>Payload compression</w:t>
        </w:r>
      </w:ins>
      <w:del w:id="1236" w:author="Gavin Rawson" w:date="2024-07-15T12:48:00Z" w16du:dateUtc="2024-07-15T11:48:00Z">
        <w:r w:rsidR="002B16D9" w:rsidRPr="00041655" w:rsidDel="00461D1E">
          <w:rPr>
            <w:rStyle w:val="Crossreference"/>
          </w:rPr>
          <w:delText>Payload compression</w:delText>
        </w:r>
      </w:del>
      <w:r w:rsidR="00B60AFD" w:rsidRPr="00BA7567">
        <w:rPr>
          <w:rStyle w:val="Crossreference"/>
        </w:rPr>
        <w:fldChar w:fldCharType="end"/>
      </w:r>
      <w:r w:rsidR="0014363A">
        <w:rPr>
          <w:rStyle w:val="Crossreference"/>
        </w:rPr>
        <w:t>.</w:t>
      </w:r>
    </w:p>
    <w:tbl>
      <w:tblPr>
        <w:tblW w:w="0" w:type="auto"/>
        <w:tblInd w:w="821" w:type="dxa"/>
        <w:tblLayout w:type="fixed"/>
        <w:tblLook w:val="04A0" w:firstRow="1" w:lastRow="0" w:firstColumn="1" w:lastColumn="0" w:noHBand="0" w:noVBand="1"/>
      </w:tblPr>
      <w:tblGrid>
        <w:gridCol w:w="1796"/>
        <w:gridCol w:w="6743"/>
      </w:tblGrid>
      <w:tr w:rsidR="00EB0C73" w:rsidRPr="006A6374" w14:paraId="0B4EF6DC" w14:textId="77777777">
        <w:tc>
          <w:tcPr>
            <w:tcW w:w="1796" w:type="dxa"/>
            <w:shd w:val="clear" w:color="auto" w:fill="auto"/>
            <w:vAlign w:val="center"/>
          </w:tcPr>
          <w:p w14:paraId="3229CBF5" w14:textId="77777777" w:rsidR="00EB0C73" w:rsidRPr="006A6374" w:rsidRDefault="00EB0C73">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088256F7" w14:textId="3E46E63D" w:rsidR="00EB0C73" w:rsidRPr="006A6374" w:rsidRDefault="00EB0C73">
            <w:pPr>
              <w:pStyle w:val="Safetytext"/>
              <w:ind w:right="504"/>
              <w:rPr>
                <w:szCs w:val="20"/>
              </w:rPr>
            </w:pPr>
            <w:r w:rsidRPr="00EB0C73">
              <w:rPr>
                <w:szCs w:val="20"/>
              </w:rPr>
              <w:t>This may be necessary for transports which support limited message sizes.</w:t>
            </w:r>
          </w:p>
        </w:tc>
      </w:tr>
    </w:tbl>
    <w:p w14:paraId="27819B26" w14:textId="77777777" w:rsidR="00EB0C73" w:rsidRDefault="00EB0C73" w:rsidP="00EB0C73">
      <w:pPr>
        <w:pStyle w:val="BodyText"/>
      </w:pPr>
    </w:p>
    <w:p w14:paraId="0020EE6B" w14:textId="6E44FB32" w:rsidR="001729FB" w:rsidRDefault="001729FB" w:rsidP="001729FB">
      <w:pPr>
        <w:pStyle w:val="Heading1"/>
      </w:pPr>
      <w:bookmarkStart w:id="1237" w:name="_Ref160026567"/>
      <w:bookmarkStart w:id="1238" w:name="_Toc172098974"/>
      <w:r>
        <w:lastRenderedPageBreak/>
        <w:t>Use of MQTT</w:t>
      </w:r>
      <w:bookmarkEnd w:id="1237"/>
      <w:bookmarkEnd w:id="1238"/>
    </w:p>
    <w:p w14:paraId="6C91945C" w14:textId="3FFA4999" w:rsidR="00A05A82" w:rsidRPr="00A05A82" w:rsidRDefault="00A05A82" w:rsidP="00A05A82">
      <w:pPr>
        <w:pStyle w:val="BodyText"/>
      </w:pPr>
      <w:r w:rsidRPr="00BA7567">
        <w:t xml:space="preserve">MQTT is a standards-based messaging protocol, or set of rules, used for machine-to-machine communication. Internet of Things (IoT) devices typically have to transmit and receive data over a resource-constrained network with limited bandwidth. These IoT devices use MQTT for data </w:t>
      </w:r>
      <w:r w:rsidRPr="00BA7567" w:rsidDel="001361BE">
        <w:t>transmission</w:t>
      </w:r>
      <w:r w:rsidR="001361BE" w:rsidRPr="00BA7567">
        <w:t xml:space="preserve"> and</w:t>
      </w:r>
      <w:r w:rsidRPr="00BA7567">
        <w:t xml:space="preserve"> can communicate IoT data efficiently. MQTT supports messaging between devices to the cloud and the cloud to the device.</w:t>
      </w:r>
      <w:r w:rsidR="00677931" w:rsidRPr="00BA7567">
        <w:t xml:space="preserve"> This section provides inform</w:t>
      </w:r>
      <w:r w:rsidR="00264990" w:rsidRPr="00BA7567">
        <w:t xml:space="preserve">ation on the use of MQTT </w:t>
      </w:r>
      <w:r w:rsidR="00B231A5" w:rsidRPr="00BA7567">
        <w:t>within the Lucid protocol</w:t>
      </w:r>
      <w:r w:rsidR="00DB0F88" w:rsidRPr="00BA7567">
        <w:t>.</w:t>
      </w:r>
      <w:r w:rsidR="00B231A5">
        <w:t xml:space="preserve"> </w:t>
      </w:r>
    </w:p>
    <w:p w14:paraId="408B19FC" w14:textId="27D68AA5" w:rsidR="001729FB" w:rsidRDefault="00F82003" w:rsidP="001729FB">
      <w:pPr>
        <w:pStyle w:val="BodyText"/>
      </w:pPr>
      <w:r>
        <w:t xml:space="preserve">Lucid supports </w:t>
      </w:r>
      <w:r w:rsidR="00B176E4" w:rsidRPr="00B176E4">
        <w:t>MQTT versions 3.1.1 and 5.0.</w:t>
      </w:r>
    </w:p>
    <w:p w14:paraId="49876CE2" w14:textId="4188C9B2" w:rsidR="00B176E4" w:rsidRDefault="00B176E4" w:rsidP="001725CA">
      <w:pPr>
        <w:pStyle w:val="Heading2"/>
      </w:pPr>
      <w:bookmarkStart w:id="1239" w:name="_Toc172098975"/>
      <w:r w:rsidRPr="00B176E4">
        <w:t>Retained messages and connection state</w:t>
      </w:r>
      <w:bookmarkEnd w:id="1239"/>
    </w:p>
    <w:p w14:paraId="362583BF" w14:textId="77777777" w:rsidR="00B176E4" w:rsidRDefault="00B176E4" w:rsidP="00B176E4">
      <w:pPr>
        <w:pStyle w:val="BodyText"/>
      </w:pPr>
      <w:r>
        <w:t>The protocol takes advantage of Retained messages for Configuration and Profile.</w:t>
      </w:r>
    </w:p>
    <w:p w14:paraId="583BF7A6" w14:textId="2271E7E7" w:rsidR="00B176E4" w:rsidRDefault="00B176E4" w:rsidP="00B176E4">
      <w:pPr>
        <w:pStyle w:val="BodyText"/>
      </w:pPr>
      <w:r>
        <w:t xml:space="preserve">A vendor may choose to use the Clean Session or Clean Start flags for the SA or FD. </w:t>
      </w:r>
      <w:r w:rsidR="00635EA4">
        <w:t>The r</w:t>
      </w:r>
      <w:r>
        <w:t>esponsibility for ensuring that subscriptions are in place lies with the SA or FD individually, and the FD may need to avoid using these flags if connected periodically.</w:t>
      </w:r>
    </w:p>
    <w:p w14:paraId="0F987D2A" w14:textId="7E8D3D4A" w:rsidR="00B176E4" w:rsidRDefault="00B176E4" w:rsidP="00B176E4">
      <w:pPr>
        <w:pStyle w:val="BodyText"/>
      </w:pPr>
      <w:r>
        <w:t>A vendor may choose whether to configure the FD so that the SA is aware, or unaware, of its connection state.</w:t>
      </w:r>
    </w:p>
    <w:p w14:paraId="68067046" w14:textId="07359E61" w:rsidR="00B176E4" w:rsidRDefault="00B176E4" w:rsidP="00B176E4">
      <w:pPr>
        <w:pStyle w:val="BodyText"/>
      </w:pPr>
      <w:r>
        <w:t xml:space="preserve">Where the FD requires the SA to be unaware of the connection state, the LWT message is optional. </w:t>
      </w:r>
      <w:r w:rsidR="00231545">
        <w:t>If</w:t>
      </w:r>
      <w:r>
        <w:t xml:space="preserve"> the LWT </w:t>
      </w:r>
      <w:r w:rsidR="00231545">
        <w:t>is</w:t>
      </w:r>
      <w:r>
        <w:t xml:space="preserve"> used, the SA can raise alarms or events when an unsolicited disconnection occurs. The FD</w:t>
      </w:r>
      <w:r w:rsidDel="00722EBC">
        <w:t xml:space="preserve"> </w:t>
      </w:r>
      <w:r>
        <w:t>send</w:t>
      </w:r>
      <w:r w:rsidR="00722EBC">
        <w:t>s</w:t>
      </w:r>
      <w:r>
        <w:t xml:space="preserve"> an MQTT </w:t>
      </w:r>
      <w:r w:rsidR="00231545">
        <w:t xml:space="preserve">Disconnect </w:t>
      </w:r>
      <w:r>
        <w:t>message to disconnect.</w:t>
      </w:r>
    </w:p>
    <w:p w14:paraId="5A0E1A39" w14:textId="0C5A2CF3" w:rsidR="00B176E4" w:rsidRDefault="00B176E4" w:rsidP="00B176E4">
      <w:pPr>
        <w:pStyle w:val="BodyText"/>
      </w:pPr>
      <w:r>
        <w:t>Where the FD requires the SA to be aware of connection state, the LWT message is mandatory. The FD</w:t>
      </w:r>
      <w:r w:rsidDel="00C155AC">
        <w:t xml:space="preserve"> </w:t>
      </w:r>
      <w:r w:rsidR="00C155AC">
        <w:t xml:space="preserve">does </w:t>
      </w:r>
      <w:r>
        <w:t xml:space="preserve">not send an MQTT </w:t>
      </w:r>
      <w:r w:rsidR="00231545">
        <w:t xml:space="preserve">Disconnect </w:t>
      </w:r>
      <w:r>
        <w:t xml:space="preserve">message. </w:t>
      </w:r>
    </w:p>
    <w:p w14:paraId="3D672E54" w14:textId="1924D5EF" w:rsidR="00B176E4" w:rsidRDefault="007D4BFF" w:rsidP="001725CA">
      <w:pPr>
        <w:pStyle w:val="Heading2"/>
      </w:pPr>
      <w:bookmarkStart w:id="1240" w:name="_Toc156487355"/>
      <w:bookmarkStart w:id="1241" w:name="_Toc172098976"/>
      <w:r>
        <w:t>Publish/</w:t>
      </w:r>
      <w:r w:rsidR="0012344C">
        <w:t>subscribe</w:t>
      </w:r>
      <w:r>
        <w:t xml:space="preserve"> transports</w:t>
      </w:r>
      <w:bookmarkEnd w:id="1240"/>
      <w:bookmarkEnd w:id="1241"/>
    </w:p>
    <w:p w14:paraId="47799AC3" w14:textId="4B08DF84" w:rsidR="007D4BFF" w:rsidRPr="007D4BFF" w:rsidRDefault="007D4BFF" w:rsidP="007D4BFF">
      <w:pPr>
        <w:pStyle w:val="BodyText"/>
        <w:rPr>
          <w:rFonts w:asciiTheme="minorHAnsi" w:hAnsiTheme="minorHAnsi"/>
        </w:rPr>
      </w:pPr>
      <w:r w:rsidRPr="007D4BFF">
        <w:t xml:space="preserve">The MQTT transport requires a message Broker between </w:t>
      </w:r>
      <w:r w:rsidR="000F20D5">
        <w:t xml:space="preserve">the </w:t>
      </w:r>
      <w:r w:rsidRPr="007D4BFF">
        <w:t xml:space="preserve">SA and </w:t>
      </w:r>
      <w:r w:rsidR="000F20D5">
        <w:t xml:space="preserve">the </w:t>
      </w:r>
      <w:r w:rsidRPr="007D4BFF">
        <w:t>FD.</w:t>
      </w:r>
      <w:r w:rsidR="005A4693">
        <w:t xml:space="preserve"> </w:t>
      </w:r>
      <w:r w:rsidR="000F20D5">
        <w:t xml:space="preserve">The </w:t>
      </w:r>
      <w:r w:rsidRPr="007D4BFF">
        <w:t xml:space="preserve">SA and </w:t>
      </w:r>
      <w:r w:rsidR="000F20D5">
        <w:t xml:space="preserve">the </w:t>
      </w:r>
      <w:r w:rsidRPr="007D4BFF">
        <w:t>FD subscribe</w:t>
      </w:r>
      <w:r w:rsidR="005A4693">
        <w:t xml:space="preserve"> </w:t>
      </w:r>
      <w:r w:rsidRPr="007D4BFF">
        <w:t xml:space="preserve">to Topics so that the </w:t>
      </w:r>
      <w:r w:rsidR="004133D9">
        <w:t>Broker</w:t>
      </w:r>
      <w:r w:rsidRPr="007D4BFF">
        <w:t xml:space="preserve"> can send messages to the correct destinations. </w:t>
      </w:r>
    </w:p>
    <w:p w14:paraId="1F33020F" w14:textId="3C40E25C" w:rsidR="007D4BFF" w:rsidRPr="007D4BFF" w:rsidRDefault="007D4BFF" w:rsidP="007D4BFF">
      <w:pPr>
        <w:pStyle w:val="BodyText"/>
      </w:pPr>
      <w:r w:rsidRPr="007D4BFF">
        <w:t>The MQTT Broker maintain</w:t>
      </w:r>
      <w:r w:rsidR="00AC202F">
        <w:t>s</w:t>
      </w:r>
      <w:r w:rsidRPr="007D4BFF">
        <w:t xml:space="preserve"> persistent stores for every </w:t>
      </w:r>
      <w:r>
        <w:t>FD</w:t>
      </w:r>
      <w:r w:rsidRPr="007D4BFF">
        <w:t xml:space="preserve"> that publishes information set as </w:t>
      </w:r>
      <w:r w:rsidRPr="007D4BFF">
        <w:rPr>
          <w:b/>
          <w:bCs/>
        </w:rPr>
        <w:t>Retain</w:t>
      </w:r>
      <w:r w:rsidRPr="007D4BFF">
        <w:t xml:space="preserve">. This includes the </w:t>
      </w:r>
      <w:r w:rsidR="00D45A33">
        <w:t>FD Profile</w:t>
      </w:r>
      <w:r w:rsidRPr="007D4BFF">
        <w:t xml:space="preserve"> and its Configuration. It is assumed that Retain messages are kept indefinitely by the MQTT Broker until deleted or overwritten by the </w:t>
      </w:r>
      <w:r>
        <w:t>FD</w:t>
      </w:r>
      <w:r w:rsidRPr="007D4BFF">
        <w:t xml:space="preserve">. </w:t>
      </w:r>
    </w:p>
    <w:p w14:paraId="6B6FD051" w14:textId="0DC1D7B6" w:rsidR="007D4BFF" w:rsidRDefault="007D4BFF" w:rsidP="001725CA">
      <w:pPr>
        <w:pStyle w:val="Heading2"/>
      </w:pPr>
      <w:bookmarkStart w:id="1242" w:name="_Toc172098977"/>
      <w:r>
        <w:t>Payload</w:t>
      </w:r>
      <w:bookmarkEnd w:id="1242"/>
    </w:p>
    <w:p w14:paraId="498DC23F" w14:textId="1F2CEA27" w:rsidR="007D4BFF" w:rsidRDefault="007D4BFF" w:rsidP="007D4BFF">
      <w:pPr>
        <w:pStyle w:val="BodyText"/>
        <w:rPr>
          <w:rFonts w:asciiTheme="minorHAnsi" w:hAnsiTheme="minorHAnsi"/>
        </w:rPr>
      </w:pPr>
      <w:r>
        <w:t xml:space="preserve">Settings and data are encoded and transferred within JSON messages between the SA and FD. The JSON is in UTF-8 with no Byte Order Mark (BOM). </w:t>
      </w:r>
    </w:p>
    <w:p w14:paraId="5E61CFD0" w14:textId="6CFCAFE6" w:rsidR="007D4BFF" w:rsidRDefault="007D4BFF" w:rsidP="007D4BFF">
      <w:pPr>
        <w:pStyle w:val="BodyText"/>
      </w:pPr>
      <w:r>
        <w:t>Packet sizes are restricted by the MQTT protoco</w:t>
      </w:r>
      <w:r w:rsidR="00EC7B7D">
        <w:t>l. T</w:t>
      </w:r>
      <w:r>
        <w:t>he SA is expected to handle all packets sent by the FD, and the FD is expected to handle any packet size it requires for its own functions.</w:t>
      </w:r>
    </w:p>
    <w:tbl>
      <w:tblPr>
        <w:tblW w:w="0" w:type="auto"/>
        <w:tblInd w:w="821" w:type="dxa"/>
        <w:tblLayout w:type="fixed"/>
        <w:tblLook w:val="04A0" w:firstRow="1" w:lastRow="0" w:firstColumn="1" w:lastColumn="0" w:noHBand="0" w:noVBand="1"/>
      </w:tblPr>
      <w:tblGrid>
        <w:gridCol w:w="1796"/>
        <w:gridCol w:w="6743"/>
      </w:tblGrid>
      <w:tr w:rsidR="005C109D" w:rsidRPr="006A6374" w14:paraId="45314DB4" w14:textId="77777777">
        <w:tc>
          <w:tcPr>
            <w:tcW w:w="1796" w:type="dxa"/>
            <w:shd w:val="clear" w:color="auto" w:fill="auto"/>
            <w:vAlign w:val="center"/>
          </w:tcPr>
          <w:p w14:paraId="200591F5" w14:textId="77777777" w:rsidR="005C109D" w:rsidRPr="006A6374" w:rsidRDefault="005C109D">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10BD31EF" w14:textId="129FEF51" w:rsidR="005C109D" w:rsidRPr="00A566E9" w:rsidRDefault="005C109D">
            <w:pPr>
              <w:pStyle w:val="Safetytext"/>
              <w:ind w:right="504"/>
              <w:rPr>
                <w:i/>
                <w:szCs w:val="20"/>
              </w:rPr>
            </w:pPr>
            <w:r w:rsidRPr="006457A2">
              <w:rPr>
                <w:rStyle w:val="SubtleEmphasis"/>
                <w:i w:val="0"/>
                <w:szCs w:val="20"/>
              </w:rPr>
              <w:t>This document gives JSON code, and for explanatory purposes includes comments within the code after // characters. These comments MUST NOT be included within any messages. Note also that JSON messages SHOULD not contain extraneous spaces or line breaks, but devices and SA’s MUST tolerate them.</w:t>
            </w:r>
          </w:p>
        </w:tc>
      </w:tr>
    </w:tbl>
    <w:p w14:paraId="49B93183" w14:textId="77777777" w:rsidR="007D4BFF" w:rsidRPr="007D4BFF" w:rsidRDefault="007D4BFF" w:rsidP="007D4BFF">
      <w:pPr>
        <w:pStyle w:val="BodyText"/>
      </w:pPr>
    </w:p>
    <w:p w14:paraId="425A3635" w14:textId="4F62CBC5" w:rsidR="007D4BFF" w:rsidRDefault="005C109D" w:rsidP="001725CA">
      <w:pPr>
        <w:pStyle w:val="Heading3"/>
      </w:pPr>
      <w:bookmarkStart w:id="1243" w:name="_Ref162949991"/>
      <w:bookmarkStart w:id="1244" w:name="_Toc172098978"/>
      <w:r>
        <w:lastRenderedPageBreak/>
        <w:t>Payload compression</w:t>
      </w:r>
      <w:bookmarkEnd w:id="1243"/>
      <w:bookmarkEnd w:id="1244"/>
    </w:p>
    <w:p w14:paraId="5FF15599" w14:textId="44541531" w:rsidR="005C109D" w:rsidRDefault="005C109D" w:rsidP="005C109D">
      <w:pPr>
        <w:pStyle w:val="BodyText"/>
      </w:pPr>
      <w:r>
        <w:t xml:space="preserve">Compression of all data in a message can be used by the FD and may be supported by the SA if indicated in the </w:t>
      </w:r>
      <w:r w:rsidR="00D45A33">
        <w:t>SA Profile</w:t>
      </w:r>
      <w:r>
        <w:t xml:space="preserve">. </w:t>
      </w:r>
      <w:r w:rsidR="004E57D4">
        <w:t xml:space="preserve">This is optional. </w:t>
      </w:r>
      <w:r w:rsidR="00C8445D">
        <w:t>The names of c</w:t>
      </w:r>
      <w:r>
        <w:t xml:space="preserve">ompression algorithms are specified case insensitive in the Profiles. </w:t>
      </w:r>
    </w:p>
    <w:p w14:paraId="68A68CDC" w14:textId="34315591" w:rsidR="005C109D" w:rsidRDefault="005C109D" w:rsidP="005C109D">
      <w:pPr>
        <w:pStyle w:val="BodyText"/>
      </w:pPr>
      <w:r>
        <w:t xml:space="preserve">Compressed payload messages are indicated with a prefix of two bytes, </w:t>
      </w:r>
      <w:r w:rsidR="00354D14">
        <w:t>‘</w:t>
      </w:r>
      <w:r w:rsidR="00733512">
        <w:t>$</w:t>
      </w:r>
      <w:r w:rsidR="00354D14">
        <w:t>’</w:t>
      </w:r>
      <w:r>
        <w:t xml:space="preserve"> (</w:t>
      </w:r>
      <w:r w:rsidR="00354D14">
        <w:t xml:space="preserve">hex 0x24, </w:t>
      </w:r>
      <w:r>
        <w:t>decimal 3</w:t>
      </w:r>
      <w:r w:rsidR="00733512">
        <w:t>6</w:t>
      </w:r>
      <w:r>
        <w:t xml:space="preserve">) followed by a compression-specific byte ranging from </w:t>
      </w:r>
      <w:r w:rsidR="00733512">
        <w:t>1</w:t>
      </w:r>
      <w:r>
        <w:t xml:space="preserve"> upwards. </w:t>
      </w:r>
    </w:p>
    <w:p w14:paraId="6884ED4D" w14:textId="260D55F0" w:rsidR="005C109D" w:rsidRDefault="005C109D" w:rsidP="005C109D">
      <w:pPr>
        <w:pStyle w:val="BodyText"/>
        <w:keepNext/>
        <w:rPr>
          <w:rFonts w:asciiTheme="minorHAnsi" w:hAnsiTheme="minorHAnsi"/>
        </w:rPr>
      </w:pPr>
      <w:r>
        <w:t>Algorithms supported are:</w:t>
      </w:r>
    </w:p>
    <w:p w14:paraId="4E909623" w14:textId="4133549C" w:rsidR="005C109D" w:rsidRDefault="00733512" w:rsidP="005C109D">
      <w:pPr>
        <w:pStyle w:val="Bullet"/>
      </w:pPr>
      <w:r>
        <w:t>GZip compression, “gzip”</w:t>
      </w:r>
      <w:r w:rsidR="005C109D">
        <w:t xml:space="preserve">. Second byte is </w:t>
      </w:r>
      <w:r w:rsidR="00354D14">
        <w:t>‘</w:t>
      </w:r>
      <w:r>
        <w:t>1</w:t>
      </w:r>
      <w:r w:rsidR="00354D14">
        <w:t>’ (hex 0x31, decimal 49)</w:t>
      </w:r>
      <w:r w:rsidR="005C109D">
        <w:t>.</w:t>
      </w:r>
    </w:p>
    <w:p w14:paraId="1BDC9D86" w14:textId="0BCC9D3E" w:rsidR="005C109D" w:rsidRDefault="00C8445D" w:rsidP="005C109D">
      <w:pPr>
        <w:pStyle w:val="Bullet"/>
      </w:pPr>
      <w:r>
        <w:t>Brotli compression, “</w:t>
      </w:r>
      <w:r w:rsidR="00733512">
        <w:t>br</w:t>
      </w:r>
      <w:r w:rsidR="005C109D">
        <w:t xml:space="preserve">”. Second byte is </w:t>
      </w:r>
      <w:r w:rsidR="00354D14">
        <w:t>‘</w:t>
      </w:r>
      <w:r w:rsidR="00733512">
        <w:t>2</w:t>
      </w:r>
      <w:r w:rsidR="00354D14">
        <w:t>’ (hex 0x32, decimal 50).</w:t>
      </w:r>
    </w:p>
    <w:p w14:paraId="442B9B18" w14:textId="7529AA2D" w:rsidR="00733512" w:rsidRDefault="00C8445D" w:rsidP="005C109D">
      <w:pPr>
        <w:pStyle w:val="Bullet"/>
      </w:pPr>
      <w:r>
        <w:t>D</w:t>
      </w:r>
      <w:r w:rsidR="00733512">
        <w:t>eflate</w:t>
      </w:r>
      <w:r>
        <w:t xml:space="preserve"> compression, “deflate”. Second byte is </w:t>
      </w:r>
      <w:r w:rsidR="00354D14">
        <w:t>‘</w:t>
      </w:r>
      <w:r>
        <w:t>3</w:t>
      </w:r>
      <w:r w:rsidR="00354D14">
        <w:t>’ (hex 0x33, decimal 51).</w:t>
      </w:r>
    </w:p>
    <w:p w14:paraId="51BC003B" w14:textId="4846A983" w:rsidR="00BD1D40" w:rsidRDefault="00BD1D40" w:rsidP="00320399">
      <w:pPr>
        <w:pStyle w:val="BodyText"/>
        <w:keepNext/>
      </w:pPr>
      <w:r>
        <w:t>These bytes are followed by the compressed payload.</w:t>
      </w:r>
    </w:p>
    <w:p w14:paraId="29DFF09E" w14:textId="1EC5E79D" w:rsidR="005C109D" w:rsidRDefault="005C109D" w:rsidP="001725CA">
      <w:pPr>
        <w:pStyle w:val="Heading2"/>
      </w:pPr>
      <w:bookmarkStart w:id="1245" w:name="_Toc172098979"/>
      <w:r>
        <w:t xml:space="preserve">Other </w:t>
      </w:r>
      <w:r w:rsidR="0012344C">
        <w:t>topics</w:t>
      </w:r>
      <w:bookmarkEnd w:id="1245"/>
    </w:p>
    <w:p w14:paraId="0582AD67" w14:textId="044650F2" w:rsidR="005C109D" w:rsidRDefault="005C109D" w:rsidP="004E57D4">
      <w:pPr>
        <w:pStyle w:val="BodyText"/>
        <w:rPr>
          <w:rFonts w:asciiTheme="minorHAnsi" w:hAnsiTheme="minorHAnsi"/>
        </w:rPr>
      </w:pPr>
      <w:r>
        <w:t xml:space="preserve">Messages from </w:t>
      </w:r>
      <w:r w:rsidR="00675D11">
        <w:t xml:space="preserve">the </w:t>
      </w:r>
      <w:r>
        <w:t xml:space="preserve">SA to </w:t>
      </w:r>
      <w:r w:rsidR="00675D11">
        <w:t xml:space="preserve">the </w:t>
      </w:r>
      <w:r>
        <w:t xml:space="preserve">FD are stored in </w:t>
      </w:r>
      <w:r w:rsidRPr="005C109D">
        <w:rPr>
          <w:bCs/>
        </w:rPr>
        <w:t>Topic</w:t>
      </w:r>
      <w:r>
        <w:t xml:space="preserve">s that start with </w:t>
      </w:r>
      <w:r w:rsidRPr="005C109D">
        <w:rPr>
          <w:rFonts w:ascii="Courier New" w:hAnsi="Courier New" w:cs="Courier New"/>
        </w:rPr>
        <w:t>[UUID]/DOWN/</w:t>
      </w:r>
      <w:r>
        <w:t xml:space="preserve"> where </w:t>
      </w:r>
      <w:r w:rsidRPr="004E57D4">
        <w:rPr>
          <w:rFonts w:ascii="Courier New" w:hAnsi="Courier New" w:cs="Courier New"/>
        </w:rPr>
        <w:t>[</w:t>
      </w:r>
      <w:r w:rsidRPr="005C109D">
        <w:rPr>
          <w:rFonts w:ascii="Courier New" w:hAnsi="Courier New" w:cs="Courier New"/>
        </w:rPr>
        <w:t>UUID]</w:t>
      </w:r>
      <w:r>
        <w:t xml:space="preserve"> is the UUID of the field device that the message is destined for.</w:t>
      </w:r>
      <w:r w:rsidR="005A4693">
        <w:t xml:space="preserve"> </w:t>
      </w:r>
      <w:r>
        <w:t xml:space="preserve">Messages from the FD to </w:t>
      </w:r>
      <w:r w:rsidR="00675D11">
        <w:t xml:space="preserve">the </w:t>
      </w:r>
      <w:r>
        <w:t xml:space="preserve">SA are published to topics starting with </w:t>
      </w:r>
      <w:r w:rsidRPr="004E57D4">
        <w:rPr>
          <w:rFonts w:ascii="Courier New" w:hAnsi="Courier New" w:cs="Courier New"/>
        </w:rPr>
        <w:t>[UUID]/UP/</w:t>
      </w:r>
      <w:r>
        <w:t xml:space="preserve">, where </w:t>
      </w:r>
      <w:r w:rsidRPr="004E57D4">
        <w:rPr>
          <w:rFonts w:ascii="Courier New" w:hAnsi="Courier New" w:cs="Courier New"/>
        </w:rPr>
        <w:t>[UUID]</w:t>
      </w:r>
      <w:r>
        <w:t xml:space="preserve"> is again the UUID of the FD. </w:t>
      </w:r>
    </w:p>
    <w:tbl>
      <w:tblPr>
        <w:tblW w:w="0" w:type="auto"/>
        <w:tblInd w:w="821" w:type="dxa"/>
        <w:tblLayout w:type="fixed"/>
        <w:tblLook w:val="04A0" w:firstRow="1" w:lastRow="0" w:firstColumn="1" w:lastColumn="0" w:noHBand="0" w:noVBand="1"/>
      </w:tblPr>
      <w:tblGrid>
        <w:gridCol w:w="1796"/>
        <w:gridCol w:w="6743"/>
      </w:tblGrid>
      <w:tr w:rsidR="004E57D4" w:rsidRPr="006A6374" w14:paraId="0BE9A503" w14:textId="77777777">
        <w:tc>
          <w:tcPr>
            <w:tcW w:w="1796" w:type="dxa"/>
            <w:shd w:val="clear" w:color="auto" w:fill="auto"/>
            <w:vAlign w:val="center"/>
          </w:tcPr>
          <w:p w14:paraId="5EF258F8" w14:textId="77777777" w:rsidR="004E57D4" w:rsidRPr="006A6374" w:rsidRDefault="004E57D4">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124C15B6" w14:textId="7FEC2528" w:rsidR="004E57D4" w:rsidRPr="004E57D4" w:rsidRDefault="004E57D4">
            <w:pPr>
              <w:pStyle w:val="Safetytext"/>
              <w:ind w:right="504"/>
              <w:rPr>
                <w:szCs w:val="20"/>
              </w:rPr>
            </w:pPr>
            <w:r w:rsidRPr="004E57D4">
              <w:rPr>
                <w:szCs w:val="20"/>
              </w:rPr>
              <w:t>The FD does not need to know the identity of the SA (or Stations) that receive messages from the FD.</w:t>
            </w:r>
          </w:p>
        </w:tc>
      </w:tr>
    </w:tbl>
    <w:p w14:paraId="6784178A" w14:textId="77777777" w:rsidR="005C109D" w:rsidRDefault="005C109D" w:rsidP="005C109D">
      <w:pPr>
        <w:pStyle w:val="BodyText"/>
      </w:pPr>
    </w:p>
    <w:p w14:paraId="0E3963E6" w14:textId="1095C2B2" w:rsidR="004E57D4" w:rsidRDefault="004E57D4" w:rsidP="001725CA">
      <w:pPr>
        <w:pStyle w:val="Heading3"/>
      </w:pPr>
      <w:bookmarkStart w:id="1246" w:name="_Toc156487360"/>
      <w:bookmarkStart w:id="1247" w:name="_Toc172098980"/>
      <w:r>
        <w:t>Getdeviceinfo</w:t>
      </w:r>
      <w:bookmarkEnd w:id="1246"/>
      <w:bookmarkEnd w:id="1247"/>
    </w:p>
    <w:p w14:paraId="7578436A" w14:textId="2F6624C4" w:rsidR="004E57D4" w:rsidRPr="00BA7567" w:rsidRDefault="004E57D4" w:rsidP="004E57D4">
      <w:pPr>
        <w:pStyle w:val="BodyText"/>
      </w:pPr>
      <w:r w:rsidRPr="00BA7567">
        <w:t xml:space="preserve">If supported as listed in the features section of the </w:t>
      </w:r>
      <w:r w:rsidR="00BE2C74" w:rsidRPr="00BA7567">
        <w:t xml:space="preserve">FD </w:t>
      </w:r>
      <w:r w:rsidRPr="00BA7567">
        <w:t>Profile, the SA may send a message to the FD to request information. This is optional.</w:t>
      </w:r>
    </w:p>
    <w:p w14:paraId="1A5DB11F" w14:textId="1DA035F6" w:rsidR="004E57D4" w:rsidRDefault="004E57D4" w:rsidP="004E57D4">
      <w:pPr>
        <w:pStyle w:val="BodyText"/>
      </w:pPr>
      <w:r w:rsidRPr="00BA7567">
        <w:t xml:space="preserve">An SA may request different elements. The responses are as defined for each of the elements above. </w:t>
      </w:r>
      <w:r w:rsidR="007E1BD4" w:rsidRPr="00BA7567">
        <w:t>Responses are sent on their respective Topics</w:t>
      </w:r>
      <w:r w:rsidR="00152C89" w:rsidRPr="00BA7567">
        <w:t>.</w:t>
      </w:r>
      <w:r w:rsidRPr="00BA7567">
        <w:t xml:space="preserve"> There are no time constraints on the response, and other messages could be sent first.</w:t>
      </w:r>
    </w:p>
    <w:p w14:paraId="6C8E8139" w14:textId="77777777" w:rsidR="004E57D4" w:rsidRPr="00272391" w:rsidRDefault="004E57D4" w:rsidP="00272391">
      <w:pPr>
        <w:pStyle w:val="BodyText"/>
        <w:rPr>
          <w:rFonts w:ascii="Courier New" w:hAnsi="Courier New" w:cs="Courier New"/>
        </w:rPr>
      </w:pPr>
      <w:r w:rsidRPr="00272391">
        <w:rPr>
          <w:rFonts w:ascii="Courier New" w:hAnsi="Courier New" w:cs="Courier New"/>
        </w:rPr>
        <w:t>[UUID]/DOWN/getdeviceinfo</w:t>
      </w:r>
    </w:p>
    <w:p w14:paraId="32005D92" w14:textId="0593FBE0" w:rsidR="004E57D4" w:rsidRDefault="004E57D4" w:rsidP="004E57D4">
      <w:pPr>
        <w:pStyle w:val="BodyText"/>
        <w:rPr>
          <w:rFonts w:asciiTheme="minorHAnsi" w:hAnsiTheme="minorHAnsi" w:cstheme="minorBidi"/>
        </w:rPr>
      </w:pPr>
      <w:r>
        <w:t>The QoS is 0, and the message is:</w:t>
      </w:r>
    </w:p>
    <w:p w14:paraId="5312793D" w14:textId="6EC2E2F5" w:rsidR="004E57D4" w:rsidRDefault="004E57D4" w:rsidP="004E57D4">
      <w:pPr>
        <w:pStyle w:val="Bullet"/>
      </w:pPr>
      <w:r>
        <w:t xml:space="preserve">Cause </w:t>
      </w:r>
      <w:r w:rsidR="004133D9">
        <w:t>status message</w:t>
      </w:r>
      <w:r>
        <w:t xml:space="preserve"> in the FD to be sent:</w:t>
      </w:r>
    </w:p>
    <w:p w14:paraId="06C1F2C7" w14:textId="4699B49D" w:rsidR="004E57D4" w:rsidRPr="00163DC5" w:rsidRDefault="004E57D4" w:rsidP="004E57D4">
      <w:pPr>
        <w:pStyle w:val="Code"/>
      </w:pPr>
      <w:r w:rsidRPr="00163DC5">
        <w:tab/>
        <w:t>{</w:t>
      </w:r>
      <w:r w:rsidRPr="00625321">
        <w:rPr>
          <w:color w:val="C45911" w:themeColor="accent2" w:themeShade="BF"/>
        </w:rPr>
        <w:t>"config"</w:t>
      </w:r>
      <w:r w:rsidRPr="00163DC5">
        <w:t>:"status"}</w:t>
      </w:r>
    </w:p>
    <w:p w14:paraId="598B790F" w14:textId="253AFEDD" w:rsidR="004E57D4" w:rsidRDefault="004E57D4" w:rsidP="004E57D4">
      <w:pPr>
        <w:pStyle w:val="Bullet"/>
        <w:rPr>
          <w:rFonts w:asciiTheme="minorHAnsi" w:hAnsiTheme="minorHAnsi" w:cstheme="minorBidi"/>
        </w:rPr>
      </w:pPr>
      <w:r>
        <w:t xml:space="preserve">Cause </w:t>
      </w:r>
      <w:r w:rsidR="00D45A33">
        <w:t>FD Profile</w:t>
      </w:r>
      <w:r>
        <w:t xml:space="preserve"> data in the FD to be sent (if capable):</w:t>
      </w:r>
    </w:p>
    <w:p w14:paraId="56B01A33" w14:textId="11B2C5A0" w:rsidR="004E57D4" w:rsidRPr="00163DC5" w:rsidRDefault="004E57D4" w:rsidP="004E57D4">
      <w:pPr>
        <w:pStyle w:val="Code"/>
      </w:pPr>
      <w:r w:rsidRPr="00163DC5">
        <w:tab/>
        <w:t>{</w:t>
      </w:r>
      <w:r w:rsidRPr="00625321">
        <w:rPr>
          <w:color w:val="C45911" w:themeColor="accent2" w:themeShade="BF"/>
        </w:rPr>
        <w:t>"config"</w:t>
      </w:r>
      <w:r w:rsidRPr="00163DC5">
        <w:t>:"profile"}</w:t>
      </w:r>
    </w:p>
    <w:p w14:paraId="3CEA09FE" w14:textId="77777777" w:rsidR="004E57D4" w:rsidRDefault="004E57D4" w:rsidP="004E57D4">
      <w:pPr>
        <w:pStyle w:val="Bullet"/>
        <w:rPr>
          <w:rFonts w:asciiTheme="minorHAnsi" w:hAnsiTheme="minorHAnsi" w:cstheme="minorBidi"/>
        </w:rPr>
      </w:pPr>
      <w:r>
        <w:t>Cause configuration data in the FD to be sent.</w:t>
      </w:r>
    </w:p>
    <w:p w14:paraId="798E2B96" w14:textId="125455C2" w:rsidR="004E57D4" w:rsidRPr="00163DC5" w:rsidRDefault="004E57D4" w:rsidP="004E57D4">
      <w:pPr>
        <w:pStyle w:val="Code"/>
      </w:pPr>
      <w:r w:rsidRPr="00163DC5">
        <w:tab/>
        <w:t>{</w:t>
      </w:r>
      <w:r w:rsidRPr="00625321">
        <w:rPr>
          <w:color w:val="C45911" w:themeColor="accent2" w:themeShade="BF"/>
        </w:rPr>
        <w:t>"config"</w:t>
      </w:r>
      <w:r w:rsidRPr="00163DC5">
        <w:t>:"configuration"}</w:t>
      </w:r>
    </w:p>
    <w:p w14:paraId="3DD367CD" w14:textId="3563DC1F" w:rsidR="004E57D4" w:rsidRDefault="00897F88" w:rsidP="001725CA">
      <w:pPr>
        <w:pStyle w:val="Heading3"/>
      </w:pPr>
      <w:bookmarkStart w:id="1248" w:name="_Toc156487361"/>
      <w:bookmarkStart w:id="1249" w:name="_Toc172098981"/>
      <w:r>
        <w:t xml:space="preserve">Maintaining </w:t>
      </w:r>
      <w:bookmarkEnd w:id="1248"/>
      <w:r w:rsidR="0012344C">
        <w:t>time</w:t>
      </w:r>
      <w:bookmarkEnd w:id="1249"/>
    </w:p>
    <w:p w14:paraId="6C4698BD" w14:textId="4C24B4AA" w:rsidR="00897F88" w:rsidRDefault="00897F88" w:rsidP="00897F88">
      <w:pPr>
        <w:pStyle w:val="BodyText"/>
        <w:rPr>
          <w:rFonts w:asciiTheme="minorHAnsi" w:hAnsiTheme="minorHAnsi"/>
        </w:rPr>
      </w:pPr>
      <w:r>
        <w:t xml:space="preserve">Where there is no better alternative to setting the time on </w:t>
      </w:r>
      <w:r w:rsidR="00D45A33">
        <w:t>an FD</w:t>
      </w:r>
      <w:r>
        <w:t>, this optional part of the protocol provides a simple but low accuracy method.</w:t>
      </w:r>
    </w:p>
    <w:p w14:paraId="6B5E77D4" w14:textId="1AE01AA2" w:rsidR="00897F88" w:rsidRDefault="00897F88" w:rsidP="00897F88">
      <w:pPr>
        <w:pStyle w:val="BodyText"/>
      </w:pPr>
      <w:r>
        <w:t>If supported by both SA and FD (as specified in</w:t>
      </w:r>
      <w:r w:rsidR="00D45A33">
        <w:t xml:space="preserve"> the</w:t>
      </w:r>
      <w:r>
        <w:t xml:space="preserve"> </w:t>
      </w:r>
      <w:r w:rsidR="00D45A33">
        <w:t>FD Profile</w:t>
      </w:r>
      <w:r>
        <w:t xml:space="preserve"> and SA Profile), the SA may send a message to the FD to set its clock. Alternatively, the device may request the SA time. Support is to be indicated in the </w:t>
      </w:r>
      <w:r w:rsidR="00D45A33">
        <w:t>FD Profile</w:t>
      </w:r>
      <w:r>
        <w:t xml:space="preserve"> data of SA and FD. </w:t>
      </w:r>
    </w:p>
    <w:p w14:paraId="37EB25EC" w14:textId="4FB555EC" w:rsidR="00897F88" w:rsidRDefault="00897F88" w:rsidP="00897F88">
      <w:pPr>
        <w:pStyle w:val="BodyText"/>
        <w:rPr>
          <w:rFonts w:asciiTheme="minorHAnsi" w:hAnsiTheme="minorHAnsi"/>
        </w:rPr>
      </w:pPr>
      <w:r>
        <w:t xml:space="preserve">This method uses an exchange of messages to gather a  time difference between FD and </w:t>
      </w:r>
      <w:r w:rsidDel="004F2116">
        <w:t>SA</w:t>
      </w:r>
      <w:r w:rsidR="004F2116">
        <w:t xml:space="preserve"> and</w:t>
      </w:r>
      <w:r>
        <w:t xml:space="preserve"> allow the FD to set the time if appropriate. If the FD requires its clock to be </w:t>
      </w:r>
      <w:r>
        <w:lastRenderedPageBreak/>
        <w:t xml:space="preserve">set, it can indicate this in the </w:t>
      </w:r>
      <w:r w:rsidR="004133D9">
        <w:t>status</w:t>
      </w:r>
      <w:r>
        <w:t xml:space="preserve"> message. The SA is responsible for determining when the clock is to be set, whether this is to a timed schedule or not.</w:t>
      </w:r>
    </w:p>
    <w:p w14:paraId="564BA4D1" w14:textId="360E828C" w:rsidR="007B1287" w:rsidRDefault="007B1287" w:rsidP="00897F88">
      <w:pPr>
        <w:pStyle w:val="BodyText"/>
      </w:pPr>
      <w:r>
        <w:t>There are two ways to set time described in these two following sections:</w:t>
      </w:r>
    </w:p>
    <w:p w14:paraId="2345B035" w14:textId="10CD1D09" w:rsidR="007B1287" w:rsidRDefault="007B1287" w:rsidP="00320399">
      <w:pPr>
        <w:pStyle w:val="Heading4"/>
      </w:pPr>
      <w:r>
        <w:t>From the status message</w:t>
      </w:r>
    </w:p>
    <w:p w14:paraId="4177E5E4" w14:textId="6D571949" w:rsidR="00E705B0" w:rsidRDefault="00E705B0" w:rsidP="00897F88">
      <w:pPr>
        <w:pStyle w:val="BodyText"/>
      </w:pPr>
      <w:r>
        <w:t>When the SA receives a status message which contains the time</w:t>
      </w:r>
      <w:r w:rsidR="007B1287">
        <w:t xml:space="preserve"> and the timeReq value is true, the SA responds by sending a setclock message.</w:t>
      </w:r>
    </w:p>
    <w:p w14:paraId="34F72E87" w14:textId="11CC6758" w:rsidR="007B1287" w:rsidRDefault="007B1287" w:rsidP="007B1287">
      <w:pPr>
        <w:pStyle w:val="BodyText"/>
        <w:rPr>
          <w:rFonts w:asciiTheme="minorHAnsi" w:hAnsiTheme="minorHAnsi"/>
        </w:rPr>
      </w:pPr>
      <w:r>
        <w:t>The FD retains the last sent time in the status message. The FD can verify its own sent time was received and then set its own clock, if satisfied that the get/set interval indicates the clock can be set reliably.</w:t>
      </w:r>
    </w:p>
    <w:p w14:paraId="09C0C32B" w14:textId="77777777" w:rsidR="007B1287" w:rsidRPr="00272391" w:rsidRDefault="007B1287" w:rsidP="007B1287">
      <w:pPr>
        <w:pStyle w:val="BodyText"/>
        <w:rPr>
          <w:rFonts w:ascii="Courier New" w:hAnsi="Courier New" w:cs="Courier New"/>
        </w:rPr>
      </w:pPr>
      <w:r w:rsidRPr="00272391">
        <w:rPr>
          <w:rFonts w:ascii="Courier New" w:hAnsi="Courier New" w:cs="Courier New"/>
        </w:rPr>
        <w:t>[UUID]/DOWN/setclock</w:t>
      </w:r>
    </w:p>
    <w:p w14:paraId="430BFF18" w14:textId="77777777" w:rsidR="007B1287" w:rsidRPr="00163DC5" w:rsidRDefault="007B1287" w:rsidP="007B1287">
      <w:pPr>
        <w:pStyle w:val="Code"/>
      </w:pPr>
      <w:r w:rsidRPr="00163DC5">
        <w:tab/>
        <w:t>{</w:t>
      </w:r>
      <w:r w:rsidRPr="008E293D">
        <w:rPr>
          <w:color w:val="C45911" w:themeColor="accent2" w:themeShade="BF"/>
        </w:rPr>
        <w:t>"sa"</w:t>
      </w:r>
      <w:r w:rsidRPr="00163DC5">
        <w:t>:1694695039000,</w:t>
      </w:r>
    </w:p>
    <w:p w14:paraId="3E461795" w14:textId="77777777" w:rsidR="007B1287" w:rsidRPr="00163DC5" w:rsidRDefault="007B1287" w:rsidP="007B1287">
      <w:pPr>
        <w:pStyle w:val="Code"/>
      </w:pPr>
      <w:r w:rsidRPr="00163DC5">
        <w:tab/>
      </w:r>
      <w:r w:rsidRPr="008E293D">
        <w:rPr>
          <w:color w:val="C45911" w:themeColor="accent2" w:themeShade="BF"/>
        </w:rPr>
        <w:t>"fd"</w:t>
      </w:r>
      <w:r w:rsidRPr="00163DC5">
        <w:t>:1694695035000}</w:t>
      </w:r>
    </w:p>
    <w:p w14:paraId="22037D22" w14:textId="77777777" w:rsidR="007B1287" w:rsidRDefault="007B1287" w:rsidP="007B1287">
      <w:pPr>
        <w:pStyle w:val="BodyText"/>
      </w:pPr>
    </w:p>
    <w:p w14:paraId="1D9D9133" w14:textId="77777777" w:rsidR="007B1287" w:rsidRDefault="007B1287" w:rsidP="00897F88">
      <w:pPr>
        <w:pStyle w:val="BodyText"/>
      </w:pPr>
    </w:p>
    <w:p w14:paraId="2B48C080" w14:textId="234F1B74" w:rsidR="007B1287" w:rsidRDefault="007B1287" w:rsidP="00320399">
      <w:pPr>
        <w:pStyle w:val="Heading4"/>
      </w:pPr>
      <w:r>
        <w:t>From an SA request</w:t>
      </w:r>
    </w:p>
    <w:p w14:paraId="531AAB1F" w14:textId="0CF1975F" w:rsidR="00897F88" w:rsidRDefault="00897F88" w:rsidP="00897F88">
      <w:pPr>
        <w:pStyle w:val="BodyText"/>
      </w:pPr>
      <w:r>
        <w:t>If the SA is to set the clock</w:t>
      </w:r>
      <w:r w:rsidR="00E705B0">
        <w:t xml:space="preserve"> independently of receiving a status message</w:t>
      </w:r>
      <w:r>
        <w:t>, it sends:</w:t>
      </w:r>
    </w:p>
    <w:p w14:paraId="5B2BDEC2" w14:textId="77777777" w:rsidR="00897F88" w:rsidRPr="00272391" w:rsidRDefault="00897F88" w:rsidP="00272391">
      <w:pPr>
        <w:pStyle w:val="BodyText"/>
        <w:rPr>
          <w:rFonts w:ascii="Courier New" w:hAnsi="Courier New" w:cs="Courier New"/>
        </w:rPr>
      </w:pPr>
      <w:r w:rsidRPr="00272391">
        <w:rPr>
          <w:rFonts w:ascii="Courier New" w:hAnsi="Courier New" w:cs="Courier New"/>
        </w:rPr>
        <w:t>[UUID]/DOWN/setclock</w:t>
      </w:r>
    </w:p>
    <w:p w14:paraId="3D0D9B02" w14:textId="5F62B7A3" w:rsidR="00897F88" w:rsidRDefault="00897F88" w:rsidP="00897F88">
      <w:pPr>
        <w:pStyle w:val="BodyText"/>
        <w:rPr>
          <w:rFonts w:asciiTheme="minorHAnsi" w:hAnsiTheme="minorHAnsi" w:cstheme="minorBidi"/>
        </w:rPr>
      </w:pPr>
      <w:r>
        <w:t>The QoS is 0, and the message is the SA’s current time:</w:t>
      </w:r>
    </w:p>
    <w:p w14:paraId="4E007018" w14:textId="23DEE8C0" w:rsidR="00897F88" w:rsidRPr="00163DC5" w:rsidRDefault="00897F88" w:rsidP="00897F88">
      <w:pPr>
        <w:pStyle w:val="Code"/>
      </w:pPr>
      <w:r w:rsidRPr="00163DC5">
        <w:tab/>
        <w:t>{</w:t>
      </w:r>
      <w:r w:rsidRPr="008E293D">
        <w:rPr>
          <w:color w:val="C45911" w:themeColor="accent2" w:themeShade="BF"/>
        </w:rPr>
        <w:t>"sa"</w:t>
      </w:r>
      <w:r w:rsidRPr="00163DC5">
        <w:t>:1694695032000}</w:t>
      </w:r>
    </w:p>
    <w:p w14:paraId="3D70E3DD" w14:textId="77777777" w:rsidR="00897F88" w:rsidRDefault="00897F88" w:rsidP="00897F88">
      <w:pPr>
        <w:pStyle w:val="BodyText"/>
      </w:pPr>
    </w:p>
    <w:p w14:paraId="01D936CB" w14:textId="523E5C89" w:rsidR="00897F88" w:rsidRDefault="00897F88" w:rsidP="00897F88">
      <w:pPr>
        <w:pStyle w:val="BodyText"/>
        <w:rPr>
          <w:rFonts w:asciiTheme="minorHAnsi" w:hAnsiTheme="minorHAnsi" w:cstheme="minorBidi"/>
        </w:rPr>
      </w:pPr>
      <w:r>
        <w:t xml:space="preserve">The FD may receive this message at some time later, and so it would not use this time. It responds with its own clock request as below. </w:t>
      </w:r>
    </w:p>
    <w:p w14:paraId="0517B6B5" w14:textId="77777777" w:rsidR="00897F88" w:rsidRPr="00272391" w:rsidRDefault="00897F88" w:rsidP="00272391">
      <w:pPr>
        <w:pStyle w:val="BodyText"/>
        <w:rPr>
          <w:rFonts w:ascii="Courier New" w:hAnsi="Courier New" w:cs="Courier New"/>
        </w:rPr>
      </w:pPr>
      <w:r w:rsidRPr="00272391">
        <w:rPr>
          <w:rFonts w:ascii="Courier New" w:hAnsi="Courier New" w:cs="Courier New"/>
        </w:rPr>
        <w:t>[UUID]/UP/getclock</w:t>
      </w:r>
    </w:p>
    <w:p w14:paraId="79C8F0A1" w14:textId="779E5C02" w:rsidR="00897F88" w:rsidRDefault="00897F88" w:rsidP="00897F88">
      <w:pPr>
        <w:pStyle w:val="BodyText"/>
        <w:rPr>
          <w:rFonts w:asciiTheme="minorHAnsi" w:hAnsiTheme="minorHAnsi" w:cstheme="minorBidi"/>
        </w:rPr>
      </w:pPr>
      <w:r>
        <w:t>With the content:</w:t>
      </w:r>
    </w:p>
    <w:p w14:paraId="2CC44E23" w14:textId="50902221" w:rsidR="00897F88" w:rsidRPr="00163DC5" w:rsidRDefault="00897F88" w:rsidP="00897F88">
      <w:pPr>
        <w:pStyle w:val="Code"/>
      </w:pPr>
      <w:r w:rsidRPr="00163DC5">
        <w:tab/>
        <w:t>{</w:t>
      </w:r>
      <w:r w:rsidRPr="008E293D">
        <w:rPr>
          <w:color w:val="C45911" w:themeColor="accent2" w:themeShade="BF"/>
        </w:rPr>
        <w:t>"sa"</w:t>
      </w:r>
      <w:r w:rsidRPr="00163DC5">
        <w:t>:1694695032000,</w:t>
      </w:r>
    </w:p>
    <w:p w14:paraId="01F65070" w14:textId="447A2707" w:rsidR="00897F88" w:rsidRPr="00163DC5" w:rsidRDefault="00897F88" w:rsidP="00897F88">
      <w:pPr>
        <w:pStyle w:val="Code"/>
      </w:pPr>
      <w:r w:rsidRPr="00163DC5">
        <w:tab/>
      </w:r>
      <w:r w:rsidRPr="008E293D">
        <w:rPr>
          <w:color w:val="C45911" w:themeColor="accent2" w:themeShade="BF"/>
        </w:rPr>
        <w:t>"fd"</w:t>
      </w:r>
      <w:r w:rsidRPr="00163DC5">
        <w:t>:1694695035000}</w:t>
      </w:r>
    </w:p>
    <w:p w14:paraId="38A9CB97" w14:textId="77777777" w:rsidR="00897F88" w:rsidRDefault="00897F88" w:rsidP="00897F88">
      <w:pPr>
        <w:pStyle w:val="BodyText"/>
      </w:pPr>
    </w:p>
    <w:p w14:paraId="3C97D41B" w14:textId="7E070F95" w:rsidR="00897F88" w:rsidRDefault="00897F88" w:rsidP="00897F88">
      <w:pPr>
        <w:pStyle w:val="BodyText"/>
        <w:rPr>
          <w:rFonts w:asciiTheme="minorHAnsi" w:hAnsiTheme="minorHAnsi"/>
        </w:rPr>
      </w:pPr>
      <w:r>
        <w:t>The FD use</w:t>
      </w:r>
      <w:r w:rsidR="00AC202F">
        <w:t>s</w:t>
      </w:r>
      <w:r>
        <w:t xml:space="preserve"> the received </w:t>
      </w:r>
      <w:r w:rsidR="00885228">
        <w:t>SA</w:t>
      </w:r>
      <w:r>
        <w:t xml:space="preserve">’s time within this message. If the </w:t>
      </w:r>
      <w:r w:rsidR="00885228">
        <w:t>SA</w:t>
      </w:r>
      <w:r>
        <w:t xml:space="preserve"> receives this message and identifies the same </w:t>
      </w:r>
      <w:r w:rsidR="00885228">
        <w:t>SA</w:t>
      </w:r>
      <w:r>
        <w:t xml:space="preserve"> time within the message, it repeat</w:t>
      </w:r>
      <w:r w:rsidR="00AC202F">
        <w:t>s</w:t>
      </w:r>
      <w:r>
        <w:t xml:space="preserve"> its </w:t>
      </w:r>
      <w:r w:rsidRPr="004C7FEF">
        <w:rPr>
          <w:rFonts w:ascii="Courier New" w:hAnsi="Courier New" w:cs="Courier New"/>
        </w:rPr>
        <w:t>setclock</w:t>
      </w:r>
      <w:r>
        <w:t xml:space="preserve"> message with a new time and the last time sent by the </w:t>
      </w:r>
      <w:r w:rsidR="00885228">
        <w:t>FD</w:t>
      </w:r>
      <w:r>
        <w:t xml:space="preserve">. The </w:t>
      </w:r>
      <w:r w:rsidR="00885228">
        <w:t>FD</w:t>
      </w:r>
      <w:r>
        <w:t xml:space="preserve"> </w:t>
      </w:r>
      <w:r w:rsidR="004C7FEF">
        <w:t>can</w:t>
      </w:r>
      <w:r>
        <w:t xml:space="preserve"> then verify its own sent time was received and then set its own clock</w:t>
      </w:r>
      <w:r w:rsidR="004C7FEF">
        <w:t>,</w:t>
      </w:r>
      <w:r>
        <w:t xml:space="preserve"> if satisfied that the get/set interval indicates the clock </w:t>
      </w:r>
      <w:r w:rsidR="004C7FEF">
        <w:t>can</w:t>
      </w:r>
      <w:r>
        <w:t xml:space="preserve"> be set reliably.</w:t>
      </w:r>
    </w:p>
    <w:p w14:paraId="2D3D812D" w14:textId="77777777" w:rsidR="004C7FEF" w:rsidRPr="00272391" w:rsidRDefault="004C7FEF" w:rsidP="00272391">
      <w:pPr>
        <w:pStyle w:val="BodyText"/>
        <w:rPr>
          <w:rFonts w:ascii="Courier New" w:hAnsi="Courier New" w:cs="Courier New"/>
        </w:rPr>
      </w:pPr>
      <w:r w:rsidRPr="00272391">
        <w:rPr>
          <w:rFonts w:ascii="Courier New" w:hAnsi="Courier New" w:cs="Courier New"/>
        </w:rPr>
        <w:t>[UUID]/DOWN/setclock</w:t>
      </w:r>
    </w:p>
    <w:p w14:paraId="2B91793C" w14:textId="62AB6B7B" w:rsidR="004C7FEF" w:rsidRPr="00163DC5" w:rsidRDefault="004C7FEF" w:rsidP="004C7FEF">
      <w:pPr>
        <w:pStyle w:val="Code"/>
      </w:pPr>
      <w:r w:rsidRPr="00163DC5">
        <w:tab/>
        <w:t>{</w:t>
      </w:r>
      <w:r w:rsidRPr="008E293D">
        <w:rPr>
          <w:color w:val="C45911" w:themeColor="accent2" w:themeShade="BF"/>
        </w:rPr>
        <w:t>"sa"</w:t>
      </w:r>
      <w:r w:rsidRPr="00163DC5">
        <w:t>:1694695039000,</w:t>
      </w:r>
    </w:p>
    <w:p w14:paraId="06E4BD21" w14:textId="654733E2" w:rsidR="004C7FEF" w:rsidRPr="00163DC5" w:rsidRDefault="004C7FEF" w:rsidP="004C7FEF">
      <w:pPr>
        <w:pStyle w:val="Code"/>
      </w:pPr>
      <w:r w:rsidRPr="00163DC5">
        <w:tab/>
      </w:r>
      <w:r w:rsidRPr="008E293D">
        <w:rPr>
          <w:color w:val="C45911" w:themeColor="accent2" w:themeShade="BF"/>
        </w:rPr>
        <w:t>"fd"</w:t>
      </w:r>
      <w:r w:rsidRPr="00163DC5">
        <w:t>:1694695035000}</w:t>
      </w:r>
    </w:p>
    <w:p w14:paraId="770746B9" w14:textId="77777777" w:rsidR="004C7FEF" w:rsidRDefault="004C7FEF" w:rsidP="004C7FEF">
      <w:pPr>
        <w:pStyle w:val="BodyText"/>
      </w:pPr>
    </w:p>
    <w:p w14:paraId="14C4C490" w14:textId="77777777" w:rsidR="007B1287" w:rsidRDefault="007B1287" w:rsidP="004C7FEF">
      <w:pPr>
        <w:pStyle w:val="BodyText"/>
      </w:pPr>
    </w:p>
    <w:p w14:paraId="471F8B26" w14:textId="7AAE27C8" w:rsidR="004C7FEF" w:rsidRDefault="007B1287" w:rsidP="004C7FEF">
      <w:pPr>
        <w:pStyle w:val="BodyText"/>
      </w:pPr>
      <w:r>
        <w:t>In each of the above two cases t</w:t>
      </w:r>
      <w:r w:rsidR="004C7FEF">
        <w:t xml:space="preserve">he </w:t>
      </w:r>
      <w:r w:rsidR="00885228">
        <w:t>SA</w:t>
      </w:r>
      <w:r w:rsidR="004C7FEF">
        <w:t xml:space="preserve"> and </w:t>
      </w:r>
      <w:r w:rsidR="00885228">
        <w:t>FD</w:t>
      </w:r>
      <w:r w:rsidR="004C7FEF">
        <w:t xml:space="preserve"> each use their own time tolerance figures to determine whether the times are:</w:t>
      </w:r>
    </w:p>
    <w:p w14:paraId="621CDE9E" w14:textId="0FF512A9" w:rsidR="004C7FEF" w:rsidRDefault="004C7FEF" w:rsidP="004C7FEF">
      <w:pPr>
        <w:pStyle w:val="Listnumbersindent"/>
      </w:pPr>
      <w:r>
        <w:t xml:space="preserve"> Different enough to require a change.</w:t>
      </w:r>
    </w:p>
    <w:p w14:paraId="53ACBC0B" w14:textId="1C57D253" w:rsidR="004C7FEF" w:rsidRDefault="004C7FEF" w:rsidP="004C7FEF">
      <w:pPr>
        <w:pStyle w:val="Listnumbersindent"/>
        <w:rPr>
          <w:rFonts w:asciiTheme="minorHAnsi" w:hAnsiTheme="minorHAnsi"/>
        </w:rPr>
      </w:pPr>
      <w:r>
        <w:t>Received in a short time which indicates both parties and communicating in near real-time.</w:t>
      </w:r>
      <w:r w:rsidR="000163A5">
        <w:t xml:space="preserve"> </w:t>
      </w:r>
      <w:r w:rsidR="000163A5" w:rsidRPr="00BA7567">
        <w:t>What constitutes a sufficiently short time is implementation-specific</w:t>
      </w:r>
      <w:r w:rsidR="000769D0" w:rsidRPr="00BA7567">
        <w:t>.</w:t>
      </w:r>
    </w:p>
    <w:p w14:paraId="5B0E516C" w14:textId="06B1264B" w:rsidR="00897F88" w:rsidRDefault="004C7FEF" w:rsidP="001725CA">
      <w:pPr>
        <w:pStyle w:val="Heading2"/>
      </w:pPr>
      <w:bookmarkStart w:id="1250" w:name="_Toc156487362"/>
      <w:bookmarkStart w:id="1251" w:name="_Toc172098982"/>
      <w:r>
        <w:lastRenderedPageBreak/>
        <w:t xml:space="preserve">Communications, QoS, </w:t>
      </w:r>
      <w:bookmarkEnd w:id="1250"/>
      <w:r w:rsidR="0012344C">
        <w:t>retention</w:t>
      </w:r>
      <w:bookmarkEnd w:id="1251"/>
    </w:p>
    <w:p w14:paraId="48A88406" w14:textId="2CDF5ECE" w:rsidR="004C7FEF" w:rsidRDefault="004C7FEF" w:rsidP="004C7FEF">
      <w:pPr>
        <w:pStyle w:val="BodyText"/>
        <w:rPr>
          <w:rFonts w:asciiTheme="minorHAnsi" w:hAnsiTheme="minorHAnsi"/>
        </w:rPr>
      </w:pPr>
      <w:r>
        <w:t xml:space="preserve">Refer to </w:t>
      </w:r>
      <w:r w:rsidR="00DF632F">
        <w:t xml:space="preserve">Appendix </w:t>
      </w:r>
      <w:r w:rsidR="00A05E87" w:rsidRPr="00A05E87">
        <w:rPr>
          <w:rStyle w:val="Crossreference"/>
        </w:rPr>
        <w:fldChar w:fldCharType="begin"/>
      </w:r>
      <w:r w:rsidR="00A05E87" w:rsidRPr="00A05E87">
        <w:rPr>
          <w:rStyle w:val="Crossreference"/>
        </w:rPr>
        <w:instrText xml:space="preserve"> REF _Ref161827497 \w \h </w:instrText>
      </w:r>
      <w:r w:rsidR="00A05E87">
        <w:rPr>
          <w:rStyle w:val="Crossreference"/>
        </w:rPr>
        <w:instrText xml:space="preserve"> \* MERGEFORMAT </w:instrText>
      </w:r>
      <w:r w:rsidR="00A05E87" w:rsidRPr="00A05E87">
        <w:rPr>
          <w:rStyle w:val="Crossreference"/>
        </w:rPr>
      </w:r>
      <w:r w:rsidR="00A05E87" w:rsidRPr="00A05E87">
        <w:rPr>
          <w:rStyle w:val="Crossreference"/>
        </w:rPr>
        <w:fldChar w:fldCharType="separate"/>
      </w:r>
      <w:r w:rsidR="00B95831">
        <w:rPr>
          <w:rStyle w:val="Crossreference"/>
        </w:rPr>
        <w:t>B</w:t>
      </w:r>
      <w:r w:rsidR="00A05E87" w:rsidRPr="00A05E87">
        <w:rPr>
          <w:rStyle w:val="Crossreference"/>
        </w:rPr>
        <w:fldChar w:fldCharType="end"/>
      </w:r>
      <w:r>
        <w:t xml:space="preserve"> for a summary by topic of the names, quality of service and retention attributes to be used.</w:t>
      </w:r>
    </w:p>
    <w:p w14:paraId="149A261C" w14:textId="77777777" w:rsidR="004C7FEF" w:rsidRPr="004C7FEF" w:rsidRDefault="004C7FEF" w:rsidP="004C7FEF">
      <w:pPr>
        <w:pStyle w:val="BodyText"/>
      </w:pPr>
    </w:p>
    <w:p w14:paraId="0586B0FE" w14:textId="5F6B3511" w:rsidR="001729FB" w:rsidRDefault="001729FB" w:rsidP="001729FB">
      <w:pPr>
        <w:pStyle w:val="Heading1"/>
      </w:pPr>
      <w:bookmarkStart w:id="1252" w:name="_Toc172098983"/>
      <w:r>
        <w:lastRenderedPageBreak/>
        <w:t>Fi</w:t>
      </w:r>
      <w:r w:rsidR="00C9038A">
        <w:t>el</w:t>
      </w:r>
      <w:r>
        <w:t xml:space="preserve">d </w:t>
      </w:r>
      <w:r w:rsidR="0012344C">
        <w:t>device</w:t>
      </w:r>
      <w:r>
        <w:t xml:space="preserve"> lifecycle</w:t>
      </w:r>
      <w:bookmarkEnd w:id="1252"/>
    </w:p>
    <w:p w14:paraId="63CC4D64" w14:textId="7DC75DBC" w:rsidR="004C7FEF" w:rsidRDefault="00272391" w:rsidP="004C7FEF">
      <w:pPr>
        <w:pStyle w:val="BodyText"/>
      </w:pPr>
      <w:r w:rsidRPr="00272391">
        <w:rPr>
          <w:rStyle w:val="Crossreference"/>
        </w:rPr>
        <w:fldChar w:fldCharType="begin"/>
      </w:r>
      <w:r w:rsidRPr="00272391">
        <w:rPr>
          <w:rStyle w:val="Crossreference"/>
        </w:rPr>
        <w:instrText xml:space="preserve"> REF _Ref161393121 \h </w:instrText>
      </w:r>
      <w:r>
        <w:rPr>
          <w:rStyle w:val="Crossreference"/>
        </w:rPr>
        <w:instrText xml:space="preserve"> \* MERGEFORMAT </w:instrText>
      </w:r>
      <w:r w:rsidRPr="00272391">
        <w:rPr>
          <w:rStyle w:val="Crossreference"/>
        </w:rPr>
      </w:r>
      <w:r w:rsidRPr="00272391">
        <w:rPr>
          <w:rStyle w:val="Crossreference"/>
        </w:rPr>
        <w:fldChar w:fldCharType="separate"/>
      </w:r>
      <w:ins w:id="1253" w:author="Gavin Rawson" w:date="2024-07-17T08:57:00Z" w16du:dateUtc="2024-07-17T07:57:00Z">
        <w:r w:rsidR="00B95831" w:rsidRPr="00B95831">
          <w:rPr>
            <w:rStyle w:val="Crossreference"/>
            <w:rPrChange w:id="1254" w:author="Gavin Rawson" w:date="2024-07-17T08:57:00Z" w16du:dateUtc="2024-07-17T07:57:00Z">
              <w:rPr/>
            </w:rPrChange>
          </w:rPr>
          <w:t xml:space="preserve">Figure </w:t>
        </w:r>
        <w:r w:rsidR="00B95831" w:rsidRPr="00B95831">
          <w:rPr>
            <w:rStyle w:val="Crossreference"/>
            <w:rPrChange w:id="1255" w:author="Gavin Rawson" w:date="2024-07-17T08:57:00Z" w16du:dateUtc="2024-07-17T07:57:00Z">
              <w:rPr>
                <w:noProof/>
              </w:rPr>
            </w:rPrChange>
          </w:rPr>
          <w:t>12</w:t>
        </w:r>
      </w:ins>
      <w:del w:id="1256" w:author="Gavin Rawson" w:date="2024-07-15T12:48:00Z" w16du:dateUtc="2024-07-15T11:48:00Z">
        <w:r w:rsidR="002B16D9" w:rsidRPr="00041655" w:rsidDel="00461D1E">
          <w:rPr>
            <w:rStyle w:val="Crossreference"/>
          </w:rPr>
          <w:delText>Figure 12</w:delText>
        </w:r>
      </w:del>
      <w:r w:rsidRPr="00272391">
        <w:rPr>
          <w:rStyle w:val="Crossreference"/>
        </w:rPr>
        <w:fldChar w:fldCharType="end"/>
      </w:r>
      <w:r w:rsidR="004C7FEF">
        <w:t xml:space="preserve"> shows the connection state model</w:t>
      </w:r>
      <w:r w:rsidR="00192A13">
        <w:t>.</w:t>
      </w:r>
    </w:p>
    <w:p w14:paraId="63C714A0" w14:textId="326F2A31" w:rsidR="005339AC" w:rsidRDefault="005339AC" w:rsidP="005339AC">
      <w:pPr>
        <w:pStyle w:val="NormalWeb"/>
        <w:jc w:val="center"/>
      </w:pPr>
      <w:r>
        <w:rPr>
          <w:noProof/>
        </w:rPr>
        <w:drawing>
          <wp:inline distT="0" distB="0" distL="0" distR="0" wp14:anchorId="6C506888" wp14:editId="129A63D2">
            <wp:extent cx="5883733" cy="3869938"/>
            <wp:effectExtent l="0" t="0" r="3175" b="0"/>
            <wp:docPr id="1161714327"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14327" name="Picture 9" descr="A diagram of a diagram&#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89732" cy="3873884"/>
                    </a:xfrm>
                    <a:prstGeom prst="rect">
                      <a:avLst/>
                    </a:prstGeom>
                    <a:noFill/>
                    <a:ln>
                      <a:noFill/>
                    </a:ln>
                  </pic:spPr>
                </pic:pic>
              </a:graphicData>
            </a:graphic>
          </wp:inline>
        </w:drawing>
      </w:r>
    </w:p>
    <w:p w14:paraId="6E5ABA0B" w14:textId="4936C90D" w:rsidR="00272391" w:rsidRDefault="00272391" w:rsidP="00272391">
      <w:pPr>
        <w:pStyle w:val="Caption"/>
      </w:pPr>
      <w:bookmarkStart w:id="1257" w:name="_Ref161393121"/>
      <w:bookmarkStart w:id="1258" w:name="_Toc170288639"/>
      <w:r>
        <w:t xml:space="preserve">Figure </w:t>
      </w:r>
      <w:r>
        <w:fldChar w:fldCharType="begin"/>
      </w:r>
      <w:r>
        <w:instrText xml:space="preserve"> SEQ Figure \* ARABIC </w:instrText>
      </w:r>
      <w:r>
        <w:fldChar w:fldCharType="separate"/>
      </w:r>
      <w:r w:rsidR="00B95831">
        <w:rPr>
          <w:noProof/>
        </w:rPr>
        <w:t>12</w:t>
      </w:r>
      <w:r>
        <w:rPr>
          <w:noProof/>
        </w:rPr>
        <w:fldChar w:fldCharType="end"/>
      </w:r>
      <w:bookmarkEnd w:id="1257"/>
      <w:r>
        <w:tab/>
        <w:t>Connection state model</w:t>
      </w:r>
      <w:bookmarkEnd w:id="1258"/>
    </w:p>
    <w:p w14:paraId="7AD67735" w14:textId="33C443E5" w:rsidR="00272391" w:rsidRDefault="00272391" w:rsidP="00272391">
      <w:pPr>
        <w:pStyle w:val="BodyText"/>
        <w:rPr>
          <w:rFonts w:asciiTheme="minorHAnsi" w:hAnsiTheme="minorHAnsi"/>
        </w:rPr>
      </w:pPr>
      <w:r>
        <w:t xml:space="preserve">The </w:t>
      </w:r>
      <w:r w:rsidR="004133D9">
        <w:t>status message</w:t>
      </w:r>
      <w:r>
        <w:t xml:space="preserve"> block gives the status information needed for the sections below. This includes the Node ID which can be configured locally to the </w:t>
      </w:r>
      <w:r w:rsidR="00885228">
        <w:t>FD</w:t>
      </w:r>
      <w:r>
        <w:t xml:space="preserve"> and aids device replacement.</w:t>
      </w:r>
    </w:p>
    <w:p w14:paraId="43AB08DE" w14:textId="55809C98" w:rsidR="00272391" w:rsidRDefault="00272391" w:rsidP="001725CA">
      <w:pPr>
        <w:pStyle w:val="Heading2"/>
      </w:pPr>
      <w:bookmarkStart w:id="1259" w:name="_Toc172098984"/>
      <w:r>
        <w:t>Status message</w:t>
      </w:r>
      <w:bookmarkEnd w:id="1259"/>
    </w:p>
    <w:p w14:paraId="0820F2A6" w14:textId="285750F5" w:rsidR="00272391" w:rsidRDefault="00272391" w:rsidP="00272391">
      <w:pPr>
        <w:pStyle w:val="BodyText"/>
        <w:rPr>
          <w:rFonts w:asciiTheme="minorHAnsi" w:hAnsiTheme="minorHAnsi"/>
        </w:rPr>
      </w:pPr>
      <w:r>
        <w:t xml:space="preserve">The </w:t>
      </w:r>
      <w:r w:rsidR="00885228">
        <w:t>FD</w:t>
      </w:r>
      <w:r>
        <w:t xml:space="preserve"> sends the </w:t>
      </w:r>
      <w:r w:rsidR="004133D9">
        <w:t>status message</w:t>
      </w:r>
      <w:r>
        <w:t xml:space="preserve"> on connection to the MQTT </w:t>
      </w:r>
      <w:r w:rsidR="004133D9">
        <w:t>Broker</w:t>
      </w:r>
      <w:r>
        <w:t>.</w:t>
      </w:r>
    </w:p>
    <w:p w14:paraId="73099082" w14:textId="6AD511E7" w:rsidR="00272391" w:rsidRDefault="00272391" w:rsidP="00272391">
      <w:pPr>
        <w:pStyle w:val="BodyText"/>
      </w:pPr>
      <w:r>
        <w:t xml:space="preserve">The </w:t>
      </w:r>
      <w:r w:rsidR="004133D9">
        <w:t>status message</w:t>
      </w:r>
      <w:r>
        <w:t xml:space="preserve"> for the protocol uses the Topic name:</w:t>
      </w:r>
    </w:p>
    <w:p w14:paraId="50F9D2FF" w14:textId="77777777" w:rsidR="00272391" w:rsidRPr="00272391" w:rsidRDefault="00272391" w:rsidP="00272391">
      <w:pPr>
        <w:pStyle w:val="BodyText"/>
        <w:rPr>
          <w:rFonts w:ascii="Courier New" w:hAnsi="Courier New" w:cs="Courier New"/>
        </w:rPr>
      </w:pPr>
      <w:r w:rsidRPr="00272391">
        <w:rPr>
          <w:rFonts w:ascii="Courier New" w:hAnsi="Courier New" w:cs="Courier New"/>
        </w:rPr>
        <w:t>[UUID]/UP/status</w:t>
      </w:r>
    </w:p>
    <w:p w14:paraId="1B205F93" w14:textId="77777777" w:rsidR="00272391" w:rsidRDefault="00272391" w:rsidP="00272391">
      <w:pPr>
        <w:pStyle w:val="BodyText"/>
      </w:pPr>
      <w:r>
        <w:t>The QoS is 2, RETAIN is 1.</w:t>
      </w:r>
    </w:p>
    <w:p w14:paraId="43FF4333" w14:textId="5C167932" w:rsidR="00272391" w:rsidRDefault="00272391" w:rsidP="00272391">
      <w:pPr>
        <w:pStyle w:val="BodyText"/>
      </w:pPr>
      <w:r>
        <w:t xml:space="preserve">The </w:t>
      </w:r>
      <w:r w:rsidR="004133D9">
        <w:t>status message</w:t>
      </w:r>
      <w:r>
        <w:t xml:space="preserve"> contains reference information about the Profile and Configuration version. It is sent on every connection, and when the data contained has changed. The </w:t>
      </w:r>
      <w:r w:rsidR="004133D9">
        <w:t>status message</w:t>
      </w:r>
      <w:r>
        <w:t xml:space="preserve"> refers to the following separate elements which are not part of the </w:t>
      </w:r>
      <w:r w:rsidR="004133D9">
        <w:t>status message</w:t>
      </w:r>
      <w:r>
        <w:t>:</w:t>
      </w:r>
    </w:p>
    <w:p w14:paraId="0234AE0F" w14:textId="22D40D07" w:rsidR="00272391" w:rsidRDefault="00272391" w:rsidP="00272391">
      <w:pPr>
        <w:pStyle w:val="Bullet"/>
        <w:rPr>
          <w:rFonts w:asciiTheme="minorHAnsi" w:hAnsiTheme="minorHAnsi"/>
        </w:rPr>
      </w:pPr>
      <w:r>
        <w:t>Field Device Profile</w:t>
      </w:r>
      <w:r>
        <w:br/>
        <w:t xml:space="preserve">This declares the capability of this range of physical devices. It lists all the available features including the way in which they may be configured. It does not include any configuration. It can be uploaded to the SA, not downloaded. The content of the </w:t>
      </w:r>
      <w:r w:rsidR="00D45A33">
        <w:t>FD Profile</w:t>
      </w:r>
      <w:r>
        <w:t xml:space="preserve"> may be a reference to a stored profile rather than the profile itself</w:t>
      </w:r>
      <w:r w:rsidR="00645551">
        <w:t xml:space="preserve">, </w:t>
      </w:r>
      <w:r>
        <w:t xml:space="preserve">in order to save bandwidth, in which case the </w:t>
      </w:r>
      <w:r w:rsidR="004133D9">
        <w:t>status message</w:t>
      </w:r>
      <w:r>
        <w:t xml:space="preserve"> contains that reference and there is no transmitted Device Profile message.</w:t>
      </w:r>
    </w:p>
    <w:p w14:paraId="3A0615E5" w14:textId="6235B937" w:rsidR="00272391" w:rsidRDefault="00272391" w:rsidP="00272391">
      <w:pPr>
        <w:pStyle w:val="Bullet"/>
      </w:pPr>
      <w:r>
        <w:lastRenderedPageBreak/>
        <w:t>Core Block(s)</w:t>
      </w:r>
      <w:r>
        <w:br/>
        <w:t>This can be the device firmware, a device configuration image, or separate application data</w:t>
      </w:r>
      <w:r w:rsidR="00645551">
        <w:t>,</w:t>
      </w:r>
      <w:r>
        <w:t xml:space="preserve"> and can consist of one or more opaque</w:t>
      </w:r>
      <w:r w:rsidR="00645551">
        <w:t xml:space="preserve">, </w:t>
      </w:r>
      <w:r>
        <w:t>usually binary</w:t>
      </w:r>
      <w:r w:rsidR="00645551">
        <w:t>,</w:t>
      </w:r>
      <w:r>
        <w:t xml:space="preserve"> images. These can be optionally uploaded or downloaded. The term block is used rather than file. An active property indicates the status of the block.</w:t>
      </w:r>
    </w:p>
    <w:p w14:paraId="1682BEA0" w14:textId="483D5740" w:rsidR="00272391" w:rsidRDefault="00272391" w:rsidP="00272391">
      <w:pPr>
        <w:pStyle w:val="Bullet"/>
      </w:pPr>
      <w:r>
        <w:t>Field Device Configuration</w:t>
      </w:r>
      <w:r>
        <w:br/>
        <w:t xml:space="preserve">This is a file which carries configuration data and is conformant to the capabilities of the </w:t>
      </w:r>
      <w:r w:rsidR="00D45A33">
        <w:t>FD Profile</w:t>
      </w:r>
      <w:r>
        <w:t>. This can be optionally uploaded or downloaded from SA to FD or FD to SA.</w:t>
      </w:r>
    </w:p>
    <w:p w14:paraId="515CFF38" w14:textId="40B6B31A" w:rsidR="00272391" w:rsidRDefault="00645551" w:rsidP="00272391">
      <w:pPr>
        <w:pStyle w:val="BodyText"/>
      </w:pPr>
      <w:r w:rsidRPr="00BA7567">
        <w:t xml:space="preserve">The Status </w:t>
      </w:r>
      <w:r w:rsidR="004133D9" w:rsidRPr="00BA7567">
        <w:t>message</w:t>
      </w:r>
      <w:r w:rsidRPr="00BA7567">
        <w:t xml:space="preserve"> contains:</w:t>
      </w:r>
    </w:p>
    <w:p w14:paraId="3C3139A8" w14:textId="77777777" w:rsidR="00645551" w:rsidRPr="00163DC5" w:rsidRDefault="00645551" w:rsidP="00645551">
      <w:pPr>
        <w:pStyle w:val="Code"/>
      </w:pPr>
      <w:r w:rsidRPr="00163DC5">
        <w:t xml:space="preserve">  {</w:t>
      </w:r>
    </w:p>
    <w:p w14:paraId="477DBF8B" w14:textId="7FE649CC" w:rsidR="00645551" w:rsidRPr="00366473" w:rsidRDefault="008D4C34" w:rsidP="00645551">
      <w:pPr>
        <w:pStyle w:val="Code"/>
      </w:pPr>
      <w:r>
        <w:tab/>
      </w:r>
      <w:r w:rsidR="007229E8">
        <w:tab/>
      </w:r>
      <w:r w:rsidR="00645551" w:rsidRPr="00366473">
        <w:t xml:space="preserve">// Field Device Profile Reference (text). </w:t>
      </w:r>
    </w:p>
    <w:p w14:paraId="1647D88D" w14:textId="77777777" w:rsidR="003A0DFF" w:rsidRDefault="00645551" w:rsidP="00645551">
      <w:pPr>
        <w:pStyle w:val="Code"/>
      </w:pPr>
      <w:r w:rsidRPr="00366473">
        <w:tab/>
      </w:r>
      <w:r w:rsidR="007229E8">
        <w:tab/>
      </w:r>
      <w:r w:rsidR="007229E8">
        <w:tab/>
      </w:r>
      <w:r w:rsidRPr="00366473">
        <w:t>// By convention the format is Manufacturer, Field Device Name,</w:t>
      </w:r>
    </w:p>
    <w:p w14:paraId="74EDAF29" w14:textId="77777777" w:rsidR="00D20A8F" w:rsidRDefault="003A0DFF" w:rsidP="00645551">
      <w:pPr>
        <w:pStyle w:val="Code"/>
      </w:pPr>
      <w:r>
        <w:tab/>
      </w:r>
      <w:r>
        <w:tab/>
      </w:r>
      <w:r>
        <w:tab/>
        <w:t>//</w:t>
      </w:r>
      <w:r w:rsidR="00645551" w:rsidRPr="00366473">
        <w:t xml:space="preserve"> Version.</w:t>
      </w:r>
      <w:r>
        <w:t xml:space="preserve"> </w:t>
      </w:r>
      <w:r w:rsidR="00645551" w:rsidRPr="00366473">
        <w:t xml:space="preserve">Underscores separate the parts of the name, hyphens </w:t>
      </w:r>
    </w:p>
    <w:p w14:paraId="6D1BF69B" w14:textId="45C339F1" w:rsidR="00645551" w:rsidRPr="00366473" w:rsidRDefault="00D20A8F" w:rsidP="00645551">
      <w:pPr>
        <w:pStyle w:val="Code"/>
      </w:pPr>
      <w:r>
        <w:tab/>
      </w:r>
      <w:r>
        <w:tab/>
      </w:r>
      <w:r>
        <w:tab/>
        <w:t xml:space="preserve">// </w:t>
      </w:r>
      <w:r w:rsidR="00645551" w:rsidRPr="00366473">
        <w:t>separate version</w:t>
      </w:r>
      <w:r>
        <w:t xml:space="preserve"> </w:t>
      </w:r>
      <w:r w:rsidR="00645551" w:rsidRPr="00366473">
        <w:t>number parts.</w:t>
      </w:r>
    </w:p>
    <w:p w14:paraId="64D078E4" w14:textId="4870D625" w:rsidR="00645551" w:rsidRPr="00366473" w:rsidRDefault="00645551" w:rsidP="00645551">
      <w:pPr>
        <w:pStyle w:val="Code"/>
      </w:pPr>
      <w:r w:rsidRPr="00366473">
        <w:tab/>
      </w:r>
      <w:r w:rsidR="00D20A8F">
        <w:tab/>
      </w:r>
      <w:r w:rsidR="00D20A8F">
        <w:tab/>
      </w:r>
      <w:r w:rsidRPr="00366473">
        <w:t xml:space="preserve">// Forward or back slashes or periods are not permitted. </w:t>
      </w:r>
    </w:p>
    <w:p w14:paraId="2CBAA1EA" w14:textId="5B286876" w:rsidR="00645551" w:rsidRPr="00163DC5" w:rsidRDefault="00645551" w:rsidP="00645551">
      <w:pPr>
        <w:pStyle w:val="Code"/>
      </w:pPr>
      <w:r w:rsidRPr="00163DC5">
        <w:tab/>
      </w:r>
      <w:r w:rsidRPr="003F68D2">
        <w:rPr>
          <w:color w:val="C45911" w:themeColor="accent2" w:themeShade="BF"/>
        </w:rPr>
        <w:t>"pRef"</w:t>
      </w:r>
      <w:r w:rsidRPr="00163DC5">
        <w:t>:"ACME_RTUOne_1-23",</w:t>
      </w:r>
    </w:p>
    <w:p w14:paraId="0EE254BE" w14:textId="31C515FC" w:rsidR="00645551" w:rsidRPr="00366473" w:rsidRDefault="00645551" w:rsidP="00645551">
      <w:pPr>
        <w:pStyle w:val="Code"/>
      </w:pPr>
      <w:r w:rsidRPr="00366473">
        <w:tab/>
      </w:r>
      <w:r w:rsidR="00D20A8F">
        <w:tab/>
      </w:r>
      <w:r w:rsidR="00D20A8F">
        <w:tab/>
      </w:r>
      <w:r w:rsidRPr="00366473">
        <w:t xml:space="preserve">// Core Block version(s) (text) – array of names and versions, </w:t>
      </w:r>
    </w:p>
    <w:p w14:paraId="5A8D1C51" w14:textId="77777777" w:rsidR="00D20A8F" w:rsidRDefault="00645551" w:rsidP="00645551">
      <w:pPr>
        <w:pStyle w:val="Code"/>
      </w:pPr>
      <w:r w:rsidRPr="00366473">
        <w:tab/>
      </w:r>
      <w:r w:rsidR="00D20A8F">
        <w:tab/>
      </w:r>
      <w:r w:rsidR="00D20A8F">
        <w:tab/>
      </w:r>
      <w:r w:rsidRPr="00366473">
        <w:t xml:space="preserve">// may be an empty array if not present or may be omitted </w:t>
      </w:r>
    </w:p>
    <w:p w14:paraId="485AAAE9" w14:textId="77777777" w:rsidR="002315C4" w:rsidRDefault="00D20A8F" w:rsidP="00645551">
      <w:pPr>
        <w:pStyle w:val="Code"/>
      </w:pPr>
      <w:r>
        <w:tab/>
      </w:r>
      <w:r>
        <w:tab/>
      </w:r>
      <w:r>
        <w:tab/>
        <w:t xml:space="preserve">// </w:t>
      </w:r>
      <w:r w:rsidR="00645551" w:rsidRPr="00366473">
        <w:t xml:space="preserve">altogether. The first Status message from the FD will contain </w:t>
      </w:r>
    </w:p>
    <w:p w14:paraId="6392379D" w14:textId="77777777" w:rsidR="002315C4" w:rsidRDefault="002315C4" w:rsidP="00645551">
      <w:pPr>
        <w:pStyle w:val="Code"/>
      </w:pPr>
      <w:r>
        <w:tab/>
      </w:r>
      <w:r>
        <w:tab/>
      </w:r>
      <w:r>
        <w:tab/>
        <w:t xml:space="preserve">// </w:t>
      </w:r>
      <w:r w:rsidR="00645551" w:rsidRPr="00366473">
        <w:t>this field, if</w:t>
      </w:r>
      <w:r>
        <w:t xml:space="preserve"> </w:t>
      </w:r>
      <w:r w:rsidR="00645551" w:rsidRPr="00366473">
        <w:t>applicable,</w:t>
      </w:r>
      <w:r>
        <w:t xml:space="preserve"> </w:t>
      </w:r>
      <w:r w:rsidR="00645551" w:rsidRPr="00366473">
        <w:t>and subsequent message may omit it</w:t>
      </w:r>
    </w:p>
    <w:p w14:paraId="045CDEC5" w14:textId="147E061B" w:rsidR="00645551" w:rsidRPr="00366473" w:rsidRDefault="002315C4" w:rsidP="00645551">
      <w:pPr>
        <w:pStyle w:val="Code"/>
      </w:pPr>
      <w:r>
        <w:tab/>
      </w:r>
      <w:r>
        <w:tab/>
      </w:r>
      <w:r>
        <w:tab/>
        <w:t>//</w:t>
      </w:r>
      <w:r w:rsidR="00645551" w:rsidRPr="00366473">
        <w:t xml:space="preserve"> if unchanged.</w:t>
      </w:r>
      <w:r>
        <w:t xml:space="preserve"> </w:t>
      </w:r>
      <w:r w:rsidR="00645551" w:rsidRPr="00366473">
        <w:t xml:space="preserve">The names are arbitrary and device-specific. </w:t>
      </w:r>
    </w:p>
    <w:p w14:paraId="64F168DD" w14:textId="77777777" w:rsidR="003859C8" w:rsidRDefault="00645551" w:rsidP="00645551">
      <w:pPr>
        <w:pStyle w:val="Code"/>
      </w:pPr>
      <w:r w:rsidRPr="00366473">
        <w:tab/>
      </w:r>
      <w:r w:rsidR="003859C8">
        <w:tab/>
      </w:r>
      <w:r w:rsidR="003859C8">
        <w:tab/>
      </w:r>
      <w:r w:rsidRPr="00366473">
        <w:t xml:space="preserve">// If the Required "req" flag is true, then the device is </w:t>
      </w:r>
    </w:p>
    <w:p w14:paraId="16FD8F69" w14:textId="77777777" w:rsidR="003859C8" w:rsidRDefault="003859C8" w:rsidP="00645551">
      <w:pPr>
        <w:pStyle w:val="Code"/>
      </w:pPr>
      <w:r>
        <w:tab/>
      </w:r>
      <w:r>
        <w:tab/>
      </w:r>
      <w:r>
        <w:tab/>
        <w:t xml:space="preserve">// </w:t>
      </w:r>
      <w:r w:rsidR="00645551" w:rsidRPr="00366473">
        <w:t>requesting that</w:t>
      </w:r>
      <w:r>
        <w:t xml:space="preserve"> </w:t>
      </w:r>
      <w:r w:rsidR="00645551" w:rsidRPr="00366473">
        <w:t xml:space="preserve">file, either because it is a new device or has </w:t>
      </w:r>
    </w:p>
    <w:p w14:paraId="5A61150D" w14:textId="2045DC74" w:rsidR="00645551" w:rsidRPr="00366473" w:rsidRDefault="003859C8" w:rsidP="00645551">
      <w:pPr>
        <w:pStyle w:val="Code"/>
      </w:pPr>
      <w:r>
        <w:tab/>
      </w:r>
      <w:r>
        <w:tab/>
      </w:r>
      <w:r>
        <w:tab/>
        <w:t xml:space="preserve">// </w:t>
      </w:r>
      <w:r w:rsidR="00645551" w:rsidRPr="00366473">
        <w:t>a fault with its current version.</w:t>
      </w:r>
    </w:p>
    <w:p w14:paraId="597169F7" w14:textId="77777777" w:rsidR="00645551" w:rsidRPr="00163DC5" w:rsidRDefault="00645551" w:rsidP="00645551">
      <w:pPr>
        <w:pStyle w:val="Code"/>
      </w:pPr>
      <w:r w:rsidRPr="00163DC5">
        <w:tab/>
      </w:r>
      <w:r w:rsidRPr="003F68D2">
        <w:rPr>
          <w:color w:val="C45911" w:themeColor="accent2" w:themeShade="BF"/>
        </w:rPr>
        <w:t>"core"</w:t>
      </w:r>
      <w:r w:rsidRPr="00163DC5">
        <w:t>:[</w:t>
      </w:r>
    </w:p>
    <w:p w14:paraId="6EFB0530" w14:textId="06AF04B7" w:rsidR="00645551" w:rsidRPr="00163DC5" w:rsidRDefault="00645551" w:rsidP="00645551">
      <w:pPr>
        <w:pStyle w:val="Code"/>
      </w:pPr>
      <w:r w:rsidRPr="00163DC5">
        <w:tab/>
      </w:r>
      <w:r w:rsidRPr="00163DC5">
        <w:tab/>
        <w:t>{</w:t>
      </w:r>
      <w:r w:rsidRPr="003F68D2">
        <w:rPr>
          <w:color w:val="C45911" w:themeColor="accent2" w:themeShade="BF"/>
        </w:rPr>
        <w:t>"name"</w:t>
      </w:r>
      <w:r w:rsidRPr="00163DC5">
        <w:t>:"Firmware",</w:t>
      </w:r>
    </w:p>
    <w:p w14:paraId="2F030830" w14:textId="612F937B" w:rsidR="00645551" w:rsidRPr="00163DC5" w:rsidRDefault="00645551" w:rsidP="00645551">
      <w:pPr>
        <w:pStyle w:val="Code"/>
      </w:pPr>
      <w:r w:rsidRPr="00163DC5">
        <w:tab/>
      </w:r>
      <w:r w:rsidRPr="00163DC5">
        <w:tab/>
        <w:t xml:space="preserve"> </w:t>
      </w:r>
      <w:r w:rsidRPr="003F68D2">
        <w:rPr>
          <w:color w:val="C45911" w:themeColor="accent2" w:themeShade="BF"/>
        </w:rPr>
        <w:t>"ver"</w:t>
      </w:r>
      <w:r w:rsidRPr="00163DC5">
        <w:t>:"2.3"},</w:t>
      </w:r>
    </w:p>
    <w:p w14:paraId="225DD5C2" w14:textId="3856EA98" w:rsidR="00645551" w:rsidRPr="00163DC5" w:rsidRDefault="00645551" w:rsidP="00645551">
      <w:pPr>
        <w:pStyle w:val="Code"/>
      </w:pPr>
      <w:r w:rsidRPr="00163DC5">
        <w:tab/>
      </w:r>
      <w:r w:rsidRPr="00163DC5">
        <w:tab/>
        <w:t>{</w:t>
      </w:r>
      <w:r w:rsidRPr="003F68D2">
        <w:rPr>
          <w:color w:val="C45911" w:themeColor="accent2" w:themeShade="BF"/>
        </w:rPr>
        <w:t>"name"</w:t>
      </w:r>
      <w:r w:rsidRPr="00163DC5">
        <w:t>:"Program 1",</w:t>
      </w:r>
    </w:p>
    <w:p w14:paraId="04DE2F6C" w14:textId="3A5FB0BB" w:rsidR="00645551" w:rsidRPr="00163DC5" w:rsidRDefault="00645551" w:rsidP="00645551">
      <w:pPr>
        <w:pStyle w:val="Code"/>
      </w:pPr>
      <w:r w:rsidRPr="00163DC5">
        <w:tab/>
      </w:r>
      <w:r w:rsidRPr="00163DC5">
        <w:tab/>
        <w:t xml:space="preserve"> </w:t>
      </w:r>
      <w:r w:rsidRPr="003F68D2">
        <w:rPr>
          <w:color w:val="C45911" w:themeColor="accent2" w:themeShade="BF"/>
        </w:rPr>
        <w:t>"ver"</w:t>
      </w:r>
      <w:r w:rsidRPr="00163DC5">
        <w:t xml:space="preserve">:"A", </w:t>
      </w:r>
    </w:p>
    <w:p w14:paraId="5ACE01B3" w14:textId="5290C339" w:rsidR="00645551" w:rsidRPr="00163DC5" w:rsidRDefault="00645551" w:rsidP="00645551">
      <w:pPr>
        <w:pStyle w:val="Code"/>
      </w:pPr>
      <w:r w:rsidRPr="00163DC5">
        <w:tab/>
      </w:r>
      <w:r w:rsidRPr="00163DC5">
        <w:tab/>
        <w:t xml:space="preserve"> </w:t>
      </w:r>
      <w:r w:rsidRPr="003F68D2">
        <w:rPr>
          <w:color w:val="C45911" w:themeColor="accent2" w:themeShade="BF"/>
        </w:rPr>
        <w:t>"req"</w:t>
      </w:r>
      <w:r w:rsidRPr="00163DC5">
        <w:t xml:space="preserve">: true, </w:t>
      </w:r>
    </w:p>
    <w:p w14:paraId="2C240419" w14:textId="51FFDD45" w:rsidR="00645551" w:rsidRPr="00163DC5" w:rsidRDefault="00645551" w:rsidP="00645551">
      <w:pPr>
        <w:pStyle w:val="Code"/>
      </w:pPr>
      <w:r w:rsidRPr="00163DC5">
        <w:tab/>
      </w:r>
      <w:r w:rsidRPr="00163DC5">
        <w:tab/>
        <w:t xml:space="preserve"> </w:t>
      </w:r>
      <w:r w:rsidRPr="003F68D2">
        <w:rPr>
          <w:color w:val="C45911" w:themeColor="accent2" w:themeShade="BF"/>
        </w:rPr>
        <w:t>"active"</w:t>
      </w:r>
      <w:r w:rsidRPr="00163DC5">
        <w:t>:false}</w:t>
      </w:r>
    </w:p>
    <w:p w14:paraId="7CBE0546" w14:textId="5FD87436" w:rsidR="00645551" w:rsidRPr="00163DC5" w:rsidRDefault="00645551" w:rsidP="00645551">
      <w:pPr>
        <w:pStyle w:val="Code"/>
      </w:pPr>
      <w:r w:rsidRPr="00163DC5">
        <w:tab/>
        <w:t>],</w:t>
      </w:r>
    </w:p>
    <w:p w14:paraId="20DD589A" w14:textId="59DB8B30" w:rsidR="00645551" w:rsidRPr="00366473" w:rsidRDefault="00645551" w:rsidP="00645551">
      <w:pPr>
        <w:pStyle w:val="Code"/>
      </w:pPr>
      <w:r w:rsidRPr="00366473">
        <w:tab/>
      </w:r>
      <w:r w:rsidR="007710E4">
        <w:tab/>
      </w:r>
      <w:r w:rsidR="007710E4">
        <w:tab/>
      </w:r>
      <w:r w:rsidRPr="00366473">
        <w:t xml:space="preserve">// Configuration version (numeric) – may be blank if not present. </w:t>
      </w:r>
    </w:p>
    <w:p w14:paraId="693F0B0B" w14:textId="77777777" w:rsidR="007710E4" w:rsidRDefault="00645551" w:rsidP="00645551">
      <w:pPr>
        <w:pStyle w:val="Code"/>
      </w:pPr>
      <w:r w:rsidRPr="00366473">
        <w:tab/>
      </w:r>
      <w:r w:rsidR="007710E4">
        <w:tab/>
      </w:r>
      <w:r w:rsidR="007710E4">
        <w:tab/>
      </w:r>
      <w:r w:rsidRPr="00366473">
        <w:t>// This is the version of the configuration settings data, and is</w:t>
      </w:r>
    </w:p>
    <w:p w14:paraId="1BAB12E7" w14:textId="77777777" w:rsidR="007710E4" w:rsidRDefault="007710E4" w:rsidP="00645551">
      <w:pPr>
        <w:pStyle w:val="Code"/>
      </w:pPr>
      <w:r>
        <w:tab/>
      </w:r>
      <w:r>
        <w:tab/>
      </w:r>
      <w:r>
        <w:tab/>
        <w:t>//</w:t>
      </w:r>
      <w:r w:rsidR="00645551" w:rsidRPr="00366473">
        <w:t xml:space="preserve"> managed</w:t>
      </w:r>
      <w:r>
        <w:t xml:space="preserve"> </w:t>
      </w:r>
      <w:r w:rsidR="00645551" w:rsidRPr="00366473">
        <w:t xml:space="preserve">and incremented by the device. Must match any </w:t>
      </w:r>
    </w:p>
    <w:p w14:paraId="2617E787" w14:textId="241D634F" w:rsidR="00645551" w:rsidRPr="00366473" w:rsidRDefault="007710E4" w:rsidP="00645551">
      <w:pPr>
        <w:pStyle w:val="Code"/>
      </w:pPr>
      <w:r>
        <w:tab/>
      </w:r>
      <w:r>
        <w:tab/>
      </w:r>
      <w:r>
        <w:tab/>
        <w:t xml:space="preserve">// </w:t>
      </w:r>
      <w:r w:rsidR="00645551" w:rsidRPr="00366473">
        <w:t>configuration sent from FD to SA.</w:t>
      </w:r>
    </w:p>
    <w:p w14:paraId="7E19FFBB" w14:textId="725C3D0F" w:rsidR="00645551" w:rsidRPr="00163DC5" w:rsidRDefault="00645551" w:rsidP="00645551">
      <w:pPr>
        <w:pStyle w:val="Code"/>
      </w:pPr>
      <w:r w:rsidRPr="00163DC5">
        <w:tab/>
      </w:r>
      <w:r w:rsidRPr="003F68D2">
        <w:rPr>
          <w:color w:val="C45911" w:themeColor="accent2" w:themeShade="BF"/>
        </w:rPr>
        <w:t>"cVer"</w:t>
      </w:r>
      <w:r w:rsidRPr="00163DC5">
        <w:t>:123,</w:t>
      </w:r>
    </w:p>
    <w:p w14:paraId="10079F3E" w14:textId="3937309F" w:rsidR="007710E4" w:rsidRDefault="00645551" w:rsidP="00645551">
      <w:pPr>
        <w:pStyle w:val="Code"/>
      </w:pPr>
      <w:r w:rsidRPr="00366473">
        <w:tab/>
      </w:r>
      <w:r w:rsidR="007710E4">
        <w:tab/>
      </w:r>
      <w:r w:rsidR="007710E4">
        <w:tab/>
      </w:r>
      <w:r w:rsidRPr="00366473">
        <w:t xml:space="preserve">// Configuration Required from </w:t>
      </w:r>
      <w:r w:rsidR="0047335A">
        <w:t>SA</w:t>
      </w:r>
      <w:r w:rsidRPr="00366473">
        <w:t xml:space="preserve"> (default </w:t>
      </w:r>
    </w:p>
    <w:p w14:paraId="46749308" w14:textId="79402AA5" w:rsidR="00645551" w:rsidRPr="00366473" w:rsidRDefault="005321CF" w:rsidP="00645551">
      <w:pPr>
        <w:pStyle w:val="Code"/>
      </w:pPr>
      <w:r>
        <w:tab/>
      </w:r>
      <w:r>
        <w:tab/>
      </w:r>
      <w:r>
        <w:tab/>
        <w:t xml:space="preserve">// </w:t>
      </w:r>
      <w:r w:rsidR="00645551" w:rsidRPr="00366473">
        <w:t>false if not required).</w:t>
      </w:r>
    </w:p>
    <w:p w14:paraId="58E2D294" w14:textId="77777777" w:rsidR="005321CF" w:rsidRDefault="00645551" w:rsidP="00645551">
      <w:pPr>
        <w:pStyle w:val="Code"/>
      </w:pPr>
      <w:r w:rsidRPr="00366473">
        <w:tab/>
      </w:r>
      <w:r w:rsidR="005321CF">
        <w:tab/>
      </w:r>
      <w:r w:rsidR="005321CF">
        <w:tab/>
      </w:r>
      <w:r w:rsidRPr="00366473">
        <w:t>// If some received and processed configuration places the device</w:t>
      </w:r>
    </w:p>
    <w:p w14:paraId="15452A9D" w14:textId="13BAA032" w:rsidR="00645551" w:rsidRPr="00366473" w:rsidRDefault="005321CF" w:rsidP="00645551">
      <w:pPr>
        <w:pStyle w:val="Code"/>
      </w:pPr>
      <w:r>
        <w:tab/>
      </w:r>
      <w:r>
        <w:tab/>
      </w:r>
      <w:r>
        <w:tab/>
        <w:t>//</w:t>
      </w:r>
      <w:r w:rsidR="00645551" w:rsidRPr="00366473">
        <w:t xml:space="preserve"> into an error</w:t>
      </w:r>
      <w:r>
        <w:t xml:space="preserve"> </w:t>
      </w:r>
      <w:r w:rsidR="00645551" w:rsidRPr="00366473">
        <w:t>state, this will be true.</w:t>
      </w:r>
    </w:p>
    <w:p w14:paraId="19807579" w14:textId="76ABCA79" w:rsidR="00645551" w:rsidRPr="00163DC5" w:rsidRDefault="00645551" w:rsidP="00645551">
      <w:pPr>
        <w:pStyle w:val="Code"/>
      </w:pPr>
      <w:r w:rsidRPr="00163DC5">
        <w:tab/>
      </w:r>
      <w:r w:rsidRPr="003F68D2">
        <w:rPr>
          <w:color w:val="C45911" w:themeColor="accent2" w:themeShade="BF"/>
        </w:rPr>
        <w:t>"cReq"</w:t>
      </w:r>
      <w:r w:rsidRPr="00163DC5">
        <w:t>:true,</w:t>
      </w:r>
    </w:p>
    <w:p w14:paraId="52BCF021" w14:textId="77777777" w:rsidR="0030236E" w:rsidRDefault="00645551" w:rsidP="00645551">
      <w:pPr>
        <w:pStyle w:val="Code"/>
      </w:pPr>
      <w:r w:rsidRPr="00366473">
        <w:tab/>
      </w:r>
      <w:r w:rsidR="0030236E">
        <w:tab/>
      </w:r>
      <w:r w:rsidR="0030236E">
        <w:tab/>
      </w:r>
      <w:r w:rsidRPr="00366473">
        <w:t xml:space="preserve">// If a configuration message was received and processed </w:t>
      </w:r>
    </w:p>
    <w:p w14:paraId="66DC8A9B" w14:textId="77777777" w:rsidR="0030236E" w:rsidRDefault="0030236E" w:rsidP="00645551">
      <w:pPr>
        <w:pStyle w:val="Code"/>
      </w:pPr>
      <w:r>
        <w:tab/>
      </w:r>
      <w:r>
        <w:tab/>
      </w:r>
      <w:r>
        <w:tab/>
        <w:t>// s</w:t>
      </w:r>
      <w:r w:rsidR="00645551" w:rsidRPr="00366473">
        <w:t>uccessfully by the</w:t>
      </w:r>
      <w:r>
        <w:t xml:space="preserve"> </w:t>
      </w:r>
      <w:r w:rsidR="00645551" w:rsidRPr="00366473">
        <w:t>FD</w:t>
      </w:r>
      <w:r>
        <w:t xml:space="preserve"> </w:t>
      </w:r>
      <w:r w:rsidR="00645551" w:rsidRPr="00366473">
        <w:t xml:space="preserve">and a “source” string was received in </w:t>
      </w:r>
    </w:p>
    <w:p w14:paraId="56E8552A" w14:textId="77777777" w:rsidR="0030236E" w:rsidRDefault="0030236E" w:rsidP="00645551">
      <w:pPr>
        <w:pStyle w:val="Code"/>
      </w:pPr>
      <w:r>
        <w:tab/>
      </w:r>
      <w:r>
        <w:tab/>
      </w:r>
      <w:r>
        <w:tab/>
        <w:t xml:space="preserve">// </w:t>
      </w:r>
      <w:r w:rsidR="00645551" w:rsidRPr="00366473">
        <w:t>that message, then the first Status</w:t>
      </w:r>
      <w:r>
        <w:t xml:space="preserve"> </w:t>
      </w:r>
      <w:r w:rsidR="00645551" w:rsidRPr="00366473">
        <w:t>message from the FD will</w:t>
      </w:r>
    </w:p>
    <w:p w14:paraId="64220D6D" w14:textId="4DB0DFFE" w:rsidR="00645551" w:rsidRPr="00366473" w:rsidRDefault="0030236E" w:rsidP="00645551">
      <w:pPr>
        <w:pStyle w:val="Code"/>
      </w:pPr>
      <w:r>
        <w:tab/>
      </w:r>
      <w:r>
        <w:tab/>
      </w:r>
      <w:r>
        <w:tab/>
        <w:t>//</w:t>
      </w:r>
      <w:r w:rsidR="00645551" w:rsidRPr="00366473">
        <w:t xml:space="preserve"> contain this source string.</w:t>
      </w:r>
    </w:p>
    <w:p w14:paraId="0969FCE5" w14:textId="0C02B0B8" w:rsidR="00645551" w:rsidRPr="00163DC5" w:rsidRDefault="00645551" w:rsidP="00645551">
      <w:pPr>
        <w:pStyle w:val="Code"/>
      </w:pPr>
      <w:r w:rsidRPr="00163DC5">
        <w:tab/>
      </w:r>
      <w:r w:rsidRPr="00832898">
        <w:rPr>
          <w:color w:val="C45911" w:themeColor="accent2" w:themeShade="BF"/>
        </w:rPr>
        <w:t>"source"</w:t>
      </w:r>
      <w:r w:rsidRPr="00163DC5">
        <w:t>:"62d18075-e5e2-49c2-89e2-abd1cc8025af",</w:t>
      </w:r>
    </w:p>
    <w:p w14:paraId="286D0432" w14:textId="7366B9DF" w:rsidR="00A53174" w:rsidRDefault="00645551" w:rsidP="00645551">
      <w:pPr>
        <w:pStyle w:val="Code"/>
      </w:pPr>
      <w:r w:rsidRPr="00366473">
        <w:tab/>
      </w:r>
      <w:r w:rsidR="00A53174">
        <w:tab/>
      </w:r>
      <w:r w:rsidR="00A53174">
        <w:tab/>
      </w:r>
      <w:r w:rsidRPr="00366473">
        <w:t xml:space="preserve">// Time Required from </w:t>
      </w:r>
      <w:r w:rsidR="0047335A">
        <w:t>SA</w:t>
      </w:r>
      <w:r w:rsidRPr="00366473">
        <w:t xml:space="preserve"> (default false if </w:t>
      </w:r>
      <w:r w:rsidR="00A53174">
        <w:t>n</w:t>
      </w:r>
      <w:r w:rsidRPr="00366473">
        <w:t>ot required).</w:t>
      </w:r>
    </w:p>
    <w:p w14:paraId="1F3DA8F7" w14:textId="49817100" w:rsidR="00645551" w:rsidRPr="00366473" w:rsidRDefault="00A53174" w:rsidP="00645551">
      <w:pPr>
        <w:pStyle w:val="Code"/>
      </w:pPr>
      <w:r>
        <w:tab/>
      </w:r>
      <w:r>
        <w:tab/>
      </w:r>
      <w:r>
        <w:tab/>
        <w:t>//</w:t>
      </w:r>
      <w:r w:rsidR="00645551" w:rsidRPr="00366473">
        <w:t xml:space="preserve"> Requires the clock set command attribute in the profile.</w:t>
      </w:r>
    </w:p>
    <w:p w14:paraId="1B87CD25" w14:textId="7EAC0694" w:rsidR="00645551" w:rsidRPr="00163DC5" w:rsidRDefault="00645551" w:rsidP="00645551">
      <w:pPr>
        <w:pStyle w:val="Code"/>
      </w:pPr>
      <w:r w:rsidRPr="00163DC5">
        <w:tab/>
      </w:r>
      <w:r w:rsidRPr="003F68D2">
        <w:rPr>
          <w:color w:val="C45911" w:themeColor="accent2" w:themeShade="BF"/>
        </w:rPr>
        <w:t>"timeReq"</w:t>
      </w:r>
      <w:r w:rsidRPr="00163DC5">
        <w:t>:true,</w:t>
      </w:r>
    </w:p>
    <w:p w14:paraId="65F0A6C6" w14:textId="77777777" w:rsidR="003509E0" w:rsidRDefault="00645551" w:rsidP="00645551">
      <w:pPr>
        <w:pStyle w:val="Code"/>
      </w:pPr>
      <w:r w:rsidRPr="00366473">
        <w:tab/>
      </w:r>
      <w:r w:rsidR="003509E0">
        <w:tab/>
      </w:r>
      <w:r w:rsidR="003509E0">
        <w:tab/>
      </w:r>
      <w:r w:rsidRPr="00366473">
        <w:t>// Optional text concerning state of configuration, e.g. message</w:t>
      </w:r>
      <w:r w:rsidR="003509E0">
        <w:t xml:space="preserve"> </w:t>
      </w:r>
    </w:p>
    <w:p w14:paraId="11D9829E" w14:textId="77777777" w:rsidR="003509E0" w:rsidRDefault="003509E0" w:rsidP="00645551">
      <w:pPr>
        <w:pStyle w:val="Code"/>
      </w:pPr>
      <w:r>
        <w:tab/>
      </w:r>
      <w:r>
        <w:tab/>
      </w:r>
      <w:r>
        <w:tab/>
        <w:t xml:space="preserve">// </w:t>
      </w:r>
      <w:r w:rsidR="00645551" w:rsidRPr="00366473">
        <w:t xml:space="preserve">explaining problems. Default is an empty string or not </w:t>
      </w:r>
    </w:p>
    <w:p w14:paraId="43D5CDDF" w14:textId="4DAA5CFE" w:rsidR="00645551" w:rsidRPr="00366473" w:rsidRDefault="003509E0" w:rsidP="00645551">
      <w:pPr>
        <w:pStyle w:val="Code"/>
      </w:pPr>
      <w:r>
        <w:tab/>
      </w:r>
      <w:r>
        <w:tab/>
      </w:r>
      <w:r>
        <w:tab/>
        <w:t xml:space="preserve">// </w:t>
      </w:r>
      <w:r w:rsidR="00645551" w:rsidRPr="00366473">
        <w:t>present.</w:t>
      </w:r>
    </w:p>
    <w:p w14:paraId="7C47BE26" w14:textId="1F6547FF" w:rsidR="00645551" w:rsidRPr="00163DC5" w:rsidRDefault="00645551" w:rsidP="00645551">
      <w:pPr>
        <w:pStyle w:val="Code"/>
      </w:pPr>
      <w:r w:rsidRPr="00163DC5">
        <w:tab/>
      </w:r>
      <w:r w:rsidRPr="003F68D2">
        <w:rPr>
          <w:color w:val="C45911" w:themeColor="accent2" w:themeShade="BF"/>
        </w:rPr>
        <w:t>"cState"</w:t>
      </w:r>
      <w:r w:rsidRPr="00163DC5">
        <w:t>:"",</w:t>
      </w:r>
    </w:p>
    <w:p w14:paraId="37D093F9" w14:textId="77777777" w:rsidR="003509E0" w:rsidRDefault="00645551" w:rsidP="00645551">
      <w:pPr>
        <w:pStyle w:val="Code"/>
      </w:pPr>
      <w:r w:rsidRPr="00366473">
        <w:tab/>
      </w:r>
      <w:r w:rsidR="003509E0">
        <w:tab/>
      </w:r>
      <w:r w:rsidR="003509E0">
        <w:tab/>
      </w:r>
      <w:r w:rsidRPr="00366473">
        <w:t xml:space="preserve">// Optional state of the device – whether it is actively </w:t>
      </w:r>
    </w:p>
    <w:p w14:paraId="270E1621" w14:textId="77777777" w:rsidR="00EB7115" w:rsidRDefault="003509E0" w:rsidP="00645551">
      <w:pPr>
        <w:pStyle w:val="Code"/>
      </w:pPr>
      <w:r>
        <w:tab/>
      </w:r>
      <w:r>
        <w:tab/>
      </w:r>
      <w:r>
        <w:tab/>
        <w:t xml:space="preserve">// </w:t>
      </w:r>
      <w:r w:rsidR="00645551" w:rsidRPr="00366473">
        <w:t xml:space="preserve">monitoring and available for controls. Default is false. </w:t>
      </w:r>
    </w:p>
    <w:p w14:paraId="63D713B4" w14:textId="77777777" w:rsidR="00EB7115" w:rsidRDefault="00EB7115" w:rsidP="00645551">
      <w:pPr>
        <w:pStyle w:val="Code"/>
      </w:pPr>
      <w:r>
        <w:tab/>
      </w:r>
      <w:r>
        <w:tab/>
      </w:r>
      <w:r>
        <w:tab/>
        <w:t xml:space="preserve">// </w:t>
      </w:r>
      <w:r w:rsidR="00645551" w:rsidRPr="00366473">
        <w:t xml:space="preserve">A device may report this is true until it receives valid </w:t>
      </w:r>
    </w:p>
    <w:p w14:paraId="021236C1" w14:textId="4EAD3B3A" w:rsidR="00645551" w:rsidRPr="00366473" w:rsidRDefault="00EB7115" w:rsidP="00645551">
      <w:pPr>
        <w:pStyle w:val="Code"/>
      </w:pPr>
      <w:r>
        <w:tab/>
      </w:r>
      <w:r>
        <w:tab/>
      </w:r>
      <w:r>
        <w:tab/>
        <w:t xml:space="preserve">// </w:t>
      </w:r>
      <w:r w:rsidR="00645551" w:rsidRPr="00366473">
        <w:t>configuration.</w:t>
      </w:r>
    </w:p>
    <w:p w14:paraId="0FCB416A" w14:textId="2D53FE7D" w:rsidR="00645551" w:rsidRPr="00163DC5" w:rsidRDefault="00645551" w:rsidP="00645551">
      <w:pPr>
        <w:pStyle w:val="Code"/>
      </w:pPr>
      <w:r w:rsidRPr="00163DC5">
        <w:tab/>
      </w:r>
      <w:r w:rsidRPr="003F68D2">
        <w:rPr>
          <w:color w:val="C45911" w:themeColor="accent2" w:themeShade="BF"/>
        </w:rPr>
        <w:t>"inactiveState"</w:t>
      </w:r>
      <w:r w:rsidRPr="00163DC5">
        <w:t>:true,</w:t>
      </w:r>
    </w:p>
    <w:p w14:paraId="22EF46BD" w14:textId="77777777" w:rsidR="00EB7115" w:rsidRDefault="00645551" w:rsidP="00645551">
      <w:pPr>
        <w:pStyle w:val="Code"/>
      </w:pPr>
      <w:r w:rsidRPr="00366473">
        <w:tab/>
      </w:r>
      <w:r w:rsidR="00EB7115">
        <w:tab/>
      </w:r>
      <w:r w:rsidR="00EB7115">
        <w:tab/>
      </w:r>
      <w:r w:rsidRPr="00366473">
        <w:t xml:space="preserve">// Node identification – an optional unique string used for </w:t>
      </w:r>
    </w:p>
    <w:p w14:paraId="788BAADF" w14:textId="77777777" w:rsidR="00BD26ED" w:rsidRDefault="00EB7115" w:rsidP="00645551">
      <w:pPr>
        <w:pStyle w:val="Code"/>
      </w:pPr>
      <w:r>
        <w:tab/>
      </w:r>
      <w:r>
        <w:tab/>
      </w:r>
      <w:r>
        <w:tab/>
        <w:t xml:space="preserve">// </w:t>
      </w:r>
      <w:r w:rsidR="00645551" w:rsidRPr="00366473">
        <w:t>device</w:t>
      </w:r>
      <w:r>
        <w:t xml:space="preserve"> </w:t>
      </w:r>
      <w:r w:rsidR="00645551" w:rsidRPr="00366473">
        <w:t>replacement scenarios.</w:t>
      </w:r>
      <w:r w:rsidR="0047335A">
        <w:t xml:space="preserve"> I</w:t>
      </w:r>
      <w:r w:rsidR="00645551" w:rsidRPr="00366473">
        <w:t>.e. a</w:t>
      </w:r>
      <w:r w:rsidR="0047335A">
        <w:t>n</w:t>
      </w:r>
      <w:r w:rsidR="00645551" w:rsidRPr="00366473">
        <w:t xml:space="preserve"> </w:t>
      </w:r>
      <w:r w:rsidR="0047335A">
        <w:t>SA</w:t>
      </w:r>
      <w:r w:rsidR="00645551" w:rsidRPr="00366473">
        <w:t xml:space="preserve"> could use this to </w:t>
      </w:r>
    </w:p>
    <w:p w14:paraId="65FCFDB4" w14:textId="77777777" w:rsidR="00BD26ED" w:rsidRDefault="00BD26ED" w:rsidP="00645551">
      <w:pPr>
        <w:pStyle w:val="Code"/>
      </w:pPr>
      <w:r>
        <w:tab/>
      </w:r>
      <w:r>
        <w:tab/>
      </w:r>
      <w:r>
        <w:tab/>
        <w:t xml:space="preserve">// </w:t>
      </w:r>
      <w:r w:rsidR="00645551" w:rsidRPr="00366473">
        <w:t xml:space="preserve">enable replacement of devices with different UUID but </w:t>
      </w:r>
    </w:p>
    <w:p w14:paraId="1854358F" w14:textId="763BF461" w:rsidR="00366473" w:rsidRPr="00366473" w:rsidRDefault="00BD26ED" w:rsidP="00645551">
      <w:pPr>
        <w:pStyle w:val="Code"/>
      </w:pPr>
      <w:r>
        <w:lastRenderedPageBreak/>
        <w:tab/>
      </w:r>
      <w:r>
        <w:tab/>
      </w:r>
      <w:r>
        <w:tab/>
        <w:t xml:space="preserve">// </w:t>
      </w:r>
      <w:r w:rsidR="00645551" w:rsidRPr="00366473">
        <w:t>the same “nid”. Must match any configuration sent from</w:t>
      </w:r>
    </w:p>
    <w:p w14:paraId="62D6B672" w14:textId="77777777" w:rsidR="00024D98" w:rsidRDefault="00366473" w:rsidP="00645551">
      <w:pPr>
        <w:pStyle w:val="Code"/>
      </w:pPr>
      <w:r w:rsidRPr="00366473">
        <w:tab/>
      </w:r>
      <w:r w:rsidR="00024D98">
        <w:tab/>
      </w:r>
      <w:r w:rsidR="00024D98">
        <w:tab/>
      </w:r>
      <w:r w:rsidRPr="00366473">
        <w:t>//</w:t>
      </w:r>
      <w:r w:rsidR="00645551" w:rsidRPr="00366473">
        <w:t xml:space="preserve"> FD to SA. The SA may use this to determine the desired </w:t>
      </w:r>
    </w:p>
    <w:p w14:paraId="01E53C3B" w14:textId="6F0F9745" w:rsidR="00645551" w:rsidRPr="00366473" w:rsidRDefault="00024D98" w:rsidP="00645551">
      <w:pPr>
        <w:pStyle w:val="Code"/>
      </w:pPr>
      <w:r>
        <w:tab/>
      </w:r>
      <w:r>
        <w:tab/>
      </w:r>
      <w:r>
        <w:tab/>
        <w:t xml:space="preserve">// </w:t>
      </w:r>
      <w:r w:rsidR="00645551" w:rsidRPr="00366473">
        <w:t>configuration to send, if cReq is true.</w:t>
      </w:r>
    </w:p>
    <w:p w14:paraId="52446059" w14:textId="218CF7A0" w:rsidR="00645551" w:rsidRPr="00163DC5" w:rsidRDefault="00645551" w:rsidP="00645551">
      <w:pPr>
        <w:pStyle w:val="Code"/>
      </w:pPr>
      <w:r w:rsidRPr="00163DC5">
        <w:tab/>
      </w:r>
      <w:r w:rsidRPr="003F68D2">
        <w:rPr>
          <w:color w:val="C45911" w:themeColor="accent2" w:themeShade="BF"/>
        </w:rPr>
        <w:t>"nid"</w:t>
      </w:r>
      <w:r w:rsidRPr="00163DC5">
        <w:t>:"123ABC",</w:t>
      </w:r>
    </w:p>
    <w:p w14:paraId="24312A07" w14:textId="7B9586B8" w:rsidR="00645551" w:rsidRPr="00366473" w:rsidRDefault="00645551" w:rsidP="00645551">
      <w:pPr>
        <w:pStyle w:val="Code"/>
      </w:pPr>
      <w:r w:rsidRPr="00366473">
        <w:tab/>
      </w:r>
      <w:r w:rsidR="00024D98">
        <w:tab/>
      </w:r>
      <w:r w:rsidR="00024D98">
        <w:tab/>
      </w:r>
      <w:r w:rsidRPr="00366473">
        <w:t>// Date and Time this message was created.</w:t>
      </w:r>
    </w:p>
    <w:p w14:paraId="0D26040C" w14:textId="27CF95D4" w:rsidR="00645551" w:rsidRPr="00163DC5" w:rsidRDefault="00366473" w:rsidP="00645551">
      <w:pPr>
        <w:pStyle w:val="Code"/>
      </w:pPr>
      <w:r w:rsidRPr="00163DC5">
        <w:tab/>
      </w:r>
      <w:r w:rsidR="00645551" w:rsidRPr="003F68D2">
        <w:rPr>
          <w:color w:val="C45911" w:themeColor="accent2" w:themeShade="BF"/>
        </w:rPr>
        <w:t>"time"</w:t>
      </w:r>
      <w:r w:rsidR="00645551" w:rsidRPr="00163DC5">
        <w:t>:1697613172001</w:t>
      </w:r>
    </w:p>
    <w:p w14:paraId="0675E800" w14:textId="77777777" w:rsidR="00645551" w:rsidRPr="00163DC5" w:rsidRDefault="00645551" w:rsidP="00645551">
      <w:pPr>
        <w:pStyle w:val="Code"/>
      </w:pPr>
      <w:r w:rsidRPr="00163DC5">
        <w:t xml:space="preserve">  }</w:t>
      </w:r>
    </w:p>
    <w:p w14:paraId="6E33C6C0" w14:textId="77777777" w:rsidR="00366473" w:rsidRDefault="00366473" w:rsidP="00366473">
      <w:pPr>
        <w:pStyle w:val="BodyText"/>
      </w:pPr>
    </w:p>
    <w:p w14:paraId="0C7E1CCE" w14:textId="154409AC" w:rsidR="00366473" w:rsidRDefault="00366473" w:rsidP="00366473">
      <w:pPr>
        <w:pStyle w:val="BodyText"/>
        <w:rPr>
          <w:rFonts w:asciiTheme="minorHAnsi" w:hAnsiTheme="minorHAnsi"/>
        </w:rPr>
      </w:pPr>
      <w:r>
        <w:t>A typical example of this message is shown here (with added spacing):</w:t>
      </w:r>
    </w:p>
    <w:p w14:paraId="4DC322E3" w14:textId="77777777" w:rsidR="00366473" w:rsidRPr="00163DC5" w:rsidRDefault="00366473" w:rsidP="00366473">
      <w:pPr>
        <w:pStyle w:val="Code"/>
      </w:pPr>
      <w:r w:rsidRPr="00163DC5">
        <w:t xml:space="preserve">  {</w:t>
      </w:r>
    </w:p>
    <w:p w14:paraId="521E4A49" w14:textId="77777777" w:rsidR="00366473" w:rsidRPr="00163DC5" w:rsidRDefault="00366473" w:rsidP="00366473">
      <w:pPr>
        <w:pStyle w:val="Code"/>
      </w:pPr>
      <w:r w:rsidRPr="00163DC5">
        <w:t xml:space="preserve">    </w:t>
      </w:r>
      <w:r w:rsidRPr="00A44754">
        <w:rPr>
          <w:color w:val="C45911" w:themeColor="accent2" w:themeShade="BF"/>
        </w:rPr>
        <w:t>"pRef"</w:t>
      </w:r>
      <w:r w:rsidRPr="00163DC5">
        <w:t>:"ACME_RTUOne_1-23",</w:t>
      </w:r>
    </w:p>
    <w:p w14:paraId="6F14BAF8" w14:textId="77777777" w:rsidR="00366473" w:rsidRPr="00163DC5" w:rsidRDefault="00366473" w:rsidP="00366473">
      <w:pPr>
        <w:pStyle w:val="Code"/>
      </w:pPr>
      <w:r w:rsidRPr="00163DC5">
        <w:t xml:space="preserve">    </w:t>
      </w:r>
      <w:r w:rsidRPr="00A44754">
        <w:rPr>
          <w:color w:val="C45911" w:themeColor="accent2" w:themeShade="BF"/>
        </w:rPr>
        <w:t>"core"</w:t>
      </w:r>
      <w:r w:rsidRPr="00163DC5">
        <w:t>:[</w:t>
      </w:r>
    </w:p>
    <w:p w14:paraId="09559DE1" w14:textId="063916D3" w:rsidR="00366473" w:rsidRPr="00163DC5" w:rsidRDefault="00366473" w:rsidP="00366473">
      <w:pPr>
        <w:pStyle w:val="Code"/>
      </w:pPr>
      <w:r w:rsidRPr="00163DC5">
        <w:t xml:space="preserve">      {</w:t>
      </w:r>
      <w:r w:rsidRPr="00A44754">
        <w:rPr>
          <w:color w:val="C45911" w:themeColor="accent2" w:themeShade="BF"/>
        </w:rPr>
        <w:t>"name"</w:t>
      </w:r>
      <w:r w:rsidRPr="00163DC5">
        <w:t>:"Firmware",</w:t>
      </w:r>
      <w:r w:rsidRPr="00A44754">
        <w:rPr>
          <w:color w:val="C45911" w:themeColor="accent2" w:themeShade="BF"/>
        </w:rPr>
        <w:t>"ver"</w:t>
      </w:r>
      <w:r w:rsidRPr="00163DC5">
        <w:t>:"2.3"},</w:t>
      </w:r>
    </w:p>
    <w:p w14:paraId="349675DD" w14:textId="77777777" w:rsidR="00366473" w:rsidRPr="00163DC5" w:rsidRDefault="00366473" w:rsidP="00366473">
      <w:pPr>
        <w:pStyle w:val="Code"/>
      </w:pPr>
      <w:r w:rsidRPr="00163DC5">
        <w:t xml:space="preserve">    ],</w:t>
      </w:r>
    </w:p>
    <w:p w14:paraId="0B3470D0" w14:textId="77777777" w:rsidR="00366473" w:rsidRPr="00163DC5" w:rsidRDefault="00366473" w:rsidP="00366473">
      <w:pPr>
        <w:pStyle w:val="Code"/>
      </w:pPr>
      <w:r w:rsidRPr="00163DC5">
        <w:t xml:space="preserve">    </w:t>
      </w:r>
      <w:r w:rsidRPr="00A44754">
        <w:rPr>
          <w:color w:val="C45911" w:themeColor="accent2" w:themeShade="BF"/>
        </w:rPr>
        <w:t>"cVer"</w:t>
      </w:r>
      <w:r w:rsidRPr="00163DC5">
        <w:t>:42,</w:t>
      </w:r>
    </w:p>
    <w:p w14:paraId="75D880A6" w14:textId="77777777" w:rsidR="00366473" w:rsidRPr="00163DC5" w:rsidRDefault="00366473" w:rsidP="00366473">
      <w:pPr>
        <w:pStyle w:val="Code"/>
      </w:pPr>
      <w:r w:rsidRPr="00163DC5">
        <w:t xml:space="preserve">    </w:t>
      </w:r>
      <w:r w:rsidRPr="00A44754">
        <w:rPr>
          <w:color w:val="C45911" w:themeColor="accent2" w:themeShade="BF"/>
        </w:rPr>
        <w:t>"time"</w:t>
      </w:r>
      <w:r w:rsidRPr="00163DC5">
        <w:t>:1697613172001</w:t>
      </w:r>
    </w:p>
    <w:p w14:paraId="0DCC5D23" w14:textId="77777777" w:rsidR="00366473" w:rsidRPr="00163DC5" w:rsidRDefault="00366473" w:rsidP="00366473">
      <w:pPr>
        <w:pStyle w:val="Code"/>
      </w:pPr>
      <w:r w:rsidRPr="00163DC5">
        <w:t xml:space="preserve">  }</w:t>
      </w:r>
    </w:p>
    <w:p w14:paraId="31CC2E56" w14:textId="77777777" w:rsidR="00645551" w:rsidRDefault="00645551" w:rsidP="00272391">
      <w:pPr>
        <w:pStyle w:val="BodyText"/>
      </w:pPr>
    </w:p>
    <w:p w14:paraId="78B55233" w14:textId="3C9E0ABB" w:rsidR="00366473" w:rsidRDefault="00366473" w:rsidP="00366473">
      <w:pPr>
        <w:pStyle w:val="BodyText"/>
        <w:rPr>
          <w:rFonts w:asciiTheme="minorHAnsi" w:hAnsiTheme="minorHAnsi"/>
        </w:rPr>
      </w:pPr>
      <w:r>
        <w:t>Core block file version identification text is arbitrary, that is, the protocol does not mandate a version syntax, or that version numbers must incremen</w:t>
      </w:r>
      <w:r w:rsidR="006801AE">
        <w:t>t</w:t>
      </w:r>
      <w:r>
        <w:t xml:space="preserve">. The FD specifies through its Status </w:t>
      </w:r>
      <w:r w:rsidR="004133D9">
        <w:t>message</w:t>
      </w:r>
      <w:r>
        <w:t xml:space="preserve"> that files are required, although the SA can independently force updates down to the FD if downloads are supported. Complete core block files are uploaded or downloaded, though not necessarily in a single message.</w:t>
      </w:r>
    </w:p>
    <w:p w14:paraId="5F1F78EB" w14:textId="0FEAFADE" w:rsidR="00366473" w:rsidRDefault="00366473" w:rsidP="00366473">
      <w:pPr>
        <w:pStyle w:val="BodyText"/>
      </w:pPr>
      <w:r>
        <w:t xml:space="preserve">The </w:t>
      </w:r>
      <w:r w:rsidR="00FF421A">
        <w:t>FD</w:t>
      </w:r>
      <w:r>
        <w:t xml:space="preserve"> Configuration version </w:t>
      </w:r>
      <w:r w:rsidRPr="00366473">
        <w:rPr>
          <w:rFonts w:ascii="Courier New" w:hAnsi="Courier New" w:cs="Courier New"/>
        </w:rPr>
        <w:t>cVer</w:t>
      </w:r>
      <w:r>
        <w:t xml:space="preserve"> uses ascending version number integers, which, if the SA and FD have different versions and the Required flag is false, the SA determine</w:t>
      </w:r>
      <w:r w:rsidR="00AC202F">
        <w:t>s</w:t>
      </w:r>
      <w:r>
        <w:t xml:space="preserve"> which to upload or download by reference to the later version number. The </w:t>
      </w:r>
      <w:r w:rsidR="00FF421A">
        <w:t>FD</w:t>
      </w:r>
      <w:r>
        <w:t xml:space="preserve"> Configuration can optionally be sent from SA to FD and is mandatory from FD to SA.</w:t>
      </w:r>
    </w:p>
    <w:p w14:paraId="58CA3159" w14:textId="405C9F20" w:rsidR="00366473" w:rsidRDefault="00366473" w:rsidP="001725CA">
      <w:pPr>
        <w:pStyle w:val="Heading2"/>
      </w:pPr>
      <w:bookmarkStart w:id="1260" w:name="_Last_Will_and"/>
      <w:bookmarkStart w:id="1261" w:name="_Toc156487366"/>
      <w:bookmarkStart w:id="1262" w:name="_Toc172098985"/>
      <w:bookmarkEnd w:id="1260"/>
      <w:r>
        <w:t xml:space="preserve">Last </w:t>
      </w:r>
      <w:r w:rsidR="00DB0F88">
        <w:t>Will</w:t>
      </w:r>
      <w:r w:rsidR="0012344C">
        <w:t xml:space="preserve"> and </w:t>
      </w:r>
      <w:bookmarkEnd w:id="1261"/>
      <w:r w:rsidR="00DB0F88">
        <w:t>Testament</w:t>
      </w:r>
      <w:bookmarkEnd w:id="1262"/>
    </w:p>
    <w:p w14:paraId="09B7522F" w14:textId="59ED09CE" w:rsidR="00366473" w:rsidRDefault="00366473" w:rsidP="00366473">
      <w:pPr>
        <w:pStyle w:val="BodyText"/>
        <w:rPr>
          <w:rFonts w:asciiTheme="minorHAnsi" w:hAnsiTheme="minorHAnsi"/>
        </w:rPr>
      </w:pPr>
      <w:r>
        <w:t xml:space="preserve">Use of the </w:t>
      </w:r>
      <w:r w:rsidR="00AC202F">
        <w:t>Last Will and testament (</w:t>
      </w:r>
      <w:r>
        <w:t>LWT</w:t>
      </w:r>
      <w:r w:rsidR="00AC202F">
        <w:t>)</w:t>
      </w:r>
      <w:r>
        <w:t xml:space="preserve"> is optional. The LWT provides a presence indication which is compatible with MQTT.</w:t>
      </w:r>
    </w:p>
    <w:p w14:paraId="58D87CDC" w14:textId="499564EC" w:rsidR="00366473" w:rsidRDefault="00366473" w:rsidP="00366473">
      <w:pPr>
        <w:pStyle w:val="BodyText"/>
      </w:pPr>
      <w:r>
        <w:t xml:space="preserve">Each client can optionally specify its </w:t>
      </w:r>
      <w:r w:rsidR="00AC202F">
        <w:t>LWT</w:t>
      </w:r>
      <w:r>
        <w:t>, a normal MQTT message with Topic, retained flag, QoS and payload, when connecting to a Broker. The Broker store</w:t>
      </w:r>
      <w:r w:rsidR="00AC202F">
        <w:t>s</w:t>
      </w:r>
      <w:r>
        <w:t xml:space="preserve"> the message until it detects that the client has disconnected ungracefully. If the client disconnects abruptly, the Broker sends the message to all subscribed clients on the Topic, which was specified in the </w:t>
      </w:r>
      <w:r w:rsidR="00AC202F">
        <w:t>LWT</w:t>
      </w:r>
      <w:r>
        <w:t>.</w:t>
      </w:r>
    </w:p>
    <w:p w14:paraId="043AEF13" w14:textId="797759D0" w:rsidR="00366473" w:rsidRDefault="00366473" w:rsidP="00366473">
      <w:pPr>
        <w:pStyle w:val="BodyText"/>
      </w:pPr>
      <w:r>
        <w:t>The LWT for the protocol uses the Topic name:</w:t>
      </w:r>
    </w:p>
    <w:p w14:paraId="63F255A3" w14:textId="77777777" w:rsidR="00366473" w:rsidRPr="00366473" w:rsidRDefault="00366473" w:rsidP="00366473">
      <w:pPr>
        <w:pStyle w:val="BodyText"/>
        <w:rPr>
          <w:rFonts w:ascii="Courier New" w:hAnsi="Courier New" w:cs="Courier New"/>
        </w:rPr>
      </w:pPr>
      <w:r w:rsidRPr="00366473">
        <w:rPr>
          <w:rFonts w:ascii="Courier New" w:hAnsi="Courier New" w:cs="Courier New"/>
        </w:rPr>
        <w:t>[UUID]/UP/lwt</w:t>
      </w:r>
    </w:p>
    <w:p w14:paraId="62CC2EB8" w14:textId="77777777" w:rsidR="00366473" w:rsidRDefault="00366473" w:rsidP="00366473">
      <w:pPr>
        <w:pStyle w:val="BodyText"/>
      </w:pPr>
      <w:r>
        <w:t>The QoS is 2, and the message is:</w:t>
      </w:r>
    </w:p>
    <w:p w14:paraId="4E29473F" w14:textId="77777777" w:rsidR="00366473" w:rsidRPr="00163DC5" w:rsidRDefault="00366473" w:rsidP="00366473">
      <w:pPr>
        <w:pStyle w:val="Code"/>
      </w:pPr>
      <w:r w:rsidRPr="00163DC5">
        <w:t>{</w:t>
      </w:r>
      <w:r w:rsidRPr="00A44754">
        <w:rPr>
          <w:color w:val="C45911" w:themeColor="accent2" w:themeShade="BF"/>
        </w:rPr>
        <w:t>"state"</w:t>
      </w:r>
      <w:r w:rsidRPr="00163DC5">
        <w:t xml:space="preserve">:"Fault", </w:t>
      </w:r>
      <w:r w:rsidRPr="00A44754">
        <w:rPr>
          <w:color w:val="C45911" w:themeColor="accent2" w:themeShade="BF"/>
        </w:rPr>
        <w:t>"time"</w:t>
      </w:r>
      <w:r w:rsidRPr="00163DC5">
        <w:t>:1694773266000}</w:t>
      </w:r>
    </w:p>
    <w:p w14:paraId="5A73CA4B" w14:textId="77777777" w:rsidR="00366473" w:rsidRDefault="00366473" w:rsidP="00366473">
      <w:pPr>
        <w:pStyle w:val="BodyText"/>
      </w:pPr>
    </w:p>
    <w:p w14:paraId="209F2623" w14:textId="35175064" w:rsidR="00366473" w:rsidRDefault="00366473" w:rsidP="00366473">
      <w:pPr>
        <w:pStyle w:val="BodyText"/>
      </w:pPr>
      <w:r>
        <w:t>The text of the state is device specific. The time is set by the FD when the LWT is created.</w:t>
      </w:r>
    </w:p>
    <w:p w14:paraId="68C5EC58" w14:textId="7059368C" w:rsidR="00366473" w:rsidRDefault="0041625B" w:rsidP="001725CA">
      <w:pPr>
        <w:pStyle w:val="Heading2"/>
      </w:pPr>
      <w:bookmarkStart w:id="1263" w:name="_Toc156487367"/>
      <w:bookmarkStart w:id="1264" w:name="_Toc172098986"/>
      <w:r>
        <w:t xml:space="preserve">Field </w:t>
      </w:r>
      <w:r w:rsidR="0012344C">
        <w:t>device replacement</w:t>
      </w:r>
      <w:bookmarkEnd w:id="1263"/>
      <w:bookmarkEnd w:id="1264"/>
    </w:p>
    <w:p w14:paraId="5551604F" w14:textId="63D39B89" w:rsidR="00885228" w:rsidRDefault="00885228" w:rsidP="00885228">
      <w:pPr>
        <w:pStyle w:val="BodyText"/>
        <w:rPr>
          <w:rFonts w:asciiTheme="minorHAnsi" w:hAnsiTheme="minorHAnsi"/>
        </w:rPr>
      </w:pPr>
      <w:r>
        <w:t>FDs may need to be replaced on-site, due to battery changes, upgrades, or hardware failure. To cover this situation, the device Node ID (NID) is transferred from the old device to the new.</w:t>
      </w:r>
      <w:r w:rsidR="005A4693">
        <w:t xml:space="preserve"> </w:t>
      </w:r>
      <w:r>
        <w:t>The new device then begins to communicate with the SA.</w:t>
      </w:r>
      <w:r w:rsidR="005A4693">
        <w:t xml:space="preserve"> </w:t>
      </w:r>
    </w:p>
    <w:p w14:paraId="2DE891BD" w14:textId="5505CF92" w:rsidR="00885228" w:rsidRDefault="00885228" w:rsidP="00885228">
      <w:pPr>
        <w:pStyle w:val="BodyText"/>
      </w:pPr>
      <w:r>
        <w:t xml:space="preserve">The device can be fully configured locally by the on-site staff or may require configuration to be pushed down to the device from the SA. </w:t>
      </w:r>
      <w:r w:rsidRPr="00BA7567">
        <w:t>In</w:t>
      </w:r>
      <w:r w:rsidRPr="00BA7567" w:rsidDel="00737E6A">
        <w:t xml:space="preserve"> </w:t>
      </w:r>
      <w:r w:rsidR="00737E6A" w:rsidRPr="00BA7567">
        <w:t>the latter</w:t>
      </w:r>
      <w:r w:rsidRPr="00BA7567">
        <w:t xml:space="preserve"> case the device present</w:t>
      </w:r>
      <w:r w:rsidR="00AC202F" w:rsidRPr="00BA7567">
        <w:t>s</w:t>
      </w:r>
      <w:r w:rsidRPr="00BA7567">
        <w:t xml:space="preserve"> an existing NID in its Status </w:t>
      </w:r>
      <w:r w:rsidRPr="00BA7567" w:rsidDel="00BD3570">
        <w:t>message</w:t>
      </w:r>
      <w:r w:rsidR="00BD3570" w:rsidRPr="00BA7567">
        <w:t xml:space="preserve"> but</w:t>
      </w:r>
      <w:r w:rsidRPr="00BA7567">
        <w:t xml:space="preserve"> coming from a new UUID.</w:t>
      </w:r>
      <w:r>
        <w:t xml:space="preserve"> </w:t>
      </w:r>
      <w:r>
        <w:lastRenderedPageBreak/>
        <w:t>The SA can either accept the new device silently or require user input to accept the replacement device as the new FD. The SA may be able to reliably verify identity using cryptographic methods.</w:t>
      </w:r>
    </w:p>
    <w:p w14:paraId="4E2BCDBC" w14:textId="1065EE69" w:rsidR="00885228" w:rsidRDefault="00885228" w:rsidP="00885228">
      <w:pPr>
        <w:pStyle w:val="BodyText"/>
      </w:pPr>
      <w:r>
        <w:t>SA behaviour in this case is beyond the scope of the communications protocol.</w:t>
      </w:r>
    </w:p>
    <w:p w14:paraId="558E962F" w14:textId="77777777" w:rsidR="00885228" w:rsidRPr="00885228" w:rsidRDefault="00885228" w:rsidP="00885228">
      <w:pPr>
        <w:pStyle w:val="BodyText"/>
      </w:pPr>
    </w:p>
    <w:p w14:paraId="2DCB2A5C" w14:textId="49104C3C" w:rsidR="001729FB" w:rsidRDefault="001729FB" w:rsidP="001729FB">
      <w:pPr>
        <w:pStyle w:val="Heading1"/>
      </w:pPr>
      <w:bookmarkStart w:id="1265" w:name="_Toc172098987"/>
      <w:r>
        <w:lastRenderedPageBreak/>
        <w:t>Security</w:t>
      </w:r>
      <w:bookmarkEnd w:id="1265"/>
    </w:p>
    <w:p w14:paraId="3210D3D2" w14:textId="31A69CED" w:rsidR="00BE61D0" w:rsidRDefault="00BE61D0" w:rsidP="00BE61D0">
      <w:pPr>
        <w:pStyle w:val="BodyText"/>
        <w:rPr>
          <w:rFonts w:asciiTheme="minorHAnsi" w:hAnsiTheme="minorHAnsi"/>
        </w:rPr>
      </w:pPr>
      <w:r>
        <w:t xml:space="preserve">The </w:t>
      </w:r>
      <w:r w:rsidR="00D45A33">
        <w:t>FD Profile</w:t>
      </w:r>
      <w:r>
        <w:t xml:space="preserve"> has a security property which is a list of the level numbers supported by the device. These numbers are for reference and do not play a part in controlling communications at present. If a</w:t>
      </w:r>
      <w:r w:rsidR="00B85460">
        <w:t>n</w:t>
      </w:r>
      <w:r>
        <w:t xml:space="preserve"> </w:t>
      </w:r>
      <w:r w:rsidR="00B85460">
        <w:t>FD</w:t>
      </w:r>
      <w:r>
        <w:t xml:space="preserve"> supports, for example, Levels 0 and 2, then it does not support Level 1. If unspecified the security level is 0.</w:t>
      </w:r>
    </w:p>
    <w:p w14:paraId="3756ED06" w14:textId="7F9223C7" w:rsidR="00BE61D0" w:rsidRDefault="00BE61D0" w:rsidP="00BE61D0">
      <w:pPr>
        <w:pStyle w:val="BodyText"/>
      </w:pPr>
      <w:r>
        <w:t>The Lucid Protocol endeavours to be open and flexible.</w:t>
      </w:r>
      <w:r w:rsidR="005A4693">
        <w:t xml:space="preserve"> </w:t>
      </w:r>
      <w:r>
        <w:t>Because the protocol is used by devices, with different security needs, in applications with varying threat profiles, a choice is offered to users and implementors of the protocol.</w:t>
      </w:r>
      <w:r w:rsidR="005A4693">
        <w:t xml:space="preserve"> </w:t>
      </w:r>
      <w:r>
        <w:t>Depending on the security environment of the field device, one of six levels of security can be used ranging from Level 0: none (or external security mechanisms are already provided) to Level 5: end to end. Levels 1-4 describe uses of TLS from no authentication to full authentication.</w:t>
      </w:r>
    </w:p>
    <w:p w14:paraId="587A4F55" w14:textId="77777777" w:rsidR="00BE61D0" w:rsidRDefault="00BE61D0" w:rsidP="00BE61D0">
      <w:pPr>
        <w:pStyle w:val="BodyText"/>
        <w:rPr>
          <w:rFonts w:asciiTheme="minorHAnsi" w:hAnsiTheme="minorHAnsi"/>
        </w:rPr>
      </w:pPr>
      <w:r>
        <w:t>Lucid Protocol security levels:</w:t>
      </w:r>
    </w:p>
    <w:p w14:paraId="674244FF" w14:textId="638F8A24" w:rsidR="00BE61D0" w:rsidRDefault="00BE61D0" w:rsidP="00BE61D0">
      <w:pPr>
        <w:pStyle w:val="Bullet"/>
      </w:pPr>
      <w:r>
        <w:rPr>
          <w:b/>
          <w:bCs/>
        </w:rPr>
        <w:t>Level 0: No encryption</w:t>
      </w:r>
      <w:r>
        <w:br/>
        <w:t>Securing communications in this case relies on the inherent security of a communications channel or other outside IT security mechanisms. Multiple SAs are an option because message payloads are unencrypted.</w:t>
      </w:r>
    </w:p>
    <w:p w14:paraId="745DD1A9" w14:textId="166C3AE9" w:rsidR="00BE61D0" w:rsidRDefault="00BE61D0" w:rsidP="00BE61D0">
      <w:pPr>
        <w:pStyle w:val="Bullet"/>
      </w:pPr>
      <w:r>
        <w:rPr>
          <w:b/>
          <w:bCs/>
        </w:rPr>
        <w:t>Level 1: TLS encryption without Authentication</w:t>
      </w:r>
      <w:r>
        <w:br/>
        <w:t xml:space="preserve">Secures data traffic to the first hop; all traffic is encrypted between </w:t>
      </w:r>
      <w:r w:rsidR="00B85460">
        <w:t>FD</w:t>
      </w:r>
      <w:r>
        <w:t xml:space="preserve"> and MQTT Broker. No certificates are stored on the Broker or </w:t>
      </w:r>
      <w:r w:rsidR="00B85460">
        <w:t>FD</w:t>
      </w:r>
      <w:r>
        <w:t xml:space="preserve">; device and </w:t>
      </w:r>
      <w:r w:rsidR="004133D9">
        <w:t>Broker</w:t>
      </w:r>
      <w:r>
        <w:t xml:space="preserve"> authentication are not possible. However, communications are secured against sniffing messages in transit. There is no mandated encryption of messages stored on the Broker or during onward transmission. Message encryption at rest and during onward transmission should be secured through additional IT mechanisms. TCP/IP = </w:t>
      </w:r>
      <w:r>
        <w:rPr>
          <w:b/>
          <w:bCs/>
        </w:rPr>
        <w:t>TLS 1.2+</w:t>
      </w:r>
      <w:r>
        <w:t xml:space="preserve">, UDP/IP = </w:t>
      </w:r>
      <w:r>
        <w:rPr>
          <w:b/>
          <w:bCs/>
        </w:rPr>
        <w:t>DTLS 1.2+</w:t>
      </w:r>
      <w:r>
        <w:t>. Multiple SAs are an option because message payloads are unencrypted.</w:t>
      </w:r>
    </w:p>
    <w:p w14:paraId="4E41373B" w14:textId="1D487DD3" w:rsidR="00BE61D0" w:rsidRDefault="00BE61D0" w:rsidP="00BE61D0">
      <w:pPr>
        <w:pStyle w:val="Bullet"/>
      </w:pPr>
      <w:r>
        <w:rPr>
          <w:b/>
          <w:bCs/>
        </w:rPr>
        <w:t>Level 2: TLS encryption with Broker Authentication</w:t>
      </w:r>
      <w:r>
        <w:br/>
        <w:t xml:space="preserve">Secures data traffic to the first hop; all traffic is encrypted between </w:t>
      </w:r>
      <w:r w:rsidR="00B85460">
        <w:t>FD</w:t>
      </w:r>
      <w:r>
        <w:t xml:space="preserve"> and MQTT Broker.</w:t>
      </w:r>
      <w:r w:rsidR="005A4693">
        <w:t xml:space="preserve"> </w:t>
      </w:r>
      <w:r>
        <w:t xml:space="preserve">The TLS/DTLS Certificate of the chosen Broker is stored on the </w:t>
      </w:r>
      <w:r w:rsidR="00B85460">
        <w:t>FD</w:t>
      </w:r>
      <w:r>
        <w:t xml:space="preserve"> allowing the </w:t>
      </w:r>
      <w:r w:rsidR="00B85460">
        <w:t>FD</w:t>
      </w:r>
      <w:r>
        <w:t xml:space="preserve"> to authenticate the Broker before sending MQTT traffic. Device authentication is not possible. Communications are secured against sniffing messages in transit.</w:t>
      </w:r>
      <w:r w:rsidR="005A4693">
        <w:t xml:space="preserve"> </w:t>
      </w:r>
      <w:r>
        <w:t>There is no mandated encryption of messages stored on the Broker or during onward transmission. Message encryption at rest and during onward transmission should be secured through additional IT mechanisms.</w:t>
      </w:r>
      <w:r w:rsidR="005A4693">
        <w:t xml:space="preserve"> </w:t>
      </w:r>
      <w:r>
        <w:t xml:space="preserve">TCP/IP = </w:t>
      </w:r>
      <w:r>
        <w:rPr>
          <w:b/>
          <w:bCs/>
        </w:rPr>
        <w:t>TLS 1.2+</w:t>
      </w:r>
      <w:r>
        <w:t xml:space="preserve">, UDP/IP = </w:t>
      </w:r>
      <w:r>
        <w:rPr>
          <w:b/>
          <w:bCs/>
        </w:rPr>
        <w:t>DTLS 1.2+</w:t>
      </w:r>
      <w:r>
        <w:t>. Multiple SA are an option because message payloads are unencrypted.</w:t>
      </w:r>
    </w:p>
    <w:p w14:paraId="36F0AF92" w14:textId="32AA520B" w:rsidR="00BE61D0" w:rsidRDefault="00BE61D0" w:rsidP="00BE61D0">
      <w:pPr>
        <w:pStyle w:val="Bullet"/>
      </w:pPr>
      <w:r>
        <w:rPr>
          <w:b/>
          <w:bCs/>
        </w:rPr>
        <w:t>Level 3: TLS encryption with Field Device Authentication</w:t>
      </w:r>
      <w:r>
        <w:t xml:space="preserve"> – Secures data traffic to the first hop; all traffic is encrypted between </w:t>
      </w:r>
      <w:r w:rsidR="00B85460">
        <w:t>FD</w:t>
      </w:r>
      <w:r>
        <w:t xml:space="preserve"> and MQTT Broker.</w:t>
      </w:r>
      <w:r w:rsidR="005A4693">
        <w:t xml:space="preserve"> </w:t>
      </w:r>
      <w:r>
        <w:t xml:space="preserve">The TLS/DTLS Certificates of all </w:t>
      </w:r>
      <w:r w:rsidR="00B85460">
        <w:t>FD</w:t>
      </w:r>
      <w:r>
        <w:t xml:space="preserve">s are stored on the Broker allowing the Broker to authenticate </w:t>
      </w:r>
      <w:r w:rsidR="00B85460">
        <w:t>FD</w:t>
      </w:r>
      <w:r>
        <w:t xml:space="preserve">s during connection establishment; Broker authentication by the </w:t>
      </w:r>
      <w:r w:rsidR="00B85460">
        <w:t>FD</w:t>
      </w:r>
      <w:r>
        <w:t xml:space="preserve"> is not available. Communications are secured against sniffing messages in transit.</w:t>
      </w:r>
      <w:r w:rsidR="005A4693">
        <w:t xml:space="preserve"> </w:t>
      </w:r>
      <w:r>
        <w:t>There is no mandated encryption of messages stored on the Broker or during onward transmission. Message encryption at rest and during onward transmission should be secured through additional IT mechanisms.</w:t>
      </w:r>
      <w:r w:rsidR="005A4693">
        <w:t xml:space="preserve"> </w:t>
      </w:r>
      <w:r>
        <w:t xml:space="preserve">TCP/IP = </w:t>
      </w:r>
      <w:r>
        <w:rPr>
          <w:b/>
          <w:bCs/>
        </w:rPr>
        <w:t>TLS 1.2+</w:t>
      </w:r>
      <w:r>
        <w:t xml:space="preserve">, UDP/IP = </w:t>
      </w:r>
      <w:r>
        <w:rPr>
          <w:b/>
          <w:bCs/>
        </w:rPr>
        <w:t>DTLS 1.2+</w:t>
      </w:r>
      <w:r>
        <w:t>. Multiple SA are an option because message payloads are unencrypted.</w:t>
      </w:r>
    </w:p>
    <w:p w14:paraId="4A8C4569" w14:textId="712EF7CE" w:rsidR="00BE61D0" w:rsidRDefault="00BE61D0" w:rsidP="00BE61D0">
      <w:pPr>
        <w:pStyle w:val="Bullet"/>
      </w:pPr>
      <w:r>
        <w:rPr>
          <w:b/>
          <w:bCs/>
        </w:rPr>
        <w:t>Level 4: Fully Authenticated TLS encryption</w:t>
      </w:r>
      <w:r>
        <w:br/>
        <w:t xml:space="preserve">Secures data traffic to the first hop; all traffic is encrypted between </w:t>
      </w:r>
      <w:r w:rsidR="00B85460">
        <w:t>FD</w:t>
      </w:r>
      <w:r>
        <w:t xml:space="preserve"> and MQTT Broker. The TLS/DTLS Certificate of the chosen Broker is stored on the </w:t>
      </w:r>
      <w:r w:rsidR="00B85460">
        <w:t>FD</w:t>
      </w:r>
      <w:r>
        <w:t xml:space="preserve"> allowing the </w:t>
      </w:r>
      <w:r w:rsidR="00B85460">
        <w:t>FD</w:t>
      </w:r>
      <w:r>
        <w:t xml:space="preserve"> to authenticate the Broker before sending MQTT traffic. The certificate of the </w:t>
      </w:r>
      <w:r w:rsidR="00B85460">
        <w:t>FD</w:t>
      </w:r>
      <w:r>
        <w:t xml:space="preserve"> is stored on the Broker allowing the Broker to authenticate the </w:t>
      </w:r>
      <w:r w:rsidR="00B85460">
        <w:t>FD</w:t>
      </w:r>
      <w:r>
        <w:t xml:space="preserve"> during connection establishment.</w:t>
      </w:r>
      <w:r w:rsidR="005A4693">
        <w:t xml:space="preserve"> </w:t>
      </w:r>
      <w:r>
        <w:t>Communications are secured against sniffing messages in transit.</w:t>
      </w:r>
      <w:r w:rsidR="005A4693">
        <w:t xml:space="preserve"> </w:t>
      </w:r>
      <w:r>
        <w:t xml:space="preserve">There is no mandated encryption of messages stored on the Broker or </w:t>
      </w:r>
      <w:r>
        <w:lastRenderedPageBreak/>
        <w:t>during onward transmission. Message encryption at rest and during onward transmission should be secured through additional IT mechanisms.</w:t>
      </w:r>
      <w:r w:rsidR="005A4693">
        <w:t xml:space="preserve"> </w:t>
      </w:r>
      <w:r>
        <w:t xml:space="preserve">TCP/IP = </w:t>
      </w:r>
      <w:r>
        <w:rPr>
          <w:b/>
          <w:bCs/>
        </w:rPr>
        <w:t>TLS 1.2+</w:t>
      </w:r>
      <w:r>
        <w:t xml:space="preserve">, UDP/IP = </w:t>
      </w:r>
      <w:r>
        <w:rPr>
          <w:b/>
          <w:bCs/>
        </w:rPr>
        <w:t>DTLS 1.2+</w:t>
      </w:r>
      <w:r>
        <w:t>. Multiple SA are an option because message payloads are unencrypted.</w:t>
      </w:r>
    </w:p>
    <w:p w14:paraId="024FB107" w14:textId="42B1B8B0" w:rsidR="00BE61D0" w:rsidRDefault="00BE61D0" w:rsidP="00BE61D0">
      <w:pPr>
        <w:pStyle w:val="Bullet"/>
      </w:pPr>
      <w:r>
        <w:rPr>
          <w:b/>
          <w:bCs/>
        </w:rPr>
        <w:t>Level 5: Authenticated end-to-end encryption</w:t>
      </w:r>
      <w:r>
        <w:br/>
        <w:t xml:space="preserve">Payload encryption of some or all messages. Message header unencrypted. The </w:t>
      </w:r>
      <w:r w:rsidR="00B85460">
        <w:t>FD</w:t>
      </w:r>
      <w:r>
        <w:t xml:space="preserve"> can authenticate the SA and the SA is able to authenticate the </w:t>
      </w:r>
      <w:r w:rsidR="00B85460">
        <w:t>FD</w:t>
      </w:r>
      <w:r>
        <w:t>. Encrypted communications are only possible with a single SA.</w:t>
      </w:r>
      <w:r w:rsidR="005A4693">
        <w:t xml:space="preserve"> </w:t>
      </w:r>
      <w:r>
        <w:t xml:space="preserve">Messages are encrypted/decrypted by </w:t>
      </w:r>
      <w:r w:rsidR="00B85460">
        <w:t>FD</w:t>
      </w:r>
      <w:r>
        <w:t xml:space="preserve">s and </w:t>
      </w:r>
      <w:r w:rsidR="00B85460">
        <w:t>SA</w:t>
      </w:r>
      <w:r>
        <w:t>s, allowing them to pass through otherwise unsecured networks and Brokers.</w:t>
      </w:r>
      <w:r w:rsidR="005A4693">
        <w:t xml:space="preserve"> </w:t>
      </w:r>
      <w:r>
        <w:t>This allows for simpler network setups while providing reassurance of privacy and authenticity.</w:t>
      </w:r>
    </w:p>
    <w:p w14:paraId="55A02A13" w14:textId="77777777" w:rsidR="00DB49C5" w:rsidRDefault="00DB49C5" w:rsidP="00DB49C5">
      <w:pPr>
        <w:pStyle w:val="Heading1"/>
      </w:pPr>
      <w:bookmarkStart w:id="1266" w:name="_Toc162423095"/>
      <w:bookmarkStart w:id="1267" w:name="_Toc162423686"/>
      <w:bookmarkStart w:id="1268" w:name="_Toc172098988"/>
      <w:r>
        <w:lastRenderedPageBreak/>
        <w:t>Class names and ontology</w:t>
      </w:r>
      <w:bookmarkEnd w:id="1266"/>
      <w:bookmarkEnd w:id="1267"/>
      <w:bookmarkEnd w:id="1268"/>
    </w:p>
    <w:p w14:paraId="7C7B0752" w14:textId="572D572C" w:rsidR="00DB49C5" w:rsidRDefault="00DB49C5" w:rsidP="00DB49C5">
      <w:pPr>
        <w:pStyle w:val="BodyText"/>
        <w:rPr>
          <w:rFonts w:asciiTheme="minorHAnsi" w:hAnsiTheme="minorHAnsi"/>
        </w:rPr>
      </w:pPr>
      <w:r>
        <w:t xml:space="preserve">The </w:t>
      </w:r>
      <w:r w:rsidRPr="001D3998">
        <w:rPr>
          <w:rFonts w:ascii="Courier New" w:hAnsi="Courier New" w:cs="Courier New"/>
        </w:rPr>
        <w:t>className</w:t>
      </w:r>
      <w:r>
        <w:t xml:space="preserve"> field is used to indicate to consumers of FD data that </w:t>
      </w:r>
      <w:r w:rsidR="00090C16">
        <w:t>point</w:t>
      </w:r>
      <w:r>
        <w:t>s are of specific physical types. For example, some analogue signals could be flows which would indicate to the SA that specific display characteristics are associated like a flow meter graphic.</w:t>
      </w:r>
    </w:p>
    <w:p w14:paraId="16D4CEA0" w14:textId="77777777" w:rsidR="00DB49C5" w:rsidRDefault="00DB49C5" w:rsidP="00DB49C5">
      <w:pPr>
        <w:pStyle w:val="BodyText"/>
      </w:pPr>
      <w:r>
        <w:t>Users can enter any text into this field, generally specific to the type(s) of SA they have.</w:t>
      </w:r>
    </w:p>
    <w:p w14:paraId="7D079116" w14:textId="1DE11ED9" w:rsidR="00DB49C5" w:rsidRDefault="00DB49C5" w:rsidP="00DB49C5">
      <w:pPr>
        <w:pStyle w:val="BodyText"/>
      </w:pPr>
      <w:r w:rsidRPr="00BA7567">
        <w:t xml:space="preserve">Users can </w:t>
      </w:r>
      <w:r w:rsidR="005C7AEB" w:rsidRPr="00BA7567">
        <w:t>separate parts of the class name tex</w:t>
      </w:r>
      <w:r w:rsidR="00973C6B" w:rsidRPr="00BA7567">
        <w:t>t</w:t>
      </w:r>
      <w:r w:rsidR="00A81F68" w:rsidRPr="00BA7567">
        <w:t xml:space="preserve"> </w:t>
      </w:r>
      <w:r w:rsidRPr="00BA7567">
        <w:t xml:space="preserve"> with ‘</w:t>
      </w:r>
      <w:r w:rsidRPr="00BA7567">
        <w:rPr>
          <w:b/>
        </w:rPr>
        <w:t>.</w:t>
      </w:r>
      <w:r w:rsidRPr="00BA7567">
        <w:t>’ Or ‘</w:t>
      </w:r>
      <w:r w:rsidRPr="00BA7567">
        <w:rPr>
          <w:b/>
        </w:rPr>
        <w:t>/</w:t>
      </w:r>
      <w:r w:rsidRPr="00BA7567">
        <w:t>’ for example to indicate a structure.</w:t>
      </w:r>
    </w:p>
    <w:p w14:paraId="2655E557" w14:textId="77777777" w:rsidR="00DB49C5" w:rsidRDefault="00DB49C5" w:rsidP="00DB49C5">
      <w:pPr>
        <w:pStyle w:val="Heading2"/>
        <w:ind w:left="578" w:hanging="578"/>
      </w:pPr>
      <w:bookmarkStart w:id="1269" w:name="_Toc162423096"/>
      <w:bookmarkStart w:id="1270" w:name="_Toc162423687"/>
      <w:bookmarkStart w:id="1271" w:name="_Toc172098989"/>
      <w:r>
        <w:t>Fixed class names</w:t>
      </w:r>
      <w:bookmarkEnd w:id="1269"/>
      <w:bookmarkEnd w:id="1270"/>
      <w:bookmarkEnd w:id="1271"/>
    </w:p>
    <w:p w14:paraId="484C0742" w14:textId="01760782" w:rsidR="00DB49C5" w:rsidRDefault="00DB49C5" w:rsidP="00DB49C5">
      <w:pPr>
        <w:pStyle w:val="BodyText"/>
        <w:rPr>
          <w:rFonts w:asciiTheme="minorHAnsi" w:hAnsiTheme="minorHAnsi"/>
        </w:rPr>
      </w:pPr>
      <w:r>
        <w:t xml:space="preserve">The </w:t>
      </w:r>
      <w:r w:rsidRPr="001D3998">
        <w:rPr>
          <w:rFonts w:ascii="Courier New" w:hAnsi="Courier New" w:cs="Courier New"/>
        </w:rPr>
        <w:t>className</w:t>
      </w:r>
      <w:r>
        <w:t xml:space="preserve"> of some items can use some common definitions listed here. This is to ensure consistency for device management. By allowing the Configuration file to define these items, signals such as Battery can be assigned to different device terminals, which is sometimes the case for identical FDs. The </w:t>
      </w:r>
      <w:r w:rsidRPr="001D3998">
        <w:rPr>
          <w:rFonts w:ascii="Courier New" w:hAnsi="Courier New" w:cs="Courier New"/>
        </w:rPr>
        <w:t>className</w:t>
      </w:r>
      <w:r>
        <w:t xml:space="preserve"> field is used so that the actual </w:t>
      </w:r>
      <w:r w:rsidR="00090C16">
        <w:t>point</w:t>
      </w:r>
      <w:r>
        <w:t xml:space="preserve"> name can be user-configured.</w:t>
      </w:r>
    </w:p>
    <w:p w14:paraId="27BF41D9" w14:textId="77777777" w:rsidR="00DB49C5" w:rsidRDefault="00DB49C5" w:rsidP="00DB49C5">
      <w:pPr>
        <w:pStyle w:val="BodyText"/>
      </w:pPr>
      <w:r>
        <w:t xml:space="preserve">These </w:t>
      </w:r>
      <w:r w:rsidRPr="001D3998">
        <w:rPr>
          <w:rFonts w:ascii="Courier New" w:hAnsi="Courier New" w:cs="Courier New"/>
        </w:rPr>
        <w:t>classNames</w:t>
      </w:r>
      <w:r>
        <w:t xml:space="preserve"> are prefixed by ‘</w:t>
      </w:r>
      <w:r>
        <w:rPr>
          <w:b/>
          <w:bCs/>
        </w:rPr>
        <w:t>L.</w:t>
      </w:r>
      <w:r>
        <w:t>’ to indicate that this document defines them.</w:t>
      </w:r>
    </w:p>
    <w:p w14:paraId="6F4DF79F" w14:textId="77777777" w:rsidR="00DB49C5" w:rsidRDefault="00DB49C5" w:rsidP="00DB49C5">
      <w:pPr>
        <w:pStyle w:val="BodyText"/>
      </w:pPr>
      <w:r>
        <w:t>These items are optional. FDs do not have to include a Battery status, but the use of these is recommended.</w:t>
      </w:r>
    </w:p>
    <w:p w14:paraId="1D218E24" w14:textId="77777777" w:rsidR="00DB49C5" w:rsidRDefault="00DB49C5" w:rsidP="00DB49C5">
      <w:pPr>
        <w:pStyle w:val="BodyText"/>
      </w:pPr>
      <w:r>
        <w:t xml:space="preserve">The </w:t>
      </w:r>
      <w:r w:rsidRPr="001D3998">
        <w:rPr>
          <w:rFonts w:ascii="Courier New" w:hAnsi="Courier New" w:cs="Courier New"/>
        </w:rPr>
        <w:t>className</w:t>
      </w:r>
      <w:r>
        <w:t xml:space="preserve"> field structure is not defined, allowing these items to be structured as the application requires.</w:t>
      </w:r>
    </w:p>
    <w:p w14:paraId="2B56CCD4" w14:textId="280AB582" w:rsidR="00DB49C5" w:rsidRDefault="00DB49C5" w:rsidP="00DB49C5">
      <w:pPr>
        <w:pStyle w:val="BodyText"/>
      </w:pPr>
      <w:r>
        <w:t xml:space="preserve">Reporting functionality of the </w:t>
      </w:r>
      <w:r w:rsidR="00090C16">
        <w:t>point</w:t>
      </w:r>
      <w:r>
        <w:t>s is as specified in the Configuration.</w:t>
      </w:r>
    </w:p>
    <w:p w14:paraId="3BFC9B03" w14:textId="11E98C67" w:rsidR="00DB49C5" w:rsidRDefault="00DB49C5" w:rsidP="00DB49C5">
      <w:pPr>
        <w:pStyle w:val="Caption"/>
      </w:pPr>
      <w:bookmarkStart w:id="1272" w:name="_Toc162423151"/>
      <w:bookmarkStart w:id="1273" w:name="_Toc162423742"/>
      <w:bookmarkStart w:id="1274" w:name="_Toc170288664"/>
      <w:r>
        <w:t xml:space="preserve">Table </w:t>
      </w:r>
      <w:r>
        <w:fldChar w:fldCharType="begin"/>
      </w:r>
      <w:r>
        <w:instrText xml:space="preserve"> SEQ Table \* ARABIC </w:instrText>
      </w:r>
      <w:r>
        <w:fldChar w:fldCharType="separate"/>
      </w:r>
      <w:r w:rsidR="00B95831">
        <w:rPr>
          <w:noProof/>
        </w:rPr>
        <w:t>25</w:t>
      </w:r>
      <w:r>
        <w:rPr>
          <w:noProof/>
        </w:rPr>
        <w:fldChar w:fldCharType="end"/>
      </w:r>
      <w:r>
        <w:tab/>
        <w:t>Fixed class names</w:t>
      </w:r>
      <w:bookmarkEnd w:id="1272"/>
      <w:bookmarkEnd w:id="1273"/>
      <w:bookmarkEnd w:id="1274"/>
    </w:p>
    <w:tbl>
      <w:tblPr>
        <w:tblStyle w:val="TableGrid1"/>
        <w:tblW w:w="9072" w:type="dxa"/>
        <w:jc w:val="center"/>
        <w:tblInd w:w="0" w:type="dxa"/>
        <w:tblLook w:val="04A0" w:firstRow="1" w:lastRow="0" w:firstColumn="1" w:lastColumn="0" w:noHBand="0" w:noVBand="1"/>
      </w:tblPr>
      <w:tblGrid>
        <w:gridCol w:w="3008"/>
        <w:gridCol w:w="1687"/>
        <w:gridCol w:w="2433"/>
        <w:gridCol w:w="1944"/>
      </w:tblGrid>
      <w:tr w:rsidR="00DB49C5" w:rsidRPr="001D3998" w14:paraId="69A2B283" w14:textId="77777777">
        <w:trPr>
          <w:tblHeader/>
          <w:jc w:val="center"/>
        </w:trPr>
        <w:tc>
          <w:tcPr>
            <w:tcW w:w="2989" w:type="dxa"/>
            <w:tcBorders>
              <w:top w:val="single" w:sz="4" w:space="0" w:color="auto"/>
              <w:left w:val="single" w:sz="4" w:space="0" w:color="auto"/>
              <w:bottom w:val="single" w:sz="4" w:space="0" w:color="auto"/>
              <w:right w:val="single" w:sz="4" w:space="0" w:color="auto"/>
            </w:tcBorders>
            <w:shd w:val="clear" w:color="auto" w:fill="5BABD3"/>
            <w:hideMark/>
          </w:tcPr>
          <w:p w14:paraId="64D38C31" w14:textId="77777777" w:rsidR="00DB49C5" w:rsidRPr="004B3F83" w:rsidRDefault="00DB49C5">
            <w:pPr>
              <w:pStyle w:val="TableHeading"/>
              <w:rPr>
                <w:sz w:val="20"/>
                <w:szCs w:val="20"/>
              </w:rPr>
            </w:pPr>
            <w:r w:rsidRPr="004B3F83">
              <w:rPr>
                <w:sz w:val="20"/>
                <w:szCs w:val="20"/>
              </w:rPr>
              <w:t>"className" field</w:t>
            </w:r>
          </w:p>
        </w:tc>
        <w:tc>
          <w:tcPr>
            <w:tcW w:w="1677" w:type="dxa"/>
            <w:tcBorders>
              <w:top w:val="single" w:sz="4" w:space="0" w:color="auto"/>
              <w:left w:val="single" w:sz="4" w:space="0" w:color="auto"/>
              <w:bottom w:val="single" w:sz="4" w:space="0" w:color="auto"/>
              <w:right w:val="single" w:sz="4" w:space="0" w:color="auto"/>
            </w:tcBorders>
            <w:shd w:val="clear" w:color="auto" w:fill="5BABD3"/>
            <w:hideMark/>
          </w:tcPr>
          <w:p w14:paraId="22B6264B" w14:textId="77777777" w:rsidR="00DB49C5" w:rsidRPr="004B3F83" w:rsidRDefault="00DB49C5">
            <w:pPr>
              <w:pStyle w:val="TableHeading"/>
              <w:rPr>
                <w:sz w:val="20"/>
                <w:szCs w:val="20"/>
              </w:rPr>
            </w:pPr>
            <w:r w:rsidRPr="004B3F83">
              <w:rPr>
                <w:sz w:val="20"/>
                <w:szCs w:val="20"/>
              </w:rPr>
              <w:t>Type</w:t>
            </w:r>
          </w:p>
        </w:tc>
        <w:tc>
          <w:tcPr>
            <w:tcW w:w="2418" w:type="dxa"/>
            <w:tcBorders>
              <w:top w:val="single" w:sz="4" w:space="0" w:color="auto"/>
              <w:left w:val="single" w:sz="4" w:space="0" w:color="auto"/>
              <w:bottom w:val="single" w:sz="4" w:space="0" w:color="auto"/>
              <w:right w:val="single" w:sz="4" w:space="0" w:color="auto"/>
            </w:tcBorders>
            <w:shd w:val="clear" w:color="auto" w:fill="5BABD3"/>
            <w:hideMark/>
          </w:tcPr>
          <w:p w14:paraId="40E7D3B4" w14:textId="77777777" w:rsidR="00DB49C5" w:rsidRPr="004B3F83" w:rsidRDefault="00DB49C5">
            <w:pPr>
              <w:pStyle w:val="TableHeading"/>
              <w:rPr>
                <w:sz w:val="20"/>
                <w:szCs w:val="20"/>
              </w:rPr>
            </w:pPr>
            <w:r w:rsidRPr="004B3F83">
              <w:rPr>
                <w:sz w:val="20"/>
                <w:szCs w:val="20"/>
              </w:rPr>
              <w:t>Purpose</w:t>
            </w:r>
          </w:p>
        </w:tc>
        <w:tc>
          <w:tcPr>
            <w:tcW w:w="1932" w:type="dxa"/>
            <w:tcBorders>
              <w:top w:val="single" w:sz="4" w:space="0" w:color="auto"/>
              <w:left w:val="single" w:sz="4" w:space="0" w:color="auto"/>
              <w:bottom w:val="single" w:sz="4" w:space="0" w:color="auto"/>
              <w:right w:val="single" w:sz="4" w:space="0" w:color="auto"/>
            </w:tcBorders>
            <w:shd w:val="clear" w:color="auto" w:fill="5BABD3"/>
            <w:hideMark/>
          </w:tcPr>
          <w:p w14:paraId="18B16CAC" w14:textId="77777777" w:rsidR="00DB49C5" w:rsidRPr="004B3F83" w:rsidRDefault="00DB49C5">
            <w:pPr>
              <w:pStyle w:val="TableHeading"/>
              <w:rPr>
                <w:sz w:val="20"/>
                <w:szCs w:val="20"/>
              </w:rPr>
            </w:pPr>
            <w:r w:rsidRPr="004B3F83">
              <w:rPr>
                <w:sz w:val="20"/>
                <w:szCs w:val="20"/>
              </w:rPr>
              <w:t>Specifics</w:t>
            </w:r>
          </w:p>
        </w:tc>
      </w:tr>
      <w:tr w:rsidR="00DB49C5" w:rsidRPr="001D3998" w14:paraId="47730C20"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1A735FD" w14:textId="77777777" w:rsidR="00DB49C5" w:rsidRPr="004B3F83" w:rsidRDefault="00DB49C5" w:rsidP="002B16D9">
            <w:pPr>
              <w:pStyle w:val="TableText"/>
            </w:pPr>
            <w:r w:rsidRPr="004B3F83">
              <w:t>L.FD.Battery</w:t>
            </w:r>
          </w:p>
        </w:tc>
        <w:tc>
          <w:tcPr>
            <w:tcW w:w="1677" w:type="dxa"/>
            <w:tcBorders>
              <w:top w:val="single" w:sz="4" w:space="0" w:color="auto"/>
              <w:left w:val="single" w:sz="4" w:space="0" w:color="auto"/>
              <w:bottom w:val="single" w:sz="4" w:space="0" w:color="auto"/>
              <w:right w:val="single" w:sz="4" w:space="0" w:color="auto"/>
            </w:tcBorders>
            <w:hideMark/>
          </w:tcPr>
          <w:p w14:paraId="26CF020E" w14:textId="77777777" w:rsidR="00DB49C5" w:rsidRPr="004B3F83" w:rsidRDefault="00DB49C5" w:rsidP="002B16D9">
            <w:pPr>
              <w:pStyle w:val="TableText"/>
            </w:pPr>
            <w:r w:rsidRPr="004B3F83">
              <w:t>Binary input</w:t>
            </w:r>
          </w:p>
        </w:tc>
        <w:tc>
          <w:tcPr>
            <w:tcW w:w="2418" w:type="dxa"/>
            <w:tcBorders>
              <w:top w:val="single" w:sz="4" w:space="0" w:color="auto"/>
              <w:left w:val="single" w:sz="4" w:space="0" w:color="auto"/>
              <w:bottom w:val="single" w:sz="4" w:space="0" w:color="auto"/>
              <w:right w:val="single" w:sz="4" w:space="0" w:color="auto"/>
            </w:tcBorders>
            <w:hideMark/>
          </w:tcPr>
          <w:p w14:paraId="6E8E9013" w14:textId="77777777" w:rsidR="00DB49C5" w:rsidRPr="004B3F83" w:rsidRDefault="00DB49C5" w:rsidP="002B16D9">
            <w:pPr>
              <w:pStyle w:val="TableText"/>
            </w:pPr>
            <w:r w:rsidRPr="004B3F83">
              <w:t>Battery status</w:t>
            </w:r>
          </w:p>
        </w:tc>
        <w:tc>
          <w:tcPr>
            <w:tcW w:w="1932" w:type="dxa"/>
            <w:tcBorders>
              <w:top w:val="single" w:sz="4" w:space="0" w:color="auto"/>
              <w:left w:val="single" w:sz="4" w:space="0" w:color="auto"/>
              <w:bottom w:val="single" w:sz="4" w:space="0" w:color="auto"/>
              <w:right w:val="single" w:sz="4" w:space="0" w:color="auto"/>
            </w:tcBorders>
            <w:hideMark/>
          </w:tcPr>
          <w:p w14:paraId="6E3A238F" w14:textId="77777777" w:rsidR="00DB49C5" w:rsidRPr="004B3F83" w:rsidRDefault="00DB49C5" w:rsidP="002B16D9">
            <w:pPr>
              <w:pStyle w:val="TableText"/>
            </w:pPr>
            <w:r w:rsidRPr="004B3F83">
              <w:t>State 1 is healthy</w:t>
            </w:r>
          </w:p>
        </w:tc>
      </w:tr>
      <w:tr w:rsidR="00DB49C5" w:rsidRPr="001D3998" w14:paraId="4AF58ABA"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3A5061D" w14:textId="77777777" w:rsidR="00DB49C5" w:rsidRPr="004B3F83" w:rsidRDefault="00DB49C5" w:rsidP="002B16D9">
            <w:pPr>
              <w:pStyle w:val="TableText"/>
            </w:pPr>
            <w:r w:rsidRPr="004B3F83">
              <w:t>L.FD.Mains</w:t>
            </w:r>
          </w:p>
        </w:tc>
        <w:tc>
          <w:tcPr>
            <w:tcW w:w="1677" w:type="dxa"/>
            <w:tcBorders>
              <w:top w:val="single" w:sz="4" w:space="0" w:color="auto"/>
              <w:left w:val="single" w:sz="4" w:space="0" w:color="auto"/>
              <w:bottom w:val="single" w:sz="4" w:space="0" w:color="auto"/>
              <w:right w:val="single" w:sz="4" w:space="0" w:color="auto"/>
            </w:tcBorders>
            <w:hideMark/>
          </w:tcPr>
          <w:p w14:paraId="0CE83BE3" w14:textId="77777777" w:rsidR="00DB49C5" w:rsidRPr="004B3F83" w:rsidRDefault="00DB49C5" w:rsidP="002B16D9">
            <w:pPr>
              <w:pStyle w:val="TableText"/>
            </w:pPr>
            <w:r w:rsidRPr="004B3F83">
              <w:t>Binary input</w:t>
            </w:r>
          </w:p>
        </w:tc>
        <w:tc>
          <w:tcPr>
            <w:tcW w:w="2418" w:type="dxa"/>
            <w:tcBorders>
              <w:top w:val="single" w:sz="4" w:space="0" w:color="auto"/>
              <w:left w:val="single" w:sz="4" w:space="0" w:color="auto"/>
              <w:bottom w:val="single" w:sz="4" w:space="0" w:color="auto"/>
              <w:right w:val="single" w:sz="4" w:space="0" w:color="auto"/>
            </w:tcBorders>
            <w:hideMark/>
          </w:tcPr>
          <w:p w14:paraId="444E3387" w14:textId="77777777" w:rsidR="00DB49C5" w:rsidRPr="004B3F83" w:rsidRDefault="00DB49C5" w:rsidP="002B16D9">
            <w:pPr>
              <w:pStyle w:val="TableText"/>
            </w:pPr>
            <w:r w:rsidRPr="004B3F83">
              <w:t>Main power input</w:t>
            </w:r>
          </w:p>
        </w:tc>
        <w:tc>
          <w:tcPr>
            <w:tcW w:w="1932" w:type="dxa"/>
            <w:tcBorders>
              <w:top w:val="single" w:sz="4" w:space="0" w:color="auto"/>
              <w:left w:val="single" w:sz="4" w:space="0" w:color="auto"/>
              <w:bottom w:val="single" w:sz="4" w:space="0" w:color="auto"/>
              <w:right w:val="single" w:sz="4" w:space="0" w:color="auto"/>
            </w:tcBorders>
            <w:hideMark/>
          </w:tcPr>
          <w:p w14:paraId="071BA780" w14:textId="77777777" w:rsidR="00DB49C5" w:rsidRPr="004B3F83" w:rsidRDefault="00DB49C5" w:rsidP="002B16D9">
            <w:pPr>
              <w:pStyle w:val="TableText"/>
            </w:pPr>
            <w:r w:rsidRPr="004B3F83">
              <w:t>State 1 is healthy</w:t>
            </w:r>
          </w:p>
        </w:tc>
      </w:tr>
      <w:tr w:rsidR="00DB49C5" w:rsidRPr="001D3998" w14:paraId="66273941"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48D7E85F" w14:textId="77777777" w:rsidR="00DB49C5" w:rsidRPr="004B3F83" w:rsidRDefault="00DB49C5" w:rsidP="002B16D9">
            <w:pPr>
              <w:pStyle w:val="TableText"/>
            </w:pPr>
            <w:r w:rsidRPr="004B3F83">
              <w:t>L.FD.Signal</w:t>
            </w:r>
          </w:p>
        </w:tc>
        <w:tc>
          <w:tcPr>
            <w:tcW w:w="1677" w:type="dxa"/>
            <w:tcBorders>
              <w:top w:val="single" w:sz="4" w:space="0" w:color="auto"/>
              <w:left w:val="single" w:sz="4" w:space="0" w:color="auto"/>
              <w:bottom w:val="single" w:sz="4" w:space="0" w:color="auto"/>
              <w:right w:val="single" w:sz="4" w:space="0" w:color="auto"/>
            </w:tcBorders>
            <w:hideMark/>
          </w:tcPr>
          <w:p w14:paraId="1DFA6672"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A38E667" w14:textId="77777777" w:rsidR="00DB49C5" w:rsidRPr="004B3F83" w:rsidRDefault="00DB49C5" w:rsidP="002B16D9">
            <w:pPr>
              <w:pStyle w:val="TableText"/>
            </w:pPr>
            <w:r w:rsidRPr="004B3F83">
              <w:t>Generic common signal indicating communications signal strength</w:t>
            </w:r>
          </w:p>
        </w:tc>
        <w:tc>
          <w:tcPr>
            <w:tcW w:w="1932" w:type="dxa"/>
            <w:tcBorders>
              <w:top w:val="single" w:sz="4" w:space="0" w:color="auto"/>
              <w:left w:val="single" w:sz="4" w:space="0" w:color="auto"/>
              <w:bottom w:val="single" w:sz="4" w:space="0" w:color="auto"/>
              <w:right w:val="single" w:sz="4" w:space="0" w:color="auto"/>
            </w:tcBorders>
            <w:hideMark/>
          </w:tcPr>
          <w:p w14:paraId="63EBBFBA" w14:textId="77777777" w:rsidR="00DB49C5" w:rsidRPr="004B3F83" w:rsidRDefault="00DB49C5" w:rsidP="002B16D9">
            <w:pPr>
              <w:pStyle w:val="TableText"/>
            </w:pPr>
            <w:r w:rsidRPr="004B3F83">
              <w:t>Top of configured range is highest strength</w:t>
            </w:r>
          </w:p>
        </w:tc>
      </w:tr>
      <w:tr w:rsidR="00DB49C5" w:rsidRPr="001D3998" w14:paraId="02971433"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9CC6808" w14:textId="77777777" w:rsidR="00DB49C5" w:rsidRPr="004B3F83" w:rsidRDefault="00DB49C5" w:rsidP="002B16D9">
            <w:pPr>
              <w:pStyle w:val="TableText"/>
            </w:pPr>
            <w:r w:rsidRPr="004B3F83">
              <w:t>L.FD.IMSI</w:t>
            </w:r>
          </w:p>
        </w:tc>
        <w:tc>
          <w:tcPr>
            <w:tcW w:w="1677" w:type="dxa"/>
            <w:tcBorders>
              <w:top w:val="single" w:sz="4" w:space="0" w:color="auto"/>
              <w:left w:val="single" w:sz="4" w:space="0" w:color="auto"/>
              <w:bottom w:val="single" w:sz="4" w:space="0" w:color="auto"/>
              <w:right w:val="single" w:sz="4" w:space="0" w:color="auto"/>
            </w:tcBorders>
            <w:hideMark/>
          </w:tcPr>
          <w:p w14:paraId="01BFA03A" w14:textId="77777777" w:rsidR="00DB49C5" w:rsidRPr="004B3F83" w:rsidRDefault="00DB49C5" w:rsidP="002B16D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2F726FB8" w14:textId="77777777" w:rsidR="00DB49C5" w:rsidRPr="004B3F83" w:rsidRDefault="00DB49C5" w:rsidP="002B16D9">
            <w:pPr>
              <w:pStyle w:val="TableText"/>
            </w:pPr>
            <w:r w:rsidRPr="004B3F83">
              <w:t>IMSI of current cellular modem</w:t>
            </w:r>
          </w:p>
        </w:tc>
        <w:tc>
          <w:tcPr>
            <w:tcW w:w="1932" w:type="dxa"/>
            <w:tcBorders>
              <w:top w:val="single" w:sz="4" w:space="0" w:color="auto"/>
              <w:left w:val="single" w:sz="4" w:space="0" w:color="auto"/>
              <w:bottom w:val="single" w:sz="4" w:space="0" w:color="auto"/>
              <w:right w:val="single" w:sz="4" w:space="0" w:color="auto"/>
            </w:tcBorders>
          </w:tcPr>
          <w:p w14:paraId="5434A47C" w14:textId="77777777" w:rsidR="00DB49C5" w:rsidRPr="004B3F83" w:rsidRDefault="00DB49C5" w:rsidP="002B16D9">
            <w:pPr>
              <w:pStyle w:val="TableText"/>
            </w:pPr>
          </w:p>
        </w:tc>
      </w:tr>
      <w:tr w:rsidR="00DB49C5" w:rsidRPr="001D3998" w14:paraId="4392FAB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8EE9242" w14:textId="77777777" w:rsidR="00DB49C5" w:rsidRPr="004B3F83" w:rsidRDefault="00DB49C5" w:rsidP="002B16D9">
            <w:pPr>
              <w:pStyle w:val="TableText"/>
            </w:pPr>
            <w:r w:rsidRPr="004B3F83">
              <w:t>L.FD.IMEI</w:t>
            </w:r>
          </w:p>
        </w:tc>
        <w:tc>
          <w:tcPr>
            <w:tcW w:w="1677" w:type="dxa"/>
            <w:tcBorders>
              <w:top w:val="single" w:sz="4" w:space="0" w:color="auto"/>
              <w:left w:val="single" w:sz="4" w:space="0" w:color="auto"/>
              <w:bottom w:val="single" w:sz="4" w:space="0" w:color="auto"/>
              <w:right w:val="single" w:sz="4" w:space="0" w:color="auto"/>
            </w:tcBorders>
            <w:hideMark/>
          </w:tcPr>
          <w:p w14:paraId="736DF4D9" w14:textId="77777777" w:rsidR="00DB49C5" w:rsidRPr="004B3F83" w:rsidRDefault="00DB49C5" w:rsidP="002B16D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5C5717F3" w14:textId="77777777" w:rsidR="00DB49C5" w:rsidRPr="004B3F83" w:rsidRDefault="00DB49C5" w:rsidP="002B16D9">
            <w:pPr>
              <w:pStyle w:val="TableText"/>
            </w:pPr>
            <w:r w:rsidRPr="004B3F83">
              <w:t>IMEI of current cellular modem</w:t>
            </w:r>
          </w:p>
        </w:tc>
        <w:tc>
          <w:tcPr>
            <w:tcW w:w="1932" w:type="dxa"/>
            <w:tcBorders>
              <w:top w:val="single" w:sz="4" w:space="0" w:color="auto"/>
              <w:left w:val="single" w:sz="4" w:space="0" w:color="auto"/>
              <w:bottom w:val="single" w:sz="4" w:space="0" w:color="auto"/>
              <w:right w:val="single" w:sz="4" w:space="0" w:color="auto"/>
            </w:tcBorders>
          </w:tcPr>
          <w:p w14:paraId="143EAD81" w14:textId="77777777" w:rsidR="00DB49C5" w:rsidRPr="004B3F83" w:rsidRDefault="00DB49C5" w:rsidP="002B16D9">
            <w:pPr>
              <w:pStyle w:val="TableText"/>
            </w:pPr>
          </w:p>
        </w:tc>
      </w:tr>
      <w:tr w:rsidR="00DB49C5" w:rsidRPr="001D3998" w14:paraId="695F0FD4"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8AA0C6F" w14:textId="77777777" w:rsidR="00DB49C5" w:rsidRPr="004B3F83" w:rsidRDefault="00DB49C5" w:rsidP="002B16D9">
            <w:pPr>
              <w:pStyle w:val="TableText"/>
            </w:pPr>
            <w:r w:rsidRPr="004B3F83">
              <w:t>L.FD.CCID</w:t>
            </w:r>
          </w:p>
        </w:tc>
        <w:tc>
          <w:tcPr>
            <w:tcW w:w="1677" w:type="dxa"/>
            <w:tcBorders>
              <w:top w:val="single" w:sz="4" w:space="0" w:color="auto"/>
              <w:left w:val="single" w:sz="4" w:space="0" w:color="auto"/>
              <w:bottom w:val="single" w:sz="4" w:space="0" w:color="auto"/>
              <w:right w:val="single" w:sz="4" w:space="0" w:color="auto"/>
            </w:tcBorders>
            <w:hideMark/>
          </w:tcPr>
          <w:p w14:paraId="2EABEE1E" w14:textId="77777777" w:rsidR="00DB49C5" w:rsidRPr="004B3F83" w:rsidRDefault="00DB49C5" w:rsidP="002B16D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14DACF0A" w14:textId="77777777" w:rsidR="00DB49C5" w:rsidRPr="004B3F83" w:rsidRDefault="00DB49C5" w:rsidP="002B16D9">
            <w:pPr>
              <w:pStyle w:val="TableText"/>
            </w:pPr>
            <w:r w:rsidRPr="004B3F83">
              <w:t>CCID of current cellular modem</w:t>
            </w:r>
          </w:p>
        </w:tc>
        <w:tc>
          <w:tcPr>
            <w:tcW w:w="1932" w:type="dxa"/>
            <w:tcBorders>
              <w:top w:val="single" w:sz="4" w:space="0" w:color="auto"/>
              <w:left w:val="single" w:sz="4" w:space="0" w:color="auto"/>
              <w:bottom w:val="single" w:sz="4" w:space="0" w:color="auto"/>
              <w:right w:val="single" w:sz="4" w:space="0" w:color="auto"/>
            </w:tcBorders>
          </w:tcPr>
          <w:p w14:paraId="294579D1" w14:textId="77777777" w:rsidR="00DB49C5" w:rsidRPr="004B3F83" w:rsidRDefault="00DB49C5" w:rsidP="002B16D9">
            <w:pPr>
              <w:pStyle w:val="TableText"/>
            </w:pPr>
          </w:p>
        </w:tc>
      </w:tr>
      <w:tr w:rsidR="00DB49C5" w:rsidRPr="001D3998" w14:paraId="53B493A4"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EEF2E19" w14:textId="77777777" w:rsidR="00DB49C5" w:rsidRPr="004B3F83" w:rsidRDefault="00DB49C5" w:rsidP="002B16D9">
            <w:pPr>
              <w:pStyle w:val="TableText"/>
            </w:pPr>
            <w:r w:rsidRPr="004B3F83">
              <w:t>L.FD.Serial</w:t>
            </w:r>
          </w:p>
        </w:tc>
        <w:tc>
          <w:tcPr>
            <w:tcW w:w="1677" w:type="dxa"/>
            <w:tcBorders>
              <w:top w:val="single" w:sz="4" w:space="0" w:color="auto"/>
              <w:left w:val="single" w:sz="4" w:space="0" w:color="auto"/>
              <w:bottom w:val="single" w:sz="4" w:space="0" w:color="auto"/>
              <w:right w:val="single" w:sz="4" w:space="0" w:color="auto"/>
            </w:tcBorders>
            <w:hideMark/>
          </w:tcPr>
          <w:p w14:paraId="38C87F7A" w14:textId="77777777" w:rsidR="00DB49C5" w:rsidRPr="004B3F83" w:rsidRDefault="00DB49C5" w:rsidP="002B16D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7ECF31AD" w14:textId="77777777" w:rsidR="00DB49C5" w:rsidRPr="004B3F83" w:rsidRDefault="00DB49C5" w:rsidP="002B16D9">
            <w:pPr>
              <w:pStyle w:val="TableText"/>
            </w:pPr>
            <w:r w:rsidRPr="004B3F83">
              <w:t>Serial number of the field device</w:t>
            </w:r>
          </w:p>
        </w:tc>
        <w:tc>
          <w:tcPr>
            <w:tcW w:w="1932" w:type="dxa"/>
            <w:tcBorders>
              <w:top w:val="single" w:sz="4" w:space="0" w:color="auto"/>
              <w:left w:val="single" w:sz="4" w:space="0" w:color="auto"/>
              <w:bottom w:val="single" w:sz="4" w:space="0" w:color="auto"/>
              <w:right w:val="single" w:sz="4" w:space="0" w:color="auto"/>
            </w:tcBorders>
          </w:tcPr>
          <w:p w14:paraId="6DB1A930" w14:textId="77777777" w:rsidR="00DB49C5" w:rsidRPr="004B3F83" w:rsidRDefault="00DB49C5" w:rsidP="002B16D9">
            <w:pPr>
              <w:pStyle w:val="TableText"/>
            </w:pPr>
          </w:p>
        </w:tc>
      </w:tr>
      <w:tr w:rsidR="00DB49C5" w:rsidRPr="001D3998" w14:paraId="384A3DF2"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190E87F" w14:textId="77777777" w:rsidR="00DB49C5" w:rsidRPr="004B3F83" w:rsidRDefault="00DB49C5" w:rsidP="002B16D9">
            <w:pPr>
              <w:pStyle w:val="TableText"/>
            </w:pPr>
            <w:r w:rsidRPr="004B3F83">
              <w:t>L.Loc.Latitude</w:t>
            </w:r>
          </w:p>
        </w:tc>
        <w:tc>
          <w:tcPr>
            <w:tcW w:w="1677" w:type="dxa"/>
            <w:tcBorders>
              <w:top w:val="single" w:sz="4" w:space="0" w:color="auto"/>
              <w:left w:val="single" w:sz="4" w:space="0" w:color="auto"/>
              <w:bottom w:val="single" w:sz="4" w:space="0" w:color="auto"/>
              <w:right w:val="single" w:sz="4" w:space="0" w:color="auto"/>
            </w:tcBorders>
            <w:hideMark/>
          </w:tcPr>
          <w:p w14:paraId="3F343BE2"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51EA2E95" w14:textId="77777777" w:rsidR="00DB49C5" w:rsidRPr="004B3F83" w:rsidRDefault="00DB49C5" w:rsidP="002B16D9">
            <w:pPr>
              <w:pStyle w:val="TableText"/>
            </w:pPr>
            <w:r w:rsidRPr="004B3F83">
              <w:t xml:space="preserve">FD location </w:t>
            </w:r>
          </w:p>
        </w:tc>
        <w:tc>
          <w:tcPr>
            <w:tcW w:w="1932" w:type="dxa"/>
            <w:tcBorders>
              <w:top w:val="single" w:sz="4" w:space="0" w:color="auto"/>
              <w:left w:val="single" w:sz="4" w:space="0" w:color="auto"/>
              <w:bottom w:val="single" w:sz="4" w:space="0" w:color="auto"/>
              <w:right w:val="single" w:sz="4" w:space="0" w:color="auto"/>
            </w:tcBorders>
            <w:hideMark/>
          </w:tcPr>
          <w:p w14:paraId="2009F009" w14:textId="77777777" w:rsidR="00DB49C5" w:rsidRPr="004B3F83" w:rsidRDefault="00DB49C5" w:rsidP="002B16D9">
            <w:pPr>
              <w:pStyle w:val="TableText"/>
            </w:pPr>
            <w:r w:rsidRPr="004B3F83">
              <w:t>WGS84 Latitude</w:t>
            </w:r>
          </w:p>
        </w:tc>
      </w:tr>
      <w:tr w:rsidR="00DB49C5" w:rsidRPr="001D3998" w14:paraId="4DE8A45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3373AFE" w14:textId="77777777" w:rsidR="00DB49C5" w:rsidRPr="004B3F83" w:rsidRDefault="00DB49C5" w:rsidP="002B16D9">
            <w:pPr>
              <w:pStyle w:val="TableText"/>
            </w:pPr>
            <w:r w:rsidRPr="004B3F83">
              <w:t>L.Loc.Longitude</w:t>
            </w:r>
          </w:p>
        </w:tc>
        <w:tc>
          <w:tcPr>
            <w:tcW w:w="1677" w:type="dxa"/>
            <w:tcBorders>
              <w:top w:val="single" w:sz="4" w:space="0" w:color="auto"/>
              <w:left w:val="single" w:sz="4" w:space="0" w:color="auto"/>
              <w:bottom w:val="single" w:sz="4" w:space="0" w:color="auto"/>
              <w:right w:val="single" w:sz="4" w:space="0" w:color="auto"/>
            </w:tcBorders>
            <w:hideMark/>
          </w:tcPr>
          <w:p w14:paraId="48DEE017"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947A694" w14:textId="77777777" w:rsidR="00DB49C5" w:rsidRPr="004B3F83" w:rsidRDefault="00DB49C5" w:rsidP="002B16D9">
            <w:pPr>
              <w:pStyle w:val="TableText"/>
            </w:pPr>
            <w:r w:rsidRPr="004B3F83">
              <w:t>FD location</w:t>
            </w:r>
          </w:p>
        </w:tc>
        <w:tc>
          <w:tcPr>
            <w:tcW w:w="1932" w:type="dxa"/>
            <w:tcBorders>
              <w:top w:val="single" w:sz="4" w:space="0" w:color="auto"/>
              <w:left w:val="single" w:sz="4" w:space="0" w:color="auto"/>
              <w:bottom w:val="single" w:sz="4" w:space="0" w:color="auto"/>
              <w:right w:val="single" w:sz="4" w:space="0" w:color="auto"/>
            </w:tcBorders>
            <w:hideMark/>
          </w:tcPr>
          <w:p w14:paraId="3CCE3589" w14:textId="77777777" w:rsidR="00DB49C5" w:rsidRPr="004B3F83" w:rsidRDefault="00DB49C5" w:rsidP="002B16D9">
            <w:pPr>
              <w:pStyle w:val="TableText"/>
            </w:pPr>
            <w:r w:rsidRPr="004B3F83">
              <w:t>WGS84 Longitude</w:t>
            </w:r>
          </w:p>
        </w:tc>
      </w:tr>
      <w:tr w:rsidR="00DB49C5" w:rsidRPr="001D3998" w14:paraId="785D1246"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0F5295E" w14:textId="77777777" w:rsidR="00DB49C5" w:rsidRPr="004B3F83" w:rsidRDefault="00DB49C5" w:rsidP="002B16D9">
            <w:pPr>
              <w:pStyle w:val="TableText"/>
            </w:pPr>
            <w:r w:rsidRPr="004B3F83">
              <w:t>L.Loc.Accuracy</w:t>
            </w:r>
          </w:p>
        </w:tc>
        <w:tc>
          <w:tcPr>
            <w:tcW w:w="1677" w:type="dxa"/>
            <w:tcBorders>
              <w:top w:val="single" w:sz="4" w:space="0" w:color="auto"/>
              <w:left w:val="single" w:sz="4" w:space="0" w:color="auto"/>
              <w:bottom w:val="single" w:sz="4" w:space="0" w:color="auto"/>
              <w:right w:val="single" w:sz="4" w:space="0" w:color="auto"/>
            </w:tcBorders>
            <w:hideMark/>
          </w:tcPr>
          <w:p w14:paraId="0840E8D9"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D317D50" w14:textId="77777777" w:rsidR="00DB49C5" w:rsidRPr="004B3F83" w:rsidRDefault="00DB49C5" w:rsidP="002B16D9">
            <w:pPr>
              <w:pStyle w:val="TableText"/>
            </w:pPr>
            <w:r w:rsidRPr="004B3F83">
              <w:t>FD Location accuracy</w:t>
            </w:r>
          </w:p>
        </w:tc>
        <w:tc>
          <w:tcPr>
            <w:tcW w:w="1932" w:type="dxa"/>
            <w:tcBorders>
              <w:top w:val="single" w:sz="4" w:space="0" w:color="auto"/>
              <w:left w:val="single" w:sz="4" w:space="0" w:color="auto"/>
              <w:bottom w:val="single" w:sz="4" w:space="0" w:color="auto"/>
              <w:right w:val="single" w:sz="4" w:space="0" w:color="auto"/>
            </w:tcBorders>
            <w:hideMark/>
          </w:tcPr>
          <w:p w14:paraId="2EA12D8C" w14:textId="77777777" w:rsidR="00DB49C5" w:rsidRPr="004B3F83" w:rsidRDefault="00DB49C5" w:rsidP="002B16D9">
            <w:pPr>
              <w:pStyle w:val="TableText"/>
            </w:pPr>
            <w:r w:rsidRPr="004B3F83">
              <w:t>m</w:t>
            </w:r>
          </w:p>
        </w:tc>
      </w:tr>
      <w:tr w:rsidR="00DB49C5" w:rsidRPr="001D3998" w14:paraId="39A50FF6"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592ED09" w14:textId="77777777" w:rsidR="00DB49C5" w:rsidRPr="004B3F83" w:rsidRDefault="00DB49C5" w:rsidP="002B16D9">
            <w:pPr>
              <w:pStyle w:val="TableText"/>
            </w:pPr>
            <w:r w:rsidRPr="004B3F83">
              <w:t>L.Loc.Altitude</w:t>
            </w:r>
          </w:p>
        </w:tc>
        <w:tc>
          <w:tcPr>
            <w:tcW w:w="1677" w:type="dxa"/>
            <w:tcBorders>
              <w:top w:val="single" w:sz="4" w:space="0" w:color="auto"/>
              <w:left w:val="single" w:sz="4" w:space="0" w:color="auto"/>
              <w:bottom w:val="single" w:sz="4" w:space="0" w:color="auto"/>
              <w:right w:val="single" w:sz="4" w:space="0" w:color="auto"/>
            </w:tcBorders>
            <w:hideMark/>
          </w:tcPr>
          <w:p w14:paraId="109C3170"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53214DE2" w14:textId="77777777" w:rsidR="00DB49C5" w:rsidRPr="004B3F83" w:rsidRDefault="00DB49C5" w:rsidP="002B16D9">
            <w:pPr>
              <w:pStyle w:val="TableText"/>
            </w:pPr>
            <w:r w:rsidRPr="004B3F83">
              <w:t>FD Altitude above sea level</w:t>
            </w:r>
          </w:p>
        </w:tc>
        <w:tc>
          <w:tcPr>
            <w:tcW w:w="1932" w:type="dxa"/>
            <w:tcBorders>
              <w:top w:val="single" w:sz="4" w:space="0" w:color="auto"/>
              <w:left w:val="single" w:sz="4" w:space="0" w:color="auto"/>
              <w:bottom w:val="single" w:sz="4" w:space="0" w:color="auto"/>
              <w:right w:val="single" w:sz="4" w:space="0" w:color="auto"/>
            </w:tcBorders>
            <w:hideMark/>
          </w:tcPr>
          <w:p w14:paraId="3FB5B9C8" w14:textId="77777777" w:rsidR="00DB49C5" w:rsidRPr="004B3F83" w:rsidRDefault="00DB49C5" w:rsidP="002B16D9">
            <w:pPr>
              <w:pStyle w:val="TableText"/>
            </w:pPr>
            <w:r w:rsidRPr="004B3F83">
              <w:t>m</w:t>
            </w:r>
          </w:p>
        </w:tc>
      </w:tr>
      <w:tr w:rsidR="00DB49C5" w:rsidRPr="001D3998" w14:paraId="391AB202"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C623633" w14:textId="77777777" w:rsidR="00DB49C5" w:rsidRPr="004B3F83" w:rsidRDefault="00DB49C5" w:rsidP="002B16D9">
            <w:pPr>
              <w:pStyle w:val="TableText"/>
            </w:pPr>
            <w:r w:rsidRPr="004B3F83">
              <w:t>L.Loc.Direction</w:t>
            </w:r>
          </w:p>
        </w:tc>
        <w:tc>
          <w:tcPr>
            <w:tcW w:w="1677" w:type="dxa"/>
            <w:tcBorders>
              <w:top w:val="single" w:sz="4" w:space="0" w:color="auto"/>
              <w:left w:val="single" w:sz="4" w:space="0" w:color="auto"/>
              <w:bottom w:val="single" w:sz="4" w:space="0" w:color="auto"/>
              <w:right w:val="single" w:sz="4" w:space="0" w:color="auto"/>
            </w:tcBorders>
            <w:hideMark/>
          </w:tcPr>
          <w:p w14:paraId="2EC5F03C"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7A9DFFFD" w14:textId="77777777" w:rsidR="00DB49C5" w:rsidRPr="004B3F83" w:rsidRDefault="00DB49C5" w:rsidP="002B16D9">
            <w:pPr>
              <w:pStyle w:val="TableText"/>
            </w:pPr>
            <w:r w:rsidRPr="004B3F83">
              <w:t>FD Direction</w:t>
            </w:r>
          </w:p>
        </w:tc>
        <w:tc>
          <w:tcPr>
            <w:tcW w:w="1932" w:type="dxa"/>
            <w:tcBorders>
              <w:top w:val="single" w:sz="4" w:space="0" w:color="auto"/>
              <w:left w:val="single" w:sz="4" w:space="0" w:color="auto"/>
              <w:bottom w:val="single" w:sz="4" w:space="0" w:color="auto"/>
              <w:right w:val="single" w:sz="4" w:space="0" w:color="auto"/>
            </w:tcBorders>
            <w:hideMark/>
          </w:tcPr>
          <w:p w14:paraId="1A729715" w14:textId="77777777" w:rsidR="00DB49C5" w:rsidRPr="004B3F83" w:rsidRDefault="00DB49C5" w:rsidP="002B16D9">
            <w:pPr>
              <w:pStyle w:val="TableText"/>
            </w:pPr>
            <w:r w:rsidRPr="004B3F83">
              <w:t>degrees</w:t>
            </w:r>
          </w:p>
        </w:tc>
      </w:tr>
      <w:tr w:rsidR="00DB49C5" w:rsidRPr="001D3998" w14:paraId="3183349F"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02BC51A" w14:textId="77777777" w:rsidR="00DB49C5" w:rsidRPr="004B3F83" w:rsidRDefault="00DB49C5" w:rsidP="002B16D9">
            <w:pPr>
              <w:pStyle w:val="TableText"/>
            </w:pPr>
            <w:r w:rsidRPr="004B3F83">
              <w:t>L.Loc.Speed</w:t>
            </w:r>
          </w:p>
        </w:tc>
        <w:tc>
          <w:tcPr>
            <w:tcW w:w="1677" w:type="dxa"/>
            <w:tcBorders>
              <w:top w:val="single" w:sz="4" w:space="0" w:color="auto"/>
              <w:left w:val="single" w:sz="4" w:space="0" w:color="auto"/>
              <w:bottom w:val="single" w:sz="4" w:space="0" w:color="auto"/>
              <w:right w:val="single" w:sz="4" w:space="0" w:color="auto"/>
            </w:tcBorders>
            <w:hideMark/>
          </w:tcPr>
          <w:p w14:paraId="3A355023"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A501274" w14:textId="77777777" w:rsidR="00DB49C5" w:rsidRPr="004B3F83" w:rsidRDefault="00DB49C5" w:rsidP="002B16D9">
            <w:pPr>
              <w:pStyle w:val="TableText"/>
            </w:pPr>
            <w:r w:rsidRPr="004B3F83">
              <w:t>FD Speed</w:t>
            </w:r>
          </w:p>
        </w:tc>
        <w:tc>
          <w:tcPr>
            <w:tcW w:w="1932" w:type="dxa"/>
            <w:tcBorders>
              <w:top w:val="single" w:sz="4" w:space="0" w:color="auto"/>
              <w:left w:val="single" w:sz="4" w:space="0" w:color="auto"/>
              <w:bottom w:val="single" w:sz="4" w:space="0" w:color="auto"/>
              <w:right w:val="single" w:sz="4" w:space="0" w:color="auto"/>
            </w:tcBorders>
            <w:hideMark/>
          </w:tcPr>
          <w:p w14:paraId="5CE0A768" w14:textId="77777777" w:rsidR="00DB49C5" w:rsidRPr="004B3F83" w:rsidRDefault="00DB49C5" w:rsidP="002B16D9">
            <w:pPr>
              <w:pStyle w:val="TableText"/>
            </w:pPr>
            <w:r w:rsidRPr="004B3F83">
              <w:t>m/s</w:t>
            </w:r>
          </w:p>
        </w:tc>
      </w:tr>
      <w:tr w:rsidR="00DB49C5" w:rsidRPr="001D3998" w14:paraId="14F9EE9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1868A90" w14:textId="77777777" w:rsidR="00DB49C5" w:rsidRPr="004B3F83" w:rsidRDefault="00DB49C5" w:rsidP="002B16D9">
            <w:pPr>
              <w:pStyle w:val="TableText"/>
            </w:pPr>
            <w:r w:rsidRPr="004B3F83">
              <w:lastRenderedPageBreak/>
              <w:t>L.FD.Batt.Main.Volt</w:t>
            </w:r>
          </w:p>
        </w:tc>
        <w:tc>
          <w:tcPr>
            <w:tcW w:w="1677" w:type="dxa"/>
            <w:tcBorders>
              <w:top w:val="single" w:sz="4" w:space="0" w:color="auto"/>
              <w:left w:val="single" w:sz="4" w:space="0" w:color="auto"/>
              <w:bottom w:val="single" w:sz="4" w:space="0" w:color="auto"/>
              <w:right w:val="single" w:sz="4" w:space="0" w:color="auto"/>
            </w:tcBorders>
            <w:hideMark/>
          </w:tcPr>
          <w:p w14:paraId="717E5EC5"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1806AF11" w14:textId="77777777" w:rsidR="00DB49C5" w:rsidRPr="004B3F83" w:rsidRDefault="00DB49C5" w:rsidP="002B16D9">
            <w:pPr>
              <w:pStyle w:val="TableText"/>
            </w:pPr>
            <w:r w:rsidRPr="004B3F83">
              <w:t>“Main” FD battery voltage</w:t>
            </w:r>
          </w:p>
        </w:tc>
        <w:tc>
          <w:tcPr>
            <w:tcW w:w="1932" w:type="dxa"/>
            <w:tcBorders>
              <w:top w:val="single" w:sz="4" w:space="0" w:color="auto"/>
              <w:left w:val="single" w:sz="4" w:space="0" w:color="auto"/>
              <w:bottom w:val="single" w:sz="4" w:space="0" w:color="auto"/>
              <w:right w:val="single" w:sz="4" w:space="0" w:color="auto"/>
            </w:tcBorders>
            <w:hideMark/>
          </w:tcPr>
          <w:p w14:paraId="5376F09F" w14:textId="77777777" w:rsidR="00DB49C5" w:rsidRPr="004B3F83" w:rsidRDefault="00DB49C5" w:rsidP="002B16D9">
            <w:pPr>
              <w:pStyle w:val="TableText"/>
            </w:pPr>
            <w:r w:rsidRPr="004B3F83">
              <w:t>Volts</w:t>
            </w:r>
          </w:p>
        </w:tc>
      </w:tr>
      <w:tr w:rsidR="00DB49C5" w:rsidRPr="001D3998" w14:paraId="32C48857"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343B142" w14:textId="77777777" w:rsidR="00DB49C5" w:rsidRPr="004B3F83" w:rsidRDefault="00DB49C5" w:rsidP="002B16D9">
            <w:pPr>
              <w:pStyle w:val="TableText"/>
            </w:pPr>
            <w:r w:rsidRPr="004B3F83">
              <w:t>L.FD.Batt.Main.Charge</w:t>
            </w:r>
          </w:p>
        </w:tc>
        <w:tc>
          <w:tcPr>
            <w:tcW w:w="1677" w:type="dxa"/>
            <w:tcBorders>
              <w:top w:val="single" w:sz="4" w:space="0" w:color="auto"/>
              <w:left w:val="single" w:sz="4" w:space="0" w:color="auto"/>
              <w:bottom w:val="single" w:sz="4" w:space="0" w:color="auto"/>
              <w:right w:val="single" w:sz="4" w:space="0" w:color="auto"/>
            </w:tcBorders>
            <w:hideMark/>
          </w:tcPr>
          <w:p w14:paraId="66F421F7"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EC7FDA3" w14:textId="77777777" w:rsidR="00DB49C5" w:rsidRPr="004B3F83" w:rsidRDefault="00DB49C5" w:rsidP="002B16D9">
            <w:pPr>
              <w:pStyle w:val="TableText"/>
            </w:pPr>
            <w:r w:rsidRPr="004B3F83">
              <w:t>Main battery capacity remaining</w:t>
            </w:r>
          </w:p>
        </w:tc>
        <w:tc>
          <w:tcPr>
            <w:tcW w:w="1932" w:type="dxa"/>
            <w:tcBorders>
              <w:top w:val="single" w:sz="4" w:space="0" w:color="auto"/>
              <w:left w:val="single" w:sz="4" w:space="0" w:color="auto"/>
              <w:bottom w:val="single" w:sz="4" w:space="0" w:color="auto"/>
              <w:right w:val="single" w:sz="4" w:space="0" w:color="auto"/>
            </w:tcBorders>
            <w:hideMark/>
          </w:tcPr>
          <w:p w14:paraId="195A2830" w14:textId="77777777" w:rsidR="00DB49C5" w:rsidRPr="004B3F83" w:rsidRDefault="00DB49C5" w:rsidP="002B16D9">
            <w:pPr>
              <w:pStyle w:val="TableText"/>
            </w:pPr>
            <w:r w:rsidRPr="004B3F83">
              <w:t>%</w:t>
            </w:r>
          </w:p>
        </w:tc>
      </w:tr>
      <w:tr w:rsidR="00DB49C5" w:rsidRPr="001D3998" w14:paraId="10704966"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38AF2F59" w14:textId="77777777" w:rsidR="00DB49C5" w:rsidRPr="004B3F83" w:rsidRDefault="00DB49C5" w:rsidP="002B16D9">
            <w:pPr>
              <w:pStyle w:val="TableText"/>
            </w:pPr>
            <w:r w:rsidRPr="004B3F83">
              <w:t>L.FD.Batt.Sec.Volt</w:t>
            </w:r>
          </w:p>
        </w:tc>
        <w:tc>
          <w:tcPr>
            <w:tcW w:w="1677" w:type="dxa"/>
            <w:tcBorders>
              <w:top w:val="single" w:sz="4" w:space="0" w:color="auto"/>
              <w:left w:val="single" w:sz="4" w:space="0" w:color="auto"/>
              <w:bottom w:val="single" w:sz="4" w:space="0" w:color="auto"/>
              <w:right w:val="single" w:sz="4" w:space="0" w:color="auto"/>
            </w:tcBorders>
            <w:hideMark/>
          </w:tcPr>
          <w:p w14:paraId="33B83696"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D12D662" w14:textId="77777777" w:rsidR="00DB49C5" w:rsidRPr="004B3F83" w:rsidRDefault="00DB49C5" w:rsidP="002B16D9">
            <w:pPr>
              <w:pStyle w:val="TableText"/>
            </w:pPr>
            <w:r w:rsidRPr="004B3F83">
              <w:t>Secondary battery voltage</w:t>
            </w:r>
          </w:p>
        </w:tc>
        <w:tc>
          <w:tcPr>
            <w:tcW w:w="1932" w:type="dxa"/>
            <w:tcBorders>
              <w:top w:val="single" w:sz="4" w:space="0" w:color="auto"/>
              <w:left w:val="single" w:sz="4" w:space="0" w:color="auto"/>
              <w:bottom w:val="single" w:sz="4" w:space="0" w:color="auto"/>
              <w:right w:val="single" w:sz="4" w:space="0" w:color="auto"/>
            </w:tcBorders>
            <w:hideMark/>
          </w:tcPr>
          <w:p w14:paraId="16B748CB" w14:textId="77777777" w:rsidR="00DB49C5" w:rsidRPr="004B3F83" w:rsidRDefault="00DB49C5" w:rsidP="002B16D9">
            <w:pPr>
              <w:pStyle w:val="TableText"/>
            </w:pPr>
            <w:r w:rsidRPr="004B3F83">
              <w:t>Volts</w:t>
            </w:r>
          </w:p>
        </w:tc>
      </w:tr>
      <w:tr w:rsidR="00DB49C5" w:rsidRPr="001D3998" w14:paraId="1EEF5510"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3EBC83A1" w14:textId="77777777" w:rsidR="00DB49C5" w:rsidRPr="004B3F83" w:rsidRDefault="00DB49C5" w:rsidP="002B16D9">
            <w:pPr>
              <w:pStyle w:val="TableText"/>
            </w:pPr>
            <w:r w:rsidRPr="004B3F83">
              <w:t>L.FD.Batt.Sec.Charge</w:t>
            </w:r>
          </w:p>
        </w:tc>
        <w:tc>
          <w:tcPr>
            <w:tcW w:w="1677" w:type="dxa"/>
            <w:tcBorders>
              <w:top w:val="single" w:sz="4" w:space="0" w:color="auto"/>
              <w:left w:val="single" w:sz="4" w:space="0" w:color="auto"/>
              <w:bottom w:val="single" w:sz="4" w:space="0" w:color="auto"/>
              <w:right w:val="single" w:sz="4" w:space="0" w:color="auto"/>
            </w:tcBorders>
            <w:hideMark/>
          </w:tcPr>
          <w:p w14:paraId="61128C75"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1FA33D99" w14:textId="77777777" w:rsidR="00DB49C5" w:rsidRPr="004B3F83" w:rsidRDefault="00DB49C5" w:rsidP="002B16D9">
            <w:pPr>
              <w:pStyle w:val="TableText"/>
            </w:pPr>
            <w:r w:rsidRPr="004B3F83">
              <w:t>Secondary battery capacity remaining</w:t>
            </w:r>
          </w:p>
        </w:tc>
        <w:tc>
          <w:tcPr>
            <w:tcW w:w="1932" w:type="dxa"/>
            <w:tcBorders>
              <w:top w:val="single" w:sz="4" w:space="0" w:color="auto"/>
              <w:left w:val="single" w:sz="4" w:space="0" w:color="auto"/>
              <w:bottom w:val="single" w:sz="4" w:space="0" w:color="auto"/>
              <w:right w:val="single" w:sz="4" w:space="0" w:color="auto"/>
            </w:tcBorders>
            <w:hideMark/>
          </w:tcPr>
          <w:p w14:paraId="547EC8EF" w14:textId="77777777" w:rsidR="00DB49C5" w:rsidRPr="004B3F83" w:rsidRDefault="00DB49C5" w:rsidP="002B16D9">
            <w:pPr>
              <w:pStyle w:val="TableText"/>
            </w:pPr>
            <w:r w:rsidRPr="004B3F83">
              <w:t>%</w:t>
            </w:r>
          </w:p>
        </w:tc>
      </w:tr>
      <w:tr w:rsidR="00DB49C5" w:rsidRPr="001D3998" w14:paraId="27F4B178"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E9F114A" w14:textId="77777777" w:rsidR="00DB49C5" w:rsidRPr="004B3F83" w:rsidRDefault="00DB49C5" w:rsidP="002B16D9">
            <w:pPr>
              <w:pStyle w:val="TableText"/>
            </w:pPr>
            <w:r w:rsidRPr="004B3F83">
              <w:t>L.FD.Temp.Int</w:t>
            </w:r>
          </w:p>
        </w:tc>
        <w:tc>
          <w:tcPr>
            <w:tcW w:w="1677" w:type="dxa"/>
            <w:tcBorders>
              <w:top w:val="single" w:sz="4" w:space="0" w:color="auto"/>
              <w:left w:val="single" w:sz="4" w:space="0" w:color="auto"/>
              <w:bottom w:val="single" w:sz="4" w:space="0" w:color="auto"/>
              <w:right w:val="single" w:sz="4" w:space="0" w:color="auto"/>
            </w:tcBorders>
            <w:hideMark/>
          </w:tcPr>
          <w:p w14:paraId="176732DB"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6D16AF68" w14:textId="77777777" w:rsidR="00DB49C5" w:rsidRPr="004B3F83" w:rsidRDefault="00DB49C5" w:rsidP="002B16D9">
            <w:pPr>
              <w:pStyle w:val="TableText"/>
            </w:pPr>
            <w:r w:rsidRPr="004B3F83">
              <w:t>FD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1A541D4C" w14:textId="77777777" w:rsidR="00DB49C5" w:rsidRPr="004B3F83" w:rsidRDefault="00DB49C5" w:rsidP="002B16D9">
            <w:pPr>
              <w:pStyle w:val="TableText"/>
            </w:pPr>
            <w:r w:rsidRPr="004B3F83">
              <w:t>deg.C</w:t>
            </w:r>
          </w:p>
        </w:tc>
      </w:tr>
      <w:tr w:rsidR="00DB49C5" w:rsidRPr="001D3998" w14:paraId="704B5D8E"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1491FA8" w14:textId="77777777" w:rsidR="00DB49C5" w:rsidRPr="004B3F83" w:rsidRDefault="00DB49C5" w:rsidP="002B16D9">
            <w:pPr>
              <w:pStyle w:val="TableText"/>
            </w:pPr>
            <w:bookmarkStart w:id="1275" w:name="_Hlk147827330"/>
            <w:r w:rsidRPr="004B3F83">
              <w:t>L.FD.Temp.Int.Min</w:t>
            </w:r>
          </w:p>
        </w:tc>
        <w:tc>
          <w:tcPr>
            <w:tcW w:w="1677" w:type="dxa"/>
            <w:tcBorders>
              <w:top w:val="single" w:sz="4" w:space="0" w:color="auto"/>
              <w:left w:val="single" w:sz="4" w:space="0" w:color="auto"/>
              <w:bottom w:val="single" w:sz="4" w:space="0" w:color="auto"/>
              <w:right w:val="single" w:sz="4" w:space="0" w:color="auto"/>
            </w:tcBorders>
            <w:hideMark/>
          </w:tcPr>
          <w:p w14:paraId="1D5072C9"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2503B26" w14:textId="77777777" w:rsidR="00DB49C5" w:rsidRPr="004B3F83" w:rsidRDefault="00DB49C5" w:rsidP="002B16D9">
            <w:pPr>
              <w:pStyle w:val="TableText"/>
            </w:pPr>
            <w:r w:rsidRPr="004B3F83">
              <w:t>Minimum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4AF9E823" w14:textId="77777777" w:rsidR="00DB49C5" w:rsidRPr="004B3F83" w:rsidRDefault="00DB49C5" w:rsidP="002B16D9">
            <w:pPr>
              <w:pStyle w:val="TableText"/>
            </w:pPr>
            <w:r w:rsidRPr="004B3F83">
              <w:t>deg.C</w:t>
            </w:r>
          </w:p>
        </w:tc>
        <w:bookmarkEnd w:id="1275"/>
      </w:tr>
      <w:tr w:rsidR="00DB49C5" w:rsidRPr="001D3998" w14:paraId="132ECC9E"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650FE6F" w14:textId="77777777" w:rsidR="00DB49C5" w:rsidRPr="004B3F83" w:rsidRDefault="00DB49C5" w:rsidP="002B16D9">
            <w:pPr>
              <w:pStyle w:val="TableText"/>
            </w:pPr>
            <w:r w:rsidRPr="004B3F83">
              <w:t>L.FD.Temp.Int.Max</w:t>
            </w:r>
          </w:p>
        </w:tc>
        <w:tc>
          <w:tcPr>
            <w:tcW w:w="1677" w:type="dxa"/>
            <w:tcBorders>
              <w:top w:val="single" w:sz="4" w:space="0" w:color="auto"/>
              <w:left w:val="single" w:sz="4" w:space="0" w:color="auto"/>
              <w:bottom w:val="single" w:sz="4" w:space="0" w:color="auto"/>
              <w:right w:val="single" w:sz="4" w:space="0" w:color="auto"/>
            </w:tcBorders>
            <w:hideMark/>
          </w:tcPr>
          <w:p w14:paraId="3C3DA6E4"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4384602" w14:textId="77777777" w:rsidR="00DB49C5" w:rsidRPr="004B3F83" w:rsidRDefault="00DB49C5" w:rsidP="002B16D9">
            <w:pPr>
              <w:pStyle w:val="TableText"/>
            </w:pPr>
            <w:r w:rsidRPr="004B3F83">
              <w:t>Maximum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1DE271A7" w14:textId="77777777" w:rsidR="00DB49C5" w:rsidRPr="004B3F83" w:rsidRDefault="00DB49C5" w:rsidP="002B16D9">
            <w:pPr>
              <w:pStyle w:val="TableText"/>
            </w:pPr>
            <w:r w:rsidRPr="004B3F83">
              <w:t>deg.C</w:t>
            </w:r>
          </w:p>
        </w:tc>
      </w:tr>
      <w:tr w:rsidR="00DB49C5" w:rsidRPr="001D3998" w14:paraId="5F38926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56C7EAD" w14:textId="77777777" w:rsidR="00DB49C5" w:rsidRPr="004B3F83" w:rsidRDefault="00DB49C5" w:rsidP="002B16D9">
            <w:pPr>
              <w:pStyle w:val="TableText"/>
            </w:pPr>
            <w:r w:rsidRPr="004B3F83">
              <w:t>L.FD.Temp.Int.Mean</w:t>
            </w:r>
          </w:p>
        </w:tc>
        <w:tc>
          <w:tcPr>
            <w:tcW w:w="1677" w:type="dxa"/>
            <w:tcBorders>
              <w:top w:val="single" w:sz="4" w:space="0" w:color="auto"/>
              <w:left w:val="single" w:sz="4" w:space="0" w:color="auto"/>
              <w:bottom w:val="single" w:sz="4" w:space="0" w:color="auto"/>
              <w:right w:val="single" w:sz="4" w:space="0" w:color="auto"/>
            </w:tcBorders>
            <w:hideMark/>
          </w:tcPr>
          <w:p w14:paraId="2E446BF2"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11EDE621" w14:textId="77777777" w:rsidR="00DB49C5" w:rsidRPr="004B3F83" w:rsidRDefault="00DB49C5" w:rsidP="002B16D9">
            <w:pPr>
              <w:pStyle w:val="TableText"/>
            </w:pPr>
            <w:r w:rsidRPr="004B3F83">
              <w:t>Mean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6EA230D7" w14:textId="77777777" w:rsidR="00DB49C5" w:rsidRPr="004B3F83" w:rsidRDefault="00DB49C5" w:rsidP="002B16D9">
            <w:pPr>
              <w:pStyle w:val="TableText"/>
            </w:pPr>
            <w:r w:rsidRPr="004B3F83">
              <w:t>deg.C</w:t>
            </w:r>
          </w:p>
        </w:tc>
      </w:tr>
      <w:tr w:rsidR="00DB49C5" w:rsidRPr="001D3998" w14:paraId="071850D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8565636" w14:textId="77777777" w:rsidR="00DB49C5" w:rsidRPr="004B3F83" w:rsidRDefault="00DB49C5" w:rsidP="002B16D9">
            <w:pPr>
              <w:pStyle w:val="TableText"/>
            </w:pPr>
            <w:r w:rsidRPr="004B3F83">
              <w:t>L.FD.Temp.Modem</w:t>
            </w:r>
          </w:p>
        </w:tc>
        <w:tc>
          <w:tcPr>
            <w:tcW w:w="1677" w:type="dxa"/>
            <w:tcBorders>
              <w:top w:val="single" w:sz="4" w:space="0" w:color="auto"/>
              <w:left w:val="single" w:sz="4" w:space="0" w:color="auto"/>
              <w:bottom w:val="single" w:sz="4" w:space="0" w:color="auto"/>
              <w:right w:val="single" w:sz="4" w:space="0" w:color="auto"/>
            </w:tcBorders>
            <w:hideMark/>
          </w:tcPr>
          <w:p w14:paraId="43361DB3"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0E1E2BD4" w14:textId="77777777" w:rsidR="00DB49C5" w:rsidRPr="004B3F83" w:rsidRDefault="00DB49C5" w:rsidP="002B16D9">
            <w:pPr>
              <w:pStyle w:val="TableText"/>
            </w:pPr>
            <w:r w:rsidRPr="004B3F83">
              <w:t>Modem temperature</w:t>
            </w:r>
          </w:p>
        </w:tc>
        <w:tc>
          <w:tcPr>
            <w:tcW w:w="1932" w:type="dxa"/>
            <w:tcBorders>
              <w:top w:val="single" w:sz="4" w:space="0" w:color="auto"/>
              <w:left w:val="single" w:sz="4" w:space="0" w:color="auto"/>
              <w:bottom w:val="single" w:sz="4" w:space="0" w:color="auto"/>
              <w:right w:val="single" w:sz="4" w:space="0" w:color="auto"/>
            </w:tcBorders>
            <w:hideMark/>
          </w:tcPr>
          <w:p w14:paraId="368428A7" w14:textId="77777777" w:rsidR="00DB49C5" w:rsidRPr="004B3F83" w:rsidRDefault="00DB49C5" w:rsidP="002B16D9">
            <w:pPr>
              <w:pStyle w:val="TableText"/>
            </w:pPr>
            <w:r w:rsidRPr="004B3F83">
              <w:t>deg.C</w:t>
            </w:r>
          </w:p>
        </w:tc>
      </w:tr>
      <w:tr w:rsidR="00DB49C5" w:rsidRPr="001D3998" w14:paraId="07D596E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4AE1BDC4" w14:textId="77777777" w:rsidR="00DB49C5" w:rsidRPr="004B3F83" w:rsidRDefault="00DB49C5" w:rsidP="002B16D9">
            <w:pPr>
              <w:pStyle w:val="TableText"/>
            </w:pPr>
            <w:r w:rsidRPr="004B3F83">
              <w:t>L.FD.Temp.Ext</w:t>
            </w:r>
          </w:p>
        </w:tc>
        <w:tc>
          <w:tcPr>
            <w:tcW w:w="1677" w:type="dxa"/>
            <w:tcBorders>
              <w:top w:val="single" w:sz="4" w:space="0" w:color="auto"/>
              <w:left w:val="single" w:sz="4" w:space="0" w:color="auto"/>
              <w:bottom w:val="single" w:sz="4" w:space="0" w:color="auto"/>
              <w:right w:val="single" w:sz="4" w:space="0" w:color="auto"/>
            </w:tcBorders>
            <w:hideMark/>
          </w:tcPr>
          <w:p w14:paraId="5139DF7E"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43FD611" w14:textId="77777777" w:rsidR="00DB49C5" w:rsidRPr="004B3F83" w:rsidRDefault="00DB49C5" w:rsidP="002B16D9">
            <w:pPr>
              <w:pStyle w:val="TableText"/>
            </w:pPr>
            <w:r w:rsidRPr="004B3F83">
              <w:t>FD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1004163B" w14:textId="77777777" w:rsidR="00DB49C5" w:rsidRPr="004B3F83" w:rsidRDefault="00DB49C5" w:rsidP="002B16D9">
            <w:pPr>
              <w:pStyle w:val="TableText"/>
            </w:pPr>
            <w:r w:rsidRPr="004B3F83">
              <w:t>deg.C</w:t>
            </w:r>
          </w:p>
        </w:tc>
      </w:tr>
      <w:tr w:rsidR="00DB49C5" w:rsidRPr="001D3998" w14:paraId="08A7B05F"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80BAC22" w14:textId="77777777" w:rsidR="00DB49C5" w:rsidRPr="004B3F83" w:rsidRDefault="00DB49C5" w:rsidP="002B16D9">
            <w:pPr>
              <w:pStyle w:val="TableText"/>
            </w:pPr>
            <w:r w:rsidRPr="004B3F83">
              <w:t>L.FD.Temp.Ext.Min</w:t>
            </w:r>
          </w:p>
        </w:tc>
        <w:tc>
          <w:tcPr>
            <w:tcW w:w="1677" w:type="dxa"/>
            <w:tcBorders>
              <w:top w:val="single" w:sz="4" w:space="0" w:color="auto"/>
              <w:left w:val="single" w:sz="4" w:space="0" w:color="auto"/>
              <w:bottom w:val="single" w:sz="4" w:space="0" w:color="auto"/>
              <w:right w:val="single" w:sz="4" w:space="0" w:color="auto"/>
            </w:tcBorders>
            <w:hideMark/>
          </w:tcPr>
          <w:p w14:paraId="62D76A5E"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7D188611" w14:textId="77777777" w:rsidR="00DB49C5" w:rsidRPr="004B3F83" w:rsidRDefault="00DB49C5" w:rsidP="002B16D9">
            <w:pPr>
              <w:pStyle w:val="TableText"/>
            </w:pPr>
            <w:r w:rsidRPr="004B3F83">
              <w:t>Minimum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30DC25ED" w14:textId="77777777" w:rsidR="00DB49C5" w:rsidRPr="004B3F83" w:rsidRDefault="00DB49C5" w:rsidP="002B16D9">
            <w:pPr>
              <w:pStyle w:val="TableText"/>
            </w:pPr>
            <w:r w:rsidRPr="004B3F83">
              <w:t>deg.C</w:t>
            </w:r>
          </w:p>
        </w:tc>
      </w:tr>
      <w:tr w:rsidR="00DB49C5" w:rsidRPr="001D3998" w14:paraId="50D4275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425D3A0" w14:textId="77777777" w:rsidR="00DB49C5" w:rsidRPr="004B3F83" w:rsidRDefault="00DB49C5" w:rsidP="002B16D9">
            <w:pPr>
              <w:pStyle w:val="TableText"/>
            </w:pPr>
            <w:r w:rsidRPr="004B3F83">
              <w:t>L.FD.Temp.Ext.Max</w:t>
            </w:r>
          </w:p>
        </w:tc>
        <w:tc>
          <w:tcPr>
            <w:tcW w:w="1677" w:type="dxa"/>
            <w:tcBorders>
              <w:top w:val="single" w:sz="4" w:space="0" w:color="auto"/>
              <w:left w:val="single" w:sz="4" w:space="0" w:color="auto"/>
              <w:bottom w:val="single" w:sz="4" w:space="0" w:color="auto"/>
              <w:right w:val="single" w:sz="4" w:space="0" w:color="auto"/>
            </w:tcBorders>
            <w:hideMark/>
          </w:tcPr>
          <w:p w14:paraId="5A3473EB"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94FF390" w14:textId="77777777" w:rsidR="00DB49C5" w:rsidRPr="004B3F83" w:rsidRDefault="00DB49C5" w:rsidP="002B16D9">
            <w:pPr>
              <w:pStyle w:val="TableText"/>
            </w:pPr>
            <w:r w:rsidRPr="004B3F83">
              <w:t>Maximum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7B3F9215" w14:textId="77777777" w:rsidR="00DB49C5" w:rsidRPr="004B3F83" w:rsidRDefault="00DB49C5" w:rsidP="002B16D9">
            <w:pPr>
              <w:pStyle w:val="TableText"/>
            </w:pPr>
            <w:r w:rsidRPr="004B3F83">
              <w:t>deg.C</w:t>
            </w:r>
          </w:p>
        </w:tc>
      </w:tr>
      <w:tr w:rsidR="00DB49C5" w:rsidRPr="001D3998" w14:paraId="115DA34B"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5F6FED0" w14:textId="77777777" w:rsidR="00DB49C5" w:rsidRPr="004B3F83" w:rsidRDefault="00DB49C5" w:rsidP="002B16D9">
            <w:pPr>
              <w:pStyle w:val="TableText"/>
            </w:pPr>
            <w:r w:rsidRPr="004B3F83">
              <w:t>L.FD.Temp.Ext.Mean</w:t>
            </w:r>
          </w:p>
        </w:tc>
        <w:tc>
          <w:tcPr>
            <w:tcW w:w="1677" w:type="dxa"/>
            <w:tcBorders>
              <w:top w:val="single" w:sz="4" w:space="0" w:color="auto"/>
              <w:left w:val="single" w:sz="4" w:space="0" w:color="auto"/>
              <w:bottom w:val="single" w:sz="4" w:space="0" w:color="auto"/>
              <w:right w:val="single" w:sz="4" w:space="0" w:color="auto"/>
            </w:tcBorders>
            <w:hideMark/>
          </w:tcPr>
          <w:p w14:paraId="1F9A5E36"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001CFFC8" w14:textId="77777777" w:rsidR="00DB49C5" w:rsidRPr="004B3F83" w:rsidRDefault="00DB49C5" w:rsidP="002B16D9">
            <w:pPr>
              <w:pStyle w:val="TableText"/>
            </w:pPr>
            <w:r w:rsidRPr="004B3F83">
              <w:t>Mean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738D5E0A" w14:textId="77777777" w:rsidR="00DB49C5" w:rsidRPr="004B3F83" w:rsidRDefault="00DB49C5" w:rsidP="002B16D9">
            <w:pPr>
              <w:pStyle w:val="TableText"/>
            </w:pPr>
            <w:r w:rsidRPr="004B3F83">
              <w:t>deg.C</w:t>
            </w:r>
          </w:p>
        </w:tc>
      </w:tr>
      <w:tr w:rsidR="00DB49C5" w:rsidRPr="001D3998" w14:paraId="25F91F8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04E2746" w14:textId="77777777" w:rsidR="00DB49C5" w:rsidRPr="004B3F83" w:rsidRDefault="00DB49C5" w:rsidP="002B16D9">
            <w:pPr>
              <w:pStyle w:val="TableText"/>
            </w:pPr>
            <w:r w:rsidRPr="004B3F83">
              <w:t>L.FD.Humidity</w:t>
            </w:r>
          </w:p>
        </w:tc>
        <w:tc>
          <w:tcPr>
            <w:tcW w:w="1677" w:type="dxa"/>
            <w:tcBorders>
              <w:top w:val="single" w:sz="4" w:space="0" w:color="auto"/>
              <w:left w:val="single" w:sz="4" w:space="0" w:color="auto"/>
              <w:bottom w:val="single" w:sz="4" w:space="0" w:color="auto"/>
              <w:right w:val="single" w:sz="4" w:space="0" w:color="auto"/>
            </w:tcBorders>
            <w:hideMark/>
          </w:tcPr>
          <w:p w14:paraId="614576A7"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40E5D6C9" w14:textId="77777777" w:rsidR="00DB49C5" w:rsidRPr="004B3F83" w:rsidRDefault="00DB49C5" w:rsidP="002B16D9">
            <w:pPr>
              <w:pStyle w:val="TableText"/>
            </w:pPr>
            <w:r w:rsidRPr="004B3F83">
              <w:t>FD Humidity</w:t>
            </w:r>
          </w:p>
        </w:tc>
        <w:tc>
          <w:tcPr>
            <w:tcW w:w="1932" w:type="dxa"/>
            <w:tcBorders>
              <w:top w:val="single" w:sz="4" w:space="0" w:color="auto"/>
              <w:left w:val="single" w:sz="4" w:space="0" w:color="auto"/>
              <w:bottom w:val="single" w:sz="4" w:space="0" w:color="auto"/>
              <w:right w:val="single" w:sz="4" w:space="0" w:color="auto"/>
            </w:tcBorders>
            <w:hideMark/>
          </w:tcPr>
          <w:p w14:paraId="4C6DA8FF" w14:textId="77777777" w:rsidR="00DB49C5" w:rsidRPr="004B3F83" w:rsidRDefault="00DB49C5" w:rsidP="002B16D9">
            <w:pPr>
              <w:pStyle w:val="TableText"/>
            </w:pPr>
            <w:r w:rsidRPr="004B3F83">
              <w:t>%</w:t>
            </w:r>
          </w:p>
        </w:tc>
      </w:tr>
      <w:tr w:rsidR="00DB49C5" w:rsidRPr="001D3998" w14:paraId="2569C728"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613B05D5" w14:textId="77777777" w:rsidR="00DB49C5" w:rsidRPr="004B3F83" w:rsidRDefault="00DB49C5" w:rsidP="002B16D9">
            <w:pPr>
              <w:pStyle w:val="TableText"/>
            </w:pPr>
            <w:r w:rsidRPr="004B3F83">
              <w:t>L.FD.Humidity.Min</w:t>
            </w:r>
          </w:p>
        </w:tc>
        <w:tc>
          <w:tcPr>
            <w:tcW w:w="1677" w:type="dxa"/>
            <w:tcBorders>
              <w:top w:val="single" w:sz="4" w:space="0" w:color="auto"/>
              <w:left w:val="single" w:sz="4" w:space="0" w:color="auto"/>
              <w:bottom w:val="single" w:sz="4" w:space="0" w:color="auto"/>
              <w:right w:val="single" w:sz="4" w:space="0" w:color="auto"/>
            </w:tcBorders>
            <w:hideMark/>
          </w:tcPr>
          <w:p w14:paraId="305BB863"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49BD790B" w14:textId="77777777" w:rsidR="00DB49C5" w:rsidRPr="004B3F83" w:rsidRDefault="00DB49C5" w:rsidP="002B16D9">
            <w:pPr>
              <w:pStyle w:val="TableText"/>
            </w:pPr>
            <w:r w:rsidRPr="004B3F83">
              <w:t>FD Maximum Humidity</w:t>
            </w:r>
          </w:p>
        </w:tc>
        <w:tc>
          <w:tcPr>
            <w:tcW w:w="1932" w:type="dxa"/>
            <w:tcBorders>
              <w:top w:val="single" w:sz="4" w:space="0" w:color="auto"/>
              <w:left w:val="single" w:sz="4" w:space="0" w:color="auto"/>
              <w:bottom w:val="single" w:sz="4" w:space="0" w:color="auto"/>
              <w:right w:val="single" w:sz="4" w:space="0" w:color="auto"/>
            </w:tcBorders>
            <w:hideMark/>
          </w:tcPr>
          <w:p w14:paraId="04D974FD" w14:textId="77777777" w:rsidR="00DB49C5" w:rsidRPr="004B3F83" w:rsidRDefault="00DB49C5" w:rsidP="002B16D9">
            <w:pPr>
              <w:pStyle w:val="TableText"/>
            </w:pPr>
            <w:r w:rsidRPr="004B3F83">
              <w:t>%</w:t>
            </w:r>
          </w:p>
        </w:tc>
      </w:tr>
      <w:tr w:rsidR="00DB49C5" w:rsidRPr="001D3998" w14:paraId="0554D17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660A1AAD" w14:textId="77777777" w:rsidR="00DB49C5" w:rsidRPr="004B3F83" w:rsidRDefault="00DB49C5" w:rsidP="002B16D9">
            <w:pPr>
              <w:pStyle w:val="TableText"/>
            </w:pPr>
            <w:r w:rsidRPr="004B3F83">
              <w:t>L.FD.Humidity.Max</w:t>
            </w:r>
          </w:p>
        </w:tc>
        <w:tc>
          <w:tcPr>
            <w:tcW w:w="1677" w:type="dxa"/>
            <w:tcBorders>
              <w:top w:val="single" w:sz="4" w:space="0" w:color="auto"/>
              <w:left w:val="single" w:sz="4" w:space="0" w:color="auto"/>
              <w:bottom w:val="single" w:sz="4" w:space="0" w:color="auto"/>
              <w:right w:val="single" w:sz="4" w:space="0" w:color="auto"/>
            </w:tcBorders>
            <w:hideMark/>
          </w:tcPr>
          <w:p w14:paraId="2CAE5430"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6E07A26" w14:textId="77777777" w:rsidR="00DB49C5" w:rsidRPr="004B3F83" w:rsidRDefault="00DB49C5" w:rsidP="002B16D9">
            <w:pPr>
              <w:pStyle w:val="TableText"/>
            </w:pPr>
            <w:r w:rsidRPr="004B3F83">
              <w:t>FD Miminum Humidity</w:t>
            </w:r>
          </w:p>
        </w:tc>
        <w:tc>
          <w:tcPr>
            <w:tcW w:w="1932" w:type="dxa"/>
            <w:tcBorders>
              <w:top w:val="single" w:sz="4" w:space="0" w:color="auto"/>
              <w:left w:val="single" w:sz="4" w:space="0" w:color="auto"/>
              <w:bottom w:val="single" w:sz="4" w:space="0" w:color="auto"/>
              <w:right w:val="single" w:sz="4" w:space="0" w:color="auto"/>
            </w:tcBorders>
            <w:hideMark/>
          </w:tcPr>
          <w:p w14:paraId="5CBACCEF" w14:textId="77777777" w:rsidR="00DB49C5" w:rsidRPr="004B3F83" w:rsidRDefault="00DB49C5" w:rsidP="002B16D9">
            <w:pPr>
              <w:pStyle w:val="TableText"/>
            </w:pPr>
            <w:r w:rsidRPr="004B3F83">
              <w:t>%</w:t>
            </w:r>
          </w:p>
        </w:tc>
      </w:tr>
      <w:tr w:rsidR="00DB49C5" w:rsidRPr="001D3998" w14:paraId="79CE5AE9"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1F426CF" w14:textId="77777777" w:rsidR="00DB49C5" w:rsidRPr="004B3F83" w:rsidRDefault="00DB49C5" w:rsidP="002B16D9">
            <w:pPr>
              <w:pStyle w:val="TableText"/>
            </w:pPr>
            <w:r w:rsidRPr="004B3F83">
              <w:t>L.FD.Humidity.Mean</w:t>
            </w:r>
          </w:p>
        </w:tc>
        <w:tc>
          <w:tcPr>
            <w:tcW w:w="1677" w:type="dxa"/>
            <w:tcBorders>
              <w:top w:val="single" w:sz="4" w:space="0" w:color="auto"/>
              <w:left w:val="single" w:sz="4" w:space="0" w:color="auto"/>
              <w:bottom w:val="single" w:sz="4" w:space="0" w:color="auto"/>
              <w:right w:val="single" w:sz="4" w:space="0" w:color="auto"/>
            </w:tcBorders>
            <w:hideMark/>
          </w:tcPr>
          <w:p w14:paraId="2E819A9B"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D150A1F" w14:textId="77777777" w:rsidR="00DB49C5" w:rsidRPr="004B3F83" w:rsidRDefault="00DB49C5" w:rsidP="002B16D9">
            <w:pPr>
              <w:pStyle w:val="TableText"/>
            </w:pPr>
            <w:r w:rsidRPr="004B3F83">
              <w:t>FD Mean Humidity</w:t>
            </w:r>
          </w:p>
        </w:tc>
        <w:tc>
          <w:tcPr>
            <w:tcW w:w="1932" w:type="dxa"/>
            <w:tcBorders>
              <w:top w:val="single" w:sz="4" w:space="0" w:color="auto"/>
              <w:left w:val="single" w:sz="4" w:space="0" w:color="auto"/>
              <w:bottom w:val="single" w:sz="4" w:space="0" w:color="auto"/>
              <w:right w:val="single" w:sz="4" w:space="0" w:color="auto"/>
            </w:tcBorders>
            <w:hideMark/>
          </w:tcPr>
          <w:p w14:paraId="6B320A9F" w14:textId="77777777" w:rsidR="00DB49C5" w:rsidRPr="004B3F83" w:rsidRDefault="00DB49C5" w:rsidP="002B16D9">
            <w:pPr>
              <w:pStyle w:val="TableText"/>
            </w:pPr>
            <w:r w:rsidRPr="004B3F83">
              <w:t>%</w:t>
            </w:r>
          </w:p>
        </w:tc>
      </w:tr>
      <w:tr w:rsidR="00DB49C5" w:rsidRPr="001D3998" w14:paraId="0BA29E48"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C82A53C" w14:textId="77777777" w:rsidR="00DB49C5" w:rsidRPr="004B3F83" w:rsidRDefault="00DB49C5" w:rsidP="002B16D9">
            <w:pPr>
              <w:pStyle w:val="TableText"/>
            </w:pPr>
            <w:r w:rsidRPr="004B3F83">
              <w:t>L.FD.WAN.Tech</w:t>
            </w:r>
          </w:p>
        </w:tc>
        <w:tc>
          <w:tcPr>
            <w:tcW w:w="1677" w:type="dxa"/>
            <w:tcBorders>
              <w:top w:val="single" w:sz="4" w:space="0" w:color="auto"/>
              <w:left w:val="single" w:sz="4" w:space="0" w:color="auto"/>
              <w:bottom w:val="single" w:sz="4" w:space="0" w:color="auto"/>
              <w:right w:val="single" w:sz="4" w:space="0" w:color="auto"/>
            </w:tcBorders>
            <w:hideMark/>
          </w:tcPr>
          <w:p w14:paraId="3B09F418" w14:textId="77777777" w:rsidR="00DB49C5" w:rsidRPr="004B3F83" w:rsidRDefault="00DB49C5" w:rsidP="002B16D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07E61BF5" w14:textId="77777777" w:rsidR="00DB49C5" w:rsidRPr="004B3F83" w:rsidRDefault="00DB49C5" w:rsidP="002B16D9">
            <w:pPr>
              <w:pStyle w:val="TableText"/>
            </w:pPr>
            <w:r w:rsidRPr="004B3F83">
              <w:t>WAN technology</w:t>
            </w:r>
          </w:p>
        </w:tc>
        <w:tc>
          <w:tcPr>
            <w:tcW w:w="1932" w:type="dxa"/>
            <w:tcBorders>
              <w:top w:val="single" w:sz="4" w:space="0" w:color="auto"/>
              <w:left w:val="single" w:sz="4" w:space="0" w:color="auto"/>
              <w:bottom w:val="single" w:sz="4" w:space="0" w:color="auto"/>
              <w:right w:val="single" w:sz="4" w:space="0" w:color="auto"/>
            </w:tcBorders>
          </w:tcPr>
          <w:p w14:paraId="21CB3450" w14:textId="77777777" w:rsidR="00DB49C5" w:rsidRPr="004B3F83" w:rsidRDefault="00DB49C5" w:rsidP="002B16D9">
            <w:pPr>
              <w:pStyle w:val="TableText"/>
            </w:pPr>
          </w:p>
        </w:tc>
      </w:tr>
      <w:tr w:rsidR="00DB49C5" w:rsidRPr="001D3998" w14:paraId="39F5347E"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89EF2FD" w14:textId="77777777" w:rsidR="00DB49C5" w:rsidRPr="004B3F83" w:rsidRDefault="00DB49C5" w:rsidP="002B16D9">
            <w:pPr>
              <w:pStyle w:val="TableText"/>
            </w:pPr>
            <w:r w:rsidRPr="004B3F83">
              <w:t>L.FD.WAN.MCC</w:t>
            </w:r>
          </w:p>
        </w:tc>
        <w:tc>
          <w:tcPr>
            <w:tcW w:w="1677" w:type="dxa"/>
            <w:tcBorders>
              <w:top w:val="single" w:sz="4" w:space="0" w:color="auto"/>
              <w:left w:val="single" w:sz="4" w:space="0" w:color="auto"/>
              <w:bottom w:val="single" w:sz="4" w:space="0" w:color="auto"/>
              <w:right w:val="single" w:sz="4" w:space="0" w:color="auto"/>
            </w:tcBorders>
            <w:hideMark/>
          </w:tcPr>
          <w:p w14:paraId="04DCD504" w14:textId="77777777" w:rsidR="00DB49C5" w:rsidRPr="004B3F83" w:rsidRDefault="00DB49C5" w:rsidP="002B16D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26E4ACBB" w14:textId="77777777" w:rsidR="00DB49C5" w:rsidRPr="004B3F83" w:rsidRDefault="00DB49C5" w:rsidP="002B16D9">
            <w:pPr>
              <w:pStyle w:val="TableText"/>
            </w:pPr>
            <w:r w:rsidRPr="004B3F83">
              <w:t>Mobile Country Code</w:t>
            </w:r>
          </w:p>
        </w:tc>
        <w:tc>
          <w:tcPr>
            <w:tcW w:w="1932" w:type="dxa"/>
            <w:tcBorders>
              <w:top w:val="single" w:sz="4" w:space="0" w:color="auto"/>
              <w:left w:val="single" w:sz="4" w:space="0" w:color="auto"/>
              <w:bottom w:val="single" w:sz="4" w:space="0" w:color="auto"/>
              <w:right w:val="single" w:sz="4" w:space="0" w:color="auto"/>
            </w:tcBorders>
            <w:hideMark/>
          </w:tcPr>
          <w:p w14:paraId="2DC35734" w14:textId="77777777" w:rsidR="00DB49C5" w:rsidRPr="004B3F83" w:rsidRDefault="00DB49C5" w:rsidP="002B16D9">
            <w:pPr>
              <w:pStyle w:val="TableText"/>
            </w:pPr>
            <w:r w:rsidRPr="004B3F83">
              <w:t>0-999</w:t>
            </w:r>
          </w:p>
        </w:tc>
      </w:tr>
      <w:tr w:rsidR="00DB49C5" w:rsidRPr="001D3998" w14:paraId="0069D4FB"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EEB8E02" w14:textId="77777777" w:rsidR="00DB49C5" w:rsidRPr="004B3F83" w:rsidRDefault="00DB49C5" w:rsidP="002B16D9">
            <w:pPr>
              <w:pStyle w:val="TableText"/>
            </w:pPr>
            <w:r w:rsidRPr="004B3F83">
              <w:t>L.FD.WAN.MNC</w:t>
            </w:r>
          </w:p>
        </w:tc>
        <w:tc>
          <w:tcPr>
            <w:tcW w:w="1677" w:type="dxa"/>
            <w:tcBorders>
              <w:top w:val="single" w:sz="4" w:space="0" w:color="auto"/>
              <w:left w:val="single" w:sz="4" w:space="0" w:color="auto"/>
              <w:bottom w:val="single" w:sz="4" w:space="0" w:color="auto"/>
              <w:right w:val="single" w:sz="4" w:space="0" w:color="auto"/>
            </w:tcBorders>
            <w:hideMark/>
          </w:tcPr>
          <w:p w14:paraId="7DB39A18" w14:textId="77777777" w:rsidR="00DB49C5" w:rsidRPr="004B3F83" w:rsidRDefault="00DB49C5" w:rsidP="002B16D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6E2B93D6" w14:textId="77777777" w:rsidR="00DB49C5" w:rsidRPr="004B3F83" w:rsidRDefault="00DB49C5" w:rsidP="002B16D9">
            <w:pPr>
              <w:pStyle w:val="TableText"/>
            </w:pPr>
            <w:r w:rsidRPr="004B3F83">
              <w:t>Mobile Network Code</w:t>
            </w:r>
          </w:p>
        </w:tc>
        <w:tc>
          <w:tcPr>
            <w:tcW w:w="1932" w:type="dxa"/>
            <w:tcBorders>
              <w:top w:val="single" w:sz="4" w:space="0" w:color="auto"/>
              <w:left w:val="single" w:sz="4" w:space="0" w:color="auto"/>
              <w:bottom w:val="single" w:sz="4" w:space="0" w:color="auto"/>
              <w:right w:val="single" w:sz="4" w:space="0" w:color="auto"/>
            </w:tcBorders>
            <w:hideMark/>
          </w:tcPr>
          <w:p w14:paraId="18D3622B" w14:textId="77777777" w:rsidR="00DB49C5" w:rsidRPr="004B3F83" w:rsidRDefault="00DB49C5" w:rsidP="002B16D9">
            <w:pPr>
              <w:pStyle w:val="TableText"/>
            </w:pPr>
            <w:r w:rsidRPr="004B3F83">
              <w:t>0-999</w:t>
            </w:r>
          </w:p>
        </w:tc>
      </w:tr>
      <w:tr w:rsidR="00DB49C5" w:rsidRPr="001D3998" w14:paraId="5B5060BA"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71C4DFD" w14:textId="77777777" w:rsidR="00DB49C5" w:rsidRPr="004B3F83" w:rsidRDefault="00DB49C5" w:rsidP="002B16D9">
            <w:pPr>
              <w:pStyle w:val="TableText"/>
            </w:pPr>
            <w:r w:rsidRPr="004B3F83">
              <w:t>L.FD.WAN.LAC</w:t>
            </w:r>
          </w:p>
        </w:tc>
        <w:tc>
          <w:tcPr>
            <w:tcW w:w="1677" w:type="dxa"/>
            <w:tcBorders>
              <w:top w:val="single" w:sz="4" w:space="0" w:color="auto"/>
              <w:left w:val="single" w:sz="4" w:space="0" w:color="auto"/>
              <w:bottom w:val="single" w:sz="4" w:space="0" w:color="auto"/>
              <w:right w:val="single" w:sz="4" w:space="0" w:color="auto"/>
            </w:tcBorders>
            <w:hideMark/>
          </w:tcPr>
          <w:p w14:paraId="13E8D495" w14:textId="77777777" w:rsidR="00DB49C5" w:rsidRPr="004B3F83" w:rsidRDefault="00DB49C5" w:rsidP="002B16D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663008C1" w14:textId="77777777" w:rsidR="00DB49C5" w:rsidRPr="004B3F83" w:rsidRDefault="00DB49C5" w:rsidP="002B16D9">
            <w:pPr>
              <w:pStyle w:val="TableText"/>
            </w:pPr>
            <w:r w:rsidRPr="004B3F83">
              <w:t>Location Area Code (or Tracking Area Code)</w:t>
            </w:r>
          </w:p>
        </w:tc>
        <w:tc>
          <w:tcPr>
            <w:tcW w:w="1932" w:type="dxa"/>
            <w:tcBorders>
              <w:top w:val="single" w:sz="4" w:space="0" w:color="auto"/>
              <w:left w:val="single" w:sz="4" w:space="0" w:color="auto"/>
              <w:bottom w:val="single" w:sz="4" w:space="0" w:color="auto"/>
              <w:right w:val="single" w:sz="4" w:space="0" w:color="auto"/>
            </w:tcBorders>
          </w:tcPr>
          <w:p w14:paraId="5BCCCFE5" w14:textId="77777777" w:rsidR="00DB49C5" w:rsidRPr="004B3F83" w:rsidRDefault="00DB49C5" w:rsidP="002B16D9">
            <w:pPr>
              <w:pStyle w:val="TableText"/>
            </w:pPr>
          </w:p>
        </w:tc>
      </w:tr>
      <w:tr w:rsidR="00DB49C5" w:rsidRPr="001D3998" w14:paraId="0BA24B0C"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359BA5EC" w14:textId="77777777" w:rsidR="00DB49C5" w:rsidRPr="004B3F83" w:rsidRDefault="00DB49C5" w:rsidP="002B16D9">
            <w:pPr>
              <w:pStyle w:val="TableText"/>
            </w:pPr>
            <w:r w:rsidRPr="004B3F83">
              <w:t>L.FD.WAN.TAC</w:t>
            </w:r>
          </w:p>
        </w:tc>
        <w:tc>
          <w:tcPr>
            <w:tcW w:w="1677" w:type="dxa"/>
            <w:tcBorders>
              <w:top w:val="single" w:sz="4" w:space="0" w:color="auto"/>
              <w:left w:val="single" w:sz="4" w:space="0" w:color="auto"/>
              <w:bottom w:val="single" w:sz="4" w:space="0" w:color="auto"/>
              <w:right w:val="single" w:sz="4" w:space="0" w:color="auto"/>
            </w:tcBorders>
            <w:hideMark/>
          </w:tcPr>
          <w:p w14:paraId="2F392D38" w14:textId="77777777" w:rsidR="00DB49C5" w:rsidRPr="004B3F83" w:rsidRDefault="00DB49C5" w:rsidP="002B16D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3F88990E" w14:textId="77777777" w:rsidR="00DB49C5" w:rsidRPr="004B3F83" w:rsidRDefault="00DB49C5" w:rsidP="002B16D9">
            <w:pPr>
              <w:pStyle w:val="TableText"/>
            </w:pPr>
            <w:r w:rsidRPr="004B3F83">
              <w:t>Tracking Area Code</w:t>
            </w:r>
          </w:p>
        </w:tc>
        <w:tc>
          <w:tcPr>
            <w:tcW w:w="1932" w:type="dxa"/>
            <w:tcBorders>
              <w:top w:val="single" w:sz="4" w:space="0" w:color="auto"/>
              <w:left w:val="single" w:sz="4" w:space="0" w:color="auto"/>
              <w:bottom w:val="single" w:sz="4" w:space="0" w:color="auto"/>
              <w:right w:val="single" w:sz="4" w:space="0" w:color="auto"/>
            </w:tcBorders>
          </w:tcPr>
          <w:p w14:paraId="76649483" w14:textId="77777777" w:rsidR="00DB49C5" w:rsidRPr="004B3F83" w:rsidRDefault="00DB49C5" w:rsidP="002B16D9">
            <w:pPr>
              <w:pStyle w:val="TableText"/>
            </w:pPr>
          </w:p>
        </w:tc>
      </w:tr>
      <w:tr w:rsidR="00DB49C5" w:rsidRPr="001D3998" w14:paraId="13A55ABB"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6C25BCBC" w14:textId="77777777" w:rsidR="00DB49C5" w:rsidRPr="004B3F83" w:rsidRDefault="00DB49C5" w:rsidP="002B16D9">
            <w:pPr>
              <w:pStyle w:val="TableText"/>
            </w:pPr>
            <w:r w:rsidRPr="004B3F83">
              <w:t>L.FD.WAN.BSIC</w:t>
            </w:r>
          </w:p>
        </w:tc>
        <w:tc>
          <w:tcPr>
            <w:tcW w:w="1677" w:type="dxa"/>
            <w:tcBorders>
              <w:top w:val="single" w:sz="4" w:space="0" w:color="auto"/>
              <w:left w:val="single" w:sz="4" w:space="0" w:color="auto"/>
              <w:bottom w:val="single" w:sz="4" w:space="0" w:color="auto"/>
              <w:right w:val="single" w:sz="4" w:space="0" w:color="auto"/>
            </w:tcBorders>
            <w:hideMark/>
          </w:tcPr>
          <w:p w14:paraId="7EC66D08" w14:textId="77777777" w:rsidR="00DB49C5" w:rsidRPr="004B3F83" w:rsidRDefault="00DB49C5" w:rsidP="002B16D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1D51CC1C" w14:textId="77777777" w:rsidR="00DB49C5" w:rsidRPr="004B3F83" w:rsidRDefault="00DB49C5" w:rsidP="002B16D9">
            <w:pPr>
              <w:pStyle w:val="TableText"/>
            </w:pPr>
            <w:r w:rsidRPr="004B3F83">
              <w:t>Base Station Identity Code (2G)</w:t>
            </w:r>
          </w:p>
        </w:tc>
        <w:tc>
          <w:tcPr>
            <w:tcW w:w="1932" w:type="dxa"/>
            <w:tcBorders>
              <w:top w:val="single" w:sz="4" w:space="0" w:color="auto"/>
              <w:left w:val="single" w:sz="4" w:space="0" w:color="auto"/>
              <w:bottom w:val="single" w:sz="4" w:space="0" w:color="auto"/>
              <w:right w:val="single" w:sz="4" w:space="0" w:color="auto"/>
            </w:tcBorders>
          </w:tcPr>
          <w:p w14:paraId="66101FEB" w14:textId="77777777" w:rsidR="00DB49C5" w:rsidRPr="004B3F83" w:rsidRDefault="00DB49C5" w:rsidP="002B16D9">
            <w:pPr>
              <w:pStyle w:val="TableText"/>
            </w:pPr>
          </w:p>
        </w:tc>
      </w:tr>
      <w:tr w:rsidR="00DB49C5" w:rsidRPr="001D3998" w14:paraId="04B75003"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4996820A" w14:textId="77777777" w:rsidR="00DB49C5" w:rsidRPr="004B3F83" w:rsidRDefault="00DB49C5" w:rsidP="002B16D9">
            <w:pPr>
              <w:pStyle w:val="TableText"/>
            </w:pPr>
            <w:r w:rsidRPr="004B3F83">
              <w:t>L.FD.WAN.PSC</w:t>
            </w:r>
          </w:p>
        </w:tc>
        <w:tc>
          <w:tcPr>
            <w:tcW w:w="1677" w:type="dxa"/>
            <w:tcBorders>
              <w:top w:val="single" w:sz="4" w:space="0" w:color="auto"/>
              <w:left w:val="single" w:sz="4" w:space="0" w:color="auto"/>
              <w:bottom w:val="single" w:sz="4" w:space="0" w:color="auto"/>
              <w:right w:val="single" w:sz="4" w:space="0" w:color="auto"/>
            </w:tcBorders>
            <w:hideMark/>
          </w:tcPr>
          <w:p w14:paraId="2E0785C3" w14:textId="77777777" w:rsidR="00DB49C5" w:rsidRPr="004B3F83" w:rsidRDefault="00DB49C5" w:rsidP="002B16D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71A3524B" w14:textId="77777777" w:rsidR="00DB49C5" w:rsidRPr="004B3F83" w:rsidRDefault="00DB49C5" w:rsidP="002B16D9">
            <w:pPr>
              <w:pStyle w:val="TableText"/>
            </w:pPr>
            <w:r w:rsidRPr="004B3F83">
              <w:t>Primary Scrambling Code (3G)</w:t>
            </w:r>
          </w:p>
        </w:tc>
        <w:tc>
          <w:tcPr>
            <w:tcW w:w="1932" w:type="dxa"/>
            <w:tcBorders>
              <w:top w:val="single" w:sz="4" w:space="0" w:color="auto"/>
              <w:left w:val="single" w:sz="4" w:space="0" w:color="auto"/>
              <w:bottom w:val="single" w:sz="4" w:space="0" w:color="auto"/>
              <w:right w:val="single" w:sz="4" w:space="0" w:color="auto"/>
            </w:tcBorders>
          </w:tcPr>
          <w:p w14:paraId="2198F9E3" w14:textId="77777777" w:rsidR="00DB49C5" w:rsidRPr="004B3F83" w:rsidRDefault="00DB49C5" w:rsidP="002B16D9">
            <w:pPr>
              <w:pStyle w:val="TableText"/>
            </w:pPr>
          </w:p>
        </w:tc>
      </w:tr>
      <w:tr w:rsidR="00DB49C5" w:rsidRPr="001D3998" w14:paraId="57B1DC5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7852EB4" w14:textId="77777777" w:rsidR="00DB49C5" w:rsidRPr="004B3F83" w:rsidRDefault="00DB49C5" w:rsidP="002B16D9">
            <w:pPr>
              <w:pStyle w:val="TableText"/>
            </w:pPr>
            <w:r w:rsidRPr="004B3F83">
              <w:t>L.FD.WAN.Channel</w:t>
            </w:r>
          </w:p>
        </w:tc>
        <w:tc>
          <w:tcPr>
            <w:tcW w:w="1677" w:type="dxa"/>
            <w:tcBorders>
              <w:top w:val="single" w:sz="4" w:space="0" w:color="auto"/>
              <w:left w:val="single" w:sz="4" w:space="0" w:color="auto"/>
              <w:bottom w:val="single" w:sz="4" w:space="0" w:color="auto"/>
              <w:right w:val="single" w:sz="4" w:space="0" w:color="auto"/>
            </w:tcBorders>
            <w:hideMark/>
          </w:tcPr>
          <w:p w14:paraId="1B5D57EE" w14:textId="77777777" w:rsidR="00DB49C5" w:rsidRPr="004B3F83" w:rsidRDefault="00DB49C5" w:rsidP="002B16D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67030333" w14:textId="77777777" w:rsidR="00DB49C5" w:rsidRPr="004B3F83" w:rsidRDefault="00DB49C5" w:rsidP="002B16D9">
            <w:pPr>
              <w:pStyle w:val="TableText"/>
            </w:pPr>
            <w:r w:rsidRPr="004B3F83">
              <w:t>ARFCN (2G), UARFCN (3G) or EARFCN (4G)</w:t>
            </w:r>
          </w:p>
        </w:tc>
        <w:tc>
          <w:tcPr>
            <w:tcW w:w="1932" w:type="dxa"/>
            <w:tcBorders>
              <w:top w:val="single" w:sz="4" w:space="0" w:color="auto"/>
              <w:left w:val="single" w:sz="4" w:space="0" w:color="auto"/>
              <w:bottom w:val="single" w:sz="4" w:space="0" w:color="auto"/>
              <w:right w:val="single" w:sz="4" w:space="0" w:color="auto"/>
            </w:tcBorders>
          </w:tcPr>
          <w:p w14:paraId="799EAF23" w14:textId="77777777" w:rsidR="00DB49C5" w:rsidRPr="004B3F83" w:rsidRDefault="00DB49C5" w:rsidP="002B16D9">
            <w:pPr>
              <w:pStyle w:val="TableText"/>
            </w:pPr>
          </w:p>
        </w:tc>
      </w:tr>
      <w:tr w:rsidR="00DB49C5" w:rsidRPr="001D3998" w14:paraId="58A5E24C"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D5E8437" w14:textId="77777777" w:rsidR="00DB49C5" w:rsidRPr="004B3F83" w:rsidRDefault="00DB49C5" w:rsidP="002B16D9">
            <w:pPr>
              <w:pStyle w:val="TableText"/>
            </w:pPr>
            <w:r w:rsidRPr="004B3F83">
              <w:t>L.FD.WAN.Signal</w:t>
            </w:r>
          </w:p>
        </w:tc>
        <w:tc>
          <w:tcPr>
            <w:tcW w:w="1677" w:type="dxa"/>
            <w:tcBorders>
              <w:top w:val="single" w:sz="4" w:space="0" w:color="auto"/>
              <w:left w:val="single" w:sz="4" w:space="0" w:color="auto"/>
              <w:bottom w:val="single" w:sz="4" w:space="0" w:color="auto"/>
              <w:right w:val="single" w:sz="4" w:space="0" w:color="auto"/>
            </w:tcBorders>
            <w:hideMark/>
          </w:tcPr>
          <w:p w14:paraId="0E031BEF"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8534D28" w14:textId="77777777" w:rsidR="00DB49C5" w:rsidRPr="004B3F83" w:rsidRDefault="00DB49C5" w:rsidP="002B16D9">
            <w:pPr>
              <w:pStyle w:val="TableText"/>
            </w:pPr>
            <w:r w:rsidRPr="004B3F83">
              <w:t>Signal Strength</w:t>
            </w:r>
          </w:p>
        </w:tc>
        <w:tc>
          <w:tcPr>
            <w:tcW w:w="1932" w:type="dxa"/>
            <w:tcBorders>
              <w:top w:val="single" w:sz="4" w:space="0" w:color="auto"/>
              <w:left w:val="single" w:sz="4" w:space="0" w:color="auto"/>
              <w:bottom w:val="single" w:sz="4" w:space="0" w:color="auto"/>
              <w:right w:val="single" w:sz="4" w:space="0" w:color="auto"/>
            </w:tcBorders>
            <w:hideMark/>
          </w:tcPr>
          <w:p w14:paraId="1EC3CD40" w14:textId="77777777" w:rsidR="00DB49C5" w:rsidRPr="004B3F83" w:rsidRDefault="00DB49C5" w:rsidP="002B16D9">
            <w:pPr>
              <w:pStyle w:val="TableText"/>
            </w:pPr>
            <w:r w:rsidRPr="004B3F83">
              <w:t xml:space="preserve"> dBm</w:t>
            </w:r>
          </w:p>
        </w:tc>
      </w:tr>
    </w:tbl>
    <w:p w14:paraId="6EE7537A" w14:textId="77777777" w:rsidR="00DB49C5" w:rsidRPr="001D3998" w:rsidRDefault="00DB49C5" w:rsidP="00DB49C5">
      <w:pPr>
        <w:pStyle w:val="Caption"/>
      </w:pPr>
    </w:p>
    <w:p w14:paraId="4A823BD7" w14:textId="210232E0" w:rsidR="00D401D0" w:rsidRPr="004959F5" w:rsidRDefault="00D401D0" w:rsidP="00670623">
      <w:pPr>
        <w:pStyle w:val="Heading1"/>
      </w:pPr>
      <w:bookmarkStart w:id="1276" w:name="_Toc162423097"/>
      <w:bookmarkStart w:id="1277" w:name="_Toc162423688"/>
      <w:bookmarkStart w:id="1278" w:name="_Toc172098990"/>
      <w:r w:rsidRPr="00670623">
        <w:lastRenderedPageBreak/>
        <w:t>F</w:t>
      </w:r>
      <w:r w:rsidR="00686D0D" w:rsidRPr="00670623">
        <w:t>ield device profile extensions and layout</w:t>
      </w:r>
      <w:bookmarkEnd w:id="1278"/>
    </w:p>
    <w:p w14:paraId="3B7A4F4E" w14:textId="6560B810" w:rsidR="00DB49C5" w:rsidRDefault="00DB49C5" w:rsidP="005600C9">
      <w:pPr>
        <w:pStyle w:val="Heading2"/>
      </w:pPr>
      <w:bookmarkStart w:id="1279" w:name="_Toc172098991"/>
      <w:r>
        <w:t>Vendor extensions</w:t>
      </w:r>
      <w:bookmarkEnd w:id="1276"/>
      <w:bookmarkEnd w:id="1277"/>
      <w:bookmarkEnd w:id="1279"/>
    </w:p>
    <w:p w14:paraId="5E413109" w14:textId="77777777" w:rsidR="00DB49C5" w:rsidRDefault="00DB49C5" w:rsidP="00DB49C5">
      <w:pPr>
        <w:pStyle w:val="BodyText"/>
      </w:pPr>
      <w:r>
        <w:t xml:space="preserve">Vendor-specific properties and objects can be added through the following syntax. The SA Profile specifies whether the SA itself can support such extensions. </w:t>
      </w:r>
    </w:p>
    <w:p w14:paraId="06030DF9" w14:textId="77777777" w:rsidR="00DB49C5" w:rsidRDefault="00DB49C5" w:rsidP="005600C9">
      <w:pPr>
        <w:pStyle w:val="Heading3"/>
      </w:pPr>
      <w:bookmarkStart w:id="1280" w:name="_Toc162423098"/>
      <w:bookmarkStart w:id="1281" w:name="_Toc162423689"/>
      <w:bookmarkStart w:id="1282" w:name="_Toc172098992"/>
      <w:r>
        <w:t>New properties</w:t>
      </w:r>
      <w:bookmarkEnd w:id="1280"/>
      <w:bookmarkEnd w:id="1281"/>
      <w:bookmarkEnd w:id="1282"/>
    </w:p>
    <w:p w14:paraId="3E3BCBEB" w14:textId="77777777" w:rsidR="00DB49C5" w:rsidRDefault="00DB49C5" w:rsidP="00DB49C5">
      <w:pPr>
        <w:pStyle w:val="BodyText"/>
      </w:pPr>
      <w:r>
        <w:t xml:space="preserve">Field Device vendor features can be added in the form of new configuration fields, which allow functionality not covered by this specification to be configured. These must be identified with a </w:t>
      </w:r>
      <w:r w:rsidRPr="001F298A">
        <w:rPr>
          <w:rFonts w:ascii="Courier New" w:hAnsi="Courier New" w:cs="Courier New"/>
        </w:rPr>
        <w:t>deviceSpecific</w:t>
      </w:r>
      <w:r>
        <w:t xml:space="preserve"> device property. They may be made generic features in future, at which point the property is removed and their names may also change. Examples of these could be Modbus server scanning parameters, loop settle time, or pulse scaling.</w:t>
      </w:r>
    </w:p>
    <w:p w14:paraId="170AD4A2" w14:textId="77777777" w:rsidR="00DB49C5" w:rsidRDefault="00DB49C5" w:rsidP="005600C9">
      <w:pPr>
        <w:pStyle w:val="Heading3"/>
      </w:pPr>
      <w:bookmarkStart w:id="1283" w:name="_Toc162423099"/>
      <w:bookmarkStart w:id="1284" w:name="_Toc162423690"/>
      <w:bookmarkStart w:id="1285" w:name="_Toc172098993"/>
      <w:r>
        <w:t>New objects</w:t>
      </w:r>
      <w:bookmarkEnd w:id="1283"/>
      <w:bookmarkEnd w:id="1284"/>
      <w:bookmarkEnd w:id="1285"/>
    </w:p>
    <w:p w14:paraId="158C11A9" w14:textId="77777777" w:rsidR="00DB49C5" w:rsidRDefault="00DB49C5" w:rsidP="00DB49C5">
      <w:pPr>
        <w:pStyle w:val="BodyText"/>
      </w:pPr>
      <w:r>
        <w:t xml:space="preserve">Vendor-specific object types may also be added in the same way, via the </w:t>
      </w:r>
      <w:r w:rsidRPr="001F298A">
        <w:rPr>
          <w:rFonts w:ascii="Courier New" w:hAnsi="Courier New" w:cs="Courier New"/>
        </w:rPr>
        <w:t>specificToProfile</w:t>
      </w:r>
      <w:r>
        <w:t xml:space="preserve"> object type property.</w:t>
      </w:r>
    </w:p>
    <w:p w14:paraId="398E4CD2" w14:textId="77777777" w:rsidR="00DB49C5" w:rsidRDefault="00DB49C5" w:rsidP="005600C9">
      <w:pPr>
        <w:pStyle w:val="Heading3"/>
      </w:pPr>
      <w:bookmarkStart w:id="1286" w:name="_Toc162423100"/>
      <w:bookmarkStart w:id="1287" w:name="_Toc162423691"/>
      <w:bookmarkStart w:id="1288" w:name="_Toc172098994"/>
      <w:r>
        <w:t>Translation</w:t>
      </w:r>
      <w:bookmarkEnd w:id="1286"/>
      <w:bookmarkEnd w:id="1287"/>
      <w:bookmarkEnd w:id="1288"/>
    </w:p>
    <w:p w14:paraId="2325F89F" w14:textId="77777777" w:rsidR="00DB49C5" w:rsidRDefault="00DB49C5" w:rsidP="00DB49C5">
      <w:pPr>
        <w:pStyle w:val="BodyText"/>
      </w:pPr>
      <w:r>
        <w:t>A consistent way of representing translatable strings is included for supporting other languages within the Device Profile. At present the English form of the strings is defined by this standard.</w:t>
      </w:r>
    </w:p>
    <w:p w14:paraId="02BFA78F" w14:textId="77777777" w:rsidR="00DB49C5" w:rsidRDefault="00DB49C5" w:rsidP="00DB49C5">
      <w:pPr>
        <w:pStyle w:val="Heading2"/>
        <w:ind w:left="578" w:hanging="578"/>
      </w:pPr>
      <w:bookmarkStart w:id="1289" w:name="_Toc162423101"/>
      <w:bookmarkStart w:id="1290" w:name="_Toc162423692"/>
      <w:bookmarkStart w:id="1291" w:name="_Toc172098995"/>
      <w:r>
        <w:t>Suggesting SA UI layout</w:t>
      </w:r>
      <w:bookmarkEnd w:id="1289"/>
      <w:bookmarkEnd w:id="1290"/>
      <w:bookmarkEnd w:id="1291"/>
    </w:p>
    <w:p w14:paraId="0D8BCA7B" w14:textId="77777777" w:rsidR="00DB49C5" w:rsidRDefault="00DB49C5" w:rsidP="00DB49C5">
      <w:pPr>
        <w:pStyle w:val="BodyText"/>
      </w:pPr>
      <w:r>
        <w:t xml:space="preserve">The principal data about each object type are the </w:t>
      </w:r>
      <w:r w:rsidRPr="001F298A">
        <w:rPr>
          <w:rFonts w:ascii="Courier New" w:hAnsi="Courier New" w:cs="Courier New"/>
        </w:rPr>
        <w:t>configFields</w:t>
      </w:r>
      <w:r>
        <w:t>. These are the configuration data properties and their attributes.</w:t>
      </w:r>
    </w:p>
    <w:p w14:paraId="46E386A2" w14:textId="233F20D4" w:rsidR="00DB49C5" w:rsidRDefault="00DB49C5" w:rsidP="00DB49C5">
      <w:pPr>
        <w:pStyle w:val="BodyText"/>
      </w:pPr>
      <w:r>
        <w:t xml:space="preserve">Object Types define the field information and form layout for an object type, for example Field Device, </w:t>
      </w:r>
      <w:r w:rsidR="00090C16">
        <w:t>point</w:t>
      </w:r>
      <w:r>
        <w:t xml:space="preserve">, and </w:t>
      </w:r>
      <w:r w:rsidR="00090C16">
        <w:t>channel</w:t>
      </w:r>
      <w:r>
        <w:t>. An object type contains information around the properties that it supports, and form layout information that can be used as a starting point for the layout of a configuration form for the object. However, it is up to the SA how this configuration is presented to the user, and array types may require the SA to implement non-form configuration UI.</w:t>
      </w:r>
    </w:p>
    <w:p w14:paraId="21B0DD4E" w14:textId="77777777" w:rsidR="00DB49C5" w:rsidRDefault="00DB49C5" w:rsidP="00DB49C5">
      <w:pPr>
        <w:pStyle w:val="Heading3"/>
      </w:pPr>
      <w:bookmarkStart w:id="1292" w:name="_Toc162423102"/>
      <w:bookmarkStart w:id="1293" w:name="_Toc162423693"/>
      <w:bookmarkStart w:id="1294" w:name="_Toc172098996"/>
      <w:r>
        <w:t>configFields</w:t>
      </w:r>
      <w:bookmarkEnd w:id="1292"/>
      <w:bookmarkEnd w:id="1293"/>
      <w:bookmarkEnd w:id="1294"/>
    </w:p>
    <w:p w14:paraId="1926B4C2" w14:textId="77777777" w:rsidR="00DB49C5" w:rsidRDefault="00DB49C5" w:rsidP="00DB49C5">
      <w:pPr>
        <w:pStyle w:val="BodyText"/>
      </w:pPr>
      <w:r>
        <w:t>This is a JSON schema that describes both the configuration properties of the object type and the JSON format that the SA should output the Configuration data in. Each property must be a simple type, or an array of simple types, and can include simple JSON property validation information such as minimum, maximum etc. Enumerations are also supported. The information also includes a display name as a prompt for the field and a long description which could be used as a tooltip or similar UI element.</w:t>
      </w:r>
    </w:p>
    <w:p w14:paraId="7CF12B86" w14:textId="77777777" w:rsidR="00DB49C5" w:rsidRDefault="00DB49C5" w:rsidP="00DB49C5">
      <w:pPr>
        <w:pStyle w:val="Heading3"/>
      </w:pPr>
      <w:bookmarkStart w:id="1295" w:name="_Toc162423103"/>
      <w:bookmarkStart w:id="1296" w:name="_Toc162423694"/>
      <w:bookmarkStart w:id="1297" w:name="_Toc172098997"/>
      <w:r>
        <w:t>Group</w:t>
      </w:r>
      <w:bookmarkEnd w:id="1295"/>
      <w:bookmarkEnd w:id="1296"/>
      <w:bookmarkEnd w:id="1297"/>
    </w:p>
    <w:p w14:paraId="4B1FA499" w14:textId="77777777" w:rsidR="00DB49C5" w:rsidRDefault="00DB49C5" w:rsidP="00DB49C5">
      <w:pPr>
        <w:pStyle w:val="BodyText"/>
      </w:pPr>
      <w:r>
        <w:t xml:space="preserve">A group allows logically related fields to be grouped together, allowing the SA UI to choose whether to show that these fields are related. This element is a single optional text field which has optional dotted names which can infer a hierarchy. For example, </w:t>
      </w:r>
      <w:r w:rsidRPr="004C06A0">
        <w:rPr>
          <w:rFonts w:ascii="Courier New" w:hAnsi="Courier New" w:cs="Courier New"/>
        </w:rPr>
        <w:t>group: Actions.State 0</w:t>
      </w:r>
      <w:r>
        <w:t xml:space="preserve"> could be a boxed section marked Actions and a collection of items related to State 0 which could be on a single row. There is no direct inference from the group to any specific layout.</w:t>
      </w:r>
    </w:p>
    <w:p w14:paraId="17FA513C" w14:textId="77777777" w:rsidR="00DB49C5" w:rsidRDefault="00DB49C5" w:rsidP="00DB49C5">
      <w:pPr>
        <w:pStyle w:val="BodyText"/>
      </w:pPr>
      <w:r>
        <w:lastRenderedPageBreak/>
        <w:t xml:space="preserve">There is also an </w:t>
      </w:r>
      <w:r w:rsidRPr="004C06A0">
        <w:rPr>
          <w:rFonts w:ascii="Courier New" w:hAnsi="Courier New" w:cs="Courier New"/>
        </w:rPr>
        <w:t>order</w:t>
      </w:r>
      <w:r>
        <w:t xml:space="preserve"> property which fields may have to indicate how they are to be ordered on the SA UI. This is because the ordering of JSON fields is not guaranteed to be preserved. The </w:t>
      </w:r>
      <w:r w:rsidRPr="004C06A0">
        <w:rPr>
          <w:rFonts w:ascii="Courier New" w:hAnsi="Courier New" w:cs="Courier New"/>
        </w:rPr>
        <w:t>order</w:t>
      </w:r>
      <w:r>
        <w:t xml:space="preserve"> property is an ascending number and may have a decimal value if fields are required to be inserted between existing consecutive fields.</w:t>
      </w:r>
    </w:p>
    <w:p w14:paraId="790B217E" w14:textId="77777777" w:rsidR="00DB49C5" w:rsidRDefault="00DB49C5" w:rsidP="00DB49C5">
      <w:pPr>
        <w:pStyle w:val="BodyText"/>
      </w:pPr>
      <w:r>
        <w:t>A typical format of an expression to control the visibility of a field is, by example:</w:t>
      </w:r>
    </w:p>
    <w:p w14:paraId="3B10CF8B" w14:textId="3C163FF8" w:rsidR="00DB49C5" w:rsidRPr="00AB2D7E" w:rsidRDefault="00DB49C5" w:rsidP="00DB49C5">
      <w:pPr>
        <w:pStyle w:val="Code"/>
      </w:pPr>
      <w:r w:rsidRPr="00A25471">
        <w:rPr>
          <w:color w:val="C45911" w:themeColor="accent2" w:themeShade="BF"/>
        </w:rPr>
        <w:t>"enable"</w:t>
      </w:r>
      <w:r w:rsidRPr="00AB2D7E">
        <w:t>: "controllingfieldname=1"</w:t>
      </w:r>
    </w:p>
    <w:p w14:paraId="0EF6C936" w14:textId="77777777" w:rsidR="00DB49C5" w:rsidRDefault="00DB49C5" w:rsidP="00DB49C5">
      <w:pPr>
        <w:pStyle w:val="BodyText"/>
      </w:pPr>
      <w:r>
        <w:t xml:space="preserve">which makes that item visible if the field value of </w:t>
      </w:r>
      <w:r w:rsidRPr="001F298A">
        <w:rPr>
          <w:rFonts w:ascii="Courier New" w:hAnsi="Courier New" w:cs="Courier New"/>
        </w:rPr>
        <w:t>controllingfieldname</w:t>
      </w:r>
      <w:r>
        <w:t xml:space="preserve"> is equal to 1.</w:t>
      </w:r>
    </w:p>
    <w:p w14:paraId="2C91DB8F" w14:textId="6974F173" w:rsidR="00DB49C5" w:rsidRDefault="00B01C7A" w:rsidP="00DB49C5">
      <w:pPr>
        <w:pStyle w:val="BodyText"/>
      </w:pPr>
      <w:r w:rsidRPr="00BA7567">
        <w:t>Refer to the JSON Profile and Schema for further details</w:t>
      </w:r>
      <w:r w:rsidR="009E6F59" w:rsidRPr="00BA7567">
        <w:t>.</w:t>
      </w:r>
    </w:p>
    <w:p w14:paraId="72A0C69A" w14:textId="77777777" w:rsidR="00DB49C5" w:rsidRDefault="00DB49C5" w:rsidP="00DB49C5">
      <w:pPr>
        <w:pStyle w:val="Heading1"/>
      </w:pPr>
      <w:bookmarkStart w:id="1298" w:name="_Ref160025839"/>
      <w:bookmarkStart w:id="1299" w:name="_Toc162423104"/>
      <w:bookmarkStart w:id="1300" w:name="_Toc162423695"/>
      <w:bookmarkStart w:id="1301" w:name="_Toc172098998"/>
      <w:r>
        <w:lastRenderedPageBreak/>
        <w:t>Example use cases</w:t>
      </w:r>
      <w:bookmarkEnd w:id="1298"/>
      <w:bookmarkEnd w:id="1299"/>
      <w:bookmarkEnd w:id="1300"/>
      <w:bookmarkEnd w:id="1301"/>
    </w:p>
    <w:p w14:paraId="1CEFF0FE" w14:textId="77777777" w:rsidR="00DB49C5" w:rsidRDefault="00DB49C5" w:rsidP="00DB49C5">
      <w:pPr>
        <w:pStyle w:val="BodyText"/>
        <w:rPr>
          <w:rFonts w:eastAsia="DengXian"/>
          <w:lang w:eastAsia="en-US"/>
        </w:rPr>
      </w:pPr>
      <w:r w:rsidRPr="00D86809">
        <w:rPr>
          <w:rFonts w:eastAsia="DengXian"/>
          <w:lang w:eastAsia="en-US"/>
        </w:rPr>
        <w:t xml:space="preserve">This section details typical use cases to demonstrate the range of functionality. </w:t>
      </w:r>
    </w:p>
    <w:tbl>
      <w:tblPr>
        <w:tblW w:w="0" w:type="auto"/>
        <w:tblInd w:w="821" w:type="dxa"/>
        <w:tblLayout w:type="fixed"/>
        <w:tblLook w:val="04A0" w:firstRow="1" w:lastRow="0" w:firstColumn="1" w:lastColumn="0" w:noHBand="0" w:noVBand="1"/>
      </w:tblPr>
      <w:tblGrid>
        <w:gridCol w:w="1796"/>
        <w:gridCol w:w="6743"/>
      </w:tblGrid>
      <w:tr w:rsidR="00DB49C5" w:rsidRPr="006A6374" w14:paraId="5F260BB0" w14:textId="77777777">
        <w:tc>
          <w:tcPr>
            <w:tcW w:w="1796" w:type="dxa"/>
            <w:shd w:val="clear" w:color="auto" w:fill="auto"/>
            <w:vAlign w:val="center"/>
          </w:tcPr>
          <w:p w14:paraId="3BFCFB3E" w14:textId="77777777" w:rsidR="00DB49C5" w:rsidRPr="00226257" w:rsidRDefault="00DB49C5">
            <w:pPr>
              <w:pStyle w:val="Safetytitle"/>
              <w:ind w:right="504"/>
              <w:rPr>
                <w:rFonts w:ascii="Webdings" w:hAnsi="Webdings"/>
                <w:sz w:val="32"/>
                <w:szCs w:val="32"/>
              </w:rPr>
            </w:pPr>
            <w:r w:rsidRPr="0022625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733F517D" w14:textId="43A1D7A1" w:rsidR="00DB49C5" w:rsidRPr="002461E5" w:rsidRDefault="00DB49C5">
            <w:pPr>
              <w:pStyle w:val="Safetytext"/>
              <w:ind w:right="504"/>
              <w:rPr>
                <w:szCs w:val="20"/>
              </w:rPr>
            </w:pPr>
            <w:r w:rsidRPr="00BA7567">
              <w:rPr>
                <w:szCs w:val="20"/>
              </w:rPr>
              <w:t>These cases are examples only.</w:t>
            </w:r>
            <w:r w:rsidR="008A77E5" w:rsidRPr="00BA7567">
              <w:rPr>
                <w:szCs w:val="20"/>
              </w:rPr>
              <w:t xml:space="preserve"> The text is formatted for clarity, but there will be no additional non-printing characters in the deployed messages. The [UUID] text would be replaced by the actual Field Device UUID</w:t>
            </w:r>
            <w:r w:rsidR="007D4B58" w:rsidRPr="00BA7567">
              <w:rPr>
                <w:szCs w:val="20"/>
              </w:rPr>
              <w:t>.</w:t>
            </w:r>
          </w:p>
        </w:tc>
      </w:tr>
    </w:tbl>
    <w:p w14:paraId="519B52B3" w14:textId="77777777" w:rsidR="00DB49C5" w:rsidRDefault="00DB49C5" w:rsidP="00DB49C5">
      <w:pPr>
        <w:pStyle w:val="BodyText"/>
        <w:rPr>
          <w:rFonts w:eastAsia="DengXian Light"/>
          <w:lang w:eastAsia="en-US"/>
        </w:rPr>
      </w:pPr>
      <w:bookmarkStart w:id="1302" w:name="_Toc156487379"/>
    </w:p>
    <w:p w14:paraId="4EC08F38" w14:textId="77777777" w:rsidR="00DB49C5" w:rsidRPr="00D86809" w:rsidRDefault="00DB49C5" w:rsidP="00DB49C5">
      <w:pPr>
        <w:pStyle w:val="Heading2"/>
        <w:ind w:left="578" w:hanging="578"/>
        <w:rPr>
          <w:rFonts w:eastAsia="DengXian Light"/>
          <w:lang w:eastAsia="en-US"/>
        </w:rPr>
      </w:pPr>
      <w:bookmarkStart w:id="1303" w:name="_Toc162423105"/>
      <w:bookmarkStart w:id="1304" w:name="_Toc162423696"/>
      <w:bookmarkStart w:id="1305" w:name="_Toc172098999"/>
      <w:r w:rsidRPr="00D86809">
        <w:rPr>
          <w:rFonts w:eastAsia="DengXian Light"/>
          <w:lang w:eastAsia="en-US"/>
        </w:rPr>
        <w:t>Simplest case</w:t>
      </w:r>
      <w:bookmarkEnd w:id="1302"/>
      <w:bookmarkEnd w:id="1303"/>
      <w:bookmarkEnd w:id="1304"/>
      <w:bookmarkEnd w:id="1305"/>
    </w:p>
    <w:p w14:paraId="4C432A4A" w14:textId="77777777" w:rsidR="00DB49C5" w:rsidRPr="00D86809" w:rsidRDefault="00DB49C5" w:rsidP="00DB49C5">
      <w:pPr>
        <w:pStyle w:val="BodyText"/>
        <w:rPr>
          <w:rFonts w:eastAsia="DengXian"/>
          <w:lang w:eastAsia="en-US"/>
        </w:rPr>
      </w:pPr>
      <w:r w:rsidRPr="00D86809">
        <w:rPr>
          <w:rFonts w:eastAsia="DengXian"/>
          <w:lang w:eastAsia="en-US"/>
        </w:rPr>
        <w:t>This case is explained by the protocol messages and content. Note that in this case messages are sent from FD to SA only.</w:t>
      </w:r>
    </w:p>
    <w:p w14:paraId="47BA35A5" w14:textId="77777777" w:rsidR="00DB49C5" w:rsidRPr="00AB2D7E" w:rsidRDefault="00DB49C5" w:rsidP="005600C9">
      <w:pPr>
        <w:pStyle w:val="BodyText"/>
      </w:pPr>
      <w:r w:rsidRPr="00AB2D7E">
        <w:t xml:space="preserve">FD sends </w:t>
      </w:r>
      <w:r>
        <w:t>Status message</w:t>
      </w:r>
      <w:r w:rsidRPr="00AB2D7E">
        <w:t xml:space="preserve">: </w:t>
      </w:r>
    </w:p>
    <w:p w14:paraId="4DA8CFD6" w14:textId="77777777" w:rsidR="00DB49C5" w:rsidRPr="00470449" w:rsidRDefault="00DB49C5" w:rsidP="005600C9">
      <w:pPr>
        <w:pStyle w:val="BodyText"/>
        <w:rPr>
          <w:rFonts w:cs="Courier New"/>
        </w:rPr>
      </w:pPr>
      <w:r w:rsidRPr="005600C9">
        <w:rPr>
          <w:rFonts w:ascii="Courier New" w:hAnsi="Courier New" w:cs="Courier New"/>
        </w:rPr>
        <w:t>[UUID]/UP/status</w:t>
      </w:r>
    </w:p>
    <w:p w14:paraId="603A16DD" w14:textId="728B6302" w:rsidR="00DB49C5" w:rsidRPr="00BA7567" w:rsidRDefault="00DB49C5" w:rsidP="00DB49C5">
      <w:pPr>
        <w:pStyle w:val="Code"/>
      </w:pPr>
      <w:r w:rsidRPr="00BA7567">
        <w:t>{</w:t>
      </w:r>
      <w:r w:rsidR="00FB10FA" w:rsidRPr="00BA7567">
        <w:t xml:space="preserve">    </w:t>
      </w:r>
      <w:r w:rsidRPr="00BA7567">
        <w:rPr>
          <w:color w:val="C45911" w:themeColor="accent2" w:themeShade="BF"/>
        </w:rPr>
        <w:t>"pRef"</w:t>
      </w:r>
      <w:r w:rsidRPr="00BA7567">
        <w:t>: "ACME_RTUOne_1-23",</w:t>
      </w:r>
      <w:r w:rsidRPr="00BA7567">
        <w:br/>
      </w:r>
      <w:r w:rsidR="006F7DF7" w:rsidRPr="00BA7567">
        <w:t xml:space="preserve">     </w:t>
      </w:r>
      <w:r w:rsidRPr="00BA7567">
        <w:rPr>
          <w:color w:val="C45911" w:themeColor="accent2" w:themeShade="BF"/>
        </w:rPr>
        <w:t>"cVer"</w:t>
      </w:r>
      <w:r w:rsidRPr="00BA7567">
        <w:t>: 1,</w:t>
      </w:r>
      <w:r w:rsidRPr="00BA7567">
        <w:br/>
      </w:r>
      <w:r w:rsidR="006F7DF7" w:rsidRPr="00BA7567">
        <w:t xml:space="preserve">     </w:t>
      </w:r>
      <w:r w:rsidRPr="00BA7567">
        <w:rPr>
          <w:color w:val="C45911" w:themeColor="accent2" w:themeShade="BF"/>
        </w:rPr>
        <w:t>"cReq"</w:t>
      </w:r>
      <w:r w:rsidRPr="00BA7567">
        <w:t>: false,</w:t>
      </w:r>
      <w:r w:rsidRPr="00BA7567">
        <w:br/>
      </w:r>
      <w:r w:rsidR="006F7DF7" w:rsidRPr="00BA7567">
        <w:t xml:space="preserve">     </w:t>
      </w:r>
      <w:r w:rsidRPr="00BA7567">
        <w:rPr>
          <w:color w:val="C45911" w:themeColor="accent2" w:themeShade="BF"/>
        </w:rPr>
        <w:t>"time"</w:t>
      </w:r>
      <w:r w:rsidRPr="00BA7567">
        <w:t>: 1694695035000</w:t>
      </w:r>
    </w:p>
    <w:p w14:paraId="2F8BF91F" w14:textId="77777777" w:rsidR="00DB49C5" w:rsidRPr="00AB2D7E" w:rsidRDefault="00DB49C5" w:rsidP="00DB49C5">
      <w:pPr>
        <w:pStyle w:val="Code"/>
      </w:pPr>
      <w:r w:rsidRPr="00BA7567">
        <w:t>}</w:t>
      </w:r>
    </w:p>
    <w:p w14:paraId="27E0F620" w14:textId="77777777" w:rsidR="00DB49C5" w:rsidRPr="00D86809" w:rsidRDefault="00DB49C5" w:rsidP="00DB49C5">
      <w:pPr>
        <w:pStyle w:val="ListParagraph"/>
      </w:pPr>
      <w:r w:rsidRPr="00D86809">
        <w:t xml:space="preserve">It contains a reference to the </w:t>
      </w:r>
      <w:r>
        <w:t>FD Profile</w:t>
      </w:r>
      <w:r w:rsidRPr="00D86809">
        <w:t>, and the SA is understood to have this already, so that it does not need to be sent.</w:t>
      </w:r>
    </w:p>
    <w:p w14:paraId="7C4EF79F" w14:textId="47DB2CF2" w:rsidR="00DB49C5" w:rsidRPr="00D86809" w:rsidRDefault="00DB49C5" w:rsidP="00DB49C5">
      <w:pPr>
        <w:pStyle w:val="Listnumbers"/>
        <w:rPr>
          <w:rFonts w:eastAsia="DengXian"/>
          <w:lang w:eastAsia="en-US"/>
        </w:rPr>
      </w:pPr>
      <w:r>
        <w:rPr>
          <w:rFonts w:eastAsia="DengXian"/>
          <w:lang w:eastAsia="en-US"/>
        </w:rPr>
        <w:t>FD</w:t>
      </w:r>
      <w:r w:rsidRPr="00D86809">
        <w:rPr>
          <w:rFonts w:eastAsia="DengXian"/>
          <w:lang w:eastAsia="en-US"/>
        </w:rPr>
        <w:t xml:space="preserve"> sends Configuration to the </w:t>
      </w:r>
      <w:r>
        <w:rPr>
          <w:rFonts w:eastAsia="DengXian"/>
          <w:lang w:eastAsia="en-US"/>
        </w:rPr>
        <w:t>Broker</w:t>
      </w:r>
      <w:r w:rsidRPr="00D86809">
        <w:rPr>
          <w:rFonts w:eastAsia="DengXian"/>
          <w:lang w:eastAsia="en-US"/>
        </w:rPr>
        <w:t xml:space="preserve"> as a retained message on first connection. It could be that the device and </w:t>
      </w:r>
      <w:r w:rsidR="00090C16">
        <w:rPr>
          <w:rFonts w:eastAsia="DengXian"/>
          <w:lang w:eastAsia="en-US"/>
        </w:rPr>
        <w:t>point</w:t>
      </w:r>
      <w:r w:rsidRPr="00D86809">
        <w:rPr>
          <w:rFonts w:eastAsia="DengXian"/>
          <w:lang w:eastAsia="en-US"/>
        </w:rPr>
        <w:t xml:space="preserve">s have been pre-configured in the </w:t>
      </w:r>
      <w:r>
        <w:rPr>
          <w:rFonts w:eastAsia="DengXian"/>
          <w:lang w:eastAsia="en-US"/>
        </w:rPr>
        <w:t>SA</w:t>
      </w:r>
      <w:r w:rsidRPr="00D86809">
        <w:rPr>
          <w:rFonts w:eastAsia="DengXian"/>
          <w:lang w:eastAsia="en-US"/>
        </w:rPr>
        <w:t>, in which case no configuration needs to be sent. If the device is set up or designed to do so, on first contact it send</w:t>
      </w:r>
      <w:r>
        <w:rPr>
          <w:rFonts w:eastAsia="DengXian"/>
          <w:lang w:eastAsia="en-US"/>
        </w:rPr>
        <w:t>s</w:t>
      </w:r>
      <w:r w:rsidRPr="00D86809">
        <w:rPr>
          <w:rFonts w:eastAsia="DengXian"/>
          <w:lang w:eastAsia="en-US"/>
        </w:rPr>
        <w:t xml:space="preserve"> all configuration to the SA.</w:t>
      </w:r>
    </w:p>
    <w:p w14:paraId="7C7E9255" w14:textId="77777777" w:rsidR="00DB49C5" w:rsidRPr="00ED56E2" w:rsidRDefault="00DB49C5" w:rsidP="005600C9">
      <w:pPr>
        <w:pStyle w:val="BodyTextIndent1"/>
        <w:rPr>
          <w:rFonts w:cs="Courier New"/>
        </w:rPr>
      </w:pPr>
      <w:r w:rsidRPr="005600C9">
        <w:rPr>
          <w:rFonts w:ascii="Courier New" w:hAnsi="Courier New" w:cs="Courier New"/>
        </w:rPr>
        <w:t>[UUID]/UP/configuration</w:t>
      </w:r>
    </w:p>
    <w:p w14:paraId="1EC0C596" w14:textId="77777777" w:rsidR="00DB49C5" w:rsidRPr="00AB2D7E" w:rsidRDefault="00DB49C5" w:rsidP="00DB49C5">
      <w:pPr>
        <w:pStyle w:val="Code"/>
      </w:pPr>
      <w:r w:rsidRPr="00AB2D7E">
        <w:t xml:space="preserve">{ </w:t>
      </w:r>
      <w:r w:rsidRPr="002D569E">
        <w:rPr>
          <w:color w:val="C45911" w:themeColor="accent2" w:themeShade="BF"/>
        </w:rPr>
        <w:t>"cVer"</w:t>
      </w:r>
      <w:r w:rsidRPr="00AB2D7E">
        <w:t>:1,</w:t>
      </w:r>
    </w:p>
    <w:p w14:paraId="6468C4F6" w14:textId="77777777" w:rsidR="00DB49C5" w:rsidRPr="00AB2D7E" w:rsidRDefault="00DB49C5" w:rsidP="00DB49C5">
      <w:pPr>
        <w:pStyle w:val="Code"/>
      </w:pPr>
      <w:r w:rsidRPr="00AB2D7E">
        <w:t>… &lt;etc&gt;</w:t>
      </w:r>
    </w:p>
    <w:p w14:paraId="2258F76C" w14:textId="77777777" w:rsidR="00DB49C5" w:rsidRPr="00AB2D7E" w:rsidRDefault="00DB49C5" w:rsidP="00DB49C5">
      <w:pPr>
        <w:pStyle w:val="Code"/>
      </w:pPr>
      <w:r w:rsidRPr="00AB2D7E">
        <w:t>}</w:t>
      </w:r>
    </w:p>
    <w:p w14:paraId="4A18ACD8" w14:textId="77777777" w:rsidR="00DB49C5" w:rsidRPr="00D86809" w:rsidRDefault="00DB49C5" w:rsidP="00DB49C5">
      <w:pPr>
        <w:pStyle w:val="Listnumbers"/>
        <w:rPr>
          <w:rFonts w:eastAsia="DengXian"/>
          <w:lang w:eastAsia="en-US"/>
        </w:rPr>
      </w:pPr>
      <w:r>
        <w:rPr>
          <w:rFonts w:eastAsia="DengXian"/>
          <w:lang w:eastAsia="en-US"/>
        </w:rPr>
        <w:t>FD</w:t>
      </w:r>
      <w:r w:rsidRPr="00D86809">
        <w:rPr>
          <w:rFonts w:eastAsia="DengXian"/>
          <w:lang w:eastAsia="en-US"/>
        </w:rPr>
        <w:t xml:space="preserve"> now sends data:</w:t>
      </w:r>
    </w:p>
    <w:p w14:paraId="2FABC6AB" w14:textId="77777777" w:rsidR="00DB49C5" w:rsidRPr="00ED56E2" w:rsidRDefault="00DB49C5" w:rsidP="005600C9">
      <w:pPr>
        <w:pStyle w:val="BodyTextIndent1"/>
        <w:rPr>
          <w:rFonts w:cs="Courier New"/>
        </w:rPr>
      </w:pPr>
      <w:r w:rsidRPr="005600C9">
        <w:rPr>
          <w:rFonts w:ascii="Courier New" w:hAnsi="Courier New" w:cs="Courier New"/>
        </w:rPr>
        <w:t>[UUID]/UP/data</w:t>
      </w:r>
    </w:p>
    <w:p w14:paraId="2317C91E" w14:textId="77777777" w:rsidR="00DB49C5" w:rsidRPr="00AB2D7E" w:rsidRDefault="00DB49C5" w:rsidP="00DB49C5">
      <w:pPr>
        <w:pStyle w:val="Code"/>
      </w:pPr>
      <w:r w:rsidRPr="00AB2D7E">
        <w:t>{</w:t>
      </w:r>
      <w:r w:rsidRPr="0058439C">
        <w:rPr>
          <w:color w:val="C45911" w:themeColor="accent2" w:themeShade="BF"/>
        </w:rPr>
        <w:t>"p"</w:t>
      </w:r>
      <w:r w:rsidRPr="00AB2D7E">
        <w:t>:[{</w:t>
      </w:r>
      <w:r w:rsidRPr="0058439C">
        <w:rPr>
          <w:color w:val="C45911" w:themeColor="accent2" w:themeShade="BF"/>
        </w:rPr>
        <w:t>"n"</w:t>
      </w:r>
      <w:r w:rsidRPr="00AB2D7E">
        <w:t>:"ai:1",</w:t>
      </w:r>
      <w:r w:rsidRPr="0058439C">
        <w:rPr>
          <w:color w:val="C45911" w:themeColor="accent2" w:themeShade="BF"/>
        </w:rPr>
        <w:t>"v"</w:t>
      </w:r>
      <w:r w:rsidRPr="00AB2D7E">
        <w:t>:[12],</w:t>
      </w:r>
      <w:r w:rsidRPr="0058439C">
        <w:rPr>
          <w:color w:val="C45911" w:themeColor="accent2" w:themeShade="BF"/>
        </w:rPr>
        <w:t>"q"</w:t>
      </w:r>
      <w:r w:rsidRPr="00AB2D7E">
        <w:t>:[192],</w:t>
      </w:r>
      <w:r w:rsidRPr="0058439C">
        <w:rPr>
          <w:color w:val="C45911" w:themeColor="accent2" w:themeShade="BF"/>
        </w:rPr>
        <w:t>"ts"</w:t>
      </w:r>
      <w:r w:rsidRPr="00AB2D7E">
        <w:t>:[123456789321]}]}</w:t>
      </w:r>
    </w:p>
    <w:p w14:paraId="628B3AF8" w14:textId="77777777" w:rsidR="00DB49C5" w:rsidRPr="00D86809" w:rsidRDefault="00DB49C5" w:rsidP="00DB49C5">
      <w:pPr>
        <w:pStyle w:val="Heading2"/>
        <w:ind w:left="578" w:hanging="578"/>
        <w:rPr>
          <w:rFonts w:eastAsia="DengXian Light"/>
          <w:lang w:eastAsia="en-US"/>
        </w:rPr>
      </w:pPr>
      <w:bookmarkStart w:id="1306" w:name="_Toc156487380"/>
      <w:bookmarkStart w:id="1307" w:name="_Toc162423106"/>
      <w:bookmarkStart w:id="1308" w:name="_Toc162423697"/>
      <w:bookmarkStart w:id="1309" w:name="_Toc172099000"/>
      <w:r w:rsidRPr="00D86809">
        <w:rPr>
          <w:rFonts w:eastAsia="DengXian Light"/>
          <w:lang w:eastAsia="en-US"/>
        </w:rPr>
        <w:t>A configurable field device</w:t>
      </w:r>
      <w:bookmarkEnd w:id="1306"/>
      <w:bookmarkEnd w:id="1307"/>
      <w:bookmarkEnd w:id="1308"/>
      <w:bookmarkEnd w:id="1309"/>
    </w:p>
    <w:p w14:paraId="12622958" w14:textId="77777777" w:rsidR="00DB49C5" w:rsidRPr="00D86809" w:rsidRDefault="00DB49C5" w:rsidP="00DB49C5">
      <w:pPr>
        <w:pStyle w:val="Listnumbers"/>
        <w:numPr>
          <w:ilvl w:val="0"/>
          <w:numId w:val="21"/>
        </w:numPr>
        <w:rPr>
          <w:rFonts w:eastAsia="DengXian"/>
          <w:lang w:eastAsia="en-US"/>
        </w:rPr>
      </w:pPr>
      <w:r w:rsidRPr="00D86809">
        <w:rPr>
          <w:rFonts w:eastAsia="DengXian"/>
          <w:lang w:eastAsia="en-US"/>
        </w:rPr>
        <w:t xml:space="preserve">This device extends the above by allowing the </w:t>
      </w:r>
      <w:r>
        <w:rPr>
          <w:rFonts w:eastAsia="DengXian"/>
          <w:lang w:eastAsia="en-US"/>
        </w:rPr>
        <w:t>SA</w:t>
      </w:r>
      <w:r w:rsidRPr="00D86809">
        <w:rPr>
          <w:rFonts w:eastAsia="DengXian"/>
          <w:lang w:eastAsia="en-US"/>
        </w:rPr>
        <w:t xml:space="preserve"> to send configuration to it.</w:t>
      </w:r>
    </w:p>
    <w:p w14:paraId="5AD8C200" w14:textId="77777777" w:rsidR="00DB49C5" w:rsidRPr="00D86809" w:rsidRDefault="00DB49C5" w:rsidP="00DB49C5">
      <w:pPr>
        <w:pStyle w:val="ListParagraph"/>
      </w:pPr>
      <w:r w:rsidRPr="00D86809">
        <w:t xml:space="preserve">In the </w:t>
      </w:r>
      <w:r>
        <w:t>FD Profile</w:t>
      </w:r>
      <w:r w:rsidRPr="00D86809">
        <w:t xml:space="preserve"> this line is present:</w:t>
      </w:r>
    </w:p>
    <w:p w14:paraId="48975A35" w14:textId="77777777" w:rsidR="00DB49C5" w:rsidRPr="00AB2D7E" w:rsidRDefault="00DB49C5" w:rsidP="00DB49C5">
      <w:pPr>
        <w:pStyle w:val="Code"/>
      </w:pPr>
      <w:r w:rsidRPr="00E41777">
        <w:rPr>
          <w:color w:val="C45911" w:themeColor="accent2" w:themeShade="BF"/>
        </w:rPr>
        <w:t>"canConfigDown"</w:t>
      </w:r>
      <w:r w:rsidRPr="00AB2D7E">
        <w:t>:true</w:t>
      </w:r>
    </w:p>
    <w:p w14:paraId="716C85C8" w14:textId="77777777" w:rsidR="00DB49C5" w:rsidRPr="00D86809" w:rsidRDefault="00DB49C5" w:rsidP="00DB49C5">
      <w:pPr>
        <w:pStyle w:val="ListParagraph"/>
      </w:pPr>
      <w:r w:rsidRPr="00D86809">
        <w:t>Configuration download:</w:t>
      </w:r>
    </w:p>
    <w:p w14:paraId="6B554463" w14:textId="77777777" w:rsidR="00DB49C5" w:rsidRPr="00ED56E2" w:rsidRDefault="00DB49C5" w:rsidP="00717492">
      <w:pPr>
        <w:pStyle w:val="BodyTextIndent1"/>
        <w:rPr>
          <w:rFonts w:cs="Courier New"/>
        </w:rPr>
      </w:pPr>
      <w:r w:rsidRPr="00717492">
        <w:rPr>
          <w:rFonts w:ascii="Courier New" w:hAnsi="Courier New" w:cs="Courier New"/>
        </w:rPr>
        <w:t>[UUID]/DOWN/configuration</w:t>
      </w:r>
    </w:p>
    <w:p w14:paraId="412D782F" w14:textId="77777777" w:rsidR="00DB49C5" w:rsidRPr="00AB2D7E" w:rsidRDefault="00DB49C5" w:rsidP="00DB49C5">
      <w:pPr>
        <w:pStyle w:val="Code"/>
      </w:pPr>
      <w:r w:rsidRPr="00AB2D7E">
        <w:t xml:space="preserve">{ </w:t>
      </w:r>
      <w:r w:rsidRPr="00E41777">
        <w:rPr>
          <w:color w:val="C45911" w:themeColor="accent2" w:themeShade="BF"/>
        </w:rPr>
        <w:t>"cVer"</w:t>
      </w:r>
      <w:r w:rsidRPr="00AB2D7E">
        <w:t>:2,</w:t>
      </w:r>
    </w:p>
    <w:p w14:paraId="08688469" w14:textId="77777777" w:rsidR="00DB49C5" w:rsidRPr="00AB2D7E" w:rsidRDefault="00DB49C5" w:rsidP="00DB49C5">
      <w:pPr>
        <w:pStyle w:val="Code"/>
      </w:pPr>
      <w:r w:rsidRPr="00AB2D7E">
        <w:t>… &lt;etc&gt;</w:t>
      </w:r>
    </w:p>
    <w:p w14:paraId="2CAC61C0" w14:textId="77777777" w:rsidR="00DB49C5" w:rsidRPr="00AB2D7E" w:rsidRDefault="00DB49C5" w:rsidP="00DB49C5">
      <w:pPr>
        <w:pStyle w:val="Code"/>
      </w:pPr>
      <w:r w:rsidRPr="00AB2D7E">
        <w:t>}</w:t>
      </w:r>
    </w:p>
    <w:p w14:paraId="6C2EBFAA" w14:textId="77777777" w:rsidR="00DB49C5" w:rsidRPr="00D86809" w:rsidRDefault="00DB49C5" w:rsidP="00DB49C5">
      <w:pPr>
        <w:pStyle w:val="Listnumbers"/>
        <w:rPr>
          <w:rFonts w:eastAsia="DengXian"/>
          <w:lang w:eastAsia="en-US"/>
        </w:rPr>
      </w:pPr>
      <w:r w:rsidRPr="00D86809">
        <w:rPr>
          <w:rFonts w:eastAsia="DengXian"/>
          <w:lang w:eastAsia="en-US"/>
        </w:rPr>
        <w:t>On receipt of new configuration</w:t>
      </w:r>
      <w:r>
        <w:rPr>
          <w:rFonts w:eastAsia="DengXian"/>
          <w:lang w:eastAsia="en-US"/>
        </w:rPr>
        <w:t xml:space="preserve">, </w:t>
      </w:r>
      <w:r w:rsidRPr="00D86809">
        <w:rPr>
          <w:rFonts w:eastAsia="DengXian"/>
          <w:lang w:eastAsia="en-US"/>
        </w:rPr>
        <w:t xml:space="preserve">or any changed Bulk file, the </w:t>
      </w:r>
      <w:r>
        <w:rPr>
          <w:rFonts w:eastAsia="DengXian"/>
          <w:lang w:eastAsia="en-US"/>
        </w:rPr>
        <w:t>FD</w:t>
      </w:r>
      <w:r w:rsidRPr="00D86809">
        <w:rPr>
          <w:rFonts w:eastAsia="DengXian"/>
          <w:lang w:eastAsia="en-US"/>
        </w:rPr>
        <w:t xml:space="preserve"> send</w:t>
      </w:r>
      <w:r>
        <w:rPr>
          <w:rFonts w:eastAsia="DengXian"/>
          <w:lang w:eastAsia="en-US"/>
        </w:rPr>
        <w:t>s</w:t>
      </w:r>
      <w:r w:rsidRPr="00D86809">
        <w:rPr>
          <w:rFonts w:eastAsia="DengXian"/>
          <w:lang w:eastAsia="en-US"/>
        </w:rPr>
        <w:t xml:space="preserve"> a revised </w:t>
      </w:r>
      <w:r>
        <w:rPr>
          <w:rFonts w:eastAsia="DengXian"/>
          <w:lang w:eastAsia="en-US"/>
        </w:rPr>
        <w:t>Status message</w:t>
      </w:r>
      <w:r w:rsidRPr="00D86809">
        <w:rPr>
          <w:rFonts w:eastAsia="DengXian"/>
          <w:lang w:eastAsia="en-US"/>
        </w:rPr>
        <w:t xml:space="preserve"> back to the SA confirming the version.</w:t>
      </w:r>
    </w:p>
    <w:p w14:paraId="587BD072" w14:textId="77777777" w:rsidR="00DB49C5" w:rsidRPr="00ED56E2" w:rsidRDefault="00DB49C5" w:rsidP="00717492">
      <w:pPr>
        <w:pStyle w:val="BodyTextIndent1"/>
        <w:rPr>
          <w:rFonts w:cs="Courier New"/>
        </w:rPr>
      </w:pPr>
      <w:r w:rsidRPr="00717492">
        <w:rPr>
          <w:rFonts w:ascii="Courier New" w:hAnsi="Courier New" w:cs="Courier New"/>
        </w:rPr>
        <w:t>[UUID]/UP/status</w:t>
      </w:r>
    </w:p>
    <w:p w14:paraId="20F890A3" w14:textId="72F50953" w:rsidR="00DB49C5" w:rsidRPr="00BA7567" w:rsidRDefault="00DB49C5" w:rsidP="00DB49C5">
      <w:pPr>
        <w:pStyle w:val="Code"/>
      </w:pPr>
      <w:r w:rsidRPr="00BA7567">
        <w:t>{</w:t>
      </w:r>
      <w:r w:rsidRPr="00BA7567">
        <w:tab/>
      </w:r>
      <w:r w:rsidRPr="00BA7567">
        <w:rPr>
          <w:color w:val="C45911" w:themeColor="accent2" w:themeShade="BF"/>
        </w:rPr>
        <w:t>"pRef"</w:t>
      </w:r>
      <w:r w:rsidRPr="00BA7567">
        <w:t>: "ACME_RTUOne_1-23",</w:t>
      </w:r>
      <w:r w:rsidRPr="00BA7567">
        <w:br/>
      </w:r>
      <w:r w:rsidR="00356F0D" w:rsidRPr="00BA7567">
        <w:t xml:space="preserve">     </w:t>
      </w:r>
      <w:r w:rsidRPr="00BA7567">
        <w:rPr>
          <w:color w:val="C45911" w:themeColor="accent2" w:themeShade="BF"/>
        </w:rPr>
        <w:t>"cVer"</w:t>
      </w:r>
      <w:r w:rsidRPr="00BA7567">
        <w:t>: 2,</w:t>
      </w:r>
      <w:r w:rsidRPr="00BA7567">
        <w:br/>
      </w:r>
      <w:r w:rsidR="00356F0D" w:rsidRPr="00BA7567">
        <w:lastRenderedPageBreak/>
        <w:t xml:space="preserve">     </w:t>
      </w:r>
      <w:r w:rsidRPr="00BA7567">
        <w:rPr>
          <w:color w:val="C45911" w:themeColor="accent2" w:themeShade="BF"/>
        </w:rPr>
        <w:t>"cReq"</w:t>
      </w:r>
      <w:r w:rsidRPr="00BA7567">
        <w:t>: false,</w:t>
      </w:r>
      <w:r w:rsidRPr="00BA7567">
        <w:br/>
      </w:r>
      <w:r w:rsidR="00356F0D" w:rsidRPr="00BA7567">
        <w:t xml:space="preserve">     </w:t>
      </w:r>
      <w:r w:rsidRPr="00BA7567">
        <w:rPr>
          <w:color w:val="C45911" w:themeColor="accent2" w:themeShade="BF"/>
        </w:rPr>
        <w:t>"time"</w:t>
      </w:r>
      <w:r w:rsidRPr="00BA7567">
        <w:t>: 1694695035000</w:t>
      </w:r>
    </w:p>
    <w:p w14:paraId="7AD19447" w14:textId="77777777" w:rsidR="00DB49C5" w:rsidRPr="00AB2D7E" w:rsidRDefault="00DB49C5" w:rsidP="00DB49C5">
      <w:pPr>
        <w:pStyle w:val="Code"/>
      </w:pPr>
      <w:r w:rsidRPr="00BA7567">
        <w:t>}</w:t>
      </w:r>
    </w:p>
    <w:p w14:paraId="55326A8B" w14:textId="77777777" w:rsidR="00DB49C5" w:rsidRDefault="00DB49C5" w:rsidP="00DB49C5">
      <w:pPr>
        <w:pStyle w:val="BodyText"/>
      </w:pPr>
    </w:p>
    <w:p w14:paraId="0A2E2EFD" w14:textId="77777777" w:rsidR="00DB49C5" w:rsidRDefault="00DB49C5" w:rsidP="00DB49C5">
      <w:pPr>
        <w:pStyle w:val="Heading1"/>
      </w:pPr>
      <w:bookmarkStart w:id="1310" w:name="_Toc162423107"/>
      <w:bookmarkStart w:id="1311" w:name="_Toc162423698"/>
      <w:bookmarkStart w:id="1312" w:name="_Toc172099001"/>
      <w:r w:rsidRPr="007A017D">
        <w:lastRenderedPageBreak/>
        <w:t xml:space="preserve">Supervisory application </w:t>
      </w:r>
      <w:r>
        <w:t>p</w:t>
      </w:r>
      <w:r w:rsidRPr="007A017D">
        <w:t>rofile document</w:t>
      </w:r>
      <w:bookmarkEnd w:id="1310"/>
      <w:bookmarkEnd w:id="1311"/>
      <w:bookmarkEnd w:id="1312"/>
    </w:p>
    <w:p w14:paraId="28CD673E" w14:textId="77777777" w:rsidR="00DB49C5" w:rsidRDefault="00DB49C5" w:rsidP="00DB49C5">
      <w:pPr>
        <w:pStyle w:val="BodyText"/>
        <w:rPr>
          <w:rFonts w:asciiTheme="minorHAnsi" w:hAnsiTheme="minorHAnsi"/>
        </w:rPr>
      </w:pPr>
      <w:r>
        <w:t>This document currently plays no part in the protocol. It lists the features and characteristics of the SA to enable a user to determine how the SA interoperates with the FD.</w:t>
      </w:r>
    </w:p>
    <w:p w14:paraId="6AFE8C5D" w14:textId="77777777" w:rsidR="00DB49C5" w:rsidRDefault="00DB49C5" w:rsidP="00DB49C5">
      <w:pPr>
        <w:pStyle w:val="BodyText"/>
      </w:pPr>
      <w:r>
        <w:t>Vendors of a Lucid SA must issue this document to the WITS PSA and to users.</w:t>
      </w:r>
    </w:p>
    <w:p w14:paraId="425BB9A1" w14:textId="77777777" w:rsidR="00DB49C5" w:rsidRDefault="00DB49C5" w:rsidP="00DB49C5">
      <w:pPr>
        <w:pStyle w:val="BodyText"/>
      </w:pPr>
      <w:r>
        <w:t>The SA Profile document is in a JSON format.</w:t>
      </w:r>
    </w:p>
    <w:p w14:paraId="53ED3A6A" w14:textId="77777777" w:rsidR="00DB49C5" w:rsidRPr="00AB2D7E" w:rsidRDefault="00DB49C5" w:rsidP="00DB49C5">
      <w:pPr>
        <w:pStyle w:val="Code"/>
      </w:pPr>
      <w:r w:rsidRPr="00AB2D7E">
        <w:t>{</w:t>
      </w:r>
    </w:p>
    <w:p w14:paraId="08EBD204" w14:textId="33BF9F38" w:rsidR="006521EF" w:rsidRDefault="00DB49C5" w:rsidP="00DB49C5">
      <w:pPr>
        <w:pStyle w:val="Code"/>
      </w:pPr>
      <w:r w:rsidRPr="00AB2D7E">
        <w:tab/>
      </w:r>
      <w:r w:rsidR="002C56EC">
        <w:tab/>
      </w:r>
      <w:r w:rsidR="002C56EC">
        <w:tab/>
      </w:r>
      <w:r w:rsidRPr="00AB2D7E">
        <w:t>//</w:t>
      </w:r>
      <w:r w:rsidR="006521EF">
        <w:t xml:space="preserve"> </w:t>
      </w:r>
      <w:r w:rsidR="006521EF" w:rsidRPr="006521EF">
        <w:t xml:space="preserve">The Lucid version number to which this profile </w:t>
      </w:r>
    </w:p>
    <w:p w14:paraId="37DF95B7" w14:textId="77777777" w:rsidR="006521EF" w:rsidRDefault="006521EF" w:rsidP="00DB49C5">
      <w:pPr>
        <w:pStyle w:val="Code"/>
      </w:pPr>
      <w:r>
        <w:tab/>
      </w:r>
      <w:r>
        <w:tab/>
      </w:r>
      <w:r>
        <w:tab/>
        <w:t xml:space="preserve">// </w:t>
      </w:r>
      <w:r w:rsidRPr="006521EF">
        <w:t xml:space="preserve">document relates. If more than one Lucid version is </w:t>
      </w:r>
    </w:p>
    <w:p w14:paraId="44B94E98" w14:textId="77777777" w:rsidR="006521EF" w:rsidRDefault="006521EF" w:rsidP="00DB49C5">
      <w:pPr>
        <w:pStyle w:val="Code"/>
      </w:pPr>
      <w:r>
        <w:tab/>
      </w:r>
      <w:r>
        <w:tab/>
      </w:r>
      <w:r>
        <w:tab/>
        <w:t xml:space="preserve">// </w:t>
      </w:r>
      <w:r w:rsidRPr="006521EF">
        <w:t xml:space="preserve">supported then multiple documents </w:t>
      </w:r>
      <w:r>
        <w:t>would be issues,</w:t>
      </w:r>
    </w:p>
    <w:p w14:paraId="724FA2EC" w14:textId="77777777" w:rsidR="006521EF" w:rsidRDefault="006521EF" w:rsidP="00DB49C5">
      <w:pPr>
        <w:pStyle w:val="Code"/>
      </w:pPr>
      <w:r>
        <w:tab/>
      </w:r>
      <w:r>
        <w:tab/>
      </w:r>
      <w:r>
        <w:tab/>
        <w:t xml:space="preserve">// </w:t>
      </w:r>
      <w:r w:rsidRPr="006521EF">
        <w:t xml:space="preserve">each specifying those versions would be applicable to </w:t>
      </w:r>
    </w:p>
    <w:p w14:paraId="4EE6E80C" w14:textId="594BF245" w:rsidR="00DB49C5" w:rsidRPr="00AB2D7E" w:rsidRDefault="006521EF" w:rsidP="00DB49C5">
      <w:pPr>
        <w:pStyle w:val="Code"/>
      </w:pPr>
      <w:r>
        <w:tab/>
      </w:r>
      <w:r>
        <w:tab/>
      </w:r>
      <w:r>
        <w:tab/>
        <w:t xml:space="preserve">// </w:t>
      </w:r>
      <w:r w:rsidRPr="006521EF">
        <w:t>the SA.</w:t>
      </w:r>
    </w:p>
    <w:p w14:paraId="0B60F1A6" w14:textId="1300A12C" w:rsidR="00DB49C5" w:rsidRPr="00AB2D7E" w:rsidRDefault="00DB49C5" w:rsidP="00DB49C5">
      <w:pPr>
        <w:pStyle w:val="Code"/>
      </w:pPr>
      <w:r w:rsidRPr="00AB2D7E">
        <w:tab/>
      </w:r>
      <w:r w:rsidRPr="00531171">
        <w:rPr>
          <w:color w:val="C45911" w:themeColor="accent2" w:themeShade="BF"/>
        </w:rPr>
        <w:t>"</w:t>
      </w:r>
      <w:r w:rsidR="006521EF">
        <w:rPr>
          <w:color w:val="C45911" w:themeColor="accent2" w:themeShade="BF"/>
        </w:rPr>
        <w:t>l</w:t>
      </w:r>
      <w:r w:rsidR="006521EF" w:rsidRPr="00531171">
        <w:rPr>
          <w:color w:val="C45911" w:themeColor="accent2" w:themeShade="BF"/>
        </w:rPr>
        <w:t>ucid</w:t>
      </w:r>
      <w:r w:rsidRPr="00531171">
        <w:rPr>
          <w:color w:val="C45911" w:themeColor="accent2" w:themeShade="BF"/>
        </w:rPr>
        <w:t>"</w:t>
      </w:r>
      <w:r w:rsidRPr="00AB2D7E">
        <w:t xml:space="preserve">: </w:t>
      </w:r>
      <w:r w:rsidR="006521EF">
        <w:t>2</w:t>
      </w:r>
      <w:r w:rsidRPr="00AB2D7E">
        <w:t>,</w:t>
      </w:r>
    </w:p>
    <w:p w14:paraId="21232641" w14:textId="2A5E5AE3" w:rsidR="00DB49C5" w:rsidRPr="00AB2D7E" w:rsidRDefault="00DB49C5" w:rsidP="00DB49C5">
      <w:pPr>
        <w:pStyle w:val="Code"/>
      </w:pPr>
      <w:r w:rsidRPr="00AB2D7E">
        <w:tab/>
      </w:r>
      <w:r w:rsidR="00B878B8">
        <w:tab/>
      </w:r>
      <w:r w:rsidR="00B878B8">
        <w:tab/>
      </w:r>
      <w:r w:rsidRPr="00AB2D7E">
        <w:t>// Identification of the Supervisory Application.</w:t>
      </w:r>
    </w:p>
    <w:p w14:paraId="5C7F40E3" w14:textId="77777777" w:rsidR="00DB49C5" w:rsidRPr="00AB2D7E" w:rsidRDefault="00DB49C5" w:rsidP="00DB49C5">
      <w:pPr>
        <w:pStyle w:val="Code"/>
      </w:pPr>
      <w:r w:rsidRPr="00AB2D7E">
        <w:tab/>
      </w:r>
      <w:r w:rsidRPr="00531171">
        <w:rPr>
          <w:color w:val="C45911" w:themeColor="accent2" w:themeShade="BF"/>
        </w:rPr>
        <w:t>"SAName"</w:t>
      </w:r>
      <w:r w:rsidRPr="00AB2D7E">
        <w:t>: "ACME Lucid",</w:t>
      </w:r>
    </w:p>
    <w:p w14:paraId="18E923ED" w14:textId="3C44B29D" w:rsidR="00DB49C5" w:rsidRPr="00AB2D7E" w:rsidRDefault="00DB49C5" w:rsidP="00DB49C5">
      <w:pPr>
        <w:pStyle w:val="Code"/>
      </w:pPr>
      <w:r w:rsidRPr="00AB2D7E">
        <w:tab/>
      </w:r>
      <w:r w:rsidR="00B878B8">
        <w:tab/>
      </w:r>
      <w:r w:rsidR="00B878B8">
        <w:tab/>
      </w:r>
      <w:r w:rsidRPr="00AB2D7E">
        <w:t>// Version of the Supervisory Application.</w:t>
      </w:r>
    </w:p>
    <w:p w14:paraId="4313FE4F" w14:textId="77777777" w:rsidR="00DB49C5" w:rsidRPr="00AB2D7E" w:rsidRDefault="00DB49C5" w:rsidP="00DB49C5">
      <w:pPr>
        <w:pStyle w:val="Code"/>
      </w:pPr>
      <w:r w:rsidRPr="00AB2D7E">
        <w:tab/>
      </w:r>
      <w:r w:rsidRPr="00531171">
        <w:rPr>
          <w:color w:val="C45911" w:themeColor="accent2" w:themeShade="BF"/>
        </w:rPr>
        <w:t>"SAVersion"</w:t>
      </w:r>
      <w:r w:rsidRPr="00AB2D7E">
        <w:t>: "1.1",</w:t>
      </w:r>
    </w:p>
    <w:p w14:paraId="710FF3EA" w14:textId="2FDAF7B6" w:rsidR="00DB49C5" w:rsidRPr="00AB2D7E" w:rsidRDefault="00DB49C5" w:rsidP="00DB49C5">
      <w:pPr>
        <w:pStyle w:val="Code"/>
      </w:pPr>
      <w:r w:rsidRPr="00AB2D7E">
        <w:tab/>
      </w:r>
      <w:r w:rsidR="00B878B8">
        <w:tab/>
      </w:r>
      <w:r w:rsidR="00B878B8">
        <w:tab/>
      </w:r>
      <w:r w:rsidRPr="00AB2D7E">
        <w:t>// Number of decimal places the SA will store and process time</w:t>
      </w:r>
    </w:p>
    <w:p w14:paraId="0C0D4256" w14:textId="017EBA4F" w:rsidR="00DB49C5" w:rsidRPr="00AB2D7E" w:rsidRDefault="00DB49C5" w:rsidP="00DB49C5">
      <w:pPr>
        <w:pStyle w:val="Code"/>
      </w:pPr>
      <w:r w:rsidRPr="00AB2D7E">
        <w:tab/>
      </w:r>
      <w:r w:rsidR="00B878B8">
        <w:tab/>
      </w:r>
      <w:r w:rsidR="00B878B8">
        <w:tab/>
      </w:r>
      <w:r w:rsidRPr="00AB2D7E">
        <w:t>// stamps.</w:t>
      </w:r>
    </w:p>
    <w:p w14:paraId="73B68720" w14:textId="77777777" w:rsidR="00DB49C5" w:rsidRPr="00AB2D7E" w:rsidRDefault="00DB49C5" w:rsidP="00DB49C5">
      <w:pPr>
        <w:pStyle w:val="Code"/>
      </w:pPr>
      <w:r w:rsidRPr="00AB2D7E">
        <w:tab/>
      </w:r>
      <w:r w:rsidRPr="00531171">
        <w:rPr>
          <w:color w:val="C45911" w:themeColor="accent2" w:themeShade="BF"/>
        </w:rPr>
        <w:t>"timePrecision"</w:t>
      </w:r>
      <w:r w:rsidRPr="00AB2D7E">
        <w:t>: 3,</w:t>
      </w:r>
    </w:p>
    <w:p w14:paraId="3C6AC512" w14:textId="4C1251BF" w:rsidR="00DB49C5" w:rsidRPr="00AB2D7E" w:rsidRDefault="00DB49C5" w:rsidP="00DB49C5">
      <w:pPr>
        <w:pStyle w:val="Code"/>
      </w:pPr>
      <w:r w:rsidRPr="00AB2D7E">
        <w:tab/>
      </w:r>
      <w:r w:rsidR="00B878B8">
        <w:tab/>
      </w:r>
      <w:r w:rsidR="00B878B8">
        <w:tab/>
      </w:r>
      <w:r w:rsidRPr="00AB2D7E">
        <w:t xml:space="preserve">// Capability for file data transfers in either direction, </w:t>
      </w:r>
    </w:p>
    <w:p w14:paraId="6717137C" w14:textId="74967058" w:rsidR="00DB49C5" w:rsidRPr="00AB2D7E" w:rsidRDefault="00DB49C5" w:rsidP="00DB49C5">
      <w:pPr>
        <w:pStyle w:val="Code"/>
      </w:pPr>
      <w:r w:rsidRPr="00AB2D7E">
        <w:tab/>
      </w:r>
      <w:r w:rsidR="00B878B8">
        <w:tab/>
      </w:r>
      <w:r w:rsidR="00B878B8">
        <w:tab/>
      </w:r>
      <w:r w:rsidRPr="00AB2D7E">
        <w:t>// denotes whether each block can be uploaded or downloaded by</w:t>
      </w:r>
    </w:p>
    <w:p w14:paraId="4BBBA177" w14:textId="4358EBE5" w:rsidR="00DB49C5" w:rsidRPr="00AB2D7E" w:rsidRDefault="00DB49C5" w:rsidP="00DB49C5">
      <w:pPr>
        <w:pStyle w:val="Code"/>
      </w:pPr>
      <w:r w:rsidRPr="00AB2D7E">
        <w:tab/>
      </w:r>
      <w:r w:rsidR="00B878B8">
        <w:tab/>
      </w:r>
      <w:r w:rsidR="00B878B8">
        <w:tab/>
      </w:r>
      <w:r w:rsidRPr="00AB2D7E">
        <w:t xml:space="preserve">// the </w:t>
      </w:r>
      <w:r w:rsidR="00B878B8">
        <w:t xml:space="preserve">SA </w:t>
      </w:r>
      <w:r w:rsidRPr="00AB2D7E">
        <w:t xml:space="preserve">Application. (Every SA must be able to receive </w:t>
      </w:r>
    </w:p>
    <w:p w14:paraId="782E3BCD" w14:textId="61C049EB" w:rsidR="00DB49C5" w:rsidRPr="00AB2D7E" w:rsidRDefault="00DB49C5" w:rsidP="00DB49C5">
      <w:pPr>
        <w:pStyle w:val="Code"/>
      </w:pPr>
      <w:r w:rsidRPr="00AB2D7E">
        <w:tab/>
      </w:r>
      <w:r w:rsidR="00B878B8">
        <w:tab/>
      </w:r>
      <w:r w:rsidR="00B878B8">
        <w:tab/>
      </w:r>
      <w:r w:rsidRPr="00AB2D7E">
        <w:t>//</w:t>
      </w:r>
      <w:r w:rsidR="00B878B8">
        <w:t xml:space="preserve"> the </w:t>
      </w:r>
      <w:r w:rsidRPr="00AB2D7E">
        <w:t>configuration).</w:t>
      </w:r>
    </w:p>
    <w:p w14:paraId="20B9250E" w14:textId="7D24B7A9" w:rsidR="00DB49C5" w:rsidRPr="00AB2D7E" w:rsidRDefault="00DB49C5" w:rsidP="00DB49C5">
      <w:pPr>
        <w:pStyle w:val="Code"/>
      </w:pPr>
      <w:r w:rsidRPr="00AB2D7E">
        <w:tab/>
      </w:r>
      <w:r w:rsidR="009E3E8E">
        <w:tab/>
      </w:r>
      <w:r w:rsidR="009E3E8E">
        <w:tab/>
      </w:r>
      <w:r w:rsidRPr="00AB2D7E">
        <w:t xml:space="preserve">// If true, then the user needs to be able to enable or </w:t>
      </w:r>
    </w:p>
    <w:p w14:paraId="79CF4E0B" w14:textId="50D64AD0" w:rsidR="00DB49C5" w:rsidRPr="00AB2D7E" w:rsidRDefault="00DB49C5" w:rsidP="00DB49C5">
      <w:pPr>
        <w:pStyle w:val="Code"/>
      </w:pPr>
      <w:r w:rsidRPr="00AB2D7E">
        <w:tab/>
      </w:r>
      <w:r w:rsidR="009E3E8E">
        <w:tab/>
      </w:r>
      <w:r w:rsidR="009E3E8E">
        <w:tab/>
      </w:r>
      <w:r w:rsidRPr="00AB2D7E">
        <w:t>//</w:t>
      </w:r>
      <w:r w:rsidR="009E3E8E">
        <w:t xml:space="preserve"> </w:t>
      </w:r>
      <w:r w:rsidRPr="00AB2D7E">
        <w:t>disable this functionality.</w:t>
      </w:r>
    </w:p>
    <w:p w14:paraId="20F1F289" w14:textId="77777777" w:rsidR="00DB49C5" w:rsidRPr="00AB2D7E" w:rsidRDefault="00DB49C5" w:rsidP="00DB49C5">
      <w:pPr>
        <w:pStyle w:val="Code"/>
      </w:pPr>
      <w:r w:rsidRPr="00AB2D7E">
        <w:tab/>
      </w:r>
      <w:r w:rsidRPr="00531171">
        <w:rPr>
          <w:color w:val="C45911" w:themeColor="accent2" w:themeShade="BF"/>
        </w:rPr>
        <w:t>"canCoreUp"</w:t>
      </w:r>
      <w:r w:rsidRPr="00AB2D7E">
        <w:t>: false,</w:t>
      </w:r>
    </w:p>
    <w:p w14:paraId="7CF23307" w14:textId="77777777" w:rsidR="00DB49C5" w:rsidRPr="00AB2D7E" w:rsidRDefault="00DB49C5" w:rsidP="00DB49C5">
      <w:pPr>
        <w:pStyle w:val="Code"/>
      </w:pPr>
      <w:r w:rsidRPr="00AB2D7E">
        <w:tab/>
      </w:r>
      <w:r w:rsidRPr="00531171">
        <w:rPr>
          <w:color w:val="C45911" w:themeColor="accent2" w:themeShade="BF"/>
        </w:rPr>
        <w:t>"canCoreDown"</w:t>
      </w:r>
      <w:r w:rsidRPr="00AB2D7E">
        <w:t>: true,</w:t>
      </w:r>
    </w:p>
    <w:p w14:paraId="729C9BC3" w14:textId="77777777" w:rsidR="00DB49C5" w:rsidRPr="00AB2D7E" w:rsidRDefault="00DB49C5" w:rsidP="00DB49C5">
      <w:pPr>
        <w:pStyle w:val="Code"/>
      </w:pPr>
      <w:r w:rsidRPr="00AB2D7E">
        <w:tab/>
      </w:r>
      <w:r w:rsidRPr="00531171">
        <w:rPr>
          <w:color w:val="C45911" w:themeColor="accent2" w:themeShade="BF"/>
        </w:rPr>
        <w:t>"canConfigDown"</w:t>
      </w:r>
      <w:r w:rsidRPr="00AB2D7E">
        <w:t>: true,</w:t>
      </w:r>
    </w:p>
    <w:p w14:paraId="7D106A5E" w14:textId="1C40D3BA" w:rsidR="00DB49C5" w:rsidRPr="00AB2D7E" w:rsidRDefault="00DB49C5" w:rsidP="00DB49C5">
      <w:pPr>
        <w:pStyle w:val="Code"/>
      </w:pPr>
      <w:r w:rsidRPr="00AB2D7E">
        <w:tab/>
      </w:r>
      <w:r w:rsidR="009E3E8E">
        <w:tab/>
      </w:r>
      <w:r w:rsidR="009E3E8E">
        <w:tab/>
      </w:r>
      <w:r w:rsidRPr="00AB2D7E">
        <w:t>// Capability for sending “getdata” requests.</w:t>
      </w:r>
    </w:p>
    <w:p w14:paraId="79CD92F4" w14:textId="77777777" w:rsidR="00DB49C5" w:rsidRPr="00AB2D7E" w:rsidRDefault="00DB49C5" w:rsidP="00DB49C5">
      <w:pPr>
        <w:pStyle w:val="Code"/>
      </w:pPr>
      <w:r w:rsidRPr="00AB2D7E">
        <w:tab/>
      </w:r>
      <w:r w:rsidRPr="00531171">
        <w:rPr>
          <w:color w:val="C45911" w:themeColor="accent2" w:themeShade="BF"/>
        </w:rPr>
        <w:t>"canGetData"</w:t>
      </w:r>
      <w:r w:rsidRPr="00AB2D7E">
        <w:t>: true,</w:t>
      </w:r>
    </w:p>
    <w:p w14:paraId="5E8B8FC1" w14:textId="764BFE0F" w:rsidR="00DB49C5" w:rsidRPr="00AB2D7E" w:rsidRDefault="00DB49C5" w:rsidP="00DB49C5">
      <w:pPr>
        <w:pStyle w:val="Code"/>
      </w:pPr>
      <w:r w:rsidRPr="00AB2D7E">
        <w:tab/>
      </w:r>
      <w:r w:rsidR="009E3E8E">
        <w:tab/>
      </w:r>
      <w:r w:rsidR="009E3E8E">
        <w:tab/>
      </w:r>
      <w:r w:rsidRPr="00AB2D7E">
        <w:t>// Capability for sending “control” requests.</w:t>
      </w:r>
    </w:p>
    <w:p w14:paraId="2B16B55B" w14:textId="77777777" w:rsidR="00DB49C5" w:rsidRPr="00AB2D7E" w:rsidRDefault="00DB49C5" w:rsidP="00DB49C5">
      <w:pPr>
        <w:pStyle w:val="Code"/>
      </w:pPr>
      <w:r w:rsidRPr="00AB2D7E">
        <w:tab/>
      </w:r>
      <w:r w:rsidRPr="00531171">
        <w:rPr>
          <w:color w:val="C45911" w:themeColor="accent2" w:themeShade="BF"/>
        </w:rPr>
        <w:t>"canControl"</w:t>
      </w:r>
      <w:r w:rsidRPr="00AB2D7E">
        <w:t>: true,</w:t>
      </w:r>
    </w:p>
    <w:p w14:paraId="21384086" w14:textId="4A3F0833" w:rsidR="00DB49C5" w:rsidRPr="00AB2D7E" w:rsidRDefault="00DB49C5" w:rsidP="00DB49C5">
      <w:pPr>
        <w:pStyle w:val="Code"/>
      </w:pPr>
      <w:r w:rsidRPr="00AB2D7E">
        <w:tab/>
      </w:r>
      <w:r w:rsidR="009E3E8E">
        <w:tab/>
      </w:r>
      <w:r w:rsidR="009E3E8E">
        <w:tab/>
      </w:r>
      <w:r w:rsidRPr="00AB2D7E">
        <w:t>// Capability for sending “override” requests.</w:t>
      </w:r>
    </w:p>
    <w:p w14:paraId="06100DB4" w14:textId="77777777" w:rsidR="00DB49C5" w:rsidRPr="00AB2D7E" w:rsidRDefault="00DB49C5" w:rsidP="00DB49C5">
      <w:pPr>
        <w:pStyle w:val="Code"/>
      </w:pPr>
      <w:r w:rsidRPr="00AB2D7E">
        <w:tab/>
      </w:r>
      <w:r w:rsidRPr="00531171">
        <w:rPr>
          <w:color w:val="C45911" w:themeColor="accent2" w:themeShade="BF"/>
        </w:rPr>
        <w:t>"canOverride"</w:t>
      </w:r>
      <w:r w:rsidRPr="00AB2D7E">
        <w:t>: true,</w:t>
      </w:r>
    </w:p>
    <w:p w14:paraId="30EA6EA2" w14:textId="00AFD0E3" w:rsidR="00DB49C5" w:rsidRPr="00AB2D7E" w:rsidRDefault="00DB49C5" w:rsidP="00DB49C5">
      <w:pPr>
        <w:pStyle w:val="Code"/>
      </w:pPr>
      <w:r w:rsidRPr="00AB2D7E">
        <w:tab/>
      </w:r>
      <w:r w:rsidR="009E3E8E">
        <w:tab/>
      </w:r>
      <w:r w:rsidR="009E3E8E">
        <w:tab/>
      </w:r>
      <w:r w:rsidRPr="00AB2D7E">
        <w:t>// Capability for time setting using the protocol.</w:t>
      </w:r>
    </w:p>
    <w:p w14:paraId="2CA31831" w14:textId="41011C12" w:rsidR="00DB49C5" w:rsidRPr="00AB2D7E" w:rsidRDefault="00DB49C5" w:rsidP="00DB49C5">
      <w:pPr>
        <w:pStyle w:val="Code"/>
      </w:pPr>
      <w:r w:rsidRPr="00AB2D7E">
        <w:tab/>
      </w:r>
      <w:r w:rsidR="009E3E8E">
        <w:tab/>
      </w:r>
      <w:r w:rsidR="009E3E8E">
        <w:tab/>
      </w:r>
      <w:r w:rsidRPr="00AB2D7E">
        <w:t xml:space="preserve">// If true, then the user needs to be able to enable or </w:t>
      </w:r>
    </w:p>
    <w:p w14:paraId="07E3D364" w14:textId="2EE188F1" w:rsidR="00DB49C5" w:rsidRPr="00AB2D7E" w:rsidRDefault="00DB49C5" w:rsidP="00DB49C5">
      <w:pPr>
        <w:pStyle w:val="Code"/>
      </w:pPr>
      <w:r w:rsidRPr="00AB2D7E">
        <w:tab/>
      </w:r>
      <w:r w:rsidR="009E3E8E">
        <w:tab/>
      </w:r>
      <w:r w:rsidR="009E3E8E">
        <w:tab/>
      </w:r>
      <w:r w:rsidRPr="00AB2D7E">
        <w:t>//</w:t>
      </w:r>
      <w:r w:rsidR="009E3E8E">
        <w:t xml:space="preserve"> </w:t>
      </w:r>
      <w:r w:rsidRPr="00AB2D7E">
        <w:t>disable this functionality</w:t>
      </w:r>
    </w:p>
    <w:p w14:paraId="4A3150A9" w14:textId="77777777" w:rsidR="00DB49C5" w:rsidRPr="00AB2D7E" w:rsidRDefault="00DB49C5" w:rsidP="00DB49C5">
      <w:pPr>
        <w:pStyle w:val="Code"/>
      </w:pPr>
      <w:r w:rsidRPr="00AB2D7E">
        <w:tab/>
      </w:r>
      <w:r w:rsidRPr="00531171">
        <w:rPr>
          <w:color w:val="C45911" w:themeColor="accent2" w:themeShade="BF"/>
        </w:rPr>
        <w:t>"canSetClock"</w:t>
      </w:r>
      <w:r w:rsidRPr="00AB2D7E">
        <w:t>: true,</w:t>
      </w:r>
    </w:p>
    <w:p w14:paraId="60F0391C" w14:textId="1D4314D5" w:rsidR="00DB49C5" w:rsidRPr="00AB2D7E" w:rsidRDefault="00DB49C5" w:rsidP="00DB49C5">
      <w:pPr>
        <w:pStyle w:val="Code"/>
      </w:pPr>
      <w:r w:rsidRPr="00AB2D7E">
        <w:tab/>
      </w:r>
      <w:r w:rsidR="009E3E8E">
        <w:tab/>
      </w:r>
      <w:r w:rsidR="009E3E8E">
        <w:tab/>
      </w:r>
      <w:r w:rsidRPr="00AB2D7E">
        <w:t>// Compression:</w:t>
      </w:r>
    </w:p>
    <w:p w14:paraId="7ACBDF94" w14:textId="1CEEFFB1" w:rsidR="00DB49C5" w:rsidRPr="00AB2D7E" w:rsidRDefault="00DB49C5" w:rsidP="00DB49C5">
      <w:pPr>
        <w:pStyle w:val="Code"/>
      </w:pPr>
      <w:r w:rsidRPr="00AB2D7E">
        <w:tab/>
      </w:r>
      <w:r w:rsidRPr="00531171">
        <w:rPr>
          <w:color w:val="C45911" w:themeColor="accent2" w:themeShade="BF"/>
        </w:rPr>
        <w:t>"supportCompression"</w:t>
      </w:r>
      <w:r w:rsidRPr="00AB2D7E">
        <w:t>: ["</w:t>
      </w:r>
      <w:r w:rsidR="00733512">
        <w:t>gzip</w:t>
      </w:r>
      <w:r w:rsidRPr="00AB2D7E">
        <w:t>"],</w:t>
      </w:r>
    </w:p>
    <w:p w14:paraId="7A4D2CFE" w14:textId="0B90EB58" w:rsidR="00DB49C5" w:rsidRPr="00AB2D7E" w:rsidRDefault="00DB49C5" w:rsidP="00DB49C5">
      <w:pPr>
        <w:pStyle w:val="Code"/>
      </w:pPr>
      <w:r w:rsidRPr="00AB2D7E">
        <w:tab/>
      </w:r>
      <w:r w:rsidR="009E3E8E">
        <w:tab/>
      </w:r>
      <w:r w:rsidR="009E3E8E">
        <w:tab/>
      </w:r>
      <w:r w:rsidRPr="00AB2D7E">
        <w:t xml:space="preserve">// Capability for supporting MIME points and data. The MIME </w:t>
      </w:r>
    </w:p>
    <w:p w14:paraId="7DC412C4" w14:textId="0E3A84D1" w:rsidR="00DB49C5" w:rsidRPr="00AB2D7E" w:rsidRDefault="00DB49C5" w:rsidP="00DB49C5">
      <w:pPr>
        <w:pStyle w:val="Code"/>
      </w:pPr>
      <w:r w:rsidRPr="00AB2D7E">
        <w:tab/>
      </w:r>
      <w:r w:rsidR="009E3E8E">
        <w:tab/>
      </w:r>
      <w:r w:rsidR="009E3E8E">
        <w:tab/>
      </w:r>
      <w:r w:rsidRPr="00AB2D7E">
        <w:t>//</w:t>
      </w:r>
      <w:r w:rsidR="009E3E8E">
        <w:t xml:space="preserve"> </w:t>
      </w:r>
      <w:r w:rsidRPr="00AB2D7E">
        <w:t>object will be stored by the Supervisory Application. There</w:t>
      </w:r>
    </w:p>
    <w:p w14:paraId="6610EB34" w14:textId="055410AD" w:rsidR="00DB49C5" w:rsidRPr="00AB2D7E" w:rsidRDefault="00DB49C5" w:rsidP="00DB49C5">
      <w:pPr>
        <w:pStyle w:val="Code"/>
      </w:pPr>
      <w:r w:rsidRPr="00AB2D7E">
        <w:tab/>
      </w:r>
      <w:r w:rsidR="009E3E8E">
        <w:tab/>
      </w:r>
      <w:r w:rsidR="009E3E8E">
        <w:tab/>
      </w:r>
      <w:r w:rsidRPr="00AB2D7E">
        <w:t>// is no obligation for any specific processing or display.</w:t>
      </w:r>
    </w:p>
    <w:p w14:paraId="321C096D" w14:textId="77777777" w:rsidR="00DB49C5" w:rsidRPr="00AB2D7E" w:rsidRDefault="00DB49C5" w:rsidP="00DB49C5">
      <w:pPr>
        <w:pStyle w:val="Code"/>
      </w:pPr>
      <w:r w:rsidRPr="00AB2D7E">
        <w:tab/>
      </w:r>
      <w:r w:rsidRPr="00531171">
        <w:rPr>
          <w:color w:val="C45911" w:themeColor="accent2" w:themeShade="BF"/>
        </w:rPr>
        <w:t>"supportMIME"</w:t>
      </w:r>
      <w:r w:rsidRPr="00AB2D7E">
        <w:t>: true,</w:t>
      </w:r>
    </w:p>
    <w:p w14:paraId="78A264C6" w14:textId="355C7A5E" w:rsidR="00DB49C5" w:rsidRPr="00AB2D7E" w:rsidRDefault="00DB49C5" w:rsidP="00DB49C5">
      <w:pPr>
        <w:pStyle w:val="Code"/>
      </w:pPr>
      <w:r w:rsidRPr="00AB2D7E">
        <w:tab/>
      </w:r>
      <w:r w:rsidR="009E3E8E">
        <w:tab/>
      </w:r>
      <w:r w:rsidR="009E3E8E">
        <w:tab/>
      </w:r>
      <w:r w:rsidRPr="00AB2D7E">
        <w:t>// The maximum number of limits per analogue point.</w:t>
      </w:r>
    </w:p>
    <w:p w14:paraId="0900F964" w14:textId="77777777" w:rsidR="00DB49C5" w:rsidRPr="00AB2D7E" w:rsidRDefault="00DB49C5" w:rsidP="00DB49C5">
      <w:pPr>
        <w:pStyle w:val="Code"/>
      </w:pPr>
      <w:r w:rsidRPr="00AB2D7E">
        <w:tab/>
      </w:r>
      <w:r w:rsidRPr="00531171">
        <w:rPr>
          <w:color w:val="C45911" w:themeColor="accent2" w:themeShade="BF"/>
        </w:rPr>
        <w:t>"maxAnalogueLimits"</w:t>
      </w:r>
      <w:r w:rsidRPr="00AB2D7E">
        <w:t>: 8,</w:t>
      </w:r>
    </w:p>
    <w:p w14:paraId="056C35BE" w14:textId="5EA34124" w:rsidR="00DB49C5" w:rsidRPr="00AB2D7E" w:rsidRDefault="00DB49C5" w:rsidP="00DB49C5">
      <w:pPr>
        <w:pStyle w:val="Code"/>
      </w:pPr>
      <w:r w:rsidRPr="00AB2D7E">
        <w:tab/>
      </w:r>
      <w:r w:rsidR="009E3E8E">
        <w:tab/>
      </w:r>
      <w:r w:rsidR="009E3E8E">
        <w:tab/>
      </w:r>
      <w:r w:rsidRPr="00AB2D7E">
        <w:t>// The maximum number of limits per counter point.</w:t>
      </w:r>
    </w:p>
    <w:p w14:paraId="23566748" w14:textId="77777777" w:rsidR="00DB49C5" w:rsidRPr="00AB2D7E" w:rsidRDefault="00DB49C5" w:rsidP="00DB49C5">
      <w:pPr>
        <w:pStyle w:val="Code"/>
      </w:pPr>
      <w:r w:rsidRPr="00AB2D7E">
        <w:tab/>
      </w:r>
      <w:r w:rsidRPr="00531171">
        <w:rPr>
          <w:color w:val="C45911" w:themeColor="accent2" w:themeShade="BF"/>
        </w:rPr>
        <w:t>"maxCounterLimits"</w:t>
      </w:r>
      <w:r w:rsidRPr="00AB2D7E">
        <w:t>: 4,</w:t>
      </w:r>
    </w:p>
    <w:p w14:paraId="44C503E8" w14:textId="48CC9109" w:rsidR="00DB49C5" w:rsidRPr="00AB2D7E" w:rsidRDefault="00DB49C5" w:rsidP="00DB49C5">
      <w:pPr>
        <w:pStyle w:val="Code"/>
      </w:pPr>
      <w:r w:rsidRPr="00AB2D7E">
        <w:tab/>
      </w:r>
      <w:r w:rsidR="009E3E8E">
        <w:tab/>
      </w:r>
      <w:r w:rsidR="009E3E8E">
        <w:tab/>
      </w:r>
      <w:r w:rsidRPr="00AB2D7E">
        <w:t>// Capability of supporting new vendor extension properties.</w:t>
      </w:r>
    </w:p>
    <w:p w14:paraId="5533B173" w14:textId="77777777" w:rsidR="00DB49C5" w:rsidRPr="00AB2D7E" w:rsidRDefault="00DB49C5" w:rsidP="00DB49C5">
      <w:pPr>
        <w:pStyle w:val="Code"/>
      </w:pPr>
      <w:r w:rsidRPr="00AB2D7E">
        <w:tab/>
      </w:r>
      <w:r w:rsidRPr="00531171">
        <w:rPr>
          <w:color w:val="C45911" w:themeColor="accent2" w:themeShade="BF"/>
        </w:rPr>
        <w:t>"supportVendorProperties"</w:t>
      </w:r>
      <w:r w:rsidRPr="00AB2D7E">
        <w:t>: false,</w:t>
      </w:r>
    </w:p>
    <w:p w14:paraId="3B2B5E45" w14:textId="41CFD29B" w:rsidR="00DB49C5" w:rsidRPr="00AB2D7E" w:rsidRDefault="00DB49C5" w:rsidP="00DB49C5">
      <w:pPr>
        <w:pStyle w:val="Code"/>
      </w:pPr>
      <w:r w:rsidRPr="00AB2D7E">
        <w:tab/>
      </w:r>
      <w:r w:rsidR="009E3E8E">
        <w:tab/>
      </w:r>
      <w:r w:rsidR="009E3E8E">
        <w:tab/>
      </w:r>
      <w:r w:rsidRPr="00AB2D7E">
        <w:t>// Capability of supporting new vendor extension objects.</w:t>
      </w:r>
    </w:p>
    <w:p w14:paraId="09CC6093" w14:textId="77777777" w:rsidR="00DB49C5" w:rsidRPr="00AB2D7E" w:rsidRDefault="00DB49C5" w:rsidP="00DB49C5">
      <w:pPr>
        <w:pStyle w:val="Code"/>
      </w:pPr>
      <w:r w:rsidRPr="00AB2D7E">
        <w:tab/>
      </w:r>
      <w:r w:rsidRPr="00531171">
        <w:rPr>
          <w:color w:val="C45911" w:themeColor="accent2" w:themeShade="BF"/>
        </w:rPr>
        <w:t>"supportVendorObjects"</w:t>
      </w:r>
      <w:r w:rsidRPr="00AB2D7E">
        <w:t>: false,</w:t>
      </w:r>
    </w:p>
    <w:p w14:paraId="00A1A346" w14:textId="15AAD7C4" w:rsidR="00DB49C5" w:rsidRPr="00AB2D7E" w:rsidRDefault="00DB49C5" w:rsidP="00DB49C5">
      <w:pPr>
        <w:pStyle w:val="Code"/>
      </w:pPr>
      <w:r w:rsidRPr="00AB2D7E">
        <w:tab/>
      </w:r>
      <w:r w:rsidR="009E3E8E">
        <w:tab/>
      </w:r>
      <w:r w:rsidR="009E3E8E">
        <w:tab/>
      </w:r>
      <w:r w:rsidRPr="00AB2D7E">
        <w:t xml:space="preserve">// Object types supported by this SA (all are assumed if this </w:t>
      </w:r>
    </w:p>
    <w:p w14:paraId="54016CED" w14:textId="55F5C33C" w:rsidR="00DB49C5" w:rsidRPr="00AB2D7E" w:rsidRDefault="00DB49C5" w:rsidP="00DB49C5">
      <w:pPr>
        <w:pStyle w:val="Code"/>
      </w:pPr>
      <w:r w:rsidRPr="00AB2D7E">
        <w:tab/>
      </w:r>
      <w:r w:rsidR="009E3E8E">
        <w:tab/>
      </w:r>
      <w:r w:rsidR="009E3E8E">
        <w:tab/>
      </w:r>
      <w:r w:rsidRPr="00AB2D7E">
        <w:t>//</w:t>
      </w:r>
      <w:r w:rsidR="009E3E8E">
        <w:t xml:space="preserve"> </w:t>
      </w:r>
      <w:r w:rsidRPr="00AB2D7E">
        <w:t>is not present).</w:t>
      </w:r>
    </w:p>
    <w:p w14:paraId="55BC984A" w14:textId="77777777" w:rsidR="00DB49C5" w:rsidRPr="00AB2D7E" w:rsidRDefault="00DB49C5" w:rsidP="00DB49C5">
      <w:pPr>
        <w:pStyle w:val="Code"/>
      </w:pPr>
      <w:r w:rsidRPr="00AB2D7E">
        <w:tab/>
      </w:r>
      <w:r w:rsidRPr="00531171">
        <w:rPr>
          <w:color w:val="C45911" w:themeColor="accent2" w:themeShade="BF"/>
        </w:rPr>
        <w:t>"supportedObjectTypes"</w:t>
      </w:r>
      <w:r w:rsidRPr="00AB2D7E">
        <w:t xml:space="preserve">: ["device", "channel", "connection", </w:t>
      </w:r>
    </w:p>
    <w:p w14:paraId="3F2B2C2B" w14:textId="77777777" w:rsidR="00DB49C5" w:rsidRPr="00AB2D7E" w:rsidRDefault="00DB49C5" w:rsidP="00DB49C5">
      <w:pPr>
        <w:pStyle w:val="Code"/>
      </w:pPr>
      <w:r w:rsidRPr="00AB2D7E">
        <w:tab/>
        <w:t xml:space="preserve">"connectionSchedule", "deviceLink", "point", "binary", </w:t>
      </w:r>
    </w:p>
    <w:p w14:paraId="764A4CED" w14:textId="77777777" w:rsidR="00DB49C5" w:rsidRPr="00AB2D7E" w:rsidRDefault="00DB49C5" w:rsidP="00DB49C5">
      <w:pPr>
        <w:pStyle w:val="Code"/>
      </w:pPr>
      <w:r w:rsidRPr="00AB2D7E">
        <w:tab/>
        <w:t xml:space="preserve">"analogue", "counter", "string", "analogueLimit", </w:t>
      </w:r>
    </w:p>
    <w:p w14:paraId="1B76221A" w14:textId="77777777" w:rsidR="00DB49C5" w:rsidRPr="00AB2D7E" w:rsidRDefault="00DB49C5" w:rsidP="00DB49C5">
      <w:pPr>
        <w:pStyle w:val="Code"/>
      </w:pPr>
      <w:r w:rsidRPr="00AB2D7E">
        <w:tab/>
        <w:t xml:space="preserve">"counterLimit", "noChange", </w:t>
      </w:r>
    </w:p>
    <w:p w14:paraId="1E06F89E" w14:textId="77777777" w:rsidR="00DB49C5" w:rsidRPr="00AB2D7E" w:rsidRDefault="00DB49C5" w:rsidP="00DB49C5">
      <w:pPr>
        <w:pStyle w:val="Code"/>
      </w:pPr>
      <w:r w:rsidRPr="00AB2D7E">
        <w:tab/>
        <w:t>"extPoint", "limitProfile", "controlProfile", "incidentLog"],</w:t>
      </w:r>
    </w:p>
    <w:p w14:paraId="0C7C8F95" w14:textId="6154E8BA" w:rsidR="00DB49C5" w:rsidRPr="00AB2D7E" w:rsidRDefault="00DB49C5" w:rsidP="00DB49C5">
      <w:pPr>
        <w:pStyle w:val="Code"/>
      </w:pPr>
      <w:r w:rsidRPr="00AB2D7E">
        <w:tab/>
      </w:r>
      <w:r w:rsidR="009E3E8E">
        <w:tab/>
      </w:r>
      <w:r w:rsidR="009E3E8E">
        <w:tab/>
      </w:r>
      <w:r w:rsidRPr="00AB2D7E">
        <w:t>// Calculated points are a feature of point objects,</w:t>
      </w:r>
    </w:p>
    <w:p w14:paraId="219CF3DD" w14:textId="7E92D981" w:rsidR="00DB49C5" w:rsidRPr="00AB2D7E" w:rsidRDefault="00DB49C5" w:rsidP="00DB49C5">
      <w:pPr>
        <w:pStyle w:val="Code"/>
      </w:pPr>
      <w:r w:rsidRPr="00AB2D7E">
        <w:tab/>
      </w:r>
      <w:r w:rsidR="009E3E8E">
        <w:tab/>
      </w:r>
      <w:r w:rsidR="009E3E8E">
        <w:tab/>
      </w:r>
      <w:r w:rsidRPr="00AB2D7E">
        <w:t>// but an SA may or may not support configuring them.</w:t>
      </w:r>
    </w:p>
    <w:p w14:paraId="1D44299F" w14:textId="77777777" w:rsidR="00DB49C5" w:rsidRPr="00AB2D7E" w:rsidRDefault="00DB49C5" w:rsidP="00DB49C5">
      <w:pPr>
        <w:pStyle w:val="Code"/>
      </w:pPr>
      <w:r w:rsidRPr="00AB2D7E">
        <w:tab/>
      </w:r>
      <w:r w:rsidRPr="00531171">
        <w:rPr>
          <w:color w:val="C45911" w:themeColor="accent2" w:themeShade="BF"/>
        </w:rPr>
        <w:t>"supportCalculatedPointConfig"</w:t>
      </w:r>
      <w:r w:rsidRPr="00AB2D7E">
        <w:t>: false,</w:t>
      </w:r>
    </w:p>
    <w:p w14:paraId="5AFD8569" w14:textId="77777777" w:rsidR="00DB49C5" w:rsidRPr="00AB2D7E" w:rsidRDefault="00DB49C5" w:rsidP="00DB49C5">
      <w:pPr>
        <w:pStyle w:val="Code"/>
      </w:pPr>
      <w:r w:rsidRPr="00AB2D7E">
        <w:lastRenderedPageBreak/>
        <w:tab/>
      </w:r>
    </w:p>
    <w:p w14:paraId="4AF40661" w14:textId="77777777" w:rsidR="00DB49C5" w:rsidRDefault="00DB49C5" w:rsidP="00DB49C5">
      <w:pPr>
        <w:pStyle w:val="Code"/>
      </w:pPr>
      <w:r w:rsidRPr="00AB2D7E">
        <w:t>}</w:t>
      </w:r>
    </w:p>
    <w:p w14:paraId="0EA58D09" w14:textId="2C888C10" w:rsidR="00DB49C5" w:rsidRDefault="00281862" w:rsidP="00DB49C5">
      <w:pPr>
        <w:pStyle w:val="AppendixH1"/>
      </w:pPr>
      <w:bookmarkStart w:id="1313" w:name="_Toc162423108"/>
      <w:bookmarkStart w:id="1314" w:name="_Toc162423699"/>
      <w:bookmarkStart w:id="1315" w:name="_Toc172099002"/>
      <w:r>
        <w:lastRenderedPageBreak/>
        <w:t xml:space="preserve">Appendix: </w:t>
      </w:r>
      <w:r w:rsidR="00DB49C5">
        <w:t>JSON files</w:t>
      </w:r>
      <w:bookmarkEnd w:id="1313"/>
      <w:bookmarkEnd w:id="1314"/>
      <w:bookmarkEnd w:id="1315"/>
    </w:p>
    <w:p w14:paraId="002044ED" w14:textId="71387E96" w:rsidR="00DB49C5" w:rsidRDefault="00DB49C5" w:rsidP="00DB49C5">
      <w:pPr>
        <w:pStyle w:val="BodyText"/>
      </w:pPr>
      <w:r w:rsidRPr="00BA7567">
        <w:t>The following files in the code repository provide further information.</w:t>
      </w:r>
      <w:r w:rsidR="00EE339A" w:rsidRPr="00BA7567">
        <w:t xml:space="preserve"> See</w:t>
      </w:r>
      <w:r w:rsidR="00BF0216" w:rsidRPr="00BA7567">
        <w:t xml:space="preserve"> </w:t>
      </w:r>
      <w:hyperlink r:id="rId53" w:history="1">
        <w:r w:rsidR="00BF0216" w:rsidRPr="00BA7567">
          <w:rPr>
            <w:rStyle w:val="Hyperlink"/>
          </w:rPr>
          <w:t>https://github.com/LucidProtocol/protocol-json</w:t>
        </w:r>
      </w:hyperlink>
      <w:r w:rsidR="00AD650E" w:rsidRPr="00BA7567">
        <w:t>.</w:t>
      </w:r>
      <w:r w:rsidR="00EE339A">
        <w:t xml:space="preserve"> </w:t>
      </w:r>
    </w:p>
    <w:p w14:paraId="7100E37A" w14:textId="77777777" w:rsidR="00DB49C5" w:rsidRDefault="00DB49C5" w:rsidP="00DB49C5">
      <w:pPr>
        <w:pStyle w:val="Bullet"/>
      </w:pPr>
      <w:r w:rsidRPr="00AB2D7E">
        <w:rPr>
          <w:b/>
        </w:rPr>
        <w:t>lucid.schema.json</w:t>
      </w:r>
      <w:r w:rsidRPr="00AB2D7E">
        <w:rPr>
          <w:b/>
        </w:rPr>
        <w:br/>
      </w:r>
      <w:r>
        <w:t>Provides information on the Lucid schema.</w:t>
      </w:r>
    </w:p>
    <w:p w14:paraId="4A23C60B" w14:textId="77777777" w:rsidR="00DB49C5" w:rsidRDefault="00DB49C5" w:rsidP="00DB49C5">
      <w:pPr>
        <w:pStyle w:val="Bullet"/>
      </w:pPr>
      <w:r w:rsidRPr="00AB2D7E">
        <w:rPr>
          <w:b/>
        </w:rPr>
        <w:t>Profile.json</w:t>
      </w:r>
      <w:r w:rsidRPr="00AB2D7E">
        <w:rPr>
          <w:b/>
        </w:rPr>
        <w:br/>
      </w:r>
      <w:r>
        <w:t>Provides an example Core Field Device Profile.</w:t>
      </w:r>
    </w:p>
    <w:p w14:paraId="59716C7C" w14:textId="45261DDA" w:rsidR="00DB49C5" w:rsidRPr="00360437" w:rsidRDefault="00DB49C5" w:rsidP="00DB49C5">
      <w:pPr>
        <w:pStyle w:val="Bullet"/>
      </w:pPr>
      <w:r w:rsidRPr="00AB2D7E">
        <w:rPr>
          <w:b/>
        </w:rPr>
        <w:t>Configuration.json</w:t>
      </w:r>
      <w:r w:rsidRPr="00AB2D7E">
        <w:rPr>
          <w:b/>
        </w:rPr>
        <w:br/>
      </w:r>
      <w:r>
        <w:t>Provides an example FD Configuration.</w:t>
      </w:r>
    </w:p>
    <w:p w14:paraId="6F5BBEBD" w14:textId="5B174E83" w:rsidR="00DB49C5" w:rsidRDefault="00281862" w:rsidP="00DB49C5">
      <w:pPr>
        <w:pStyle w:val="AppendixH1"/>
      </w:pPr>
      <w:bookmarkStart w:id="1316" w:name="_Ref161392844"/>
      <w:bookmarkStart w:id="1317" w:name="_Ref161827497"/>
      <w:bookmarkStart w:id="1318" w:name="_Toc162423109"/>
      <w:bookmarkStart w:id="1319" w:name="_Toc162423700"/>
      <w:bookmarkStart w:id="1320" w:name="_Toc172099003"/>
      <w:r>
        <w:lastRenderedPageBreak/>
        <w:t xml:space="preserve">Appendix: </w:t>
      </w:r>
      <w:r w:rsidR="00DB49C5" w:rsidRPr="00466D9D">
        <w:t>Topic summary</w:t>
      </w:r>
      <w:bookmarkEnd w:id="1316"/>
      <w:bookmarkEnd w:id="1317"/>
      <w:bookmarkEnd w:id="1318"/>
      <w:bookmarkEnd w:id="1319"/>
      <w:bookmarkEnd w:id="1320"/>
    </w:p>
    <w:p w14:paraId="2DB155DE" w14:textId="77777777" w:rsidR="00DB49C5" w:rsidRDefault="00DB49C5" w:rsidP="00DB49C5">
      <w:pPr>
        <w:pStyle w:val="BodyText"/>
      </w:pPr>
      <w:r>
        <w:t>This section lists the topics used by the protocol.</w:t>
      </w:r>
    </w:p>
    <w:p w14:paraId="0737ED35" w14:textId="3802F3A8" w:rsidR="00DB49C5" w:rsidRDefault="00DB49C5" w:rsidP="00DB49C5">
      <w:pPr>
        <w:pStyle w:val="Caption"/>
      </w:pPr>
      <w:bookmarkStart w:id="1321" w:name="_Toc162423152"/>
      <w:bookmarkStart w:id="1322" w:name="_Toc162423743"/>
      <w:bookmarkStart w:id="1323" w:name="_Toc170288665"/>
      <w:r>
        <w:t xml:space="preserve">Table </w:t>
      </w:r>
      <w:r>
        <w:fldChar w:fldCharType="begin"/>
      </w:r>
      <w:r>
        <w:instrText xml:space="preserve"> SEQ Table \* ARABIC </w:instrText>
      </w:r>
      <w:r>
        <w:fldChar w:fldCharType="separate"/>
      </w:r>
      <w:r w:rsidR="00B95831">
        <w:rPr>
          <w:noProof/>
        </w:rPr>
        <w:t>26</w:t>
      </w:r>
      <w:r>
        <w:rPr>
          <w:noProof/>
        </w:rPr>
        <w:fldChar w:fldCharType="end"/>
      </w:r>
      <w:r>
        <w:tab/>
        <w:t>Topics used by the protocol</w:t>
      </w:r>
      <w:bookmarkEnd w:id="1321"/>
      <w:bookmarkEnd w:id="1322"/>
      <w:bookmarkEnd w:id="1323"/>
    </w:p>
    <w:tbl>
      <w:tblPr>
        <w:tblStyle w:val="TableGrid2"/>
        <w:tblW w:w="9072" w:type="dxa"/>
        <w:jc w:val="center"/>
        <w:tblLook w:val="04A0" w:firstRow="1" w:lastRow="0" w:firstColumn="1" w:lastColumn="0" w:noHBand="0" w:noVBand="1"/>
      </w:tblPr>
      <w:tblGrid>
        <w:gridCol w:w="5256"/>
        <w:gridCol w:w="1823"/>
        <w:gridCol w:w="830"/>
        <w:gridCol w:w="1163"/>
      </w:tblGrid>
      <w:tr w:rsidR="00DB49C5" w:rsidRPr="003651D7" w14:paraId="0E51828F" w14:textId="77777777">
        <w:trPr>
          <w:jc w:val="center"/>
        </w:trPr>
        <w:tc>
          <w:tcPr>
            <w:tcW w:w="5365" w:type="dxa"/>
            <w:shd w:val="clear" w:color="auto" w:fill="5BABD3"/>
          </w:tcPr>
          <w:p w14:paraId="0793CFA4" w14:textId="77777777" w:rsidR="00DB49C5" w:rsidRPr="003651D7" w:rsidRDefault="00DB49C5">
            <w:pPr>
              <w:pStyle w:val="TableHeading"/>
              <w:rPr>
                <w:sz w:val="20"/>
                <w:szCs w:val="20"/>
              </w:rPr>
            </w:pPr>
            <w:r w:rsidRPr="003651D7">
              <w:rPr>
                <w:sz w:val="20"/>
                <w:szCs w:val="20"/>
              </w:rPr>
              <w:t>Topic Name</w:t>
            </w:r>
          </w:p>
        </w:tc>
        <w:tc>
          <w:tcPr>
            <w:tcW w:w="1860" w:type="dxa"/>
            <w:shd w:val="clear" w:color="auto" w:fill="5BABD3"/>
          </w:tcPr>
          <w:p w14:paraId="4C9181B2" w14:textId="77777777" w:rsidR="00DB49C5" w:rsidRPr="003651D7" w:rsidRDefault="00DB49C5">
            <w:pPr>
              <w:pStyle w:val="TableHeading"/>
              <w:rPr>
                <w:sz w:val="20"/>
                <w:szCs w:val="20"/>
              </w:rPr>
            </w:pPr>
            <w:r w:rsidRPr="003651D7">
              <w:rPr>
                <w:sz w:val="20"/>
                <w:szCs w:val="20"/>
              </w:rPr>
              <w:t>Note</w:t>
            </w:r>
          </w:p>
        </w:tc>
        <w:tc>
          <w:tcPr>
            <w:tcW w:w="850" w:type="dxa"/>
            <w:shd w:val="clear" w:color="auto" w:fill="5BABD3"/>
          </w:tcPr>
          <w:p w14:paraId="05296F92" w14:textId="77777777" w:rsidR="00DB49C5" w:rsidRPr="003651D7" w:rsidRDefault="00DB49C5">
            <w:pPr>
              <w:pStyle w:val="TableHeading"/>
              <w:rPr>
                <w:sz w:val="20"/>
                <w:szCs w:val="20"/>
              </w:rPr>
            </w:pPr>
            <w:r w:rsidRPr="003651D7">
              <w:rPr>
                <w:sz w:val="20"/>
                <w:szCs w:val="20"/>
              </w:rPr>
              <w:t>QoS</w:t>
            </w:r>
          </w:p>
        </w:tc>
        <w:tc>
          <w:tcPr>
            <w:tcW w:w="851" w:type="dxa"/>
            <w:shd w:val="clear" w:color="auto" w:fill="5BABD3"/>
          </w:tcPr>
          <w:p w14:paraId="21A9E8B7" w14:textId="77777777" w:rsidR="00DB49C5" w:rsidRPr="003651D7" w:rsidRDefault="00DB49C5">
            <w:pPr>
              <w:pStyle w:val="TableHeading"/>
              <w:rPr>
                <w:sz w:val="20"/>
                <w:szCs w:val="20"/>
              </w:rPr>
            </w:pPr>
            <w:r w:rsidRPr="003651D7">
              <w:rPr>
                <w:sz w:val="20"/>
                <w:szCs w:val="20"/>
              </w:rPr>
              <w:t>Retained</w:t>
            </w:r>
          </w:p>
        </w:tc>
      </w:tr>
      <w:tr w:rsidR="00DB49C5" w:rsidRPr="003651D7" w14:paraId="2A68C68E" w14:textId="77777777">
        <w:trPr>
          <w:jc w:val="center"/>
        </w:trPr>
        <w:tc>
          <w:tcPr>
            <w:tcW w:w="5365" w:type="dxa"/>
          </w:tcPr>
          <w:p w14:paraId="680A65C3" w14:textId="77777777" w:rsidR="00DB49C5" w:rsidRPr="003651D7" w:rsidRDefault="00DB49C5" w:rsidP="002B16D9">
            <w:pPr>
              <w:pStyle w:val="TableText"/>
            </w:pPr>
            <w:r w:rsidRPr="003651D7">
              <w:t>[UUID]/UP/lwt</w:t>
            </w:r>
          </w:p>
        </w:tc>
        <w:tc>
          <w:tcPr>
            <w:tcW w:w="1860" w:type="dxa"/>
          </w:tcPr>
          <w:p w14:paraId="71EEE46B" w14:textId="77777777" w:rsidR="00DB49C5" w:rsidRPr="003651D7" w:rsidRDefault="00DB49C5" w:rsidP="002B16D9">
            <w:pPr>
              <w:pStyle w:val="TableText"/>
            </w:pPr>
            <w:r w:rsidRPr="003651D7">
              <w:t>Last Will and Testament</w:t>
            </w:r>
          </w:p>
        </w:tc>
        <w:tc>
          <w:tcPr>
            <w:tcW w:w="850" w:type="dxa"/>
          </w:tcPr>
          <w:p w14:paraId="74BDE35D" w14:textId="77777777" w:rsidR="00DB49C5" w:rsidRPr="003651D7" w:rsidRDefault="00DB49C5" w:rsidP="002B16D9">
            <w:pPr>
              <w:pStyle w:val="TableText"/>
            </w:pPr>
            <w:r w:rsidRPr="003651D7">
              <w:t>2</w:t>
            </w:r>
          </w:p>
        </w:tc>
        <w:tc>
          <w:tcPr>
            <w:tcW w:w="851" w:type="dxa"/>
          </w:tcPr>
          <w:p w14:paraId="33C868C9" w14:textId="77777777" w:rsidR="00DB49C5" w:rsidRPr="003651D7" w:rsidRDefault="00DB49C5" w:rsidP="002B16D9">
            <w:pPr>
              <w:pStyle w:val="TableText"/>
            </w:pPr>
            <w:r w:rsidRPr="003651D7">
              <w:t>1</w:t>
            </w:r>
          </w:p>
        </w:tc>
      </w:tr>
      <w:tr w:rsidR="00DB49C5" w:rsidRPr="003651D7" w14:paraId="7DDBED90" w14:textId="77777777">
        <w:trPr>
          <w:jc w:val="center"/>
        </w:trPr>
        <w:tc>
          <w:tcPr>
            <w:tcW w:w="5365" w:type="dxa"/>
          </w:tcPr>
          <w:p w14:paraId="1095FFC5" w14:textId="77777777" w:rsidR="00DB49C5" w:rsidRPr="003651D7" w:rsidRDefault="00DB49C5" w:rsidP="002B16D9">
            <w:pPr>
              <w:pStyle w:val="TableText"/>
            </w:pPr>
            <w:r w:rsidRPr="003651D7">
              <w:t>[UUID]/UP/status</w:t>
            </w:r>
          </w:p>
        </w:tc>
        <w:tc>
          <w:tcPr>
            <w:tcW w:w="1860" w:type="dxa"/>
          </w:tcPr>
          <w:p w14:paraId="6581D54C" w14:textId="77777777" w:rsidR="00DB49C5" w:rsidRPr="003651D7" w:rsidRDefault="00DB49C5" w:rsidP="002B16D9">
            <w:pPr>
              <w:pStyle w:val="TableText"/>
            </w:pPr>
            <w:r w:rsidRPr="003651D7">
              <w:t>Status Message</w:t>
            </w:r>
          </w:p>
        </w:tc>
        <w:tc>
          <w:tcPr>
            <w:tcW w:w="850" w:type="dxa"/>
          </w:tcPr>
          <w:p w14:paraId="40E0AF4F" w14:textId="77777777" w:rsidR="00DB49C5" w:rsidRPr="003651D7" w:rsidRDefault="00DB49C5" w:rsidP="002B16D9">
            <w:pPr>
              <w:pStyle w:val="TableText"/>
            </w:pPr>
            <w:r w:rsidRPr="003651D7">
              <w:t>2</w:t>
            </w:r>
          </w:p>
        </w:tc>
        <w:tc>
          <w:tcPr>
            <w:tcW w:w="851" w:type="dxa"/>
          </w:tcPr>
          <w:p w14:paraId="06B2365B" w14:textId="77777777" w:rsidR="00DB49C5" w:rsidRPr="003651D7" w:rsidRDefault="00DB49C5" w:rsidP="002B16D9">
            <w:pPr>
              <w:pStyle w:val="TableText"/>
            </w:pPr>
            <w:r w:rsidRPr="003651D7">
              <w:t>1</w:t>
            </w:r>
          </w:p>
        </w:tc>
      </w:tr>
      <w:tr w:rsidR="00DB49C5" w:rsidRPr="003651D7" w14:paraId="0C1C5FA2" w14:textId="77777777">
        <w:trPr>
          <w:jc w:val="center"/>
        </w:trPr>
        <w:tc>
          <w:tcPr>
            <w:tcW w:w="5365" w:type="dxa"/>
          </w:tcPr>
          <w:p w14:paraId="7935A977" w14:textId="77777777" w:rsidR="00DB49C5" w:rsidRPr="003651D7" w:rsidRDefault="00DB49C5" w:rsidP="002B16D9">
            <w:pPr>
              <w:pStyle w:val="TableText"/>
            </w:pPr>
            <w:r w:rsidRPr="003651D7">
              <w:t>[UUID]/UP/profile</w:t>
            </w:r>
          </w:p>
        </w:tc>
        <w:tc>
          <w:tcPr>
            <w:tcW w:w="1860" w:type="dxa"/>
          </w:tcPr>
          <w:p w14:paraId="1AB339B0" w14:textId="77777777" w:rsidR="00DB49C5" w:rsidRPr="003651D7" w:rsidRDefault="00DB49C5" w:rsidP="002B16D9">
            <w:pPr>
              <w:pStyle w:val="TableText"/>
            </w:pPr>
            <w:r w:rsidRPr="003651D7">
              <w:t>FD Profile</w:t>
            </w:r>
          </w:p>
        </w:tc>
        <w:tc>
          <w:tcPr>
            <w:tcW w:w="850" w:type="dxa"/>
          </w:tcPr>
          <w:p w14:paraId="68B8C75D" w14:textId="77777777" w:rsidR="00DB49C5" w:rsidRPr="003651D7" w:rsidRDefault="00DB49C5" w:rsidP="002B16D9">
            <w:pPr>
              <w:pStyle w:val="TableText"/>
            </w:pPr>
            <w:r w:rsidRPr="003651D7">
              <w:t>1</w:t>
            </w:r>
          </w:p>
        </w:tc>
        <w:tc>
          <w:tcPr>
            <w:tcW w:w="851" w:type="dxa"/>
          </w:tcPr>
          <w:p w14:paraId="13C51DFE" w14:textId="77777777" w:rsidR="00DB49C5" w:rsidRPr="003651D7" w:rsidRDefault="00DB49C5" w:rsidP="002B16D9">
            <w:pPr>
              <w:pStyle w:val="TableText"/>
            </w:pPr>
            <w:r w:rsidRPr="003651D7">
              <w:t>1</w:t>
            </w:r>
          </w:p>
        </w:tc>
      </w:tr>
      <w:tr w:rsidR="00DB49C5" w:rsidRPr="003651D7" w14:paraId="611FADEB" w14:textId="77777777">
        <w:trPr>
          <w:jc w:val="center"/>
        </w:trPr>
        <w:tc>
          <w:tcPr>
            <w:tcW w:w="5365" w:type="dxa"/>
          </w:tcPr>
          <w:p w14:paraId="378D92D5" w14:textId="77777777" w:rsidR="00DB49C5" w:rsidRPr="003651D7" w:rsidRDefault="00DB49C5" w:rsidP="002B16D9">
            <w:pPr>
              <w:pStyle w:val="TableText"/>
            </w:pPr>
            <w:r w:rsidRPr="003651D7">
              <w:t>[UUID]/DOWN/core/block/&lt;name&gt;/&lt;version-text&gt;</w:t>
            </w:r>
          </w:p>
          <w:p w14:paraId="4D46CC12" w14:textId="77777777" w:rsidR="00DB49C5" w:rsidRPr="003651D7" w:rsidRDefault="00DB49C5" w:rsidP="002B16D9">
            <w:pPr>
              <w:pStyle w:val="TableText"/>
            </w:pPr>
          </w:p>
        </w:tc>
        <w:tc>
          <w:tcPr>
            <w:tcW w:w="1860" w:type="dxa"/>
          </w:tcPr>
          <w:p w14:paraId="300FAE73" w14:textId="77777777" w:rsidR="00DB49C5" w:rsidRPr="003651D7" w:rsidRDefault="00DB49C5" w:rsidP="002B16D9">
            <w:pPr>
              <w:pStyle w:val="TableText"/>
            </w:pPr>
            <w:r w:rsidRPr="003651D7">
              <w:t>Data Block</w:t>
            </w:r>
          </w:p>
        </w:tc>
        <w:tc>
          <w:tcPr>
            <w:tcW w:w="850" w:type="dxa"/>
          </w:tcPr>
          <w:p w14:paraId="64A4386F" w14:textId="77777777" w:rsidR="00DB49C5" w:rsidRPr="003651D7" w:rsidRDefault="00DB49C5" w:rsidP="002B16D9">
            <w:pPr>
              <w:pStyle w:val="TableText"/>
            </w:pPr>
            <w:r w:rsidRPr="003651D7">
              <w:t>0</w:t>
            </w:r>
          </w:p>
        </w:tc>
        <w:tc>
          <w:tcPr>
            <w:tcW w:w="851" w:type="dxa"/>
          </w:tcPr>
          <w:p w14:paraId="0B15DF2E" w14:textId="77777777" w:rsidR="00DB49C5" w:rsidRPr="003651D7" w:rsidRDefault="00DB49C5" w:rsidP="002B16D9">
            <w:pPr>
              <w:pStyle w:val="TableText"/>
            </w:pPr>
            <w:r w:rsidRPr="003651D7">
              <w:t>0</w:t>
            </w:r>
          </w:p>
        </w:tc>
      </w:tr>
      <w:tr w:rsidR="00DB49C5" w:rsidRPr="003651D7" w14:paraId="5C13370D" w14:textId="77777777">
        <w:trPr>
          <w:jc w:val="center"/>
        </w:trPr>
        <w:tc>
          <w:tcPr>
            <w:tcW w:w="5365" w:type="dxa"/>
          </w:tcPr>
          <w:p w14:paraId="175FF1C8" w14:textId="77777777" w:rsidR="00DB49C5" w:rsidRPr="003651D7" w:rsidRDefault="00DB49C5" w:rsidP="002B16D9">
            <w:pPr>
              <w:pStyle w:val="TableText"/>
            </w:pPr>
            <w:r w:rsidRPr="003651D7">
              <w:t>[UUID]/DOWN/core/request</w:t>
            </w:r>
          </w:p>
        </w:tc>
        <w:tc>
          <w:tcPr>
            <w:tcW w:w="1860" w:type="dxa"/>
          </w:tcPr>
          <w:p w14:paraId="56CB3E3A" w14:textId="77777777" w:rsidR="00DB49C5" w:rsidRPr="003651D7" w:rsidRDefault="00DB49C5" w:rsidP="002B16D9">
            <w:pPr>
              <w:pStyle w:val="TableText"/>
            </w:pPr>
            <w:r w:rsidRPr="003651D7">
              <w:t>Request Data Block</w:t>
            </w:r>
          </w:p>
        </w:tc>
        <w:tc>
          <w:tcPr>
            <w:tcW w:w="850" w:type="dxa"/>
          </w:tcPr>
          <w:p w14:paraId="4E1F163B" w14:textId="77777777" w:rsidR="00DB49C5" w:rsidRPr="003651D7" w:rsidRDefault="00DB49C5" w:rsidP="002B16D9">
            <w:pPr>
              <w:pStyle w:val="TableText"/>
            </w:pPr>
            <w:r w:rsidRPr="003651D7">
              <w:t>0</w:t>
            </w:r>
          </w:p>
        </w:tc>
        <w:tc>
          <w:tcPr>
            <w:tcW w:w="851" w:type="dxa"/>
          </w:tcPr>
          <w:p w14:paraId="19A4A323" w14:textId="77777777" w:rsidR="00DB49C5" w:rsidRPr="003651D7" w:rsidRDefault="00DB49C5" w:rsidP="002B16D9">
            <w:pPr>
              <w:pStyle w:val="TableText"/>
            </w:pPr>
            <w:r w:rsidRPr="003651D7">
              <w:t>0</w:t>
            </w:r>
          </w:p>
        </w:tc>
      </w:tr>
      <w:tr w:rsidR="00DB49C5" w:rsidRPr="003651D7" w14:paraId="6F8D6D0F" w14:textId="77777777">
        <w:trPr>
          <w:jc w:val="center"/>
        </w:trPr>
        <w:tc>
          <w:tcPr>
            <w:tcW w:w="5365" w:type="dxa"/>
          </w:tcPr>
          <w:p w14:paraId="6833D68C" w14:textId="77777777" w:rsidR="00DB49C5" w:rsidRPr="003651D7" w:rsidRDefault="00DB49C5" w:rsidP="002B16D9">
            <w:pPr>
              <w:pStyle w:val="TableText"/>
            </w:pPr>
            <w:r w:rsidRPr="003651D7">
              <w:t>[UUID]/UP/core/block/&lt;name&gt;</w:t>
            </w:r>
          </w:p>
        </w:tc>
        <w:tc>
          <w:tcPr>
            <w:tcW w:w="1860" w:type="dxa"/>
          </w:tcPr>
          <w:p w14:paraId="27BA971F" w14:textId="77777777" w:rsidR="00DB49C5" w:rsidRPr="003651D7" w:rsidRDefault="00DB49C5" w:rsidP="002B16D9">
            <w:pPr>
              <w:pStyle w:val="TableText"/>
            </w:pPr>
            <w:r w:rsidRPr="003651D7">
              <w:t>Data Block</w:t>
            </w:r>
          </w:p>
        </w:tc>
        <w:tc>
          <w:tcPr>
            <w:tcW w:w="850" w:type="dxa"/>
          </w:tcPr>
          <w:p w14:paraId="3C444712" w14:textId="77777777" w:rsidR="00DB49C5" w:rsidRPr="003651D7" w:rsidRDefault="00DB49C5" w:rsidP="002B16D9">
            <w:pPr>
              <w:pStyle w:val="TableText"/>
            </w:pPr>
            <w:r w:rsidRPr="003651D7">
              <w:t>0</w:t>
            </w:r>
          </w:p>
        </w:tc>
        <w:tc>
          <w:tcPr>
            <w:tcW w:w="851" w:type="dxa"/>
          </w:tcPr>
          <w:p w14:paraId="226749F8" w14:textId="77777777" w:rsidR="00DB49C5" w:rsidRPr="003651D7" w:rsidRDefault="00DB49C5" w:rsidP="002B16D9">
            <w:pPr>
              <w:pStyle w:val="TableText"/>
            </w:pPr>
            <w:r w:rsidRPr="003651D7">
              <w:t>0</w:t>
            </w:r>
          </w:p>
        </w:tc>
      </w:tr>
      <w:tr w:rsidR="00DB49C5" w:rsidRPr="003651D7" w14:paraId="2764B0F1" w14:textId="77777777">
        <w:trPr>
          <w:jc w:val="center"/>
        </w:trPr>
        <w:tc>
          <w:tcPr>
            <w:tcW w:w="5365" w:type="dxa"/>
          </w:tcPr>
          <w:p w14:paraId="1F9DBA9C" w14:textId="77777777" w:rsidR="00DB49C5" w:rsidRPr="003651D7" w:rsidRDefault="00DB49C5" w:rsidP="002B16D9">
            <w:pPr>
              <w:pStyle w:val="TableText"/>
            </w:pPr>
            <w:r w:rsidRPr="003651D7">
              <w:t>[UUID]/DOWN/configuration</w:t>
            </w:r>
          </w:p>
        </w:tc>
        <w:tc>
          <w:tcPr>
            <w:tcW w:w="1860" w:type="dxa"/>
          </w:tcPr>
          <w:p w14:paraId="010CA45A" w14:textId="77777777" w:rsidR="00DB49C5" w:rsidRPr="003651D7" w:rsidRDefault="00DB49C5" w:rsidP="002B16D9">
            <w:pPr>
              <w:pStyle w:val="TableText"/>
            </w:pPr>
            <w:r w:rsidRPr="003651D7">
              <w:t>Configuration</w:t>
            </w:r>
          </w:p>
        </w:tc>
        <w:tc>
          <w:tcPr>
            <w:tcW w:w="850" w:type="dxa"/>
          </w:tcPr>
          <w:p w14:paraId="5D09D494" w14:textId="77777777" w:rsidR="00DB49C5" w:rsidRPr="003651D7" w:rsidRDefault="00DB49C5" w:rsidP="002B16D9">
            <w:pPr>
              <w:pStyle w:val="TableText"/>
            </w:pPr>
            <w:r w:rsidRPr="003651D7">
              <w:t>1</w:t>
            </w:r>
          </w:p>
        </w:tc>
        <w:tc>
          <w:tcPr>
            <w:tcW w:w="851" w:type="dxa"/>
          </w:tcPr>
          <w:p w14:paraId="5D2D2155" w14:textId="77777777" w:rsidR="00DB49C5" w:rsidRPr="003651D7" w:rsidRDefault="00DB49C5" w:rsidP="002B16D9">
            <w:pPr>
              <w:pStyle w:val="TableText"/>
            </w:pPr>
            <w:r w:rsidRPr="003651D7">
              <w:t>0</w:t>
            </w:r>
          </w:p>
        </w:tc>
      </w:tr>
      <w:tr w:rsidR="00DB49C5" w:rsidRPr="003651D7" w14:paraId="1CCDC3DD" w14:textId="77777777">
        <w:trPr>
          <w:jc w:val="center"/>
        </w:trPr>
        <w:tc>
          <w:tcPr>
            <w:tcW w:w="5365" w:type="dxa"/>
          </w:tcPr>
          <w:p w14:paraId="5CE4D914" w14:textId="77777777" w:rsidR="00DB49C5" w:rsidRPr="003651D7" w:rsidRDefault="00DB49C5" w:rsidP="002B16D9">
            <w:pPr>
              <w:pStyle w:val="TableText"/>
            </w:pPr>
            <w:r w:rsidRPr="003651D7">
              <w:t>[UUID]/UP/configuration</w:t>
            </w:r>
          </w:p>
        </w:tc>
        <w:tc>
          <w:tcPr>
            <w:tcW w:w="1860" w:type="dxa"/>
          </w:tcPr>
          <w:p w14:paraId="5268B1B3" w14:textId="77777777" w:rsidR="00DB49C5" w:rsidRPr="003651D7" w:rsidRDefault="00DB49C5" w:rsidP="002B16D9">
            <w:pPr>
              <w:pStyle w:val="TableText"/>
            </w:pPr>
            <w:r w:rsidRPr="003651D7">
              <w:t>Configuration</w:t>
            </w:r>
          </w:p>
        </w:tc>
        <w:tc>
          <w:tcPr>
            <w:tcW w:w="850" w:type="dxa"/>
          </w:tcPr>
          <w:p w14:paraId="15760D47" w14:textId="77777777" w:rsidR="00DB49C5" w:rsidRPr="003651D7" w:rsidRDefault="00DB49C5" w:rsidP="002B16D9">
            <w:pPr>
              <w:pStyle w:val="TableText"/>
            </w:pPr>
            <w:r w:rsidRPr="003651D7">
              <w:t>1</w:t>
            </w:r>
          </w:p>
        </w:tc>
        <w:tc>
          <w:tcPr>
            <w:tcW w:w="851" w:type="dxa"/>
          </w:tcPr>
          <w:p w14:paraId="6CE809D3" w14:textId="77777777" w:rsidR="00DB49C5" w:rsidRPr="003651D7" w:rsidRDefault="00DB49C5" w:rsidP="002B16D9">
            <w:pPr>
              <w:pStyle w:val="TableText"/>
            </w:pPr>
            <w:r w:rsidRPr="003651D7">
              <w:t>1</w:t>
            </w:r>
          </w:p>
        </w:tc>
      </w:tr>
      <w:tr w:rsidR="00DB49C5" w:rsidRPr="003651D7" w14:paraId="729521B3" w14:textId="77777777">
        <w:trPr>
          <w:jc w:val="center"/>
        </w:trPr>
        <w:tc>
          <w:tcPr>
            <w:tcW w:w="5365" w:type="dxa"/>
          </w:tcPr>
          <w:p w14:paraId="1CDFB174" w14:textId="77777777" w:rsidR="00DB49C5" w:rsidRPr="003651D7" w:rsidRDefault="00DB49C5" w:rsidP="002B16D9">
            <w:pPr>
              <w:pStyle w:val="TableText"/>
            </w:pPr>
            <w:r w:rsidRPr="003651D7">
              <w:t>[UUID]/DOWN/getdeviceinfo</w:t>
            </w:r>
          </w:p>
        </w:tc>
        <w:tc>
          <w:tcPr>
            <w:tcW w:w="1860" w:type="dxa"/>
          </w:tcPr>
          <w:p w14:paraId="4CA78382" w14:textId="77777777" w:rsidR="00DB49C5" w:rsidRPr="003651D7" w:rsidRDefault="00DB49C5" w:rsidP="002B16D9">
            <w:pPr>
              <w:pStyle w:val="TableText"/>
            </w:pPr>
            <w:r w:rsidRPr="003651D7">
              <w:t>Configuration</w:t>
            </w:r>
          </w:p>
        </w:tc>
        <w:tc>
          <w:tcPr>
            <w:tcW w:w="850" w:type="dxa"/>
          </w:tcPr>
          <w:p w14:paraId="516D004C" w14:textId="77777777" w:rsidR="00DB49C5" w:rsidRPr="003651D7" w:rsidRDefault="00DB49C5" w:rsidP="002B16D9">
            <w:pPr>
              <w:pStyle w:val="TableText"/>
            </w:pPr>
            <w:r w:rsidRPr="003651D7">
              <w:t>0</w:t>
            </w:r>
          </w:p>
        </w:tc>
        <w:tc>
          <w:tcPr>
            <w:tcW w:w="851" w:type="dxa"/>
          </w:tcPr>
          <w:p w14:paraId="5DB136EE" w14:textId="77777777" w:rsidR="00DB49C5" w:rsidRPr="003651D7" w:rsidRDefault="00DB49C5" w:rsidP="002B16D9">
            <w:pPr>
              <w:pStyle w:val="TableText"/>
            </w:pPr>
            <w:r w:rsidRPr="003651D7">
              <w:t>0</w:t>
            </w:r>
          </w:p>
        </w:tc>
      </w:tr>
      <w:tr w:rsidR="00DB49C5" w:rsidRPr="003651D7" w14:paraId="1759CB72" w14:textId="77777777">
        <w:trPr>
          <w:jc w:val="center"/>
        </w:trPr>
        <w:tc>
          <w:tcPr>
            <w:tcW w:w="5365" w:type="dxa"/>
          </w:tcPr>
          <w:p w14:paraId="5E3AB6AD" w14:textId="77777777" w:rsidR="00DB49C5" w:rsidRPr="003651D7" w:rsidRDefault="00DB49C5" w:rsidP="002B16D9">
            <w:pPr>
              <w:pStyle w:val="TableText"/>
            </w:pPr>
            <w:r w:rsidRPr="003651D7">
              <w:t>[UUID]/UP/data</w:t>
            </w:r>
          </w:p>
        </w:tc>
        <w:tc>
          <w:tcPr>
            <w:tcW w:w="1860" w:type="dxa"/>
          </w:tcPr>
          <w:p w14:paraId="0D7F055C" w14:textId="77777777" w:rsidR="00DB49C5" w:rsidRPr="003651D7" w:rsidRDefault="00DB49C5" w:rsidP="002B16D9">
            <w:pPr>
              <w:pStyle w:val="TableText"/>
            </w:pPr>
            <w:r w:rsidRPr="003651D7">
              <w:t>Data</w:t>
            </w:r>
          </w:p>
        </w:tc>
        <w:tc>
          <w:tcPr>
            <w:tcW w:w="850" w:type="dxa"/>
          </w:tcPr>
          <w:p w14:paraId="5CFD4D39" w14:textId="77777777" w:rsidR="00DB49C5" w:rsidRPr="003651D7" w:rsidRDefault="00DB49C5" w:rsidP="002B16D9">
            <w:pPr>
              <w:pStyle w:val="TableText"/>
            </w:pPr>
            <w:r w:rsidRPr="003651D7">
              <w:t>1</w:t>
            </w:r>
          </w:p>
        </w:tc>
        <w:tc>
          <w:tcPr>
            <w:tcW w:w="851" w:type="dxa"/>
          </w:tcPr>
          <w:p w14:paraId="7C886363" w14:textId="77777777" w:rsidR="00DB49C5" w:rsidRPr="003651D7" w:rsidRDefault="00DB49C5" w:rsidP="002B16D9">
            <w:pPr>
              <w:pStyle w:val="TableText"/>
            </w:pPr>
            <w:r w:rsidRPr="003651D7">
              <w:t>0</w:t>
            </w:r>
          </w:p>
        </w:tc>
      </w:tr>
      <w:tr w:rsidR="00DB49C5" w:rsidRPr="003651D7" w14:paraId="27C42A9E" w14:textId="77777777">
        <w:trPr>
          <w:jc w:val="center"/>
        </w:trPr>
        <w:tc>
          <w:tcPr>
            <w:tcW w:w="5365" w:type="dxa"/>
          </w:tcPr>
          <w:p w14:paraId="6ADE9F44" w14:textId="77777777" w:rsidR="00DB49C5" w:rsidRPr="003651D7" w:rsidRDefault="00DB49C5" w:rsidP="002B16D9">
            <w:pPr>
              <w:pStyle w:val="TableText"/>
            </w:pPr>
            <w:r w:rsidRPr="003651D7">
              <w:t>[UUID]/DOWN/getdata</w:t>
            </w:r>
          </w:p>
        </w:tc>
        <w:tc>
          <w:tcPr>
            <w:tcW w:w="1860" w:type="dxa"/>
          </w:tcPr>
          <w:p w14:paraId="7990DF26" w14:textId="77777777" w:rsidR="00DB49C5" w:rsidRPr="003651D7" w:rsidRDefault="00DB49C5" w:rsidP="002B16D9">
            <w:pPr>
              <w:pStyle w:val="TableText"/>
            </w:pPr>
            <w:r w:rsidRPr="003651D7">
              <w:t>Data</w:t>
            </w:r>
          </w:p>
        </w:tc>
        <w:tc>
          <w:tcPr>
            <w:tcW w:w="850" w:type="dxa"/>
          </w:tcPr>
          <w:p w14:paraId="45CDA0ED" w14:textId="77777777" w:rsidR="00DB49C5" w:rsidRPr="003651D7" w:rsidRDefault="00DB49C5" w:rsidP="002B16D9">
            <w:pPr>
              <w:pStyle w:val="TableText"/>
            </w:pPr>
            <w:r w:rsidRPr="003651D7">
              <w:t>0</w:t>
            </w:r>
          </w:p>
        </w:tc>
        <w:tc>
          <w:tcPr>
            <w:tcW w:w="851" w:type="dxa"/>
          </w:tcPr>
          <w:p w14:paraId="7CA38221" w14:textId="77777777" w:rsidR="00DB49C5" w:rsidRPr="003651D7" w:rsidRDefault="00DB49C5" w:rsidP="002B16D9">
            <w:pPr>
              <w:pStyle w:val="TableText"/>
            </w:pPr>
            <w:r w:rsidRPr="003651D7">
              <w:t>0</w:t>
            </w:r>
          </w:p>
        </w:tc>
      </w:tr>
      <w:tr w:rsidR="00DB49C5" w:rsidRPr="003651D7" w14:paraId="55990C12" w14:textId="77777777">
        <w:trPr>
          <w:jc w:val="center"/>
        </w:trPr>
        <w:tc>
          <w:tcPr>
            <w:tcW w:w="5365" w:type="dxa"/>
          </w:tcPr>
          <w:p w14:paraId="2BA3C857" w14:textId="77777777" w:rsidR="00DB49C5" w:rsidRPr="003651D7" w:rsidRDefault="00DB49C5" w:rsidP="002B16D9">
            <w:pPr>
              <w:pStyle w:val="TableText"/>
            </w:pPr>
            <w:r w:rsidRPr="003651D7">
              <w:t>[UUID]/DOWN/setclock</w:t>
            </w:r>
          </w:p>
        </w:tc>
        <w:tc>
          <w:tcPr>
            <w:tcW w:w="1860" w:type="dxa"/>
          </w:tcPr>
          <w:p w14:paraId="45497C62" w14:textId="77777777" w:rsidR="00DB49C5" w:rsidRPr="003651D7" w:rsidRDefault="00DB49C5" w:rsidP="002B16D9">
            <w:pPr>
              <w:pStyle w:val="TableText"/>
            </w:pPr>
            <w:r w:rsidRPr="003651D7">
              <w:t>Clock</w:t>
            </w:r>
          </w:p>
        </w:tc>
        <w:tc>
          <w:tcPr>
            <w:tcW w:w="850" w:type="dxa"/>
          </w:tcPr>
          <w:p w14:paraId="2F35A015" w14:textId="77777777" w:rsidR="00DB49C5" w:rsidRPr="003651D7" w:rsidRDefault="00DB49C5" w:rsidP="002B16D9">
            <w:pPr>
              <w:pStyle w:val="TableText"/>
            </w:pPr>
            <w:r w:rsidRPr="003651D7">
              <w:t>0</w:t>
            </w:r>
          </w:p>
        </w:tc>
        <w:tc>
          <w:tcPr>
            <w:tcW w:w="851" w:type="dxa"/>
          </w:tcPr>
          <w:p w14:paraId="374B0F5C" w14:textId="77777777" w:rsidR="00DB49C5" w:rsidRPr="003651D7" w:rsidRDefault="00DB49C5" w:rsidP="002B16D9">
            <w:pPr>
              <w:pStyle w:val="TableText"/>
            </w:pPr>
            <w:r w:rsidRPr="003651D7">
              <w:t>0</w:t>
            </w:r>
          </w:p>
        </w:tc>
      </w:tr>
      <w:tr w:rsidR="00DB49C5" w:rsidRPr="003651D7" w14:paraId="24EBA3A6" w14:textId="77777777">
        <w:trPr>
          <w:jc w:val="center"/>
        </w:trPr>
        <w:tc>
          <w:tcPr>
            <w:tcW w:w="5365" w:type="dxa"/>
          </w:tcPr>
          <w:p w14:paraId="6B70EB99" w14:textId="77777777" w:rsidR="00DB49C5" w:rsidRPr="003651D7" w:rsidRDefault="00DB49C5" w:rsidP="002B16D9">
            <w:pPr>
              <w:pStyle w:val="TableText"/>
            </w:pPr>
            <w:r w:rsidRPr="003651D7">
              <w:t>[UUID]/UP/getclock</w:t>
            </w:r>
          </w:p>
        </w:tc>
        <w:tc>
          <w:tcPr>
            <w:tcW w:w="1860" w:type="dxa"/>
          </w:tcPr>
          <w:p w14:paraId="660B3D59" w14:textId="77777777" w:rsidR="00DB49C5" w:rsidRPr="003651D7" w:rsidRDefault="00DB49C5" w:rsidP="002B16D9">
            <w:pPr>
              <w:pStyle w:val="TableText"/>
            </w:pPr>
            <w:r w:rsidRPr="003651D7">
              <w:t>Clock</w:t>
            </w:r>
          </w:p>
        </w:tc>
        <w:tc>
          <w:tcPr>
            <w:tcW w:w="850" w:type="dxa"/>
          </w:tcPr>
          <w:p w14:paraId="583D6768" w14:textId="77777777" w:rsidR="00DB49C5" w:rsidRPr="003651D7" w:rsidRDefault="00DB49C5" w:rsidP="002B16D9">
            <w:pPr>
              <w:pStyle w:val="TableText"/>
            </w:pPr>
            <w:r w:rsidRPr="003651D7">
              <w:t>0</w:t>
            </w:r>
          </w:p>
        </w:tc>
        <w:tc>
          <w:tcPr>
            <w:tcW w:w="851" w:type="dxa"/>
          </w:tcPr>
          <w:p w14:paraId="46B4E616" w14:textId="77777777" w:rsidR="00DB49C5" w:rsidRPr="003651D7" w:rsidRDefault="00DB49C5" w:rsidP="002B16D9">
            <w:pPr>
              <w:pStyle w:val="TableText"/>
            </w:pPr>
            <w:r w:rsidRPr="003651D7">
              <w:t>0</w:t>
            </w:r>
          </w:p>
        </w:tc>
      </w:tr>
      <w:tr w:rsidR="00DB49C5" w:rsidRPr="003651D7" w14:paraId="4B65D34C" w14:textId="77777777">
        <w:trPr>
          <w:jc w:val="center"/>
        </w:trPr>
        <w:tc>
          <w:tcPr>
            <w:tcW w:w="5365" w:type="dxa"/>
          </w:tcPr>
          <w:p w14:paraId="7EF1DFFB" w14:textId="77777777" w:rsidR="00DB49C5" w:rsidRPr="003651D7" w:rsidRDefault="00DB49C5" w:rsidP="002B16D9">
            <w:pPr>
              <w:pStyle w:val="TableText"/>
            </w:pPr>
            <w:r w:rsidRPr="003651D7">
              <w:t>[UUID]/DOWN/control</w:t>
            </w:r>
          </w:p>
        </w:tc>
        <w:tc>
          <w:tcPr>
            <w:tcW w:w="1860" w:type="dxa"/>
          </w:tcPr>
          <w:p w14:paraId="202AA7BB" w14:textId="77777777" w:rsidR="00DB49C5" w:rsidRPr="003651D7" w:rsidRDefault="00DB49C5" w:rsidP="002B16D9">
            <w:pPr>
              <w:pStyle w:val="TableText"/>
            </w:pPr>
            <w:r w:rsidRPr="003651D7">
              <w:t>Control</w:t>
            </w:r>
          </w:p>
        </w:tc>
        <w:tc>
          <w:tcPr>
            <w:tcW w:w="850" w:type="dxa"/>
          </w:tcPr>
          <w:p w14:paraId="1F717B0A" w14:textId="77777777" w:rsidR="00DB49C5" w:rsidRPr="003651D7" w:rsidRDefault="00DB49C5" w:rsidP="002B16D9">
            <w:pPr>
              <w:pStyle w:val="TableText"/>
            </w:pPr>
            <w:r w:rsidRPr="003651D7">
              <w:t>2</w:t>
            </w:r>
          </w:p>
        </w:tc>
        <w:tc>
          <w:tcPr>
            <w:tcW w:w="851" w:type="dxa"/>
          </w:tcPr>
          <w:p w14:paraId="5F89FAC2" w14:textId="77777777" w:rsidR="00DB49C5" w:rsidRPr="003651D7" w:rsidRDefault="00DB49C5" w:rsidP="002B16D9">
            <w:pPr>
              <w:pStyle w:val="TableText"/>
            </w:pPr>
            <w:r w:rsidRPr="003651D7">
              <w:t>0</w:t>
            </w:r>
          </w:p>
        </w:tc>
      </w:tr>
      <w:tr w:rsidR="00DB49C5" w:rsidRPr="003651D7" w14:paraId="7E37CFCB" w14:textId="77777777">
        <w:trPr>
          <w:jc w:val="center"/>
        </w:trPr>
        <w:tc>
          <w:tcPr>
            <w:tcW w:w="5365" w:type="dxa"/>
          </w:tcPr>
          <w:p w14:paraId="1C67D6E4" w14:textId="77777777" w:rsidR="00DB49C5" w:rsidRPr="003651D7" w:rsidRDefault="00DB49C5" w:rsidP="002B16D9">
            <w:pPr>
              <w:pStyle w:val="TableText"/>
            </w:pPr>
            <w:r w:rsidRPr="003651D7">
              <w:t>[UUID]/DOWN/override</w:t>
            </w:r>
          </w:p>
        </w:tc>
        <w:tc>
          <w:tcPr>
            <w:tcW w:w="1860" w:type="dxa"/>
          </w:tcPr>
          <w:p w14:paraId="56AB98DB" w14:textId="77777777" w:rsidR="00DB49C5" w:rsidRPr="003651D7" w:rsidRDefault="00DB49C5" w:rsidP="002B16D9">
            <w:pPr>
              <w:pStyle w:val="TableText"/>
            </w:pPr>
            <w:r w:rsidRPr="003651D7">
              <w:t>Override</w:t>
            </w:r>
          </w:p>
        </w:tc>
        <w:tc>
          <w:tcPr>
            <w:tcW w:w="850" w:type="dxa"/>
          </w:tcPr>
          <w:p w14:paraId="1013F3F6" w14:textId="77777777" w:rsidR="00DB49C5" w:rsidRPr="003651D7" w:rsidRDefault="00DB49C5" w:rsidP="002B16D9">
            <w:pPr>
              <w:pStyle w:val="TableText"/>
            </w:pPr>
            <w:r w:rsidRPr="003651D7">
              <w:t>2</w:t>
            </w:r>
          </w:p>
        </w:tc>
        <w:tc>
          <w:tcPr>
            <w:tcW w:w="851" w:type="dxa"/>
          </w:tcPr>
          <w:p w14:paraId="6882D525" w14:textId="77777777" w:rsidR="00DB49C5" w:rsidRPr="003651D7" w:rsidRDefault="00DB49C5" w:rsidP="002B16D9">
            <w:pPr>
              <w:pStyle w:val="TableText"/>
            </w:pPr>
            <w:r w:rsidRPr="003651D7">
              <w:t>0</w:t>
            </w:r>
          </w:p>
        </w:tc>
      </w:tr>
    </w:tbl>
    <w:p w14:paraId="3E2B9967" w14:textId="77777777" w:rsidR="00DB49C5" w:rsidRDefault="00DB49C5" w:rsidP="00DB49C5">
      <w:pPr>
        <w:pStyle w:val="BodyText"/>
      </w:pPr>
    </w:p>
    <w:p w14:paraId="29A8EB99" w14:textId="77777777" w:rsidR="00DB49C5" w:rsidRDefault="00DB49C5" w:rsidP="00DB49C5">
      <w:pPr>
        <w:pStyle w:val="BodyText"/>
      </w:pPr>
      <w:r>
        <w:t>The topics are focussed on verbs, or actions, rather than a data addressing scheme.</w:t>
      </w:r>
    </w:p>
    <w:p w14:paraId="506304A1" w14:textId="77777777" w:rsidR="00DB49C5" w:rsidRDefault="00DB49C5" w:rsidP="00DB49C5">
      <w:pPr>
        <w:pStyle w:val="BodyText"/>
      </w:pPr>
      <w:r>
        <w:t xml:space="preserve">The QoS for some messages is variable: </w:t>
      </w:r>
    </w:p>
    <w:p w14:paraId="01B5693C" w14:textId="77777777" w:rsidR="00DB49C5" w:rsidRDefault="00DB49C5" w:rsidP="00DB49C5">
      <w:pPr>
        <w:pStyle w:val="Bullet"/>
      </w:pPr>
      <w:r>
        <w:t xml:space="preserve">The SA can, optionally, configure the QoS to be used for data, control, and override messages. </w:t>
      </w:r>
    </w:p>
    <w:p w14:paraId="2792E6FC" w14:textId="77777777" w:rsidR="00DB49C5" w:rsidRDefault="00DB49C5" w:rsidP="00DB49C5">
      <w:pPr>
        <w:pStyle w:val="Bullet"/>
      </w:pPr>
      <w:r>
        <w:t xml:space="preserve">For data, the QoS is specified in the Configuration. </w:t>
      </w:r>
    </w:p>
    <w:p w14:paraId="49B41044" w14:textId="77777777" w:rsidR="00DB49C5" w:rsidRDefault="00DB49C5" w:rsidP="00DB49C5">
      <w:pPr>
        <w:pStyle w:val="Bullet"/>
      </w:pPr>
      <w:r>
        <w:t>For control and override, the SA can specify the QoS to be used.</w:t>
      </w:r>
    </w:p>
    <w:p w14:paraId="1BE0CC75" w14:textId="77777777" w:rsidR="00DB49C5" w:rsidRDefault="00DB49C5" w:rsidP="00DB49C5">
      <w:pPr>
        <w:pStyle w:val="BodyText"/>
      </w:pPr>
    </w:p>
    <w:p w14:paraId="1A10707C" w14:textId="361C42F8" w:rsidR="00DB49C5" w:rsidRDefault="00281862" w:rsidP="00DB49C5">
      <w:pPr>
        <w:pStyle w:val="AppendixH1"/>
      </w:pPr>
      <w:bookmarkStart w:id="1324" w:name="_Ref161043520"/>
      <w:bookmarkStart w:id="1325" w:name="_Toc162423110"/>
      <w:bookmarkStart w:id="1326" w:name="_Toc162423701"/>
      <w:bookmarkStart w:id="1327" w:name="_Toc172099004"/>
      <w:r>
        <w:lastRenderedPageBreak/>
        <w:t xml:space="preserve">Appendix: </w:t>
      </w:r>
      <w:r w:rsidR="00DB49C5" w:rsidRPr="00360437">
        <w:t>Calculated point code</w:t>
      </w:r>
      <w:bookmarkEnd w:id="1324"/>
      <w:bookmarkEnd w:id="1325"/>
      <w:bookmarkEnd w:id="1326"/>
      <w:bookmarkEnd w:id="1327"/>
    </w:p>
    <w:p w14:paraId="03B7FF92" w14:textId="5708B9F4" w:rsidR="00DB49C5" w:rsidRPr="004D5666" w:rsidRDefault="00DB49C5" w:rsidP="00DB49C5">
      <w:pPr>
        <w:pStyle w:val="BodyText"/>
      </w:pPr>
      <w:r w:rsidRPr="004D5666">
        <w:t xml:space="preserve">The value of a calculated </w:t>
      </w:r>
      <w:r w:rsidR="00090C16">
        <w:t>point</w:t>
      </w:r>
      <w:r>
        <w:t xml:space="preserve"> is </w:t>
      </w:r>
      <w:r w:rsidRPr="004D5666">
        <w:t xml:space="preserve">based on the values of one or more other </w:t>
      </w:r>
      <w:r w:rsidR="00090C16">
        <w:t>point</w:t>
      </w:r>
      <w:r w:rsidRPr="004D5666">
        <w:t xml:space="preserve">s in the </w:t>
      </w:r>
      <w:r>
        <w:t>FD</w:t>
      </w:r>
      <w:r w:rsidRPr="004D5666">
        <w:t>. The value is calculated using an expression</w:t>
      </w:r>
      <w:r>
        <w:t xml:space="preserve"> that</w:t>
      </w:r>
      <w:r w:rsidRPr="004D5666">
        <w:t xml:space="preserve"> contains one or more operations. Operations are encoded using a code </w:t>
      </w:r>
      <w:r>
        <w:t xml:space="preserve">array </w:t>
      </w:r>
      <w:r w:rsidRPr="004D5666">
        <w:t xml:space="preserve">defined in </w:t>
      </w:r>
      <w:r>
        <w:t>this section</w:t>
      </w:r>
      <w:r w:rsidRPr="004D5666">
        <w:t>. An operation may have zero or more parameters. The number of parameters is fixed for each operation.</w:t>
      </w:r>
    </w:p>
    <w:p w14:paraId="44D43232" w14:textId="7FDDDAA7" w:rsidR="00DB49C5" w:rsidRPr="004D5666" w:rsidRDefault="00DB49C5" w:rsidP="00DB49C5">
      <w:pPr>
        <w:pStyle w:val="BodyText"/>
      </w:pPr>
      <w:r>
        <w:t xml:space="preserve">An expression and its constituent operations are encoded in Polish Notation (PN). Calculation of the expression may use a Last In First Out (LIFO) stack but all implementation details are specific to the vendor. The description specifies the coding of the expression and any rules significant to the calculation. An example of the encoding and a possible calculation scheme is given in </w:t>
      </w:r>
      <w:r w:rsidRPr="00BA7567">
        <w:rPr>
          <w:rStyle w:val="Crossreference"/>
        </w:rPr>
        <w:fldChar w:fldCharType="begin"/>
      </w:r>
      <w:r w:rsidRPr="002D4307">
        <w:rPr>
          <w:rStyle w:val="Crossreference"/>
        </w:rPr>
        <w:instrText xml:space="preserve"> REF _Ref161653674 \h </w:instrText>
      </w:r>
      <w:r w:rsidRPr="00BA7567">
        <w:rPr>
          <w:rStyle w:val="Crossreference"/>
        </w:rPr>
        <w:instrText xml:space="preserve"> \* MERGEFORMAT </w:instrText>
      </w:r>
      <w:r w:rsidRPr="00BA7567">
        <w:rPr>
          <w:rStyle w:val="Crossreference"/>
        </w:rPr>
      </w:r>
      <w:r w:rsidRPr="00BA7567">
        <w:rPr>
          <w:rStyle w:val="Crossreference"/>
        </w:rPr>
        <w:fldChar w:fldCharType="separate"/>
      </w:r>
      <w:ins w:id="1328" w:author="Gavin Rawson" w:date="2024-07-17T08:57:00Z" w16du:dateUtc="2024-07-17T07:57:00Z">
        <w:r w:rsidR="00B95831" w:rsidRPr="00B95831">
          <w:rPr>
            <w:rStyle w:val="Crossreference"/>
            <w:rPrChange w:id="1329" w:author="Gavin Rawson" w:date="2024-07-17T08:57:00Z" w16du:dateUtc="2024-07-17T07:57:00Z">
              <w:rPr/>
            </w:rPrChange>
          </w:rPr>
          <w:t xml:space="preserve">Table </w:t>
        </w:r>
        <w:r w:rsidR="00B95831" w:rsidRPr="00B95831">
          <w:rPr>
            <w:rStyle w:val="Crossreference"/>
            <w:rPrChange w:id="1330" w:author="Gavin Rawson" w:date="2024-07-17T08:57:00Z" w16du:dateUtc="2024-07-17T07:57:00Z">
              <w:rPr>
                <w:noProof/>
              </w:rPr>
            </w:rPrChange>
          </w:rPr>
          <w:t>28</w:t>
        </w:r>
      </w:ins>
      <w:del w:id="1331" w:author="Gavin Rawson" w:date="2024-07-15T12:48:00Z" w16du:dateUtc="2024-07-15T11:48:00Z">
        <w:r w:rsidR="002B16D9" w:rsidRPr="00041655" w:rsidDel="00461D1E">
          <w:rPr>
            <w:rStyle w:val="Crossreference"/>
          </w:rPr>
          <w:delText>Table 28</w:delText>
        </w:r>
      </w:del>
      <w:r w:rsidRPr="00BA7567">
        <w:rPr>
          <w:rStyle w:val="Crossreference"/>
        </w:rPr>
        <w:fldChar w:fldCharType="end"/>
      </w:r>
      <w:r>
        <w:t>.</w:t>
      </w:r>
    </w:p>
    <w:p w14:paraId="1B967DCF" w14:textId="6E89761D" w:rsidR="00DB49C5" w:rsidRDefault="00DB49C5" w:rsidP="00DB49C5">
      <w:pPr>
        <w:pStyle w:val="BodyText"/>
      </w:pPr>
      <w:bookmarkStart w:id="1332" w:name="_Hlk91087139"/>
      <w:r w:rsidRPr="004D5666">
        <w:t xml:space="preserve">The expression for the calculated </w:t>
      </w:r>
      <w:r w:rsidR="00090C16">
        <w:t>point</w:t>
      </w:r>
      <w:r w:rsidRPr="004D5666">
        <w:t xml:space="preserve"> consists of a list of </w:t>
      </w:r>
      <w:r>
        <w:t xml:space="preserve">numeric </w:t>
      </w:r>
      <w:r w:rsidRPr="004D5666">
        <w:t xml:space="preserve">codes and parameters representing the expression and inputs using PN/stack notation. The bytecodes are </w:t>
      </w:r>
      <w:r>
        <w:t xml:space="preserve">given in </w:t>
      </w:r>
      <w:r w:rsidRPr="00BA7567">
        <w:rPr>
          <w:rStyle w:val="Crossreference"/>
        </w:rPr>
        <w:fldChar w:fldCharType="begin"/>
      </w:r>
      <w:r w:rsidRPr="002D4307">
        <w:rPr>
          <w:rStyle w:val="Crossreference"/>
        </w:rPr>
        <w:instrText xml:space="preserve"> REF _Ref161653695 \h </w:instrText>
      </w:r>
      <w:r w:rsidRPr="00BA7567">
        <w:rPr>
          <w:rStyle w:val="Crossreference"/>
        </w:rPr>
        <w:instrText xml:space="preserve"> \* MERGEFORMAT </w:instrText>
      </w:r>
      <w:r w:rsidRPr="00BA7567">
        <w:rPr>
          <w:rStyle w:val="Crossreference"/>
        </w:rPr>
      </w:r>
      <w:r w:rsidRPr="00BA7567">
        <w:rPr>
          <w:rStyle w:val="Crossreference"/>
        </w:rPr>
        <w:fldChar w:fldCharType="separate"/>
      </w:r>
      <w:ins w:id="1333" w:author="Gavin Rawson" w:date="2024-07-17T08:57:00Z" w16du:dateUtc="2024-07-17T07:57:00Z">
        <w:r w:rsidR="00B95831" w:rsidRPr="00B95831">
          <w:rPr>
            <w:rStyle w:val="Crossreference"/>
            <w:rPrChange w:id="1334" w:author="Gavin Rawson" w:date="2024-07-17T08:57:00Z" w16du:dateUtc="2024-07-17T07:57:00Z">
              <w:rPr/>
            </w:rPrChange>
          </w:rPr>
          <w:t xml:space="preserve">Table </w:t>
        </w:r>
        <w:r w:rsidR="00B95831" w:rsidRPr="00B95831">
          <w:rPr>
            <w:rStyle w:val="Crossreference"/>
            <w:rPrChange w:id="1335" w:author="Gavin Rawson" w:date="2024-07-17T08:57:00Z" w16du:dateUtc="2024-07-17T07:57:00Z">
              <w:rPr>
                <w:noProof/>
              </w:rPr>
            </w:rPrChange>
          </w:rPr>
          <w:t>27</w:t>
        </w:r>
      </w:ins>
      <w:del w:id="1336" w:author="Gavin Rawson" w:date="2024-07-15T12:48:00Z" w16du:dateUtc="2024-07-15T11:48:00Z">
        <w:r w:rsidR="002B16D9" w:rsidRPr="00041655" w:rsidDel="00461D1E">
          <w:rPr>
            <w:rStyle w:val="Crossreference"/>
          </w:rPr>
          <w:delText>Table 27</w:delText>
        </w:r>
      </w:del>
      <w:r w:rsidRPr="00BA7567">
        <w:rPr>
          <w:rStyle w:val="Crossreference"/>
        </w:rPr>
        <w:fldChar w:fldCharType="end"/>
      </w:r>
      <w:r w:rsidRPr="004D5666">
        <w:t xml:space="preserve">, showing the </w:t>
      </w:r>
      <w:r>
        <w:t xml:space="preserve">operation </w:t>
      </w:r>
      <w:r w:rsidRPr="004D5666">
        <w:t>code, stack before, stack after</w:t>
      </w:r>
      <w:r>
        <w:t xml:space="preserve">, </w:t>
      </w:r>
      <w:r w:rsidRPr="004D5666">
        <w:t>and</w:t>
      </w:r>
      <w:r>
        <w:t xml:space="preserve"> </w:t>
      </w:r>
      <w:r w:rsidRPr="004D5666">
        <w:t xml:space="preserve">a description of the operation. Each instruction has up to four values: </w:t>
      </w:r>
    </w:p>
    <w:p w14:paraId="77653946" w14:textId="77777777" w:rsidR="00DB49C5" w:rsidRDefault="00DB49C5" w:rsidP="00DB49C5">
      <w:pPr>
        <w:pStyle w:val="Bullet"/>
      </w:pPr>
      <w:r w:rsidRPr="004D5666">
        <w:t xml:space="preserve">The </w:t>
      </w:r>
      <w:r>
        <w:t xml:space="preserve">operation </w:t>
      </w:r>
      <w:r w:rsidRPr="004D5666">
        <w:t>code</w:t>
      </w:r>
      <w:r>
        <w:t>.</w:t>
      </w:r>
    </w:p>
    <w:p w14:paraId="015332C9" w14:textId="77777777" w:rsidR="00DB49C5" w:rsidRDefault="00DB49C5" w:rsidP="00DB49C5">
      <w:pPr>
        <w:pStyle w:val="Bullet"/>
      </w:pPr>
      <w:r w:rsidRPr="004D5666">
        <w:t xml:space="preserve">Zero to three parameters needed by that instruction. </w:t>
      </w:r>
    </w:p>
    <w:p w14:paraId="6FD00256" w14:textId="77777777" w:rsidR="00DB49C5" w:rsidRDefault="00DB49C5" w:rsidP="00DB49C5">
      <w:pPr>
        <w:pStyle w:val="BodyText"/>
      </w:pPr>
      <w:r w:rsidRPr="004D5666">
        <w:t>Each instruction expects up to three values to be on the stack prior to execution</w:t>
      </w:r>
      <w:r>
        <w:t>. A</w:t>
      </w:r>
      <w:r w:rsidRPr="004D5666">
        <w:t>fter execution the</w:t>
      </w:r>
      <w:r>
        <w:t>y are</w:t>
      </w:r>
      <w:r w:rsidRPr="004D5666">
        <w:t xml:space="preserve"> replaced with a single result value on the stack</w:t>
      </w:r>
      <w:bookmarkEnd w:id="1332"/>
      <w:r w:rsidRPr="004D5666">
        <w:t>.</w:t>
      </w:r>
    </w:p>
    <w:p w14:paraId="19F69BBA" w14:textId="77777777" w:rsidR="00DB49C5" w:rsidRPr="0002479E" w:rsidRDefault="00DB49C5" w:rsidP="00DB49C5">
      <w:pPr>
        <w:pStyle w:val="AppendixH2"/>
        <w:rPr>
          <w:vanish/>
        </w:rPr>
      </w:pPr>
      <w:bookmarkStart w:id="1337" w:name="_Toc162423111"/>
      <w:bookmarkStart w:id="1338" w:name="_Toc162423702"/>
      <w:bookmarkStart w:id="1339" w:name="_Toc156487387"/>
      <w:bookmarkStart w:id="1340" w:name="_Toc172099005"/>
      <w:r>
        <w:t>Evaluation of a calculated point value</w:t>
      </w:r>
      <w:bookmarkEnd w:id="1337"/>
      <w:bookmarkEnd w:id="1338"/>
      <w:bookmarkEnd w:id="1340"/>
    </w:p>
    <w:bookmarkEnd w:id="1339"/>
    <w:p w14:paraId="24C0DE9A" w14:textId="1E5BE96A" w:rsidR="00DB49C5" w:rsidRDefault="00DB49C5" w:rsidP="00DB49C5">
      <w:pPr>
        <w:pStyle w:val="BodyText"/>
      </w:pPr>
    </w:p>
    <w:p w14:paraId="16287DFC" w14:textId="11F327FD" w:rsidR="00DB49C5" w:rsidRPr="006B20C8" w:rsidRDefault="00DB49C5" w:rsidP="00DB49C5">
      <w:pPr>
        <w:pStyle w:val="BodyText"/>
      </w:pPr>
      <w:r w:rsidRPr="006B20C8">
        <w:t xml:space="preserve">The calculation of a </w:t>
      </w:r>
      <w:r w:rsidR="00090C16">
        <w:t>point</w:t>
      </w:r>
      <w:r w:rsidRPr="006B20C8">
        <w:t xml:space="preserve"> value commences when determined by one of the execution strategies </w:t>
      </w:r>
      <w:r>
        <w:t>that</w:t>
      </w:r>
      <w:r w:rsidRPr="006B20C8">
        <w:t xml:space="preserve"> apply to the calculated </w:t>
      </w:r>
      <w:r w:rsidR="00090C16">
        <w:t>point</w:t>
      </w:r>
      <w:r w:rsidRPr="006B20C8">
        <w:t xml:space="preserve">. </w:t>
      </w:r>
    </w:p>
    <w:p w14:paraId="2A75DD54" w14:textId="77777777" w:rsidR="00DB49C5" w:rsidRPr="006B20C8" w:rsidRDefault="00DB49C5" w:rsidP="00DB49C5">
      <w:pPr>
        <w:pStyle w:val="BodyText"/>
      </w:pPr>
      <w:r w:rsidRPr="006B20C8">
        <w:t>After calculation</w:t>
      </w:r>
      <w:r>
        <w:t>,</w:t>
      </w:r>
      <w:r w:rsidRPr="006B20C8">
        <w:t xml:space="preserve"> a single result value </w:t>
      </w:r>
      <w:r>
        <w:t>is</w:t>
      </w:r>
      <w:r w:rsidRPr="006B20C8">
        <w:t xml:space="preserve"> present on the stack. An expression is not valid if this is not the case.</w:t>
      </w:r>
    </w:p>
    <w:p w14:paraId="06B89C83" w14:textId="77777777" w:rsidR="00DB49C5" w:rsidRPr="004D5666" w:rsidRDefault="00DB49C5" w:rsidP="00DB49C5">
      <w:pPr>
        <w:pStyle w:val="BodyText"/>
      </w:pPr>
      <w:r w:rsidRPr="004D5666">
        <w:t xml:space="preserve">For binary inputs and outputs, the value 0 or 1 </w:t>
      </w:r>
      <w:r>
        <w:t>is</w:t>
      </w:r>
      <w:r w:rsidRPr="004D5666">
        <w:t xml:space="preserve"> used to represent the value. </w:t>
      </w:r>
    </w:p>
    <w:p w14:paraId="7358FB85" w14:textId="77777777" w:rsidR="00DB49C5" w:rsidRPr="004D5666" w:rsidRDefault="00DB49C5" w:rsidP="00DB49C5">
      <w:pPr>
        <w:pStyle w:val="BodyText"/>
      </w:pPr>
      <w:r w:rsidRPr="004D5666">
        <w:t xml:space="preserve">Where logical operation results or single bit binary values are used, the 0 or 1 </w:t>
      </w:r>
      <w:r>
        <w:t>is</w:t>
      </w:r>
      <w:r w:rsidRPr="004D5666">
        <w:t xml:space="preserve"> encoded as an integer literal with value 0 or 1, respectively.</w:t>
      </w:r>
    </w:p>
    <w:p w14:paraId="37B6046B" w14:textId="77777777" w:rsidR="00DB49C5" w:rsidRPr="004D5666" w:rsidRDefault="00DB49C5" w:rsidP="00DB49C5">
      <w:pPr>
        <w:pStyle w:val="BodyText"/>
      </w:pPr>
      <w:bookmarkStart w:id="1341" w:name="_Hlk94259147"/>
      <w:r w:rsidRPr="004D5666">
        <w:t>For double</w:t>
      </w:r>
      <w:r>
        <w:t>-</w:t>
      </w:r>
      <w:r w:rsidRPr="004D5666">
        <w:t xml:space="preserve"> or three</w:t>
      </w:r>
      <w:r>
        <w:t>-</w:t>
      </w:r>
      <w:r w:rsidRPr="004D5666">
        <w:t xml:space="preserve">bit binary inputs, the values 0 to 7 </w:t>
      </w:r>
      <w:r>
        <w:t>are</w:t>
      </w:r>
      <w:r w:rsidRPr="004D5666">
        <w:t xml:space="preserve"> encoded as an integer literal.</w:t>
      </w:r>
      <w:bookmarkEnd w:id="1341"/>
    </w:p>
    <w:p w14:paraId="5CD45450" w14:textId="7611FAC4" w:rsidR="00DB49C5" w:rsidRDefault="00DB49C5" w:rsidP="00DB49C5">
      <w:pPr>
        <w:pStyle w:val="BodyText"/>
      </w:pPr>
      <w:r w:rsidRPr="00872ACC">
        <w:rPr>
          <w:rStyle w:val="Crossreference"/>
        </w:rPr>
        <w:fldChar w:fldCharType="begin"/>
      </w:r>
      <w:r w:rsidRPr="00872ACC">
        <w:rPr>
          <w:rStyle w:val="Crossreference"/>
        </w:rPr>
        <w:instrText xml:space="preserve"> REF _Ref161653695 \h </w:instrText>
      </w:r>
      <w:r>
        <w:rPr>
          <w:rStyle w:val="Crossreference"/>
        </w:rPr>
        <w:instrText xml:space="preserve"> \* MERGEFORMAT </w:instrText>
      </w:r>
      <w:r w:rsidRPr="00872ACC">
        <w:rPr>
          <w:rStyle w:val="Crossreference"/>
        </w:rPr>
      </w:r>
      <w:r w:rsidRPr="00872ACC">
        <w:rPr>
          <w:rStyle w:val="Crossreference"/>
        </w:rPr>
        <w:fldChar w:fldCharType="separate"/>
      </w:r>
      <w:ins w:id="1342" w:author="Gavin Rawson" w:date="2024-07-17T08:57:00Z" w16du:dateUtc="2024-07-17T07:57:00Z">
        <w:r w:rsidR="00B95831" w:rsidRPr="00B95831">
          <w:rPr>
            <w:rStyle w:val="Crossreference"/>
            <w:rPrChange w:id="1343" w:author="Gavin Rawson" w:date="2024-07-17T08:57:00Z" w16du:dateUtc="2024-07-17T07:57:00Z">
              <w:rPr/>
            </w:rPrChange>
          </w:rPr>
          <w:t xml:space="preserve">Table </w:t>
        </w:r>
        <w:r w:rsidR="00B95831" w:rsidRPr="00B95831">
          <w:rPr>
            <w:rStyle w:val="Crossreference"/>
            <w:rPrChange w:id="1344" w:author="Gavin Rawson" w:date="2024-07-17T08:57:00Z" w16du:dateUtc="2024-07-17T07:57:00Z">
              <w:rPr>
                <w:noProof/>
              </w:rPr>
            </w:rPrChange>
          </w:rPr>
          <w:t>27</w:t>
        </w:r>
      </w:ins>
      <w:del w:id="1345" w:author="Gavin Rawson" w:date="2024-07-15T12:48:00Z" w16du:dateUtc="2024-07-15T11:48:00Z">
        <w:r w:rsidR="002B16D9" w:rsidRPr="00041655" w:rsidDel="00461D1E">
          <w:rPr>
            <w:rStyle w:val="Crossreference"/>
          </w:rPr>
          <w:delText>Table 27</w:delText>
        </w:r>
      </w:del>
      <w:r w:rsidRPr="00872ACC">
        <w:rPr>
          <w:rStyle w:val="Crossreference"/>
        </w:rPr>
        <w:fldChar w:fldCharType="end"/>
      </w:r>
      <w:r>
        <w:t xml:space="preserve"> </w:t>
      </w:r>
      <w:r w:rsidRPr="004D5666">
        <w:t>suggests a simple format for expression of the calculations in the Example Synta</w:t>
      </w:r>
      <w:r>
        <w:t>x</w:t>
      </w:r>
      <w:r w:rsidRPr="004D5666">
        <w:t xml:space="preserve"> column. However, the format of the calculation language may be specific to the configuration application creating the configuration message. </w:t>
      </w:r>
    </w:p>
    <w:p w14:paraId="58B359ED" w14:textId="7EE2CC28" w:rsidR="00DB49C5" w:rsidRPr="004D5666" w:rsidRDefault="00DB49C5" w:rsidP="00DB49C5">
      <w:pPr>
        <w:pStyle w:val="BodyText"/>
      </w:pPr>
      <w:r w:rsidRPr="004D5666">
        <w:t xml:space="preserve">For example, the calculation may be specified using </w:t>
      </w:r>
      <w:r w:rsidR="00090C16">
        <w:t>point</w:t>
      </w:r>
      <w:r w:rsidRPr="004D5666">
        <w:t xml:space="preserve"> names or may use a syntax created from the </w:t>
      </w:r>
      <w:r w:rsidR="00090C16">
        <w:t>point</w:t>
      </w:r>
      <w:r w:rsidRPr="004D5666">
        <w:t xml:space="preserve"> type and </w:t>
      </w:r>
      <w:r w:rsidR="00090C16">
        <w:t>point</w:t>
      </w:r>
      <w:r w:rsidRPr="004D5666">
        <w:t xml:space="preserve"> address. It is the </w:t>
      </w:r>
      <w:r>
        <w:t xml:space="preserve">calculation </w:t>
      </w:r>
      <w:r w:rsidRPr="004D5666">
        <w:t xml:space="preserve">code which is common. This document defines the </w:t>
      </w:r>
      <w:r>
        <w:t xml:space="preserve">operation </w:t>
      </w:r>
      <w:r w:rsidRPr="004D5666">
        <w:t>codes to be used irrespective of any language used to express the calculation to a user.</w:t>
      </w:r>
    </w:p>
    <w:p w14:paraId="738DC345" w14:textId="77777777" w:rsidR="00DB49C5" w:rsidRDefault="00DB49C5" w:rsidP="00DB49C5">
      <w:pPr>
        <w:pStyle w:val="BodyText"/>
      </w:pPr>
    </w:p>
    <w:p w14:paraId="208916AB" w14:textId="77777777" w:rsidR="00DB49C5" w:rsidRDefault="00DB49C5" w:rsidP="00DB49C5">
      <w:pPr>
        <w:pStyle w:val="BodyText"/>
        <w:sectPr w:rsidR="00DB49C5" w:rsidSect="00B41EDF">
          <w:headerReference w:type="first" r:id="rId54"/>
          <w:footerReference w:type="first" r:id="rId55"/>
          <w:pgSz w:w="11906" w:h="16838"/>
          <w:pgMar w:top="1440" w:right="1008" w:bottom="562" w:left="1008" w:header="709" w:footer="709" w:gutter="0"/>
          <w:cols w:space="708"/>
          <w:titlePg/>
          <w:docGrid w:linePitch="360"/>
        </w:sectPr>
      </w:pPr>
    </w:p>
    <w:p w14:paraId="4637677A" w14:textId="77777777" w:rsidR="00DB49C5" w:rsidRDefault="00DB49C5" w:rsidP="00DB49C5">
      <w:pPr>
        <w:pStyle w:val="AppendixH2"/>
      </w:pPr>
      <w:bookmarkStart w:id="1346" w:name="_Toc156487388"/>
      <w:bookmarkStart w:id="1347" w:name="_Toc162423112"/>
      <w:bookmarkStart w:id="1348" w:name="_Toc162423703"/>
      <w:bookmarkStart w:id="1349" w:name="_Toc172099006"/>
      <w:r>
        <w:lastRenderedPageBreak/>
        <w:t>Operation codes</w:t>
      </w:r>
      <w:bookmarkEnd w:id="1346"/>
      <w:bookmarkEnd w:id="1347"/>
      <w:bookmarkEnd w:id="1348"/>
      <w:bookmarkEnd w:id="1349"/>
    </w:p>
    <w:p w14:paraId="5689867D" w14:textId="300E6449" w:rsidR="00DB49C5" w:rsidRDefault="00DB49C5" w:rsidP="00DB49C5">
      <w:pPr>
        <w:pStyle w:val="BodyText"/>
      </w:pPr>
      <w:r>
        <w:t xml:space="preserve">Calculations refer to other </w:t>
      </w:r>
      <w:r w:rsidR="00090C16">
        <w:t>point</w:t>
      </w:r>
      <w:r>
        <w:t xml:space="preserve">s by an enumeration of the </w:t>
      </w:r>
      <w:r w:rsidR="00090C16">
        <w:t>point</w:t>
      </w:r>
      <w:r>
        <w:t xml:space="preserve"> type: </w:t>
      </w:r>
      <w:r w:rsidRPr="001615D9">
        <w:t>(ai</w:t>
      </w:r>
      <w:r>
        <w:t>=0</w:t>
      </w:r>
      <w:r w:rsidRPr="001615D9">
        <w:t>, bi</w:t>
      </w:r>
      <w:r>
        <w:t>=1</w:t>
      </w:r>
      <w:r w:rsidRPr="001615D9">
        <w:t>, ao</w:t>
      </w:r>
      <w:r>
        <w:t>=2</w:t>
      </w:r>
      <w:r w:rsidRPr="001615D9">
        <w:t>, bo</w:t>
      </w:r>
      <w:r>
        <w:t>=3</w:t>
      </w:r>
      <w:r w:rsidRPr="001615D9">
        <w:t>, c</w:t>
      </w:r>
      <w:r>
        <w:t>=4</w:t>
      </w:r>
      <w:r w:rsidRPr="001615D9">
        <w:t xml:space="preserve">, </w:t>
      </w:r>
      <w:r w:rsidR="00262EE1">
        <w:t>s</w:t>
      </w:r>
      <w:r>
        <w:t>=5</w:t>
      </w:r>
      <w:r w:rsidRPr="001615D9">
        <w:t>)</w:t>
      </w:r>
      <w:r>
        <w:t xml:space="preserve"> and their </w:t>
      </w:r>
      <w:r w:rsidR="00090C16">
        <w:t>point</w:t>
      </w:r>
      <w:r>
        <w:t xml:space="preserve"> number.</w:t>
      </w:r>
    </w:p>
    <w:p w14:paraId="74F95B13" w14:textId="40567859" w:rsidR="00DB49C5" w:rsidRPr="004D5666" w:rsidRDefault="00DB49C5" w:rsidP="00DB49C5">
      <w:pPr>
        <w:pStyle w:val="Caption"/>
      </w:pPr>
      <w:bookmarkStart w:id="1350" w:name="_Ref161653695"/>
      <w:bookmarkStart w:id="1351" w:name="_Toc162423153"/>
      <w:bookmarkStart w:id="1352" w:name="_Toc162423744"/>
      <w:bookmarkStart w:id="1353" w:name="_Toc170288666"/>
      <w:r>
        <w:t xml:space="preserve">Table </w:t>
      </w:r>
      <w:r>
        <w:fldChar w:fldCharType="begin"/>
      </w:r>
      <w:r>
        <w:instrText xml:space="preserve"> SEQ Table \* ARABIC </w:instrText>
      </w:r>
      <w:r>
        <w:fldChar w:fldCharType="separate"/>
      </w:r>
      <w:r w:rsidR="00B95831">
        <w:rPr>
          <w:noProof/>
        </w:rPr>
        <w:t>27</w:t>
      </w:r>
      <w:r>
        <w:rPr>
          <w:noProof/>
        </w:rPr>
        <w:fldChar w:fldCharType="end"/>
      </w:r>
      <w:bookmarkEnd w:id="1350"/>
      <w:r>
        <w:tab/>
        <w:t>Operation codes</w:t>
      </w:r>
      <w:bookmarkEnd w:id="1351"/>
      <w:bookmarkEnd w:id="1352"/>
      <w:bookmarkEnd w:id="1353"/>
    </w:p>
    <w:tbl>
      <w:tblPr>
        <w:tblStyle w:val="TableGrid3"/>
        <w:tblW w:w="14810" w:type="dxa"/>
        <w:tblLook w:val="04A0" w:firstRow="1" w:lastRow="0" w:firstColumn="1" w:lastColumn="0" w:noHBand="0" w:noVBand="1"/>
      </w:tblPr>
      <w:tblGrid>
        <w:gridCol w:w="1276"/>
        <w:gridCol w:w="1757"/>
        <w:gridCol w:w="1551"/>
        <w:gridCol w:w="1386"/>
        <w:gridCol w:w="1331"/>
        <w:gridCol w:w="1331"/>
        <w:gridCol w:w="1193"/>
        <w:gridCol w:w="1100"/>
        <w:gridCol w:w="1080"/>
        <w:gridCol w:w="1148"/>
        <w:gridCol w:w="1657"/>
      </w:tblGrid>
      <w:tr w:rsidR="00DB49C5" w:rsidRPr="006A60EA" w14:paraId="175D8EE8" w14:textId="77777777">
        <w:trPr>
          <w:cantSplit/>
          <w:tblHeader/>
        </w:trPr>
        <w:tc>
          <w:tcPr>
            <w:tcW w:w="1171" w:type="dxa"/>
            <w:shd w:val="clear" w:color="auto" w:fill="5BABD3"/>
          </w:tcPr>
          <w:p w14:paraId="1D27D6CC" w14:textId="77777777" w:rsidR="00DB49C5" w:rsidRPr="006A60EA" w:rsidRDefault="00DB49C5">
            <w:pPr>
              <w:pStyle w:val="TableHeading"/>
              <w:rPr>
                <w:sz w:val="20"/>
                <w:szCs w:val="20"/>
              </w:rPr>
            </w:pPr>
            <w:r w:rsidRPr="006A60EA">
              <w:rPr>
                <w:sz w:val="20"/>
                <w:szCs w:val="20"/>
              </w:rPr>
              <w:t>Operation Code</w:t>
            </w:r>
          </w:p>
        </w:tc>
        <w:tc>
          <w:tcPr>
            <w:tcW w:w="1756" w:type="dxa"/>
            <w:shd w:val="clear" w:color="auto" w:fill="5BABD3"/>
          </w:tcPr>
          <w:p w14:paraId="1C68235B" w14:textId="77777777" w:rsidR="00DB49C5" w:rsidRPr="006A60EA" w:rsidRDefault="00DB49C5">
            <w:pPr>
              <w:pStyle w:val="TableHeading"/>
              <w:rPr>
                <w:sz w:val="20"/>
                <w:szCs w:val="20"/>
              </w:rPr>
            </w:pPr>
            <w:r w:rsidRPr="006A60EA">
              <w:rPr>
                <w:sz w:val="20"/>
                <w:szCs w:val="20"/>
              </w:rPr>
              <w:t>Example Syntax</w:t>
            </w:r>
          </w:p>
        </w:tc>
        <w:tc>
          <w:tcPr>
            <w:tcW w:w="1604" w:type="dxa"/>
            <w:shd w:val="clear" w:color="auto" w:fill="5BABD3"/>
          </w:tcPr>
          <w:p w14:paraId="62212C54" w14:textId="77777777" w:rsidR="00DB49C5" w:rsidRPr="006A60EA" w:rsidRDefault="00DB49C5">
            <w:pPr>
              <w:pStyle w:val="TableHeading"/>
              <w:rPr>
                <w:sz w:val="20"/>
                <w:szCs w:val="20"/>
              </w:rPr>
            </w:pPr>
            <w:r w:rsidRPr="006A60EA">
              <w:rPr>
                <w:sz w:val="20"/>
                <w:szCs w:val="20"/>
              </w:rPr>
              <w:t>Type</w:t>
            </w:r>
          </w:p>
        </w:tc>
        <w:tc>
          <w:tcPr>
            <w:tcW w:w="1419" w:type="dxa"/>
            <w:shd w:val="clear" w:color="auto" w:fill="5BABD3"/>
          </w:tcPr>
          <w:p w14:paraId="2DAE7D4A" w14:textId="77777777" w:rsidR="00DB49C5" w:rsidRPr="006A60EA" w:rsidRDefault="00DB49C5">
            <w:pPr>
              <w:pStyle w:val="TableHeading"/>
              <w:rPr>
                <w:sz w:val="20"/>
                <w:szCs w:val="20"/>
              </w:rPr>
            </w:pPr>
            <w:r w:rsidRPr="006A60EA">
              <w:rPr>
                <w:sz w:val="20"/>
                <w:szCs w:val="20"/>
              </w:rPr>
              <w:t>Parameter 1</w:t>
            </w:r>
          </w:p>
        </w:tc>
        <w:tc>
          <w:tcPr>
            <w:tcW w:w="1220" w:type="dxa"/>
            <w:shd w:val="clear" w:color="auto" w:fill="5BABD3"/>
          </w:tcPr>
          <w:p w14:paraId="1A095381" w14:textId="77777777" w:rsidR="00DB49C5" w:rsidRPr="006A60EA" w:rsidRDefault="00DB49C5">
            <w:pPr>
              <w:pStyle w:val="TableHeading"/>
              <w:rPr>
                <w:sz w:val="20"/>
                <w:szCs w:val="20"/>
              </w:rPr>
            </w:pPr>
            <w:r w:rsidRPr="006A60EA">
              <w:rPr>
                <w:sz w:val="20"/>
                <w:szCs w:val="20"/>
              </w:rPr>
              <w:t>Parameter 2</w:t>
            </w:r>
          </w:p>
        </w:tc>
        <w:tc>
          <w:tcPr>
            <w:tcW w:w="1220" w:type="dxa"/>
            <w:shd w:val="clear" w:color="auto" w:fill="5BABD3"/>
          </w:tcPr>
          <w:p w14:paraId="72D54A9C" w14:textId="77777777" w:rsidR="00DB49C5" w:rsidRPr="006A60EA" w:rsidRDefault="00DB49C5">
            <w:pPr>
              <w:pStyle w:val="TableHeading"/>
              <w:rPr>
                <w:sz w:val="20"/>
                <w:szCs w:val="20"/>
              </w:rPr>
            </w:pPr>
            <w:r w:rsidRPr="006A60EA">
              <w:rPr>
                <w:sz w:val="20"/>
                <w:szCs w:val="20"/>
              </w:rPr>
              <w:t>Parameter 3</w:t>
            </w:r>
          </w:p>
        </w:tc>
        <w:tc>
          <w:tcPr>
            <w:tcW w:w="1244" w:type="dxa"/>
            <w:shd w:val="clear" w:color="auto" w:fill="5BABD3"/>
          </w:tcPr>
          <w:p w14:paraId="7B9C3F33" w14:textId="77777777" w:rsidR="00DB49C5" w:rsidRPr="006A60EA" w:rsidRDefault="00DB49C5">
            <w:pPr>
              <w:pStyle w:val="TableHeading"/>
              <w:rPr>
                <w:sz w:val="20"/>
                <w:szCs w:val="20"/>
              </w:rPr>
            </w:pPr>
            <w:r w:rsidRPr="006A60EA">
              <w:rPr>
                <w:sz w:val="20"/>
                <w:szCs w:val="20"/>
              </w:rPr>
              <w:t>3</w:t>
            </w:r>
            <w:r w:rsidRPr="006A60EA">
              <w:rPr>
                <w:sz w:val="20"/>
                <w:szCs w:val="20"/>
                <w:vertAlign w:val="superscript"/>
              </w:rPr>
              <w:t>rd</w:t>
            </w:r>
            <w:r w:rsidRPr="006A60EA">
              <w:rPr>
                <w:sz w:val="20"/>
                <w:szCs w:val="20"/>
              </w:rPr>
              <w:t xml:space="preserve"> down on stack</w:t>
            </w:r>
          </w:p>
        </w:tc>
        <w:tc>
          <w:tcPr>
            <w:tcW w:w="1134" w:type="dxa"/>
            <w:shd w:val="clear" w:color="auto" w:fill="5BABD3"/>
          </w:tcPr>
          <w:p w14:paraId="34318389" w14:textId="77777777" w:rsidR="00DB49C5" w:rsidRPr="006A60EA" w:rsidRDefault="00DB49C5">
            <w:pPr>
              <w:pStyle w:val="TableHeading"/>
              <w:rPr>
                <w:sz w:val="20"/>
                <w:szCs w:val="20"/>
              </w:rPr>
            </w:pPr>
            <w:r w:rsidRPr="006A60EA">
              <w:rPr>
                <w:sz w:val="20"/>
                <w:szCs w:val="20"/>
              </w:rPr>
              <w:t>2</w:t>
            </w:r>
            <w:r w:rsidRPr="006A60EA">
              <w:rPr>
                <w:sz w:val="20"/>
                <w:szCs w:val="20"/>
                <w:vertAlign w:val="superscript"/>
              </w:rPr>
              <w:t>nd</w:t>
            </w:r>
            <w:r w:rsidRPr="006A60EA">
              <w:rPr>
                <w:sz w:val="20"/>
                <w:szCs w:val="20"/>
              </w:rPr>
              <w:t xml:space="preserve"> down on stack</w:t>
            </w:r>
          </w:p>
        </w:tc>
        <w:tc>
          <w:tcPr>
            <w:tcW w:w="1080" w:type="dxa"/>
            <w:shd w:val="clear" w:color="auto" w:fill="5BABD3"/>
          </w:tcPr>
          <w:p w14:paraId="6A8FE9EC" w14:textId="77777777" w:rsidR="00DB49C5" w:rsidRPr="006A60EA" w:rsidRDefault="00DB49C5">
            <w:pPr>
              <w:pStyle w:val="TableHeading"/>
              <w:rPr>
                <w:sz w:val="20"/>
                <w:szCs w:val="20"/>
              </w:rPr>
            </w:pPr>
            <w:r w:rsidRPr="006A60EA">
              <w:rPr>
                <w:sz w:val="20"/>
                <w:szCs w:val="20"/>
              </w:rPr>
              <w:t>Top of stack</w:t>
            </w:r>
          </w:p>
        </w:tc>
        <w:tc>
          <w:tcPr>
            <w:tcW w:w="1188" w:type="dxa"/>
            <w:shd w:val="clear" w:color="auto" w:fill="5BABD3"/>
          </w:tcPr>
          <w:p w14:paraId="2E0DE3B1" w14:textId="77777777" w:rsidR="00DB49C5" w:rsidRPr="006A60EA" w:rsidRDefault="00DB49C5">
            <w:pPr>
              <w:pStyle w:val="TableHeading"/>
              <w:rPr>
                <w:sz w:val="20"/>
                <w:szCs w:val="20"/>
              </w:rPr>
            </w:pPr>
            <w:r w:rsidRPr="006A60EA">
              <w:rPr>
                <w:sz w:val="20"/>
                <w:szCs w:val="20"/>
              </w:rPr>
              <w:t>Result on stack</w:t>
            </w:r>
          </w:p>
        </w:tc>
        <w:tc>
          <w:tcPr>
            <w:tcW w:w="1774" w:type="dxa"/>
            <w:shd w:val="clear" w:color="auto" w:fill="5BABD3"/>
          </w:tcPr>
          <w:p w14:paraId="65E4D8C9" w14:textId="77777777" w:rsidR="00DB49C5" w:rsidRPr="006A60EA" w:rsidRDefault="00DB49C5">
            <w:pPr>
              <w:pStyle w:val="TableHeading"/>
              <w:rPr>
                <w:sz w:val="20"/>
                <w:szCs w:val="20"/>
              </w:rPr>
            </w:pPr>
            <w:r w:rsidRPr="006A60EA">
              <w:rPr>
                <w:sz w:val="20"/>
                <w:szCs w:val="20"/>
              </w:rPr>
              <w:t>Description</w:t>
            </w:r>
          </w:p>
        </w:tc>
      </w:tr>
      <w:tr w:rsidR="00DB49C5" w:rsidRPr="00B15BF7" w14:paraId="497754DE" w14:textId="77777777">
        <w:trPr>
          <w:cantSplit/>
        </w:trPr>
        <w:tc>
          <w:tcPr>
            <w:tcW w:w="1171" w:type="dxa"/>
          </w:tcPr>
          <w:p w14:paraId="7B4025BB" w14:textId="77777777" w:rsidR="00DB49C5" w:rsidRPr="00474956" w:rsidRDefault="00DB49C5">
            <w:pPr>
              <w:contextualSpacing/>
              <w:rPr>
                <w:rFonts w:eastAsia="DengXian"/>
                <w:sz w:val="18"/>
                <w:szCs w:val="18"/>
              </w:rPr>
            </w:pPr>
            <w:r w:rsidRPr="00474956">
              <w:rPr>
                <w:rFonts w:eastAsia="DengXian"/>
                <w:sz w:val="18"/>
                <w:szCs w:val="18"/>
              </w:rPr>
              <w:t>0</w:t>
            </w:r>
          </w:p>
        </w:tc>
        <w:tc>
          <w:tcPr>
            <w:tcW w:w="1756" w:type="dxa"/>
          </w:tcPr>
          <w:p w14:paraId="66F473C3" w14:textId="77777777" w:rsidR="00DB49C5" w:rsidRPr="00474956" w:rsidRDefault="00DB49C5">
            <w:pPr>
              <w:contextualSpacing/>
              <w:rPr>
                <w:rFonts w:eastAsia="DengXian"/>
                <w:sz w:val="18"/>
                <w:szCs w:val="18"/>
              </w:rPr>
            </w:pPr>
            <w:r w:rsidRPr="00474956">
              <w:rPr>
                <w:rFonts w:eastAsia="DengXian"/>
                <w:sz w:val="18"/>
                <w:szCs w:val="18"/>
              </w:rPr>
              <w:t>-1337</w:t>
            </w:r>
          </w:p>
        </w:tc>
        <w:tc>
          <w:tcPr>
            <w:tcW w:w="1604" w:type="dxa"/>
          </w:tcPr>
          <w:p w14:paraId="4B09F15B" w14:textId="77777777" w:rsidR="00DB49C5" w:rsidRPr="00474956" w:rsidRDefault="00DB49C5">
            <w:pPr>
              <w:contextualSpacing/>
              <w:rPr>
                <w:sz w:val="18"/>
                <w:szCs w:val="18"/>
              </w:rPr>
            </w:pPr>
            <w:r w:rsidRPr="00474956">
              <w:rPr>
                <w:rFonts w:eastAsia="DengXian"/>
                <w:sz w:val="18"/>
                <w:szCs w:val="18"/>
              </w:rPr>
              <w:t>Integer Literal</w:t>
            </w:r>
          </w:p>
        </w:tc>
        <w:tc>
          <w:tcPr>
            <w:tcW w:w="1419" w:type="dxa"/>
          </w:tcPr>
          <w:p w14:paraId="577D1104" w14:textId="77777777" w:rsidR="00DB49C5" w:rsidRPr="00846BAF" w:rsidRDefault="00DB49C5">
            <w:pPr>
              <w:contextualSpacing/>
              <w:rPr>
                <w:rFonts w:eastAsia="DengXian"/>
                <w:sz w:val="18"/>
                <w:szCs w:val="18"/>
              </w:rPr>
            </w:pPr>
            <w:r w:rsidRPr="00474956">
              <w:rPr>
                <w:rFonts w:eastAsia="DengXian"/>
                <w:sz w:val="18"/>
                <w:szCs w:val="18"/>
              </w:rPr>
              <w:t xml:space="preserve">Integer value </w:t>
            </w:r>
          </w:p>
        </w:tc>
        <w:tc>
          <w:tcPr>
            <w:tcW w:w="1220" w:type="dxa"/>
          </w:tcPr>
          <w:p w14:paraId="7402A1F0" w14:textId="77777777" w:rsidR="00DB49C5" w:rsidRPr="00474956" w:rsidRDefault="00DB49C5">
            <w:pPr>
              <w:contextualSpacing/>
              <w:rPr>
                <w:rFonts w:eastAsia="DengXian"/>
                <w:sz w:val="18"/>
                <w:szCs w:val="18"/>
              </w:rPr>
            </w:pPr>
          </w:p>
        </w:tc>
        <w:tc>
          <w:tcPr>
            <w:tcW w:w="1220" w:type="dxa"/>
          </w:tcPr>
          <w:p w14:paraId="240B6C13" w14:textId="77777777" w:rsidR="00DB49C5" w:rsidRPr="00474956" w:rsidRDefault="00DB49C5">
            <w:pPr>
              <w:contextualSpacing/>
              <w:rPr>
                <w:rFonts w:eastAsia="DengXian"/>
                <w:sz w:val="18"/>
                <w:szCs w:val="18"/>
              </w:rPr>
            </w:pPr>
          </w:p>
        </w:tc>
        <w:tc>
          <w:tcPr>
            <w:tcW w:w="1244" w:type="dxa"/>
          </w:tcPr>
          <w:p w14:paraId="653DE05A" w14:textId="77777777" w:rsidR="00DB49C5" w:rsidRPr="00474956" w:rsidRDefault="00DB49C5">
            <w:pPr>
              <w:contextualSpacing/>
              <w:rPr>
                <w:rFonts w:eastAsia="DengXian"/>
                <w:sz w:val="18"/>
                <w:szCs w:val="18"/>
              </w:rPr>
            </w:pPr>
          </w:p>
        </w:tc>
        <w:tc>
          <w:tcPr>
            <w:tcW w:w="1134" w:type="dxa"/>
          </w:tcPr>
          <w:p w14:paraId="11D4D987" w14:textId="77777777" w:rsidR="00DB49C5" w:rsidRPr="00474956" w:rsidRDefault="00DB49C5">
            <w:pPr>
              <w:contextualSpacing/>
              <w:rPr>
                <w:rFonts w:eastAsia="DengXian"/>
                <w:sz w:val="18"/>
                <w:szCs w:val="18"/>
              </w:rPr>
            </w:pPr>
          </w:p>
        </w:tc>
        <w:tc>
          <w:tcPr>
            <w:tcW w:w="1080" w:type="dxa"/>
          </w:tcPr>
          <w:p w14:paraId="2DA9DB0C" w14:textId="77777777" w:rsidR="00DB49C5" w:rsidRPr="00474956" w:rsidRDefault="00DB49C5">
            <w:pPr>
              <w:contextualSpacing/>
              <w:rPr>
                <w:rFonts w:eastAsia="DengXian"/>
                <w:sz w:val="18"/>
                <w:szCs w:val="18"/>
              </w:rPr>
            </w:pPr>
          </w:p>
        </w:tc>
        <w:tc>
          <w:tcPr>
            <w:tcW w:w="1188" w:type="dxa"/>
          </w:tcPr>
          <w:p w14:paraId="68452E61"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11122F8" w14:textId="0C0DB3C6" w:rsidR="00DB49C5" w:rsidRPr="00474956" w:rsidRDefault="00DB49C5" w:rsidP="001B29B6">
            <w:pPr>
              <w:contextualSpacing/>
              <w:rPr>
                <w:rFonts w:eastAsia="DengXian"/>
                <w:sz w:val="18"/>
                <w:szCs w:val="18"/>
              </w:rPr>
            </w:pPr>
            <w:r w:rsidRPr="00474956">
              <w:rPr>
                <w:rFonts w:eastAsia="DengXian"/>
                <w:sz w:val="18"/>
                <w:szCs w:val="18"/>
              </w:rPr>
              <w:t>Integer literal left on top of the stack</w:t>
            </w:r>
          </w:p>
        </w:tc>
      </w:tr>
      <w:tr w:rsidR="00DB49C5" w:rsidRPr="00B15BF7" w14:paraId="733259CF" w14:textId="77777777">
        <w:trPr>
          <w:cantSplit/>
        </w:trPr>
        <w:tc>
          <w:tcPr>
            <w:tcW w:w="1171" w:type="dxa"/>
          </w:tcPr>
          <w:p w14:paraId="01FF9B26" w14:textId="77777777" w:rsidR="00DB49C5" w:rsidRPr="00474956" w:rsidRDefault="00DB49C5">
            <w:pPr>
              <w:contextualSpacing/>
              <w:rPr>
                <w:rFonts w:eastAsia="DengXian"/>
                <w:sz w:val="18"/>
                <w:szCs w:val="18"/>
              </w:rPr>
            </w:pPr>
            <w:r w:rsidRPr="00474956">
              <w:rPr>
                <w:rFonts w:eastAsia="DengXian"/>
                <w:sz w:val="18"/>
                <w:szCs w:val="18"/>
              </w:rPr>
              <w:t>1</w:t>
            </w:r>
          </w:p>
        </w:tc>
        <w:tc>
          <w:tcPr>
            <w:tcW w:w="1756" w:type="dxa"/>
          </w:tcPr>
          <w:p w14:paraId="45EFB3C2" w14:textId="77777777" w:rsidR="00DB49C5" w:rsidRPr="00474956" w:rsidRDefault="00DB49C5">
            <w:pPr>
              <w:contextualSpacing/>
              <w:rPr>
                <w:rFonts w:eastAsia="DengXian"/>
                <w:sz w:val="18"/>
                <w:szCs w:val="18"/>
              </w:rPr>
            </w:pPr>
            <w:r w:rsidRPr="00474956">
              <w:rPr>
                <w:rFonts w:eastAsia="DengXian"/>
                <w:sz w:val="18"/>
                <w:szCs w:val="18"/>
              </w:rPr>
              <w:t>3.14</w:t>
            </w:r>
          </w:p>
        </w:tc>
        <w:tc>
          <w:tcPr>
            <w:tcW w:w="1604" w:type="dxa"/>
          </w:tcPr>
          <w:p w14:paraId="17CFE0BD" w14:textId="77777777" w:rsidR="00DB49C5" w:rsidRDefault="00DB49C5">
            <w:pPr>
              <w:contextualSpacing/>
              <w:rPr>
                <w:rFonts w:eastAsia="DengXian"/>
                <w:sz w:val="18"/>
                <w:szCs w:val="18"/>
              </w:rPr>
            </w:pPr>
            <w:r w:rsidRPr="00474956">
              <w:rPr>
                <w:rFonts w:eastAsia="DengXian"/>
                <w:sz w:val="18"/>
                <w:szCs w:val="18"/>
              </w:rPr>
              <w:t>Floating point literal</w:t>
            </w:r>
          </w:p>
          <w:p w14:paraId="1CED732D" w14:textId="77777777" w:rsidR="00DB49C5" w:rsidRPr="00474956" w:rsidRDefault="00DB49C5">
            <w:pPr>
              <w:rPr>
                <w:sz w:val="18"/>
                <w:szCs w:val="18"/>
              </w:rPr>
            </w:pPr>
          </w:p>
        </w:tc>
        <w:tc>
          <w:tcPr>
            <w:tcW w:w="1419" w:type="dxa"/>
          </w:tcPr>
          <w:p w14:paraId="5C6847E2" w14:textId="77777777" w:rsidR="00DB49C5" w:rsidRPr="00846BAF" w:rsidRDefault="00DB49C5">
            <w:pPr>
              <w:contextualSpacing/>
              <w:rPr>
                <w:rFonts w:eastAsia="DengXian"/>
                <w:sz w:val="18"/>
                <w:szCs w:val="18"/>
              </w:rPr>
            </w:pPr>
            <w:r w:rsidRPr="00474956">
              <w:rPr>
                <w:rFonts w:eastAsia="DengXian"/>
                <w:sz w:val="18"/>
                <w:szCs w:val="18"/>
              </w:rPr>
              <w:t>Floating point value</w:t>
            </w:r>
          </w:p>
        </w:tc>
        <w:tc>
          <w:tcPr>
            <w:tcW w:w="1220" w:type="dxa"/>
          </w:tcPr>
          <w:p w14:paraId="279A8E55" w14:textId="77777777" w:rsidR="00DB49C5" w:rsidRPr="00474956" w:rsidRDefault="00DB49C5">
            <w:pPr>
              <w:contextualSpacing/>
              <w:rPr>
                <w:rFonts w:eastAsia="DengXian"/>
                <w:sz w:val="18"/>
                <w:szCs w:val="18"/>
              </w:rPr>
            </w:pPr>
          </w:p>
        </w:tc>
        <w:tc>
          <w:tcPr>
            <w:tcW w:w="1220" w:type="dxa"/>
          </w:tcPr>
          <w:p w14:paraId="6F531590" w14:textId="77777777" w:rsidR="00DB49C5" w:rsidRPr="00474956" w:rsidRDefault="00DB49C5">
            <w:pPr>
              <w:contextualSpacing/>
              <w:rPr>
                <w:rFonts w:eastAsia="DengXian"/>
                <w:sz w:val="18"/>
                <w:szCs w:val="18"/>
              </w:rPr>
            </w:pPr>
          </w:p>
        </w:tc>
        <w:tc>
          <w:tcPr>
            <w:tcW w:w="1244" w:type="dxa"/>
          </w:tcPr>
          <w:p w14:paraId="616F287A" w14:textId="77777777" w:rsidR="00DB49C5" w:rsidRPr="00474956" w:rsidRDefault="00DB49C5">
            <w:pPr>
              <w:contextualSpacing/>
              <w:rPr>
                <w:rFonts w:eastAsia="DengXian"/>
                <w:sz w:val="18"/>
                <w:szCs w:val="18"/>
              </w:rPr>
            </w:pPr>
          </w:p>
        </w:tc>
        <w:tc>
          <w:tcPr>
            <w:tcW w:w="1134" w:type="dxa"/>
          </w:tcPr>
          <w:p w14:paraId="0070B135" w14:textId="77777777" w:rsidR="00DB49C5" w:rsidRPr="00474956" w:rsidRDefault="00DB49C5">
            <w:pPr>
              <w:contextualSpacing/>
              <w:rPr>
                <w:rFonts w:eastAsia="DengXian"/>
                <w:sz w:val="18"/>
                <w:szCs w:val="18"/>
              </w:rPr>
            </w:pPr>
          </w:p>
        </w:tc>
        <w:tc>
          <w:tcPr>
            <w:tcW w:w="1080" w:type="dxa"/>
          </w:tcPr>
          <w:p w14:paraId="7E4AEC68" w14:textId="77777777" w:rsidR="00DB49C5" w:rsidRPr="00474956" w:rsidRDefault="00DB49C5">
            <w:pPr>
              <w:contextualSpacing/>
              <w:rPr>
                <w:rFonts w:eastAsia="DengXian"/>
                <w:sz w:val="18"/>
                <w:szCs w:val="18"/>
              </w:rPr>
            </w:pPr>
          </w:p>
        </w:tc>
        <w:tc>
          <w:tcPr>
            <w:tcW w:w="1188" w:type="dxa"/>
          </w:tcPr>
          <w:p w14:paraId="1B5C4DCB"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F211513" w14:textId="0FB931D6" w:rsidR="00DB49C5" w:rsidRPr="00474956" w:rsidRDefault="00DB49C5" w:rsidP="00832898">
            <w:pPr>
              <w:contextualSpacing/>
              <w:rPr>
                <w:rFonts w:eastAsia="DengXian"/>
                <w:sz w:val="18"/>
                <w:szCs w:val="18"/>
              </w:rPr>
            </w:pPr>
            <w:r w:rsidRPr="00474956">
              <w:rPr>
                <w:rFonts w:eastAsia="DengXian"/>
                <w:sz w:val="18"/>
                <w:szCs w:val="18"/>
              </w:rPr>
              <w:t>Floating point literal left on top of the stack</w:t>
            </w:r>
          </w:p>
        </w:tc>
      </w:tr>
      <w:tr w:rsidR="00DB49C5" w:rsidRPr="00B15BF7" w14:paraId="5686604F" w14:textId="77777777">
        <w:trPr>
          <w:cantSplit/>
        </w:trPr>
        <w:tc>
          <w:tcPr>
            <w:tcW w:w="1171" w:type="dxa"/>
          </w:tcPr>
          <w:p w14:paraId="6DAC4738" w14:textId="77777777" w:rsidR="00DB49C5" w:rsidRPr="00474956" w:rsidRDefault="00DB49C5">
            <w:pPr>
              <w:contextualSpacing/>
              <w:rPr>
                <w:rFonts w:eastAsia="DengXian"/>
                <w:sz w:val="18"/>
                <w:szCs w:val="18"/>
              </w:rPr>
            </w:pPr>
            <w:r w:rsidRPr="00474956">
              <w:rPr>
                <w:rFonts w:eastAsia="DengXian"/>
                <w:sz w:val="18"/>
                <w:szCs w:val="18"/>
              </w:rPr>
              <w:t>10</w:t>
            </w:r>
          </w:p>
        </w:tc>
        <w:tc>
          <w:tcPr>
            <w:tcW w:w="1756" w:type="dxa"/>
          </w:tcPr>
          <w:p w14:paraId="05351447" w14:textId="77777777" w:rsidR="00DB49C5" w:rsidRPr="00474956" w:rsidRDefault="00DB49C5">
            <w:pPr>
              <w:contextualSpacing/>
              <w:rPr>
                <w:rFonts w:eastAsia="DengXian"/>
                <w:sz w:val="18"/>
                <w:szCs w:val="18"/>
              </w:rPr>
            </w:pPr>
            <w:r w:rsidRPr="00474956">
              <w:rPr>
                <w:rFonts w:eastAsia="DengXian"/>
                <w:sz w:val="18"/>
                <w:szCs w:val="18"/>
              </w:rPr>
              <w:t>"AI1"</w:t>
            </w:r>
          </w:p>
        </w:tc>
        <w:tc>
          <w:tcPr>
            <w:tcW w:w="1604" w:type="dxa"/>
          </w:tcPr>
          <w:p w14:paraId="60578EAE" w14:textId="39ADDA93" w:rsidR="00DB49C5" w:rsidRPr="00474956" w:rsidRDefault="00DB49C5">
            <w:pPr>
              <w:contextualSpacing/>
              <w:rPr>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value</w:t>
            </w:r>
          </w:p>
        </w:tc>
        <w:tc>
          <w:tcPr>
            <w:tcW w:w="1419" w:type="dxa"/>
          </w:tcPr>
          <w:p w14:paraId="1A098D78" w14:textId="77777777" w:rsidR="00DB49C5" w:rsidRPr="00846BAF" w:rsidRDefault="00DB49C5">
            <w:pPr>
              <w:contextualSpacing/>
              <w:rPr>
                <w:rFonts w:eastAsia="DengXian"/>
                <w:sz w:val="18"/>
                <w:szCs w:val="18"/>
              </w:rPr>
            </w:pPr>
            <w:r w:rsidRPr="00474956">
              <w:rPr>
                <w:rFonts w:eastAsia="DengXian"/>
                <w:sz w:val="18"/>
                <w:szCs w:val="18"/>
              </w:rPr>
              <w:t>Point type number</w:t>
            </w:r>
          </w:p>
        </w:tc>
        <w:tc>
          <w:tcPr>
            <w:tcW w:w="1220" w:type="dxa"/>
          </w:tcPr>
          <w:p w14:paraId="7B84E96A"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34FB89E2" w14:textId="77777777" w:rsidR="00DB49C5" w:rsidRPr="00474956" w:rsidRDefault="00DB49C5">
            <w:pPr>
              <w:contextualSpacing/>
              <w:rPr>
                <w:rFonts w:eastAsia="DengXian"/>
                <w:sz w:val="18"/>
                <w:szCs w:val="18"/>
              </w:rPr>
            </w:pPr>
          </w:p>
        </w:tc>
        <w:tc>
          <w:tcPr>
            <w:tcW w:w="1244" w:type="dxa"/>
          </w:tcPr>
          <w:p w14:paraId="30E57F0A" w14:textId="77777777" w:rsidR="00DB49C5" w:rsidRPr="00474956" w:rsidRDefault="00DB49C5">
            <w:pPr>
              <w:contextualSpacing/>
              <w:rPr>
                <w:rFonts w:eastAsia="DengXian"/>
                <w:sz w:val="18"/>
                <w:szCs w:val="18"/>
              </w:rPr>
            </w:pPr>
          </w:p>
        </w:tc>
        <w:tc>
          <w:tcPr>
            <w:tcW w:w="1134" w:type="dxa"/>
          </w:tcPr>
          <w:p w14:paraId="6F477799" w14:textId="77777777" w:rsidR="00DB49C5" w:rsidRPr="00474956" w:rsidRDefault="00DB49C5">
            <w:pPr>
              <w:contextualSpacing/>
              <w:rPr>
                <w:rFonts w:eastAsia="DengXian"/>
                <w:sz w:val="18"/>
                <w:szCs w:val="18"/>
              </w:rPr>
            </w:pPr>
          </w:p>
        </w:tc>
        <w:tc>
          <w:tcPr>
            <w:tcW w:w="1080" w:type="dxa"/>
          </w:tcPr>
          <w:p w14:paraId="23C42809" w14:textId="77777777" w:rsidR="00DB49C5" w:rsidRPr="00474956" w:rsidRDefault="00DB49C5">
            <w:pPr>
              <w:contextualSpacing/>
              <w:rPr>
                <w:rFonts w:eastAsia="DengXian"/>
                <w:sz w:val="18"/>
                <w:szCs w:val="18"/>
              </w:rPr>
            </w:pPr>
          </w:p>
        </w:tc>
        <w:tc>
          <w:tcPr>
            <w:tcW w:w="1188" w:type="dxa"/>
          </w:tcPr>
          <w:p w14:paraId="3740BA0F"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92EB4A7" w14:textId="77777777" w:rsidR="00DB49C5" w:rsidRPr="00474956" w:rsidRDefault="00DB49C5">
            <w:pPr>
              <w:contextualSpacing/>
              <w:rPr>
                <w:rFonts w:eastAsia="DengXian"/>
                <w:sz w:val="18"/>
                <w:szCs w:val="18"/>
              </w:rPr>
            </w:pPr>
            <w:r w:rsidRPr="00474956">
              <w:rPr>
                <w:rFonts w:eastAsia="DengXian"/>
                <w:sz w:val="18"/>
                <w:szCs w:val="18"/>
              </w:rPr>
              <w:t>Point value is read and placed on top of the stack.</w:t>
            </w:r>
          </w:p>
          <w:p w14:paraId="1FD55764" w14:textId="5DA7066D" w:rsidR="00DB49C5" w:rsidRPr="00474956" w:rsidRDefault="00DB49C5" w:rsidP="00CB5AF6">
            <w:pPr>
              <w:contextualSpacing/>
              <w:rPr>
                <w:rFonts w:eastAsia="DengXian"/>
                <w:sz w:val="18"/>
                <w:szCs w:val="18"/>
              </w:rPr>
            </w:pPr>
            <w:r w:rsidRPr="00474956">
              <w:rPr>
                <w:rFonts w:eastAsia="DengXian"/>
                <w:sz w:val="18"/>
                <w:szCs w:val="18"/>
              </w:rPr>
              <w:t xml:space="preserve">If the </w:t>
            </w:r>
            <w:r w:rsidR="00090C16">
              <w:rPr>
                <w:rFonts w:eastAsia="DengXian"/>
                <w:sz w:val="18"/>
                <w:szCs w:val="18"/>
              </w:rPr>
              <w:t>point</w:t>
            </w:r>
            <w:r w:rsidRPr="00474956">
              <w:rPr>
                <w:rFonts w:eastAsia="DengXian"/>
                <w:sz w:val="18"/>
                <w:szCs w:val="18"/>
              </w:rPr>
              <w:t xml:space="preserve"> has never been read, 0 is used</w:t>
            </w:r>
          </w:p>
        </w:tc>
      </w:tr>
      <w:tr w:rsidR="00DB49C5" w:rsidRPr="00B15BF7" w14:paraId="322E41B6" w14:textId="77777777">
        <w:trPr>
          <w:cantSplit/>
        </w:trPr>
        <w:tc>
          <w:tcPr>
            <w:tcW w:w="1171" w:type="dxa"/>
          </w:tcPr>
          <w:p w14:paraId="7C298D63" w14:textId="77777777" w:rsidR="00DB49C5" w:rsidRPr="00474956" w:rsidRDefault="00DB49C5">
            <w:pPr>
              <w:contextualSpacing/>
              <w:rPr>
                <w:rFonts w:eastAsia="DengXian"/>
                <w:sz w:val="18"/>
                <w:szCs w:val="18"/>
              </w:rPr>
            </w:pPr>
            <w:r w:rsidRPr="00474956">
              <w:rPr>
                <w:rFonts w:eastAsia="DengXian"/>
                <w:sz w:val="18"/>
                <w:szCs w:val="18"/>
              </w:rPr>
              <w:t>11</w:t>
            </w:r>
          </w:p>
        </w:tc>
        <w:tc>
          <w:tcPr>
            <w:tcW w:w="1756" w:type="dxa"/>
          </w:tcPr>
          <w:p w14:paraId="6122153C" w14:textId="77777777" w:rsidR="00DB49C5" w:rsidRPr="00474956" w:rsidRDefault="00DB49C5">
            <w:pPr>
              <w:contextualSpacing/>
              <w:rPr>
                <w:rFonts w:eastAsia="DengXian"/>
                <w:sz w:val="18"/>
                <w:szCs w:val="18"/>
              </w:rPr>
            </w:pPr>
            <w:r w:rsidRPr="00474956">
              <w:rPr>
                <w:rFonts w:eastAsia="DengXian"/>
                <w:sz w:val="18"/>
                <w:szCs w:val="18"/>
              </w:rPr>
              <w:t>Q("AI1",3)</w:t>
            </w:r>
          </w:p>
        </w:tc>
        <w:tc>
          <w:tcPr>
            <w:tcW w:w="1604" w:type="dxa"/>
          </w:tcPr>
          <w:p w14:paraId="73958BD1" w14:textId="6BAE794F" w:rsidR="00DB49C5" w:rsidRPr="00474956" w:rsidRDefault="00DB49C5">
            <w:pPr>
              <w:contextualSpacing/>
              <w:rPr>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quality flag</w:t>
            </w:r>
          </w:p>
        </w:tc>
        <w:tc>
          <w:tcPr>
            <w:tcW w:w="1419" w:type="dxa"/>
          </w:tcPr>
          <w:p w14:paraId="4B21B5C7" w14:textId="77777777" w:rsidR="00DB49C5" w:rsidRPr="00846BAF" w:rsidRDefault="00DB49C5">
            <w:pPr>
              <w:contextualSpacing/>
              <w:rPr>
                <w:rFonts w:eastAsia="DengXian"/>
                <w:sz w:val="18"/>
                <w:szCs w:val="18"/>
              </w:rPr>
            </w:pPr>
            <w:r w:rsidRPr="00474956">
              <w:rPr>
                <w:rFonts w:eastAsia="DengXian"/>
                <w:sz w:val="18"/>
                <w:szCs w:val="18"/>
              </w:rPr>
              <w:t>Point type number</w:t>
            </w:r>
          </w:p>
        </w:tc>
        <w:tc>
          <w:tcPr>
            <w:tcW w:w="1220" w:type="dxa"/>
          </w:tcPr>
          <w:p w14:paraId="67478003"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3D06E26F" w14:textId="77777777" w:rsidR="00DB49C5" w:rsidRPr="00474956" w:rsidRDefault="00DB49C5">
            <w:pPr>
              <w:contextualSpacing/>
              <w:rPr>
                <w:rFonts w:eastAsia="DengXian"/>
                <w:sz w:val="18"/>
                <w:szCs w:val="18"/>
              </w:rPr>
            </w:pPr>
            <w:r w:rsidRPr="00474956">
              <w:rPr>
                <w:rFonts w:eastAsia="DengXian"/>
                <w:sz w:val="18"/>
                <w:szCs w:val="18"/>
              </w:rPr>
              <w:t>Bit number within quality flags</w:t>
            </w:r>
          </w:p>
        </w:tc>
        <w:tc>
          <w:tcPr>
            <w:tcW w:w="1244" w:type="dxa"/>
          </w:tcPr>
          <w:p w14:paraId="4C299304" w14:textId="77777777" w:rsidR="00DB49C5" w:rsidRPr="00474956" w:rsidRDefault="00DB49C5">
            <w:pPr>
              <w:contextualSpacing/>
              <w:rPr>
                <w:rFonts w:eastAsia="DengXian"/>
                <w:sz w:val="18"/>
                <w:szCs w:val="18"/>
              </w:rPr>
            </w:pPr>
          </w:p>
        </w:tc>
        <w:tc>
          <w:tcPr>
            <w:tcW w:w="1134" w:type="dxa"/>
          </w:tcPr>
          <w:p w14:paraId="71F9E05C" w14:textId="77777777" w:rsidR="00DB49C5" w:rsidRPr="00474956" w:rsidRDefault="00DB49C5">
            <w:pPr>
              <w:contextualSpacing/>
              <w:rPr>
                <w:rFonts w:eastAsia="DengXian"/>
                <w:sz w:val="18"/>
                <w:szCs w:val="18"/>
              </w:rPr>
            </w:pPr>
          </w:p>
        </w:tc>
        <w:tc>
          <w:tcPr>
            <w:tcW w:w="1080" w:type="dxa"/>
          </w:tcPr>
          <w:p w14:paraId="1A211672" w14:textId="77777777" w:rsidR="00DB49C5" w:rsidRPr="00474956" w:rsidRDefault="00DB49C5">
            <w:pPr>
              <w:contextualSpacing/>
              <w:rPr>
                <w:rFonts w:eastAsia="DengXian"/>
                <w:sz w:val="18"/>
                <w:szCs w:val="18"/>
              </w:rPr>
            </w:pPr>
          </w:p>
        </w:tc>
        <w:tc>
          <w:tcPr>
            <w:tcW w:w="1188" w:type="dxa"/>
          </w:tcPr>
          <w:p w14:paraId="0266D1FC"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D92575C" w14:textId="79505F32" w:rsidR="00DB49C5" w:rsidRPr="00474956" w:rsidRDefault="00DB49C5" w:rsidP="00CB5AF6">
            <w:pPr>
              <w:contextualSpacing/>
              <w:rPr>
                <w:rFonts w:eastAsia="DengXian"/>
                <w:sz w:val="18"/>
                <w:szCs w:val="18"/>
              </w:rPr>
            </w:pPr>
            <w:r w:rsidRPr="00474956">
              <w:rPr>
                <w:rFonts w:eastAsia="DengXian"/>
                <w:sz w:val="18"/>
                <w:szCs w:val="18"/>
              </w:rPr>
              <w:t>Point quality flag value is read and placed on top of the stack as 0 or 1.</w:t>
            </w:r>
          </w:p>
        </w:tc>
      </w:tr>
      <w:tr w:rsidR="00DB49C5" w:rsidRPr="00B15BF7" w14:paraId="26965DA2" w14:textId="77777777">
        <w:trPr>
          <w:cantSplit/>
        </w:trPr>
        <w:tc>
          <w:tcPr>
            <w:tcW w:w="1171" w:type="dxa"/>
          </w:tcPr>
          <w:p w14:paraId="339BB311" w14:textId="77777777" w:rsidR="00DB49C5" w:rsidRPr="00474956" w:rsidRDefault="00DB49C5">
            <w:pPr>
              <w:contextualSpacing/>
              <w:rPr>
                <w:rFonts w:eastAsia="DengXian"/>
                <w:sz w:val="18"/>
                <w:szCs w:val="18"/>
              </w:rPr>
            </w:pPr>
            <w:r w:rsidRPr="00474956">
              <w:rPr>
                <w:rFonts w:eastAsia="DengXian"/>
                <w:sz w:val="18"/>
                <w:szCs w:val="18"/>
              </w:rPr>
              <w:t>12</w:t>
            </w:r>
          </w:p>
        </w:tc>
        <w:tc>
          <w:tcPr>
            <w:tcW w:w="1756" w:type="dxa"/>
          </w:tcPr>
          <w:p w14:paraId="773165BE" w14:textId="77777777" w:rsidR="00DB49C5" w:rsidRPr="00474956" w:rsidRDefault="00DB49C5">
            <w:pPr>
              <w:contextualSpacing/>
              <w:rPr>
                <w:rFonts w:eastAsia="DengXian"/>
                <w:sz w:val="18"/>
                <w:szCs w:val="18"/>
              </w:rPr>
            </w:pPr>
            <w:r w:rsidRPr="00474956">
              <w:rPr>
                <w:rFonts w:eastAsia="DengXian"/>
                <w:sz w:val="18"/>
                <w:szCs w:val="18"/>
              </w:rPr>
              <w:t>T("AI1")</w:t>
            </w:r>
          </w:p>
        </w:tc>
        <w:tc>
          <w:tcPr>
            <w:tcW w:w="1604" w:type="dxa"/>
          </w:tcPr>
          <w:p w14:paraId="3D1930AC" w14:textId="1F70B341" w:rsidR="00DB49C5" w:rsidRDefault="00DB49C5">
            <w:pPr>
              <w:contextualSpacing/>
              <w:rPr>
                <w:rFonts w:eastAsia="DengXian"/>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timestamp (seconds)</w:t>
            </w:r>
          </w:p>
          <w:p w14:paraId="0A6CF9B3" w14:textId="77777777" w:rsidR="00DB49C5" w:rsidRPr="00474956" w:rsidRDefault="00DB49C5">
            <w:pPr>
              <w:rPr>
                <w:sz w:val="18"/>
                <w:szCs w:val="18"/>
              </w:rPr>
            </w:pPr>
          </w:p>
        </w:tc>
        <w:tc>
          <w:tcPr>
            <w:tcW w:w="1419" w:type="dxa"/>
          </w:tcPr>
          <w:p w14:paraId="11B3F8E2" w14:textId="77777777" w:rsidR="00DB49C5" w:rsidRPr="00846BAF" w:rsidRDefault="00DB49C5">
            <w:pPr>
              <w:contextualSpacing/>
              <w:rPr>
                <w:rFonts w:eastAsia="DengXian"/>
                <w:sz w:val="18"/>
                <w:szCs w:val="18"/>
              </w:rPr>
            </w:pPr>
            <w:r w:rsidRPr="00474956">
              <w:rPr>
                <w:rFonts w:eastAsia="DengXian"/>
                <w:sz w:val="18"/>
                <w:szCs w:val="18"/>
              </w:rPr>
              <w:t>Point type number</w:t>
            </w:r>
          </w:p>
        </w:tc>
        <w:tc>
          <w:tcPr>
            <w:tcW w:w="1220" w:type="dxa"/>
          </w:tcPr>
          <w:p w14:paraId="405FBA10"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3371C7FD" w14:textId="77777777" w:rsidR="00DB49C5" w:rsidRPr="00474956" w:rsidRDefault="00DB49C5">
            <w:pPr>
              <w:contextualSpacing/>
              <w:rPr>
                <w:rFonts w:eastAsia="DengXian"/>
                <w:sz w:val="18"/>
                <w:szCs w:val="18"/>
              </w:rPr>
            </w:pPr>
          </w:p>
        </w:tc>
        <w:tc>
          <w:tcPr>
            <w:tcW w:w="1244" w:type="dxa"/>
          </w:tcPr>
          <w:p w14:paraId="2F11F606" w14:textId="77777777" w:rsidR="00DB49C5" w:rsidRPr="00474956" w:rsidRDefault="00DB49C5">
            <w:pPr>
              <w:contextualSpacing/>
              <w:rPr>
                <w:rFonts w:eastAsia="DengXian"/>
                <w:sz w:val="18"/>
                <w:szCs w:val="18"/>
              </w:rPr>
            </w:pPr>
          </w:p>
        </w:tc>
        <w:tc>
          <w:tcPr>
            <w:tcW w:w="1134" w:type="dxa"/>
          </w:tcPr>
          <w:p w14:paraId="5F181819" w14:textId="77777777" w:rsidR="00DB49C5" w:rsidRPr="00474956" w:rsidRDefault="00DB49C5">
            <w:pPr>
              <w:contextualSpacing/>
              <w:rPr>
                <w:rFonts w:eastAsia="DengXian"/>
                <w:sz w:val="18"/>
                <w:szCs w:val="18"/>
              </w:rPr>
            </w:pPr>
          </w:p>
        </w:tc>
        <w:tc>
          <w:tcPr>
            <w:tcW w:w="1080" w:type="dxa"/>
          </w:tcPr>
          <w:p w14:paraId="3A6161B5" w14:textId="77777777" w:rsidR="00DB49C5" w:rsidRPr="00474956" w:rsidRDefault="00DB49C5">
            <w:pPr>
              <w:contextualSpacing/>
              <w:rPr>
                <w:rFonts w:eastAsia="DengXian"/>
                <w:sz w:val="18"/>
                <w:szCs w:val="18"/>
              </w:rPr>
            </w:pPr>
          </w:p>
        </w:tc>
        <w:tc>
          <w:tcPr>
            <w:tcW w:w="1188" w:type="dxa"/>
          </w:tcPr>
          <w:p w14:paraId="44EE2270"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EABF9AD" w14:textId="4199794A" w:rsidR="00DB49C5" w:rsidRPr="00474956" w:rsidRDefault="00DB49C5" w:rsidP="00CB5AF6">
            <w:pPr>
              <w:contextualSpacing/>
              <w:rPr>
                <w:rFonts w:eastAsia="DengXian"/>
                <w:sz w:val="18"/>
                <w:szCs w:val="18"/>
              </w:rPr>
            </w:pPr>
            <w:r w:rsidRPr="00474956">
              <w:rPr>
                <w:rFonts w:eastAsia="DengXian"/>
                <w:sz w:val="18"/>
                <w:szCs w:val="18"/>
              </w:rPr>
              <w:t>Epoch time (</w:t>
            </w:r>
            <w:r w:rsidRPr="00474956">
              <w:rPr>
                <w:rFonts w:eastAsia="DengXian"/>
                <w:b/>
                <w:bCs/>
                <w:sz w:val="18"/>
                <w:szCs w:val="18"/>
              </w:rPr>
              <w:t>seconds</w:t>
            </w:r>
            <w:r w:rsidRPr="00474956">
              <w:rPr>
                <w:rFonts w:eastAsia="DengXian"/>
                <w:sz w:val="18"/>
                <w:szCs w:val="18"/>
              </w:rPr>
              <w:t xml:space="preserve"> since 1/1/1970) of last </w:t>
            </w:r>
            <w:r w:rsidR="00090C16">
              <w:rPr>
                <w:rFonts w:eastAsia="DengXian"/>
                <w:sz w:val="18"/>
                <w:szCs w:val="18"/>
              </w:rPr>
              <w:t>point</w:t>
            </w:r>
            <w:r w:rsidRPr="00474956">
              <w:rPr>
                <w:rFonts w:eastAsia="DengXian"/>
                <w:sz w:val="18"/>
                <w:szCs w:val="18"/>
              </w:rPr>
              <w:t xml:space="preserve"> update is placed on top of the stack. If never processed, 0 is used</w:t>
            </w:r>
          </w:p>
        </w:tc>
      </w:tr>
      <w:tr w:rsidR="00DB49C5" w:rsidRPr="00B15BF7" w14:paraId="414312F0" w14:textId="77777777">
        <w:trPr>
          <w:cantSplit/>
        </w:trPr>
        <w:tc>
          <w:tcPr>
            <w:tcW w:w="1171" w:type="dxa"/>
          </w:tcPr>
          <w:p w14:paraId="7192C606" w14:textId="77777777" w:rsidR="00DB49C5" w:rsidRPr="00474956" w:rsidRDefault="00DB49C5">
            <w:pPr>
              <w:contextualSpacing/>
              <w:rPr>
                <w:rFonts w:eastAsia="DengXian"/>
                <w:sz w:val="18"/>
                <w:szCs w:val="18"/>
              </w:rPr>
            </w:pPr>
            <w:r w:rsidRPr="00474956">
              <w:rPr>
                <w:rFonts w:eastAsia="DengXian"/>
                <w:sz w:val="18"/>
                <w:szCs w:val="18"/>
              </w:rPr>
              <w:lastRenderedPageBreak/>
              <w:t>12</w:t>
            </w:r>
          </w:p>
        </w:tc>
        <w:tc>
          <w:tcPr>
            <w:tcW w:w="1756" w:type="dxa"/>
          </w:tcPr>
          <w:p w14:paraId="26C3BA89" w14:textId="77777777" w:rsidR="00DB49C5" w:rsidRPr="00474956" w:rsidRDefault="00DB49C5">
            <w:pPr>
              <w:contextualSpacing/>
              <w:rPr>
                <w:rFonts w:eastAsia="DengXian"/>
                <w:sz w:val="18"/>
                <w:szCs w:val="18"/>
              </w:rPr>
            </w:pPr>
            <w:r w:rsidRPr="00474956">
              <w:rPr>
                <w:rFonts w:eastAsia="DengXian"/>
                <w:sz w:val="18"/>
                <w:szCs w:val="18"/>
              </w:rPr>
              <w:t>TMillis("AI1")</w:t>
            </w:r>
          </w:p>
        </w:tc>
        <w:tc>
          <w:tcPr>
            <w:tcW w:w="1604" w:type="dxa"/>
          </w:tcPr>
          <w:p w14:paraId="3DD7D20B" w14:textId="37CED9F5" w:rsidR="00DB49C5" w:rsidRPr="00474956" w:rsidRDefault="00DB49C5">
            <w:pPr>
              <w:contextualSpacing/>
              <w:rPr>
                <w:rFonts w:eastAsia="DengXian"/>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timestamp (milliseconds)</w:t>
            </w:r>
          </w:p>
        </w:tc>
        <w:tc>
          <w:tcPr>
            <w:tcW w:w="1419" w:type="dxa"/>
          </w:tcPr>
          <w:p w14:paraId="1BA1B349" w14:textId="77777777" w:rsidR="00DB49C5" w:rsidRPr="00474956" w:rsidRDefault="00DB49C5">
            <w:pPr>
              <w:contextualSpacing/>
              <w:rPr>
                <w:rFonts w:eastAsia="DengXian"/>
                <w:sz w:val="18"/>
                <w:szCs w:val="18"/>
              </w:rPr>
            </w:pPr>
            <w:r w:rsidRPr="00474956">
              <w:rPr>
                <w:rFonts w:eastAsia="DengXian"/>
                <w:sz w:val="18"/>
                <w:szCs w:val="18"/>
              </w:rPr>
              <w:t>Point type number</w:t>
            </w:r>
          </w:p>
        </w:tc>
        <w:tc>
          <w:tcPr>
            <w:tcW w:w="1220" w:type="dxa"/>
          </w:tcPr>
          <w:p w14:paraId="2567AF58"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15BE82D0" w14:textId="77777777" w:rsidR="00DB49C5" w:rsidRPr="00474956" w:rsidRDefault="00DB49C5">
            <w:pPr>
              <w:contextualSpacing/>
              <w:rPr>
                <w:rFonts w:eastAsia="DengXian"/>
                <w:sz w:val="18"/>
                <w:szCs w:val="18"/>
              </w:rPr>
            </w:pPr>
          </w:p>
        </w:tc>
        <w:tc>
          <w:tcPr>
            <w:tcW w:w="1244" w:type="dxa"/>
          </w:tcPr>
          <w:p w14:paraId="48AD0FBF" w14:textId="77777777" w:rsidR="00DB49C5" w:rsidRPr="00474956" w:rsidRDefault="00DB49C5">
            <w:pPr>
              <w:contextualSpacing/>
              <w:rPr>
                <w:rFonts w:eastAsia="DengXian"/>
                <w:sz w:val="18"/>
                <w:szCs w:val="18"/>
              </w:rPr>
            </w:pPr>
          </w:p>
        </w:tc>
        <w:tc>
          <w:tcPr>
            <w:tcW w:w="1134" w:type="dxa"/>
          </w:tcPr>
          <w:p w14:paraId="3241F658" w14:textId="77777777" w:rsidR="00DB49C5" w:rsidRPr="00474956" w:rsidRDefault="00DB49C5">
            <w:pPr>
              <w:contextualSpacing/>
              <w:rPr>
                <w:rFonts w:eastAsia="DengXian"/>
                <w:sz w:val="18"/>
                <w:szCs w:val="18"/>
              </w:rPr>
            </w:pPr>
          </w:p>
        </w:tc>
        <w:tc>
          <w:tcPr>
            <w:tcW w:w="1080" w:type="dxa"/>
          </w:tcPr>
          <w:p w14:paraId="27944D49" w14:textId="77777777" w:rsidR="00DB49C5" w:rsidRPr="00474956" w:rsidRDefault="00DB49C5">
            <w:pPr>
              <w:contextualSpacing/>
              <w:rPr>
                <w:rFonts w:eastAsia="DengXian"/>
                <w:sz w:val="18"/>
                <w:szCs w:val="18"/>
              </w:rPr>
            </w:pPr>
          </w:p>
        </w:tc>
        <w:tc>
          <w:tcPr>
            <w:tcW w:w="1188" w:type="dxa"/>
          </w:tcPr>
          <w:p w14:paraId="7F65AFA6"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B10741A" w14:textId="158C7030" w:rsidR="00DB49C5" w:rsidRPr="00474956" w:rsidRDefault="00DB49C5">
            <w:pPr>
              <w:contextualSpacing/>
              <w:rPr>
                <w:rFonts w:eastAsia="DengXian"/>
                <w:sz w:val="18"/>
                <w:szCs w:val="18"/>
              </w:rPr>
            </w:pPr>
            <w:r w:rsidRPr="00474956">
              <w:rPr>
                <w:rFonts w:eastAsia="DengXian"/>
                <w:sz w:val="18"/>
                <w:szCs w:val="18"/>
              </w:rPr>
              <w:t>Epoch time (</w:t>
            </w:r>
            <w:r w:rsidRPr="00474956">
              <w:rPr>
                <w:rFonts w:eastAsia="DengXian"/>
                <w:b/>
                <w:bCs/>
                <w:sz w:val="18"/>
                <w:szCs w:val="18"/>
              </w:rPr>
              <w:t>milliseconds</w:t>
            </w:r>
            <w:r w:rsidRPr="00474956">
              <w:rPr>
                <w:rFonts w:eastAsia="DengXian"/>
                <w:sz w:val="18"/>
                <w:szCs w:val="18"/>
              </w:rPr>
              <w:t xml:space="preserve"> since 1/1/1970) of last </w:t>
            </w:r>
            <w:r w:rsidR="00090C16">
              <w:rPr>
                <w:rFonts w:eastAsia="DengXian"/>
                <w:sz w:val="18"/>
                <w:szCs w:val="18"/>
              </w:rPr>
              <w:t>point</w:t>
            </w:r>
            <w:r w:rsidRPr="00474956">
              <w:rPr>
                <w:rFonts w:eastAsia="DengXian"/>
                <w:sz w:val="18"/>
                <w:szCs w:val="18"/>
              </w:rPr>
              <w:t xml:space="preserve"> update is placed on top of the stack. If never processed, 0 is used</w:t>
            </w:r>
          </w:p>
        </w:tc>
      </w:tr>
      <w:tr w:rsidR="00DB49C5" w:rsidRPr="00B15BF7" w14:paraId="67B0C8EC" w14:textId="77777777">
        <w:trPr>
          <w:cantSplit/>
        </w:trPr>
        <w:tc>
          <w:tcPr>
            <w:tcW w:w="1171" w:type="dxa"/>
          </w:tcPr>
          <w:p w14:paraId="453A6704" w14:textId="77777777" w:rsidR="00DB49C5" w:rsidRPr="00474956" w:rsidRDefault="00DB49C5">
            <w:pPr>
              <w:contextualSpacing/>
              <w:rPr>
                <w:rFonts w:eastAsia="DengXian"/>
                <w:sz w:val="18"/>
                <w:szCs w:val="18"/>
              </w:rPr>
            </w:pPr>
            <w:r w:rsidRPr="00474956">
              <w:rPr>
                <w:rFonts w:eastAsia="DengXian"/>
                <w:sz w:val="18"/>
                <w:szCs w:val="18"/>
              </w:rPr>
              <w:t>20</w:t>
            </w:r>
          </w:p>
        </w:tc>
        <w:tc>
          <w:tcPr>
            <w:tcW w:w="1756" w:type="dxa"/>
          </w:tcPr>
          <w:p w14:paraId="6C8ED885"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3F155EE0" w14:textId="77777777" w:rsidR="00DB49C5" w:rsidRPr="00474956" w:rsidRDefault="00DB49C5">
            <w:pPr>
              <w:contextualSpacing/>
              <w:rPr>
                <w:rFonts w:eastAsia="DengXian"/>
                <w:sz w:val="18"/>
                <w:szCs w:val="18"/>
              </w:rPr>
            </w:pPr>
            <w:r w:rsidRPr="00474956">
              <w:rPr>
                <w:rFonts w:eastAsia="DengXian"/>
                <w:sz w:val="18"/>
                <w:szCs w:val="18"/>
              </w:rPr>
              <w:t>Unary minus</w:t>
            </w:r>
          </w:p>
        </w:tc>
        <w:tc>
          <w:tcPr>
            <w:tcW w:w="1419" w:type="dxa"/>
          </w:tcPr>
          <w:p w14:paraId="31E59B41" w14:textId="77777777" w:rsidR="00DB49C5" w:rsidRPr="00474956" w:rsidRDefault="00DB49C5">
            <w:pPr>
              <w:contextualSpacing/>
              <w:rPr>
                <w:rFonts w:eastAsia="DengXian"/>
                <w:sz w:val="18"/>
                <w:szCs w:val="18"/>
              </w:rPr>
            </w:pPr>
          </w:p>
        </w:tc>
        <w:tc>
          <w:tcPr>
            <w:tcW w:w="1220" w:type="dxa"/>
          </w:tcPr>
          <w:p w14:paraId="5081EB52" w14:textId="77777777" w:rsidR="00DB49C5" w:rsidRPr="00474956" w:rsidRDefault="00DB49C5">
            <w:pPr>
              <w:contextualSpacing/>
              <w:rPr>
                <w:rFonts w:eastAsia="DengXian"/>
                <w:sz w:val="18"/>
                <w:szCs w:val="18"/>
              </w:rPr>
            </w:pPr>
          </w:p>
        </w:tc>
        <w:tc>
          <w:tcPr>
            <w:tcW w:w="1220" w:type="dxa"/>
          </w:tcPr>
          <w:p w14:paraId="232D9969" w14:textId="77777777" w:rsidR="00DB49C5" w:rsidRPr="00474956" w:rsidRDefault="00DB49C5">
            <w:pPr>
              <w:contextualSpacing/>
              <w:rPr>
                <w:rFonts w:eastAsia="DengXian"/>
                <w:sz w:val="18"/>
                <w:szCs w:val="18"/>
              </w:rPr>
            </w:pPr>
          </w:p>
        </w:tc>
        <w:tc>
          <w:tcPr>
            <w:tcW w:w="1244" w:type="dxa"/>
          </w:tcPr>
          <w:p w14:paraId="276304D9" w14:textId="77777777" w:rsidR="00DB49C5" w:rsidRPr="00474956" w:rsidRDefault="00DB49C5">
            <w:pPr>
              <w:contextualSpacing/>
              <w:rPr>
                <w:rFonts w:eastAsia="DengXian"/>
                <w:sz w:val="18"/>
                <w:szCs w:val="18"/>
              </w:rPr>
            </w:pPr>
          </w:p>
        </w:tc>
        <w:tc>
          <w:tcPr>
            <w:tcW w:w="1134" w:type="dxa"/>
          </w:tcPr>
          <w:p w14:paraId="1CBDB90C" w14:textId="77777777" w:rsidR="00DB49C5" w:rsidRPr="00474956" w:rsidRDefault="00DB49C5">
            <w:pPr>
              <w:contextualSpacing/>
              <w:rPr>
                <w:rFonts w:eastAsia="DengXian"/>
                <w:sz w:val="18"/>
                <w:szCs w:val="18"/>
              </w:rPr>
            </w:pPr>
          </w:p>
        </w:tc>
        <w:tc>
          <w:tcPr>
            <w:tcW w:w="1080" w:type="dxa"/>
          </w:tcPr>
          <w:p w14:paraId="3570CE63"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188" w:type="dxa"/>
          </w:tcPr>
          <w:p w14:paraId="43AA7B50"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E49939C" w14:textId="77777777" w:rsidR="00DB49C5" w:rsidRPr="00474956" w:rsidRDefault="00DB49C5">
            <w:pPr>
              <w:contextualSpacing/>
              <w:rPr>
                <w:rFonts w:eastAsia="DengXian"/>
                <w:sz w:val="18"/>
                <w:szCs w:val="18"/>
              </w:rPr>
            </w:pPr>
            <w:r w:rsidRPr="00474956">
              <w:rPr>
                <w:rFonts w:eastAsia="DengXian"/>
                <w:sz w:val="18"/>
                <w:szCs w:val="18"/>
              </w:rPr>
              <w:t>Negate number on top of stack</w:t>
            </w:r>
          </w:p>
        </w:tc>
      </w:tr>
      <w:tr w:rsidR="00DB49C5" w:rsidRPr="00B15BF7" w14:paraId="130A5C89" w14:textId="77777777">
        <w:trPr>
          <w:cantSplit/>
        </w:trPr>
        <w:tc>
          <w:tcPr>
            <w:tcW w:w="1171" w:type="dxa"/>
          </w:tcPr>
          <w:p w14:paraId="0418EC51" w14:textId="77777777" w:rsidR="00DB49C5" w:rsidRPr="00474956" w:rsidRDefault="00DB49C5">
            <w:pPr>
              <w:contextualSpacing/>
              <w:rPr>
                <w:rFonts w:eastAsia="DengXian"/>
                <w:sz w:val="18"/>
                <w:szCs w:val="18"/>
              </w:rPr>
            </w:pPr>
            <w:r w:rsidRPr="00474956">
              <w:rPr>
                <w:rFonts w:eastAsia="DengXian"/>
                <w:sz w:val="18"/>
                <w:szCs w:val="18"/>
              </w:rPr>
              <w:t>30</w:t>
            </w:r>
          </w:p>
        </w:tc>
        <w:tc>
          <w:tcPr>
            <w:tcW w:w="1756" w:type="dxa"/>
          </w:tcPr>
          <w:p w14:paraId="4B2E8617"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52DAEFB4" w14:textId="77777777" w:rsidR="00DB49C5" w:rsidRPr="00474956" w:rsidRDefault="00DB49C5">
            <w:pPr>
              <w:contextualSpacing/>
              <w:rPr>
                <w:rFonts w:eastAsia="DengXian"/>
                <w:sz w:val="18"/>
                <w:szCs w:val="18"/>
              </w:rPr>
            </w:pPr>
            <w:r w:rsidRPr="00474956">
              <w:rPr>
                <w:rFonts w:eastAsia="DengXian"/>
                <w:sz w:val="18"/>
                <w:szCs w:val="18"/>
              </w:rPr>
              <w:t>Add</w:t>
            </w:r>
          </w:p>
        </w:tc>
        <w:tc>
          <w:tcPr>
            <w:tcW w:w="1419" w:type="dxa"/>
          </w:tcPr>
          <w:p w14:paraId="342AB3F1" w14:textId="77777777" w:rsidR="00DB49C5" w:rsidRPr="00474956" w:rsidRDefault="00DB49C5">
            <w:pPr>
              <w:contextualSpacing/>
              <w:rPr>
                <w:rFonts w:eastAsia="DengXian"/>
                <w:sz w:val="18"/>
                <w:szCs w:val="18"/>
              </w:rPr>
            </w:pPr>
          </w:p>
        </w:tc>
        <w:tc>
          <w:tcPr>
            <w:tcW w:w="1220" w:type="dxa"/>
          </w:tcPr>
          <w:p w14:paraId="6545FF70" w14:textId="77777777" w:rsidR="00DB49C5" w:rsidRPr="00474956" w:rsidRDefault="00DB49C5">
            <w:pPr>
              <w:contextualSpacing/>
              <w:rPr>
                <w:rFonts w:eastAsia="DengXian"/>
                <w:sz w:val="18"/>
                <w:szCs w:val="18"/>
              </w:rPr>
            </w:pPr>
          </w:p>
        </w:tc>
        <w:tc>
          <w:tcPr>
            <w:tcW w:w="1220" w:type="dxa"/>
          </w:tcPr>
          <w:p w14:paraId="49655230" w14:textId="77777777" w:rsidR="00DB49C5" w:rsidRPr="00474956" w:rsidRDefault="00DB49C5">
            <w:pPr>
              <w:contextualSpacing/>
              <w:rPr>
                <w:rFonts w:eastAsia="DengXian"/>
                <w:sz w:val="18"/>
                <w:szCs w:val="18"/>
              </w:rPr>
            </w:pPr>
          </w:p>
        </w:tc>
        <w:tc>
          <w:tcPr>
            <w:tcW w:w="1244" w:type="dxa"/>
          </w:tcPr>
          <w:p w14:paraId="4F0EE7DC" w14:textId="77777777" w:rsidR="00DB49C5" w:rsidRPr="00474956" w:rsidRDefault="00DB49C5">
            <w:pPr>
              <w:contextualSpacing/>
              <w:rPr>
                <w:rFonts w:eastAsia="DengXian"/>
                <w:sz w:val="18"/>
                <w:szCs w:val="18"/>
              </w:rPr>
            </w:pPr>
          </w:p>
        </w:tc>
        <w:tc>
          <w:tcPr>
            <w:tcW w:w="1134" w:type="dxa"/>
          </w:tcPr>
          <w:p w14:paraId="09E1B665"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331F0181"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47899046"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0370A22D" w14:textId="77777777" w:rsidR="00DB49C5" w:rsidRPr="00474956" w:rsidRDefault="00DB49C5">
            <w:pPr>
              <w:contextualSpacing/>
              <w:rPr>
                <w:rFonts w:eastAsia="DengXian"/>
                <w:sz w:val="18"/>
                <w:szCs w:val="18"/>
              </w:rPr>
            </w:pPr>
            <w:r w:rsidRPr="00474956">
              <w:rPr>
                <w:rFonts w:eastAsia="DengXian"/>
                <w:sz w:val="18"/>
                <w:szCs w:val="18"/>
              </w:rPr>
              <w:t>Add two numbers and place on top of stack</w:t>
            </w:r>
          </w:p>
        </w:tc>
      </w:tr>
      <w:tr w:rsidR="00DB49C5" w:rsidRPr="00B15BF7" w14:paraId="4C485177" w14:textId="77777777">
        <w:trPr>
          <w:cantSplit/>
        </w:trPr>
        <w:tc>
          <w:tcPr>
            <w:tcW w:w="1171" w:type="dxa"/>
          </w:tcPr>
          <w:p w14:paraId="0F8CB27D" w14:textId="77777777" w:rsidR="00DB49C5" w:rsidRPr="00474956" w:rsidRDefault="00DB49C5">
            <w:pPr>
              <w:contextualSpacing/>
              <w:rPr>
                <w:rFonts w:eastAsia="DengXian"/>
                <w:sz w:val="18"/>
                <w:szCs w:val="18"/>
              </w:rPr>
            </w:pPr>
            <w:r w:rsidRPr="00474956">
              <w:rPr>
                <w:rFonts w:eastAsia="DengXian"/>
                <w:sz w:val="18"/>
                <w:szCs w:val="18"/>
              </w:rPr>
              <w:t>31</w:t>
            </w:r>
          </w:p>
        </w:tc>
        <w:tc>
          <w:tcPr>
            <w:tcW w:w="1756" w:type="dxa"/>
          </w:tcPr>
          <w:p w14:paraId="23A81A29"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03006BF1" w14:textId="77777777" w:rsidR="00DB49C5" w:rsidRPr="00474956" w:rsidRDefault="00DB49C5">
            <w:pPr>
              <w:contextualSpacing/>
              <w:rPr>
                <w:rFonts w:eastAsia="DengXian"/>
                <w:sz w:val="18"/>
                <w:szCs w:val="18"/>
              </w:rPr>
            </w:pPr>
            <w:r w:rsidRPr="00474956">
              <w:rPr>
                <w:rFonts w:eastAsia="DengXian"/>
                <w:sz w:val="18"/>
                <w:szCs w:val="18"/>
              </w:rPr>
              <w:t>Subtract</w:t>
            </w:r>
          </w:p>
        </w:tc>
        <w:tc>
          <w:tcPr>
            <w:tcW w:w="1419" w:type="dxa"/>
          </w:tcPr>
          <w:p w14:paraId="4239B63F" w14:textId="77777777" w:rsidR="00DB49C5" w:rsidRPr="00474956" w:rsidRDefault="00DB49C5">
            <w:pPr>
              <w:contextualSpacing/>
              <w:rPr>
                <w:rFonts w:eastAsia="DengXian"/>
                <w:sz w:val="18"/>
                <w:szCs w:val="18"/>
              </w:rPr>
            </w:pPr>
          </w:p>
        </w:tc>
        <w:tc>
          <w:tcPr>
            <w:tcW w:w="1220" w:type="dxa"/>
          </w:tcPr>
          <w:p w14:paraId="3B11637C" w14:textId="77777777" w:rsidR="00DB49C5" w:rsidRPr="00474956" w:rsidRDefault="00DB49C5">
            <w:pPr>
              <w:contextualSpacing/>
              <w:rPr>
                <w:rFonts w:eastAsia="DengXian"/>
                <w:sz w:val="18"/>
                <w:szCs w:val="18"/>
              </w:rPr>
            </w:pPr>
          </w:p>
        </w:tc>
        <w:tc>
          <w:tcPr>
            <w:tcW w:w="1220" w:type="dxa"/>
          </w:tcPr>
          <w:p w14:paraId="2522594D" w14:textId="77777777" w:rsidR="00DB49C5" w:rsidRPr="00474956" w:rsidRDefault="00DB49C5">
            <w:pPr>
              <w:contextualSpacing/>
              <w:rPr>
                <w:rFonts w:eastAsia="DengXian"/>
                <w:sz w:val="18"/>
                <w:szCs w:val="18"/>
              </w:rPr>
            </w:pPr>
          </w:p>
        </w:tc>
        <w:tc>
          <w:tcPr>
            <w:tcW w:w="1244" w:type="dxa"/>
          </w:tcPr>
          <w:p w14:paraId="31C89CDD" w14:textId="77777777" w:rsidR="00DB49C5" w:rsidRPr="00474956" w:rsidRDefault="00DB49C5">
            <w:pPr>
              <w:contextualSpacing/>
              <w:rPr>
                <w:rFonts w:eastAsia="DengXian"/>
                <w:sz w:val="18"/>
                <w:szCs w:val="18"/>
              </w:rPr>
            </w:pPr>
          </w:p>
        </w:tc>
        <w:tc>
          <w:tcPr>
            <w:tcW w:w="1134" w:type="dxa"/>
          </w:tcPr>
          <w:p w14:paraId="7836A578"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376EEF8"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4BA7C07"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613513E0" w14:textId="77777777" w:rsidR="00DB49C5" w:rsidRPr="00474956" w:rsidRDefault="00DB49C5">
            <w:pPr>
              <w:contextualSpacing/>
              <w:rPr>
                <w:rFonts w:eastAsia="DengXian"/>
                <w:sz w:val="18"/>
                <w:szCs w:val="18"/>
              </w:rPr>
            </w:pPr>
          </w:p>
        </w:tc>
      </w:tr>
      <w:tr w:rsidR="00DB49C5" w:rsidRPr="00B15BF7" w14:paraId="6DAD9431" w14:textId="77777777">
        <w:trPr>
          <w:cantSplit/>
        </w:trPr>
        <w:tc>
          <w:tcPr>
            <w:tcW w:w="1171" w:type="dxa"/>
          </w:tcPr>
          <w:p w14:paraId="0D6A1AF3" w14:textId="77777777" w:rsidR="00DB49C5" w:rsidRPr="00474956" w:rsidRDefault="00DB49C5">
            <w:pPr>
              <w:contextualSpacing/>
              <w:rPr>
                <w:rFonts w:eastAsia="DengXian"/>
                <w:sz w:val="18"/>
                <w:szCs w:val="18"/>
              </w:rPr>
            </w:pPr>
            <w:r w:rsidRPr="00474956">
              <w:rPr>
                <w:rFonts w:eastAsia="DengXian"/>
                <w:sz w:val="18"/>
                <w:szCs w:val="18"/>
              </w:rPr>
              <w:t>32</w:t>
            </w:r>
          </w:p>
        </w:tc>
        <w:tc>
          <w:tcPr>
            <w:tcW w:w="1756" w:type="dxa"/>
          </w:tcPr>
          <w:p w14:paraId="3A989227"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0A2BACA6" w14:textId="77777777" w:rsidR="00DB49C5" w:rsidRPr="00474956" w:rsidRDefault="00DB49C5">
            <w:pPr>
              <w:contextualSpacing/>
              <w:rPr>
                <w:rFonts w:eastAsia="DengXian"/>
                <w:sz w:val="18"/>
                <w:szCs w:val="18"/>
              </w:rPr>
            </w:pPr>
            <w:r w:rsidRPr="00474956">
              <w:rPr>
                <w:rFonts w:eastAsia="DengXian"/>
                <w:sz w:val="18"/>
                <w:szCs w:val="18"/>
              </w:rPr>
              <w:t>Multiply</w:t>
            </w:r>
          </w:p>
        </w:tc>
        <w:tc>
          <w:tcPr>
            <w:tcW w:w="1419" w:type="dxa"/>
          </w:tcPr>
          <w:p w14:paraId="488B24E9" w14:textId="77777777" w:rsidR="00DB49C5" w:rsidRPr="00474956" w:rsidRDefault="00DB49C5">
            <w:pPr>
              <w:contextualSpacing/>
              <w:rPr>
                <w:rFonts w:eastAsia="DengXian"/>
                <w:sz w:val="18"/>
                <w:szCs w:val="18"/>
              </w:rPr>
            </w:pPr>
          </w:p>
        </w:tc>
        <w:tc>
          <w:tcPr>
            <w:tcW w:w="1220" w:type="dxa"/>
          </w:tcPr>
          <w:p w14:paraId="1D13D8DC" w14:textId="77777777" w:rsidR="00DB49C5" w:rsidRPr="00474956" w:rsidRDefault="00DB49C5">
            <w:pPr>
              <w:contextualSpacing/>
              <w:rPr>
                <w:rFonts w:eastAsia="DengXian"/>
                <w:sz w:val="18"/>
                <w:szCs w:val="18"/>
              </w:rPr>
            </w:pPr>
          </w:p>
        </w:tc>
        <w:tc>
          <w:tcPr>
            <w:tcW w:w="1220" w:type="dxa"/>
          </w:tcPr>
          <w:p w14:paraId="1D733E13" w14:textId="77777777" w:rsidR="00DB49C5" w:rsidRPr="00474956" w:rsidRDefault="00DB49C5">
            <w:pPr>
              <w:contextualSpacing/>
              <w:rPr>
                <w:rFonts w:eastAsia="DengXian"/>
                <w:sz w:val="18"/>
                <w:szCs w:val="18"/>
              </w:rPr>
            </w:pPr>
          </w:p>
        </w:tc>
        <w:tc>
          <w:tcPr>
            <w:tcW w:w="1244" w:type="dxa"/>
          </w:tcPr>
          <w:p w14:paraId="692123AF" w14:textId="77777777" w:rsidR="00DB49C5" w:rsidRPr="00474956" w:rsidRDefault="00DB49C5">
            <w:pPr>
              <w:contextualSpacing/>
              <w:rPr>
                <w:rFonts w:eastAsia="DengXian"/>
                <w:sz w:val="18"/>
                <w:szCs w:val="18"/>
              </w:rPr>
            </w:pPr>
          </w:p>
        </w:tc>
        <w:tc>
          <w:tcPr>
            <w:tcW w:w="1134" w:type="dxa"/>
          </w:tcPr>
          <w:p w14:paraId="3762E709"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84624C6"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5FDBE55"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527BAD20" w14:textId="77777777" w:rsidR="00DB49C5" w:rsidRPr="00474956" w:rsidRDefault="00DB49C5">
            <w:pPr>
              <w:contextualSpacing/>
              <w:rPr>
                <w:rFonts w:eastAsia="DengXian"/>
                <w:sz w:val="18"/>
                <w:szCs w:val="18"/>
              </w:rPr>
            </w:pPr>
          </w:p>
        </w:tc>
      </w:tr>
      <w:tr w:rsidR="00DB49C5" w:rsidRPr="00B15BF7" w14:paraId="2CCF0B28" w14:textId="77777777">
        <w:trPr>
          <w:cantSplit/>
        </w:trPr>
        <w:tc>
          <w:tcPr>
            <w:tcW w:w="1171" w:type="dxa"/>
          </w:tcPr>
          <w:p w14:paraId="371B0766" w14:textId="77777777" w:rsidR="00DB49C5" w:rsidRPr="00474956" w:rsidRDefault="00DB49C5">
            <w:pPr>
              <w:contextualSpacing/>
              <w:rPr>
                <w:rFonts w:eastAsia="DengXian"/>
                <w:sz w:val="18"/>
                <w:szCs w:val="18"/>
              </w:rPr>
            </w:pPr>
            <w:r w:rsidRPr="00474956">
              <w:rPr>
                <w:rFonts w:eastAsia="DengXian"/>
                <w:sz w:val="18"/>
                <w:szCs w:val="18"/>
              </w:rPr>
              <w:t>33</w:t>
            </w:r>
          </w:p>
        </w:tc>
        <w:tc>
          <w:tcPr>
            <w:tcW w:w="1756" w:type="dxa"/>
          </w:tcPr>
          <w:p w14:paraId="22F7A79A"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11E586BB" w14:textId="77777777" w:rsidR="00DB49C5" w:rsidRPr="00474956" w:rsidRDefault="00DB49C5">
            <w:pPr>
              <w:contextualSpacing/>
              <w:rPr>
                <w:rFonts w:eastAsia="DengXian"/>
                <w:sz w:val="18"/>
                <w:szCs w:val="18"/>
              </w:rPr>
            </w:pPr>
            <w:r w:rsidRPr="00474956">
              <w:rPr>
                <w:rFonts w:eastAsia="DengXian"/>
                <w:sz w:val="18"/>
                <w:szCs w:val="18"/>
              </w:rPr>
              <w:t>Divide</w:t>
            </w:r>
          </w:p>
        </w:tc>
        <w:tc>
          <w:tcPr>
            <w:tcW w:w="1419" w:type="dxa"/>
          </w:tcPr>
          <w:p w14:paraId="2D6E67DC" w14:textId="77777777" w:rsidR="00DB49C5" w:rsidRPr="00474956" w:rsidRDefault="00DB49C5">
            <w:pPr>
              <w:contextualSpacing/>
              <w:rPr>
                <w:rFonts w:eastAsia="DengXian"/>
                <w:sz w:val="18"/>
                <w:szCs w:val="18"/>
              </w:rPr>
            </w:pPr>
          </w:p>
        </w:tc>
        <w:tc>
          <w:tcPr>
            <w:tcW w:w="1220" w:type="dxa"/>
          </w:tcPr>
          <w:p w14:paraId="7F933809" w14:textId="77777777" w:rsidR="00DB49C5" w:rsidRPr="00474956" w:rsidRDefault="00DB49C5">
            <w:pPr>
              <w:contextualSpacing/>
              <w:rPr>
                <w:rFonts w:eastAsia="DengXian"/>
                <w:sz w:val="18"/>
                <w:szCs w:val="18"/>
              </w:rPr>
            </w:pPr>
          </w:p>
        </w:tc>
        <w:tc>
          <w:tcPr>
            <w:tcW w:w="1220" w:type="dxa"/>
          </w:tcPr>
          <w:p w14:paraId="4DD9BEA9" w14:textId="77777777" w:rsidR="00DB49C5" w:rsidRPr="00474956" w:rsidRDefault="00DB49C5">
            <w:pPr>
              <w:contextualSpacing/>
              <w:rPr>
                <w:rFonts w:eastAsia="DengXian"/>
                <w:sz w:val="18"/>
                <w:szCs w:val="18"/>
              </w:rPr>
            </w:pPr>
          </w:p>
        </w:tc>
        <w:tc>
          <w:tcPr>
            <w:tcW w:w="1244" w:type="dxa"/>
          </w:tcPr>
          <w:p w14:paraId="357429F2" w14:textId="77777777" w:rsidR="00DB49C5" w:rsidRPr="00474956" w:rsidRDefault="00DB49C5">
            <w:pPr>
              <w:contextualSpacing/>
              <w:rPr>
                <w:rFonts w:eastAsia="DengXian"/>
                <w:sz w:val="18"/>
                <w:szCs w:val="18"/>
              </w:rPr>
            </w:pPr>
          </w:p>
        </w:tc>
        <w:tc>
          <w:tcPr>
            <w:tcW w:w="1134" w:type="dxa"/>
          </w:tcPr>
          <w:p w14:paraId="4479E681"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138CC88B"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1AF642A2"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7466F4ED" w14:textId="77777777" w:rsidR="00DB49C5" w:rsidRPr="00474956" w:rsidRDefault="00DB49C5">
            <w:pPr>
              <w:contextualSpacing/>
              <w:rPr>
                <w:rFonts w:eastAsia="DengXian"/>
                <w:sz w:val="18"/>
                <w:szCs w:val="18"/>
              </w:rPr>
            </w:pPr>
          </w:p>
        </w:tc>
      </w:tr>
      <w:tr w:rsidR="00DB49C5" w:rsidRPr="00B15BF7" w14:paraId="00A030EC" w14:textId="77777777">
        <w:trPr>
          <w:cantSplit/>
        </w:trPr>
        <w:tc>
          <w:tcPr>
            <w:tcW w:w="1171" w:type="dxa"/>
          </w:tcPr>
          <w:p w14:paraId="1DEBB61B" w14:textId="77777777" w:rsidR="00DB49C5" w:rsidRPr="00474956" w:rsidRDefault="00DB49C5">
            <w:pPr>
              <w:contextualSpacing/>
              <w:rPr>
                <w:rFonts w:eastAsia="DengXian"/>
                <w:sz w:val="18"/>
                <w:szCs w:val="18"/>
              </w:rPr>
            </w:pPr>
            <w:r w:rsidRPr="00474956">
              <w:rPr>
                <w:rFonts w:eastAsia="DengXian"/>
                <w:sz w:val="18"/>
                <w:szCs w:val="18"/>
              </w:rPr>
              <w:t>34</w:t>
            </w:r>
          </w:p>
        </w:tc>
        <w:tc>
          <w:tcPr>
            <w:tcW w:w="1756" w:type="dxa"/>
          </w:tcPr>
          <w:p w14:paraId="76B5E29A"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3AC32203" w14:textId="77777777" w:rsidR="00DB49C5" w:rsidRPr="00474956" w:rsidRDefault="00DB49C5">
            <w:pPr>
              <w:contextualSpacing/>
              <w:rPr>
                <w:rFonts w:eastAsia="DengXian"/>
                <w:sz w:val="18"/>
                <w:szCs w:val="18"/>
              </w:rPr>
            </w:pPr>
            <w:r w:rsidRPr="00474956">
              <w:rPr>
                <w:rFonts w:eastAsia="DengXian"/>
                <w:sz w:val="18"/>
                <w:szCs w:val="18"/>
              </w:rPr>
              <w:t>Power</w:t>
            </w:r>
          </w:p>
        </w:tc>
        <w:tc>
          <w:tcPr>
            <w:tcW w:w="1419" w:type="dxa"/>
          </w:tcPr>
          <w:p w14:paraId="6AFC8E80" w14:textId="77777777" w:rsidR="00DB49C5" w:rsidRPr="00474956" w:rsidRDefault="00DB49C5">
            <w:pPr>
              <w:contextualSpacing/>
              <w:rPr>
                <w:rFonts w:eastAsia="DengXian"/>
                <w:sz w:val="18"/>
                <w:szCs w:val="18"/>
              </w:rPr>
            </w:pPr>
          </w:p>
        </w:tc>
        <w:tc>
          <w:tcPr>
            <w:tcW w:w="1220" w:type="dxa"/>
          </w:tcPr>
          <w:p w14:paraId="75F3B44A" w14:textId="77777777" w:rsidR="00DB49C5" w:rsidRPr="00474956" w:rsidRDefault="00DB49C5">
            <w:pPr>
              <w:contextualSpacing/>
              <w:rPr>
                <w:rFonts w:eastAsia="DengXian"/>
                <w:sz w:val="18"/>
                <w:szCs w:val="18"/>
              </w:rPr>
            </w:pPr>
          </w:p>
        </w:tc>
        <w:tc>
          <w:tcPr>
            <w:tcW w:w="1220" w:type="dxa"/>
          </w:tcPr>
          <w:p w14:paraId="21587B63" w14:textId="77777777" w:rsidR="00DB49C5" w:rsidRPr="00474956" w:rsidRDefault="00DB49C5">
            <w:pPr>
              <w:contextualSpacing/>
              <w:rPr>
                <w:rFonts w:eastAsia="DengXian"/>
                <w:sz w:val="18"/>
                <w:szCs w:val="18"/>
              </w:rPr>
            </w:pPr>
          </w:p>
        </w:tc>
        <w:tc>
          <w:tcPr>
            <w:tcW w:w="1244" w:type="dxa"/>
          </w:tcPr>
          <w:p w14:paraId="5A824C38" w14:textId="77777777" w:rsidR="00DB49C5" w:rsidRPr="00474956" w:rsidRDefault="00DB49C5">
            <w:pPr>
              <w:contextualSpacing/>
              <w:rPr>
                <w:rFonts w:eastAsia="DengXian"/>
                <w:sz w:val="18"/>
                <w:szCs w:val="18"/>
              </w:rPr>
            </w:pPr>
          </w:p>
        </w:tc>
        <w:tc>
          <w:tcPr>
            <w:tcW w:w="1134" w:type="dxa"/>
          </w:tcPr>
          <w:p w14:paraId="53B2F694"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13AA7DB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0EA65357"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1DD7F35E" w14:textId="77777777" w:rsidR="00DB49C5" w:rsidRPr="00474956" w:rsidRDefault="00DB49C5">
            <w:pPr>
              <w:contextualSpacing/>
              <w:rPr>
                <w:rFonts w:eastAsia="DengXian"/>
                <w:sz w:val="18"/>
                <w:szCs w:val="18"/>
              </w:rPr>
            </w:pPr>
          </w:p>
        </w:tc>
      </w:tr>
      <w:tr w:rsidR="00DB49C5" w:rsidRPr="00B15BF7" w14:paraId="19EA5A89" w14:textId="77777777">
        <w:trPr>
          <w:cantSplit/>
        </w:trPr>
        <w:tc>
          <w:tcPr>
            <w:tcW w:w="1171" w:type="dxa"/>
          </w:tcPr>
          <w:p w14:paraId="1C81840F" w14:textId="77777777" w:rsidR="00DB49C5" w:rsidRPr="00474956" w:rsidRDefault="00DB49C5">
            <w:pPr>
              <w:contextualSpacing/>
              <w:rPr>
                <w:rFonts w:eastAsia="DengXian"/>
                <w:sz w:val="18"/>
                <w:szCs w:val="18"/>
              </w:rPr>
            </w:pPr>
            <w:r w:rsidRPr="00474956">
              <w:rPr>
                <w:rFonts w:eastAsia="DengXian"/>
                <w:sz w:val="18"/>
                <w:szCs w:val="18"/>
              </w:rPr>
              <w:t>35</w:t>
            </w:r>
          </w:p>
        </w:tc>
        <w:tc>
          <w:tcPr>
            <w:tcW w:w="1756" w:type="dxa"/>
          </w:tcPr>
          <w:p w14:paraId="2FB40161" w14:textId="77777777" w:rsidR="00DB49C5" w:rsidRPr="00474956" w:rsidRDefault="00DB49C5">
            <w:pPr>
              <w:contextualSpacing/>
              <w:rPr>
                <w:rFonts w:eastAsia="DengXian"/>
                <w:sz w:val="18"/>
                <w:szCs w:val="18"/>
              </w:rPr>
            </w:pPr>
            <w:r w:rsidRPr="00474956">
              <w:rPr>
                <w:rFonts w:eastAsia="DengXian"/>
                <w:sz w:val="18"/>
                <w:szCs w:val="18"/>
              </w:rPr>
              <w:t>MOD</w:t>
            </w:r>
          </w:p>
        </w:tc>
        <w:tc>
          <w:tcPr>
            <w:tcW w:w="1604" w:type="dxa"/>
          </w:tcPr>
          <w:p w14:paraId="27A5A19F" w14:textId="77777777" w:rsidR="00DB49C5" w:rsidRPr="00474956" w:rsidRDefault="00DB49C5">
            <w:pPr>
              <w:contextualSpacing/>
              <w:rPr>
                <w:rFonts w:eastAsia="DengXian"/>
                <w:sz w:val="18"/>
                <w:szCs w:val="18"/>
              </w:rPr>
            </w:pPr>
            <w:r w:rsidRPr="00474956">
              <w:rPr>
                <w:rFonts w:eastAsia="DengXian"/>
                <w:sz w:val="18"/>
                <w:szCs w:val="18"/>
              </w:rPr>
              <w:t>Modulo</w:t>
            </w:r>
          </w:p>
        </w:tc>
        <w:tc>
          <w:tcPr>
            <w:tcW w:w="1419" w:type="dxa"/>
          </w:tcPr>
          <w:p w14:paraId="18361583" w14:textId="77777777" w:rsidR="00DB49C5" w:rsidRPr="00474956" w:rsidRDefault="00DB49C5">
            <w:pPr>
              <w:contextualSpacing/>
              <w:rPr>
                <w:rFonts w:eastAsia="DengXian"/>
                <w:sz w:val="18"/>
                <w:szCs w:val="18"/>
              </w:rPr>
            </w:pPr>
          </w:p>
        </w:tc>
        <w:tc>
          <w:tcPr>
            <w:tcW w:w="1220" w:type="dxa"/>
          </w:tcPr>
          <w:p w14:paraId="6DE3FC05" w14:textId="77777777" w:rsidR="00DB49C5" w:rsidRPr="00474956" w:rsidRDefault="00DB49C5">
            <w:pPr>
              <w:contextualSpacing/>
              <w:rPr>
                <w:rFonts w:eastAsia="DengXian"/>
                <w:sz w:val="18"/>
                <w:szCs w:val="18"/>
              </w:rPr>
            </w:pPr>
          </w:p>
        </w:tc>
        <w:tc>
          <w:tcPr>
            <w:tcW w:w="1220" w:type="dxa"/>
          </w:tcPr>
          <w:p w14:paraId="5E484191" w14:textId="77777777" w:rsidR="00DB49C5" w:rsidRPr="00474956" w:rsidRDefault="00DB49C5">
            <w:pPr>
              <w:contextualSpacing/>
              <w:rPr>
                <w:rFonts w:eastAsia="DengXian"/>
                <w:sz w:val="18"/>
                <w:szCs w:val="18"/>
              </w:rPr>
            </w:pPr>
          </w:p>
        </w:tc>
        <w:tc>
          <w:tcPr>
            <w:tcW w:w="1244" w:type="dxa"/>
          </w:tcPr>
          <w:p w14:paraId="15082F92" w14:textId="77777777" w:rsidR="00DB49C5" w:rsidRPr="00474956" w:rsidRDefault="00DB49C5">
            <w:pPr>
              <w:contextualSpacing/>
              <w:rPr>
                <w:rFonts w:eastAsia="DengXian"/>
                <w:sz w:val="18"/>
                <w:szCs w:val="18"/>
              </w:rPr>
            </w:pPr>
          </w:p>
        </w:tc>
        <w:tc>
          <w:tcPr>
            <w:tcW w:w="1134" w:type="dxa"/>
          </w:tcPr>
          <w:p w14:paraId="7615A9FC"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3827205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0112DFB" w14:textId="77777777" w:rsidR="00DB49C5" w:rsidRPr="00474956" w:rsidRDefault="00DB49C5">
            <w:pPr>
              <w:contextualSpacing/>
              <w:rPr>
                <w:rFonts w:eastAsia="DengXian"/>
                <w:sz w:val="18"/>
                <w:szCs w:val="18"/>
              </w:rPr>
            </w:pPr>
            <w:r w:rsidRPr="00474956">
              <w:rPr>
                <w:rFonts w:eastAsia="DengXian"/>
                <w:sz w:val="18"/>
                <w:szCs w:val="18"/>
              </w:rPr>
              <w:t>Number1 MOD Number2</w:t>
            </w:r>
          </w:p>
        </w:tc>
        <w:tc>
          <w:tcPr>
            <w:tcW w:w="1774" w:type="dxa"/>
          </w:tcPr>
          <w:p w14:paraId="3E1DD7BE" w14:textId="77777777" w:rsidR="00DB49C5" w:rsidRPr="00474956" w:rsidRDefault="00DB49C5">
            <w:pPr>
              <w:contextualSpacing/>
              <w:rPr>
                <w:rFonts w:eastAsia="DengXian"/>
                <w:sz w:val="18"/>
                <w:szCs w:val="18"/>
              </w:rPr>
            </w:pPr>
            <w:r w:rsidRPr="00474956">
              <w:rPr>
                <w:rFonts w:eastAsia="DengXian"/>
                <w:sz w:val="18"/>
                <w:szCs w:val="18"/>
              </w:rPr>
              <w:t>Remainder after division</w:t>
            </w:r>
          </w:p>
        </w:tc>
      </w:tr>
      <w:tr w:rsidR="00DB49C5" w:rsidRPr="00B15BF7" w14:paraId="3DA5A869" w14:textId="77777777">
        <w:trPr>
          <w:cantSplit/>
        </w:trPr>
        <w:tc>
          <w:tcPr>
            <w:tcW w:w="1171" w:type="dxa"/>
          </w:tcPr>
          <w:p w14:paraId="4E9FEA53" w14:textId="77777777" w:rsidR="00DB49C5" w:rsidRPr="00474956" w:rsidRDefault="00DB49C5">
            <w:pPr>
              <w:contextualSpacing/>
              <w:rPr>
                <w:rFonts w:eastAsia="DengXian"/>
                <w:sz w:val="18"/>
                <w:szCs w:val="18"/>
              </w:rPr>
            </w:pPr>
            <w:r w:rsidRPr="00474956">
              <w:rPr>
                <w:rFonts w:eastAsia="DengXian"/>
                <w:sz w:val="18"/>
                <w:szCs w:val="18"/>
              </w:rPr>
              <w:lastRenderedPageBreak/>
              <w:t>40</w:t>
            </w:r>
          </w:p>
        </w:tc>
        <w:tc>
          <w:tcPr>
            <w:tcW w:w="1756" w:type="dxa"/>
          </w:tcPr>
          <w:p w14:paraId="67ED409A" w14:textId="77777777" w:rsidR="00DB49C5" w:rsidRPr="00474956" w:rsidRDefault="00DB49C5">
            <w:pPr>
              <w:contextualSpacing/>
              <w:rPr>
                <w:rFonts w:eastAsia="DengXian"/>
                <w:sz w:val="18"/>
                <w:szCs w:val="18"/>
              </w:rPr>
            </w:pPr>
            <w:r w:rsidRPr="00474956">
              <w:rPr>
                <w:rFonts w:eastAsia="DengXian"/>
                <w:sz w:val="18"/>
                <w:szCs w:val="18"/>
              </w:rPr>
              <w:t>NOT</w:t>
            </w:r>
          </w:p>
        </w:tc>
        <w:tc>
          <w:tcPr>
            <w:tcW w:w="1604" w:type="dxa"/>
          </w:tcPr>
          <w:p w14:paraId="13D4349B" w14:textId="77777777" w:rsidR="00DB49C5" w:rsidRPr="00474956" w:rsidRDefault="00DB49C5">
            <w:pPr>
              <w:contextualSpacing/>
              <w:rPr>
                <w:rFonts w:eastAsia="DengXian"/>
                <w:sz w:val="18"/>
                <w:szCs w:val="18"/>
              </w:rPr>
            </w:pPr>
            <w:r w:rsidRPr="00474956">
              <w:rPr>
                <w:rFonts w:eastAsia="DengXian"/>
                <w:sz w:val="18"/>
                <w:szCs w:val="18"/>
              </w:rPr>
              <w:t>Logical NOT</w:t>
            </w:r>
          </w:p>
        </w:tc>
        <w:tc>
          <w:tcPr>
            <w:tcW w:w="1419" w:type="dxa"/>
          </w:tcPr>
          <w:p w14:paraId="4EF2DDEC" w14:textId="77777777" w:rsidR="00DB49C5" w:rsidRPr="00474956" w:rsidRDefault="00DB49C5">
            <w:pPr>
              <w:contextualSpacing/>
              <w:rPr>
                <w:rFonts w:eastAsia="DengXian"/>
                <w:sz w:val="18"/>
                <w:szCs w:val="18"/>
              </w:rPr>
            </w:pPr>
          </w:p>
        </w:tc>
        <w:tc>
          <w:tcPr>
            <w:tcW w:w="1220" w:type="dxa"/>
          </w:tcPr>
          <w:p w14:paraId="563888BD" w14:textId="77777777" w:rsidR="00DB49C5" w:rsidRPr="00474956" w:rsidRDefault="00DB49C5">
            <w:pPr>
              <w:contextualSpacing/>
              <w:rPr>
                <w:rFonts w:eastAsia="DengXian"/>
                <w:sz w:val="18"/>
                <w:szCs w:val="18"/>
              </w:rPr>
            </w:pPr>
          </w:p>
        </w:tc>
        <w:tc>
          <w:tcPr>
            <w:tcW w:w="1220" w:type="dxa"/>
          </w:tcPr>
          <w:p w14:paraId="51E2AAFA" w14:textId="77777777" w:rsidR="00DB49C5" w:rsidRPr="00474956" w:rsidRDefault="00DB49C5">
            <w:pPr>
              <w:contextualSpacing/>
              <w:rPr>
                <w:rFonts w:eastAsia="DengXian"/>
                <w:sz w:val="18"/>
                <w:szCs w:val="18"/>
              </w:rPr>
            </w:pPr>
          </w:p>
        </w:tc>
        <w:tc>
          <w:tcPr>
            <w:tcW w:w="1244" w:type="dxa"/>
          </w:tcPr>
          <w:p w14:paraId="7FC61D5F" w14:textId="77777777" w:rsidR="00DB49C5" w:rsidRPr="00474956" w:rsidRDefault="00DB49C5">
            <w:pPr>
              <w:contextualSpacing/>
              <w:rPr>
                <w:rFonts w:eastAsia="DengXian"/>
                <w:sz w:val="18"/>
                <w:szCs w:val="18"/>
              </w:rPr>
            </w:pPr>
          </w:p>
        </w:tc>
        <w:tc>
          <w:tcPr>
            <w:tcW w:w="1134" w:type="dxa"/>
          </w:tcPr>
          <w:p w14:paraId="6E61BC92" w14:textId="77777777" w:rsidR="00DB49C5" w:rsidRPr="00474956" w:rsidRDefault="00DB49C5">
            <w:pPr>
              <w:contextualSpacing/>
              <w:rPr>
                <w:rFonts w:eastAsia="DengXian"/>
                <w:sz w:val="18"/>
                <w:szCs w:val="18"/>
              </w:rPr>
            </w:pPr>
          </w:p>
        </w:tc>
        <w:tc>
          <w:tcPr>
            <w:tcW w:w="1080" w:type="dxa"/>
          </w:tcPr>
          <w:p w14:paraId="368C1F02"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188" w:type="dxa"/>
          </w:tcPr>
          <w:p w14:paraId="388E4DD8" w14:textId="77777777" w:rsidR="00DB49C5" w:rsidRPr="00474956" w:rsidRDefault="00DB49C5">
            <w:pPr>
              <w:contextualSpacing/>
              <w:rPr>
                <w:rFonts w:eastAsia="DengXian"/>
                <w:sz w:val="18"/>
                <w:szCs w:val="18"/>
              </w:rPr>
            </w:pPr>
            <w:r w:rsidRPr="00474956">
              <w:rPr>
                <w:rFonts w:eastAsia="DengXian"/>
                <w:sz w:val="18"/>
                <w:szCs w:val="18"/>
              </w:rPr>
              <w:t>Not Number</w:t>
            </w:r>
          </w:p>
        </w:tc>
        <w:tc>
          <w:tcPr>
            <w:tcW w:w="1774" w:type="dxa"/>
          </w:tcPr>
          <w:p w14:paraId="464D2133" w14:textId="77777777" w:rsidR="00DB49C5" w:rsidRPr="00474956" w:rsidRDefault="00DB49C5">
            <w:pPr>
              <w:contextualSpacing/>
              <w:rPr>
                <w:rFonts w:eastAsia="DengXian"/>
                <w:sz w:val="18"/>
                <w:szCs w:val="18"/>
              </w:rPr>
            </w:pPr>
            <w:r w:rsidRPr="00474956">
              <w:rPr>
                <w:rFonts w:eastAsia="DengXian"/>
                <w:sz w:val="18"/>
                <w:szCs w:val="18"/>
              </w:rPr>
              <w:t>All logical operators treat zero as false and non-zero as true. The NOT value of a number</w:t>
            </w:r>
            <w:r>
              <w:rPr>
                <w:rFonts w:eastAsia="DengXian"/>
                <w:sz w:val="18"/>
                <w:szCs w:val="18"/>
              </w:rPr>
              <w:t xml:space="preserve"> is </w:t>
            </w:r>
            <w:r w:rsidRPr="00474956">
              <w:rPr>
                <w:rFonts w:eastAsia="DengXian"/>
                <w:sz w:val="18"/>
                <w:szCs w:val="18"/>
              </w:rPr>
              <w:t>0 or 1</w:t>
            </w:r>
          </w:p>
          <w:p w14:paraId="17FF712E" w14:textId="77777777" w:rsidR="00DB49C5" w:rsidRPr="00474956" w:rsidRDefault="00DB49C5">
            <w:pPr>
              <w:contextualSpacing/>
              <w:rPr>
                <w:rFonts w:eastAsia="DengXian"/>
                <w:sz w:val="18"/>
                <w:szCs w:val="18"/>
              </w:rPr>
            </w:pPr>
          </w:p>
        </w:tc>
      </w:tr>
      <w:tr w:rsidR="00DB49C5" w:rsidRPr="00B15BF7" w14:paraId="0CCF6D93" w14:textId="77777777">
        <w:trPr>
          <w:cantSplit/>
        </w:trPr>
        <w:tc>
          <w:tcPr>
            <w:tcW w:w="1171" w:type="dxa"/>
          </w:tcPr>
          <w:p w14:paraId="173A8E8D" w14:textId="77777777" w:rsidR="00DB49C5" w:rsidRPr="00474956" w:rsidRDefault="00DB49C5">
            <w:pPr>
              <w:contextualSpacing/>
              <w:rPr>
                <w:rFonts w:eastAsia="DengXian"/>
                <w:sz w:val="18"/>
                <w:szCs w:val="18"/>
              </w:rPr>
            </w:pPr>
            <w:r w:rsidRPr="00474956">
              <w:rPr>
                <w:rFonts w:eastAsia="DengXian"/>
                <w:sz w:val="18"/>
                <w:szCs w:val="18"/>
              </w:rPr>
              <w:t>50</w:t>
            </w:r>
          </w:p>
        </w:tc>
        <w:tc>
          <w:tcPr>
            <w:tcW w:w="1756" w:type="dxa"/>
          </w:tcPr>
          <w:p w14:paraId="3C7B78DC" w14:textId="77777777" w:rsidR="00DB49C5" w:rsidRPr="00474956" w:rsidRDefault="00DB49C5">
            <w:pPr>
              <w:contextualSpacing/>
              <w:rPr>
                <w:rFonts w:eastAsia="DengXian"/>
                <w:sz w:val="18"/>
                <w:szCs w:val="18"/>
              </w:rPr>
            </w:pPr>
            <w:r w:rsidRPr="00474956">
              <w:rPr>
                <w:rFonts w:eastAsia="DengXian"/>
                <w:sz w:val="18"/>
                <w:szCs w:val="18"/>
              </w:rPr>
              <w:t>OR</w:t>
            </w:r>
          </w:p>
        </w:tc>
        <w:tc>
          <w:tcPr>
            <w:tcW w:w="1604" w:type="dxa"/>
          </w:tcPr>
          <w:p w14:paraId="67D86E41"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750AA7C0" w14:textId="77777777" w:rsidR="00DB49C5" w:rsidRPr="00474956" w:rsidRDefault="00DB49C5">
            <w:pPr>
              <w:contextualSpacing/>
              <w:rPr>
                <w:rFonts w:eastAsia="DengXian"/>
                <w:sz w:val="18"/>
                <w:szCs w:val="18"/>
              </w:rPr>
            </w:pPr>
          </w:p>
        </w:tc>
        <w:tc>
          <w:tcPr>
            <w:tcW w:w="1220" w:type="dxa"/>
          </w:tcPr>
          <w:p w14:paraId="34D25F6C" w14:textId="77777777" w:rsidR="00DB49C5" w:rsidRPr="00474956" w:rsidRDefault="00DB49C5">
            <w:pPr>
              <w:contextualSpacing/>
              <w:rPr>
                <w:rFonts w:eastAsia="DengXian"/>
                <w:sz w:val="18"/>
                <w:szCs w:val="18"/>
              </w:rPr>
            </w:pPr>
          </w:p>
        </w:tc>
        <w:tc>
          <w:tcPr>
            <w:tcW w:w="1220" w:type="dxa"/>
          </w:tcPr>
          <w:p w14:paraId="05A370A7" w14:textId="77777777" w:rsidR="00DB49C5" w:rsidRPr="00474956" w:rsidRDefault="00DB49C5">
            <w:pPr>
              <w:contextualSpacing/>
              <w:rPr>
                <w:rFonts w:eastAsia="DengXian"/>
                <w:sz w:val="18"/>
                <w:szCs w:val="18"/>
              </w:rPr>
            </w:pPr>
          </w:p>
        </w:tc>
        <w:tc>
          <w:tcPr>
            <w:tcW w:w="1244" w:type="dxa"/>
          </w:tcPr>
          <w:p w14:paraId="6A2575E8" w14:textId="77777777" w:rsidR="00DB49C5" w:rsidRPr="00474956" w:rsidRDefault="00DB49C5">
            <w:pPr>
              <w:contextualSpacing/>
              <w:rPr>
                <w:rFonts w:eastAsia="DengXian"/>
                <w:sz w:val="18"/>
                <w:szCs w:val="18"/>
              </w:rPr>
            </w:pPr>
          </w:p>
        </w:tc>
        <w:tc>
          <w:tcPr>
            <w:tcW w:w="1134" w:type="dxa"/>
          </w:tcPr>
          <w:p w14:paraId="3A292ACF"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85C25C2"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2216628" w14:textId="77777777" w:rsidR="00DB49C5" w:rsidRPr="00474956" w:rsidRDefault="00DB49C5">
            <w:pPr>
              <w:contextualSpacing/>
              <w:rPr>
                <w:rFonts w:eastAsia="DengXian"/>
                <w:sz w:val="18"/>
                <w:szCs w:val="18"/>
              </w:rPr>
            </w:pPr>
            <w:r w:rsidRPr="00474956">
              <w:rPr>
                <w:rFonts w:eastAsia="DengXian"/>
                <w:sz w:val="18"/>
                <w:szCs w:val="18"/>
              </w:rPr>
              <w:t>Number1 OR Number2</w:t>
            </w:r>
          </w:p>
        </w:tc>
        <w:tc>
          <w:tcPr>
            <w:tcW w:w="1774" w:type="dxa"/>
          </w:tcPr>
          <w:p w14:paraId="3658EED7" w14:textId="77777777" w:rsidR="00DB49C5" w:rsidRPr="00474956" w:rsidRDefault="00DB49C5">
            <w:pPr>
              <w:contextualSpacing/>
              <w:rPr>
                <w:rFonts w:eastAsia="DengXian"/>
                <w:sz w:val="18"/>
                <w:szCs w:val="18"/>
              </w:rPr>
            </w:pPr>
          </w:p>
        </w:tc>
      </w:tr>
      <w:tr w:rsidR="00DB49C5" w:rsidRPr="00B15BF7" w14:paraId="2872E32A" w14:textId="77777777">
        <w:trPr>
          <w:cantSplit/>
        </w:trPr>
        <w:tc>
          <w:tcPr>
            <w:tcW w:w="1171" w:type="dxa"/>
          </w:tcPr>
          <w:p w14:paraId="0CAB4E1D" w14:textId="77777777" w:rsidR="00DB49C5" w:rsidRPr="00474956" w:rsidRDefault="00DB49C5">
            <w:pPr>
              <w:contextualSpacing/>
              <w:rPr>
                <w:rFonts w:eastAsia="DengXian"/>
                <w:sz w:val="18"/>
                <w:szCs w:val="18"/>
              </w:rPr>
            </w:pPr>
            <w:r w:rsidRPr="00474956">
              <w:rPr>
                <w:rFonts w:eastAsia="DengXian"/>
                <w:sz w:val="18"/>
                <w:szCs w:val="18"/>
              </w:rPr>
              <w:t>51</w:t>
            </w:r>
          </w:p>
        </w:tc>
        <w:tc>
          <w:tcPr>
            <w:tcW w:w="1756" w:type="dxa"/>
          </w:tcPr>
          <w:p w14:paraId="22E05A5F" w14:textId="77777777" w:rsidR="00DB49C5" w:rsidRPr="00474956" w:rsidRDefault="00DB49C5">
            <w:pPr>
              <w:contextualSpacing/>
              <w:rPr>
                <w:rFonts w:eastAsia="DengXian"/>
                <w:sz w:val="18"/>
                <w:szCs w:val="18"/>
              </w:rPr>
            </w:pPr>
            <w:r w:rsidRPr="00474956">
              <w:rPr>
                <w:rFonts w:eastAsia="DengXian"/>
                <w:sz w:val="18"/>
                <w:szCs w:val="18"/>
              </w:rPr>
              <w:t>AND</w:t>
            </w:r>
          </w:p>
        </w:tc>
        <w:tc>
          <w:tcPr>
            <w:tcW w:w="1604" w:type="dxa"/>
          </w:tcPr>
          <w:p w14:paraId="13F7ABF5"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1F8C8762" w14:textId="77777777" w:rsidR="00DB49C5" w:rsidRPr="00474956" w:rsidRDefault="00DB49C5">
            <w:pPr>
              <w:contextualSpacing/>
              <w:rPr>
                <w:rFonts w:eastAsia="DengXian"/>
                <w:sz w:val="18"/>
                <w:szCs w:val="18"/>
              </w:rPr>
            </w:pPr>
          </w:p>
        </w:tc>
        <w:tc>
          <w:tcPr>
            <w:tcW w:w="1220" w:type="dxa"/>
          </w:tcPr>
          <w:p w14:paraId="6D3288F9" w14:textId="77777777" w:rsidR="00DB49C5" w:rsidRPr="00474956" w:rsidRDefault="00DB49C5">
            <w:pPr>
              <w:contextualSpacing/>
              <w:rPr>
                <w:rFonts w:eastAsia="DengXian"/>
                <w:sz w:val="18"/>
                <w:szCs w:val="18"/>
              </w:rPr>
            </w:pPr>
          </w:p>
        </w:tc>
        <w:tc>
          <w:tcPr>
            <w:tcW w:w="1220" w:type="dxa"/>
          </w:tcPr>
          <w:p w14:paraId="46BDB882" w14:textId="77777777" w:rsidR="00DB49C5" w:rsidRPr="00474956" w:rsidRDefault="00DB49C5">
            <w:pPr>
              <w:contextualSpacing/>
              <w:rPr>
                <w:rFonts w:eastAsia="DengXian"/>
                <w:sz w:val="18"/>
                <w:szCs w:val="18"/>
              </w:rPr>
            </w:pPr>
          </w:p>
        </w:tc>
        <w:tc>
          <w:tcPr>
            <w:tcW w:w="1244" w:type="dxa"/>
          </w:tcPr>
          <w:p w14:paraId="775C3D66" w14:textId="77777777" w:rsidR="00DB49C5" w:rsidRPr="00474956" w:rsidRDefault="00DB49C5">
            <w:pPr>
              <w:contextualSpacing/>
              <w:rPr>
                <w:rFonts w:eastAsia="DengXian"/>
                <w:sz w:val="18"/>
                <w:szCs w:val="18"/>
              </w:rPr>
            </w:pPr>
          </w:p>
        </w:tc>
        <w:tc>
          <w:tcPr>
            <w:tcW w:w="1134" w:type="dxa"/>
          </w:tcPr>
          <w:p w14:paraId="28AC5AA8"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771EA862"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E2EB122" w14:textId="77777777" w:rsidR="00DB49C5" w:rsidRPr="00474956" w:rsidRDefault="00DB49C5">
            <w:pPr>
              <w:contextualSpacing/>
              <w:rPr>
                <w:rFonts w:eastAsia="DengXian"/>
                <w:sz w:val="18"/>
                <w:szCs w:val="18"/>
              </w:rPr>
            </w:pPr>
            <w:r w:rsidRPr="00474956">
              <w:rPr>
                <w:rFonts w:eastAsia="DengXian"/>
                <w:sz w:val="18"/>
                <w:szCs w:val="18"/>
              </w:rPr>
              <w:t>Number1 AND Number2</w:t>
            </w:r>
          </w:p>
        </w:tc>
        <w:tc>
          <w:tcPr>
            <w:tcW w:w="1774" w:type="dxa"/>
          </w:tcPr>
          <w:p w14:paraId="104E572C" w14:textId="77777777" w:rsidR="00DB49C5" w:rsidRPr="00474956" w:rsidRDefault="00DB49C5">
            <w:pPr>
              <w:contextualSpacing/>
              <w:rPr>
                <w:rFonts w:eastAsia="DengXian"/>
                <w:sz w:val="18"/>
                <w:szCs w:val="18"/>
              </w:rPr>
            </w:pPr>
          </w:p>
        </w:tc>
      </w:tr>
      <w:tr w:rsidR="00DB49C5" w:rsidRPr="00B15BF7" w14:paraId="018C2ABC" w14:textId="77777777">
        <w:trPr>
          <w:cantSplit/>
        </w:trPr>
        <w:tc>
          <w:tcPr>
            <w:tcW w:w="1171" w:type="dxa"/>
          </w:tcPr>
          <w:p w14:paraId="5A81943A" w14:textId="77777777" w:rsidR="00DB49C5" w:rsidRPr="00474956" w:rsidRDefault="00DB49C5">
            <w:pPr>
              <w:contextualSpacing/>
              <w:rPr>
                <w:rFonts w:eastAsia="DengXian"/>
                <w:sz w:val="18"/>
                <w:szCs w:val="18"/>
              </w:rPr>
            </w:pPr>
            <w:r w:rsidRPr="00474956">
              <w:rPr>
                <w:rFonts w:eastAsia="DengXian"/>
                <w:sz w:val="18"/>
                <w:szCs w:val="18"/>
              </w:rPr>
              <w:t>52</w:t>
            </w:r>
          </w:p>
        </w:tc>
        <w:tc>
          <w:tcPr>
            <w:tcW w:w="1756" w:type="dxa"/>
          </w:tcPr>
          <w:p w14:paraId="38206A55" w14:textId="77777777" w:rsidR="00DB49C5" w:rsidRPr="00474956" w:rsidRDefault="00DB49C5">
            <w:pPr>
              <w:contextualSpacing/>
              <w:rPr>
                <w:rFonts w:eastAsia="DengXian"/>
                <w:sz w:val="18"/>
                <w:szCs w:val="18"/>
              </w:rPr>
            </w:pPr>
            <w:r w:rsidRPr="00474956">
              <w:rPr>
                <w:rFonts w:eastAsia="DengXian"/>
                <w:sz w:val="18"/>
                <w:szCs w:val="18"/>
              </w:rPr>
              <w:t>XOR</w:t>
            </w:r>
          </w:p>
        </w:tc>
        <w:tc>
          <w:tcPr>
            <w:tcW w:w="1604" w:type="dxa"/>
          </w:tcPr>
          <w:p w14:paraId="4E9C22FC"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56F6EACC" w14:textId="77777777" w:rsidR="00DB49C5" w:rsidRPr="00474956" w:rsidRDefault="00DB49C5">
            <w:pPr>
              <w:contextualSpacing/>
              <w:rPr>
                <w:rFonts w:eastAsia="DengXian"/>
                <w:sz w:val="18"/>
                <w:szCs w:val="18"/>
              </w:rPr>
            </w:pPr>
          </w:p>
        </w:tc>
        <w:tc>
          <w:tcPr>
            <w:tcW w:w="1220" w:type="dxa"/>
          </w:tcPr>
          <w:p w14:paraId="599A785D" w14:textId="77777777" w:rsidR="00DB49C5" w:rsidRPr="00474956" w:rsidRDefault="00DB49C5">
            <w:pPr>
              <w:contextualSpacing/>
              <w:rPr>
                <w:rFonts w:eastAsia="DengXian"/>
                <w:sz w:val="18"/>
                <w:szCs w:val="18"/>
              </w:rPr>
            </w:pPr>
          </w:p>
        </w:tc>
        <w:tc>
          <w:tcPr>
            <w:tcW w:w="1220" w:type="dxa"/>
          </w:tcPr>
          <w:p w14:paraId="160862FA" w14:textId="77777777" w:rsidR="00DB49C5" w:rsidRPr="00474956" w:rsidRDefault="00DB49C5">
            <w:pPr>
              <w:contextualSpacing/>
              <w:rPr>
                <w:rFonts w:eastAsia="DengXian"/>
                <w:sz w:val="18"/>
                <w:szCs w:val="18"/>
              </w:rPr>
            </w:pPr>
          </w:p>
        </w:tc>
        <w:tc>
          <w:tcPr>
            <w:tcW w:w="1244" w:type="dxa"/>
          </w:tcPr>
          <w:p w14:paraId="5AC9C678" w14:textId="77777777" w:rsidR="00DB49C5" w:rsidRPr="00474956" w:rsidRDefault="00DB49C5">
            <w:pPr>
              <w:contextualSpacing/>
              <w:rPr>
                <w:rFonts w:eastAsia="DengXian"/>
                <w:sz w:val="18"/>
                <w:szCs w:val="18"/>
              </w:rPr>
            </w:pPr>
          </w:p>
        </w:tc>
        <w:tc>
          <w:tcPr>
            <w:tcW w:w="1134" w:type="dxa"/>
          </w:tcPr>
          <w:p w14:paraId="09CFC589"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02D9C761"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77C286F6" w14:textId="77777777" w:rsidR="00DB49C5" w:rsidRPr="00474956" w:rsidRDefault="00DB49C5">
            <w:pPr>
              <w:contextualSpacing/>
              <w:rPr>
                <w:rFonts w:eastAsia="DengXian"/>
                <w:sz w:val="18"/>
                <w:szCs w:val="18"/>
              </w:rPr>
            </w:pPr>
            <w:r w:rsidRPr="00474956">
              <w:rPr>
                <w:rFonts w:eastAsia="DengXian"/>
                <w:sz w:val="18"/>
                <w:szCs w:val="18"/>
              </w:rPr>
              <w:t>Number1 XOR Number2</w:t>
            </w:r>
          </w:p>
        </w:tc>
        <w:tc>
          <w:tcPr>
            <w:tcW w:w="1774" w:type="dxa"/>
          </w:tcPr>
          <w:p w14:paraId="7CC08A72" w14:textId="77777777" w:rsidR="00DB49C5" w:rsidRPr="00474956" w:rsidRDefault="00DB49C5">
            <w:pPr>
              <w:contextualSpacing/>
              <w:rPr>
                <w:rFonts w:eastAsia="DengXian"/>
                <w:sz w:val="18"/>
                <w:szCs w:val="18"/>
              </w:rPr>
            </w:pPr>
          </w:p>
        </w:tc>
      </w:tr>
      <w:tr w:rsidR="00DB49C5" w:rsidRPr="00B15BF7" w14:paraId="3CA316BB" w14:textId="77777777">
        <w:trPr>
          <w:cantSplit/>
        </w:trPr>
        <w:tc>
          <w:tcPr>
            <w:tcW w:w="1171" w:type="dxa"/>
          </w:tcPr>
          <w:p w14:paraId="79501063" w14:textId="77777777" w:rsidR="00DB49C5" w:rsidRPr="00474956" w:rsidRDefault="00DB49C5">
            <w:pPr>
              <w:contextualSpacing/>
              <w:rPr>
                <w:rFonts w:eastAsia="DengXian"/>
                <w:sz w:val="18"/>
                <w:szCs w:val="18"/>
              </w:rPr>
            </w:pPr>
            <w:r w:rsidRPr="00474956">
              <w:rPr>
                <w:rFonts w:eastAsia="DengXian"/>
                <w:sz w:val="18"/>
                <w:szCs w:val="18"/>
              </w:rPr>
              <w:t>53</w:t>
            </w:r>
          </w:p>
        </w:tc>
        <w:tc>
          <w:tcPr>
            <w:tcW w:w="1756" w:type="dxa"/>
          </w:tcPr>
          <w:p w14:paraId="0F91989C" w14:textId="77777777" w:rsidR="00DB49C5" w:rsidRPr="00474956" w:rsidRDefault="00DB49C5">
            <w:pPr>
              <w:contextualSpacing/>
              <w:rPr>
                <w:rFonts w:eastAsia="DengXian"/>
                <w:sz w:val="18"/>
                <w:szCs w:val="18"/>
              </w:rPr>
            </w:pPr>
            <w:r w:rsidRPr="00474956">
              <w:rPr>
                <w:rFonts w:eastAsia="DengXian"/>
                <w:sz w:val="18"/>
                <w:szCs w:val="18"/>
              </w:rPr>
              <w:t>XNOR</w:t>
            </w:r>
          </w:p>
        </w:tc>
        <w:tc>
          <w:tcPr>
            <w:tcW w:w="1604" w:type="dxa"/>
          </w:tcPr>
          <w:p w14:paraId="5F98543D"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71E49182" w14:textId="77777777" w:rsidR="00DB49C5" w:rsidRPr="00474956" w:rsidRDefault="00DB49C5">
            <w:pPr>
              <w:contextualSpacing/>
              <w:rPr>
                <w:rFonts w:eastAsia="DengXian"/>
                <w:sz w:val="18"/>
                <w:szCs w:val="18"/>
              </w:rPr>
            </w:pPr>
          </w:p>
        </w:tc>
        <w:tc>
          <w:tcPr>
            <w:tcW w:w="1220" w:type="dxa"/>
          </w:tcPr>
          <w:p w14:paraId="68AF10E6" w14:textId="77777777" w:rsidR="00DB49C5" w:rsidRPr="00474956" w:rsidRDefault="00DB49C5">
            <w:pPr>
              <w:contextualSpacing/>
              <w:rPr>
                <w:rFonts w:eastAsia="DengXian"/>
                <w:sz w:val="18"/>
                <w:szCs w:val="18"/>
              </w:rPr>
            </w:pPr>
          </w:p>
        </w:tc>
        <w:tc>
          <w:tcPr>
            <w:tcW w:w="1220" w:type="dxa"/>
          </w:tcPr>
          <w:p w14:paraId="1F283E51" w14:textId="77777777" w:rsidR="00DB49C5" w:rsidRPr="00474956" w:rsidRDefault="00DB49C5">
            <w:pPr>
              <w:contextualSpacing/>
              <w:rPr>
                <w:rFonts w:eastAsia="DengXian"/>
                <w:sz w:val="18"/>
                <w:szCs w:val="18"/>
              </w:rPr>
            </w:pPr>
          </w:p>
        </w:tc>
        <w:tc>
          <w:tcPr>
            <w:tcW w:w="1244" w:type="dxa"/>
          </w:tcPr>
          <w:p w14:paraId="65EB7F71" w14:textId="77777777" w:rsidR="00DB49C5" w:rsidRPr="00474956" w:rsidRDefault="00DB49C5">
            <w:pPr>
              <w:contextualSpacing/>
              <w:rPr>
                <w:rFonts w:eastAsia="DengXian"/>
                <w:sz w:val="18"/>
                <w:szCs w:val="18"/>
              </w:rPr>
            </w:pPr>
          </w:p>
        </w:tc>
        <w:tc>
          <w:tcPr>
            <w:tcW w:w="1134" w:type="dxa"/>
          </w:tcPr>
          <w:p w14:paraId="1684FFF9"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075CB8D8"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0B2BF197" w14:textId="77777777" w:rsidR="00DB49C5" w:rsidRPr="00474956" w:rsidRDefault="00DB49C5">
            <w:pPr>
              <w:contextualSpacing/>
              <w:rPr>
                <w:rFonts w:eastAsia="DengXian"/>
                <w:sz w:val="18"/>
                <w:szCs w:val="18"/>
              </w:rPr>
            </w:pPr>
            <w:r w:rsidRPr="00474956">
              <w:rPr>
                <w:rFonts w:eastAsia="DengXian"/>
                <w:sz w:val="18"/>
                <w:szCs w:val="18"/>
              </w:rPr>
              <w:t>Number1 XNOR Number2</w:t>
            </w:r>
          </w:p>
        </w:tc>
        <w:tc>
          <w:tcPr>
            <w:tcW w:w="1774" w:type="dxa"/>
          </w:tcPr>
          <w:p w14:paraId="2FDFED65" w14:textId="77777777" w:rsidR="00DB49C5" w:rsidRPr="00474956" w:rsidRDefault="00DB49C5">
            <w:pPr>
              <w:contextualSpacing/>
              <w:rPr>
                <w:rFonts w:eastAsia="DengXian"/>
                <w:sz w:val="18"/>
                <w:szCs w:val="18"/>
              </w:rPr>
            </w:pPr>
          </w:p>
        </w:tc>
      </w:tr>
      <w:tr w:rsidR="00DB49C5" w:rsidRPr="00B15BF7" w14:paraId="1B1B5711" w14:textId="77777777">
        <w:trPr>
          <w:cantSplit/>
        </w:trPr>
        <w:tc>
          <w:tcPr>
            <w:tcW w:w="1171" w:type="dxa"/>
          </w:tcPr>
          <w:p w14:paraId="57ABD202" w14:textId="77777777" w:rsidR="00DB49C5" w:rsidRPr="00474956" w:rsidRDefault="00DB49C5">
            <w:pPr>
              <w:contextualSpacing/>
              <w:rPr>
                <w:rFonts w:eastAsia="DengXian"/>
                <w:sz w:val="18"/>
                <w:szCs w:val="18"/>
              </w:rPr>
            </w:pPr>
            <w:r w:rsidRPr="00474956">
              <w:rPr>
                <w:rFonts w:eastAsia="DengXian"/>
                <w:sz w:val="18"/>
                <w:szCs w:val="18"/>
              </w:rPr>
              <w:t>60</w:t>
            </w:r>
          </w:p>
        </w:tc>
        <w:tc>
          <w:tcPr>
            <w:tcW w:w="1756" w:type="dxa"/>
          </w:tcPr>
          <w:p w14:paraId="75A47AE7" w14:textId="77777777" w:rsidR="00DB49C5" w:rsidRPr="00474956" w:rsidRDefault="00DB49C5">
            <w:pPr>
              <w:contextualSpacing/>
              <w:rPr>
                <w:rFonts w:eastAsia="DengXian"/>
                <w:sz w:val="18"/>
                <w:szCs w:val="18"/>
              </w:rPr>
            </w:pPr>
            <w:r w:rsidRPr="00474956">
              <w:rPr>
                <w:rFonts w:eastAsia="DengXian"/>
                <w:sz w:val="18"/>
                <w:szCs w:val="18"/>
              </w:rPr>
              <w:t>IIF</w:t>
            </w:r>
          </w:p>
        </w:tc>
        <w:tc>
          <w:tcPr>
            <w:tcW w:w="1604" w:type="dxa"/>
          </w:tcPr>
          <w:p w14:paraId="420BEA80" w14:textId="77777777" w:rsidR="00DB49C5" w:rsidRPr="00474956" w:rsidRDefault="00DB49C5">
            <w:pPr>
              <w:contextualSpacing/>
              <w:rPr>
                <w:rFonts w:eastAsia="DengXian"/>
                <w:sz w:val="18"/>
                <w:szCs w:val="18"/>
              </w:rPr>
            </w:pPr>
            <w:r w:rsidRPr="00474956">
              <w:rPr>
                <w:rFonts w:eastAsia="DengXian"/>
                <w:sz w:val="18"/>
                <w:szCs w:val="18"/>
              </w:rPr>
              <w:t>Immediate If</w:t>
            </w:r>
          </w:p>
        </w:tc>
        <w:tc>
          <w:tcPr>
            <w:tcW w:w="1419" w:type="dxa"/>
          </w:tcPr>
          <w:p w14:paraId="5E3010A2" w14:textId="77777777" w:rsidR="00DB49C5" w:rsidRPr="00474956" w:rsidRDefault="00DB49C5">
            <w:pPr>
              <w:contextualSpacing/>
              <w:rPr>
                <w:rFonts w:eastAsia="DengXian"/>
                <w:sz w:val="18"/>
                <w:szCs w:val="18"/>
              </w:rPr>
            </w:pPr>
          </w:p>
        </w:tc>
        <w:tc>
          <w:tcPr>
            <w:tcW w:w="1220" w:type="dxa"/>
          </w:tcPr>
          <w:p w14:paraId="74FAF269" w14:textId="77777777" w:rsidR="00DB49C5" w:rsidRPr="00474956" w:rsidRDefault="00DB49C5">
            <w:pPr>
              <w:contextualSpacing/>
              <w:rPr>
                <w:rFonts w:eastAsia="DengXian"/>
                <w:sz w:val="18"/>
                <w:szCs w:val="18"/>
              </w:rPr>
            </w:pPr>
          </w:p>
        </w:tc>
        <w:tc>
          <w:tcPr>
            <w:tcW w:w="1220" w:type="dxa"/>
          </w:tcPr>
          <w:p w14:paraId="5A32A4FF" w14:textId="77777777" w:rsidR="00DB49C5" w:rsidRPr="00474956" w:rsidRDefault="00DB49C5">
            <w:pPr>
              <w:contextualSpacing/>
              <w:rPr>
                <w:rFonts w:eastAsia="DengXian"/>
                <w:sz w:val="18"/>
                <w:szCs w:val="18"/>
              </w:rPr>
            </w:pPr>
          </w:p>
        </w:tc>
        <w:tc>
          <w:tcPr>
            <w:tcW w:w="1244" w:type="dxa"/>
          </w:tcPr>
          <w:p w14:paraId="63F0B868" w14:textId="77777777" w:rsidR="00DB49C5" w:rsidRPr="00474956" w:rsidRDefault="00DB49C5">
            <w:pPr>
              <w:contextualSpacing/>
              <w:rPr>
                <w:rFonts w:eastAsia="DengXian"/>
                <w:sz w:val="18"/>
                <w:szCs w:val="18"/>
              </w:rPr>
            </w:pPr>
            <w:r w:rsidRPr="00474956">
              <w:rPr>
                <w:rFonts w:eastAsia="DengXian"/>
                <w:sz w:val="18"/>
                <w:szCs w:val="18"/>
              </w:rPr>
              <w:t>Condition</w:t>
            </w:r>
          </w:p>
        </w:tc>
        <w:tc>
          <w:tcPr>
            <w:tcW w:w="1134" w:type="dxa"/>
          </w:tcPr>
          <w:p w14:paraId="24DF4B98"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2563C995"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003917EC"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9577474" w14:textId="77777777" w:rsidR="00DB49C5" w:rsidRPr="00474956" w:rsidRDefault="00DB49C5">
            <w:pPr>
              <w:contextualSpacing/>
              <w:rPr>
                <w:rFonts w:eastAsia="DengXian"/>
                <w:sz w:val="18"/>
                <w:szCs w:val="18"/>
              </w:rPr>
            </w:pPr>
            <w:r w:rsidRPr="00474956">
              <w:rPr>
                <w:rFonts w:eastAsia="DengXian"/>
                <w:sz w:val="18"/>
                <w:szCs w:val="18"/>
              </w:rPr>
              <w:t>If Condition is true, result is Number1, else Number2</w:t>
            </w:r>
          </w:p>
        </w:tc>
      </w:tr>
      <w:tr w:rsidR="00DB49C5" w:rsidRPr="00B15BF7" w14:paraId="7E69E741" w14:textId="77777777">
        <w:trPr>
          <w:cantSplit/>
        </w:trPr>
        <w:tc>
          <w:tcPr>
            <w:tcW w:w="1171" w:type="dxa"/>
          </w:tcPr>
          <w:p w14:paraId="02E7EFA3" w14:textId="77777777" w:rsidR="00DB49C5" w:rsidRPr="00474956" w:rsidRDefault="00DB49C5">
            <w:pPr>
              <w:contextualSpacing/>
              <w:rPr>
                <w:rFonts w:eastAsia="DengXian"/>
                <w:sz w:val="18"/>
                <w:szCs w:val="18"/>
              </w:rPr>
            </w:pPr>
            <w:r w:rsidRPr="00474956">
              <w:rPr>
                <w:rFonts w:eastAsia="DengXian"/>
                <w:sz w:val="18"/>
                <w:szCs w:val="18"/>
              </w:rPr>
              <w:t>70</w:t>
            </w:r>
          </w:p>
        </w:tc>
        <w:tc>
          <w:tcPr>
            <w:tcW w:w="1756" w:type="dxa"/>
          </w:tcPr>
          <w:p w14:paraId="16E0E622" w14:textId="77777777" w:rsidR="00DB49C5" w:rsidRPr="00474956" w:rsidRDefault="00DB49C5">
            <w:pPr>
              <w:contextualSpacing/>
              <w:rPr>
                <w:rFonts w:eastAsia="DengXian"/>
                <w:sz w:val="18"/>
                <w:szCs w:val="18"/>
              </w:rPr>
            </w:pPr>
            <w:r w:rsidRPr="00474956">
              <w:rPr>
                <w:rFonts w:eastAsia="DengXian"/>
                <w:sz w:val="18"/>
                <w:szCs w:val="18"/>
              </w:rPr>
              <w:t>ABS</w:t>
            </w:r>
          </w:p>
        </w:tc>
        <w:tc>
          <w:tcPr>
            <w:tcW w:w="1604" w:type="dxa"/>
          </w:tcPr>
          <w:p w14:paraId="4CE95662" w14:textId="77777777" w:rsidR="00DB49C5" w:rsidRPr="00474956" w:rsidRDefault="00DB49C5">
            <w:pPr>
              <w:contextualSpacing/>
              <w:rPr>
                <w:rFonts w:eastAsia="DengXian"/>
                <w:sz w:val="18"/>
                <w:szCs w:val="18"/>
              </w:rPr>
            </w:pPr>
            <w:r w:rsidRPr="00474956">
              <w:rPr>
                <w:rFonts w:eastAsia="DengXian"/>
                <w:sz w:val="18"/>
                <w:szCs w:val="18"/>
              </w:rPr>
              <w:t>Absolute Value</w:t>
            </w:r>
          </w:p>
        </w:tc>
        <w:tc>
          <w:tcPr>
            <w:tcW w:w="1419" w:type="dxa"/>
          </w:tcPr>
          <w:p w14:paraId="2EA3C8A4" w14:textId="77777777" w:rsidR="00DB49C5" w:rsidRPr="00474956" w:rsidRDefault="00DB49C5">
            <w:pPr>
              <w:contextualSpacing/>
              <w:rPr>
                <w:rFonts w:eastAsia="DengXian"/>
                <w:sz w:val="18"/>
                <w:szCs w:val="18"/>
              </w:rPr>
            </w:pPr>
          </w:p>
        </w:tc>
        <w:tc>
          <w:tcPr>
            <w:tcW w:w="1220" w:type="dxa"/>
          </w:tcPr>
          <w:p w14:paraId="5C5509A7" w14:textId="77777777" w:rsidR="00DB49C5" w:rsidRPr="00474956" w:rsidRDefault="00DB49C5">
            <w:pPr>
              <w:contextualSpacing/>
              <w:rPr>
                <w:rFonts w:eastAsia="DengXian"/>
                <w:sz w:val="18"/>
                <w:szCs w:val="18"/>
              </w:rPr>
            </w:pPr>
          </w:p>
        </w:tc>
        <w:tc>
          <w:tcPr>
            <w:tcW w:w="1220" w:type="dxa"/>
          </w:tcPr>
          <w:p w14:paraId="45602FD9" w14:textId="77777777" w:rsidR="00DB49C5" w:rsidRPr="00474956" w:rsidRDefault="00DB49C5">
            <w:pPr>
              <w:contextualSpacing/>
              <w:rPr>
                <w:rFonts w:eastAsia="DengXian"/>
                <w:sz w:val="18"/>
                <w:szCs w:val="18"/>
              </w:rPr>
            </w:pPr>
          </w:p>
        </w:tc>
        <w:tc>
          <w:tcPr>
            <w:tcW w:w="1244" w:type="dxa"/>
          </w:tcPr>
          <w:p w14:paraId="16186C0E" w14:textId="77777777" w:rsidR="00DB49C5" w:rsidRPr="00474956" w:rsidRDefault="00DB49C5">
            <w:pPr>
              <w:contextualSpacing/>
              <w:rPr>
                <w:rFonts w:eastAsia="DengXian"/>
                <w:sz w:val="18"/>
                <w:szCs w:val="18"/>
              </w:rPr>
            </w:pPr>
          </w:p>
        </w:tc>
        <w:tc>
          <w:tcPr>
            <w:tcW w:w="1134" w:type="dxa"/>
          </w:tcPr>
          <w:p w14:paraId="41F60EDB" w14:textId="77777777" w:rsidR="00DB49C5" w:rsidRPr="00474956" w:rsidRDefault="00DB49C5">
            <w:pPr>
              <w:contextualSpacing/>
              <w:rPr>
                <w:rFonts w:eastAsia="DengXian"/>
                <w:sz w:val="18"/>
                <w:szCs w:val="18"/>
              </w:rPr>
            </w:pPr>
          </w:p>
        </w:tc>
        <w:tc>
          <w:tcPr>
            <w:tcW w:w="1080" w:type="dxa"/>
          </w:tcPr>
          <w:p w14:paraId="17A4C320"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188" w:type="dxa"/>
          </w:tcPr>
          <w:p w14:paraId="26DE54C1"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A663772" w14:textId="77777777" w:rsidR="00DB49C5" w:rsidRPr="00474956" w:rsidRDefault="00DB49C5">
            <w:pPr>
              <w:contextualSpacing/>
              <w:rPr>
                <w:rFonts w:eastAsia="DengXian"/>
                <w:sz w:val="18"/>
                <w:szCs w:val="18"/>
              </w:rPr>
            </w:pPr>
            <w:r w:rsidRPr="00474956">
              <w:rPr>
                <w:rFonts w:eastAsia="DengXian"/>
                <w:sz w:val="18"/>
                <w:szCs w:val="18"/>
              </w:rPr>
              <w:t>If Number1 is negative, return -Number1</w:t>
            </w:r>
          </w:p>
        </w:tc>
      </w:tr>
      <w:tr w:rsidR="00DB49C5" w:rsidRPr="00B15BF7" w14:paraId="5C97574D" w14:textId="77777777">
        <w:trPr>
          <w:cantSplit/>
        </w:trPr>
        <w:tc>
          <w:tcPr>
            <w:tcW w:w="1171" w:type="dxa"/>
          </w:tcPr>
          <w:p w14:paraId="3FD99675" w14:textId="77777777" w:rsidR="00DB49C5" w:rsidRPr="00474956" w:rsidRDefault="00DB49C5">
            <w:pPr>
              <w:contextualSpacing/>
              <w:rPr>
                <w:rFonts w:eastAsia="DengXian"/>
                <w:sz w:val="18"/>
                <w:szCs w:val="18"/>
              </w:rPr>
            </w:pPr>
            <w:r w:rsidRPr="00474956">
              <w:rPr>
                <w:rFonts w:eastAsia="DengXian"/>
                <w:sz w:val="18"/>
                <w:szCs w:val="18"/>
              </w:rPr>
              <w:t>71</w:t>
            </w:r>
          </w:p>
        </w:tc>
        <w:tc>
          <w:tcPr>
            <w:tcW w:w="1756" w:type="dxa"/>
          </w:tcPr>
          <w:p w14:paraId="196DEB6F" w14:textId="77777777" w:rsidR="00DB49C5" w:rsidRPr="00474956" w:rsidRDefault="00DB49C5">
            <w:pPr>
              <w:contextualSpacing/>
              <w:rPr>
                <w:rFonts w:eastAsia="DengXian"/>
                <w:sz w:val="18"/>
                <w:szCs w:val="18"/>
              </w:rPr>
            </w:pPr>
            <w:r w:rsidRPr="00474956">
              <w:rPr>
                <w:rFonts w:eastAsia="DengXian"/>
                <w:sz w:val="18"/>
                <w:szCs w:val="18"/>
              </w:rPr>
              <w:t>INT</w:t>
            </w:r>
          </w:p>
        </w:tc>
        <w:tc>
          <w:tcPr>
            <w:tcW w:w="1604" w:type="dxa"/>
          </w:tcPr>
          <w:p w14:paraId="28EDCE81" w14:textId="77777777" w:rsidR="00DB49C5" w:rsidRPr="00474956" w:rsidRDefault="00DB49C5">
            <w:pPr>
              <w:contextualSpacing/>
              <w:rPr>
                <w:rFonts w:eastAsia="DengXian"/>
                <w:sz w:val="18"/>
                <w:szCs w:val="18"/>
              </w:rPr>
            </w:pPr>
            <w:r w:rsidRPr="00474956">
              <w:rPr>
                <w:rFonts w:eastAsia="DengXian"/>
                <w:sz w:val="18"/>
                <w:szCs w:val="18"/>
              </w:rPr>
              <w:t>Integer</w:t>
            </w:r>
          </w:p>
        </w:tc>
        <w:tc>
          <w:tcPr>
            <w:tcW w:w="1419" w:type="dxa"/>
          </w:tcPr>
          <w:p w14:paraId="4617E1C9" w14:textId="77777777" w:rsidR="00DB49C5" w:rsidRPr="00474956" w:rsidRDefault="00DB49C5">
            <w:pPr>
              <w:contextualSpacing/>
              <w:rPr>
                <w:rFonts w:eastAsia="DengXian"/>
                <w:sz w:val="18"/>
                <w:szCs w:val="18"/>
              </w:rPr>
            </w:pPr>
          </w:p>
        </w:tc>
        <w:tc>
          <w:tcPr>
            <w:tcW w:w="1220" w:type="dxa"/>
          </w:tcPr>
          <w:p w14:paraId="1D3DBB55" w14:textId="77777777" w:rsidR="00DB49C5" w:rsidRPr="00474956" w:rsidRDefault="00DB49C5">
            <w:pPr>
              <w:contextualSpacing/>
              <w:rPr>
                <w:rFonts w:eastAsia="DengXian"/>
                <w:sz w:val="18"/>
                <w:szCs w:val="18"/>
              </w:rPr>
            </w:pPr>
          </w:p>
        </w:tc>
        <w:tc>
          <w:tcPr>
            <w:tcW w:w="1220" w:type="dxa"/>
          </w:tcPr>
          <w:p w14:paraId="64486127" w14:textId="77777777" w:rsidR="00DB49C5" w:rsidRPr="00474956" w:rsidRDefault="00DB49C5">
            <w:pPr>
              <w:contextualSpacing/>
              <w:rPr>
                <w:rFonts w:eastAsia="DengXian"/>
                <w:sz w:val="18"/>
                <w:szCs w:val="18"/>
              </w:rPr>
            </w:pPr>
          </w:p>
        </w:tc>
        <w:tc>
          <w:tcPr>
            <w:tcW w:w="1244" w:type="dxa"/>
          </w:tcPr>
          <w:p w14:paraId="47C3F4A0" w14:textId="77777777" w:rsidR="00DB49C5" w:rsidRPr="00474956" w:rsidRDefault="00DB49C5">
            <w:pPr>
              <w:contextualSpacing/>
              <w:rPr>
                <w:rFonts w:eastAsia="DengXian"/>
                <w:sz w:val="18"/>
                <w:szCs w:val="18"/>
              </w:rPr>
            </w:pPr>
          </w:p>
        </w:tc>
        <w:tc>
          <w:tcPr>
            <w:tcW w:w="1134" w:type="dxa"/>
          </w:tcPr>
          <w:p w14:paraId="438C87B3" w14:textId="77777777" w:rsidR="00DB49C5" w:rsidRPr="00474956" w:rsidRDefault="00DB49C5">
            <w:pPr>
              <w:contextualSpacing/>
              <w:rPr>
                <w:rFonts w:eastAsia="DengXian"/>
                <w:sz w:val="18"/>
                <w:szCs w:val="18"/>
              </w:rPr>
            </w:pPr>
          </w:p>
        </w:tc>
        <w:tc>
          <w:tcPr>
            <w:tcW w:w="1080" w:type="dxa"/>
          </w:tcPr>
          <w:p w14:paraId="013EB53F"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188" w:type="dxa"/>
          </w:tcPr>
          <w:p w14:paraId="5DBBF5D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0ED35603" w14:textId="77777777" w:rsidR="00DB49C5" w:rsidRPr="00474956" w:rsidRDefault="00DB49C5">
            <w:pPr>
              <w:contextualSpacing/>
              <w:rPr>
                <w:rFonts w:eastAsia="DengXian"/>
                <w:sz w:val="18"/>
                <w:szCs w:val="18"/>
              </w:rPr>
            </w:pPr>
            <w:r w:rsidRPr="00474956">
              <w:rPr>
                <w:rFonts w:eastAsia="DengXian"/>
                <w:sz w:val="18"/>
                <w:szCs w:val="18"/>
              </w:rPr>
              <w:t>The integer version of Number (truncation)</w:t>
            </w:r>
          </w:p>
        </w:tc>
      </w:tr>
      <w:tr w:rsidR="00DB49C5" w:rsidRPr="00B15BF7" w14:paraId="7C558AF2" w14:textId="77777777">
        <w:trPr>
          <w:cantSplit/>
        </w:trPr>
        <w:tc>
          <w:tcPr>
            <w:tcW w:w="1171" w:type="dxa"/>
          </w:tcPr>
          <w:p w14:paraId="34FD173D" w14:textId="77777777" w:rsidR="00DB49C5" w:rsidRPr="00474956" w:rsidRDefault="00DB49C5">
            <w:pPr>
              <w:contextualSpacing/>
              <w:rPr>
                <w:rFonts w:eastAsia="DengXian"/>
                <w:sz w:val="18"/>
                <w:szCs w:val="18"/>
              </w:rPr>
            </w:pPr>
            <w:r w:rsidRPr="00474956">
              <w:rPr>
                <w:rFonts w:eastAsia="DengXian"/>
                <w:sz w:val="18"/>
                <w:szCs w:val="18"/>
              </w:rPr>
              <w:lastRenderedPageBreak/>
              <w:t>80</w:t>
            </w:r>
          </w:p>
        </w:tc>
        <w:tc>
          <w:tcPr>
            <w:tcW w:w="1756" w:type="dxa"/>
          </w:tcPr>
          <w:p w14:paraId="6C715912" w14:textId="77777777" w:rsidR="00DB49C5" w:rsidRPr="00474956" w:rsidRDefault="00DB49C5">
            <w:pPr>
              <w:contextualSpacing/>
              <w:rPr>
                <w:rFonts w:eastAsia="DengXian"/>
                <w:sz w:val="18"/>
                <w:szCs w:val="18"/>
              </w:rPr>
            </w:pPr>
            <w:r w:rsidRPr="00474956">
              <w:rPr>
                <w:rFonts w:eastAsia="DengXian"/>
                <w:sz w:val="18"/>
                <w:szCs w:val="18"/>
              </w:rPr>
              <w:t>MAX</w:t>
            </w:r>
          </w:p>
        </w:tc>
        <w:tc>
          <w:tcPr>
            <w:tcW w:w="1604" w:type="dxa"/>
          </w:tcPr>
          <w:p w14:paraId="5373068B" w14:textId="77777777" w:rsidR="00DB49C5" w:rsidRPr="00474956" w:rsidRDefault="00DB49C5">
            <w:pPr>
              <w:contextualSpacing/>
              <w:rPr>
                <w:rFonts w:eastAsia="DengXian"/>
                <w:sz w:val="18"/>
                <w:szCs w:val="18"/>
              </w:rPr>
            </w:pPr>
            <w:r w:rsidRPr="00474956">
              <w:rPr>
                <w:rFonts w:eastAsia="DengXian"/>
                <w:sz w:val="18"/>
                <w:szCs w:val="18"/>
              </w:rPr>
              <w:t>Return largest of two numbers</w:t>
            </w:r>
          </w:p>
        </w:tc>
        <w:tc>
          <w:tcPr>
            <w:tcW w:w="1419" w:type="dxa"/>
          </w:tcPr>
          <w:p w14:paraId="7ECED7D6" w14:textId="77777777" w:rsidR="00DB49C5" w:rsidRPr="00474956" w:rsidRDefault="00DB49C5">
            <w:pPr>
              <w:contextualSpacing/>
              <w:rPr>
                <w:rFonts w:eastAsia="DengXian"/>
                <w:sz w:val="18"/>
                <w:szCs w:val="18"/>
              </w:rPr>
            </w:pPr>
          </w:p>
        </w:tc>
        <w:tc>
          <w:tcPr>
            <w:tcW w:w="1220" w:type="dxa"/>
          </w:tcPr>
          <w:p w14:paraId="603B28AC" w14:textId="77777777" w:rsidR="00DB49C5" w:rsidRPr="00474956" w:rsidRDefault="00DB49C5">
            <w:pPr>
              <w:contextualSpacing/>
              <w:rPr>
                <w:rFonts w:eastAsia="DengXian"/>
                <w:sz w:val="18"/>
                <w:szCs w:val="18"/>
              </w:rPr>
            </w:pPr>
          </w:p>
        </w:tc>
        <w:tc>
          <w:tcPr>
            <w:tcW w:w="1220" w:type="dxa"/>
          </w:tcPr>
          <w:p w14:paraId="5894391B" w14:textId="77777777" w:rsidR="00DB49C5" w:rsidRPr="00474956" w:rsidRDefault="00DB49C5">
            <w:pPr>
              <w:contextualSpacing/>
              <w:rPr>
                <w:rFonts w:eastAsia="DengXian"/>
                <w:sz w:val="18"/>
                <w:szCs w:val="18"/>
              </w:rPr>
            </w:pPr>
          </w:p>
        </w:tc>
        <w:tc>
          <w:tcPr>
            <w:tcW w:w="1244" w:type="dxa"/>
          </w:tcPr>
          <w:p w14:paraId="495FACDB" w14:textId="77777777" w:rsidR="00DB49C5" w:rsidRPr="00474956" w:rsidRDefault="00DB49C5">
            <w:pPr>
              <w:contextualSpacing/>
              <w:rPr>
                <w:rFonts w:eastAsia="DengXian"/>
                <w:sz w:val="18"/>
                <w:szCs w:val="18"/>
              </w:rPr>
            </w:pPr>
          </w:p>
        </w:tc>
        <w:tc>
          <w:tcPr>
            <w:tcW w:w="1134" w:type="dxa"/>
          </w:tcPr>
          <w:p w14:paraId="7677248C"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3C20AA4"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61F121D"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0106C8E4" w14:textId="77777777" w:rsidR="00DB49C5" w:rsidRPr="00474956" w:rsidRDefault="00DB49C5">
            <w:pPr>
              <w:contextualSpacing/>
              <w:rPr>
                <w:rFonts w:eastAsia="DengXian"/>
                <w:sz w:val="18"/>
                <w:szCs w:val="18"/>
              </w:rPr>
            </w:pPr>
            <w:r w:rsidRPr="00474956">
              <w:rPr>
                <w:rFonts w:eastAsia="DengXian"/>
                <w:sz w:val="18"/>
                <w:szCs w:val="18"/>
              </w:rPr>
              <w:t>The result is the largest of the two parameters</w:t>
            </w:r>
          </w:p>
        </w:tc>
      </w:tr>
      <w:tr w:rsidR="00DB49C5" w:rsidRPr="00B15BF7" w14:paraId="73BA781D" w14:textId="77777777">
        <w:trPr>
          <w:cantSplit/>
        </w:trPr>
        <w:tc>
          <w:tcPr>
            <w:tcW w:w="1171" w:type="dxa"/>
          </w:tcPr>
          <w:p w14:paraId="78C067FD" w14:textId="77777777" w:rsidR="00DB49C5" w:rsidRPr="00474956" w:rsidRDefault="00DB49C5">
            <w:pPr>
              <w:contextualSpacing/>
              <w:rPr>
                <w:rFonts w:eastAsia="DengXian"/>
                <w:sz w:val="18"/>
                <w:szCs w:val="18"/>
              </w:rPr>
            </w:pPr>
            <w:r w:rsidRPr="00474956">
              <w:rPr>
                <w:rFonts w:eastAsia="DengXian"/>
                <w:sz w:val="18"/>
                <w:szCs w:val="18"/>
              </w:rPr>
              <w:t>81</w:t>
            </w:r>
          </w:p>
        </w:tc>
        <w:tc>
          <w:tcPr>
            <w:tcW w:w="1756" w:type="dxa"/>
          </w:tcPr>
          <w:p w14:paraId="086246E1" w14:textId="77777777" w:rsidR="00DB49C5" w:rsidRPr="00474956" w:rsidRDefault="00DB49C5">
            <w:pPr>
              <w:contextualSpacing/>
              <w:rPr>
                <w:rFonts w:eastAsia="DengXian"/>
                <w:sz w:val="18"/>
                <w:szCs w:val="18"/>
              </w:rPr>
            </w:pPr>
            <w:r w:rsidRPr="00474956">
              <w:rPr>
                <w:rFonts w:eastAsia="DengXian"/>
                <w:sz w:val="18"/>
                <w:szCs w:val="18"/>
              </w:rPr>
              <w:t>MIN</w:t>
            </w:r>
          </w:p>
        </w:tc>
        <w:tc>
          <w:tcPr>
            <w:tcW w:w="1604" w:type="dxa"/>
          </w:tcPr>
          <w:p w14:paraId="3D45E3DB" w14:textId="77777777" w:rsidR="00DB49C5" w:rsidRPr="00474956" w:rsidRDefault="00DB49C5">
            <w:pPr>
              <w:contextualSpacing/>
              <w:rPr>
                <w:rFonts w:eastAsia="DengXian"/>
                <w:sz w:val="18"/>
                <w:szCs w:val="18"/>
              </w:rPr>
            </w:pPr>
            <w:r w:rsidRPr="00474956">
              <w:rPr>
                <w:rFonts w:eastAsia="DengXian"/>
                <w:sz w:val="18"/>
                <w:szCs w:val="18"/>
              </w:rPr>
              <w:t>Return smallest of two numbers</w:t>
            </w:r>
          </w:p>
        </w:tc>
        <w:tc>
          <w:tcPr>
            <w:tcW w:w="1419" w:type="dxa"/>
          </w:tcPr>
          <w:p w14:paraId="3D43124A" w14:textId="77777777" w:rsidR="00DB49C5" w:rsidRPr="00474956" w:rsidRDefault="00DB49C5">
            <w:pPr>
              <w:contextualSpacing/>
              <w:rPr>
                <w:rFonts w:eastAsia="DengXian"/>
                <w:sz w:val="18"/>
                <w:szCs w:val="18"/>
              </w:rPr>
            </w:pPr>
          </w:p>
        </w:tc>
        <w:tc>
          <w:tcPr>
            <w:tcW w:w="1220" w:type="dxa"/>
          </w:tcPr>
          <w:p w14:paraId="51217088" w14:textId="77777777" w:rsidR="00DB49C5" w:rsidRPr="00474956" w:rsidRDefault="00DB49C5">
            <w:pPr>
              <w:contextualSpacing/>
              <w:rPr>
                <w:rFonts w:eastAsia="DengXian"/>
                <w:sz w:val="18"/>
                <w:szCs w:val="18"/>
              </w:rPr>
            </w:pPr>
          </w:p>
        </w:tc>
        <w:tc>
          <w:tcPr>
            <w:tcW w:w="1220" w:type="dxa"/>
          </w:tcPr>
          <w:p w14:paraId="0AE6EE79" w14:textId="77777777" w:rsidR="00DB49C5" w:rsidRPr="00474956" w:rsidRDefault="00DB49C5">
            <w:pPr>
              <w:contextualSpacing/>
              <w:rPr>
                <w:rFonts w:eastAsia="DengXian"/>
                <w:sz w:val="18"/>
                <w:szCs w:val="18"/>
              </w:rPr>
            </w:pPr>
          </w:p>
        </w:tc>
        <w:tc>
          <w:tcPr>
            <w:tcW w:w="1244" w:type="dxa"/>
          </w:tcPr>
          <w:p w14:paraId="58573BFF" w14:textId="77777777" w:rsidR="00DB49C5" w:rsidRPr="00474956" w:rsidRDefault="00DB49C5">
            <w:pPr>
              <w:contextualSpacing/>
              <w:rPr>
                <w:rFonts w:eastAsia="DengXian"/>
                <w:sz w:val="18"/>
                <w:szCs w:val="18"/>
              </w:rPr>
            </w:pPr>
          </w:p>
        </w:tc>
        <w:tc>
          <w:tcPr>
            <w:tcW w:w="1134" w:type="dxa"/>
          </w:tcPr>
          <w:p w14:paraId="25A58DA4"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B37848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7BE4E2FF"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16E53F4F" w14:textId="77777777" w:rsidR="00DB49C5" w:rsidRPr="00474956" w:rsidRDefault="00DB49C5">
            <w:pPr>
              <w:contextualSpacing/>
              <w:rPr>
                <w:rFonts w:eastAsia="DengXian"/>
                <w:sz w:val="18"/>
                <w:szCs w:val="18"/>
              </w:rPr>
            </w:pPr>
            <w:r w:rsidRPr="00474956">
              <w:rPr>
                <w:rFonts w:eastAsia="DengXian"/>
                <w:sz w:val="18"/>
                <w:szCs w:val="18"/>
              </w:rPr>
              <w:t>The result is the smallest of two parameters</w:t>
            </w:r>
          </w:p>
        </w:tc>
      </w:tr>
      <w:tr w:rsidR="00DB49C5" w:rsidRPr="00B15BF7" w14:paraId="3C4BE4BD" w14:textId="77777777">
        <w:trPr>
          <w:cantSplit/>
        </w:trPr>
        <w:tc>
          <w:tcPr>
            <w:tcW w:w="1171" w:type="dxa"/>
          </w:tcPr>
          <w:p w14:paraId="539ED623" w14:textId="77777777" w:rsidR="00DB49C5" w:rsidRPr="00474956" w:rsidRDefault="00DB49C5">
            <w:pPr>
              <w:contextualSpacing/>
              <w:rPr>
                <w:rFonts w:eastAsia="DengXian"/>
                <w:sz w:val="18"/>
                <w:szCs w:val="18"/>
              </w:rPr>
            </w:pPr>
            <w:r w:rsidRPr="00474956">
              <w:rPr>
                <w:rFonts w:eastAsia="DengXian"/>
                <w:sz w:val="18"/>
                <w:szCs w:val="18"/>
              </w:rPr>
              <w:t>90</w:t>
            </w:r>
          </w:p>
        </w:tc>
        <w:tc>
          <w:tcPr>
            <w:tcW w:w="1756" w:type="dxa"/>
          </w:tcPr>
          <w:p w14:paraId="0F89E23F"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37B94315" w14:textId="77777777" w:rsidR="00DB49C5" w:rsidRPr="00474956" w:rsidRDefault="00DB49C5">
            <w:pPr>
              <w:contextualSpacing/>
              <w:rPr>
                <w:rFonts w:eastAsia="DengXian"/>
                <w:sz w:val="18"/>
                <w:szCs w:val="18"/>
              </w:rPr>
            </w:pPr>
            <w:r w:rsidRPr="00474956">
              <w:rPr>
                <w:rFonts w:eastAsia="DengXian"/>
                <w:sz w:val="18"/>
                <w:szCs w:val="18"/>
              </w:rPr>
              <w:t>Equal to</w:t>
            </w:r>
          </w:p>
        </w:tc>
        <w:tc>
          <w:tcPr>
            <w:tcW w:w="1419" w:type="dxa"/>
          </w:tcPr>
          <w:p w14:paraId="594F5F4F" w14:textId="77777777" w:rsidR="00DB49C5" w:rsidRPr="00474956" w:rsidRDefault="00DB49C5">
            <w:pPr>
              <w:contextualSpacing/>
              <w:rPr>
                <w:rFonts w:eastAsia="DengXian"/>
                <w:sz w:val="18"/>
                <w:szCs w:val="18"/>
              </w:rPr>
            </w:pPr>
          </w:p>
        </w:tc>
        <w:tc>
          <w:tcPr>
            <w:tcW w:w="1220" w:type="dxa"/>
          </w:tcPr>
          <w:p w14:paraId="55083C01" w14:textId="77777777" w:rsidR="00DB49C5" w:rsidRPr="00474956" w:rsidRDefault="00DB49C5">
            <w:pPr>
              <w:contextualSpacing/>
              <w:rPr>
                <w:rFonts w:eastAsia="DengXian"/>
                <w:sz w:val="18"/>
                <w:szCs w:val="18"/>
              </w:rPr>
            </w:pPr>
          </w:p>
        </w:tc>
        <w:tc>
          <w:tcPr>
            <w:tcW w:w="1220" w:type="dxa"/>
          </w:tcPr>
          <w:p w14:paraId="37F2D831" w14:textId="77777777" w:rsidR="00DB49C5" w:rsidRPr="00474956" w:rsidRDefault="00DB49C5">
            <w:pPr>
              <w:contextualSpacing/>
              <w:rPr>
                <w:rFonts w:eastAsia="DengXian"/>
                <w:sz w:val="18"/>
                <w:szCs w:val="18"/>
              </w:rPr>
            </w:pPr>
          </w:p>
        </w:tc>
        <w:tc>
          <w:tcPr>
            <w:tcW w:w="1244" w:type="dxa"/>
          </w:tcPr>
          <w:p w14:paraId="7A5CA3DE" w14:textId="77777777" w:rsidR="00DB49C5" w:rsidRPr="00474956" w:rsidRDefault="00DB49C5">
            <w:pPr>
              <w:contextualSpacing/>
              <w:rPr>
                <w:rFonts w:eastAsia="DengXian"/>
                <w:sz w:val="18"/>
                <w:szCs w:val="18"/>
              </w:rPr>
            </w:pPr>
          </w:p>
        </w:tc>
        <w:tc>
          <w:tcPr>
            <w:tcW w:w="1134" w:type="dxa"/>
          </w:tcPr>
          <w:p w14:paraId="4F077435"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C01F922"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22BF6C10"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4A16C12"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5FBBA23D" w14:textId="77777777" w:rsidR="00DB49C5" w:rsidRPr="00474956" w:rsidRDefault="00DB49C5">
            <w:pPr>
              <w:contextualSpacing/>
              <w:rPr>
                <w:rFonts w:eastAsia="DengXian"/>
                <w:sz w:val="18"/>
                <w:szCs w:val="18"/>
              </w:rPr>
            </w:pPr>
            <w:r w:rsidRPr="00474956">
              <w:rPr>
                <w:rFonts w:eastAsia="DengXian"/>
                <w:sz w:val="18"/>
                <w:szCs w:val="18"/>
              </w:rPr>
              <w:t>Number1 = Number2 (false is zero, true is one)</w:t>
            </w:r>
          </w:p>
        </w:tc>
      </w:tr>
      <w:tr w:rsidR="00DB49C5" w:rsidRPr="00B15BF7" w14:paraId="1F47E13C" w14:textId="77777777">
        <w:trPr>
          <w:cantSplit/>
        </w:trPr>
        <w:tc>
          <w:tcPr>
            <w:tcW w:w="1171" w:type="dxa"/>
          </w:tcPr>
          <w:p w14:paraId="4692F3B0" w14:textId="77777777" w:rsidR="00DB49C5" w:rsidRPr="00474956" w:rsidRDefault="00DB49C5">
            <w:pPr>
              <w:contextualSpacing/>
              <w:rPr>
                <w:rFonts w:eastAsia="DengXian"/>
                <w:sz w:val="18"/>
                <w:szCs w:val="18"/>
              </w:rPr>
            </w:pPr>
            <w:r w:rsidRPr="00474956">
              <w:rPr>
                <w:rFonts w:eastAsia="DengXian"/>
                <w:sz w:val="18"/>
                <w:szCs w:val="18"/>
              </w:rPr>
              <w:t>91</w:t>
            </w:r>
          </w:p>
        </w:tc>
        <w:tc>
          <w:tcPr>
            <w:tcW w:w="1756" w:type="dxa"/>
          </w:tcPr>
          <w:p w14:paraId="0E9B764A"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7D15B611" w14:textId="77777777" w:rsidR="00DB49C5" w:rsidRPr="00474956" w:rsidRDefault="00DB49C5">
            <w:pPr>
              <w:contextualSpacing/>
              <w:rPr>
                <w:rFonts w:eastAsia="DengXian"/>
                <w:sz w:val="18"/>
                <w:szCs w:val="18"/>
              </w:rPr>
            </w:pPr>
            <w:r w:rsidRPr="00474956">
              <w:rPr>
                <w:rFonts w:eastAsia="DengXian"/>
                <w:sz w:val="18"/>
                <w:szCs w:val="18"/>
              </w:rPr>
              <w:t>Not equal to</w:t>
            </w:r>
          </w:p>
        </w:tc>
        <w:tc>
          <w:tcPr>
            <w:tcW w:w="1419" w:type="dxa"/>
          </w:tcPr>
          <w:p w14:paraId="44F6AB6D" w14:textId="77777777" w:rsidR="00DB49C5" w:rsidRPr="00474956" w:rsidRDefault="00DB49C5">
            <w:pPr>
              <w:contextualSpacing/>
              <w:rPr>
                <w:rFonts w:eastAsia="DengXian"/>
                <w:sz w:val="18"/>
                <w:szCs w:val="18"/>
              </w:rPr>
            </w:pPr>
          </w:p>
        </w:tc>
        <w:tc>
          <w:tcPr>
            <w:tcW w:w="1220" w:type="dxa"/>
          </w:tcPr>
          <w:p w14:paraId="461B5B2D" w14:textId="77777777" w:rsidR="00DB49C5" w:rsidRPr="00474956" w:rsidRDefault="00DB49C5">
            <w:pPr>
              <w:contextualSpacing/>
              <w:rPr>
                <w:rFonts w:eastAsia="DengXian"/>
                <w:sz w:val="18"/>
                <w:szCs w:val="18"/>
              </w:rPr>
            </w:pPr>
          </w:p>
        </w:tc>
        <w:tc>
          <w:tcPr>
            <w:tcW w:w="1220" w:type="dxa"/>
          </w:tcPr>
          <w:p w14:paraId="22859A60" w14:textId="77777777" w:rsidR="00DB49C5" w:rsidRPr="00474956" w:rsidRDefault="00DB49C5">
            <w:pPr>
              <w:contextualSpacing/>
              <w:rPr>
                <w:rFonts w:eastAsia="DengXian"/>
                <w:sz w:val="18"/>
                <w:szCs w:val="18"/>
              </w:rPr>
            </w:pPr>
          </w:p>
        </w:tc>
        <w:tc>
          <w:tcPr>
            <w:tcW w:w="1244" w:type="dxa"/>
          </w:tcPr>
          <w:p w14:paraId="7A802439" w14:textId="77777777" w:rsidR="00DB49C5" w:rsidRPr="00474956" w:rsidRDefault="00DB49C5">
            <w:pPr>
              <w:contextualSpacing/>
              <w:rPr>
                <w:rFonts w:eastAsia="DengXian"/>
                <w:sz w:val="18"/>
                <w:szCs w:val="18"/>
              </w:rPr>
            </w:pPr>
          </w:p>
        </w:tc>
        <w:tc>
          <w:tcPr>
            <w:tcW w:w="1134" w:type="dxa"/>
          </w:tcPr>
          <w:p w14:paraId="20FA8643"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45FD6D04"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264C008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CBD1F39"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0E63A1EE" w14:textId="77777777" w:rsidR="00DB49C5" w:rsidRPr="00474956" w:rsidRDefault="00DB49C5">
            <w:pPr>
              <w:contextualSpacing/>
              <w:rPr>
                <w:rFonts w:eastAsia="DengXian"/>
                <w:sz w:val="18"/>
                <w:szCs w:val="18"/>
              </w:rPr>
            </w:pPr>
            <w:r w:rsidRPr="00474956">
              <w:rPr>
                <w:rFonts w:eastAsia="DengXian"/>
                <w:sz w:val="18"/>
                <w:szCs w:val="18"/>
              </w:rPr>
              <w:t>Number1 != Number2 (false is zero, true is one)</w:t>
            </w:r>
          </w:p>
        </w:tc>
      </w:tr>
      <w:tr w:rsidR="00DB49C5" w:rsidRPr="00B15BF7" w14:paraId="691AD429" w14:textId="77777777">
        <w:trPr>
          <w:cantSplit/>
        </w:trPr>
        <w:tc>
          <w:tcPr>
            <w:tcW w:w="1171" w:type="dxa"/>
          </w:tcPr>
          <w:p w14:paraId="23986FFF" w14:textId="77777777" w:rsidR="00DB49C5" w:rsidRPr="00474956" w:rsidRDefault="00DB49C5">
            <w:pPr>
              <w:contextualSpacing/>
              <w:rPr>
                <w:rFonts w:eastAsia="DengXian"/>
                <w:sz w:val="18"/>
                <w:szCs w:val="18"/>
              </w:rPr>
            </w:pPr>
            <w:r w:rsidRPr="00474956">
              <w:rPr>
                <w:rFonts w:eastAsia="DengXian"/>
                <w:sz w:val="18"/>
                <w:szCs w:val="18"/>
              </w:rPr>
              <w:t>92</w:t>
            </w:r>
          </w:p>
        </w:tc>
        <w:tc>
          <w:tcPr>
            <w:tcW w:w="1756" w:type="dxa"/>
          </w:tcPr>
          <w:p w14:paraId="2A0D6221" w14:textId="77777777" w:rsidR="00DB49C5" w:rsidRPr="00474956" w:rsidRDefault="00DB49C5">
            <w:pPr>
              <w:contextualSpacing/>
              <w:rPr>
                <w:rFonts w:eastAsia="DengXian"/>
                <w:sz w:val="18"/>
                <w:szCs w:val="18"/>
              </w:rPr>
            </w:pPr>
            <w:r w:rsidRPr="00474956">
              <w:rPr>
                <w:rFonts w:eastAsia="DengXian"/>
                <w:sz w:val="18"/>
                <w:szCs w:val="18"/>
              </w:rPr>
              <w:t>&gt;</w:t>
            </w:r>
          </w:p>
        </w:tc>
        <w:tc>
          <w:tcPr>
            <w:tcW w:w="1604" w:type="dxa"/>
          </w:tcPr>
          <w:p w14:paraId="5E7A5352" w14:textId="77777777" w:rsidR="00DB49C5" w:rsidRPr="00474956" w:rsidRDefault="00DB49C5">
            <w:pPr>
              <w:contextualSpacing/>
              <w:rPr>
                <w:rFonts w:eastAsia="DengXian"/>
                <w:sz w:val="18"/>
                <w:szCs w:val="18"/>
              </w:rPr>
            </w:pPr>
            <w:r w:rsidRPr="00474956">
              <w:rPr>
                <w:rFonts w:eastAsia="DengXian"/>
                <w:sz w:val="18"/>
                <w:szCs w:val="18"/>
              </w:rPr>
              <w:t>Greater than</w:t>
            </w:r>
          </w:p>
        </w:tc>
        <w:tc>
          <w:tcPr>
            <w:tcW w:w="1419" w:type="dxa"/>
          </w:tcPr>
          <w:p w14:paraId="15DB47A2" w14:textId="77777777" w:rsidR="00DB49C5" w:rsidRPr="00474956" w:rsidRDefault="00DB49C5">
            <w:pPr>
              <w:contextualSpacing/>
              <w:rPr>
                <w:rFonts w:eastAsia="DengXian"/>
                <w:sz w:val="18"/>
                <w:szCs w:val="18"/>
              </w:rPr>
            </w:pPr>
          </w:p>
        </w:tc>
        <w:tc>
          <w:tcPr>
            <w:tcW w:w="1220" w:type="dxa"/>
          </w:tcPr>
          <w:p w14:paraId="1857D956" w14:textId="77777777" w:rsidR="00DB49C5" w:rsidRPr="00474956" w:rsidRDefault="00DB49C5">
            <w:pPr>
              <w:contextualSpacing/>
              <w:rPr>
                <w:rFonts w:eastAsia="DengXian"/>
                <w:sz w:val="18"/>
                <w:szCs w:val="18"/>
              </w:rPr>
            </w:pPr>
          </w:p>
        </w:tc>
        <w:tc>
          <w:tcPr>
            <w:tcW w:w="1220" w:type="dxa"/>
          </w:tcPr>
          <w:p w14:paraId="7D3976A7" w14:textId="77777777" w:rsidR="00DB49C5" w:rsidRPr="00474956" w:rsidRDefault="00DB49C5">
            <w:pPr>
              <w:contextualSpacing/>
              <w:rPr>
                <w:rFonts w:eastAsia="DengXian"/>
                <w:sz w:val="18"/>
                <w:szCs w:val="18"/>
              </w:rPr>
            </w:pPr>
          </w:p>
        </w:tc>
        <w:tc>
          <w:tcPr>
            <w:tcW w:w="1244" w:type="dxa"/>
          </w:tcPr>
          <w:p w14:paraId="2089F0A3" w14:textId="77777777" w:rsidR="00DB49C5" w:rsidRPr="00474956" w:rsidRDefault="00DB49C5">
            <w:pPr>
              <w:contextualSpacing/>
              <w:rPr>
                <w:rFonts w:eastAsia="DengXian"/>
                <w:sz w:val="18"/>
                <w:szCs w:val="18"/>
              </w:rPr>
            </w:pPr>
          </w:p>
        </w:tc>
        <w:tc>
          <w:tcPr>
            <w:tcW w:w="1134" w:type="dxa"/>
          </w:tcPr>
          <w:p w14:paraId="66E15C61"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EA1D3C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1471BCA"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001F6C4"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566483A2" w14:textId="77777777" w:rsidR="00DB49C5" w:rsidRPr="00474956" w:rsidRDefault="00DB49C5">
            <w:pPr>
              <w:contextualSpacing/>
              <w:rPr>
                <w:rFonts w:eastAsia="DengXian"/>
                <w:sz w:val="18"/>
                <w:szCs w:val="18"/>
              </w:rPr>
            </w:pPr>
            <w:r w:rsidRPr="00474956">
              <w:rPr>
                <w:rFonts w:eastAsia="DengXian"/>
                <w:sz w:val="18"/>
                <w:szCs w:val="18"/>
              </w:rPr>
              <w:t>Number1 &gt; Number2 (false is zero, true is one)</w:t>
            </w:r>
          </w:p>
        </w:tc>
      </w:tr>
      <w:tr w:rsidR="00DB49C5" w:rsidRPr="00B15BF7" w14:paraId="52391622" w14:textId="77777777">
        <w:trPr>
          <w:cantSplit/>
        </w:trPr>
        <w:tc>
          <w:tcPr>
            <w:tcW w:w="1171" w:type="dxa"/>
          </w:tcPr>
          <w:p w14:paraId="454A21D4" w14:textId="77777777" w:rsidR="00DB49C5" w:rsidRPr="00474956" w:rsidRDefault="00DB49C5">
            <w:pPr>
              <w:contextualSpacing/>
              <w:rPr>
                <w:rFonts w:eastAsia="DengXian"/>
                <w:sz w:val="18"/>
                <w:szCs w:val="18"/>
              </w:rPr>
            </w:pPr>
            <w:r w:rsidRPr="00474956">
              <w:rPr>
                <w:rFonts w:eastAsia="DengXian"/>
                <w:sz w:val="18"/>
                <w:szCs w:val="18"/>
              </w:rPr>
              <w:t>93</w:t>
            </w:r>
          </w:p>
        </w:tc>
        <w:tc>
          <w:tcPr>
            <w:tcW w:w="1756" w:type="dxa"/>
          </w:tcPr>
          <w:p w14:paraId="4800A24C" w14:textId="77777777" w:rsidR="00DB49C5" w:rsidRPr="00474956" w:rsidRDefault="00DB49C5">
            <w:pPr>
              <w:contextualSpacing/>
              <w:rPr>
                <w:rFonts w:eastAsia="DengXian"/>
                <w:sz w:val="18"/>
                <w:szCs w:val="18"/>
              </w:rPr>
            </w:pPr>
            <w:r w:rsidRPr="00474956">
              <w:rPr>
                <w:rFonts w:eastAsia="DengXian"/>
                <w:sz w:val="18"/>
                <w:szCs w:val="18"/>
              </w:rPr>
              <w:t>&gt;=</w:t>
            </w:r>
          </w:p>
        </w:tc>
        <w:tc>
          <w:tcPr>
            <w:tcW w:w="1604" w:type="dxa"/>
          </w:tcPr>
          <w:p w14:paraId="5B5F271B" w14:textId="77777777" w:rsidR="00DB49C5" w:rsidRPr="00474956" w:rsidRDefault="00DB49C5">
            <w:pPr>
              <w:contextualSpacing/>
              <w:rPr>
                <w:rFonts w:eastAsia="DengXian"/>
                <w:sz w:val="18"/>
                <w:szCs w:val="18"/>
              </w:rPr>
            </w:pPr>
            <w:r w:rsidRPr="00474956">
              <w:rPr>
                <w:rFonts w:eastAsia="DengXian"/>
                <w:sz w:val="18"/>
                <w:szCs w:val="18"/>
              </w:rPr>
              <w:t>Greater than or equal to</w:t>
            </w:r>
          </w:p>
        </w:tc>
        <w:tc>
          <w:tcPr>
            <w:tcW w:w="1419" w:type="dxa"/>
          </w:tcPr>
          <w:p w14:paraId="6C6C2D6B" w14:textId="77777777" w:rsidR="00DB49C5" w:rsidRPr="00474956" w:rsidRDefault="00DB49C5">
            <w:pPr>
              <w:contextualSpacing/>
              <w:rPr>
                <w:rFonts w:eastAsia="DengXian"/>
                <w:sz w:val="18"/>
                <w:szCs w:val="18"/>
              </w:rPr>
            </w:pPr>
          </w:p>
        </w:tc>
        <w:tc>
          <w:tcPr>
            <w:tcW w:w="1220" w:type="dxa"/>
          </w:tcPr>
          <w:p w14:paraId="0D175052" w14:textId="77777777" w:rsidR="00DB49C5" w:rsidRPr="00474956" w:rsidRDefault="00DB49C5">
            <w:pPr>
              <w:contextualSpacing/>
              <w:rPr>
                <w:rFonts w:eastAsia="DengXian"/>
                <w:sz w:val="18"/>
                <w:szCs w:val="18"/>
              </w:rPr>
            </w:pPr>
          </w:p>
        </w:tc>
        <w:tc>
          <w:tcPr>
            <w:tcW w:w="1220" w:type="dxa"/>
          </w:tcPr>
          <w:p w14:paraId="52710360" w14:textId="77777777" w:rsidR="00DB49C5" w:rsidRPr="00474956" w:rsidRDefault="00DB49C5">
            <w:pPr>
              <w:contextualSpacing/>
              <w:rPr>
                <w:rFonts w:eastAsia="DengXian"/>
                <w:sz w:val="18"/>
                <w:szCs w:val="18"/>
              </w:rPr>
            </w:pPr>
          </w:p>
        </w:tc>
        <w:tc>
          <w:tcPr>
            <w:tcW w:w="1244" w:type="dxa"/>
          </w:tcPr>
          <w:p w14:paraId="549B4C72" w14:textId="77777777" w:rsidR="00DB49C5" w:rsidRPr="00474956" w:rsidRDefault="00DB49C5">
            <w:pPr>
              <w:contextualSpacing/>
              <w:rPr>
                <w:rFonts w:eastAsia="DengXian"/>
                <w:sz w:val="18"/>
                <w:szCs w:val="18"/>
              </w:rPr>
            </w:pPr>
          </w:p>
        </w:tc>
        <w:tc>
          <w:tcPr>
            <w:tcW w:w="1134" w:type="dxa"/>
          </w:tcPr>
          <w:p w14:paraId="64D091B2"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3072432A"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2A877282"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940AD4F"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31457F80" w14:textId="77777777" w:rsidR="00DB49C5" w:rsidRPr="00474956" w:rsidRDefault="00DB49C5">
            <w:pPr>
              <w:contextualSpacing/>
              <w:rPr>
                <w:rFonts w:eastAsia="DengXian"/>
                <w:sz w:val="18"/>
                <w:szCs w:val="18"/>
              </w:rPr>
            </w:pPr>
            <w:r w:rsidRPr="00474956">
              <w:rPr>
                <w:rFonts w:eastAsia="DengXian"/>
                <w:sz w:val="18"/>
                <w:szCs w:val="18"/>
              </w:rPr>
              <w:t>Number1 &gt;= Number2 (false is zero, true is one)</w:t>
            </w:r>
          </w:p>
        </w:tc>
      </w:tr>
      <w:tr w:rsidR="00DB49C5" w:rsidRPr="00B15BF7" w14:paraId="41D7005B" w14:textId="77777777">
        <w:trPr>
          <w:cantSplit/>
        </w:trPr>
        <w:tc>
          <w:tcPr>
            <w:tcW w:w="1171" w:type="dxa"/>
          </w:tcPr>
          <w:p w14:paraId="7312FEE0" w14:textId="77777777" w:rsidR="00DB49C5" w:rsidRPr="00474956" w:rsidRDefault="00DB49C5">
            <w:pPr>
              <w:contextualSpacing/>
              <w:rPr>
                <w:rFonts w:eastAsia="DengXian"/>
                <w:sz w:val="18"/>
                <w:szCs w:val="18"/>
              </w:rPr>
            </w:pPr>
            <w:r w:rsidRPr="00474956">
              <w:rPr>
                <w:rFonts w:eastAsia="DengXian"/>
                <w:sz w:val="18"/>
                <w:szCs w:val="18"/>
              </w:rPr>
              <w:lastRenderedPageBreak/>
              <w:t>94</w:t>
            </w:r>
          </w:p>
        </w:tc>
        <w:tc>
          <w:tcPr>
            <w:tcW w:w="1756" w:type="dxa"/>
          </w:tcPr>
          <w:p w14:paraId="3AC8C020" w14:textId="77777777" w:rsidR="00DB49C5" w:rsidRPr="00474956" w:rsidRDefault="00DB49C5">
            <w:pPr>
              <w:contextualSpacing/>
              <w:rPr>
                <w:rFonts w:eastAsia="DengXian"/>
                <w:sz w:val="18"/>
                <w:szCs w:val="18"/>
              </w:rPr>
            </w:pPr>
            <w:r w:rsidRPr="00474956">
              <w:rPr>
                <w:rFonts w:eastAsia="DengXian"/>
                <w:sz w:val="18"/>
                <w:szCs w:val="18"/>
              </w:rPr>
              <w:t>&lt;</w:t>
            </w:r>
          </w:p>
        </w:tc>
        <w:tc>
          <w:tcPr>
            <w:tcW w:w="1604" w:type="dxa"/>
          </w:tcPr>
          <w:p w14:paraId="427F6311" w14:textId="77777777" w:rsidR="00DB49C5" w:rsidRPr="00474956" w:rsidRDefault="00DB49C5">
            <w:pPr>
              <w:contextualSpacing/>
              <w:rPr>
                <w:rFonts w:eastAsia="DengXian"/>
                <w:sz w:val="18"/>
                <w:szCs w:val="18"/>
              </w:rPr>
            </w:pPr>
            <w:r w:rsidRPr="00474956">
              <w:rPr>
                <w:rFonts w:eastAsia="DengXian"/>
                <w:sz w:val="18"/>
                <w:szCs w:val="18"/>
              </w:rPr>
              <w:t>Less than</w:t>
            </w:r>
          </w:p>
        </w:tc>
        <w:tc>
          <w:tcPr>
            <w:tcW w:w="1419" w:type="dxa"/>
          </w:tcPr>
          <w:p w14:paraId="2C085C0B" w14:textId="77777777" w:rsidR="00DB49C5" w:rsidRPr="00474956" w:rsidRDefault="00DB49C5">
            <w:pPr>
              <w:contextualSpacing/>
              <w:rPr>
                <w:rFonts w:eastAsia="DengXian"/>
                <w:sz w:val="18"/>
                <w:szCs w:val="18"/>
              </w:rPr>
            </w:pPr>
          </w:p>
        </w:tc>
        <w:tc>
          <w:tcPr>
            <w:tcW w:w="1220" w:type="dxa"/>
          </w:tcPr>
          <w:p w14:paraId="57BFD5CE" w14:textId="77777777" w:rsidR="00DB49C5" w:rsidRPr="00474956" w:rsidRDefault="00DB49C5">
            <w:pPr>
              <w:contextualSpacing/>
              <w:rPr>
                <w:rFonts w:eastAsia="DengXian"/>
                <w:sz w:val="18"/>
                <w:szCs w:val="18"/>
              </w:rPr>
            </w:pPr>
          </w:p>
        </w:tc>
        <w:tc>
          <w:tcPr>
            <w:tcW w:w="1220" w:type="dxa"/>
          </w:tcPr>
          <w:p w14:paraId="757A286F" w14:textId="77777777" w:rsidR="00DB49C5" w:rsidRPr="00474956" w:rsidRDefault="00DB49C5">
            <w:pPr>
              <w:contextualSpacing/>
              <w:rPr>
                <w:rFonts w:eastAsia="DengXian"/>
                <w:sz w:val="18"/>
                <w:szCs w:val="18"/>
              </w:rPr>
            </w:pPr>
          </w:p>
        </w:tc>
        <w:tc>
          <w:tcPr>
            <w:tcW w:w="1244" w:type="dxa"/>
          </w:tcPr>
          <w:p w14:paraId="6A6E1A0A" w14:textId="77777777" w:rsidR="00DB49C5" w:rsidRPr="00474956" w:rsidRDefault="00DB49C5">
            <w:pPr>
              <w:contextualSpacing/>
              <w:rPr>
                <w:rFonts w:eastAsia="DengXian"/>
                <w:sz w:val="18"/>
                <w:szCs w:val="18"/>
              </w:rPr>
            </w:pPr>
          </w:p>
        </w:tc>
        <w:tc>
          <w:tcPr>
            <w:tcW w:w="1134" w:type="dxa"/>
          </w:tcPr>
          <w:p w14:paraId="1CE9EB3E"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4F27BCB"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75840584"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64D492EF"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4A15CFF0" w14:textId="77777777" w:rsidR="00DB49C5" w:rsidRPr="00474956" w:rsidRDefault="00DB49C5">
            <w:pPr>
              <w:contextualSpacing/>
              <w:rPr>
                <w:rFonts w:eastAsia="DengXian"/>
                <w:sz w:val="18"/>
                <w:szCs w:val="18"/>
              </w:rPr>
            </w:pPr>
            <w:r w:rsidRPr="00474956">
              <w:rPr>
                <w:rFonts w:eastAsia="DengXian"/>
                <w:sz w:val="18"/>
                <w:szCs w:val="18"/>
              </w:rPr>
              <w:t>Number1 &lt; Number2 (false is zero, true is one)</w:t>
            </w:r>
          </w:p>
        </w:tc>
      </w:tr>
      <w:tr w:rsidR="00DB49C5" w:rsidRPr="00B15BF7" w14:paraId="5BA57E97" w14:textId="77777777">
        <w:trPr>
          <w:cantSplit/>
        </w:trPr>
        <w:tc>
          <w:tcPr>
            <w:tcW w:w="1171" w:type="dxa"/>
          </w:tcPr>
          <w:p w14:paraId="7035788D" w14:textId="77777777" w:rsidR="00DB49C5" w:rsidRPr="00474956" w:rsidRDefault="00DB49C5">
            <w:pPr>
              <w:contextualSpacing/>
              <w:rPr>
                <w:rFonts w:eastAsia="DengXian"/>
                <w:sz w:val="18"/>
                <w:szCs w:val="18"/>
              </w:rPr>
            </w:pPr>
            <w:r w:rsidRPr="00474956">
              <w:rPr>
                <w:rFonts w:eastAsia="DengXian"/>
                <w:sz w:val="18"/>
                <w:szCs w:val="18"/>
              </w:rPr>
              <w:t>95</w:t>
            </w:r>
          </w:p>
        </w:tc>
        <w:tc>
          <w:tcPr>
            <w:tcW w:w="1756" w:type="dxa"/>
          </w:tcPr>
          <w:p w14:paraId="4E5E9CBA" w14:textId="77777777" w:rsidR="00DB49C5" w:rsidRPr="00474956" w:rsidRDefault="00DB49C5">
            <w:pPr>
              <w:contextualSpacing/>
              <w:rPr>
                <w:rFonts w:eastAsia="DengXian"/>
                <w:sz w:val="18"/>
                <w:szCs w:val="18"/>
              </w:rPr>
            </w:pPr>
            <w:r w:rsidRPr="00474956">
              <w:rPr>
                <w:rFonts w:eastAsia="DengXian"/>
                <w:sz w:val="18"/>
                <w:szCs w:val="18"/>
              </w:rPr>
              <w:t>&lt;=</w:t>
            </w:r>
          </w:p>
        </w:tc>
        <w:tc>
          <w:tcPr>
            <w:tcW w:w="1604" w:type="dxa"/>
          </w:tcPr>
          <w:p w14:paraId="1EAF6DCE" w14:textId="77777777" w:rsidR="00DB49C5" w:rsidRPr="00474956" w:rsidRDefault="00DB49C5">
            <w:pPr>
              <w:contextualSpacing/>
              <w:rPr>
                <w:rFonts w:eastAsia="DengXian"/>
                <w:sz w:val="18"/>
                <w:szCs w:val="18"/>
              </w:rPr>
            </w:pPr>
            <w:r w:rsidRPr="00474956">
              <w:rPr>
                <w:rFonts w:eastAsia="DengXian"/>
                <w:sz w:val="18"/>
                <w:szCs w:val="18"/>
              </w:rPr>
              <w:t>Less than or equal to</w:t>
            </w:r>
          </w:p>
        </w:tc>
        <w:tc>
          <w:tcPr>
            <w:tcW w:w="1419" w:type="dxa"/>
          </w:tcPr>
          <w:p w14:paraId="4B143055" w14:textId="77777777" w:rsidR="00DB49C5" w:rsidRPr="00474956" w:rsidRDefault="00DB49C5">
            <w:pPr>
              <w:contextualSpacing/>
              <w:rPr>
                <w:rFonts w:eastAsia="DengXian"/>
                <w:sz w:val="18"/>
                <w:szCs w:val="18"/>
              </w:rPr>
            </w:pPr>
          </w:p>
        </w:tc>
        <w:tc>
          <w:tcPr>
            <w:tcW w:w="1220" w:type="dxa"/>
          </w:tcPr>
          <w:p w14:paraId="608F0511" w14:textId="77777777" w:rsidR="00DB49C5" w:rsidRPr="00474956" w:rsidRDefault="00DB49C5">
            <w:pPr>
              <w:contextualSpacing/>
              <w:rPr>
                <w:rFonts w:eastAsia="DengXian"/>
                <w:sz w:val="18"/>
                <w:szCs w:val="18"/>
              </w:rPr>
            </w:pPr>
          </w:p>
        </w:tc>
        <w:tc>
          <w:tcPr>
            <w:tcW w:w="1220" w:type="dxa"/>
          </w:tcPr>
          <w:p w14:paraId="69C2555C" w14:textId="77777777" w:rsidR="00DB49C5" w:rsidRPr="00474956" w:rsidRDefault="00DB49C5">
            <w:pPr>
              <w:contextualSpacing/>
              <w:rPr>
                <w:rFonts w:eastAsia="DengXian"/>
                <w:sz w:val="18"/>
                <w:szCs w:val="18"/>
              </w:rPr>
            </w:pPr>
          </w:p>
        </w:tc>
        <w:tc>
          <w:tcPr>
            <w:tcW w:w="1244" w:type="dxa"/>
          </w:tcPr>
          <w:p w14:paraId="5F5191BF" w14:textId="77777777" w:rsidR="00DB49C5" w:rsidRPr="00474956" w:rsidRDefault="00DB49C5">
            <w:pPr>
              <w:contextualSpacing/>
              <w:rPr>
                <w:rFonts w:eastAsia="DengXian"/>
                <w:sz w:val="18"/>
                <w:szCs w:val="18"/>
              </w:rPr>
            </w:pPr>
          </w:p>
        </w:tc>
        <w:tc>
          <w:tcPr>
            <w:tcW w:w="1134" w:type="dxa"/>
          </w:tcPr>
          <w:p w14:paraId="575138BB"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1FA50C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AFA8D6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590FACD1"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4965A631" w14:textId="77777777" w:rsidR="00DB49C5" w:rsidRPr="00474956" w:rsidRDefault="00DB49C5">
            <w:pPr>
              <w:contextualSpacing/>
              <w:rPr>
                <w:rFonts w:eastAsia="DengXian"/>
                <w:sz w:val="18"/>
                <w:szCs w:val="18"/>
              </w:rPr>
            </w:pPr>
            <w:r w:rsidRPr="00474956">
              <w:rPr>
                <w:rFonts w:eastAsia="DengXian"/>
                <w:sz w:val="18"/>
                <w:szCs w:val="18"/>
              </w:rPr>
              <w:t>Number1 &lt;= Number2 (false is zero, true is one)</w:t>
            </w:r>
          </w:p>
        </w:tc>
      </w:tr>
      <w:tr w:rsidR="00DB49C5" w:rsidRPr="00B15BF7" w14:paraId="5410EA86" w14:textId="77777777">
        <w:trPr>
          <w:cantSplit/>
        </w:trPr>
        <w:tc>
          <w:tcPr>
            <w:tcW w:w="1171" w:type="dxa"/>
          </w:tcPr>
          <w:p w14:paraId="76F64A0F" w14:textId="77777777" w:rsidR="00DB49C5" w:rsidRPr="00474956" w:rsidRDefault="00DB49C5">
            <w:pPr>
              <w:contextualSpacing/>
              <w:rPr>
                <w:rFonts w:eastAsia="DengXian"/>
                <w:sz w:val="18"/>
                <w:szCs w:val="18"/>
              </w:rPr>
            </w:pPr>
            <w:r w:rsidRPr="00474956">
              <w:rPr>
                <w:rFonts w:eastAsia="DengXian"/>
                <w:sz w:val="18"/>
                <w:szCs w:val="18"/>
              </w:rPr>
              <w:t>100</w:t>
            </w:r>
          </w:p>
        </w:tc>
        <w:tc>
          <w:tcPr>
            <w:tcW w:w="1756" w:type="dxa"/>
          </w:tcPr>
          <w:p w14:paraId="61840E2B" w14:textId="77777777" w:rsidR="00DB49C5" w:rsidRPr="00474956" w:rsidRDefault="00DB49C5">
            <w:pPr>
              <w:contextualSpacing/>
              <w:rPr>
                <w:rFonts w:eastAsia="DengXian"/>
                <w:sz w:val="18"/>
                <w:szCs w:val="18"/>
              </w:rPr>
            </w:pPr>
            <w:r w:rsidRPr="00474956">
              <w:rPr>
                <w:rFonts w:eastAsia="DengXian"/>
                <w:sz w:val="18"/>
                <w:szCs w:val="18"/>
              </w:rPr>
              <w:t>TimeWeekDay(z)</w:t>
            </w:r>
          </w:p>
        </w:tc>
        <w:tc>
          <w:tcPr>
            <w:tcW w:w="1604" w:type="dxa"/>
          </w:tcPr>
          <w:p w14:paraId="2220770B" w14:textId="77777777" w:rsidR="00DB49C5" w:rsidRPr="00474956" w:rsidRDefault="00DB49C5">
            <w:pPr>
              <w:contextualSpacing/>
              <w:rPr>
                <w:rFonts w:eastAsia="DengXian"/>
                <w:sz w:val="18"/>
                <w:szCs w:val="18"/>
              </w:rPr>
            </w:pPr>
            <w:r w:rsidRPr="00474956">
              <w:rPr>
                <w:rFonts w:eastAsia="DengXian"/>
                <w:sz w:val="18"/>
                <w:szCs w:val="18"/>
              </w:rPr>
              <w:t>Day of week</w:t>
            </w:r>
          </w:p>
        </w:tc>
        <w:tc>
          <w:tcPr>
            <w:tcW w:w="1419" w:type="dxa"/>
          </w:tcPr>
          <w:p w14:paraId="5283984B" w14:textId="77777777" w:rsidR="00DB49C5" w:rsidRPr="00474956" w:rsidRDefault="00DB49C5">
            <w:pPr>
              <w:contextualSpacing/>
              <w:rPr>
                <w:rFonts w:eastAsia="DengXian"/>
                <w:sz w:val="18"/>
                <w:szCs w:val="18"/>
              </w:rPr>
            </w:pPr>
          </w:p>
        </w:tc>
        <w:tc>
          <w:tcPr>
            <w:tcW w:w="1220" w:type="dxa"/>
          </w:tcPr>
          <w:p w14:paraId="1D765109" w14:textId="77777777" w:rsidR="00DB49C5" w:rsidRPr="00474956" w:rsidRDefault="00DB49C5">
            <w:pPr>
              <w:contextualSpacing/>
              <w:rPr>
                <w:rFonts w:eastAsia="DengXian"/>
                <w:sz w:val="18"/>
                <w:szCs w:val="18"/>
              </w:rPr>
            </w:pPr>
          </w:p>
        </w:tc>
        <w:tc>
          <w:tcPr>
            <w:tcW w:w="1220" w:type="dxa"/>
          </w:tcPr>
          <w:p w14:paraId="5F0F8D4D" w14:textId="77777777" w:rsidR="00DB49C5" w:rsidRPr="00474956" w:rsidRDefault="00DB49C5">
            <w:pPr>
              <w:contextualSpacing/>
              <w:rPr>
                <w:rFonts w:eastAsia="DengXian"/>
                <w:sz w:val="18"/>
                <w:szCs w:val="18"/>
              </w:rPr>
            </w:pPr>
          </w:p>
        </w:tc>
        <w:tc>
          <w:tcPr>
            <w:tcW w:w="1244" w:type="dxa"/>
          </w:tcPr>
          <w:p w14:paraId="72ACA44D" w14:textId="77777777" w:rsidR="00DB49C5" w:rsidRPr="00474956" w:rsidRDefault="00DB49C5">
            <w:pPr>
              <w:contextualSpacing/>
              <w:rPr>
                <w:rFonts w:eastAsia="DengXian"/>
                <w:sz w:val="18"/>
                <w:szCs w:val="18"/>
              </w:rPr>
            </w:pPr>
          </w:p>
        </w:tc>
        <w:tc>
          <w:tcPr>
            <w:tcW w:w="1134" w:type="dxa"/>
          </w:tcPr>
          <w:p w14:paraId="64281C4D" w14:textId="77777777" w:rsidR="00DB49C5" w:rsidRPr="00474956" w:rsidRDefault="00DB49C5">
            <w:pPr>
              <w:contextualSpacing/>
              <w:rPr>
                <w:rFonts w:eastAsia="DengXian"/>
                <w:sz w:val="18"/>
                <w:szCs w:val="18"/>
              </w:rPr>
            </w:pPr>
          </w:p>
        </w:tc>
        <w:tc>
          <w:tcPr>
            <w:tcW w:w="1080" w:type="dxa"/>
          </w:tcPr>
          <w:p w14:paraId="71D29966"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3753DFAE" w14:textId="77777777" w:rsidR="00DB49C5" w:rsidRPr="00474956" w:rsidRDefault="00DB49C5">
            <w:pPr>
              <w:contextualSpacing/>
              <w:rPr>
                <w:rFonts w:eastAsia="DengXian"/>
                <w:sz w:val="18"/>
                <w:szCs w:val="18"/>
              </w:rPr>
            </w:pPr>
            <w:r w:rsidRPr="00474956">
              <w:rPr>
                <w:rFonts w:eastAsia="DengXian"/>
                <w:sz w:val="18"/>
                <w:szCs w:val="18"/>
              </w:rPr>
              <w:t>Number (day of week)</w:t>
            </w:r>
          </w:p>
        </w:tc>
        <w:tc>
          <w:tcPr>
            <w:tcW w:w="1774" w:type="dxa"/>
          </w:tcPr>
          <w:p w14:paraId="27B8F958" w14:textId="77777777" w:rsidR="00DB49C5" w:rsidRPr="00474956" w:rsidRDefault="00DB49C5">
            <w:pPr>
              <w:contextualSpacing/>
              <w:rPr>
                <w:rFonts w:eastAsia="DengXian"/>
                <w:sz w:val="18"/>
                <w:szCs w:val="18"/>
              </w:rPr>
            </w:pPr>
            <w:r w:rsidRPr="00474956">
              <w:rPr>
                <w:rFonts w:eastAsia="DengXian"/>
                <w:sz w:val="18"/>
                <w:szCs w:val="18"/>
              </w:rPr>
              <w:t>Get the day of week from the Epoch</w:t>
            </w:r>
          </w:p>
          <w:p w14:paraId="7E42645B" w14:textId="77777777" w:rsidR="00DB49C5" w:rsidRPr="00474956" w:rsidRDefault="00DB49C5">
            <w:pPr>
              <w:contextualSpacing/>
              <w:rPr>
                <w:rFonts w:eastAsia="DengXian"/>
                <w:sz w:val="18"/>
                <w:szCs w:val="18"/>
              </w:rPr>
            </w:pPr>
            <w:r w:rsidRPr="00474956">
              <w:rPr>
                <w:rFonts w:eastAsia="DengXian"/>
                <w:sz w:val="18"/>
                <w:szCs w:val="18"/>
              </w:rPr>
              <w:t>1-7 (Mon-Sun)</w:t>
            </w:r>
          </w:p>
        </w:tc>
      </w:tr>
      <w:tr w:rsidR="00DB49C5" w:rsidRPr="00B15BF7" w14:paraId="73E73EFA" w14:textId="77777777">
        <w:trPr>
          <w:cantSplit/>
        </w:trPr>
        <w:tc>
          <w:tcPr>
            <w:tcW w:w="1171" w:type="dxa"/>
          </w:tcPr>
          <w:p w14:paraId="2801ED13" w14:textId="77777777" w:rsidR="00DB49C5" w:rsidRPr="00474956" w:rsidRDefault="00DB49C5">
            <w:pPr>
              <w:contextualSpacing/>
              <w:rPr>
                <w:rFonts w:eastAsia="DengXian"/>
                <w:sz w:val="18"/>
                <w:szCs w:val="18"/>
              </w:rPr>
            </w:pPr>
            <w:r w:rsidRPr="00474956">
              <w:rPr>
                <w:rFonts w:eastAsia="DengXian"/>
                <w:sz w:val="18"/>
                <w:szCs w:val="18"/>
              </w:rPr>
              <w:t>101</w:t>
            </w:r>
          </w:p>
        </w:tc>
        <w:tc>
          <w:tcPr>
            <w:tcW w:w="1756" w:type="dxa"/>
          </w:tcPr>
          <w:p w14:paraId="6CF0B5EF" w14:textId="77777777" w:rsidR="00DB49C5" w:rsidRPr="00474956" w:rsidRDefault="00DB49C5">
            <w:pPr>
              <w:contextualSpacing/>
              <w:rPr>
                <w:rFonts w:eastAsia="DengXian"/>
                <w:sz w:val="18"/>
                <w:szCs w:val="18"/>
              </w:rPr>
            </w:pPr>
            <w:r w:rsidRPr="00474956">
              <w:rPr>
                <w:rFonts w:eastAsia="DengXian"/>
                <w:sz w:val="18"/>
                <w:szCs w:val="18"/>
              </w:rPr>
              <w:t>TimeHour(z)</w:t>
            </w:r>
          </w:p>
        </w:tc>
        <w:tc>
          <w:tcPr>
            <w:tcW w:w="1604" w:type="dxa"/>
          </w:tcPr>
          <w:p w14:paraId="69808F54" w14:textId="77777777" w:rsidR="00DB49C5" w:rsidRPr="00474956" w:rsidRDefault="00DB49C5">
            <w:pPr>
              <w:contextualSpacing/>
              <w:rPr>
                <w:rFonts w:eastAsia="DengXian"/>
                <w:sz w:val="18"/>
                <w:szCs w:val="18"/>
              </w:rPr>
            </w:pPr>
          </w:p>
        </w:tc>
        <w:tc>
          <w:tcPr>
            <w:tcW w:w="1419" w:type="dxa"/>
          </w:tcPr>
          <w:p w14:paraId="04076CF3" w14:textId="77777777" w:rsidR="00DB49C5" w:rsidRPr="00474956" w:rsidRDefault="00DB49C5">
            <w:pPr>
              <w:contextualSpacing/>
              <w:rPr>
                <w:rFonts w:eastAsia="DengXian"/>
                <w:sz w:val="18"/>
                <w:szCs w:val="18"/>
              </w:rPr>
            </w:pPr>
          </w:p>
        </w:tc>
        <w:tc>
          <w:tcPr>
            <w:tcW w:w="1220" w:type="dxa"/>
          </w:tcPr>
          <w:p w14:paraId="2BEB5B2E" w14:textId="77777777" w:rsidR="00DB49C5" w:rsidRPr="00474956" w:rsidRDefault="00DB49C5">
            <w:pPr>
              <w:contextualSpacing/>
              <w:rPr>
                <w:rFonts w:eastAsia="DengXian"/>
                <w:sz w:val="18"/>
                <w:szCs w:val="18"/>
              </w:rPr>
            </w:pPr>
          </w:p>
        </w:tc>
        <w:tc>
          <w:tcPr>
            <w:tcW w:w="1220" w:type="dxa"/>
          </w:tcPr>
          <w:p w14:paraId="7F15B053" w14:textId="77777777" w:rsidR="00DB49C5" w:rsidRPr="00474956" w:rsidRDefault="00DB49C5">
            <w:pPr>
              <w:contextualSpacing/>
              <w:rPr>
                <w:rFonts w:eastAsia="DengXian"/>
                <w:sz w:val="18"/>
                <w:szCs w:val="18"/>
              </w:rPr>
            </w:pPr>
          </w:p>
        </w:tc>
        <w:tc>
          <w:tcPr>
            <w:tcW w:w="1244" w:type="dxa"/>
          </w:tcPr>
          <w:p w14:paraId="7E1A5E54" w14:textId="77777777" w:rsidR="00DB49C5" w:rsidRPr="00474956" w:rsidRDefault="00DB49C5">
            <w:pPr>
              <w:contextualSpacing/>
              <w:rPr>
                <w:rFonts w:eastAsia="DengXian"/>
                <w:sz w:val="18"/>
                <w:szCs w:val="18"/>
              </w:rPr>
            </w:pPr>
          </w:p>
        </w:tc>
        <w:tc>
          <w:tcPr>
            <w:tcW w:w="1134" w:type="dxa"/>
          </w:tcPr>
          <w:p w14:paraId="54A1B839" w14:textId="77777777" w:rsidR="00DB49C5" w:rsidRPr="00474956" w:rsidRDefault="00DB49C5">
            <w:pPr>
              <w:contextualSpacing/>
              <w:rPr>
                <w:rFonts w:eastAsia="DengXian"/>
                <w:sz w:val="18"/>
                <w:szCs w:val="18"/>
              </w:rPr>
            </w:pPr>
          </w:p>
        </w:tc>
        <w:tc>
          <w:tcPr>
            <w:tcW w:w="1080" w:type="dxa"/>
          </w:tcPr>
          <w:p w14:paraId="5B253859"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3DEF9FC6"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CD148EC" w14:textId="77777777" w:rsidR="00DB49C5" w:rsidRPr="00474956" w:rsidRDefault="00DB49C5">
            <w:pPr>
              <w:contextualSpacing/>
              <w:rPr>
                <w:rFonts w:eastAsia="DengXian"/>
                <w:sz w:val="18"/>
                <w:szCs w:val="18"/>
              </w:rPr>
            </w:pPr>
            <w:r w:rsidRPr="00474956">
              <w:rPr>
                <w:rFonts w:eastAsia="DengXian"/>
                <w:sz w:val="18"/>
                <w:szCs w:val="18"/>
              </w:rPr>
              <w:t>0-23</w:t>
            </w:r>
          </w:p>
        </w:tc>
      </w:tr>
      <w:tr w:rsidR="00DB49C5" w:rsidRPr="00B15BF7" w14:paraId="743C6FF0" w14:textId="77777777">
        <w:trPr>
          <w:cantSplit/>
        </w:trPr>
        <w:tc>
          <w:tcPr>
            <w:tcW w:w="1171" w:type="dxa"/>
          </w:tcPr>
          <w:p w14:paraId="0967F456" w14:textId="77777777" w:rsidR="00DB49C5" w:rsidRPr="00474956" w:rsidRDefault="00DB49C5">
            <w:pPr>
              <w:contextualSpacing/>
              <w:rPr>
                <w:rFonts w:eastAsia="DengXian"/>
                <w:sz w:val="18"/>
                <w:szCs w:val="18"/>
              </w:rPr>
            </w:pPr>
            <w:r w:rsidRPr="00474956">
              <w:rPr>
                <w:rFonts w:eastAsia="DengXian"/>
                <w:sz w:val="18"/>
                <w:szCs w:val="18"/>
              </w:rPr>
              <w:t>102</w:t>
            </w:r>
          </w:p>
        </w:tc>
        <w:tc>
          <w:tcPr>
            <w:tcW w:w="1756" w:type="dxa"/>
          </w:tcPr>
          <w:p w14:paraId="74152FED" w14:textId="77777777" w:rsidR="00DB49C5" w:rsidRPr="00474956" w:rsidRDefault="00DB49C5">
            <w:pPr>
              <w:contextualSpacing/>
              <w:rPr>
                <w:rFonts w:eastAsia="DengXian"/>
                <w:sz w:val="18"/>
                <w:szCs w:val="18"/>
              </w:rPr>
            </w:pPr>
            <w:r w:rsidRPr="00474956">
              <w:rPr>
                <w:rFonts w:eastAsia="DengXian"/>
                <w:sz w:val="18"/>
                <w:szCs w:val="18"/>
              </w:rPr>
              <w:t>TimeMin(z),</w:t>
            </w:r>
          </w:p>
        </w:tc>
        <w:tc>
          <w:tcPr>
            <w:tcW w:w="1604" w:type="dxa"/>
          </w:tcPr>
          <w:p w14:paraId="6BDC8923" w14:textId="77777777" w:rsidR="00DB49C5" w:rsidRPr="00474956" w:rsidRDefault="00DB49C5">
            <w:pPr>
              <w:contextualSpacing/>
              <w:rPr>
                <w:rFonts w:eastAsia="DengXian"/>
                <w:sz w:val="18"/>
                <w:szCs w:val="18"/>
              </w:rPr>
            </w:pPr>
          </w:p>
        </w:tc>
        <w:tc>
          <w:tcPr>
            <w:tcW w:w="1419" w:type="dxa"/>
          </w:tcPr>
          <w:p w14:paraId="0685EF3E" w14:textId="77777777" w:rsidR="00DB49C5" w:rsidRPr="00474956" w:rsidRDefault="00DB49C5">
            <w:pPr>
              <w:contextualSpacing/>
              <w:rPr>
                <w:rFonts w:eastAsia="DengXian"/>
                <w:sz w:val="18"/>
                <w:szCs w:val="18"/>
              </w:rPr>
            </w:pPr>
          </w:p>
        </w:tc>
        <w:tc>
          <w:tcPr>
            <w:tcW w:w="1220" w:type="dxa"/>
          </w:tcPr>
          <w:p w14:paraId="5B37C3CF" w14:textId="77777777" w:rsidR="00DB49C5" w:rsidRPr="00474956" w:rsidRDefault="00DB49C5">
            <w:pPr>
              <w:contextualSpacing/>
              <w:rPr>
                <w:rFonts w:eastAsia="DengXian"/>
                <w:sz w:val="18"/>
                <w:szCs w:val="18"/>
              </w:rPr>
            </w:pPr>
          </w:p>
        </w:tc>
        <w:tc>
          <w:tcPr>
            <w:tcW w:w="1220" w:type="dxa"/>
          </w:tcPr>
          <w:p w14:paraId="055FD570" w14:textId="77777777" w:rsidR="00DB49C5" w:rsidRPr="00474956" w:rsidRDefault="00DB49C5">
            <w:pPr>
              <w:contextualSpacing/>
              <w:rPr>
                <w:rFonts w:eastAsia="DengXian"/>
                <w:sz w:val="18"/>
                <w:szCs w:val="18"/>
              </w:rPr>
            </w:pPr>
          </w:p>
        </w:tc>
        <w:tc>
          <w:tcPr>
            <w:tcW w:w="1244" w:type="dxa"/>
          </w:tcPr>
          <w:p w14:paraId="488BD91E" w14:textId="77777777" w:rsidR="00DB49C5" w:rsidRPr="00474956" w:rsidRDefault="00DB49C5">
            <w:pPr>
              <w:contextualSpacing/>
              <w:rPr>
                <w:rFonts w:eastAsia="DengXian"/>
                <w:sz w:val="18"/>
                <w:szCs w:val="18"/>
              </w:rPr>
            </w:pPr>
          </w:p>
        </w:tc>
        <w:tc>
          <w:tcPr>
            <w:tcW w:w="1134" w:type="dxa"/>
          </w:tcPr>
          <w:p w14:paraId="38152CEA" w14:textId="77777777" w:rsidR="00DB49C5" w:rsidRPr="00474956" w:rsidRDefault="00DB49C5">
            <w:pPr>
              <w:contextualSpacing/>
              <w:rPr>
                <w:rFonts w:eastAsia="DengXian"/>
                <w:sz w:val="18"/>
                <w:szCs w:val="18"/>
              </w:rPr>
            </w:pPr>
          </w:p>
        </w:tc>
        <w:tc>
          <w:tcPr>
            <w:tcW w:w="1080" w:type="dxa"/>
          </w:tcPr>
          <w:p w14:paraId="1F68DEC2"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1536727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64D2560F" w14:textId="77777777" w:rsidR="00DB49C5" w:rsidRPr="00474956" w:rsidRDefault="00DB49C5">
            <w:pPr>
              <w:contextualSpacing/>
              <w:rPr>
                <w:rFonts w:eastAsia="DengXian"/>
                <w:sz w:val="18"/>
                <w:szCs w:val="18"/>
              </w:rPr>
            </w:pPr>
            <w:r w:rsidRPr="00474956">
              <w:rPr>
                <w:rFonts w:eastAsia="DengXian"/>
                <w:sz w:val="18"/>
                <w:szCs w:val="18"/>
              </w:rPr>
              <w:t>0-59</w:t>
            </w:r>
          </w:p>
        </w:tc>
      </w:tr>
      <w:tr w:rsidR="00DB49C5" w:rsidRPr="00B15BF7" w14:paraId="25104D3A" w14:textId="77777777">
        <w:trPr>
          <w:cantSplit/>
        </w:trPr>
        <w:tc>
          <w:tcPr>
            <w:tcW w:w="1171" w:type="dxa"/>
          </w:tcPr>
          <w:p w14:paraId="4D9F3902" w14:textId="77777777" w:rsidR="00DB49C5" w:rsidRPr="00474956" w:rsidRDefault="00DB49C5">
            <w:pPr>
              <w:contextualSpacing/>
              <w:rPr>
                <w:rFonts w:eastAsia="DengXian"/>
                <w:sz w:val="18"/>
                <w:szCs w:val="18"/>
              </w:rPr>
            </w:pPr>
            <w:r w:rsidRPr="00474956">
              <w:rPr>
                <w:rFonts w:eastAsia="DengXian"/>
                <w:sz w:val="18"/>
                <w:szCs w:val="18"/>
              </w:rPr>
              <w:t>103</w:t>
            </w:r>
          </w:p>
        </w:tc>
        <w:tc>
          <w:tcPr>
            <w:tcW w:w="1756" w:type="dxa"/>
          </w:tcPr>
          <w:p w14:paraId="705ACE13" w14:textId="77777777" w:rsidR="00DB49C5" w:rsidRPr="00474956" w:rsidRDefault="00DB49C5">
            <w:pPr>
              <w:contextualSpacing/>
              <w:rPr>
                <w:rFonts w:eastAsia="DengXian"/>
                <w:sz w:val="18"/>
                <w:szCs w:val="18"/>
              </w:rPr>
            </w:pPr>
            <w:r w:rsidRPr="00474956">
              <w:rPr>
                <w:rFonts w:eastAsia="DengXian"/>
                <w:sz w:val="18"/>
                <w:szCs w:val="18"/>
              </w:rPr>
              <w:t>TimeSec(z),</w:t>
            </w:r>
          </w:p>
        </w:tc>
        <w:tc>
          <w:tcPr>
            <w:tcW w:w="1604" w:type="dxa"/>
          </w:tcPr>
          <w:p w14:paraId="66A0B2A0" w14:textId="77777777" w:rsidR="00DB49C5" w:rsidRPr="00474956" w:rsidRDefault="00DB49C5">
            <w:pPr>
              <w:contextualSpacing/>
              <w:rPr>
                <w:rFonts w:eastAsia="DengXian"/>
                <w:sz w:val="18"/>
                <w:szCs w:val="18"/>
              </w:rPr>
            </w:pPr>
          </w:p>
        </w:tc>
        <w:tc>
          <w:tcPr>
            <w:tcW w:w="1419" w:type="dxa"/>
          </w:tcPr>
          <w:p w14:paraId="3DF18A8D" w14:textId="77777777" w:rsidR="00DB49C5" w:rsidRPr="00474956" w:rsidRDefault="00DB49C5">
            <w:pPr>
              <w:contextualSpacing/>
              <w:rPr>
                <w:rFonts w:eastAsia="DengXian"/>
                <w:sz w:val="18"/>
                <w:szCs w:val="18"/>
              </w:rPr>
            </w:pPr>
          </w:p>
        </w:tc>
        <w:tc>
          <w:tcPr>
            <w:tcW w:w="1220" w:type="dxa"/>
          </w:tcPr>
          <w:p w14:paraId="765D28AC" w14:textId="77777777" w:rsidR="00DB49C5" w:rsidRPr="00474956" w:rsidRDefault="00DB49C5">
            <w:pPr>
              <w:contextualSpacing/>
              <w:rPr>
                <w:rFonts w:eastAsia="DengXian"/>
                <w:sz w:val="18"/>
                <w:szCs w:val="18"/>
              </w:rPr>
            </w:pPr>
          </w:p>
        </w:tc>
        <w:tc>
          <w:tcPr>
            <w:tcW w:w="1220" w:type="dxa"/>
          </w:tcPr>
          <w:p w14:paraId="6EEE4C70" w14:textId="77777777" w:rsidR="00DB49C5" w:rsidRPr="00474956" w:rsidRDefault="00DB49C5">
            <w:pPr>
              <w:contextualSpacing/>
              <w:rPr>
                <w:rFonts w:eastAsia="DengXian"/>
                <w:sz w:val="18"/>
                <w:szCs w:val="18"/>
              </w:rPr>
            </w:pPr>
          </w:p>
        </w:tc>
        <w:tc>
          <w:tcPr>
            <w:tcW w:w="1244" w:type="dxa"/>
          </w:tcPr>
          <w:p w14:paraId="46F74B90" w14:textId="77777777" w:rsidR="00DB49C5" w:rsidRPr="00474956" w:rsidRDefault="00DB49C5">
            <w:pPr>
              <w:contextualSpacing/>
              <w:rPr>
                <w:rFonts w:eastAsia="DengXian"/>
                <w:sz w:val="18"/>
                <w:szCs w:val="18"/>
              </w:rPr>
            </w:pPr>
          </w:p>
        </w:tc>
        <w:tc>
          <w:tcPr>
            <w:tcW w:w="1134" w:type="dxa"/>
          </w:tcPr>
          <w:p w14:paraId="181ABC4A" w14:textId="77777777" w:rsidR="00DB49C5" w:rsidRPr="00474956" w:rsidRDefault="00DB49C5">
            <w:pPr>
              <w:contextualSpacing/>
              <w:rPr>
                <w:rFonts w:eastAsia="DengXian"/>
                <w:sz w:val="18"/>
                <w:szCs w:val="18"/>
              </w:rPr>
            </w:pPr>
          </w:p>
        </w:tc>
        <w:tc>
          <w:tcPr>
            <w:tcW w:w="1080" w:type="dxa"/>
          </w:tcPr>
          <w:p w14:paraId="54B628B7"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6B44D96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B555E52" w14:textId="77777777" w:rsidR="00DB49C5" w:rsidRPr="00474956" w:rsidRDefault="00DB49C5">
            <w:pPr>
              <w:contextualSpacing/>
              <w:rPr>
                <w:rFonts w:eastAsia="DengXian"/>
                <w:sz w:val="18"/>
                <w:szCs w:val="18"/>
              </w:rPr>
            </w:pPr>
            <w:r w:rsidRPr="00474956">
              <w:rPr>
                <w:rFonts w:eastAsia="DengXian"/>
                <w:sz w:val="18"/>
                <w:szCs w:val="18"/>
              </w:rPr>
              <w:t>0-59</w:t>
            </w:r>
          </w:p>
        </w:tc>
      </w:tr>
      <w:tr w:rsidR="00DB49C5" w:rsidRPr="00B15BF7" w14:paraId="48503846" w14:textId="77777777">
        <w:trPr>
          <w:cantSplit/>
        </w:trPr>
        <w:tc>
          <w:tcPr>
            <w:tcW w:w="1171" w:type="dxa"/>
          </w:tcPr>
          <w:p w14:paraId="7D6F70F3" w14:textId="77777777" w:rsidR="00DB49C5" w:rsidRPr="00474956" w:rsidRDefault="00DB49C5">
            <w:pPr>
              <w:contextualSpacing/>
              <w:rPr>
                <w:rFonts w:eastAsia="DengXian"/>
                <w:sz w:val="18"/>
                <w:szCs w:val="18"/>
              </w:rPr>
            </w:pPr>
            <w:r w:rsidRPr="00474956">
              <w:rPr>
                <w:rFonts w:eastAsia="DengXian"/>
                <w:sz w:val="18"/>
                <w:szCs w:val="18"/>
              </w:rPr>
              <w:t>104</w:t>
            </w:r>
          </w:p>
        </w:tc>
        <w:tc>
          <w:tcPr>
            <w:tcW w:w="1756" w:type="dxa"/>
          </w:tcPr>
          <w:p w14:paraId="374D1409" w14:textId="77777777" w:rsidR="00DB49C5" w:rsidRPr="00474956" w:rsidRDefault="00DB49C5">
            <w:pPr>
              <w:contextualSpacing/>
              <w:rPr>
                <w:rFonts w:eastAsia="DengXian"/>
                <w:sz w:val="18"/>
                <w:szCs w:val="18"/>
              </w:rPr>
            </w:pPr>
            <w:r w:rsidRPr="00474956">
              <w:rPr>
                <w:rFonts w:eastAsia="DengXian"/>
                <w:sz w:val="18"/>
                <w:szCs w:val="18"/>
              </w:rPr>
              <w:t>TimeDay(z)</w:t>
            </w:r>
          </w:p>
        </w:tc>
        <w:tc>
          <w:tcPr>
            <w:tcW w:w="1604" w:type="dxa"/>
          </w:tcPr>
          <w:p w14:paraId="23067D8E" w14:textId="77777777" w:rsidR="00DB49C5" w:rsidRPr="00474956" w:rsidRDefault="00DB49C5">
            <w:pPr>
              <w:contextualSpacing/>
              <w:rPr>
                <w:rFonts w:eastAsia="DengXian"/>
                <w:sz w:val="18"/>
                <w:szCs w:val="18"/>
              </w:rPr>
            </w:pPr>
          </w:p>
        </w:tc>
        <w:tc>
          <w:tcPr>
            <w:tcW w:w="1419" w:type="dxa"/>
          </w:tcPr>
          <w:p w14:paraId="4B0B73B9" w14:textId="77777777" w:rsidR="00DB49C5" w:rsidRPr="00474956" w:rsidRDefault="00DB49C5">
            <w:pPr>
              <w:contextualSpacing/>
              <w:rPr>
                <w:rFonts w:eastAsia="DengXian"/>
                <w:sz w:val="18"/>
                <w:szCs w:val="18"/>
              </w:rPr>
            </w:pPr>
          </w:p>
        </w:tc>
        <w:tc>
          <w:tcPr>
            <w:tcW w:w="1220" w:type="dxa"/>
          </w:tcPr>
          <w:p w14:paraId="11635075" w14:textId="77777777" w:rsidR="00DB49C5" w:rsidRPr="00474956" w:rsidRDefault="00DB49C5">
            <w:pPr>
              <w:contextualSpacing/>
              <w:rPr>
                <w:rFonts w:eastAsia="DengXian"/>
                <w:sz w:val="18"/>
                <w:szCs w:val="18"/>
              </w:rPr>
            </w:pPr>
          </w:p>
        </w:tc>
        <w:tc>
          <w:tcPr>
            <w:tcW w:w="1220" w:type="dxa"/>
          </w:tcPr>
          <w:p w14:paraId="2A126096" w14:textId="77777777" w:rsidR="00DB49C5" w:rsidRPr="00474956" w:rsidRDefault="00DB49C5">
            <w:pPr>
              <w:contextualSpacing/>
              <w:rPr>
                <w:rFonts w:eastAsia="DengXian"/>
                <w:sz w:val="18"/>
                <w:szCs w:val="18"/>
              </w:rPr>
            </w:pPr>
          </w:p>
        </w:tc>
        <w:tc>
          <w:tcPr>
            <w:tcW w:w="1244" w:type="dxa"/>
          </w:tcPr>
          <w:p w14:paraId="1E102A4B" w14:textId="77777777" w:rsidR="00DB49C5" w:rsidRPr="00474956" w:rsidRDefault="00DB49C5">
            <w:pPr>
              <w:contextualSpacing/>
              <w:rPr>
                <w:rFonts w:eastAsia="DengXian"/>
                <w:sz w:val="18"/>
                <w:szCs w:val="18"/>
              </w:rPr>
            </w:pPr>
          </w:p>
        </w:tc>
        <w:tc>
          <w:tcPr>
            <w:tcW w:w="1134" w:type="dxa"/>
          </w:tcPr>
          <w:p w14:paraId="6D3343E1" w14:textId="77777777" w:rsidR="00DB49C5" w:rsidRPr="00474956" w:rsidRDefault="00DB49C5">
            <w:pPr>
              <w:contextualSpacing/>
              <w:rPr>
                <w:rFonts w:eastAsia="DengXian"/>
                <w:sz w:val="18"/>
                <w:szCs w:val="18"/>
              </w:rPr>
            </w:pPr>
          </w:p>
        </w:tc>
        <w:tc>
          <w:tcPr>
            <w:tcW w:w="1080" w:type="dxa"/>
          </w:tcPr>
          <w:p w14:paraId="62BFF743"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797DAE2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658F5F84" w14:textId="77777777" w:rsidR="00DB49C5" w:rsidRPr="00474956" w:rsidRDefault="00DB49C5">
            <w:pPr>
              <w:contextualSpacing/>
              <w:rPr>
                <w:rFonts w:eastAsia="DengXian"/>
                <w:sz w:val="18"/>
                <w:szCs w:val="18"/>
              </w:rPr>
            </w:pPr>
            <w:r w:rsidRPr="00474956">
              <w:rPr>
                <w:rFonts w:eastAsia="DengXian"/>
                <w:sz w:val="18"/>
                <w:szCs w:val="18"/>
              </w:rPr>
              <w:t>1-31</w:t>
            </w:r>
          </w:p>
        </w:tc>
      </w:tr>
      <w:tr w:rsidR="00DB49C5" w:rsidRPr="00B15BF7" w14:paraId="04C1F08C" w14:textId="77777777">
        <w:trPr>
          <w:cantSplit/>
        </w:trPr>
        <w:tc>
          <w:tcPr>
            <w:tcW w:w="1171" w:type="dxa"/>
          </w:tcPr>
          <w:p w14:paraId="488BAFCB" w14:textId="77777777" w:rsidR="00DB49C5" w:rsidRPr="00474956" w:rsidRDefault="00DB49C5">
            <w:pPr>
              <w:contextualSpacing/>
              <w:rPr>
                <w:rFonts w:eastAsia="DengXian"/>
                <w:sz w:val="18"/>
                <w:szCs w:val="18"/>
              </w:rPr>
            </w:pPr>
            <w:r w:rsidRPr="00474956">
              <w:rPr>
                <w:rFonts w:eastAsia="DengXian"/>
                <w:sz w:val="18"/>
                <w:szCs w:val="18"/>
              </w:rPr>
              <w:t>105</w:t>
            </w:r>
          </w:p>
        </w:tc>
        <w:tc>
          <w:tcPr>
            <w:tcW w:w="1756" w:type="dxa"/>
          </w:tcPr>
          <w:p w14:paraId="31E3DAD6" w14:textId="77777777" w:rsidR="00DB49C5" w:rsidRPr="00474956" w:rsidRDefault="00DB49C5">
            <w:pPr>
              <w:contextualSpacing/>
              <w:rPr>
                <w:rFonts w:eastAsia="DengXian"/>
                <w:sz w:val="18"/>
                <w:szCs w:val="18"/>
              </w:rPr>
            </w:pPr>
            <w:r w:rsidRPr="00474956">
              <w:rPr>
                <w:rFonts w:eastAsia="DengXian"/>
                <w:sz w:val="18"/>
                <w:szCs w:val="18"/>
              </w:rPr>
              <w:t>TimeMonth(z)</w:t>
            </w:r>
          </w:p>
        </w:tc>
        <w:tc>
          <w:tcPr>
            <w:tcW w:w="1604" w:type="dxa"/>
          </w:tcPr>
          <w:p w14:paraId="0D4F004A" w14:textId="77777777" w:rsidR="00DB49C5" w:rsidRPr="00474956" w:rsidRDefault="00DB49C5">
            <w:pPr>
              <w:contextualSpacing/>
              <w:rPr>
                <w:rFonts w:eastAsia="DengXian"/>
                <w:sz w:val="18"/>
                <w:szCs w:val="18"/>
              </w:rPr>
            </w:pPr>
          </w:p>
        </w:tc>
        <w:tc>
          <w:tcPr>
            <w:tcW w:w="1419" w:type="dxa"/>
          </w:tcPr>
          <w:p w14:paraId="2ACAC15E" w14:textId="77777777" w:rsidR="00DB49C5" w:rsidRPr="00474956" w:rsidRDefault="00DB49C5">
            <w:pPr>
              <w:contextualSpacing/>
              <w:rPr>
                <w:rFonts w:eastAsia="DengXian"/>
                <w:sz w:val="18"/>
                <w:szCs w:val="18"/>
              </w:rPr>
            </w:pPr>
          </w:p>
        </w:tc>
        <w:tc>
          <w:tcPr>
            <w:tcW w:w="1220" w:type="dxa"/>
          </w:tcPr>
          <w:p w14:paraId="3F690C9D" w14:textId="77777777" w:rsidR="00DB49C5" w:rsidRPr="00474956" w:rsidRDefault="00DB49C5">
            <w:pPr>
              <w:contextualSpacing/>
              <w:rPr>
                <w:rFonts w:eastAsia="DengXian"/>
                <w:sz w:val="18"/>
                <w:szCs w:val="18"/>
              </w:rPr>
            </w:pPr>
          </w:p>
        </w:tc>
        <w:tc>
          <w:tcPr>
            <w:tcW w:w="1220" w:type="dxa"/>
          </w:tcPr>
          <w:p w14:paraId="3C15B83B" w14:textId="77777777" w:rsidR="00DB49C5" w:rsidRPr="00474956" w:rsidRDefault="00DB49C5">
            <w:pPr>
              <w:contextualSpacing/>
              <w:rPr>
                <w:rFonts w:eastAsia="DengXian"/>
                <w:sz w:val="18"/>
                <w:szCs w:val="18"/>
              </w:rPr>
            </w:pPr>
          </w:p>
        </w:tc>
        <w:tc>
          <w:tcPr>
            <w:tcW w:w="1244" w:type="dxa"/>
          </w:tcPr>
          <w:p w14:paraId="28497711" w14:textId="77777777" w:rsidR="00DB49C5" w:rsidRPr="00474956" w:rsidRDefault="00DB49C5">
            <w:pPr>
              <w:contextualSpacing/>
              <w:rPr>
                <w:rFonts w:eastAsia="DengXian"/>
                <w:sz w:val="18"/>
                <w:szCs w:val="18"/>
              </w:rPr>
            </w:pPr>
          </w:p>
        </w:tc>
        <w:tc>
          <w:tcPr>
            <w:tcW w:w="1134" w:type="dxa"/>
          </w:tcPr>
          <w:p w14:paraId="25699388" w14:textId="77777777" w:rsidR="00DB49C5" w:rsidRPr="00474956" w:rsidRDefault="00DB49C5">
            <w:pPr>
              <w:contextualSpacing/>
              <w:rPr>
                <w:rFonts w:eastAsia="DengXian"/>
                <w:sz w:val="18"/>
                <w:szCs w:val="18"/>
              </w:rPr>
            </w:pPr>
          </w:p>
        </w:tc>
        <w:tc>
          <w:tcPr>
            <w:tcW w:w="1080" w:type="dxa"/>
          </w:tcPr>
          <w:p w14:paraId="5E4D7F67"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5E1D78B2"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BAC1C2F" w14:textId="77777777" w:rsidR="00DB49C5" w:rsidRPr="00474956" w:rsidRDefault="00DB49C5">
            <w:pPr>
              <w:contextualSpacing/>
              <w:rPr>
                <w:rFonts w:eastAsia="DengXian"/>
                <w:sz w:val="18"/>
                <w:szCs w:val="18"/>
              </w:rPr>
            </w:pPr>
            <w:r w:rsidRPr="00474956">
              <w:rPr>
                <w:rFonts w:eastAsia="DengXian"/>
                <w:sz w:val="18"/>
                <w:szCs w:val="18"/>
              </w:rPr>
              <w:t>1-12</w:t>
            </w:r>
          </w:p>
        </w:tc>
      </w:tr>
      <w:tr w:rsidR="00DB49C5" w:rsidRPr="00B15BF7" w14:paraId="20BE7E7F" w14:textId="77777777">
        <w:trPr>
          <w:cantSplit/>
        </w:trPr>
        <w:tc>
          <w:tcPr>
            <w:tcW w:w="1171" w:type="dxa"/>
          </w:tcPr>
          <w:p w14:paraId="1F35EA8D" w14:textId="77777777" w:rsidR="00DB49C5" w:rsidRPr="00474956" w:rsidRDefault="00DB49C5">
            <w:pPr>
              <w:contextualSpacing/>
              <w:rPr>
                <w:rFonts w:eastAsia="DengXian"/>
                <w:sz w:val="18"/>
                <w:szCs w:val="18"/>
              </w:rPr>
            </w:pPr>
            <w:r w:rsidRPr="00474956">
              <w:rPr>
                <w:rFonts w:eastAsia="DengXian"/>
                <w:sz w:val="18"/>
                <w:szCs w:val="18"/>
              </w:rPr>
              <w:lastRenderedPageBreak/>
              <w:t>106</w:t>
            </w:r>
          </w:p>
        </w:tc>
        <w:tc>
          <w:tcPr>
            <w:tcW w:w="1756" w:type="dxa"/>
          </w:tcPr>
          <w:p w14:paraId="7273E5D5" w14:textId="77777777" w:rsidR="00DB49C5" w:rsidRPr="00474956" w:rsidRDefault="00DB49C5">
            <w:pPr>
              <w:contextualSpacing/>
              <w:rPr>
                <w:rFonts w:eastAsia="DengXian"/>
                <w:sz w:val="18"/>
                <w:szCs w:val="18"/>
              </w:rPr>
            </w:pPr>
            <w:r w:rsidRPr="00474956">
              <w:rPr>
                <w:rFonts w:eastAsia="DengXian"/>
                <w:sz w:val="18"/>
                <w:szCs w:val="18"/>
              </w:rPr>
              <w:t>TimeYear(z)</w:t>
            </w:r>
          </w:p>
        </w:tc>
        <w:tc>
          <w:tcPr>
            <w:tcW w:w="1604" w:type="dxa"/>
          </w:tcPr>
          <w:p w14:paraId="63450893" w14:textId="77777777" w:rsidR="00DB49C5" w:rsidRPr="00474956" w:rsidRDefault="00DB49C5">
            <w:pPr>
              <w:contextualSpacing/>
              <w:rPr>
                <w:rFonts w:eastAsia="DengXian"/>
                <w:sz w:val="18"/>
                <w:szCs w:val="18"/>
              </w:rPr>
            </w:pPr>
          </w:p>
        </w:tc>
        <w:tc>
          <w:tcPr>
            <w:tcW w:w="1419" w:type="dxa"/>
          </w:tcPr>
          <w:p w14:paraId="6A66D454" w14:textId="77777777" w:rsidR="00DB49C5" w:rsidRPr="00474956" w:rsidRDefault="00DB49C5">
            <w:pPr>
              <w:contextualSpacing/>
              <w:rPr>
                <w:rFonts w:eastAsia="DengXian"/>
                <w:sz w:val="18"/>
                <w:szCs w:val="18"/>
              </w:rPr>
            </w:pPr>
          </w:p>
        </w:tc>
        <w:tc>
          <w:tcPr>
            <w:tcW w:w="1220" w:type="dxa"/>
          </w:tcPr>
          <w:p w14:paraId="05EC8E0F" w14:textId="77777777" w:rsidR="00DB49C5" w:rsidRPr="00474956" w:rsidRDefault="00DB49C5">
            <w:pPr>
              <w:contextualSpacing/>
              <w:rPr>
                <w:rFonts w:eastAsia="DengXian"/>
                <w:sz w:val="18"/>
                <w:szCs w:val="18"/>
              </w:rPr>
            </w:pPr>
          </w:p>
        </w:tc>
        <w:tc>
          <w:tcPr>
            <w:tcW w:w="1220" w:type="dxa"/>
          </w:tcPr>
          <w:p w14:paraId="5F128C5F" w14:textId="77777777" w:rsidR="00DB49C5" w:rsidRPr="00474956" w:rsidRDefault="00DB49C5">
            <w:pPr>
              <w:contextualSpacing/>
              <w:rPr>
                <w:rFonts w:eastAsia="DengXian"/>
                <w:sz w:val="18"/>
                <w:szCs w:val="18"/>
              </w:rPr>
            </w:pPr>
          </w:p>
        </w:tc>
        <w:tc>
          <w:tcPr>
            <w:tcW w:w="1244" w:type="dxa"/>
          </w:tcPr>
          <w:p w14:paraId="659FF7D2" w14:textId="77777777" w:rsidR="00DB49C5" w:rsidRPr="00474956" w:rsidRDefault="00DB49C5">
            <w:pPr>
              <w:contextualSpacing/>
              <w:rPr>
                <w:rFonts w:eastAsia="DengXian"/>
                <w:sz w:val="18"/>
                <w:szCs w:val="18"/>
              </w:rPr>
            </w:pPr>
          </w:p>
        </w:tc>
        <w:tc>
          <w:tcPr>
            <w:tcW w:w="1134" w:type="dxa"/>
          </w:tcPr>
          <w:p w14:paraId="44F30EED" w14:textId="77777777" w:rsidR="00DB49C5" w:rsidRPr="00474956" w:rsidRDefault="00DB49C5">
            <w:pPr>
              <w:contextualSpacing/>
              <w:rPr>
                <w:rFonts w:eastAsia="DengXian"/>
                <w:sz w:val="18"/>
                <w:szCs w:val="18"/>
              </w:rPr>
            </w:pPr>
          </w:p>
        </w:tc>
        <w:tc>
          <w:tcPr>
            <w:tcW w:w="1080" w:type="dxa"/>
          </w:tcPr>
          <w:p w14:paraId="3B90798F"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3094262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E88CA1D" w14:textId="77777777" w:rsidR="00DB49C5" w:rsidRPr="00474956" w:rsidRDefault="00DB49C5">
            <w:pPr>
              <w:contextualSpacing/>
              <w:rPr>
                <w:rFonts w:eastAsia="DengXian"/>
                <w:sz w:val="18"/>
                <w:szCs w:val="18"/>
              </w:rPr>
            </w:pPr>
            <w:r w:rsidRPr="00474956">
              <w:rPr>
                <w:rFonts w:eastAsia="DengXian"/>
                <w:sz w:val="18"/>
                <w:szCs w:val="18"/>
              </w:rPr>
              <w:t>Year e.g. 2022</w:t>
            </w:r>
          </w:p>
        </w:tc>
      </w:tr>
      <w:tr w:rsidR="00DB49C5" w:rsidRPr="00B15BF7" w14:paraId="76BEAE6C" w14:textId="77777777">
        <w:trPr>
          <w:cantSplit/>
        </w:trPr>
        <w:tc>
          <w:tcPr>
            <w:tcW w:w="1171" w:type="dxa"/>
          </w:tcPr>
          <w:p w14:paraId="47079E4F" w14:textId="77777777" w:rsidR="00DB49C5" w:rsidRPr="00474956" w:rsidRDefault="00DB49C5">
            <w:pPr>
              <w:contextualSpacing/>
              <w:rPr>
                <w:rFonts w:eastAsia="DengXian"/>
                <w:sz w:val="18"/>
                <w:szCs w:val="18"/>
              </w:rPr>
            </w:pPr>
            <w:r w:rsidRPr="00474956">
              <w:rPr>
                <w:rFonts w:eastAsia="DengXian"/>
                <w:sz w:val="18"/>
                <w:szCs w:val="18"/>
              </w:rPr>
              <w:t>107</w:t>
            </w:r>
          </w:p>
        </w:tc>
        <w:tc>
          <w:tcPr>
            <w:tcW w:w="1756" w:type="dxa"/>
          </w:tcPr>
          <w:p w14:paraId="0A51242E" w14:textId="77777777" w:rsidR="00DB49C5" w:rsidRPr="00474956" w:rsidRDefault="00DB49C5">
            <w:pPr>
              <w:contextualSpacing/>
              <w:rPr>
                <w:rFonts w:eastAsia="DengXian"/>
                <w:sz w:val="18"/>
                <w:szCs w:val="18"/>
              </w:rPr>
            </w:pPr>
            <w:r w:rsidRPr="00474956">
              <w:rPr>
                <w:rFonts w:eastAsia="DengXian"/>
                <w:sz w:val="18"/>
                <w:szCs w:val="18"/>
              </w:rPr>
              <w:t xml:space="preserve">TimeEpoch </w:t>
            </w:r>
          </w:p>
        </w:tc>
        <w:tc>
          <w:tcPr>
            <w:tcW w:w="1604" w:type="dxa"/>
          </w:tcPr>
          <w:p w14:paraId="65E5A644" w14:textId="77777777" w:rsidR="00DB49C5" w:rsidRPr="00474956" w:rsidRDefault="00DB49C5">
            <w:pPr>
              <w:contextualSpacing/>
              <w:rPr>
                <w:rFonts w:eastAsia="DengXian"/>
                <w:sz w:val="18"/>
                <w:szCs w:val="18"/>
              </w:rPr>
            </w:pPr>
          </w:p>
        </w:tc>
        <w:tc>
          <w:tcPr>
            <w:tcW w:w="1419" w:type="dxa"/>
          </w:tcPr>
          <w:p w14:paraId="36286954" w14:textId="77777777" w:rsidR="00DB49C5" w:rsidRPr="00474956" w:rsidRDefault="00DB49C5">
            <w:pPr>
              <w:contextualSpacing/>
              <w:rPr>
                <w:rFonts w:eastAsia="DengXian"/>
                <w:sz w:val="18"/>
                <w:szCs w:val="18"/>
              </w:rPr>
            </w:pPr>
          </w:p>
        </w:tc>
        <w:tc>
          <w:tcPr>
            <w:tcW w:w="1220" w:type="dxa"/>
          </w:tcPr>
          <w:p w14:paraId="475D8133" w14:textId="77777777" w:rsidR="00DB49C5" w:rsidRPr="00474956" w:rsidRDefault="00DB49C5">
            <w:pPr>
              <w:contextualSpacing/>
              <w:rPr>
                <w:rFonts w:eastAsia="DengXian"/>
                <w:sz w:val="18"/>
                <w:szCs w:val="18"/>
              </w:rPr>
            </w:pPr>
          </w:p>
        </w:tc>
        <w:tc>
          <w:tcPr>
            <w:tcW w:w="1220" w:type="dxa"/>
          </w:tcPr>
          <w:p w14:paraId="69325884" w14:textId="77777777" w:rsidR="00DB49C5" w:rsidRPr="00474956" w:rsidRDefault="00DB49C5">
            <w:pPr>
              <w:contextualSpacing/>
              <w:rPr>
                <w:rFonts w:eastAsia="DengXian"/>
                <w:sz w:val="18"/>
                <w:szCs w:val="18"/>
              </w:rPr>
            </w:pPr>
          </w:p>
        </w:tc>
        <w:tc>
          <w:tcPr>
            <w:tcW w:w="1244" w:type="dxa"/>
          </w:tcPr>
          <w:p w14:paraId="4B7ABBBC" w14:textId="77777777" w:rsidR="00DB49C5" w:rsidRPr="00474956" w:rsidRDefault="00DB49C5">
            <w:pPr>
              <w:contextualSpacing/>
              <w:rPr>
                <w:rFonts w:eastAsia="DengXian"/>
                <w:sz w:val="18"/>
                <w:szCs w:val="18"/>
              </w:rPr>
            </w:pPr>
          </w:p>
        </w:tc>
        <w:tc>
          <w:tcPr>
            <w:tcW w:w="1134" w:type="dxa"/>
          </w:tcPr>
          <w:p w14:paraId="3E80F7D5" w14:textId="77777777" w:rsidR="00DB49C5" w:rsidRPr="00474956" w:rsidRDefault="00DB49C5">
            <w:pPr>
              <w:contextualSpacing/>
              <w:rPr>
                <w:rFonts w:eastAsia="DengXian"/>
                <w:sz w:val="18"/>
                <w:szCs w:val="18"/>
              </w:rPr>
            </w:pPr>
          </w:p>
        </w:tc>
        <w:tc>
          <w:tcPr>
            <w:tcW w:w="1080" w:type="dxa"/>
          </w:tcPr>
          <w:p w14:paraId="74B08CBA" w14:textId="77777777" w:rsidR="00DB49C5" w:rsidRPr="00474956" w:rsidRDefault="00DB49C5">
            <w:pPr>
              <w:contextualSpacing/>
              <w:rPr>
                <w:rFonts w:eastAsia="DengXian"/>
                <w:sz w:val="18"/>
                <w:szCs w:val="18"/>
              </w:rPr>
            </w:pPr>
          </w:p>
        </w:tc>
        <w:tc>
          <w:tcPr>
            <w:tcW w:w="1188" w:type="dxa"/>
          </w:tcPr>
          <w:p w14:paraId="3413C06B"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4C9A4A8" w14:textId="77777777" w:rsidR="00DB49C5" w:rsidRPr="00474956" w:rsidRDefault="00DB49C5">
            <w:pPr>
              <w:contextualSpacing/>
              <w:rPr>
                <w:rFonts w:eastAsia="DengXian"/>
                <w:sz w:val="18"/>
                <w:szCs w:val="18"/>
              </w:rPr>
            </w:pPr>
            <w:r w:rsidRPr="00474956">
              <w:rPr>
                <w:rFonts w:eastAsia="DengXian"/>
                <w:sz w:val="18"/>
                <w:szCs w:val="18"/>
              </w:rPr>
              <w:t>Count of seconds since Jan 01 1970 UTC</w:t>
            </w:r>
          </w:p>
        </w:tc>
      </w:tr>
      <w:tr w:rsidR="00DB49C5" w:rsidRPr="00B15BF7" w14:paraId="448E2C41" w14:textId="77777777">
        <w:trPr>
          <w:cantSplit/>
        </w:trPr>
        <w:tc>
          <w:tcPr>
            <w:tcW w:w="1171" w:type="dxa"/>
          </w:tcPr>
          <w:p w14:paraId="0C366CEF" w14:textId="77777777" w:rsidR="00DB49C5" w:rsidRPr="00474956" w:rsidRDefault="00DB49C5">
            <w:pPr>
              <w:contextualSpacing/>
              <w:rPr>
                <w:rFonts w:eastAsia="DengXian"/>
                <w:sz w:val="18"/>
                <w:szCs w:val="18"/>
              </w:rPr>
            </w:pPr>
            <w:r w:rsidRPr="00474956">
              <w:rPr>
                <w:rFonts w:eastAsia="DengXian"/>
                <w:sz w:val="18"/>
                <w:szCs w:val="18"/>
              </w:rPr>
              <w:t>108</w:t>
            </w:r>
          </w:p>
        </w:tc>
        <w:tc>
          <w:tcPr>
            <w:tcW w:w="1756" w:type="dxa"/>
          </w:tcPr>
          <w:p w14:paraId="1EFDBE81" w14:textId="77777777" w:rsidR="00DB49C5" w:rsidRPr="00474956" w:rsidRDefault="00DB49C5">
            <w:pPr>
              <w:contextualSpacing/>
              <w:rPr>
                <w:rFonts w:eastAsia="DengXian"/>
                <w:sz w:val="18"/>
                <w:szCs w:val="18"/>
              </w:rPr>
            </w:pPr>
            <w:r w:rsidRPr="00474956">
              <w:rPr>
                <w:rFonts w:eastAsia="DengXian"/>
                <w:sz w:val="18"/>
                <w:szCs w:val="18"/>
              </w:rPr>
              <w:t xml:space="preserve">TimeEpochMillis </w:t>
            </w:r>
          </w:p>
        </w:tc>
        <w:tc>
          <w:tcPr>
            <w:tcW w:w="1604" w:type="dxa"/>
          </w:tcPr>
          <w:p w14:paraId="07821EC1" w14:textId="77777777" w:rsidR="00DB49C5" w:rsidRPr="00474956" w:rsidRDefault="00DB49C5">
            <w:pPr>
              <w:contextualSpacing/>
              <w:rPr>
                <w:rFonts w:eastAsia="DengXian"/>
                <w:sz w:val="18"/>
                <w:szCs w:val="18"/>
              </w:rPr>
            </w:pPr>
          </w:p>
        </w:tc>
        <w:tc>
          <w:tcPr>
            <w:tcW w:w="1419" w:type="dxa"/>
          </w:tcPr>
          <w:p w14:paraId="25E274F5" w14:textId="77777777" w:rsidR="00DB49C5" w:rsidRPr="00474956" w:rsidRDefault="00DB49C5">
            <w:pPr>
              <w:contextualSpacing/>
              <w:rPr>
                <w:rFonts w:eastAsia="DengXian"/>
                <w:sz w:val="18"/>
                <w:szCs w:val="18"/>
              </w:rPr>
            </w:pPr>
          </w:p>
        </w:tc>
        <w:tc>
          <w:tcPr>
            <w:tcW w:w="1220" w:type="dxa"/>
          </w:tcPr>
          <w:p w14:paraId="7BADA03C" w14:textId="77777777" w:rsidR="00DB49C5" w:rsidRPr="00474956" w:rsidRDefault="00DB49C5">
            <w:pPr>
              <w:contextualSpacing/>
              <w:rPr>
                <w:rFonts w:eastAsia="DengXian"/>
                <w:sz w:val="18"/>
                <w:szCs w:val="18"/>
              </w:rPr>
            </w:pPr>
          </w:p>
        </w:tc>
        <w:tc>
          <w:tcPr>
            <w:tcW w:w="1220" w:type="dxa"/>
          </w:tcPr>
          <w:p w14:paraId="4EE917B4" w14:textId="77777777" w:rsidR="00DB49C5" w:rsidRPr="00474956" w:rsidRDefault="00DB49C5">
            <w:pPr>
              <w:contextualSpacing/>
              <w:rPr>
                <w:rFonts w:eastAsia="DengXian"/>
                <w:sz w:val="18"/>
                <w:szCs w:val="18"/>
              </w:rPr>
            </w:pPr>
          </w:p>
        </w:tc>
        <w:tc>
          <w:tcPr>
            <w:tcW w:w="1244" w:type="dxa"/>
          </w:tcPr>
          <w:p w14:paraId="5F3F429C" w14:textId="77777777" w:rsidR="00DB49C5" w:rsidRPr="00474956" w:rsidRDefault="00DB49C5">
            <w:pPr>
              <w:contextualSpacing/>
              <w:rPr>
                <w:rFonts w:eastAsia="DengXian"/>
                <w:sz w:val="18"/>
                <w:szCs w:val="18"/>
              </w:rPr>
            </w:pPr>
          </w:p>
        </w:tc>
        <w:tc>
          <w:tcPr>
            <w:tcW w:w="1134" w:type="dxa"/>
          </w:tcPr>
          <w:p w14:paraId="18EB3BEE" w14:textId="77777777" w:rsidR="00DB49C5" w:rsidRPr="00474956" w:rsidRDefault="00DB49C5">
            <w:pPr>
              <w:contextualSpacing/>
              <w:rPr>
                <w:rFonts w:eastAsia="DengXian"/>
                <w:sz w:val="18"/>
                <w:szCs w:val="18"/>
              </w:rPr>
            </w:pPr>
          </w:p>
        </w:tc>
        <w:tc>
          <w:tcPr>
            <w:tcW w:w="1080" w:type="dxa"/>
          </w:tcPr>
          <w:p w14:paraId="1366EA76" w14:textId="77777777" w:rsidR="00DB49C5" w:rsidRPr="00474956" w:rsidRDefault="00DB49C5">
            <w:pPr>
              <w:contextualSpacing/>
              <w:rPr>
                <w:rFonts w:eastAsia="DengXian"/>
                <w:sz w:val="18"/>
                <w:szCs w:val="18"/>
              </w:rPr>
            </w:pPr>
          </w:p>
        </w:tc>
        <w:tc>
          <w:tcPr>
            <w:tcW w:w="1188" w:type="dxa"/>
          </w:tcPr>
          <w:p w14:paraId="6E3D71E7" w14:textId="77777777" w:rsidR="00DB49C5" w:rsidRPr="00474956" w:rsidRDefault="00DB49C5">
            <w:pPr>
              <w:contextualSpacing/>
              <w:rPr>
                <w:rFonts w:eastAsia="DengXian"/>
                <w:sz w:val="18"/>
                <w:szCs w:val="18"/>
              </w:rPr>
            </w:pPr>
            <w:r w:rsidRPr="00474956">
              <w:rPr>
                <w:rFonts w:eastAsia="DengXian"/>
                <w:sz w:val="18"/>
                <w:szCs w:val="18"/>
              </w:rPr>
              <w:t xml:space="preserve">Number </w:t>
            </w:r>
          </w:p>
        </w:tc>
        <w:tc>
          <w:tcPr>
            <w:tcW w:w="1774" w:type="dxa"/>
          </w:tcPr>
          <w:p w14:paraId="46479E3C" w14:textId="77777777" w:rsidR="00DB49C5" w:rsidRPr="00474956" w:rsidRDefault="00DB49C5">
            <w:pPr>
              <w:contextualSpacing/>
              <w:rPr>
                <w:rFonts w:eastAsia="DengXian"/>
                <w:sz w:val="18"/>
                <w:szCs w:val="18"/>
              </w:rPr>
            </w:pPr>
            <w:r w:rsidRPr="00474956">
              <w:rPr>
                <w:rFonts w:eastAsia="DengXian"/>
                <w:sz w:val="18"/>
                <w:szCs w:val="18"/>
              </w:rPr>
              <w:t>Count of milliseconds since Jan 01 1970 UTC</w:t>
            </w:r>
          </w:p>
        </w:tc>
      </w:tr>
      <w:tr w:rsidR="00DB49C5" w:rsidRPr="00B15BF7" w14:paraId="66850398" w14:textId="77777777">
        <w:trPr>
          <w:cantSplit/>
        </w:trPr>
        <w:tc>
          <w:tcPr>
            <w:tcW w:w="1171" w:type="dxa"/>
          </w:tcPr>
          <w:p w14:paraId="1D4485E5" w14:textId="77777777" w:rsidR="00DB49C5" w:rsidRPr="00474956" w:rsidRDefault="00DB49C5">
            <w:pPr>
              <w:contextualSpacing/>
              <w:rPr>
                <w:rFonts w:eastAsia="DengXian"/>
                <w:sz w:val="18"/>
                <w:szCs w:val="18"/>
              </w:rPr>
            </w:pPr>
            <w:r w:rsidRPr="00474956">
              <w:rPr>
                <w:rFonts w:eastAsia="DengXian"/>
                <w:sz w:val="18"/>
                <w:szCs w:val="18"/>
              </w:rPr>
              <w:t>120</w:t>
            </w:r>
          </w:p>
        </w:tc>
        <w:tc>
          <w:tcPr>
            <w:tcW w:w="1756" w:type="dxa"/>
          </w:tcPr>
          <w:p w14:paraId="68D15238" w14:textId="77777777" w:rsidR="00DB49C5" w:rsidRPr="00474956" w:rsidRDefault="00DB49C5">
            <w:pPr>
              <w:contextualSpacing/>
              <w:rPr>
                <w:rFonts w:eastAsia="DengXian"/>
                <w:sz w:val="18"/>
                <w:szCs w:val="18"/>
              </w:rPr>
            </w:pPr>
            <w:r w:rsidRPr="00474956">
              <w:rPr>
                <w:rFonts w:eastAsia="DengXian"/>
                <w:sz w:val="18"/>
                <w:szCs w:val="18"/>
              </w:rPr>
              <w:t>Previous()</w:t>
            </w:r>
          </w:p>
        </w:tc>
        <w:tc>
          <w:tcPr>
            <w:tcW w:w="1604" w:type="dxa"/>
          </w:tcPr>
          <w:p w14:paraId="414C18BE" w14:textId="77777777" w:rsidR="00DB49C5" w:rsidRPr="00474956" w:rsidRDefault="00DB49C5">
            <w:pPr>
              <w:contextualSpacing/>
              <w:rPr>
                <w:rFonts w:eastAsia="DengXian"/>
                <w:sz w:val="18"/>
                <w:szCs w:val="18"/>
              </w:rPr>
            </w:pPr>
          </w:p>
        </w:tc>
        <w:tc>
          <w:tcPr>
            <w:tcW w:w="1419" w:type="dxa"/>
          </w:tcPr>
          <w:p w14:paraId="1F5E082B" w14:textId="77777777" w:rsidR="00DB49C5" w:rsidRPr="00474956" w:rsidRDefault="00DB49C5">
            <w:pPr>
              <w:contextualSpacing/>
              <w:rPr>
                <w:rFonts w:eastAsia="DengXian"/>
                <w:sz w:val="18"/>
                <w:szCs w:val="18"/>
              </w:rPr>
            </w:pPr>
          </w:p>
        </w:tc>
        <w:tc>
          <w:tcPr>
            <w:tcW w:w="1220" w:type="dxa"/>
          </w:tcPr>
          <w:p w14:paraId="756C169C" w14:textId="77777777" w:rsidR="00DB49C5" w:rsidRPr="00474956" w:rsidRDefault="00DB49C5">
            <w:pPr>
              <w:contextualSpacing/>
              <w:rPr>
                <w:rFonts w:eastAsia="DengXian"/>
                <w:sz w:val="18"/>
                <w:szCs w:val="18"/>
              </w:rPr>
            </w:pPr>
          </w:p>
        </w:tc>
        <w:tc>
          <w:tcPr>
            <w:tcW w:w="1220" w:type="dxa"/>
          </w:tcPr>
          <w:p w14:paraId="4EAC5954" w14:textId="77777777" w:rsidR="00DB49C5" w:rsidRPr="00474956" w:rsidRDefault="00DB49C5">
            <w:pPr>
              <w:contextualSpacing/>
              <w:rPr>
                <w:rFonts w:eastAsia="DengXian"/>
                <w:sz w:val="18"/>
                <w:szCs w:val="18"/>
              </w:rPr>
            </w:pPr>
          </w:p>
        </w:tc>
        <w:tc>
          <w:tcPr>
            <w:tcW w:w="1244" w:type="dxa"/>
          </w:tcPr>
          <w:p w14:paraId="44EBD2B1" w14:textId="77777777" w:rsidR="00DB49C5" w:rsidRPr="00474956" w:rsidRDefault="00DB49C5">
            <w:pPr>
              <w:contextualSpacing/>
              <w:rPr>
                <w:rFonts w:eastAsia="DengXian"/>
                <w:sz w:val="18"/>
                <w:szCs w:val="18"/>
              </w:rPr>
            </w:pPr>
          </w:p>
        </w:tc>
        <w:tc>
          <w:tcPr>
            <w:tcW w:w="1134" w:type="dxa"/>
          </w:tcPr>
          <w:p w14:paraId="25FEAEB6" w14:textId="77777777" w:rsidR="00DB49C5" w:rsidRPr="00474956" w:rsidRDefault="00DB49C5">
            <w:pPr>
              <w:contextualSpacing/>
              <w:rPr>
                <w:rFonts w:eastAsia="DengXian"/>
                <w:sz w:val="18"/>
                <w:szCs w:val="18"/>
              </w:rPr>
            </w:pPr>
          </w:p>
        </w:tc>
        <w:tc>
          <w:tcPr>
            <w:tcW w:w="1080" w:type="dxa"/>
          </w:tcPr>
          <w:p w14:paraId="368150DD" w14:textId="77777777" w:rsidR="00DB49C5" w:rsidRPr="00474956" w:rsidRDefault="00DB49C5">
            <w:pPr>
              <w:contextualSpacing/>
              <w:rPr>
                <w:rFonts w:eastAsia="DengXian"/>
                <w:sz w:val="18"/>
                <w:szCs w:val="18"/>
              </w:rPr>
            </w:pPr>
          </w:p>
        </w:tc>
        <w:tc>
          <w:tcPr>
            <w:tcW w:w="1188" w:type="dxa"/>
          </w:tcPr>
          <w:p w14:paraId="1A07F27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DEDCAAC" w14:textId="47B88F4B" w:rsidR="00DB49C5" w:rsidRPr="00474956" w:rsidRDefault="00DB49C5">
            <w:pPr>
              <w:contextualSpacing/>
              <w:rPr>
                <w:rFonts w:eastAsia="DengXian"/>
                <w:sz w:val="18"/>
                <w:szCs w:val="18"/>
              </w:rPr>
            </w:pPr>
            <w:r w:rsidRPr="00474956">
              <w:rPr>
                <w:rFonts w:eastAsia="DengXian"/>
                <w:sz w:val="18"/>
                <w:szCs w:val="18"/>
              </w:rPr>
              <w:t xml:space="preserve">Get the value of this calculated </w:t>
            </w:r>
            <w:r w:rsidR="00090C16">
              <w:rPr>
                <w:rFonts w:eastAsia="DengXian"/>
                <w:sz w:val="18"/>
                <w:szCs w:val="18"/>
              </w:rPr>
              <w:t>point</w:t>
            </w:r>
            <w:r w:rsidRPr="00474956">
              <w:rPr>
                <w:rFonts w:eastAsia="DengXian"/>
                <w:sz w:val="18"/>
                <w:szCs w:val="18"/>
              </w:rPr>
              <w:t xml:space="preserve"> which is about to be overwritten</w:t>
            </w:r>
          </w:p>
        </w:tc>
      </w:tr>
    </w:tbl>
    <w:p w14:paraId="17E7D9A1" w14:textId="77777777" w:rsidR="00DB49C5" w:rsidRPr="00474956" w:rsidRDefault="00DB49C5" w:rsidP="00DB49C5">
      <w:pPr>
        <w:pStyle w:val="BodyText"/>
      </w:pPr>
    </w:p>
    <w:tbl>
      <w:tblPr>
        <w:tblW w:w="0" w:type="auto"/>
        <w:jc w:val="center"/>
        <w:tblLayout w:type="fixed"/>
        <w:tblLook w:val="04A0" w:firstRow="1" w:lastRow="0" w:firstColumn="1" w:lastColumn="0" w:noHBand="0" w:noVBand="1"/>
      </w:tblPr>
      <w:tblGrid>
        <w:gridCol w:w="1796"/>
        <w:gridCol w:w="6743"/>
      </w:tblGrid>
      <w:tr w:rsidR="00DB49C5" w:rsidRPr="006A6374" w14:paraId="0368E6BD" w14:textId="77777777" w:rsidTr="00B20810">
        <w:trPr>
          <w:jc w:val="center"/>
        </w:trPr>
        <w:tc>
          <w:tcPr>
            <w:tcW w:w="1796" w:type="dxa"/>
            <w:shd w:val="clear" w:color="auto" w:fill="auto"/>
            <w:vAlign w:val="center"/>
          </w:tcPr>
          <w:p w14:paraId="3494AF2F" w14:textId="77777777" w:rsidR="00DB49C5" w:rsidRPr="006A6374" w:rsidRDefault="00DB49C5">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471172AB" w14:textId="77777777" w:rsidR="00DB49C5" w:rsidRPr="00226257" w:rsidRDefault="00DB49C5">
            <w:pPr>
              <w:pStyle w:val="Safetytext"/>
              <w:ind w:right="504"/>
              <w:rPr>
                <w:szCs w:val="20"/>
              </w:rPr>
            </w:pPr>
            <w:r w:rsidRPr="00226257">
              <w:rPr>
                <w:szCs w:val="20"/>
              </w:rPr>
              <w:t>All unused bytecodes are reserved for future Lucid use.</w:t>
            </w:r>
          </w:p>
        </w:tc>
      </w:tr>
    </w:tbl>
    <w:p w14:paraId="6A688140" w14:textId="77777777" w:rsidR="00DB49C5" w:rsidRDefault="00DB49C5" w:rsidP="00DB49C5">
      <w:pPr>
        <w:pStyle w:val="BodyText"/>
      </w:pPr>
    </w:p>
    <w:p w14:paraId="463374FA" w14:textId="77777777" w:rsidR="00DB49C5" w:rsidRDefault="00DB49C5" w:rsidP="00DB49C5">
      <w:pPr>
        <w:pStyle w:val="BodyText"/>
        <w:sectPr w:rsidR="00DB49C5" w:rsidSect="00B41EDF">
          <w:footerReference w:type="default" r:id="rId56"/>
          <w:footerReference w:type="first" r:id="rId57"/>
          <w:pgSz w:w="16838" w:h="11906" w:orient="landscape"/>
          <w:pgMar w:top="1440" w:right="1009" w:bottom="1440" w:left="1009" w:header="709" w:footer="709" w:gutter="0"/>
          <w:cols w:space="708"/>
          <w:titlePg/>
          <w:docGrid w:linePitch="360"/>
        </w:sectPr>
      </w:pPr>
    </w:p>
    <w:p w14:paraId="3F1B76E8" w14:textId="77777777" w:rsidR="00DB49C5" w:rsidRPr="00300B31" w:rsidRDefault="00DB49C5" w:rsidP="00DB49C5">
      <w:pPr>
        <w:pStyle w:val="BodyText"/>
      </w:pPr>
      <w:r w:rsidRPr="00300B31">
        <w:lastRenderedPageBreak/>
        <w:t xml:space="preserve">The </w:t>
      </w:r>
      <w:r>
        <w:t xml:space="preserve">operation </w:t>
      </w:r>
      <w:r w:rsidRPr="00300B31">
        <w:t>codes do not support any bitwise operators.</w:t>
      </w:r>
    </w:p>
    <w:p w14:paraId="1BAD8530" w14:textId="77777777" w:rsidR="00DB49C5" w:rsidRPr="00300B31" w:rsidRDefault="00DB49C5" w:rsidP="00DB49C5">
      <w:pPr>
        <w:pStyle w:val="BodyText"/>
      </w:pPr>
      <w:r w:rsidRPr="00300B31">
        <w:t xml:space="preserve">The </w:t>
      </w:r>
      <w:r>
        <w:t xml:space="preserve">operation </w:t>
      </w:r>
      <w:r w:rsidRPr="00300B31">
        <w:t>codes do not support parentheses as the Polish Notation takes care of this.</w:t>
      </w:r>
    </w:p>
    <w:p w14:paraId="6ADB5348" w14:textId="77777777" w:rsidR="00DB49C5" w:rsidRPr="00300B31" w:rsidRDefault="00DB49C5" w:rsidP="00DB49C5">
      <w:pPr>
        <w:pStyle w:val="BodyText"/>
      </w:pPr>
      <w:r w:rsidRPr="00300B31">
        <w:t>There is no support for local time. All times are based on UTC as defined in Lucid.</w:t>
      </w:r>
    </w:p>
    <w:p w14:paraId="7B16F0FB" w14:textId="77777777" w:rsidR="00DB49C5" w:rsidRDefault="00DB49C5" w:rsidP="00DB49C5">
      <w:pPr>
        <w:pStyle w:val="AppendixH2"/>
      </w:pPr>
      <w:bookmarkStart w:id="1354" w:name="_Toc156487389"/>
      <w:bookmarkStart w:id="1355" w:name="_Toc162423113"/>
      <w:bookmarkStart w:id="1356" w:name="_Toc162423704"/>
      <w:bookmarkStart w:id="1357" w:name="_Toc172099007"/>
      <w:r>
        <w:t>Example</w:t>
      </w:r>
      <w:bookmarkEnd w:id="1354"/>
      <w:bookmarkEnd w:id="1355"/>
      <w:bookmarkEnd w:id="1356"/>
      <w:bookmarkEnd w:id="1357"/>
    </w:p>
    <w:p w14:paraId="3A27C8E4" w14:textId="77777777" w:rsidR="00DB49C5" w:rsidRDefault="00DB49C5" w:rsidP="00DB49C5">
      <w:pPr>
        <w:pStyle w:val="BodyText"/>
      </w:pPr>
      <w:r w:rsidRPr="00A05FD1">
        <w:t xml:space="preserve">This section presents an example of a calculation, how it is encoded and how it could be calculated. </w:t>
      </w:r>
    </w:p>
    <w:tbl>
      <w:tblPr>
        <w:tblW w:w="8539" w:type="dxa"/>
        <w:tblInd w:w="821" w:type="dxa"/>
        <w:tblLayout w:type="fixed"/>
        <w:tblLook w:val="04A0" w:firstRow="1" w:lastRow="0" w:firstColumn="1" w:lastColumn="0" w:noHBand="0" w:noVBand="1"/>
      </w:tblPr>
      <w:tblGrid>
        <w:gridCol w:w="1796"/>
        <w:gridCol w:w="6743"/>
      </w:tblGrid>
      <w:tr w:rsidR="00DB49C5" w:rsidRPr="006A6374" w14:paraId="26663443" w14:textId="77777777">
        <w:tc>
          <w:tcPr>
            <w:tcW w:w="1796" w:type="dxa"/>
            <w:shd w:val="clear" w:color="auto" w:fill="auto"/>
            <w:vAlign w:val="center"/>
          </w:tcPr>
          <w:p w14:paraId="2352A879" w14:textId="77777777" w:rsidR="00DB49C5" w:rsidRPr="006A6374" w:rsidRDefault="00DB49C5">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3515F509" w14:textId="77777777" w:rsidR="00DB49C5" w:rsidRPr="006A6374" w:rsidRDefault="00DB49C5">
            <w:pPr>
              <w:pStyle w:val="Safetytext"/>
              <w:ind w:right="504"/>
              <w:rPr>
                <w:szCs w:val="20"/>
              </w:rPr>
            </w:pPr>
            <w:r w:rsidRPr="00A05FD1">
              <w:t>The method of calculation is vendor dependent and need not follow the example shown here.</w:t>
            </w:r>
          </w:p>
        </w:tc>
      </w:tr>
    </w:tbl>
    <w:p w14:paraId="39EFA796" w14:textId="77777777" w:rsidR="00DB49C5" w:rsidRDefault="00DB49C5" w:rsidP="00DB49C5">
      <w:pPr>
        <w:pStyle w:val="BodyText"/>
      </w:pPr>
    </w:p>
    <w:p w14:paraId="39FCF6A4" w14:textId="0E5E1062" w:rsidR="00DB49C5" w:rsidRPr="00A05FD1" w:rsidRDefault="00DB49C5" w:rsidP="00DB49C5">
      <w:pPr>
        <w:pStyle w:val="BodyText"/>
      </w:pPr>
      <w:r w:rsidRPr="00A05FD1">
        <w:t xml:space="preserve">The example calculation expression takes the average of two analogue </w:t>
      </w:r>
      <w:r w:rsidR="00090C16">
        <w:t>point</w:t>
      </w:r>
      <w:r w:rsidRPr="00A05FD1">
        <w:t>s (AI1 and AI2) using the calculation below:</w:t>
      </w:r>
    </w:p>
    <w:p w14:paraId="388EC08E" w14:textId="77777777" w:rsidR="00DB49C5" w:rsidRPr="00A05FD1" w:rsidRDefault="00DB49C5" w:rsidP="00DB49C5">
      <w:pPr>
        <w:pStyle w:val="BodyText"/>
        <w:ind w:left="1004" w:firstLine="436"/>
      </w:pPr>
      <w:r w:rsidRPr="00A05FD1">
        <w:t>Calculated Point Value = (AI1 + AI2) / 2</w:t>
      </w:r>
    </w:p>
    <w:p w14:paraId="577DCC4B" w14:textId="77777777" w:rsidR="00DB49C5" w:rsidRDefault="00DB49C5" w:rsidP="00DB49C5">
      <w:pPr>
        <w:pStyle w:val="BodyText"/>
      </w:pPr>
      <w:r w:rsidRPr="00A05FD1">
        <w:t xml:space="preserve">This expression </w:t>
      </w:r>
      <w:r>
        <w:t>is</w:t>
      </w:r>
      <w:r w:rsidRPr="00A05FD1">
        <w:t xml:space="preserve"> encoded as follows:</w:t>
      </w:r>
    </w:p>
    <w:p w14:paraId="101348BE" w14:textId="7BAAA39C" w:rsidR="00DB49C5" w:rsidRPr="00A05FD1" w:rsidRDefault="00DB49C5" w:rsidP="00DB49C5">
      <w:pPr>
        <w:pStyle w:val="Caption"/>
      </w:pPr>
      <w:bookmarkStart w:id="1358" w:name="_Ref161653674"/>
      <w:bookmarkStart w:id="1359" w:name="_Toc162423154"/>
      <w:bookmarkStart w:id="1360" w:name="_Toc162423745"/>
      <w:bookmarkStart w:id="1361" w:name="_Toc170288667"/>
      <w:r>
        <w:t xml:space="preserve">Table </w:t>
      </w:r>
      <w:r>
        <w:fldChar w:fldCharType="begin"/>
      </w:r>
      <w:r>
        <w:instrText xml:space="preserve"> SEQ Table \* ARABIC </w:instrText>
      </w:r>
      <w:r>
        <w:fldChar w:fldCharType="separate"/>
      </w:r>
      <w:r w:rsidR="00B95831">
        <w:rPr>
          <w:noProof/>
        </w:rPr>
        <w:t>28</w:t>
      </w:r>
      <w:r>
        <w:rPr>
          <w:noProof/>
        </w:rPr>
        <w:fldChar w:fldCharType="end"/>
      </w:r>
      <w:bookmarkEnd w:id="1358"/>
      <w:r>
        <w:tab/>
        <w:t>Example of a calculation</w:t>
      </w:r>
      <w:bookmarkEnd w:id="1359"/>
      <w:bookmarkEnd w:id="1360"/>
      <w:bookmarkEnd w:id="1361"/>
    </w:p>
    <w:tbl>
      <w:tblPr>
        <w:tblStyle w:val="TableGrid4"/>
        <w:tblW w:w="9072" w:type="dxa"/>
        <w:jc w:val="center"/>
        <w:tblLook w:val="04A0" w:firstRow="1" w:lastRow="0" w:firstColumn="1" w:lastColumn="0" w:noHBand="0" w:noVBand="1"/>
      </w:tblPr>
      <w:tblGrid>
        <w:gridCol w:w="1372"/>
        <w:gridCol w:w="1216"/>
        <w:gridCol w:w="1136"/>
        <w:gridCol w:w="1885"/>
        <w:gridCol w:w="1578"/>
        <w:gridCol w:w="1885"/>
      </w:tblGrid>
      <w:tr w:rsidR="00DB49C5" w:rsidRPr="006A60EA" w14:paraId="696BD748" w14:textId="77777777">
        <w:trPr>
          <w:jc w:val="center"/>
        </w:trPr>
        <w:tc>
          <w:tcPr>
            <w:tcW w:w="1173" w:type="dxa"/>
            <w:shd w:val="clear" w:color="auto" w:fill="5BABD3"/>
          </w:tcPr>
          <w:p w14:paraId="4EDA5F4A" w14:textId="77777777" w:rsidR="00DB49C5" w:rsidRPr="006A60EA" w:rsidRDefault="00DB49C5">
            <w:pPr>
              <w:pStyle w:val="TableHeading"/>
              <w:rPr>
                <w:sz w:val="20"/>
                <w:szCs w:val="20"/>
              </w:rPr>
            </w:pPr>
            <w:r w:rsidRPr="006A60EA">
              <w:rPr>
                <w:sz w:val="20"/>
                <w:szCs w:val="20"/>
              </w:rPr>
              <w:t>Instruction</w:t>
            </w:r>
          </w:p>
        </w:tc>
        <w:tc>
          <w:tcPr>
            <w:tcW w:w="994" w:type="dxa"/>
            <w:shd w:val="clear" w:color="auto" w:fill="5BABD3"/>
          </w:tcPr>
          <w:p w14:paraId="2A86718D" w14:textId="77777777" w:rsidR="00DB49C5" w:rsidRPr="006A60EA" w:rsidRDefault="00DB49C5">
            <w:pPr>
              <w:pStyle w:val="TableHeading"/>
              <w:rPr>
                <w:sz w:val="20"/>
                <w:szCs w:val="20"/>
              </w:rPr>
            </w:pPr>
            <w:r w:rsidRPr="006A60EA">
              <w:rPr>
                <w:sz w:val="20"/>
                <w:szCs w:val="20"/>
              </w:rPr>
              <w:t>Bytecode</w:t>
            </w:r>
          </w:p>
        </w:tc>
        <w:tc>
          <w:tcPr>
            <w:tcW w:w="1173" w:type="dxa"/>
            <w:shd w:val="clear" w:color="auto" w:fill="5BABD3"/>
          </w:tcPr>
          <w:p w14:paraId="02BEF5A2" w14:textId="77777777" w:rsidR="00DB49C5" w:rsidRPr="006A60EA" w:rsidRDefault="00DB49C5">
            <w:pPr>
              <w:pStyle w:val="TableHeading"/>
              <w:rPr>
                <w:sz w:val="20"/>
                <w:szCs w:val="20"/>
              </w:rPr>
            </w:pPr>
            <w:r w:rsidRPr="006A60EA">
              <w:rPr>
                <w:sz w:val="20"/>
                <w:szCs w:val="20"/>
              </w:rPr>
              <w:t>Syntax</w:t>
            </w:r>
          </w:p>
        </w:tc>
        <w:tc>
          <w:tcPr>
            <w:tcW w:w="2067" w:type="dxa"/>
            <w:shd w:val="clear" w:color="auto" w:fill="5BABD3"/>
          </w:tcPr>
          <w:p w14:paraId="72E1FF4C" w14:textId="77777777" w:rsidR="00DB49C5" w:rsidRPr="006A60EA" w:rsidRDefault="00DB49C5">
            <w:pPr>
              <w:pStyle w:val="TableHeading"/>
              <w:rPr>
                <w:sz w:val="20"/>
                <w:szCs w:val="20"/>
              </w:rPr>
            </w:pPr>
            <w:r w:rsidRPr="006A60EA">
              <w:rPr>
                <w:sz w:val="20"/>
                <w:szCs w:val="20"/>
              </w:rPr>
              <w:t>Type</w:t>
            </w:r>
          </w:p>
        </w:tc>
        <w:tc>
          <w:tcPr>
            <w:tcW w:w="1623" w:type="dxa"/>
            <w:shd w:val="clear" w:color="auto" w:fill="5BABD3"/>
          </w:tcPr>
          <w:p w14:paraId="630BF055" w14:textId="77777777" w:rsidR="00DB49C5" w:rsidRPr="006A60EA" w:rsidRDefault="00DB49C5">
            <w:pPr>
              <w:pStyle w:val="TableHeading"/>
              <w:rPr>
                <w:sz w:val="20"/>
                <w:szCs w:val="20"/>
              </w:rPr>
            </w:pPr>
            <w:r w:rsidRPr="006A60EA">
              <w:rPr>
                <w:sz w:val="20"/>
                <w:szCs w:val="20"/>
              </w:rPr>
              <w:t>Parameter 1</w:t>
            </w:r>
          </w:p>
        </w:tc>
        <w:tc>
          <w:tcPr>
            <w:tcW w:w="1986" w:type="dxa"/>
            <w:shd w:val="clear" w:color="auto" w:fill="5BABD3"/>
          </w:tcPr>
          <w:p w14:paraId="5C0FE909" w14:textId="77777777" w:rsidR="00DB49C5" w:rsidRPr="006A60EA" w:rsidRDefault="00DB49C5">
            <w:pPr>
              <w:pStyle w:val="TableHeading"/>
              <w:rPr>
                <w:sz w:val="20"/>
                <w:szCs w:val="20"/>
              </w:rPr>
            </w:pPr>
            <w:r w:rsidRPr="006A60EA">
              <w:rPr>
                <w:sz w:val="20"/>
                <w:szCs w:val="20"/>
              </w:rPr>
              <w:t>Parameter 2</w:t>
            </w:r>
          </w:p>
        </w:tc>
      </w:tr>
      <w:tr w:rsidR="00DB49C5" w:rsidRPr="006A60EA" w14:paraId="17CFFD6C" w14:textId="77777777">
        <w:trPr>
          <w:jc w:val="center"/>
        </w:trPr>
        <w:tc>
          <w:tcPr>
            <w:tcW w:w="1173" w:type="dxa"/>
          </w:tcPr>
          <w:p w14:paraId="692EDD44" w14:textId="77777777" w:rsidR="00DB49C5" w:rsidRPr="006A60EA" w:rsidRDefault="00DB49C5" w:rsidP="002B16D9">
            <w:pPr>
              <w:pStyle w:val="TableText"/>
            </w:pPr>
            <w:r w:rsidRPr="006A60EA">
              <w:t>1</w:t>
            </w:r>
          </w:p>
        </w:tc>
        <w:tc>
          <w:tcPr>
            <w:tcW w:w="994" w:type="dxa"/>
          </w:tcPr>
          <w:p w14:paraId="45EB5A10" w14:textId="77777777" w:rsidR="00DB49C5" w:rsidRPr="006A60EA" w:rsidRDefault="00DB49C5" w:rsidP="002B16D9">
            <w:pPr>
              <w:pStyle w:val="TableText"/>
            </w:pPr>
            <w:r w:rsidRPr="006A60EA">
              <w:t>33</w:t>
            </w:r>
          </w:p>
        </w:tc>
        <w:tc>
          <w:tcPr>
            <w:tcW w:w="1173" w:type="dxa"/>
          </w:tcPr>
          <w:p w14:paraId="70EAE1EA" w14:textId="77777777" w:rsidR="00DB49C5" w:rsidRPr="006A60EA" w:rsidRDefault="00DB49C5" w:rsidP="002B16D9">
            <w:pPr>
              <w:pStyle w:val="TableText"/>
            </w:pPr>
            <w:r w:rsidRPr="006A60EA">
              <w:t>/</w:t>
            </w:r>
          </w:p>
        </w:tc>
        <w:tc>
          <w:tcPr>
            <w:tcW w:w="2067" w:type="dxa"/>
          </w:tcPr>
          <w:p w14:paraId="7DE9C07F" w14:textId="77777777" w:rsidR="00DB49C5" w:rsidRPr="006A60EA" w:rsidRDefault="00DB49C5" w:rsidP="002B16D9">
            <w:pPr>
              <w:pStyle w:val="TableText"/>
            </w:pPr>
            <w:r w:rsidRPr="006A60EA">
              <w:t>Divide</w:t>
            </w:r>
          </w:p>
        </w:tc>
        <w:tc>
          <w:tcPr>
            <w:tcW w:w="1623" w:type="dxa"/>
          </w:tcPr>
          <w:p w14:paraId="0B8AB6F6" w14:textId="77777777" w:rsidR="00DB49C5" w:rsidRPr="006A60EA" w:rsidRDefault="00DB49C5" w:rsidP="002B16D9">
            <w:pPr>
              <w:pStyle w:val="TableText"/>
            </w:pPr>
          </w:p>
        </w:tc>
        <w:tc>
          <w:tcPr>
            <w:tcW w:w="1986" w:type="dxa"/>
          </w:tcPr>
          <w:p w14:paraId="6399A15B" w14:textId="77777777" w:rsidR="00DB49C5" w:rsidRPr="006A60EA" w:rsidRDefault="00DB49C5" w:rsidP="002B16D9">
            <w:pPr>
              <w:pStyle w:val="TableText"/>
            </w:pPr>
          </w:p>
        </w:tc>
      </w:tr>
      <w:tr w:rsidR="00DB49C5" w:rsidRPr="006A60EA" w14:paraId="0CFE66AA" w14:textId="77777777">
        <w:trPr>
          <w:jc w:val="center"/>
        </w:trPr>
        <w:tc>
          <w:tcPr>
            <w:tcW w:w="1173" w:type="dxa"/>
          </w:tcPr>
          <w:p w14:paraId="2139D827" w14:textId="77777777" w:rsidR="00DB49C5" w:rsidRPr="006A60EA" w:rsidRDefault="00DB49C5" w:rsidP="002B16D9">
            <w:pPr>
              <w:pStyle w:val="TableText"/>
            </w:pPr>
            <w:r w:rsidRPr="006A60EA">
              <w:t>2</w:t>
            </w:r>
          </w:p>
        </w:tc>
        <w:tc>
          <w:tcPr>
            <w:tcW w:w="994" w:type="dxa"/>
          </w:tcPr>
          <w:p w14:paraId="43260152" w14:textId="77777777" w:rsidR="00DB49C5" w:rsidRPr="006A60EA" w:rsidRDefault="00DB49C5" w:rsidP="002B16D9">
            <w:pPr>
              <w:pStyle w:val="TableText"/>
            </w:pPr>
            <w:r w:rsidRPr="006A60EA">
              <w:t>30</w:t>
            </w:r>
          </w:p>
        </w:tc>
        <w:tc>
          <w:tcPr>
            <w:tcW w:w="1173" w:type="dxa"/>
          </w:tcPr>
          <w:p w14:paraId="240D86A0" w14:textId="77777777" w:rsidR="00DB49C5" w:rsidRPr="006A60EA" w:rsidRDefault="00DB49C5" w:rsidP="002B16D9">
            <w:pPr>
              <w:pStyle w:val="TableText"/>
            </w:pPr>
            <w:r w:rsidRPr="006A60EA">
              <w:t>+</w:t>
            </w:r>
          </w:p>
        </w:tc>
        <w:tc>
          <w:tcPr>
            <w:tcW w:w="2067" w:type="dxa"/>
          </w:tcPr>
          <w:p w14:paraId="35F267D1" w14:textId="77777777" w:rsidR="00DB49C5" w:rsidRPr="006A60EA" w:rsidRDefault="00DB49C5" w:rsidP="002B16D9">
            <w:pPr>
              <w:pStyle w:val="TableText"/>
            </w:pPr>
            <w:r w:rsidRPr="006A60EA">
              <w:t>Add</w:t>
            </w:r>
          </w:p>
        </w:tc>
        <w:tc>
          <w:tcPr>
            <w:tcW w:w="1623" w:type="dxa"/>
          </w:tcPr>
          <w:p w14:paraId="2F857F8A" w14:textId="77777777" w:rsidR="00DB49C5" w:rsidRPr="006A60EA" w:rsidRDefault="00DB49C5" w:rsidP="002B16D9">
            <w:pPr>
              <w:pStyle w:val="TableText"/>
            </w:pPr>
          </w:p>
        </w:tc>
        <w:tc>
          <w:tcPr>
            <w:tcW w:w="1986" w:type="dxa"/>
          </w:tcPr>
          <w:p w14:paraId="2F7A96F8" w14:textId="77777777" w:rsidR="00DB49C5" w:rsidRPr="006A60EA" w:rsidRDefault="00DB49C5" w:rsidP="002B16D9">
            <w:pPr>
              <w:pStyle w:val="TableText"/>
            </w:pPr>
          </w:p>
        </w:tc>
      </w:tr>
      <w:tr w:rsidR="00DB49C5" w:rsidRPr="006A60EA" w14:paraId="791FB700" w14:textId="77777777">
        <w:trPr>
          <w:jc w:val="center"/>
        </w:trPr>
        <w:tc>
          <w:tcPr>
            <w:tcW w:w="1173" w:type="dxa"/>
          </w:tcPr>
          <w:p w14:paraId="16B52E93" w14:textId="77777777" w:rsidR="00DB49C5" w:rsidRPr="006A60EA" w:rsidRDefault="00DB49C5" w:rsidP="002B16D9">
            <w:pPr>
              <w:pStyle w:val="TableText"/>
            </w:pPr>
            <w:r w:rsidRPr="006A60EA">
              <w:t>3</w:t>
            </w:r>
          </w:p>
        </w:tc>
        <w:tc>
          <w:tcPr>
            <w:tcW w:w="994" w:type="dxa"/>
          </w:tcPr>
          <w:p w14:paraId="3FC87453" w14:textId="77777777" w:rsidR="00DB49C5" w:rsidRPr="006A60EA" w:rsidRDefault="00DB49C5" w:rsidP="002B16D9">
            <w:pPr>
              <w:pStyle w:val="TableText"/>
            </w:pPr>
            <w:r w:rsidRPr="006A60EA">
              <w:t>10</w:t>
            </w:r>
          </w:p>
        </w:tc>
        <w:tc>
          <w:tcPr>
            <w:tcW w:w="1173" w:type="dxa"/>
          </w:tcPr>
          <w:p w14:paraId="08237377" w14:textId="77777777" w:rsidR="00DB49C5" w:rsidRPr="006A60EA" w:rsidRDefault="00DB49C5" w:rsidP="002B16D9">
            <w:pPr>
              <w:pStyle w:val="TableText"/>
            </w:pPr>
            <w:r w:rsidRPr="006A60EA">
              <w:t>AI1</w:t>
            </w:r>
          </w:p>
        </w:tc>
        <w:tc>
          <w:tcPr>
            <w:tcW w:w="2067" w:type="dxa"/>
          </w:tcPr>
          <w:p w14:paraId="53115181" w14:textId="77777777" w:rsidR="00DB49C5" w:rsidRPr="006A60EA" w:rsidRDefault="00DB49C5" w:rsidP="002B16D9">
            <w:pPr>
              <w:pStyle w:val="TableText"/>
            </w:pPr>
            <w:r w:rsidRPr="006A60EA">
              <w:t>Source Point Value (SPV)</w:t>
            </w:r>
          </w:p>
        </w:tc>
        <w:tc>
          <w:tcPr>
            <w:tcW w:w="1623" w:type="dxa"/>
          </w:tcPr>
          <w:p w14:paraId="5A70A152" w14:textId="77777777" w:rsidR="00DB49C5" w:rsidRPr="006A60EA" w:rsidRDefault="00DB49C5" w:rsidP="002B16D9">
            <w:pPr>
              <w:pStyle w:val="TableText"/>
            </w:pPr>
            <w:r w:rsidRPr="006A60EA">
              <w:t>0 (Analogue In)</w:t>
            </w:r>
          </w:p>
        </w:tc>
        <w:tc>
          <w:tcPr>
            <w:tcW w:w="1986" w:type="dxa"/>
          </w:tcPr>
          <w:p w14:paraId="2DE9B05D" w14:textId="77777777" w:rsidR="00DB49C5" w:rsidRPr="006A60EA" w:rsidRDefault="00DB49C5" w:rsidP="002B16D9">
            <w:pPr>
              <w:pStyle w:val="TableText"/>
            </w:pPr>
            <w:r w:rsidRPr="006A60EA">
              <w:t>1 (Point number)</w:t>
            </w:r>
          </w:p>
        </w:tc>
      </w:tr>
      <w:tr w:rsidR="00DB49C5" w:rsidRPr="006A60EA" w14:paraId="09146622" w14:textId="77777777">
        <w:trPr>
          <w:jc w:val="center"/>
        </w:trPr>
        <w:tc>
          <w:tcPr>
            <w:tcW w:w="1173" w:type="dxa"/>
          </w:tcPr>
          <w:p w14:paraId="50BC6553" w14:textId="77777777" w:rsidR="00DB49C5" w:rsidRPr="006A60EA" w:rsidRDefault="00DB49C5" w:rsidP="002B16D9">
            <w:pPr>
              <w:pStyle w:val="TableText"/>
            </w:pPr>
            <w:r w:rsidRPr="006A60EA">
              <w:t>4</w:t>
            </w:r>
          </w:p>
        </w:tc>
        <w:tc>
          <w:tcPr>
            <w:tcW w:w="994" w:type="dxa"/>
          </w:tcPr>
          <w:p w14:paraId="6687F166" w14:textId="77777777" w:rsidR="00DB49C5" w:rsidRPr="006A60EA" w:rsidRDefault="00DB49C5" w:rsidP="002B16D9">
            <w:pPr>
              <w:pStyle w:val="TableText"/>
            </w:pPr>
            <w:r w:rsidRPr="006A60EA">
              <w:t>10</w:t>
            </w:r>
          </w:p>
        </w:tc>
        <w:tc>
          <w:tcPr>
            <w:tcW w:w="1173" w:type="dxa"/>
          </w:tcPr>
          <w:p w14:paraId="0844C481" w14:textId="77777777" w:rsidR="00DB49C5" w:rsidRPr="006A60EA" w:rsidRDefault="00DB49C5" w:rsidP="002B16D9">
            <w:pPr>
              <w:pStyle w:val="TableText"/>
            </w:pPr>
            <w:r w:rsidRPr="006A60EA">
              <w:t>AI2</w:t>
            </w:r>
          </w:p>
        </w:tc>
        <w:tc>
          <w:tcPr>
            <w:tcW w:w="2067" w:type="dxa"/>
          </w:tcPr>
          <w:p w14:paraId="5133324C" w14:textId="77777777" w:rsidR="00DB49C5" w:rsidRPr="006A60EA" w:rsidRDefault="00DB49C5" w:rsidP="002B16D9">
            <w:pPr>
              <w:pStyle w:val="TableText"/>
            </w:pPr>
            <w:r w:rsidRPr="006A60EA">
              <w:t>Source Point Value (SPV)</w:t>
            </w:r>
          </w:p>
        </w:tc>
        <w:tc>
          <w:tcPr>
            <w:tcW w:w="1623" w:type="dxa"/>
          </w:tcPr>
          <w:p w14:paraId="341D789C" w14:textId="77777777" w:rsidR="00DB49C5" w:rsidRPr="006A60EA" w:rsidRDefault="00DB49C5" w:rsidP="002B16D9">
            <w:pPr>
              <w:pStyle w:val="TableText"/>
            </w:pPr>
            <w:r w:rsidRPr="006A60EA">
              <w:t>0 (Analogue In)</w:t>
            </w:r>
          </w:p>
        </w:tc>
        <w:tc>
          <w:tcPr>
            <w:tcW w:w="1986" w:type="dxa"/>
          </w:tcPr>
          <w:p w14:paraId="69A8BAD5" w14:textId="77777777" w:rsidR="00DB49C5" w:rsidRPr="006A60EA" w:rsidRDefault="00DB49C5" w:rsidP="002B16D9">
            <w:pPr>
              <w:pStyle w:val="TableText"/>
            </w:pPr>
            <w:r w:rsidRPr="006A60EA">
              <w:t>2 (Point number)</w:t>
            </w:r>
          </w:p>
        </w:tc>
      </w:tr>
      <w:tr w:rsidR="00DB49C5" w:rsidRPr="006A60EA" w14:paraId="2941DCA1" w14:textId="77777777">
        <w:trPr>
          <w:jc w:val="center"/>
        </w:trPr>
        <w:tc>
          <w:tcPr>
            <w:tcW w:w="1173" w:type="dxa"/>
          </w:tcPr>
          <w:p w14:paraId="6E9ED747" w14:textId="77777777" w:rsidR="00DB49C5" w:rsidRPr="006A60EA" w:rsidRDefault="00DB49C5" w:rsidP="002B16D9">
            <w:pPr>
              <w:pStyle w:val="TableText"/>
            </w:pPr>
            <w:r w:rsidRPr="006A60EA">
              <w:t>5</w:t>
            </w:r>
          </w:p>
        </w:tc>
        <w:tc>
          <w:tcPr>
            <w:tcW w:w="994" w:type="dxa"/>
          </w:tcPr>
          <w:p w14:paraId="5EB5B015" w14:textId="77777777" w:rsidR="00DB49C5" w:rsidRPr="006A60EA" w:rsidRDefault="00DB49C5" w:rsidP="002B16D9">
            <w:pPr>
              <w:pStyle w:val="TableText"/>
            </w:pPr>
            <w:r w:rsidRPr="006A60EA">
              <w:t>0</w:t>
            </w:r>
          </w:p>
        </w:tc>
        <w:tc>
          <w:tcPr>
            <w:tcW w:w="1173" w:type="dxa"/>
          </w:tcPr>
          <w:p w14:paraId="7B31080B" w14:textId="77777777" w:rsidR="00DB49C5" w:rsidRPr="006A60EA" w:rsidRDefault="00DB49C5" w:rsidP="002B16D9">
            <w:pPr>
              <w:pStyle w:val="TableText"/>
            </w:pPr>
            <w:r w:rsidRPr="006A60EA">
              <w:t>2</w:t>
            </w:r>
          </w:p>
        </w:tc>
        <w:tc>
          <w:tcPr>
            <w:tcW w:w="2067" w:type="dxa"/>
          </w:tcPr>
          <w:p w14:paraId="230E75D9" w14:textId="77777777" w:rsidR="00DB49C5" w:rsidRPr="006A60EA" w:rsidRDefault="00DB49C5" w:rsidP="002B16D9">
            <w:pPr>
              <w:pStyle w:val="TableText"/>
            </w:pPr>
            <w:r w:rsidRPr="006A60EA">
              <w:t>Integer Literal (IL)</w:t>
            </w:r>
          </w:p>
        </w:tc>
        <w:tc>
          <w:tcPr>
            <w:tcW w:w="1623" w:type="dxa"/>
          </w:tcPr>
          <w:p w14:paraId="7CCBD660" w14:textId="77777777" w:rsidR="00DB49C5" w:rsidRPr="006A60EA" w:rsidRDefault="00DB49C5" w:rsidP="002B16D9">
            <w:pPr>
              <w:pStyle w:val="TableText"/>
            </w:pPr>
            <w:r w:rsidRPr="006A60EA">
              <w:t>2</w:t>
            </w:r>
          </w:p>
        </w:tc>
        <w:tc>
          <w:tcPr>
            <w:tcW w:w="1986" w:type="dxa"/>
          </w:tcPr>
          <w:p w14:paraId="32EC2B32" w14:textId="77777777" w:rsidR="00DB49C5" w:rsidRPr="006A60EA" w:rsidRDefault="00DB49C5" w:rsidP="002B16D9">
            <w:pPr>
              <w:pStyle w:val="TableText"/>
            </w:pPr>
          </w:p>
        </w:tc>
      </w:tr>
    </w:tbl>
    <w:p w14:paraId="5EB9E08E" w14:textId="77777777" w:rsidR="00DB49C5" w:rsidRDefault="00DB49C5" w:rsidP="00DB49C5">
      <w:pPr>
        <w:pStyle w:val="BodyText"/>
      </w:pPr>
    </w:p>
    <w:p w14:paraId="1BE8A026" w14:textId="77777777" w:rsidR="00DB49C5" w:rsidRDefault="00DB49C5" w:rsidP="00DB49C5">
      <w:pPr>
        <w:pStyle w:val="BodyText"/>
      </w:pPr>
      <w:r>
        <w:t>T</w:t>
      </w:r>
      <w:r w:rsidRPr="00A05FD1">
        <w:t>his appear</w:t>
      </w:r>
      <w:r>
        <w:t>s</w:t>
      </w:r>
      <w:r w:rsidRPr="00A05FD1">
        <w:t xml:space="preserve"> </w:t>
      </w:r>
      <w:r>
        <w:t xml:space="preserve">in the configuration as an array of the numbers </w:t>
      </w:r>
      <w:r w:rsidRPr="00A05FD1">
        <w:t>below</w:t>
      </w:r>
      <w:r>
        <w:t xml:space="preserve"> (spacing for clarity only):</w:t>
      </w:r>
    </w:p>
    <w:p w14:paraId="46548F3F" w14:textId="77777777" w:rsidR="00DB49C5" w:rsidRDefault="00DB49C5" w:rsidP="00DB49C5">
      <w:pPr>
        <w:pStyle w:val="BodyText"/>
        <w:tabs>
          <w:tab w:val="left" w:pos="1134"/>
          <w:tab w:val="left" w:pos="2268"/>
          <w:tab w:val="left" w:pos="3402"/>
          <w:tab w:val="left" w:pos="4536"/>
          <w:tab w:val="left" w:pos="5670"/>
        </w:tabs>
      </w:pPr>
      <w:r>
        <w:t>33,</w:t>
      </w:r>
      <w:r>
        <w:tab/>
        <w:t>30,</w:t>
      </w:r>
      <w:r>
        <w:tab/>
        <w:t xml:space="preserve">10, 0, 1, </w:t>
      </w:r>
      <w:r>
        <w:tab/>
        <w:t>10, 0, 2,</w:t>
      </w:r>
      <w:r>
        <w:tab/>
        <w:t>0,2</w:t>
      </w:r>
    </w:p>
    <w:p w14:paraId="35083BA1" w14:textId="77777777" w:rsidR="00DB49C5" w:rsidRDefault="00DB49C5" w:rsidP="00DB49C5">
      <w:pPr>
        <w:pStyle w:val="AppendixH2"/>
      </w:pPr>
      <w:bookmarkStart w:id="1362" w:name="_Toc156487390"/>
      <w:bookmarkStart w:id="1363" w:name="_Toc162423114"/>
      <w:bookmarkStart w:id="1364" w:name="_Toc162423705"/>
      <w:bookmarkStart w:id="1365" w:name="_Toc172099008"/>
      <w:r>
        <w:t>Quality flags</w:t>
      </w:r>
      <w:bookmarkEnd w:id="1362"/>
      <w:bookmarkEnd w:id="1363"/>
      <w:bookmarkEnd w:id="1364"/>
      <w:bookmarkEnd w:id="1365"/>
    </w:p>
    <w:p w14:paraId="17E45DDE" w14:textId="6C556783" w:rsidR="00DB49C5" w:rsidRPr="001779BB" w:rsidRDefault="00DB49C5" w:rsidP="00DB49C5">
      <w:pPr>
        <w:pStyle w:val="BodyText"/>
      </w:pPr>
      <w:r w:rsidRPr="001779BB">
        <w:t xml:space="preserve">All calculated </w:t>
      </w:r>
      <w:r w:rsidR="00090C16">
        <w:t>point</w:t>
      </w:r>
      <w:r w:rsidRPr="001779BB">
        <w:t xml:space="preserve">s have </w:t>
      </w:r>
      <w:r w:rsidR="00BD1D40">
        <w:t>quality</w:t>
      </w:r>
      <w:r w:rsidR="00BD1D40" w:rsidRPr="001779BB">
        <w:t xml:space="preserve"> </w:t>
      </w:r>
      <w:r w:rsidRPr="001779BB">
        <w:t xml:space="preserve">flags as any other </w:t>
      </w:r>
      <w:r w:rsidR="00BD1D40">
        <w:t>Lucid</w:t>
      </w:r>
      <w:r w:rsidR="00BD1D40" w:rsidRPr="001779BB">
        <w:t xml:space="preserve"> </w:t>
      </w:r>
      <w:r w:rsidR="00090C16">
        <w:t>point</w:t>
      </w:r>
      <w:r w:rsidRPr="001779BB">
        <w:t>. The rules for calculation of those flags are given below:</w:t>
      </w:r>
    </w:p>
    <w:p w14:paraId="2EF1C0FA" w14:textId="261B979B" w:rsidR="00DB49C5" w:rsidRPr="001779BB" w:rsidRDefault="00DB49C5" w:rsidP="00DB49C5">
      <w:pPr>
        <w:pStyle w:val="Bullet"/>
      </w:pPr>
      <w:r w:rsidRPr="001779BB">
        <w:t xml:space="preserve">If a calculated </w:t>
      </w:r>
      <w:r w:rsidR="00090C16">
        <w:t>point</w:t>
      </w:r>
      <w:r w:rsidRPr="001779BB">
        <w:t xml:space="preserve"> is </w:t>
      </w:r>
      <w:r w:rsidR="00687D2D">
        <w:t>Offline</w:t>
      </w:r>
      <w:r w:rsidRPr="001779BB">
        <w:t xml:space="preserve"> or its </w:t>
      </w:r>
      <w:r w:rsidR="00687D2D">
        <w:t>Restart</w:t>
      </w:r>
      <w:r w:rsidR="00687D2D" w:rsidRPr="001779BB">
        <w:t xml:space="preserve"> </w:t>
      </w:r>
      <w:r w:rsidRPr="001779BB">
        <w:t>flag is set</w:t>
      </w:r>
      <w:r>
        <w:t>,</w:t>
      </w:r>
      <w:r w:rsidRPr="001779BB">
        <w:t xml:space="preserve"> then no calculation need be performed for that </w:t>
      </w:r>
      <w:r w:rsidR="00090C16">
        <w:t>point</w:t>
      </w:r>
      <w:r w:rsidRPr="001779BB">
        <w:t>.</w:t>
      </w:r>
    </w:p>
    <w:p w14:paraId="0B84FA8F" w14:textId="514EE265" w:rsidR="00DB49C5" w:rsidRPr="001779BB" w:rsidRDefault="00687D2D" w:rsidP="00DB49C5">
      <w:pPr>
        <w:pStyle w:val="Bullet"/>
      </w:pPr>
      <w:r>
        <w:t>Offline</w:t>
      </w:r>
      <w:r w:rsidR="00B8257D" w:rsidRPr="001779BB">
        <w:t xml:space="preserve"> </w:t>
      </w:r>
      <w:r w:rsidR="00DB49C5" w:rsidRPr="001779BB">
        <w:t xml:space="preserve">for a calculated </w:t>
      </w:r>
      <w:r w:rsidR="00090C16">
        <w:t>point</w:t>
      </w:r>
      <w:r w:rsidR="00DB49C5">
        <w:t xml:space="preserve"> is </w:t>
      </w:r>
      <w:r w:rsidR="00DB49C5" w:rsidRPr="001779BB">
        <w:t xml:space="preserve">the logical </w:t>
      </w:r>
      <w:r w:rsidR="00B8257D">
        <w:t>OR</w:t>
      </w:r>
      <w:r w:rsidR="00B8257D" w:rsidRPr="001779BB">
        <w:t xml:space="preserve"> </w:t>
      </w:r>
      <w:r w:rsidR="00DB49C5" w:rsidRPr="001779BB">
        <w:t xml:space="preserve">of all </w:t>
      </w:r>
      <w:r w:rsidR="00427DBF">
        <w:t>Offline</w:t>
      </w:r>
      <w:r w:rsidR="00427DBF" w:rsidRPr="001779BB">
        <w:t xml:space="preserve"> </w:t>
      </w:r>
      <w:r w:rsidR="00DB49C5" w:rsidRPr="001779BB">
        <w:t xml:space="preserve">flags for every </w:t>
      </w:r>
      <w:r w:rsidR="00090C16">
        <w:t>point</w:t>
      </w:r>
      <w:r w:rsidR="00DB49C5" w:rsidRPr="001779BB">
        <w:t xml:space="preserve"> in the calculation together with the </w:t>
      </w:r>
      <w:r w:rsidR="00B8257D">
        <w:t xml:space="preserve">inverted </w:t>
      </w:r>
      <w:r w:rsidR="00DB49C5" w:rsidRPr="001779BB">
        <w:t xml:space="preserve">On Scan </w:t>
      </w:r>
      <w:r w:rsidR="00B8257D">
        <w:t>setting</w:t>
      </w:r>
      <w:r w:rsidR="00B8257D" w:rsidRPr="001779BB">
        <w:t xml:space="preserve"> </w:t>
      </w:r>
      <w:r w:rsidR="00DB49C5" w:rsidRPr="001779BB">
        <w:t xml:space="preserve">of the calculated </w:t>
      </w:r>
      <w:r w:rsidR="00090C16">
        <w:t>point</w:t>
      </w:r>
      <w:r w:rsidR="00DB49C5" w:rsidRPr="001779BB">
        <w:t xml:space="preserve">. Therefore, if any of the contributing </w:t>
      </w:r>
      <w:r w:rsidR="00090C16">
        <w:t>point</w:t>
      </w:r>
      <w:r w:rsidR="00DB49C5" w:rsidRPr="001779BB">
        <w:t xml:space="preserve">s </w:t>
      </w:r>
      <w:r w:rsidR="00E128FF" w:rsidRPr="001779BB">
        <w:t xml:space="preserve">are </w:t>
      </w:r>
      <w:r w:rsidR="00E128FF" w:rsidRPr="00427DBF">
        <w:t>Offline</w:t>
      </w:r>
      <w:r w:rsidR="00DB49C5" w:rsidRPr="001779BB">
        <w:t>/</w:t>
      </w:r>
      <w:r w:rsidR="00B8257D">
        <w:t xml:space="preserve">Not </w:t>
      </w:r>
      <w:r w:rsidR="00DB49C5" w:rsidRPr="001779BB">
        <w:t xml:space="preserve">On Scan then the calculated </w:t>
      </w:r>
      <w:r w:rsidR="00090C16">
        <w:t>point</w:t>
      </w:r>
      <w:r w:rsidR="00DB49C5" w:rsidRPr="001779BB">
        <w:t xml:space="preserve"> </w:t>
      </w:r>
      <w:r w:rsidR="00DB49C5">
        <w:t>is</w:t>
      </w:r>
      <w:r w:rsidR="00DB49C5" w:rsidRPr="001779BB">
        <w:t xml:space="preserve"> </w:t>
      </w:r>
      <w:r w:rsidR="00427DBF">
        <w:t>Offline</w:t>
      </w:r>
      <w:r w:rsidR="00DB49C5" w:rsidRPr="001779BB">
        <w:t xml:space="preserve">, also, if the calculated </w:t>
      </w:r>
      <w:r w:rsidR="00090C16">
        <w:t>point</w:t>
      </w:r>
      <w:r w:rsidR="00DB49C5" w:rsidRPr="001779BB">
        <w:t xml:space="preserve"> is set to Off Scan, then it </w:t>
      </w:r>
      <w:r w:rsidR="00DB49C5">
        <w:t>is</w:t>
      </w:r>
      <w:r w:rsidR="00DB49C5" w:rsidRPr="001779BB">
        <w:t xml:space="preserve"> </w:t>
      </w:r>
      <w:r w:rsidR="00427DBF" w:rsidRPr="00427DBF">
        <w:t xml:space="preserve"> </w:t>
      </w:r>
      <w:r w:rsidR="00427DBF">
        <w:t>Offline</w:t>
      </w:r>
      <w:r w:rsidR="00DB49C5" w:rsidRPr="001779BB">
        <w:t>.</w:t>
      </w:r>
    </w:p>
    <w:p w14:paraId="078CFB39" w14:textId="6C666AF2" w:rsidR="00DB49C5" w:rsidRPr="001779BB" w:rsidRDefault="00327475" w:rsidP="00DB49C5">
      <w:pPr>
        <w:pStyle w:val="Bullet"/>
      </w:pPr>
      <w:r>
        <w:t>Restart</w:t>
      </w:r>
      <w:r w:rsidRPr="001779BB">
        <w:t xml:space="preserve"> </w:t>
      </w:r>
      <w:r w:rsidR="00DB49C5" w:rsidRPr="001779BB">
        <w:t xml:space="preserve">for a calculated </w:t>
      </w:r>
      <w:r w:rsidR="00090C16">
        <w:t>point</w:t>
      </w:r>
      <w:r w:rsidR="00DB49C5">
        <w:t xml:space="preserve"> is </w:t>
      </w:r>
      <w:r w:rsidR="00DB49C5" w:rsidRPr="001779BB">
        <w:t xml:space="preserve">the logical OR of all </w:t>
      </w:r>
      <w:r>
        <w:t>Restart</w:t>
      </w:r>
      <w:r w:rsidRPr="001779BB" w:rsidDel="00327475">
        <w:t xml:space="preserve"> </w:t>
      </w:r>
      <w:r w:rsidR="00DB49C5" w:rsidRPr="001779BB">
        <w:t xml:space="preserve">flags for every </w:t>
      </w:r>
      <w:r w:rsidR="00090C16">
        <w:t>point</w:t>
      </w:r>
      <w:r w:rsidR="00DB49C5" w:rsidRPr="001779BB">
        <w:t xml:space="preserve"> in the calculation. If any </w:t>
      </w:r>
      <w:r w:rsidR="00090C16">
        <w:t>point</w:t>
      </w:r>
      <w:r w:rsidR="00DB49C5" w:rsidRPr="001779BB">
        <w:t xml:space="preserve"> in the calculation has not had </w:t>
      </w:r>
      <w:r>
        <w:t>Restart</w:t>
      </w:r>
      <w:r w:rsidRPr="001779BB" w:rsidDel="00327475">
        <w:t xml:space="preserve"> </w:t>
      </w:r>
      <w:r w:rsidR="00DB49C5" w:rsidRPr="001779BB">
        <w:t xml:space="preserve">reset, then </w:t>
      </w:r>
      <w:r>
        <w:t>Restart</w:t>
      </w:r>
      <w:r w:rsidRPr="001779BB" w:rsidDel="00327475">
        <w:t xml:space="preserve"> </w:t>
      </w:r>
      <w:r w:rsidR="00DB49C5">
        <w:t xml:space="preserve">is </w:t>
      </w:r>
      <w:r w:rsidR="00DB49C5" w:rsidRPr="001779BB">
        <w:t>set for the</w:t>
      </w:r>
      <w:r w:rsidR="00DB49C5">
        <w:t xml:space="preserve"> </w:t>
      </w:r>
      <w:r w:rsidR="00DB49C5" w:rsidRPr="001779BB">
        <w:t>calculated</w:t>
      </w:r>
      <w:r w:rsidR="00DB49C5">
        <w:t xml:space="preserve"> </w:t>
      </w:r>
      <w:r w:rsidR="00090C16">
        <w:t>point</w:t>
      </w:r>
      <w:r w:rsidR="00DB49C5" w:rsidRPr="001779BB">
        <w:t xml:space="preserve"> and hence the value should be disregarded.</w:t>
      </w:r>
    </w:p>
    <w:p w14:paraId="468E60D2" w14:textId="4FCFE8E6" w:rsidR="00DB49C5" w:rsidRPr="001779BB" w:rsidRDefault="00327475" w:rsidP="00DB49C5">
      <w:pPr>
        <w:pStyle w:val="Bullet"/>
      </w:pPr>
      <w:r>
        <w:lastRenderedPageBreak/>
        <w:t>Comms Lost</w:t>
      </w:r>
      <w:r w:rsidR="00DB49C5" w:rsidRPr="001779BB">
        <w:t xml:space="preserve">, </w:t>
      </w:r>
      <w:r>
        <w:t>Remote Forced</w:t>
      </w:r>
      <w:r w:rsidR="00DB49C5" w:rsidRPr="001779BB">
        <w:t xml:space="preserve"> and </w:t>
      </w:r>
      <w:r>
        <w:t>Local Forced</w:t>
      </w:r>
      <w:r w:rsidR="00DB49C5" w:rsidRPr="001779BB">
        <w:t xml:space="preserve"> for a calculated </w:t>
      </w:r>
      <w:r w:rsidR="00090C16">
        <w:t>point</w:t>
      </w:r>
      <w:r w:rsidR="00DB49C5">
        <w:t xml:space="preserve"> is </w:t>
      </w:r>
      <w:r w:rsidR="00DB49C5" w:rsidRPr="001779BB">
        <w:t xml:space="preserve">the logical OR of the same flags for every </w:t>
      </w:r>
      <w:r w:rsidR="00090C16">
        <w:t>point</w:t>
      </w:r>
      <w:r w:rsidR="00DB49C5" w:rsidRPr="001779BB">
        <w:t xml:space="preserve"> in the calculation. It is not possible to set these for any other reason for the calculated </w:t>
      </w:r>
      <w:r w:rsidR="00090C16">
        <w:t>point</w:t>
      </w:r>
      <w:r w:rsidR="00DB49C5" w:rsidRPr="001779BB">
        <w:t xml:space="preserve">, they are dependent entirely on the source </w:t>
      </w:r>
      <w:r w:rsidR="00090C16">
        <w:t>point</w:t>
      </w:r>
      <w:r w:rsidR="00DB49C5" w:rsidRPr="001779BB">
        <w:t>s.</w:t>
      </w:r>
    </w:p>
    <w:p w14:paraId="5F252B15" w14:textId="40115DCC" w:rsidR="00DB49C5" w:rsidRPr="001779BB" w:rsidRDefault="00DB49C5" w:rsidP="00DB49C5">
      <w:pPr>
        <w:pStyle w:val="Bullet"/>
      </w:pPr>
      <w:r w:rsidRPr="001779BB">
        <w:t xml:space="preserve">Calculated </w:t>
      </w:r>
      <w:r w:rsidR="00090C16">
        <w:t>point</w:t>
      </w:r>
      <w:r w:rsidRPr="001779BB">
        <w:t xml:space="preserve">s are either a binary or analogue </w:t>
      </w:r>
      <w:r w:rsidR="00090C16">
        <w:t>point</w:t>
      </w:r>
      <w:r w:rsidRPr="001779BB">
        <w:t>, hence the following rules</w:t>
      </w:r>
      <w:r>
        <w:t xml:space="preserve"> are </w:t>
      </w:r>
      <w:r w:rsidRPr="001779BB">
        <w:t>used.</w:t>
      </w:r>
    </w:p>
    <w:p w14:paraId="2FF2B9D1" w14:textId="14D2D496" w:rsidR="00DB49C5" w:rsidRPr="001779BB" w:rsidRDefault="00DB49C5" w:rsidP="00DB49C5">
      <w:pPr>
        <w:pStyle w:val="BulletIndent"/>
      </w:pPr>
      <w:r w:rsidRPr="001779BB">
        <w:t xml:space="preserve">For a binary calculated </w:t>
      </w:r>
      <w:r w:rsidR="00090C16">
        <w:t>point</w:t>
      </w:r>
      <w:r w:rsidRPr="001779BB">
        <w:t xml:space="preserve"> </w:t>
      </w:r>
      <w:r w:rsidR="0008393B">
        <w:t xml:space="preserve">Chatter </w:t>
      </w:r>
      <w:r>
        <w:t xml:space="preserve">is </w:t>
      </w:r>
      <w:r w:rsidRPr="001779BB">
        <w:t xml:space="preserve">the logical OR of the same flag for all binary </w:t>
      </w:r>
      <w:r w:rsidR="00090C16">
        <w:t>point</w:t>
      </w:r>
      <w:r w:rsidRPr="001779BB">
        <w:t>s used in the calculation.</w:t>
      </w:r>
    </w:p>
    <w:p w14:paraId="0DCF6411" w14:textId="49E9E882" w:rsidR="00DB49C5" w:rsidRPr="001779BB" w:rsidRDefault="00DB49C5" w:rsidP="00DB49C5">
      <w:pPr>
        <w:pStyle w:val="BulletIndent"/>
      </w:pPr>
      <w:r w:rsidRPr="001779BB">
        <w:t xml:space="preserve">For an analogue calculated </w:t>
      </w:r>
      <w:r w:rsidR="00090C16">
        <w:t>point</w:t>
      </w:r>
      <w:r w:rsidRPr="001779BB">
        <w:t xml:space="preserve"> </w:t>
      </w:r>
      <w:r w:rsidR="0008393B">
        <w:t xml:space="preserve">Overrange </w:t>
      </w:r>
      <w:r>
        <w:t xml:space="preserve">is </w:t>
      </w:r>
      <w:r w:rsidRPr="001779BB">
        <w:t xml:space="preserve">the logical OR of the same flag in all analogue </w:t>
      </w:r>
      <w:r w:rsidR="00090C16">
        <w:t>point</w:t>
      </w:r>
      <w:r w:rsidRPr="001779BB">
        <w:t xml:space="preserve">s used in the calculation, OR’d with the overrange indication resulting from the calculation. So, for instance, if a calculation multiplies two source numbers together and gets an answer out of range then the </w:t>
      </w:r>
      <w:r w:rsidR="0008393B">
        <w:t>Overrange</w:t>
      </w:r>
      <w:r w:rsidR="0008393B" w:rsidRPr="001779BB">
        <w:t xml:space="preserve"> </w:t>
      </w:r>
      <w:r w:rsidRPr="001779BB">
        <w:t xml:space="preserve">flag would be set irrespective of the state of the source </w:t>
      </w:r>
      <w:r w:rsidR="00090C16">
        <w:t>point</w:t>
      </w:r>
      <w:r w:rsidRPr="001779BB">
        <w:t>s.</w:t>
      </w:r>
    </w:p>
    <w:p w14:paraId="683E8B2F" w14:textId="0D4477E1" w:rsidR="00DB49C5" w:rsidRPr="001779BB" w:rsidRDefault="00DB49C5" w:rsidP="00DB49C5">
      <w:pPr>
        <w:pStyle w:val="BulletIndent"/>
      </w:pPr>
      <w:r w:rsidRPr="001779BB">
        <w:t xml:space="preserve">For an analogue calculated </w:t>
      </w:r>
      <w:r w:rsidR="00090C16">
        <w:t>point</w:t>
      </w:r>
      <w:r w:rsidRPr="001779BB">
        <w:t xml:space="preserve"> </w:t>
      </w:r>
      <w:r w:rsidR="0008393B">
        <w:t>Reference Error</w:t>
      </w:r>
      <w:r>
        <w:t xml:space="preserve"> is </w:t>
      </w:r>
      <w:r w:rsidRPr="001779BB">
        <w:t xml:space="preserve">set to the logical OR of the same flag for all analogue </w:t>
      </w:r>
      <w:r w:rsidR="00090C16">
        <w:t>point</w:t>
      </w:r>
      <w:r w:rsidRPr="001779BB">
        <w:t>s used in the calculation.</w:t>
      </w:r>
    </w:p>
    <w:p w14:paraId="426E6DF4" w14:textId="5BB28E4A" w:rsidR="00DB49C5" w:rsidRPr="001779BB" w:rsidRDefault="0008393B" w:rsidP="00DB49C5">
      <w:pPr>
        <w:pStyle w:val="BulletIndent"/>
      </w:pPr>
      <w:r>
        <w:t>Rollover</w:t>
      </w:r>
      <w:r w:rsidRPr="001779BB">
        <w:t xml:space="preserve"> </w:t>
      </w:r>
      <w:r w:rsidR="00DB49C5" w:rsidRPr="001779BB">
        <w:t xml:space="preserve">and </w:t>
      </w:r>
      <w:r>
        <w:t>Discontinuity</w:t>
      </w:r>
      <w:r w:rsidRPr="001779BB">
        <w:t xml:space="preserve"> </w:t>
      </w:r>
      <w:r w:rsidR="005D0EDA">
        <w:t>are</w:t>
      </w:r>
      <w:r w:rsidR="00DB49C5" w:rsidRPr="001779BB">
        <w:t xml:space="preserve"> never used.</w:t>
      </w:r>
    </w:p>
    <w:p w14:paraId="217D085A" w14:textId="2E9F0E6B" w:rsidR="00DB49C5" w:rsidRPr="001779BB" w:rsidRDefault="00DB49C5" w:rsidP="00DB49C5">
      <w:pPr>
        <w:pStyle w:val="Bullet"/>
      </w:pPr>
      <w:r w:rsidRPr="001779BB">
        <w:t xml:space="preserve">The </w:t>
      </w:r>
      <w:r w:rsidR="005D0EDA">
        <w:t>State</w:t>
      </w:r>
      <w:r w:rsidR="005D0EDA" w:rsidRPr="001779BB">
        <w:t xml:space="preserve"> </w:t>
      </w:r>
      <w:r w:rsidRPr="001779BB">
        <w:t xml:space="preserve">flag for a calculated binary </w:t>
      </w:r>
      <w:r w:rsidR="00090C16">
        <w:t>point</w:t>
      </w:r>
      <w:r>
        <w:t xml:space="preserve"> is </w:t>
      </w:r>
      <w:r w:rsidRPr="001779BB">
        <w:t xml:space="preserve">the calculated value of the </w:t>
      </w:r>
      <w:r w:rsidR="00090C16">
        <w:t>point</w:t>
      </w:r>
      <w:r w:rsidRPr="001779BB">
        <w:t>.</w:t>
      </w:r>
    </w:p>
    <w:p w14:paraId="54B62EF3" w14:textId="26F8F471" w:rsidR="00DB49C5" w:rsidRPr="001779BB" w:rsidRDefault="00DB49C5" w:rsidP="00DB49C5">
      <w:pPr>
        <w:pStyle w:val="Bullet"/>
      </w:pPr>
      <w:r w:rsidRPr="001779BB">
        <w:t>At start</w:t>
      </w:r>
      <w:r>
        <w:t>-</w:t>
      </w:r>
      <w:r w:rsidRPr="001779BB">
        <w:t>up and before any calculation is performed, the default value of all flags</w:t>
      </w:r>
      <w:r>
        <w:t xml:space="preserve"> is </w:t>
      </w:r>
      <w:r w:rsidRPr="001779BB">
        <w:t xml:space="preserve">0, apart from </w:t>
      </w:r>
      <w:r w:rsidR="005D0EDA">
        <w:t>Restart</w:t>
      </w:r>
      <w:r w:rsidR="005D0EDA" w:rsidRPr="001779BB">
        <w:t xml:space="preserve"> </w:t>
      </w:r>
      <w:r w:rsidRPr="001779BB">
        <w:t>which</w:t>
      </w:r>
      <w:r>
        <w:t xml:space="preserve"> is </w:t>
      </w:r>
      <w:r w:rsidRPr="001779BB">
        <w:t>set to 1.</w:t>
      </w:r>
    </w:p>
    <w:p w14:paraId="6C33FA57" w14:textId="1B266938" w:rsidR="00DB49C5" w:rsidRPr="001779BB" w:rsidRDefault="00DB49C5" w:rsidP="00DB49C5">
      <w:pPr>
        <w:pStyle w:val="Bullet"/>
      </w:pPr>
      <w:r w:rsidRPr="001779BB">
        <w:t xml:space="preserve">Where a calculation uses source </w:t>
      </w:r>
      <w:r w:rsidR="00090C16">
        <w:t>point</w:t>
      </w:r>
      <w:r w:rsidRPr="001779BB">
        <w:t xml:space="preserve">s which have a different </w:t>
      </w:r>
      <w:r w:rsidR="00090C16">
        <w:t>point</w:t>
      </w:r>
      <w:r w:rsidRPr="001779BB">
        <w:t xml:space="preserve"> type to the calculated </w:t>
      </w:r>
      <w:r w:rsidR="00090C16">
        <w:t>point</w:t>
      </w:r>
      <w:r w:rsidRPr="001779BB">
        <w:t xml:space="preserve">, the flag of the calculated </w:t>
      </w:r>
      <w:r w:rsidR="00090C16">
        <w:t>point</w:t>
      </w:r>
      <w:r>
        <w:t xml:space="preserve"> is </w:t>
      </w:r>
      <w:r w:rsidRPr="001779BB">
        <w:t xml:space="preserve">determined only from those flags in the source </w:t>
      </w:r>
      <w:r w:rsidR="00090C16">
        <w:t>point</w:t>
      </w:r>
      <w:r w:rsidRPr="001779BB">
        <w:t xml:space="preserve">s which match those in the calculated </w:t>
      </w:r>
      <w:r w:rsidR="00090C16">
        <w:t>point</w:t>
      </w:r>
      <w:r w:rsidRPr="001779BB">
        <w:t>. Where appropriate, it is recommended that calculations separately deal with non-matching object flags.</w:t>
      </w:r>
    </w:p>
    <w:p w14:paraId="2117C22F" w14:textId="7BDD97DA" w:rsidR="00DB49C5" w:rsidRDefault="00281862" w:rsidP="00DB49C5">
      <w:pPr>
        <w:pStyle w:val="AppendixH1"/>
      </w:pPr>
      <w:bookmarkStart w:id="1366" w:name="_Toc162423115"/>
      <w:bookmarkStart w:id="1367" w:name="_Toc162423706"/>
      <w:bookmarkStart w:id="1368" w:name="_Toc172099009"/>
      <w:r>
        <w:lastRenderedPageBreak/>
        <w:t xml:space="preserve">Appendix: </w:t>
      </w:r>
      <w:r w:rsidR="00DB49C5">
        <w:t>Revision history</w:t>
      </w:r>
      <w:bookmarkEnd w:id="1366"/>
      <w:bookmarkEnd w:id="1367"/>
      <w:bookmarkEnd w:id="1368"/>
    </w:p>
    <w:p w14:paraId="2781522D" w14:textId="4BBD4E72" w:rsidR="00DB49C5" w:rsidRPr="00360437" w:rsidRDefault="002D43A9" w:rsidP="00DB49C5">
      <w:pPr>
        <w:pStyle w:val="BodyText"/>
      </w:pPr>
      <w:r>
        <w:t xml:space="preserve">Refer to history page at: </w:t>
      </w:r>
      <w:hyperlink r:id="rId58" w:history="1">
        <w:r w:rsidRPr="00847E59">
          <w:rPr>
            <w:rStyle w:val="Hyperlink"/>
          </w:rPr>
          <w:t>https://github.com/LucidProtocol/Lucid-Specification/commits/master/Lucid%20protocol%20specification%20v2.0.pdf</w:t>
        </w:r>
      </w:hyperlink>
      <w:r>
        <w:t xml:space="preserve"> </w:t>
      </w:r>
    </w:p>
    <w:sectPr w:rsidR="00DB49C5" w:rsidRPr="00360437" w:rsidSect="00B41EDF">
      <w:footerReference w:type="default" r:id="rId59"/>
      <w:footerReference w:type="first" r:id="rId60"/>
      <w:pgSz w:w="11906" w:h="16838"/>
      <w:pgMar w:top="1440" w:right="1008" w:bottom="562" w:left="100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29C002" w14:textId="77777777" w:rsidR="007A26E7" w:rsidRDefault="007A26E7">
      <w:r>
        <w:separator/>
      </w:r>
    </w:p>
    <w:p w14:paraId="37B7DAF4" w14:textId="77777777" w:rsidR="007A26E7" w:rsidRDefault="007A26E7"/>
  </w:endnote>
  <w:endnote w:type="continuationSeparator" w:id="0">
    <w:p w14:paraId="70FE84AB" w14:textId="77777777" w:rsidR="007A26E7" w:rsidRDefault="007A26E7">
      <w:r>
        <w:continuationSeparator/>
      </w:r>
    </w:p>
    <w:p w14:paraId="6F347500" w14:textId="77777777" w:rsidR="007A26E7" w:rsidRDefault="007A26E7"/>
  </w:endnote>
  <w:endnote w:type="continuationNotice" w:id="1">
    <w:p w14:paraId="319542B1" w14:textId="77777777" w:rsidR="007A26E7" w:rsidRDefault="007A26E7"/>
    <w:p w14:paraId="462C4E3A" w14:textId="77777777" w:rsidR="007A26E7" w:rsidRDefault="007A26E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Webdings">
    <w:panose1 w:val="05030102010509060703"/>
    <w:charset w:val="02"/>
    <w:family w:val="roman"/>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dobe Clean DC">
    <w:altName w:val="Calibri"/>
    <w:panose1 w:val="00000000000000000000"/>
    <w:charset w:val="00"/>
    <w:family w:val="auto"/>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6D34C2" w14:textId="77777777" w:rsidR="007D49D6" w:rsidRPr="00EC3CB0" w:rsidRDefault="00ED6ADF" w:rsidP="00EC3CB0">
    <w:pPr>
      <w:pStyle w:val="Footer"/>
      <w:rPr>
        <w:rStyle w:val="PageNumber"/>
      </w:rPr>
    </w:pPr>
    <w:r w:rsidRPr="00EC3CB0">
      <w:rPr>
        <w:rStyle w:val="PageNumber"/>
      </w:rPr>
      <mc:AlternateContent>
        <mc:Choice Requires="wps">
          <w:drawing>
            <wp:anchor distT="0" distB="0" distL="114300" distR="114300" simplePos="0" relativeHeight="251658246" behindDoc="0" locked="0" layoutInCell="1" allowOverlap="1" wp14:anchorId="199EB329" wp14:editId="784BE942">
              <wp:simplePos x="0" y="0"/>
              <wp:positionH relativeFrom="column">
                <wp:posOffset>1153</wp:posOffset>
              </wp:positionH>
              <wp:positionV relativeFrom="paragraph">
                <wp:posOffset>-1876</wp:posOffset>
              </wp:positionV>
              <wp:extent cx="6918783" cy="1856"/>
              <wp:effectExtent l="0" t="0" r="34925" b="36830"/>
              <wp:wrapNone/>
              <wp:docPr id="1840736740" name="Straight Arrow Connector 1840736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18783" cy="1856"/>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166293DC" id="_x0000_t32" coordsize="21600,21600" o:spt="32" o:oned="t" path="m,l21600,21600e" filled="f">
              <v:path arrowok="t" fillok="f" o:connecttype="none"/>
              <o:lock v:ext="edit" shapetype="t"/>
            </v:shapetype>
            <v:shape id="Straight Arrow Connector 1840736740" o:spid="_x0000_s1026" type="#_x0000_t32" style="position:absolute;margin-left:.1pt;margin-top:-.15pt;width:544.8pt;height:.1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" strokecolor="#5babd3" strokeweight="1.5pt">
              <v:shadow color="#1f4d78" opacity=".5" offset="1pt"/>
            </v:shape>
          </w:pict>
        </mc:Fallback>
      </mc:AlternateContent>
    </w:r>
    <w:r w:rsidR="007D49D6" w:rsidRPr="00EC3CB0">
      <w:rPr>
        <w:rStyle w:val="PageNumber"/>
      </w:rPr>
      <w:fldChar w:fldCharType="begin"/>
    </w:r>
    <w:r w:rsidR="007D49D6" w:rsidRPr="00EC3CB0">
      <w:rPr>
        <w:rStyle w:val="PageNumber"/>
      </w:rPr>
      <w:instrText xml:space="preserve"> PAGE   \* MERGEFORMAT </w:instrText>
    </w:r>
    <w:r w:rsidR="007D49D6" w:rsidRPr="00EC3CB0">
      <w:rPr>
        <w:rStyle w:val="PageNumber"/>
      </w:rPr>
      <w:fldChar w:fldCharType="separate"/>
    </w:r>
    <w:r w:rsidR="00AD07CF" w:rsidRPr="00EC3CB0">
      <w:rPr>
        <w:rStyle w:val="PageNumber"/>
      </w:rPr>
      <w:t>6</w:t>
    </w:r>
    <w:r w:rsidR="007D49D6" w:rsidRPr="00EC3CB0">
      <w:rPr>
        <w:rStyle w:val="PageNumber"/>
      </w:rPr>
      <w:fldChar w:fldCharType="end"/>
    </w:r>
  </w:p>
  <w:p w14:paraId="648DDE40" w14:textId="77777777" w:rsidR="008312C2" w:rsidRPr="00BD7905" w:rsidRDefault="007722D4" w:rsidP="00EC3CB0">
    <w:pPr>
      <w:pStyle w:val="Footer2nd"/>
    </w:pPr>
    <w:r w:rsidRPr="00BD7905">
      <w:rPr>
        <w:noProof/>
      </w:rPr>
      <w:drawing>
        <wp:anchor distT="0" distB="0" distL="114300" distR="114300" simplePos="0" relativeHeight="251658244" behindDoc="1" locked="0" layoutInCell="1" allowOverlap="1" wp14:anchorId="1340801E" wp14:editId="2C7FAB2F">
          <wp:simplePos x="0" y="0"/>
          <wp:positionH relativeFrom="column">
            <wp:posOffset>-5286</wp:posOffset>
          </wp:positionH>
          <wp:positionV relativeFrom="paragraph">
            <wp:posOffset>68580</wp:posOffset>
          </wp:positionV>
          <wp:extent cx="698400" cy="273600"/>
          <wp:effectExtent l="0" t="0" r="6985" b="0"/>
          <wp:wrapTight wrapText="bothSides">
            <wp:wrapPolygon edited="0">
              <wp:start x="0" y="0"/>
              <wp:lineTo x="0" y="19591"/>
              <wp:lineTo x="21227" y="19591"/>
              <wp:lineTo x="21227" y="0"/>
              <wp:lineTo x="0" y="0"/>
            </wp:wrapPolygon>
          </wp:wrapTight>
          <wp:docPr id="14" name="Picture 1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8400" cy="273600"/>
                  </a:xfrm>
                  <a:prstGeom prst="rect">
                    <a:avLst/>
                  </a:prstGeom>
                </pic:spPr>
              </pic:pic>
            </a:graphicData>
          </a:graphic>
        </wp:anchor>
      </w:drawing>
    </w:r>
    <w:r w:rsidR="009D0302" w:rsidRPr="00BD7905">
      <w:t>© 202</w:t>
    </w:r>
    <w:r w:rsidR="00537A8E">
      <w:t>4</w:t>
    </w:r>
    <w:r w:rsidR="009D0302" w:rsidRPr="00BD7905">
      <w:t xml:space="preserve"> WITS Protocol Standards Association. All rights reserved.</w:t>
    </w:r>
    <w:r w:rsidR="00882157">
      <w:tab/>
    </w:r>
    <w:r w:rsidR="00DB69A9" w:rsidRPr="00BD7905">
      <w:t>Version: 1.12</w:t>
    </w:r>
    <w:r w:rsidR="009C1EA1">
      <w:t xml:space="preserve"> </w:t>
    </w:r>
    <w:r w:rsidR="007F32D0">
      <w:t>|</w:t>
    </w:r>
    <w:r w:rsidR="00DB69A9" w:rsidRPr="00BD7905">
      <w:t xml:space="preserve"> 23-Feb-2024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9C89ED" w14:textId="6CE6562D" w:rsidR="007D49D6" w:rsidRPr="00EC3CB0" w:rsidRDefault="001E39AD" w:rsidP="00EC3CB0">
    <w:pPr>
      <w:pStyle w:val="Footer"/>
      <w:rPr>
        <w:rStyle w:val="PageNumber"/>
      </w:rPr>
    </w:pPr>
    <w:r>
      <mc:AlternateContent>
        <mc:Choice Requires="wps">
          <w:drawing>
            <wp:anchor distT="0" distB="0" distL="114300" distR="114300" simplePos="0" relativeHeight="251662350" behindDoc="0" locked="0" layoutInCell="0" allowOverlap="1" wp14:anchorId="5B84E58C" wp14:editId="48592145">
              <wp:simplePos x="0" y="0"/>
              <wp:positionH relativeFrom="page">
                <wp:align>center</wp:align>
              </wp:positionH>
              <wp:positionV relativeFrom="page">
                <wp:align>bottom</wp:align>
              </wp:positionV>
              <wp:extent cx="7772400" cy="463550"/>
              <wp:effectExtent l="0" t="0" r="0" b="12700"/>
              <wp:wrapNone/>
              <wp:docPr id="1" name="MSIPCM081249ccb57b3339c9dbce58" descr="{&quot;HashCode&quot;:-89019563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4C7241B" w14:textId="32F33015"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5B84E58C" id="_x0000_t202" coordsize="21600,21600" o:spt="202" path="m,l,21600r21600,l21600,xe">
              <v:stroke joinstyle="miter"/>
              <v:path gradientshapeok="t" o:connecttype="rect"/>
            </v:shapetype>
            <v:shape id="MSIPCM081249ccb57b3339c9dbce58" o:spid="_x0000_s1027" type="#_x0000_t202" alt="{&quot;HashCode&quot;:-890195635,&quot;Height&quot;:9999999.0,&quot;Width&quot;:9999999.0,&quot;Placement&quot;:&quot;Footer&quot;,&quot;Index&quot;:&quot;Primary&quot;,&quot;Section&quot;:1,&quot;Top&quot;:0.0,&quot;Left&quot;:0.0}" style="position:absolute;left:0;text-align:left;margin-left:0;margin-top:0;width:612pt;height:36.5pt;z-index:251662350;visibility:visible;mso-wrap-style:square;mso-wrap-distance-left:9pt;mso-wrap-distance-top:0;mso-wrap-distance-right:9pt;mso-wrap-distance-bottom:0;mso-position-horizontal:center;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" o:allowincell="f" filled="f" stroked="f" strokeweight=".5pt">
              <v:textbox inset=",0,,0">
                <w:txbxContent>
                  <w:p w14:paraId="54C7241B" w14:textId="32F33015"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v:textbox>
              <w10:wrap anchorx="page" anchory="page"/>
            </v:shape>
          </w:pict>
        </mc:Fallback>
      </mc:AlternateContent>
    </w:r>
    <w:r w:rsidR="00617D3E" w:rsidRPr="00F06219">
      <w:rPr>
        <w:rStyle w:val="PageNumber"/>
      </w:rPr>
      <mc:AlternateContent>
        <mc:Choice Requires="wps">
          <w:drawing>
            <wp:anchor distT="0" distB="0" distL="114300" distR="114300" simplePos="0" relativeHeight="251658241" behindDoc="0" locked="0" layoutInCell="1" allowOverlap="1" wp14:anchorId="06A84B53" wp14:editId="015E736B">
              <wp:simplePos x="0" y="0"/>
              <wp:positionH relativeFrom="margin">
                <wp:align>left</wp:align>
              </wp:positionH>
              <wp:positionV relativeFrom="paragraph">
                <wp:posOffset>-20955</wp:posOffset>
              </wp:positionV>
              <wp:extent cx="10029825" cy="19050"/>
              <wp:effectExtent l="0" t="0" r="28575" b="19050"/>
              <wp:wrapNone/>
              <wp:docPr id="1500086420" name="Straight Arrow Connector 1500086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740E34D0" id="_x0000_t32" coordsize="21600,21600" o:spt="32" o:oned="t" path="m,l21600,21600e" filled="f">
              <v:path arrowok="t" fillok="f" o:connecttype="none"/>
              <o:lock v:ext="edit" shapetype="t"/>
            </v:shapetype>
            <v:shape id="Straight Arrow Connector 1500086420" o:spid="_x0000_s1026" type="#_x0000_t32" style="position:absolute;margin-left:0;margin-top:-1.65pt;width:789.75pt;height:1.5pt;flip:y;z-index:251672583;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007D49D6" w:rsidRPr="00EC3CB0">
      <w:rPr>
        <w:rStyle w:val="PageNumber"/>
      </w:rPr>
      <w:fldChar w:fldCharType="begin"/>
    </w:r>
    <w:r w:rsidR="007D49D6" w:rsidRPr="00EC3CB0">
      <w:rPr>
        <w:rStyle w:val="PageNumber"/>
      </w:rPr>
      <w:instrText xml:space="preserve"> PAGE   \* MERGEFORMAT </w:instrText>
    </w:r>
    <w:r w:rsidR="007D49D6" w:rsidRPr="00EC3CB0">
      <w:rPr>
        <w:rStyle w:val="PageNumber"/>
      </w:rPr>
      <w:fldChar w:fldCharType="separate"/>
    </w:r>
    <w:r w:rsidR="00617D3E" w:rsidRPr="00F06219">
      <w:rPr>
        <w:rStyle w:val="PageNumber"/>
      </w:rPr>
      <w:t>89</w:t>
    </w:r>
    <w:r w:rsidR="007D49D6" w:rsidRPr="00EC3CB0">
      <w:rPr>
        <w:rStyle w:val="PageNumber"/>
      </w:rPr>
      <w:fldChar w:fldCharType="end"/>
    </w:r>
  </w:p>
  <w:p w14:paraId="08643094" w14:textId="0327D313" w:rsidR="008312C2" w:rsidRPr="00C174DE" w:rsidRDefault="006115E8" w:rsidP="0025634C">
    <w:pPr>
      <w:pStyle w:val="Footer2nd"/>
    </w:pPr>
    <w:r w:rsidRPr="00F06219">
      <w:rPr>
        <w:rStyle w:val="PageNumber"/>
        <w:noProof/>
      </w:rPr>
      <w:drawing>
        <wp:anchor distT="0" distB="0" distL="114300" distR="114300" simplePos="0" relativeHeight="251658240" behindDoc="1" locked="0" layoutInCell="1" allowOverlap="1" wp14:anchorId="1F7E6F32" wp14:editId="0846B705">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5" name="Picture 1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rsidR="00617D3E">
      <w:t>© 2024 WITS Protocol Standards Association. All rights reserved.</w:t>
    </w:r>
    <w:r w:rsidR="00617D3E">
      <w:tab/>
      <w:t xml:space="preserve">Version: </w:t>
    </w:r>
    <w:fldSimple w:instr=" DOCPROPERTY  Issue  \* MERGEFORMAT ">
      <w:r w:rsidR="00B95831">
        <w:t>2.1</w:t>
      </w:r>
    </w:fldSimple>
    <w:r w:rsidR="00617D3E">
      <w:t xml:space="preserve"> | </w:t>
    </w:r>
    <w:fldSimple w:instr=" DOCPROPERTY  &quot;Issue Date&quot;  \* MERGEFORMAT ">
      <w:r w:rsidR="00B95831">
        <w:t>26-Jun-24</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CC0FA9" w14:textId="1D8CD509" w:rsidR="001E39AD" w:rsidRDefault="001E39AD">
    <w:pPr>
      <w:pStyle w:val="Footer"/>
    </w:pPr>
    <w:r>
      <mc:AlternateContent>
        <mc:Choice Requires="wps">
          <w:drawing>
            <wp:anchor distT="0" distB="0" distL="114300" distR="114300" simplePos="0" relativeHeight="251663374" behindDoc="0" locked="0" layoutInCell="0" allowOverlap="1" wp14:anchorId="3ED56F2B" wp14:editId="2E10D599">
              <wp:simplePos x="0" y="0"/>
              <wp:positionH relativeFrom="page">
                <wp:align>center</wp:align>
              </wp:positionH>
              <wp:positionV relativeFrom="page">
                <wp:align>bottom</wp:align>
              </wp:positionV>
              <wp:extent cx="7772400" cy="463550"/>
              <wp:effectExtent l="0" t="0" r="0" b="12700"/>
              <wp:wrapNone/>
              <wp:docPr id="2" name="MSIPCM5a95491bbb64864b37b4f8aa" descr="{&quot;HashCode&quot;:-890195635,&quot;Height&quot;:9999999.0,&quot;Width&quot;:9999999.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52C8C2E" w14:textId="655DBC1B"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3ED56F2B" id="_x0000_t202" coordsize="21600,21600" o:spt="202" path="m,l,21600r21600,l21600,xe">
              <v:stroke joinstyle="miter"/>
              <v:path gradientshapeok="t" o:connecttype="rect"/>
            </v:shapetype>
            <v:shape id="MSIPCM5a95491bbb64864b37b4f8aa" o:spid="_x0000_s1028" type="#_x0000_t202" alt="{&quot;HashCode&quot;:-890195635,&quot;Height&quot;:9999999.0,&quot;Width&quot;:9999999.0,&quot;Placement&quot;:&quot;Footer&quot;,&quot;Index&quot;:&quot;FirstPage&quot;,&quot;Section&quot;:1,&quot;Top&quot;:0.0,&quot;Left&quot;:0.0}" style="position:absolute;left:0;text-align:left;margin-left:0;margin-top:0;width:612pt;height:36.5pt;z-index:251663374;visibility:visible;mso-wrap-style:square;mso-wrap-distance-left:9pt;mso-wrap-distance-top:0;mso-wrap-distance-right:9pt;mso-wrap-distance-bottom:0;mso-position-horizontal:center;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" o:allowincell="f" filled="f" stroked="f" strokeweight=".5pt">
              <v:textbox inset=",0,,0">
                <w:txbxContent>
                  <w:p w14:paraId="752C8C2E" w14:textId="655DBC1B"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8FC8FB" w14:textId="77777777" w:rsidR="00842D0F" w:rsidRPr="00EC3CB0" w:rsidRDefault="00842D0F" w:rsidP="00842D0F">
    <w:pPr>
      <w:pStyle w:val="Footer"/>
      <w:rPr>
        <w:rStyle w:val="PageNumber"/>
      </w:rPr>
    </w:pPr>
    <w:r w:rsidRPr="00F06219">
      <w:rPr>
        <w:rStyle w:val="PageNumber"/>
      </w:rPr>
      <mc:AlternateContent>
        <mc:Choice Requires="wps">
          <w:drawing>
            <wp:anchor distT="0" distB="0" distL="114300" distR="114300" simplePos="0" relativeHeight="251661326" behindDoc="0" locked="0" layoutInCell="1" allowOverlap="1" wp14:anchorId="770635EF" wp14:editId="44500E6E">
              <wp:simplePos x="0" y="0"/>
              <wp:positionH relativeFrom="margin">
                <wp:align>left</wp:align>
              </wp:positionH>
              <wp:positionV relativeFrom="paragraph">
                <wp:posOffset>-20955</wp:posOffset>
              </wp:positionV>
              <wp:extent cx="10029825" cy="19050"/>
              <wp:effectExtent l="0" t="0" r="28575" b="19050"/>
              <wp:wrapNone/>
              <wp:docPr id="292832525" name="Straight Arrow Connector 2928325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809D5F8" id="_x0000_t32" coordsize="21600,21600" o:spt="32" o:oned="t" path="m,l21600,21600e" filled="f">
              <v:path arrowok="t" fillok="f" o:connecttype="none"/>
              <o:lock v:ext="edit" shapetype="t"/>
            </v:shapetype>
            <v:shape id="Straight Arrow Connector 292832525" o:spid="_x0000_s1026" type="#_x0000_t32" style="position:absolute;margin-left:0;margin-top:-1.65pt;width:789.75pt;height:1.5pt;flip:y;z-index:25166132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EC3CB0">
      <w:rPr>
        <w:rStyle w:val="PageNumber"/>
      </w:rPr>
      <w:fldChar w:fldCharType="begin"/>
    </w:r>
    <w:r w:rsidRPr="00EC3CB0">
      <w:rPr>
        <w:rStyle w:val="PageNumber"/>
      </w:rPr>
      <w:instrText xml:space="preserve"> PAGE   \* MERGEFORMAT </w:instrText>
    </w:r>
    <w:r w:rsidRPr="00EC3CB0">
      <w:rPr>
        <w:rStyle w:val="PageNumber"/>
      </w:rPr>
      <w:fldChar w:fldCharType="separate"/>
    </w:r>
    <w:r>
      <w:rPr>
        <w:rStyle w:val="PageNumber"/>
      </w:rPr>
      <w:t>9</w:t>
    </w:r>
    <w:r w:rsidRPr="00EC3CB0">
      <w:rPr>
        <w:rStyle w:val="PageNumber"/>
      </w:rPr>
      <w:fldChar w:fldCharType="end"/>
    </w:r>
  </w:p>
  <w:p w14:paraId="4993ED02" w14:textId="011F5048" w:rsidR="00DB49C5" w:rsidRPr="00842D0F" w:rsidRDefault="00842D0F" w:rsidP="00842D0F">
    <w:pPr>
      <w:pStyle w:val="Footer2nd"/>
    </w:pPr>
    <w:r w:rsidRPr="00F06219">
      <w:rPr>
        <w:rStyle w:val="PageNumber"/>
        <w:noProof/>
      </w:rPr>
      <w:drawing>
        <wp:anchor distT="0" distB="0" distL="114300" distR="114300" simplePos="0" relativeHeight="251660302" behindDoc="1" locked="0" layoutInCell="1" allowOverlap="1" wp14:anchorId="4E466E7F" wp14:editId="7F09E47C">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6" name="Picture 1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t>© 2024 WITS Protocol Standards Association. All rights reserved.</w:t>
    </w:r>
    <w:r>
      <w:tab/>
      <w:t xml:space="preserve">Version: </w:t>
    </w:r>
    <w:fldSimple w:instr=" DOCPROPERTY  Issue  \* MERGEFORMAT ">
      <w:r w:rsidR="00B95831">
        <w:t>2.1</w:t>
      </w:r>
    </w:fldSimple>
    <w:r>
      <w:t xml:space="preserve"> | </w:t>
    </w:r>
    <w:fldSimple w:instr=" DOCPROPERTY  &quot;Issue Date&quot;  \* MERGEFORMAT ">
      <w:r w:rsidR="00B95831">
        <w:t>26-Jun-24</w:t>
      </w:r>
    </w:fldSimple>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711F7C" w14:textId="77777777" w:rsidR="00607AF3" w:rsidRPr="00F06219" w:rsidRDefault="005153AD" w:rsidP="00607AF3">
    <w:pPr>
      <w:pStyle w:val="Footer"/>
      <w:rPr>
        <w:rStyle w:val="PageNumber"/>
      </w:rPr>
    </w:pPr>
    <w:r w:rsidRPr="00F06219">
      <w:rPr>
        <w:rStyle w:val="PageNumber"/>
      </w:rPr>
      <mc:AlternateContent>
        <mc:Choice Requires="wps">
          <w:drawing>
            <wp:anchor distT="0" distB="0" distL="114300" distR="114300" simplePos="0" relativeHeight="251658254" behindDoc="0" locked="0" layoutInCell="1" allowOverlap="1" wp14:anchorId="2ABF38DD" wp14:editId="04F5517A">
              <wp:simplePos x="0" y="0"/>
              <wp:positionH relativeFrom="margin">
                <wp:align>left</wp:align>
              </wp:positionH>
              <wp:positionV relativeFrom="paragraph">
                <wp:posOffset>-20955</wp:posOffset>
              </wp:positionV>
              <wp:extent cx="10029825" cy="19050"/>
              <wp:effectExtent l="0" t="0" r="28575" b="19050"/>
              <wp:wrapNone/>
              <wp:docPr id="1216213922" name="Straight Arrow Connector 12162139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081C077B" id="_x0000_t32" coordsize="21600,21600" o:spt="32" o:oned="t" path="m,l21600,21600e" filled="f">
              <v:path arrowok="t" fillok="f" o:connecttype="none"/>
              <o:lock v:ext="edit" shapetype="t"/>
            </v:shapetype>
            <v:shape id="Straight Arrow Connector 1216213922" o:spid="_x0000_s1026" type="#_x0000_t32" style="position:absolute;margin-left:0;margin-top:-1.65pt;width:789.75pt;height:1.5pt;flip:y;z-index:2516643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F06219">
      <w:rPr>
        <w:rStyle w:val="PageNumber"/>
      </w:rPr>
      <w:drawing>
        <wp:anchor distT="0" distB="0" distL="114300" distR="114300" simplePos="0" relativeHeight="251658253" behindDoc="1" locked="0" layoutInCell="1" allowOverlap="1" wp14:anchorId="52436AF8" wp14:editId="7F6B8807">
          <wp:simplePos x="0" y="0"/>
          <wp:positionH relativeFrom="margin">
            <wp:align>left</wp:align>
          </wp:positionH>
          <wp:positionV relativeFrom="paragraph">
            <wp:posOffset>307340</wp:posOffset>
          </wp:positionV>
          <wp:extent cx="697865" cy="273050"/>
          <wp:effectExtent l="0" t="0" r="6985" b="0"/>
          <wp:wrapTight wrapText="bothSides">
            <wp:wrapPolygon edited="0">
              <wp:start x="0" y="0"/>
              <wp:lineTo x="0" y="19591"/>
              <wp:lineTo x="21227" y="19591"/>
              <wp:lineTo x="21227" y="0"/>
              <wp:lineTo x="0" y="0"/>
            </wp:wrapPolygon>
          </wp:wrapTight>
          <wp:docPr id="17" name="Picture 17"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rsidR="00607AF3" w:rsidRPr="00F06219">
      <w:rPr>
        <w:rStyle w:val="PageNumber"/>
      </w:rPr>
      <w:fldChar w:fldCharType="begin"/>
    </w:r>
    <w:r w:rsidR="00607AF3" w:rsidRPr="0065265D">
      <w:instrText xml:space="preserve"> PAGE   \* MERGEFORMAT </w:instrText>
    </w:r>
    <w:r w:rsidR="00607AF3" w:rsidRPr="00F06219">
      <w:rPr>
        <w:rStyle w:val="PageNumber"/>
      </w:rPr>
      <w:fldChar w:fldCharType="separate"/>
    </w:r>
    <w:r>
      <w:rPr>
        <w:rStyle w:val="PageNumber"/>
      </w:rPr>
      <w:t>85</w:t>
    </w:r>
    <w:r w:rsidR="00607AF3" w:rsidRPr="00F06219">
      <w:rPr>
        <w:rStyle w:val="PageNumber"/>
      </w:rPr>
      <w:fldChar w:fldCharType="end"/>
    </w:r>
  </w:p>
  <w:p w14:paraId="69D1A54C" w14:textId="1C85ACAF" w:rsidR="00DC4A43" w:rsidRPr="00607AF3" w:rsidRDefault="005153AD" w:rsidP="005153AD">
    <w:pPr>
      <w:pStyle w:val="Footerlandscape"/>
    </w:pPr>
    <w:r w:rsidRPr="00846BAF">
      <w:tab/>
      <w:t>© 2024 WITS Protocol Standards Association. All rights reserved.</w:t>
    </w:r>
    <w:r w:rsidRPr="00846BAF">
      <w:tab/>
      <w:t xml:space="preserve">Version: </w:t>
    </w:r>
    <w:r>
      <w:t xml:space="preserve">2.0 </w:t>
    </w:r>
    <w:r w:rsidRPr="00846BAF">
      <w:t xml:space="preserve">| </w:t>
    </w:r>
    <w:fldSimple w:instr=" DOCPROPERTY  &quot;Issue Date&quot;  \* MERGEFORMAT ">
      <w:r w:rsidR="00B95831">
        <w:t>26-Jun-24</w:t>
      </w:r>
    </w:fldSimple>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5DD2D7" w14:textId="77777777" w:rsidR="00DB49C5" w:rsidRPr="00F06219" w:rsidRDefault="00DB49C5" w:rsidP="00C60B1B">
    <w:pPr>
      <w:pStyle w:val="Footer"/>
      <w:rPr>
        <w:rStyle w:val="PageNumber"/>
      </w:rPr>
    </w:pPr>
    <w:r w:rsidRPr="00F06219">
      <w:rPr>
        <w:rStyle w:val="PageNumber"/>
      </w:rPr>
      <mc:AlternateContent>
        <mc:Choice Requires="wps">
          <w:drawing>
            <wp:anchor distT="0" distB="0" distL="114300" distR="114300" simplePos="0" relativeHeight="251658250" behindDoc="0" locked="0" layoutInCell="1" allowOverlap="1" wp14:anchorId="206F99D1" wp14:editId="746CB96B">
              <wp:simplePos x="0" y="0"/>
              <wp:positionH relativeFrom="margin">
                <wp:align>left</wp:align>
              </wp:positionH>
              <wp:positionV relativeFrom="paragraph">
                <wp:posOffset>-20955</wp:posOffset>
              </wp:positionV>
              <wp:extent cx="10029825" cy="19050"/>
              <wp:effectExtent l="0" t="0" r="28575" b="19050"/>
              <wp:wrapNone/>
              <wp:docPr id="1062898343" name="Straight Arrow Connector 1062898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47824E9F" id="_x0000_t32" coordsize="21600,21600" o:spt="32" o:oned="t" path="m,l21600,21600e" filled="f">
              <v:path arrowok="t" fillok="f" o:connecttype="none"/>
              <o:lock v:ext="edit" shapetype="t"/>
            </v:shapetype>
            <v:shape id="Straight Arrow Connector 1062898343" o:spid="_x0000_s1026" type="#_x0000_t32" style="position:absolute;margin-left:0;margin-top:-1.65pt;width:789.75pt;height:1.5pt;flip:y;z-index:25166337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F06219">
      <w:rPr>
        <w:rStyle w:val="PageNumber"/>
      </w:rPr>
      <w:drawing>
        <wp:anchor distT="0" distB="0" distL="114300" distR="114300" simplePos="0" relativeHeight="251658242" behindDoc="1" locked="0" layoutInCell="1" allowOverlap="1" wp14:anchorId="0A123D8D" wp14:editId="78D0117A">
          <wp:simplePos x="0" y="0"/>
          <wp:positionH relativeFrom="margin">
            <wp:align>left</wp:align>
          </wp:positionH>
          <wp:positionV relativeFrom="paragraph">
            <wp:posOffset>307340</wp:posOffset>
          </wp:positionV>
          <wp:extent cx="697865" cy="273050"/>
          <wp:effectExtent l="0" t="0" r="6985" b="0"/>
          <wp:wrapTight wrapText="bothSides">
            <wp:wrapPolygon edited="0">
              <wp:start x="0" y="0"/>
              <wp:lineTo x="0" y="19591"/>
              <wp:lineTo x="21227" y="19591"/>
              <wp:lineTo x="21227" y="0"/>
              <wp:lineTo x="0" y="0"/>
            </wp:wrapPolygon>
          </wp:wrapTight>
          <wp:docPr id="18" name="Picture 18"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rsidRPr="00F06219">
      <w:rPr>
        <w:rStyle w:val="PageNumber"/>
      </w:rPr>
      <w:fldChar w:fldCharType="begin"/>
    </w:r>
    <w:r w:rsidRPr="00F06219">
      <w:rPr>
        <w:rStyle w:val="PageNumber"/>
      </w:rPr>
      <w:instrText xml:space="preserve"> PAGE   \* MERGEFORMAT </w:instrText>
    </w:r>
    <w:r w:rsidRPr="00F06219">
      <w:rPr>
        <w:rStyle w:val="PageNumber"/>
      </w:rPr>
      <w:fldChar w:fldCharType="separate"/>
    </w:r>
    <w:r w:rsidRPr="00F06219">
      <w:rPr>
        <w:rStyle w:val="PageNumber"/>
      </w:rPr>
      <w:t>10</w:t>
    </w:r>
    <w:r w:rsidRPr="00F06219">
      <w:rPr>
        <w:rStyle w:val="PageNumber"/>
      </w:rPr>
      <w:fldChar w:fldCharType="end"/>
    </w:r>
  </w:p>
  <w:p w14:paraId="1A6E57AD" w14:textId="2D2F0155" w:rsidR="00DB49C5" w:rsidRPr="00846BAF" w:rsidRDefault="00DB49C5" w:rsidP="00141105">
    <w:pPr>
      <w:pStyle w:val="Footerlandscape"/>
    </w:pPr>
    <w:r w:rsidRPr="00846BAF">
      <w:tab/>
      <w:t>© 2024 WITS Protocol Standards Association. All rights reserved.</w:t>
    </w:r>
    <w:r w:rsidRPr="00846BAF">
      <w:tab/>
      <w:t xml:space="preserve">Version: </w:t>
    </w:r>
    <w:r w:rsidR="00B851A6">
      <w:t xml:space="preserve">2.0 </w:t>
    </w:r>
    <w:r w:rsidRPr="00846BAF">
      <w:t xml:space="preserve">| </w:t>
    </w:r>
    <w:fldSimple w:instr=" DOCPROPERTY  &quot;Issue Date&quot;  \* MERGEFORMAT ">
      <w:r w:rsidR="00B95831">
        <w:t>26-Jun-24</w:t>
      </w:r>
    </w:fldSimple>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BBC250" w14:textId="77777777" w:rsidR="00307055" w:rsidRPr="00F06219" w:rsidRDefault="00307055" w:rsidP="00607AF3">
    <w:pPr>
      <w:pStyle w:val="Footer"/>
      <w:rPr>
        <w:rStyle w:val="PageNumber"/>
      </w:rPr>
    </w:pPr>
    <w:r w:rsidRPr="00F06219">
      <w:rPr>
        <w:rStyle w:val="PageNumber"/>
      </w:rPr>
      <mc:AlternateContent>
        <mc:Choice Requires="wps">
          <w:drawing>
            <wp:anchor distT="0" distB="0" distL="114300" distR="114300" simplePos="0" relativeHeight="251658251" behindDoc="0" locked="0" layoutInCell="1" allowOverlap="1" wp14:anchorId="0B592BAD" wp14:editId="76ED5067">
              <wp:simplePos x="0" y="0"/>
              <wp:positionH relativeFrom="margin">
                <wp:align>left</wp:align>
              </wp:positionH>
              <wp:positionV relativeFrom="paragraph">
                <wp:posOffset>-20955</wp:posOffset>
              </wp:positionV>
              <wp:extent cx="10029825" cy="19050"/>
              <wp:effectExtent l="0" t="0" r="28575" b="19050"/>
              <wp:wrapNone/>
              <wp:docPr id="1259814662" name="Straight Arrow Connector 12598146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EBA65D6" id="_x0000_t32" coordsize="21600,21600" o:spt="32" o:oned="t" path="m,l21600,21600e" filled="f">
              <v:path arrowok="t" fillok="f" o:connecttype="none"/>
              <o:lock v:ext="edit" shapetype="t"/>
            </v:shapetype>
            <v:shape id="Straight Arrow Connector 1259814662" o:spid="_x0000_s1026" type="#_x0000_t32" style="position:absolute;margin-left:0;margin-top:-1.65pt;width:789.75pt;height:1.5pt;flip:y;z-index:2516603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F06219">
      <w:rPr>
        <w:rStyle w:val="PageNumber"/>
      </w:rPr>
      <w:fldChar w:fldCharType="begin"/>
    </w:r>
    <w:r w:rsidRPr="0065265D">
      <w:instrText xml:space="preserve"> PAGE   \* MERGEFORMAT </w:instrText>
    </w:r>
    <w:r w:rsidRPr="00F06219">
      <w:rPr>
        <w:rStyle w:val="PageNumber"/>
      </w:rPr>
      <w:fldChar w:fldCharType="separate"/>
    </w:r>
    <w:r>
      <w:rPr>
        <w:rStyle w:val="PageNumber"/>
      </w:rPr>
      <w:t>91</w:t>
    </w:r>
    <w:r w:rsidRPr="00F06219">
      <w:rPr>
        <w:rStyle w:val="PageNumber"/>
      </w:rPr>
      <w:fldChar w:fldCharType="end"/>
    </w:r>
  </w:p>
  <w:p w14:paraId="06B8C82D" w14:textId="2BE6D0D2" w:rsidR="007C1CF4" w:rsidRDefault="00307055" w:rsidP="00307055">
    <w:pPr>
      <w:pStyle w:val="Footer2nd"/>
    </w:pPr>
    <w:r w:rsidRPr="00F06219">
      <w:rPr>
        <w:rStyle w:val="PageNumber"/>
        <w:noProof/>
      </w:rPr>
      <w:drawing>
        <wp:anchor distT="0" distB="0" distL="114300" distR="114300" simplePos="0" relativeHeight="251658252" behindDoc="1" locked="0" layoutInCell="1" allowOverlap="1" wp14:anchorId="09328757" wp14:editId="727EDB43">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025086795" name="Picture 102508679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t xml:space="preserve"> © 2024 WITS Protocol Standards Association. All rights reserved</w:t>
    </w:r>
    <w:r>
      <w:tab/>
      <w:t>Version: 2.</w:t>
    </w:r>
    <w:r w:rsidR="00CB0138">
      <w:t>1</w:t>
    </w:r>
    <w:r>
      <w:t xml:space="preserve"> | </w:t>
    </w:r>
    <w:fldSimple w:instr=" DOCPROPERTY  &quot;Issue Date&quot;  \* MERGEFORMAT ">
      <w:r w:rsidR="00B95831">
        <w:t>26-Jun-24</w:t>
      </w:r>
    </w:fldSimple>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EF4685" w14:textId="09DA5AF0" w:rsidR="00B45A17" w:rsidRPr="00F06219" w:rsidRDefault="00C60B1B" w:rsidP="00EC3CB0">
    <w:pPr>
      <w:pStyle w:val="Footer"/>
      <w:rPr>
        <w:rStyle w:val="PageNumber"/>
      </w:rPr>
    </w:pPr>
    <w:r w:rsidRPr="00F06219">
      <w:rPr>
        <w:rStyle w:val="PageNumber"/>
      </w:rPr>
      <mc:AlternateContent>
        <mc:Choice Requires="wps">
          <w:drawing>
            <wp:anchor distT="0" distB="0" distL="114300" distR="114300" simplePos="0" relativeHeight="251658245" behindDoc="0" locked="0" layoutInCell="1" allowOverlap="1" wp14:anchorId="7E2C713F" wp14:editId="0A0181EA">
              <wp:simplePos x="0" y="0"/>
              <wp:positionH relativeFrom="margin">
                <wp:align>left</wp:align>
              </wp:positionH>
              <wp:positionV relativeFrom="paragraph">
                <wp:posOffset>-20955</wp:posOffset>
              </wp:positionV>
              <wp:extent cx="10029825" cy="19050"/>
              <wp:effectExtent l="0" t="0" r="28575" b="19050"/>
              <wp:wrapNone/>
              <wp:docPr id="1548986319" name="Straight Arrow Connector 15489863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4EA1604E" id="_x0000_t32" coordsize="21600,21600" o:spt="32" o:oned="t" path="m,l21600,21600e" filled="f">
              <v:path arrowok="t" fillok="f" o:connecttype="none"/>
              <o:lock v:ext="edit" shapetype="t"/>
            </v:shapetype>
            <v:shape id="Straight Arrow Connector 1548986319" o:spid="_x0000_s1026" type="#_x0000_t32" style="position:absolute;margin-left:0;margin-top:-1.65pt;width:789.75pt;height:1.5pt;flip:y;z-index:25167565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00B45A17" w:rsidRPr="00F06219">
      <w:rPr>
        <w:rStyle w:val="PageNumber"/>
      </w:rPr>
      <w:fldChar w:fldCharType="begin"/>
    </w:r>
    <w:r w:rsidR="00B45A17" w:rsidRPr="0065265D">
      <w:instrText xml:space="preserve"> PAGE   \* MERGEFORMAT </w:instrText>
    </w:r>
    <w:r w:rsidR="00B45A17" w:rsidRPr="00F06219">
      <w:rPr>
        <w:rStyle w:val="PageNumber"/>
      </w:rPr>
      <w:fldChar w:fldCharType="separate"/>
    </w:r>
    <w:r w:rsidRPr="00F06219">
      <w:rPr>
        <w:rStyle w:val="PageNumber"/>
      </w:rPr>
      <w:t>10</w:t>
    </w:r>
    <w:r w:rsidR="00B45A17" w:rsidRPr="00F06219">
      <w:rPr>
        <w:rStyle w:val="PageNumber"/>
      </w:rPr>
      <w:fldChar w:fldCharType="end"/>
    </w:r>
  </w:p>
  <w:p w14:paraId="3B7121DA" w14:textId="1AA5C5C1" w:rsidR="00B45A17" w:rsidRDefault="00B20810" w:rsidP="000E38DD">
    <w:pPr>
      <w:pStyle w:val="Footer2nd"/>
    </w:pPr>
    <w:r w:rsidRPr="00F06219">
      <w:rPr>
        <w:rStyle w:val="PageNumber"/>
        <w:noProof/>
      </w:rPr>
      <w:drawing>
        <wp:anchor distT="0" distB="0" distL="114300" distR="114300" simplePos="0" relativeHeight="251658248" behindDoc="1" locked="0" layoutInCell="1" allowOverlap="1" wp14:anchorId="0EA1AE1C" wp14:editId="6BA1265C">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320772146" name="Picture 132077214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t xml:space="preserve">© 2024 WITS Protocol Standards Association. </w:t>
    </w:r>
    <w:r w:rsidR="00D4557D">
      <w:t>All rights reserved</w:t>
    </w:r>
    <w:r w:rsidR="00D4557D">
      <w:tab/>
      <w:t xml:space="preserve">Version: </w:t>
    </w:r>
    <w:r w:rsidR="00173583">
      <w:t xml:space="preserve">2.0 </w:t>
    </w:r>
    <w:r w:rsidR="00D4557D">
      <w:t xml:space="preserve">| </w:t>
    </w:r>
    <w:fldSimple w:instr=" DOCPROPERTY  &quot;Issue Date&quot;  \* MERGEFORMAT ">
      <w:r w:rsidR="00B95831">
        <w:t>26-Jun-24</w:t>
      </w:r>
    </w:fldSimple>
    <w:bookmarkStart w:id="1369" w:name="_Toc195946168"/>
    <w:bookmarkStart w:id="1370" w:name="_Toc195946220"/>
    <w:bookmarkEnd w:id="1369"/>
    <w:bookmarkEnd w:id="1370"/>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285668" w14:textId="77777777" w:rsidR="007A26E7" w:rsidRDefault="007A26E7">
      <w:r>
        <w:separator/>
      </w:r>
    </w:p>
    <w:p w14:paraId="2E879964" w14:textId="77777777" w:rsidR="007A26E7" w:rsidRDefault="007A26E7"/>
  </w:footnote>
  <w:footnote w:type="continuationSeparator" w:id="0">
    <w:p w14:paraId="5FE7933C" w14:textId="77777777" w:rsidR="007A26E7" w:rsidRDefault="007A26E7">
      <w:r>
        <w:continuationSeparator/>
      </w:r>
    </w:p>
    <w:p w14:paraId="520840F5" w14:textId="77777777" w:rsidR="007A26E7" w:rsidRDefault="007A26E7"/>
  </w:footnote>
  <w:footnote w:type="continuationNotice" w:id="1">
    <w:p w14:paraId="19AFE478" w14:textId="77777777" w:rsidR="007A26E7" w:rsidRDefault="007A26E7"/>
    <w:p w14:paraId="0BDC8313" w14:textId="77777777" w:rsidR="007A26E7" w:rsidRDefault="007A26E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7B2051" w14:textId="77777777" w:rsidR="008312C2" w:rsidRPr="001B76D0" w:rsidRDefault="00B137D1" w:rsidP="00A93F64">
    <w:pPr>
      <w:pStyle w:val="Header"/>
      <w:ind w:firstLine="0"/>
    </w:pPr>
    <w:r>
      <w:rPr>
        <w:noProof/>
      </w:rPr>
      <mc:AlternateContent>
        <mc:Choice Requires="wps">
          <w:drawing>
            <wp:anchor distT="45720" distB="45720" distL="114300" distR="114300" simplePos="0" relativeHeight="251658243" behindDoc="0" locked="0" layoutInCell="1" allowOverlap="1" wp14:anchorId="18C20F96" wp14:editId="67DCB87E">
              <wp:simplePos x="0" y="0"/>
              <wp:positionH relativeFrom="column">
                <wp:posOffset>4130675</wp:posOffset>
              </wp:positionH>
              <wp:positionV relativeFrom="paragraph">
                <wp:posOffset>26035</wp:posOffset>
              </wp:positionV>
              <wp:extent cx="2503805" cy="768985"/>
              <wp:effectExtent l="0" t="0" r="3810" b="2540"/>
              <wp:wrapSquare wrapText="bothSides"/>
              <wp:docPr id="802919294" name="Text Box 802919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3805" cy="7689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4CA4CF" w14:textId="77777777" w:rsidR="00B61C9B" w:rsidRDefault="00B61C9B" w:rsidP="00831C14">
                          <w:pPr>
                            <w:jc w:val="right"/>
                          </w:pP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w14:anchorId="18C20F96" id="_x0000_t202" coordsize="21600,21600" o:spt="202" path="m,l,21600r21600,l21600,xe">
              <v:stroke joinstyle="miter"/>
              <v:path gradientshapeok="t" o:connecttype="rect"/>
            </v:shapetype>
            <v:shape id="Text Box 802919294" o:spid="_x0000_s1026" type="#_x0000_t202" style="position:absolute;margin-left:325.25pt;margin-top:2.05pt;width:197.15pt;height:60.55pt;z-index:251658243;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" stroked="f">
              <v:textbox style="mso-fit-shape-to-text:t">
                <w:txbxContent>
                  <w:p w14:paraId="154CA4CF" w14:textId="77777777" w:rsidR="00B61C9B" w:rsidRDefault="00B61C9B" w:rsidP="00831C14">
                    <w:pPr>
                      <w:jc w:val="right"/>
                    </w:pPr>
                  </w:p>
                </w:txbxContent>
              </v:textbox>
              <w10:wrap type="squar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3A5EAB" w14:textId="77777777" w:rsidR="00DB49C5" w:rsidRPr="008F206E" w:rsidRDefault="00DB49C5" w:rsidP="00C64F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E40D2"/>
    <w:multiLevelType w:val="hybridMultilevel"/>
    <w:tmpl w:val="C354E818"/>
    <w:lvl w:ilvl="0" w:tplc="D752F418">
      <w:start w:val="1"/>
      <w:numFmt w:val="upperLetter"/>
      <w:lvlText w:val="Appendix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601C2C"/>
    <w:multiLevelType w:val="hybridMultilevel"/>
    <w:tmpl w:val="68FE69A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 w15:restartNumberingAfterBreak="0">
    <w:nsid w:val="060F2785"/>
    <w:multiLevelType w:val="hybridMultilevel"/>
    <w:tmpl w:val="62A0E834"/>
    <w:lvl w:ilvl="0" w:tplc="A36CE406">
      <w:start w:val="1"/>
      <w:numFmt w:val="lowerLetter"/>
      <w:pStyle w:val="Listnumbersindent"/>
      <w:lvlText w:val="%1."/>
      <w:lvlJc w:val="left"/>
      <w:pPr>
        <w:ind w:left="1211"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3" w15:restartNumberingAfterBreak="0">
    <w:nsid w:val="073E064A"/>
    <w:multiLevelType w:val="hybridMultilevel"/>
    <w:tmpl w:val="00D0ABF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15:restartNumberingAfterBreak="0">
    <w:nsid w:val="09082BCD"/>
    <w:multiLevelType w:val="multilevel"/>
    <w:tmpl w:val="8326AD5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093606BB"/>
    <w:multiLevelType w:val="multilevel"/>
    <w:tmpl w:val="090A44F0"/>
    <w:lvl w:ilvl="0">
      <w:start w:val="1"/>
      <w:numFmt w:val="decimal"/>
      <w:lvlText w:val="B.%1"/>
      <w:lvlJc w:val="left"/>
      <w:pPr>
        <w:tabs>
          <w:tab w:val="num" w:pos="1304"/>
        </w:tabs>
        <w:ind w:left="1304" w:hanging="1304"/>
      </w:pPr>
      <w:rPr>
        <w:rFonts w:hint="default"/>
      </w:rPr>
    </w:lvl>
    <w:lvl w:ilvl="1">
      <w:start w:val="1"/>
      <w:numFmt w:val="none"/>
      <w:lvlRestart w:val="0"/>
      <w:lvlText w:val="Appendix "/>
      <w:lvlJc w:val="left"/>
      <w:pPr>
        <w:tabs>
          <w:tab w:val="num" w:pos="1080"/>
        </w:tabs>
        <w:ind w:left="720" w:firstLine="0"/>
      </w:pPr>
      <w:rPr>
        <w:rFonts w:hint="default"/>
      </w:rPr>
    </w:lvl>
    <w:lvl w:ilvl="2">
      <w:start w:val="1"/>
      <w:numFmt w:val="decimal"/>
      <w:lvlText w:val="%3."/>
      <w:lvlJc w:val="left"/>
      <w:pPr>
        <w:tabs>
          <w:tab w:val="num" w:pos="1800"/>
        </w:tabs>
        <w:ind w:left="1440" w:firstLine="0"/>
      </w:pPr>
      <w:rPr>
        <w:rFonts w:hint="default"/>
      </w:rPr>
    </w:lvl>
    <w:lvl w:ilvl="3">
      <w:start w:val="1"/>
      <w:numFmt w:val="lowerLetter"/>
      <w:lvlText w:val="%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6" w15:restartNumberingAfterBreak="0">
    <w:nsid w:val="0B840657"/>
    <w:multiLevelType w:val="hybridMultilevel"/>
    <w:tmpl w:val="5170863A"/>
    <w:lvl w:ilvl="0" w:tplc="779AE94A">
      <w:numFmt w:val="bullet"/>
      <w:lvlText w:val="•"/>
      <w:lvlJc w:val="left"/>
      <w:pPr>
        <w:ind w:left="644" w:hanging="360"/>
      </w:pPr>
      <w:rPr>
        <w:rFonts w:ascii="Montserrat" w:eastAsia="Times New Roman" w:hAnsi="Montserrat"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7" w15:restartNumberingAfterBreak="0">
    <w:nsid w:val="15B2052B"/>
    <w:multiLevelType w:val="hybridMultilevel"/>
    <w:tmpl w:val="5680C1B8"/>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8" w15:restartNumberingAfterBreak="0">
    <w:nsid w:val="161F56EE"/>
    <w:multiLevelType w:val="multilevel"/>
    <w:tmpl w:val="E9564FBC"/>
    <w:lvl w:ilvl="0">
      <w:start w:val="1"/>
      <w:numFmt w:val="upperLetter"/>
      <w:pStyle w:val="AppendixH1"/>
      <w:lvlText w:val="%1"/>
      <w:lvlJc w:val="left"/>
      <w:pPr>
        <w:ind w:left="720" w:hanging="360"/>
      </w:pPr>
      <w:rPr>
        <w:rFonts w:hint="default"/>
      </w:rPr>
    </w:lvl>
    <w:lvl w:ilvl="1">
      <w:start w:val="1"/>
      <w:numFmt w:val="decimal"/>
      <w:pStyle w:val="AppendixH2"/>
      <w:lvlText w:val="%1.%2"/>
      <w:lvlJc w:val="left"/>
      <w:pPr>
        <w:tabs>
          <w:tab w:val="num" w:pos="357"/>
        </w:tabs>
        <w:ind w:left="357" w:hanging="357"/>
      </w:pPr>
      <w:rPr>
        <w:rFonts w:ascii="Montserrat" w:hAnsi="Montserrat" w:hint="default"/>
        <w:sz w:val="28"/>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 w15:restartNumberingAfterBreak="0">
    <w:nsid w:val="1959297F"/>
    <w:multiLevelType w:val="hybridMultilevel"/>
    <w:tmpl w:val="064CF88C"/>
    <w:lvl w:ilvl="0" w:tplc="81F4FF1E">
      <w:start w:val="1"/>
      <w:numFmt w:val="decimal"/>
      <w:pStyle w:val="Listnumbers"/>
      <w:lvlText w:val="%1."/>
      <w:lvlJc w:val="left"/>
      <w:pPr>
        <w:ind w:left="992" w:hanging="425"/>
      </w:pPr>
      <w:rPr>
        <w:rFonts w:hint="default"/>
      </w:rPr>
    </w:lvl>
    <w:lvl w:ilvl="1" w:tplc="08090019">
      <w:start w:val="1"/>
      <w:numFmt w:val="lowerLetter"/>
      <w:lvlText w:val="%2."/>
      <w:lvlJc w:val="left"/>
      <w:pPr>
        <w:ind w:left="2084" w:hanging="360"/>
      </w:pPr>
    </w:lvl>
    <w:lvl w:ilvl="2" w:tplc="0809001B" w:tentative="1">
      <w:start w:val="1"/>
      <w:numFmt w:val="lowerRoman"/>
      <w:lvlText w:val="%3."/>
      <w:lvlJc w:val="right"/>
      <w:pPr>
        <w:ind w:left="2804" w:hanging="180"/>
      </w:pPr>
    </w:lvl>
    <w:lvl w:ilvl="3" w:tplc="0809000F" w:tentative="1">
      <w:start w:val="1"/>
      <w:numFmt w:val="decimal"/>
      <w:lvlText w:val="%4."/>
      <w:lvlJc w:val="left"/>
      <w:pPr>
        <w:ind w:left="3524" w:hanging="360"/>
      </w:pPr>
    </w:lvl>
    <w:lvl w:ilvl="4" w:tplc="08090019" w:tentative="1">
      <w:start w:val="1"/>
      <w:numFmt w:val="lowerLetter"/>
      <w:lvlText w:val="%5."/>
      <w:lvlJc w:val="left"/>
      <w:pPr>
        <w:ind w:left="4244" w:hanging="360"/>
      </w:pPr>
    </w:lvl>
    <w:lvl w:ilvl="5" w:tplc="0809001B" w:tentative="1">
      <w:start w:val="1"/>
      <w:numFmt w:val="lowerRoman"/>
      <w:lvlText w:val="%6."/>
      <w:lvlJc w:val="right"/>
      <w:pPr>
        <w:ind w:left="4964" w:hanging="180"/>
      </w:pPr>
    </w:lvl>
    <w:lvl w:ilvl="6" w:tplc="0809000F" w:tentative="1">
      <w:start w:val="1"/>
      <w:numFmt w:val="decimal"/>
      <w:lvlText w:val="%7."/>
      <w:lvlJc w:val="left"/>
      <w:pPr>
        <w:ind w:left="5684" w:hanging="360"/>
      </w:pPr>
    </w:lvl>
    <w:lvl w:ilvl="7" w:tplc="08090019" w:tentative="1">
      <w:start w:val="1"/>
      <w:numFmt w:val="lowerLetter"/>
      <w:lvlText w:val="%8."/>
      <w:lvlJc w:val="left"/>
      <w:pPr>
        <w:ind w:left="6404" w:hanging="360"/>
      </w:pPr>
    </w:lvl>
    <w:lvl w:ilvl="8" w:tplc="0809001B" w:tentative="1">
      <w:start w:val="1"/>
      <w:numFmt w:val="lowerRoman"/>
      <w:lvlText w:val="%9."/>
      <w:lvlJc w:val="right"/>
      <w:pPr>
        <w:ind w:left="7124" w:hanging="180"/>
      </w:pPr>
    </w:lvl>
  </w:abstractNum>
  <w:abstractNum w:abstractNumId="10" w15:restartNumberingAfterBreak="0">
    <w:nsid w:val="1D795736"/>
    <w:multiLevelType w:val="hybridMultilevel"/>
    <w:tmpl w:val="D52697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 w15:restartNumberingAfterBreak="0">
    <w:nsid w:val="1DDC3A20"/>
    <w:multiLevelType w:val="hybridMultilevel"/>
    <w:tmpl w:val="52027478"/>
    <w:lvl w:ilvl="0" w:tplc="1E6C54DA">
      <w:start w:val="1"/>
      <w:numFmt w:val="decimal"/>
      <w:lvlText w:val="%1."/>
      <w:lvlJc w:val="left"/>
      <w:pPr>
        <w:ind w:left="927"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DEA49FA"/>
    <w:multiLevelType w:val="multilevel"/>
    <w:tmpl w:val="41EC6F42"/>
    <w:numStyleLink w:val="test-list-style-alan"/>
  </w:abstractNum>
  <w:abstractNum w:abstractNumId="13" w15:restartNumberingAfterBreak="0">
    <w:nsid w:val="1E47330B"/>
    <w:multiLevelType w:val="multilevel"/>
    <w:tmpl w:val="41EC6F42"/>
    <w:styleLink w:val="test-list-style-alan"/>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E7B6342"/>
    <w:multiLevelType w:val="multilevel"/>
    <w:tmpl w:val="0DB67FB6"/>
    <w:styleLink w:val="Figurelist"/>
    <w:lvl w:ilvl="0">
      <w:start w:val="1"/>
      <w:numFmt w:val="decimal"/>
      <w:lvlText w:val="Figure %1 - "/>
      <w:lvlJc w:val="left"/>
      <w:pPr>
        <w:ind w:left="360" w:hanging="360"/>
      </w:pPr>
      <w:rPr>
        <w:rFonts w:hint="default"/>
        <w:b w:val="0"/>
        <w:i/>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ECF09F7"/>
    <w:multiLevelType w:val="multilevel"/>
    <w:tmpl w:val="ACC22C7E"/>
    <w:styleLink w:val="AppendixHeadings"/>
    <w:lvl w:ilvl="0">
      <w:start w:val="1"/>
      <w:numFmt w:val="upperLetter"/>
      <w:lvlText w:val="Appendix %1"/>
      <w:lvlJc w:val="left"/>
      <w:pPr>
        <w:tabs>
          <w:tab w:val="num" w:pos="2345"/>
        </w:tabs>
        <w:ind w:left="2345" w:hanging="1985"/>
      </w:pPr>
      <w:rPr>
        <w:rFonts w:ascii="Montserrat" w:hAnsi="Montserrat" w:hint="default"/>
        <w:sz w:val="32"/>
      </w:rPr>
    </w:lvl>
    <w:lvl w:ilvl="1">
      <w:start w:val="1"/>
      <w:numFmt w:val="decimal"/>
      <w:lvlText w:val="%1.%2"/>
      <w:lvlJc w:val="left"/>
      <w:pPr>
        <w:tabs>
          <w:tab w:val="num" w:pos="357"/>
        </w:tabs>
        <w:ind w:left="357" w:hanging="357"/>
      </w:pPr>
      <w:rPr>
        <w:rFonts w:ascii="Montserrat" w:hAnsi="Montserrat" w:hint="default"/>
        <w:sz w:val="28"/>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6" w15:restartNumberingAfterBreak="0">
    <w:nsid w:val="2F98129F"/>
    <w:multiLevelType w:val="hybridMultilevel"/>
    <w:tmpl w:val="EA86CBA6"/>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7" w15:restartNumberingAfterBreak="0">
    <w:nsid w:val="308943E2"/>
    <w:multiLevelType w:val="multilevel"/>
    <w:tmpl w:val="0DB67FB6"/>
    <w:numStyleLink w:val="Figurelist"/>
  </w:abstractNum>
  <w:abstractNum w:abstractNumId="18" w15:restartNumberingAfterBreak="0">
    <w:nsid w:val="36117231"/>
    <w:multiLevelType w:val="hybridMultilevel"/>
    <w:tmpl w:val="1ECE06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6ED507D"/>
    <w:multiLevelType w:val="hybridMultilevel"/>
    <w:tmpl w:val="3A94CBA6"/>
    <w:lvl w:ilvl="0" w:tplc="E4729772">
      <w:start w:val="1"/>
      <w:numFmt w:val="lowerLetter"/>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0" w15:restartNumberingAfterBreak="0">
    <w:nsid w:val="392D3DAF"/>
    <w:multiLevelType w:val="hybridMultilevel"/>
    <w:tmpl w:val="8BC2FB84"/>
    <w:lvl w:ilvl="0" w:tplc="798C7A5C">
      <w:start w:val="1"/>
      <w:numFmt w:val="upperLetter"/>
      <w:lvlText w:val="Appendix %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1" w15:restartNumberingAfterBreak="0">
    <w:nsid w:val="3AC272A6"/>
    <w:multiLevelType w:val="hybridMultilevel"/>
    <w:tmpl w:val="16C4C7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CC63BDF"/>
    <w:multiLevelType w:val="multilevel"/>
    <w:tmpl w:val="EDBE31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CE85510"/>
    <w:multiLevelType w:val="multilevel"/>
    <w:tmpl w:val="CF2C85FE"/>
    <w:styleLink w:val="Refnum"/>
    <w:lvl w:ilvl="0">
      <w:start w:val="1"/>
      <w:numFmt w:val="decimal"/>
      <w:lvlText w:val="[%1]"/>
      <w:lvlJc w:val="left"/>
      <w:pPr>
        <w:tabs>
          <w:tab w:val="num" w:pos="0"/>
        </w:tabs>
        <w:ind w:left="0" w:firstLine="397"/>
      </w:pPr>
      <w:rPr>
        <w:rFonts w:hint="default"/>
      </w:rPr>
    </w:lvl>
    <w:lvl w:ilvl="1">
      <w:start w:val="1"/>
      <w:numFmt w:val="lowerLetter"/>
      <w:lvlText w:val="%2)"/>
      <w:lvlJc w:val="left"/>
      <w:pPr>
        <w:tabs>
          <w:tab w:val="num" w:pos="432"/>
        </w:tabs>
        <w:ind w:left="432" w:hanging="360"/>
      </w:pPr>
      <w:rPr>
        <w:rFonts w:hint="default"/>
      </w:rPr>
    </w:lvl>
    <w:lvl w:ilvl="2">
      <w:start w:val="1"/>
      <w:numFmt w:val="lowerRoman"/>
      <w:lvlText w:val="%3)"/>
      <w:lvlJc w:val="left"/>
      <w:pPr>
        <w:tabs>
          <w:tab w:val="num" w:pos="792"/>
        </w:tabs>
        <w:ind w:left="792" w:hanging="360"/>
      </w:pPr>
      <w:rPr>
        <w:rFonts w:hint="default"/>
      </w:rPr>
    </w:lvl>
    <w:lvl w:ilvl="3">
      <w:start w:val="1"/>
      <w:numFmt w:val="decimal"/>
      <w:lvlText w:val="(%4)"/>
      <w:lvlJc w:val="left"/>
      <w:pPr>
        <w:tabs>
          <w:tab w:val="num" w:pos="1152"/>
        </w:tabs>
        <w:ind w:left="1152" w:hanging="360"/>
      </w:pPr>
      <w:rPr>
        <w:rFonts w:hint="default"/>
      </w:rPr>
    </w:lvl>
    <w:lvl w:ilvl="4">
      <w:start w:val="1"/>
      <w:numFmt w:val="lowerLetter"/>
      <w:lvlText w:val="(%5)"/>
      <w:lvlJc w:val="left"/>
      <w:pPr>
        <w:tabs>
          <w:tab w:val="num" w:pos="1512"/>
        </w:tabs>
        <w:ind w:left="1512" w:hanging="360"/>
      </w:pPr>
      <w:rPr>
        <w:rFonts w:hint="default"/>
      </w:rPr>
    </w:lvl>
    <w:lvl w:ilvl="5">
      <w:start w:val="1"/>
      <w:numFmt w:val="lowerRoman"/>
      <w:lvlText w:val="(%6)"/>
      <w:lvlJc w:val="left"/>
      <w:pPr>
        <w:tabs>
          <w:tab w:val="num" w:pos="1872"/>
        </w:tabs>
        <w:ind w:left="1872" w:hanging="360"/>
      </w:pPr>
      <w:rPr>
        <w:rFonts w:hint="default"/>
      </w:rPr>
    </w:lvl>
    <w:lvl w:ilvl="6">
      <w:start w:val="1"/>
      <w:numFmt w:val="decimal"/>
      <w:lvlText w:val="%7."/>
      <w:lvlJc w:val="left"/>
      <w:pPr>
        <w:tabs>
          <w:tab w:val="num" w:pos="2232"/>
        </w:tabs>
        <w:ind w:left="2232" w:hanging="360"/>
      </w:pPr>
      <w:rPr>
        <w:rFonts w:hint="default"/>
      </w:rPr>
    </w:lvl>
    <w:lvl w:ilvl="7">
      <w:start w:val="1"/>
      <w:numFmt w:val="lowerLetter"/>
      <w:lvlText w:val="%8."/>
      <w:lvlJc w:val="left"/>
      <w:pPr>
        <w:tabs>
          <w:tab w:val="num" w:pos="2592"/>
        </w:tabs>
        <w:ind w:left="2592" w:hanging="360"/>
      </w:pPr>
      <w:rPr>
        <w:rFonts w:hint="default"/>
      </w:rPr>
    </w:lvl>
    <w:lvl w:ilvl="8">
      <w:start w:val="1"/>
      <w:numFmt w:val="lowerRoman"/>
      <w:lvlText w:val="%9."/>
      <w:lvlJc w:val="left"/>
      <w:pPr>
        <w:tabs>
          <w:tab w:val="num" w:pos="2952"/>
        </w:tabs>
        <w:ind w:left="2952" w:hanging="360"/>
      </w:pPr>
      <w:rPr>
        <w:rFonts w:hint="default"/>
      </w:rPr>
    </w:lvl>
  </w:abstractNum>
  <w:abstractNum w:abstractNumId="24" w15:restartNumberingAfterBreak="0">
    <w:nsid w:val="42270E16"/>
    <w:multiLevelType w:val="hybridMultilevel"/>
    <w:tmpl w:val="665433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49E24D5"/>
    <w:multiLevelType w:val="hybridMultilevel"/>
    <w:tmpl w:val="5394DD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6" w15:restartNumberingAfterBreak="0">
    <w:nsid w:val="45A338BC"/>
    <w:multiLevelType w:val="hybridMultilevel"/>
    <w:tmpl w:val="C4881124"/>
    <w:lvl w:ilvl="0" w:tplc="DFE0534C">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7965A4"/>
    <w:multiLevelType w:val="hybridMultilevel"/>
    <w:tmpl w:val="53541876"/>
    <w:lvl w:ilvl="0" w:tplc="0809000F">
      <w:start w:val="1"/>
      <w:numFmt w:val="decimal"/>
      <w:lvlText w:val="%1."/>
      <w:lvlJc w:val="left"/>
      <w:pPr>
        <w:tabs>
          <w:tab w:val="num" w:pos="360"/>
        </w:tabs>
        <w:ind w:left="360" w:hanging="360"/>
      </w:pPr>
      <w:rPr>
        <w:rFonts w:cs="Times New Roman"/>
      </w:rPr>
    </w:lvl>
    <w:lvl w:ilvl="1" w:tplc="08090001">
      <w:start w:val="1"/>
      <w:numFmt w:val="bullet"/>
      <w:lvlText w:val=""/>
      <w:lvlJc w:val="left"/>
      <w:pPr>
        <w:tabs>
          <w:tab w:val="num" w:pos="1080"/>
        </w:tabs>
        <w:ind w:left="1080" w:hanging="360"/>
      </w:pPr>
      <w:rPr>
        <w:rFonts w:ascii="Symbol" w:hAnsi="Symbol" w:hint="default"/>
      </w:rPr>
    </w:lvl>
    <w:lvl w:ilvl="2" w:tplc="0809001B" w:tentative="1">
      <w:start w:val="1"/>
      <w:numFmt w:val="lowerRoman"/>
      <w:lvlText w:val="%3."/>
      <w:lvlJc w:val="right"/>
      <w:pPr>
        <w:tabs>
          <w:tab w:val="num" w:pos="1800"/>
        </w:tabs>
        <w:ind w:left="1800" w:hanging="180"/>
      </w:pPr>
      <w:rPr>
        <w:rFonts w:cs="Times New Roman"/>
      </w:rPr>
    </w:lvl>
    <w:lvl w:ilvl="3" w:tplc="0809000F" w:tentative="1">
      <w:start w:val="1"/>
      <w:numFmt w:val="decimal"/>
      <w:lvlText w:val="%4."/>
      <w:lvlJc w:val="left"/>
      <w:pPr>
        <w:tabs>
          <w:tab w:val="num" w:pos="2520"/>
        </w:tabs>
        <w:ind w:left="2520" w:hanging="360"/>
      </w:pPr>
      <w:rPr>
        <w:rFonts w:cs="Times New Roman"/>
      </w:rPr>
    </w:lvl>
    <w:lvl w:ilvl="4" w:tplc="08090019" w:tentative="1">
      <w:start w:val="1"/>
      <w:numFmt w:val="lowerLetter"/>
      <w:lvlText w:val="%5."/>
      <w:lvlJc w:val="left"/>
      <w:pPr>
        <w:tabs>
          <w:tab w:val="num" w:pos="3240"/>
        </w:tabs>
        <w:ind w:left="3240" w:hanging="360"/>
      </w:pPr>
      <w:rPr>
        <w:rFonts w:cs="Times New Roman"/>
      </w:rPr>
    </w:lvl>
    <w:lvl w:ilvl="5" w:tplc="0809001B" w:tentative="1">
      <w:start w:val="1"/>
      <w:numFmt w:val="lowerRoman"/>
      <w:lvlText w:val="%6."/>
      <w:lvlJc w:val="right"/>
      <w:pPr>
        <w:tabs>
          <w:tab w:val="num" w:pos="3960"/>
        </w:tabs>
        <w:ind w:left="3960" w:hanging="180"/>
      </w:pPr>
      <w:rPr>
        <w:rFonts w:cs="Times New Roman"/>
      </w:rPr>
    </w:lvl>
    <w:lvl w:ilvl="6" w:tplc="0809000F" w:tentative="1">
      <w:start w:val="1"/>
      <w:numFmt w:val="decimal"/>
      <w:lvlText w:val="%7."/>
      <w:lvlJc w:val="left"/>
      <w:pPr>
        <w:tabs>
          <w:tab w:val="num" w:pos="4680"/>
        </w:tabs>
        <w:ind w:left="4680" w:hanging="360"/>
      </w:pPr>
      <w:rPr>
        <w:rFonts w:cs="Times New Roman"/>
      </w:rPr>
    </w:lvl>
    <w:lvl w:ilvl="7" w:tplc="08090019" w:tentative="1">
      <w:start w:val="1"/>
      <w:numFmt w:val="lowerLetter"/>
      <w:lvlText w:val="%8."/>
      <w:lvlJc w:val="left"/>
      <w:pPr>
        <w:tabs>
          <w:tab w:val="num" w:pos="5400"/>
        </w:tabs>
        <w:ind w:left="5400" w:hanging="360"/>
      </w:pPr>
      <w:rPr>
        <w:rFonts w:cs="Times New Roman"/>
      </w:rPr>
    </w:lvl>
    <w:lvl w:ilvl="8" w:tplc="0809001B" w:tentative="1">
      <w:start w:val="1"/>
      <w:numFmt w:val="lowerRoman"/>
      <w:lvlText w:val="%9."/>
      <w:lvlJc w:val="right"/>
      <w:pPr>
        <w:tabs>
          <w:tab w:val="num" w:pos="6120"/>
        </w:tabs>
        <w:ind w:left="6120" w:hanging="180"/>
      </w:pPr>
      <w:rPr>
        <w:rFonts w:cs="Times New Roman"/>
      </w:rPr>
    </w:lvl>
  </w:abstractNum>
  <w:abstractNum w:abstractNumId="28" w15:restartNumberingAfterBreak="0">
    <w:nsid w:val="4F937E63"/>
    <w:multiLevelType w:val="hybridMultilevel"/>
    <w:tmpl w:val="FC2CD6CC"/>
    <w:lvl w:ilvl="0" w:tplc="CFFA67AE">
      <w:numFmt w:val="bullet"/>
      <w:lvlText w:val="-"/>
      <w:lvlJc w:val="left"/>
      <w:pPr>
        <w:ind w:left="360" w:hanging="360"/>
      </w:pPr>
      <w:rPr>
        <w:rFonts w:ascii="Calibri" w:eastAsia="Times New Roman" w:hAnsi="Calibri" w:hint="default"/>
      </w:rPr>
    </w:lvl>
    <w:lvl w:ilvl="1" w:tplc="08090003">
      <w:start w:val="1"/>
      <w:numFmt w:val="bullet"/>
      <w:lvlText w:val="o"/>
      <w:lvlJc w:val="left"/>
      <w:pPr>
        <w:ind w:left="1080" w:hanging="360"/>
      </w:pPr>
      <w:rPr>
        <w:rFonts w:ascii="Courier New" w:hAnsi="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hint="default"/>
      </w:rPr>
    </w:lvl>
    <w:lvl w:ilvl="8" w:tplc="08090005">
      <w:start w:val="1"/>
      <w:numFmt w:val="bullet"/>
      <w:lvlText w:val=""/>
      <w:lvlJc w:val="left"/>
      <w:pPr>
        <w:ind w:left="6120" w:hanging="360"/>
      </w:pPr>
      <w:rPr>
        <w:rFonts w:ascii="Wingdings" w:hAnsi="Wingdings" w:hint="default"/>
      </w:rPr>
    </w:lvl>
  </w:abstractNum>
  <w:abstractNum w:abstractNumId="29" w15:restartNumberingAfterBreak="0">
    <w:nsid w:val="576C1FDA"/>
    <w:multiLevelType w:val="hybridMultilevel"/>
    <w:tmpl w:val="D3285784"/>
    <w:lvl w:ilvl="0" w:tplc="B6CC5FE2">
      <w:start w:val="1"/>
      <w:numFmt w:val="bullet"/>
      <w:pStyle w:val="Bullet"/>
      <w:lvlText w:val=""/>
      <w:lvlJc w:val="left"/>
      <w:pPr>
        <w:tabs>
          <w:tab w:val="num" w:pos="1004"/>
        </w:tabs>
        <w:ind w:left="1004" w:hanging="360"/>
      </w:pPr>
      <w:rPr>
        <w:rFonts w:ascii="Symbol" w:hAnsi="Symbol" w:hint="default"/>
      </w:rPr>
    </w:lvl>
    <w:lvl w:ilvl="1" w:tplc="08090003" w:tentative="1">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abstractNum w:abstractNumId="30" w15:restartNumberingAfterBreak="0">
    <w:nsid w:val="59695A65"/>
    <w:multiLevelType w:val="hybridMultilevel"/>
    <w:tmpl w:val="B3846D3A"/>
    <w:lvl w:ilvl="0" w:tplc="46245EAA">
      <w:start w:val="1"/>
      <w:numFmt w:val="bullet"/>
      <w:pStyle w:val="Featureheading"/>
      <w:lvlText w:val=""/>
      <w:lvlJc w:val="left"/>
      <w:pPr>
        <w:tabs>
          <w:tab w:val="num" w:pos="644"/>
        </w:tabs>
        <w:ind w:left="644" w:hanging="360"/>
      </w:pPr>
      <w:rPr>
        <w:rFonts w:ascii="Wingdings" w:hAnsi="Wingdings" w:hint="default"/>
        <w:color w:val="993366"/>
      </w:rPr>
    </w:lvl>
    <w:lvl w:ilvl="1" w:tplc="D0F4C026">
      <w:start w:val="2"/>
      <w:numFmt w:val="bullet"/>
      <w:lvlText w:val="-"/>
      <w:lvlJc w:val="left"/>
      <w:pPr>
        <w:tabs>
          <w:tab w:val="num" w:pos="1440"/>
        </w:tabs>
        <w:ind w:left="1440" w:hanging="360"/>
      </w:pPr>
      <w:rPr>
        <w:rFonts w:ascii="Arial" w:eastAsia="Times New Roman" w:hAnsi="Arial" w:cs="Arial"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E5E0733"/>
    <w:multiLevelType w:val="hybridMultilevel"/>
    <w:tmpl w:val="00089F7E"/>
    <w:lvl w:ilvl="0" w:tplc="2696D5CE">
      <w:start w:val="3"/>
      <w:numFmt w:val="upperLetter"/>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1D743EC"/>
    <w:multiLevelType w:val="hybridMultilevel"/>
    <w:tmpl w:val="24BA7198"/>
    <w:lvl w:ilvl="0" w:tplc="3A0EB402">
      <w:start w:val="1"/>
      <w:numFmt w:val="upperLetter"/>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2CD29B9"/>
    <w:multiLevelType w:val="hybridMultilevel"/>
    <w:tmpl w:val="97C26D50"/>
    <w:lvl w:ilvl="0" w:tplc="C8423F7E">
      <w:start w:val="1"/>
      <w:numFmt w:val="bullet"/>
      <w:pStyle w:val="BulletInden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45E42F6"/>
    <w:multiLevelType w:val="hybridMultilevel"/>
    <w:tmpl w:val="4A54D46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5" w15:restartNumberingAfterBreak="0">
    <w:nsid w:val="64D62DC3"/>
    <w:multiLevelType w:val="hybridMultilevel"/>
    <w:tmpl w:val="5F5265D0"/>
    <w:lvl w:ilvl="0" w:tplc="878A5894">
      <w:start w:val="1"/>
      <w:numFmt w:val="bullet"/>
      <w:lvlText w:val="•"/>
      <w:lvlJc w:val="left"/>
      <w:pPr>
        <w:tabs>
          <w:tab w:val="num" w:pos="720"/>
        </w:tabs>
        <w:ind w:left="720" w:hanging="360"/>
      </w:pPr>
      <w:rPr>
        <w:rFonts w:ascii="Arial" w:hAnsi="Aria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6" w15:restartNumberingAfterBreak="0">
    <w:nsid w:val="6A994C07"/>
    <w:multiLevelType w:val="hybridMultilevel"/>
    <w:tmpl w:val="F5C2CEE4"/>
    <w:lvl w:ilvl="0" w:tplc="B596C174">
      <w:start w:val="1"/>
      <w:numFmt w:val="upperLetter"/>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C165785"/>
    <w:multiLevelType w:val="hybridMultilevel"/>
    <w:tmpl w:val="BF607C54"/>
    <w:lvl w:ilvl="0" w:tplc="08090001">
      <w:start w:val="1"/>
      <w:numFmt w:val="bullet"/>
      <w:lvlText w:val=""/>
      <w:lvlJc w:val="left"/>
      <w:pPr>
        <w:tabs>
          <w:tab w:val="num" w:pos="1004"/>
        </w:tabs>
        <w:ind w:left="1004" w:hanging="360"/>
      </w:pPr>
      <w:rPr>
        <w:rFonts w:ascii="Symbol" w:hAnsi="Symbol" w:hint="default"/>
      </w:rPr>
    </w:lvl>
    <w:lvl w:ilvl="1" w:tplc="08090003">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num w:numId="1" w16cid:durableId="3753642">
    <w:abstractNumId w:val="30"/>
  </w:num>
  <w:num w:numId="2" w16cid:durableId="567109110">
    <w:abstractNumId w:val="19"/>
  </w:num>
  <w:num w:numId="3" w16cid:durableId="1279020577">
    <w:abstractNumId w:val="20"/>
  </w:num>
  <w:num w:numId="4" w16cid:durableId="2098595500">
    <w:abstractNumId w:val="5"/>
  </w:num>
  <w:num w:numId="5" w16cid:durableId="883717719">
    <w:abstractNumId w:val="23"/>
  </w:num>
  <w:num w:numId="6" w16cid:durableId="1254122920">
    <w:abstractNumId w:val="29"/>
  </w:num>
  <w:num w:numId="7" w16cid:durableId="736827526">
    <w:abstractNumId w:val="37"/>
  </w:num>
  <w:num w:numId="8" w16cid:durableId="317155248">
    <w:abstractNumId w:val="28"/>
  </w:num>
  <w:num w:numId="9" w16cid:durableId="455224628">
    <w:abstractNumId w:val="24"/>
  </w:num>
  <w:num w:numId="10" w16cid:durableId="1310747306">
    <w:abstractNumId w:val="1"/>
  </w:num>
  <w:num w:numId="11" w16cid:durableId="1170948665">
    <w:abstractNumId w:val="2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824393970">
    <w:abstractNumId w:val="9"/>
  </w:num>
  <w:num w:numId="13" w16cid:durableId="2068801989">
    <w:abstractNumId w:val="2"/>
  </w:num>
  <w:num w:numId="14" w16cid:durableId="681325656">
    <w:abstractNumId w:val="33"/>
  </w:num>
  <w:num w:numId="15" w16cid:durableId="583690133">
    <w:abstractNumId w:val="13"/>
  </w:num>
  <w:num w:numId="16" w16cid:durableId="625048311">
    <w:abstractNumId w:val="12"/>
  </w:num>
  <w:num w:numId="17" w16cid:durableId="1279142528">
    <w:abstractNumId w:val="11"/>
  </w:num>
  <w:num w:numId="18" w16cid:durableId="1702633957">
    <w:abstractNumId w:val="11"/>
    <w:lvlOverride w:ilvl="0">
      <w:startOverride w:val="1"/>
    </w:lvlOverride>
  </w:num>
  <w:num w:numId="19" w16cid:durableId="174460842">
    <w:abstractNumId w:val="11"/>
    <w:lvlOverride w:ilvl="0">
      <w:startOverride w:val="1"/>
    </w:lvlOverride>
  </w:num>
  <w:num w:numId="20" w16cid:durableId="746266774">
    <w:abstractNumId w:val="11"/>
    <w:lvlOverride w:ilvl="0">
      <w:startOverride w:val="1"/>
    </w:lvlOverride>
  </w:num>
  <w:num w:numId="21" w16cid:durableId="2132894124">
    <w:abstractNumId w:val="9"/>
    <w:lvlOverride w:ilvl="0">
      <w:startOverride w:val="1"/>
    </w:lvlOverride>
  </w:num>
  <w:num w:numId="22" w16cid:durableId="452090545">
    <w:abstractNumId w:val="9"/>
    <w:lvlOverride w:ilvl="0">
      <w:startOverride w:val="1"/>
    </w:lvlOverride>
  </w:num>
  <w:num w:numId="23" w16cid:durableId="406267093">
    <w:abstractNumId w:val="9"/>
    <w:lvlOverride w:ilvl="0">
      <w:startOverride w:val="1"/>
    </w:lvlOverride>
  </w:num>
  <w:num w:numId="24" w16cid:durableId="1575427837">
    <w:abstractNumId w:val="9"/>
    <w:lvlOverride w:ilvl="0">
      <w:startOverride w:val="1"/>
    </w:lvlOverride>
  </w:num>
  <w:num w:numId="25" w16cid:durableId="1805148616">
    <w:abstractNumId w:val="9"/>
    <w:lvlOverride w:ilvl="0">
      <w:startOverride w:val="1"/>
    </w:lvlOverride>
  </w:num>
  <w:num w:numId="26" w16cid:durableId="2127653759">
    <w:abstractNumId w:val="2"/>
    <w:lvlOverride w:ilvl="0">
      <w:startOverride w:val="1"/>
    </w:lvlOverride>
  </w:num>
  <w:num w:numId="27" w16cid:durableId="687756499">
    <w:abstractNumId w:val="2"/>
    <w:lvlOverride w:ilvl="0">
      <w:startOverride w:val="1"/>
    </w:lvlOverride>
  </w:num>
  <w:num w:numId="28" w16cid:durableId="618027407">
    <w:abstractNumId w:val="14"/>
  </w:num>
  <w:num w:numId="29" w16cid:durableId="367679192">
    <w:abstractNumId w:val="17"/>
  </w:num>
  <w:num w:numId="30" w16cid:durableId="2127579399">
    <w:abstractNumId w:val="34"/>
  </w:num>
  <w:num w:numId="31" w16cid:durableId="2088191645">
    <w:abstractNumId w:val="6"/>
  </w:num>
  <w:num w:numId="32" w16cid:durableId="59136054">
    <w:abstractNumId w:val="26"/>
  </w:num>
  <w:num w:numId="33" w16cid:durableId="91778516">
    <w:abstractNumId w:val="22"/>
  </w:num>
  <w:num w:numId="34" w16cid:durableId="1851215276">
    <w:abstractNumId w:val="4"/>
  </w:num>
  <w:num w:numId="35" w16cid:durableId="1045641917">
    <w:abstractNumId w:val="4"/>
  </w:num>
  <w:num w:numId="36" w16cid:durableId="346756847">
    <w:abstractNumId w:val="9"/>
    <w:lvlOverride w:ilvl="0">
      <w:startOverride w:val="1"/>
    </w:lvlOverride>
  </w:num>
  <w:num w:numId="37" w16cid:durableId="473184560">
    <w:abstractNumId w:val="18"/>
  </w:num>
  <w:num w:numId="38" w16cid:durableId="25520407">
    <w:abstractNumId w:val="25"/>
  </w:num>
  <w:num w:numId="39" w16cid:durableId="215550159">
    <w:abstractNumId w:val="35"/>
  </w:num>
  <w:num w:numId="40" w16cid:durableId="1045064881">
    <w:abstractNumId w:val="10"/>
  </w:num>
  <w:num w:numId="41" w16cid:durableId="183529825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5479137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965185464">
    <w:abstractNumId w:val="7"/>
  </w:num>
  <w:num w:numId="44" w16cid:durableId="248848842">
    <w:abstractNumId w:val="36"/>
  </w:num>
  <w:num w:numId="45" w16cid:durableId="373773873">
    <w:abstractNumId w:val="31"/>
  </w:num>
  <w:num w:numId="46" w16cid:durableId="1863349717">
    <w:abstractNumId w:val="15"/>
    <w:lvlOverride w:ilvl="0">
      <w:lvl w:ilvl="0">
        <w:start w:val="1"/>
        <w:numFmt w:val="upperLetter"/>
        <w:lvlText w:val="Appendix %1"/>
        <w:lvlJc w:val="left"/>
        <w:pPr>
          <w:tabs>
            <w:tab w:val="num" w:pos="2345"/>
          </w:tabs>
          <w:ind w:left="2345" w:hanging="1985"/>
        </w:pPr>
      </w:lvl>
    </w:lvlOverride>
  </w:num>
  <w:num w:numId="47" w16cid:durableId="1679845560">
    <w:abstractNumId w:val="21"/>
  </w:num>
  <w:num w:numId="48" w16cid:durableId="100494852">
    <w:abstractNumId w:val="15"/>
  </w:num>
  <w:num w:numId="49" w16cid:durableId="1876383255">
    <w:abstractNumId w:val="0"/>
  </w:num>
  <w:num w:numId="50" w16cid:durableId="1717509809">
    <w:abstractNumId w:val="8"/>
  </w:num>
  <w:num w:numId="51" w16cid:durableId="2133355103">
    <w:abstractNumId w:val="3"/>
  </w:num>
  <w:num w:numId="52" w16cid:durableId="1998919062">
    <w:abstractNumId w:val="32"/>
  </w:num>
  <w:num w:numId="53" w16cid:durableId="1542592204">
    <w:abstractNumId w:val="4"/>
  </w:num>
  <w:num w:numId="54" w16cid:durableId="120421041">
    <w:abstractNumId w:val="4"/>
  </w:num>
  <w:numIdMacAtCleanup w:val="5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Gavin Rawson">
    <w15:presenceInfo w15:providerId="AD" w15:userId="S::gavin.rawson@ovarro.com::ba60858a-14ec-4bd1-8f4a-f86df89a2f1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ttachedTemplate r:id="rId1"/>
  <w:linkStyles/>
  <w:stylePaneFormatFilter w:val="3008" w:allStyles="0" w:customStyles="0" w:latentStyles="0" w:stylesInUse="1"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efaultTabStop w:val="720"/>
  <w:drawingGridHorizontalSpacing w:val="181"/>
  <w:drawingGridVerticalSpacing w:val="181"/>
  <w:characterSpacingControl w:val="doNotCompress"/>
  <w:hdrShapeDefaults>
    <o:shapedefaults v:ext="edit" spidmax="2050"/>
  </w:hdrShapeDefaults>
  <w:footnotePr>
    <w:footnote w:id="-1"/>
    <w:footnote w:id="0"/>
    <w:footnote w:id="1"/>
  </w:footnotePr>
  <w:endnotePr>
    <w:pos w:val="sectEnd"/>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BBA"/>
    <w:rsid w:val="00000709"/>
    <w:rsid w:val="00001964"/>
    <w:rsid w:val="00002267"/>
    <w:rsid w:val="0000313F"/>
    <w:rsid w:val="00004108"/>
    <w:rsid w:val="00004AA2"/>
    <w:rsid w:val="00004E5D"/>
    <w:rsid w:val="000050CB"/>
    <w:rsid w:val="00005677"/>
    <w:rsid w:val="00007075"/>
    <w:rsid w:val="000104B4"/>
    <w:rsid w:val="00010B54"/>
    <w:rsid w:val="00011FDD"/>
    <w:rsid w:val="00012079"/>
    <w:rsid w:val="000120CD"/>
    <w:rsid w:val="00015D2F"/>
    <w:rsid w:val="00016088"/>
    <w:rsid w:val="000163A5"/>
    <w:rsid w:val="0001785E"/>
    <w:rsid w:val="00017A4C"/>
    <w:rsid w:val="00017ACE"/>
    <w:rsid w:val="00017D84"/>
    <w:rsid w:val="00021F32"/>
    <w:rsid w:val="00022437"/>
    <w:rsid w:val="00023C5C"/>
    <w:rsid w:val="0002479E"/>
    <w:rsid w:val="00024D98"/>
    <w:rsid w:val="00025FB5"/>
    <w:rsid w:val="00026267"/>
    <w:rsid w:val="00026ABF"/>
    <w:rsid w:val="00031335"/>
    <w:rsid w:val="00032717"/>
    <w:rsid w:val="00033ABB"/>
    <w:rsid w:val="000343F2"/>
    <w:rsid w:val="00034B0E"/>
    <w:rsid w:val="00035529"/>
    <w:rsid w:val="00036AE8"/>
    <w:rsid w:val="00036F33"/>
    <w:rsid w:val="00037575"/>
    <w:rsid w:val="00041655"/>
    <w:rsid w:val="000428F0"/>
    <w:rsid w:val="00042D7D"/>
    <w:rsid w:val="00044D8D"/>
    <w:rsid w:val="0004543E"/>
    <w:rsid w:val="00045D25"/>
    <w:rsid w:val="000462BB"/>
    <w:rsid w:val="000463B9"/>
    <w:rsid w:val="00047105"/>
    <w:rsid w:val="000500B3"/>
    <w:rsid w:val="000503A8"/>
    <w:rsid w:val="000505DF"/>
    <w:rsid w:val="00050C7F"/>
    <w:rsid w:val="00050CF0"/>
    <w:rsid w:val="000516ED"/>
    <w:rsid w:val="00052828"/>
    <w:rsid w:val="00053A8F"/>
    <w:rsid w:val="00054255"/>
    <w:rsid w:val="00054916"/>
    <w:rsid w:val="00060645"/>
    <w:rsid w:val="00061A55"/>
    <w:rsid w:val="0006315E"/>
    <w:rsid w:val="0006383E"/>
    <w:rsid w:val="00063C36"/>
    <w:rsid w:val="00064650"/>
    <w:rsid w:val="0006573B"/>
    <w:rsid w:val="00067CEA"/>
    <w:rsid w:val="00067E64"/>
    <w:rsid w:val="0007062C"/>
    <w:rsid w:val="00072275"/>
    <w:rsid w:val="000740AD"/>
    <w:rsid w:val="000760D6"/>
    <w:rsid w:val="0007620E"/>
    <w:rsid w:val="000769D0"/>
    <w:rsid w:val="0008326C"/>
    <w:rsid w:val="0008393B"/>
    <w:rsid w:val="00083ECD"/>
    <w:rsid w:val="00083F2F"/>
    <w:rsid w:val="000853DD"/>
    <w:rsid w:val="00085496"/>
    <w:rsid w:val="0008570A"/>
    <w:rsid w:val="00085A33"/>
    <w:rsid w:val="00090C16"/>
    <w:rsid w:val="00090D3B"/>
    <w:rsid w:val="0009107E"/>
    <w:rsid w:val="0009120E"/>
    <w:rsid w:val="000929C8"/>
    <w:rsid w:val="00092AD2"/>
    <w:rsid w:val="00093CEF"/>
    <w:rsid w:val="00096655"/>
    <w:rsid w:val="00096679"/>
    <w:rsid w:val="0009776E"/>
    <w:rsid w:val="000A1050"/>
    <w:rsid w:val="000A113C"/>
    <w:rsid w:val="000A2414"/>
    <w:rsid w:val="000A3605"/>
    <w:rsid w:val="000A491B"/>
    <w:rsid w:val="000A4F24"/>
    <w:rsid w:val="000A5422"/>
    <w:rsid w:val="000A640B"/>
    <w:rsid w:val="000A66B5"/>
    <w:rsid w:val="000A692D"/>
    <w:rsid w:val="000A6B21"/>
    <w:rsid w:val="000A6B26"/>
    <w:rsid w:val="000A6D76"/>
    <w:rsid w:val="000A778A"/>
    <w:rsid w:val="000B0E85"/>
    <w:rsid w:val="000B2D66"/>
    <w:rsid w:val="000B40CF"/>
    <w:rsid w:val="000B4273"/>
    <w:rsid w:val="000B573C"/>
    <w:rsid w:val="000B648A"/>
    <w:rsid w:val="000B6A4F"/>
    <w:rsid w:val="000B7646"/>
    <w:rsid w:val="000C0391"/>
    <w:rsid w:val="000C03EA"/>
    <w:rsid w:val="000C0C7D"/>
    <w:rsid w:val="000C0D78"/>
    <w:rsid w:val="000C353B"/>
    <w:rsid w:val="000C3546"/>
    <w:rsid w:val="000C3CED"/>
    <w:rsid w:val="000C418B"/>
    <w:rsid w:val="000C4580"/>
    <w:rsid w:val="000C4629"/>
    <w:rsid w:val="000C68A2"/>
    <w:rsid w:val="000C7E76"/>
    <w:rsid w:val="000D03F7"/>
    <w:rsid w:val="000D07C5"/>
    <w:rsid w:val="000D0B22"/>
    <w:rsid w:val="000D1A03"/>
    <w:rsid w:val="000D2959"/>
    <w:rsid w:val="000D481A"/>
    <w:rsid w:val="000D4A69"/>
    <w:rsid w:val="000D570E"/>
    <w:rsid w:val="000D5C6C"/>
    <w:rsid w:val="000D6ED9"/>
    <w:rsid w:val="000D787E"/>
    <w:rsid w:val="000D799B"/>
    <w:rsid w:val="000D7A17"/>
    <w:rsid w:val="000E2FAA"/>
    <w:rsid w:val="000E3760"/>
    <w:rsid w:val="000E38DD"/>
    <w:rsid w:val="000E3C7B"/>
    <w:rsid w:val="000E53E4"/>
    <w:rsid w:val="000E5724"/>
    <w:rsid w:val="000E7A41"/>
    <w:rsid w:val="000E7D20"/>
    <w:rsid w:val="000E7D80"/>
    <w:rsid w:val="000F02F9"/>
    <w:rsid w:val="000F20D5"/>
    <w:rsid w:val="000F23DA"/>
    <w:rsid w:val="000F353D"/>
    <w:rsid w:val="000F5157"/>
    <w:rsid w:val="000F5594"/>
    <w:rsid w:val="000F69DF"/>
    <w:rsid w:val="000F7141"/>
    <w:rsid w:val="000F74C8"/>
    <w:rsid w:val="000F7EA9"/>
    <w:rsid w:val="001014D2"/>
    <w:rsid w:val="001021BD"/>
    <w:rsid w:val="00102584"/>
    <w:rsid w:val="001026B4"/>
    <w:rsid w:val="00103A16"/>
    <w:rsid w:val="00103D41"/>
    <w:rsid w:val="00104101"/>
    <w:rsid w:val="001041C6"/>
    <w:rsid w:val="001045F1"/>
    <w:rsid w:val="00105DEA"/>
    <w:rsid w:val="00107BAA"/>
    <w:rsid w:val="00107CC7"/>
    <w:rsid w:val="001106E7"/>
    <w:rsid w:val="001108F6"/>
    <w:rsid w:val="00110C0F"/>
    <w:rsid w:val="00111539"/>
    <w:rsid w:val="00112A8C"/>
    <w:rsid w:val="00113FE6"/>
    <w:rsid w:val="00114858"/>
    <w:rsid w:val="00115B0F"/>
    <w:rsid w:val="00116594"/>
    <w:rsid w:val="00117965"/>
    <w:rsid w:val="0012046D"/>
    <w:rsid w:val="001207C9"/>
    <w:rsid w:val="00122048"/>
    <w:rsid w:val="00122B46"/>
    <w:rsid w:val="0012344C"/>
    <w:rsid w:val="0012362F"/>
    <w:rsid w:val="001236CE"/>
    <w:rsid w:val="00123855"/>
    <w:rsid w:val="00124F3C"/>
    <w:rsid w:val="00125FAA"/>
    <w:rsid w:val="0012730D"/>
    <w:rsid w:val="00127F9A"/>
    <w:rsid w:val="00131875"/>
    <w:rsid w:val="00132B82"/>
    <w:rsid w:val="0013401F"/>
    <w:rsid w:val="001361BE"/>
    <w:rsid w:val="00137183"/>
    <w:rsid w:val="00137C51"/>
    <w:rsid w:val="0014001F"/>
    <w:rsid w:val="00141105"/>
    <w:rsid w:val="001411B0"/>
    <w:rsid w:val="00142653"/>
    <w:rsid w:val="00142978"/>
    <w:rsid w:val="0014363A"/>
    <w:rsid w:val="00146281"/>
    <w:rsid w:val="001465FF"/>
    <w:rsid w:val="00146769"/>
    <w:rsid w:val="00146C6A"/>
    <w:rsid w:val="00146CF2"/>
    <w:rsid w:val="001474D7"/>
    <w:rsid w:val="001509C3"/>
    <w:rsid w:val="001513C9"/>
    <w:rsid w:val="001516C5"/>
    <w:rsid w:val="00152C89"/>
    <w:rsid w:val="00152F77"/>
    <w:rsid w:val="00153CCA"/>
    <w:rsid w:val="001549F8"/>
    <w:rsid w:val="00155464"/>
    <w:rsid w:val="00156F83"/>
    <w:rsid w:val="001570E7"/>
    <w:rsid w:val="0016119D"/>
    <w:rsid w:val="00161958"/>
    <w:rsid w:val="00162C46"/>
    <w:rsid w:val="00163DC5"/>
    <w:rsid w:val="0016593C"/>
    <w:rsid w:val="00165CF8"/>
    <w:rsid w:val="001669C8"/>
    <w:rsid w:val="001677EC"/>
    <w:rsid w:val="00167A0F"/>
    <w:rsid w:val="00167C45"/>
    <w:rsid w:val="00167C5D"/>
    <w:rsid w:val="001721C9"/>
    <w:rsid w:val="001725CA"/>
    <w:rsid w:val="001729FB"/>
    <w:rsid w:val="00172A4D"/>
    <w:rsid w:val="00172C59"/>
    <w:rsid w:val="00173583"/>
    <w:rsid w:val="00173C99"/>
    <w:rsid w:val="001740D4"/>
    <w:rsid w:val="0017524C"/>
    <w:rsid w:val="00180338"/>
    <w:rsid w:val="00180D58"/>
    <w:rsid w:val="001829CB"/>
    <w:rsid w:val="00182DE4"/>
    <w:rsid w:val="00182E64"/>
    <w:rsid w:val="00186B44"/>
    <w:rsid w:val="00187E5D"/>
    <w:rsid w:val="001903BF"/>
    <w:rsid w:val="0019054C"/>
    <w:rsid w:val="00191E1C"/>
    <w:rsid w:val="00191F29"/>
    <w:rsid w:val="00191F58"/>
    <w:rsid w:val="00192A13"/>
    <w:rsid w:val="00192C3E"/>
    <w:rsid w:val="001938D3"/>
    <w:rsid w:val="0019703A"/>
    <w:rsid w:val="00197550"/>
    <w:rsid w:val="001A0F47"/>
    <w:rsid w:val="001A11B1"/>
    <w:rsid w:val="001A1459"/>
    <w:rsid w:val="001A1D4C"/>
    <w:rsid w:val="001A2155"/>
    <w:rsid w:val="001A2627"/>
    <w:rsid w:val="001A3F40"/>
    <w:rsid w:val="001A434C"/>
    <w:rsid w:val="001A438B"/>
    <w:rsid w:val="001A547D"/>
    <w:rsid w:val="001A5EBF"/>
    <w:rsid w:val="001A65E0"/>
    <w:rsid w:val="001B00A9"/>
    <w:rsid w:val="001B29B6"/>
    <w:rsid w:val="001B485D"/>
    <w:rsid w:val="001B56F4"/>
    <w:rsid w:val="001B76D0"/>
    <w:rsid w:val="001B778C"/>
    <w:rsid w:val="001C2E65"/>
    <w:rsid w:val="001C3194"/>
    <w:rsid w:val="001C378B"/>
    <w:rsid w:val="001C4233"/>
    <w:rsid w:val="001C4933"/>
    <w:rsid w:val="001C6D07"/>
    <w:rsid w:val="001C79BC"/>
    <w:rsid w:val="001D0E4D"/>
    <w:rsid w:val="001D15EC"/>
    <w:rsid w:val="001D17E5"/>
    <w:rsid w:val="001D184A"/>
    <w:rsid w:val="001D263D"/>
    <w:rsid w:val="001D2D33"/>
    <w:rsid w:val="001D38E8"/>
    <w:rsid w:val="001D3998"/>
    <w:rsid w:val="001D5357"/>
    <w:rsid w:val="001D561C"/>
    <w:rsid w:val="001D5D0E"/>
    <w:rsid w:val="001D62A2"/>
    <w:rsid w:val="001D750E"/>
    <w:rsid w:val="001E0CC4"/>
    <w:rsid w:val="001E1097"/>
    <w:rsid w:val="001E25D4"/>
    <w:rsid w:val="001E39AD"/>
    <w:rsid w:val="001E3E50"/>
    <w:rsid w:val="001E6DD3"/>
    <w:rsid w:val="001E7213"/>
    <w:rsid w:val="001F12D3"/>
    <w:rsid w:val="001F2058"/>
    <w:rsid w:val="001F23F0"/>
    <w:rsid w:val="001F2474"/>
    <w:rsid w:val="001F298A"/>
    <w:rsid w:val="001F2F31"/>
    <w:rsid w:val="001F3FCA"/>
    <w:rsid w:val="001F6B45"/>
    <w:rsid w:val="002003D7"/>
    <w:rsid w:val="0020082B"/>
    <w:rsid w:val="0020132E"/>
    <w:rsid w:val="0020155A"/>
    <w:rsid w:val="0020381D"/>
    <w:rsid w:val="00203B5C"/>
    <w:rsid w:val="00204B8A"/>
    <w:rsid w:val="00205048"/>
    <w:rsid w:val="00206748"/>
    <w:rsid w:val="00207ED5"/>
    <w:rsid w:val="00212C02"/>
    <w:rsid w:val="00213D90"/>
    <w:rsid w:val="0021463B"/>
    <w:rsid w:val="0021491D"/>
    <w:rsid w:val="00214942"/>
    <w:rsid w:val="00214A44"/>
    <w:rsid w:val="00214ABB"/>
    <w:rsid w:val="00215780"/>
    <w:rsid w:val="002159E1"/>
    <w:rsid w:val="00216585"/>
    <w:rsid w:val="00216C77"/>
    <w:rsid w:val="00216E4F"/>
    <w:rsid w:val="00220026"/>
    <w:rsid w:val="00220BAE"/>
    <w:rsid w:val="00221A0A"/>
    <w:rsid w:val="00222B15"/>
    <w:rsid w:val="0022310D"/>
    <w:rsid w:val="0022403C"/>
    <w:rsid w:val="00224723"/>
    <w:rsid w:val="00226595"/>
    <w:rsid w:val="00227553"/>
    <w:rsid w:val="0022766E"/>
    <w:rsid w:val="002277E6"/>
    <w:rsid w:val="00227B9A"/>
    <w:rsid w:val="002308D6"/>
    <w:rsid w:val="002312E1"/>
    <w:rsid w:val="00231545"/>
    <w:rsid w:val="002315C4"/>
    <w:rsid w:val="0023275F"/>
    <w:rsid w:val="0023280C"/>
    <w:rsid w:val="00233312"/>
    <w:rsid w:val="0023515A"/>
    <w:rsid w:val="002357EF"/>
    <w:rsid w:val="00236EBD"/>
    <w:rsid w:val="0023723C"/>
    <w:rsid w:val="002375BB"/>
    <w:rsid w:val="0024040F"/>
    <w:rsid w:val="00240ABA"/>
    <w:rsid w:val="00243D64"/>
    <w:rsid w:val="0024442D"/>
    <w:rsid w:val="00246CA3"/>
    <w:rsid w:val="002504EB"/>
    <w:rsid w:val="00250617"/>
    <w:rsid w:val="00251DC9"/>
    <w:rsid w:val="00252847"/>
    <w:rsid w:val="00252B86"/>
    <w:rsid w:val="00255722"/>
    <w:rsid w:val="00255746"/>
    <w:rsid w:val="0025634C"/>
    <w:rsid w:val="00257D5E"/>
    <w:rsid w:val="00257F77"/>
    <w:rsid w:val="00261786"/>
    <w:rsid w:val="00261F4F"/>
    <w:rsid w:val="00262B6B"/>
    <w:rsid w:val="00262EE1"/>
    <w:rsid w:val="002642CB"/>
    <w:rsid w:val="00264990"/>
    <w:rsid w:val="00265881"/>
    <w:rsid w:val="00265A9F"/>
    <w:rsid w:val="002677DB"/>
    <w:rsid w:val="00270039"/>
    <w:rsid w:val="00270690"/>
    <w:rsid w:val="00270EF3"/>
    <w:rsid w:val="002715C7"/>
    <w:rsid w:val="00271654"/>
    <w:rsid w:val="00272105"/>
    <w:rsid w:val="002721BA"/>
    <w:rsid w:val="00272391"/>
    <w:rsid w:val="00273737"/>
    <w:rsid w:val="0027384D"/>
    <w:rsid w:val="00273D7A"/>
    <w:rsid w:val="00274A3B"/>
    <w:rsid w:val="00275853"/>
    <w:rsid w:val="00275C62"/>
    <w:rsid w:val="00276125"/>
    <w:rsid w:val="0027759A"/>
    <w:rsid w:val="00280974"/>
    <w:rsid w:val="00280C1C"/>
    <w:rsid w:val="00281862"/>
    <w:rsid w:val="00282FE1"/>
    <w:rsid w:val="002838A4"/>
    <w:rsid w:val="0028568E"/>
    <w:rsid w:val="00285988"/>
    <w:rsid w:val="00285EB1"/>
    <w:rsid w:val="00287112"/>
    <w:rsid w:val="002876E2"/>
    <w:rsid w:val="002922F4"/>
    <w:rsid w:val="00293505"/>
    <w:rsid w:val="002939C7"/>
    <w:rsid w:val="002945B0"/>
    <w:rsid w:val="0029542E"/>
    <w:rsid w:val="00295641"/>
    <w:rsid w:val="00295684"/>
    <w:rsid w:val="00296FCA"/>
    <w:rsid w:val="00297394"/>
    <w:rsid w:val="002977C5"/>
    <w:rsid w:val="00297FC8"/>
    <w:rsid w:val="002A16BD"/>
    <w:rsid w:val="002A1A3F"/>
    <w:rsid w:val="002A1ED3"/>
    <w:rsid w:val="002A31B4"/>
    <w:rsid w:val="002A602C"/>
    <w:rsid w:val="002A7A5C"/>
    <w:rsid w:val="002B0641"/>
    <w:rsid w:val="002B079D"/>
    <w:rsid w:val="002B0E58"/>
    <w:rsid w:val="002B156A"/>
    <w:rsid w:val="002B16D9"/>
    <w:rsid w:val="002B2261"/>
    <w:rsid w:val="002B2E12"/>
    <w:rsid w:val="002B3030"/>
    <w:rsid w:val="002B4C90"/>
    <w:rsid w:val="002B615D"/>
    <w:rsid w:val="002B6639"/>
    <w:rsid w:val="002B6AB1"/>
    <w:rsid w:val="002C016B"/>
    <w:rsid w:val="002C1966"/>
    <w:rsid w:val="002C3638"/>
    <w:rsid w:val="002C496F"/>
    <w:rsid w:val="002C56EC"/>
    <w:rsid w:val="002C63EC"/>
    <w:rsid w:val="002C79DE"/>
    <w:rsid w:val="002D15BC"/>
    <w:rsid w:val="002D1A0E"/>
    <w:rsid w:val="002D3BFA"/>
    <w:rsid w:val="002D41C4"/>
    <w:rsid w:val="002D4307"/>
    <w:rsid w:val="002D4343"/>
    <w:rsid w:val="002D43A9"/>
    <w:rsid w:val="002D5415"/>
    <w:rsid w:val="002D569E"/>
    <w:rsid w:val="002D5C10"/>
    <w:rsid w:val="002D7579"/>
    <w:rsid w:val="002E0CCA"/>
    <w:rsid w:val="002E0F19"/>
    <w:rsid w:val="002E1A73"/>
    <w:rsid w:val="002E20FB"/>
    <w:rsid w:val="002E2AAB"/>
    <w:rsid w:val="002E3899"/>
    <w:rsid w:val="002E4F30"/>
    <w:rsid w:val="002E5065"/>
    <w:rsid w:val="002E53DD"/>
    <w:rsid w:val="002E6519"/>
    <w:rsid w:val="002E6EEB"/>
    <w:rsid w:val="002E6F97"/>
    <w:rsid w:val="002E7AA7"/>
    <w:rsid w:val="002F0669"/>
    <w:rsid w:val="002F1C36"/>
    <w:rsid w:val="002F1D47"/>
    <w:rsid w:val="002F2148"/>
    <w:rsid w:val="002F21A5"/>
    <w:rsid w:val="002F2F2B"/>
    <w:rsid w:val="002F3B71"/>
    <w:rsid w:val="002F7DF9"/>
    <w:rsid w:val="00300134"/>
    <w:rsid w:val="0030026D"/>
    <w:rsid w:val="0030041D"/>
    <w:rsid w:val="00300B07"/>
    <w:rsid w:val="0030124D"/>
    <w:rsid w:val="00301823"/>
    <w:rsid w:val="0030190D"/>
    <w:rsid w:val="00301A60"/>
    <w:rsid w:val="00301F2D"/>
    <w:rsid w:val="0030236E"/>
    <w:rsid w:val="003025B7"/>
    <w:rsid w:val="00302D44"/>
    <w:rsid w:val="0030468A"/>
    <w:rsid w:val="00304CFA"/>
    <w:rsid w:val="003053F7"/>
    <w:rsid w:val="00305C20"/>
    <w:rsid w:val="003061D8"/>
    <w:rsid w:val="0030625B"/>
    <w:rsid w:val="00307055"/>
    <w:rsid w:val="00307C74"/>
    <w:rsid w:val="003117C3"/>
    <w:rsid w:val="003119C5"/>
    <w:rsid w:val="00313518"/>
    <w:rsid w:val="003179DB"/>
    <w:rsid w:val="00317B92"/>
    <w:rsid w:val="0032003C"/>
    <w:rsid w:val="00320399"/>
    <w:rsid w:val="0032060A"/>
    <w:rsid w:val="00321073"/>
    <w:rsid w:val="003213C2"/>
    <w:rsid w:val="00321EDB"/>
    <w:rsid w:val="00324618"/>
    <w:rsid w:val="003248F8"/>
    <w:rsid w:val="0032491F"/>
    <w:rsid w:val="00324A80"/>
    <w:rsid w:val="00325821"/>
    <w:rsid w:val="00325E9C"/>
    <w:rsid w:val="0032692F"/>
    <w:rsid w:val="0032735E"/>
    <w:rsid w:val="00327475"/>
    <w:rsid w:val="00330D6E"/>
    <w:rsid w:val="00331C7E"/>
    <w:rsid w:val="00331E9B"/>
    <w:rsid w:val="003325E8"/>
    <w:rsid w:val="00332972"/>
    <w:rsid w:val="00332EAB"/>
    <w:rsid w:val="00333200"/>
    <w:rsid w:val="003357CE"/>
    <w:rsid w:val="003376A1"/>
    <w:rsid w:val="00337995"/>
    <w:rsid w:val="003407F2"/>
    <w:rsid w:val="0034296A"/>
    <w:rsid w:val="00343BAB"/>
    <w:rsid w:val="00343FB7"/>
    <w:rsid w:val="00344546"/>
    <w:rsid w:val="00344F8C"/>
    <w:rsid w:val="0034515A"/>
    <w:rsid w:val="00345CFB"/>
    <w:rsid w:val="0034649C"/>
    <w:rsid w:val="00350968"/>
    <w:rsid w:val="003509E0"/>
    <w:rsid w:val="00351D6D"/>
    <w:rsid w:val="0035270B"/>
    <w:rsid w:val="00352CCE"/>
    <w:rsid w:val="003548B1"/>
    <w:rsid w:val="00354D14"/>
    <w:rsid w:val="00354E68"/>
    <w:rsid w:val="00355417"/>
    <w:rsid w:val="003557AA"/>
    <w:rsid w:val="00356F0D"/>
    <w:rsid w:val="00360437"/>
    <w:rsid w:val="00362BC1"/>
    <w:rsid w:val="003651D7"/>
    <w:rsid w:val="00366473"/>
    <w:rsid w:val="003668CC"/>
    <w:rsid w:val="00370198"/>
    <w:rsid w:val="003708BB"/>
    <w:rsid w:val="00370DE8"/>
    <w:rsid w:val="00371215"/>
    <w:rsid w:val="00372530"/>
    <w:rsid w:val="00373488"/>
    <w:rsid w:val="00373A99"/>
    <w:rsid w:val="00374E91"/>
    <w:rsid w:val="00375991"/>
    <w:rsid w:val="003764ED"/>
    <w:rsid w:val="00377ABD"/>
    <w:rsid w:val="00384603"/>
    <w:rsid w:val="00384B6A"/>
    <w:rsid w:val="003859C8"/>
    <w:rsid w:val="00385A9E"/>
    <w:rsid w:val="00387A9F"/>
    <w:rsid w:val="00390A99"/>
    <w:rsid w:val="00391A92"/>
    <w:rsid w:val="00391CCE"/>
    <w:rsid w:val="00392275"/>
    <w:rsid w:val="0039250F"/>
    <w:rsid w:val="00392D81"/>
    <w:rsid w:val="00393012"/>
    <w:rsid w:val="003945FF"/>
    <w:rsid w:val="0039528C"/>
    <w:rsid w:val="00396303"/>
    <w:rsid w:val="00396983"/>
    <w:rsid w:val="00396AFF"/>
    <w:rsid w:val="003974EE"/>
    <w:rsid w:val="003977C2"/>
    <w:rsid w:val="003A0DFF"/>
    <w:rsid w:val="003A2150"/>
    <w:rsid w:val="003A2BC8"/>
    <w:rsid w:val="003A3637"/>
    <w:rsid w:val="003A397F"/>
    <w:rsid w:val="003A3BF1"/>
    <w:rsid w:val="003A465A"/>
    <w:rsid w:val="003A51C0"/>
    <w:rsid w:val="003A6004"/>
    <w:rsid w:val="003A736D"/>
    <w:rsid w:val="003A7A20"/>
    <w:rsid w:val="003A7D57"/>
    <w:rsid w:val="003B0BCE"/>
    <w:rsid w:val="003B16C6"/>
    <w:rsid w:val="003B21BC"/>
    <w:rsid w:val="003B23C5"/>
    <w:rsid w:val="003B2FF2"/>
    <w:rsid w:val="003B4D22"/>
    <w:rsid w:val="003B5E82"/>
    <w:rsid w:val="003B695F"/>
    <w:rsid w:val="003B6C56"/>
    <w:rsid w:val="003B714F"/>
    <w:rsid w:val="003B72E0"/>
    <w:rsid w:val="003B735D"/>
    <w:rsid w:val="003B7B90"/>
    <w:rsid w:val="003C0C8A"/>
    <w:rsid w:val="003C10BF"/>
    <w:rsid w:val="003C1168"/>
    <w:rsid w:val="003C1179"/>
    <w:rsid w:val="003C151D"/>
    <w:rsid w:val="003C3080"/>
    <w:rsid w:val="003C3580"/>
    <w:rsid w:val="003C37A1"/>
    <w:rsid w:val="003C4466"/>
    <w:rsid w:val="003C6FC6"/>
    <w:rsid w:val="003D207B"/>
    <w:rsid w:val="003D26FB"/>
    <w:rsid w:val="003D36EE"/>
    <w:rsid w:val="003D3EA0"/>
    <w:rsid w:val="003D3EF4"/>
    <w:rsid w:val="003D3F7C"/>
    <w:rsid w:val="003D48DD"/>
    <w:rsid w:val="003D567B"/>
    <w:rsid w:val="003D5C3B"/>
    <w:rsid w:val="003D5E9E"/>
    <w:rsid w:val="003E04B2"/>
    <w:rsid w:val="003E0B81"/>
    <w:rsid w:val="003E0D00"/>
    <w:rsid w:val="003E1C09"/>
    <w:rsid w:val="003E1D71"/>
    <w:rsid w:val="003E2427"/>
    <w:rsid w:val="003E4A45"/>
    <w:rsid w:val="003E5081"/>
    <w:rsid w:val="003E5B0E"/>
    <w:rsid w:val="003E6089"/>
    <w:rsid w:val="003E7770"/>
    <w:rsid w:val="003E7ECE"/>
    <w:rsid w:val="003F11FB"/>
    <w:rsid w:val="003F1E5C"/>
    <w:rsid w:val="003F1EE9"/>
    <w:rsid w:val="003F3497"/>
    <w:rsid w:val="003F5FDB"/>
    <w:rsid w:val="003F68D2"/>
    <w:rsid w:val="003F6A40"/>
    <w:rsid w:val="00400503"/>
    <w:rsid w:val="00400A55"/>
    <w:rsid w:val="0040139E"/>
    <w:rsid w:val="004027A7"/>
    <w:rsid w:val="00402D92"/>
    <w:rsid w:val="0040359E"/>
    <w:rsid w:val="00403DE2"/>
    <w:rsid w:val="00403DED"/>
    <w:rsid w:val="00405E4C"/>
    <w:rsid w:val="0040669E"/>
    <w:rsid w:val="00407798"/>
    <w:rsid w:val="004118C3"/>
    <w:rsid w:val="004133D9"/>
    <w:rsid w:val="0041373F"/>
    <w:rsid w:val="004151A7"/>
    <w:rsid w:val="0041524B"/>
    <w:rsid w:val="0041588E"/>
    <w:rsid w:val="00415A3A"/>
    <w:rsid w:val="00415AF5"/>
    <w:rsid w:val="0041625B"/>
    <w:rsid w:val="004163BA"/>
    <w:rsid w:val="004172D7"/>
    <w:rsid w:val="00420A68"/>
    <w:rsid w:val="00421330"/>
    <w:rsid w:val="004213DA"/>
    <w:rsid w:val="004217A1"/>
    <w:rsid w:val="00422AB1"/>
    <w:rsid w:val="00423267"/>
    <w:rsid w:val="00423420"/>
    <w:rsid w:val="00425309"/>
    <w:rsid w:val="004265A8"/>
    <w:rsid w:val="00426B23"/>
    <w:rsid w:val="00427DBF"/>
    <w:rsid w:val="00430402"/>
    <w:rsid w:val="004312F7"/>
    <w:rsid w:val="004313A4"/>
    <w:rsid w:val="00432E55"/>
    <w:rsid w:val="00433B53"/>
    <w:rsid w:val="004345E8"/>
    <w:rsid w:val="0043727E"/>
    <w:rsid w:val="004405D6"/>
    <w:rsid w:val="0044071E"/>
    <w:rsid w:val="0044471E"/>
    <w:rsid w:val="004447D8"/>
    <w:rsid w:val="00446973"/>
    <w:rsid w:val="00447333"/>
    <w:rsid w:val="004507FF"/>
    <w:rsid w:val="004524CF"/>
    <w:rsid w:val="004545A4"/>
    <w:rsid w:val="004554F0"/>
    <w:rsid w:val="00455C14"/>
    <w:rsid w:val="004562A7"/>
    <w:rsid w:val="00456540"/>
    <w:rsid w:val="00456868"/>
    <w:rsid w:val="00457CD9"/>
    <w:rsid w:val="00460A12"/>
    <w:rsid w:val="00461D1E"/>
    <w:rsid w:val="00462ABF"/>
    <w:rsid w:val="00463357"/>
    <w:rsid w:val="00464016"/>
    <w:rsid w:val="00465862"/>
    <w:rsid w:val="00465A47"/>
    <w:rsid w:val="00466D9D"/>
    <w:rsid w:val="00470449"/>
    <w:rsid w:val="00470BB5"/>
    <w:rsid w:val="0047335A"/>
    <w:rsid w:val="004734CD"/>
    <w:rsid w:val="004744EE"/>
    <w:rsid w:val="00474956"/>
    <w:rsid w:val="004755E8"/>
    <w:rsid w:val="00476227"/>
    <w:rsid w:val="004815C2"/>
    <w:rsid w:val="00482F99"/>
    <w:rsid w:val="00483812"/>
    <w:rsid w:val="00484EB1"/>
    <w:rsid w:val="00485541"/>
    <w:rsid w:val="0048612A"/>
    <w:rsid w:val="004864B2"/>
    <w:rsid w:val="00487B99"/>
    <w:rsid w:val="00487E95"/>
    <w:rsid w:val="004900F7"/>
    <w:rsid w:val="004916BE"/>
    <w:rsid w:val="0049336E"/>
    <w:rsid w:val="00493550"/>
    <w:rsid w:val="0049361A"/>
    <w:rsid w:val="0049593B"/>
    <w:rsid w:val="004959F5"/>
    <w:rsid w:val="00495BB4"/>
    <w:rsid w:val="00496CA1"/>
    <w:rsid w:val="004974C2"/>
    <w:rsid w:val="004A0675"/>
    <w:rsid w:val="004A0F08"/>
    <w:rsid w:val="004A110E"/>
    <w:rsid w:val="004A13F2"/>
    <w:rsid w:val="004A174F"/>
    <w:rsid w:val="004A4960"/>
    <w:rsid w:val="004A4C37"/>
    <w:rsid w:val="004A609E"/>
    <w:rsid w:val="004A746A"/>
    <w:rsid w:val="004A7922"/>
    <w:rsid w:val="004A7B46"/>
    <w:rsid w:val="004B01CA"/>
    <w:rsid w:val="004B23D5"/>
    <w:rsid w:val="004B3160"/>
    <w:rsid w:val="004B37DD"/>
    <w:rsid w:val="004B3EBC"/>
    <w:rsid w:val="004B3F83"/>
    <w:rsid w:val="004B4EE1"/>
    <w:rsid w:val="004B596F"/>
    <w:rsid w:val="004B7135"/>
    <w:rsid w:val="004C06A0"/>
    <w:rsid w:val="004C3608"/>
    <w:rsid w:val="004C6160"/>
    <w:rsid w:val="004C6991"/>
    <w:rsid w:val="004C74F2"/>
    <w:rsid w:val="004C774B"/>
    <w:rsid w:val="004C7FEF"/>
    <w:rsid w:val="004D012F"/>
    <w:rsid w:val="004D0130"/>
    <w:rsid w:val="004D0305"/>
    <w:rsid w:val="004D3D40"/>
    <w:rsid w:val="004D4235"/>
    <w:rsid w:val="004D4AFC"/>
    <w:rsid w:val="004D4E6F"/>
    <w:rsid w:val="004D50DE"/>
    <w:rsid w:val="004D54D1"/>
    <w:rsid w:val="004D5D27"/>
    <w:rsid w:val="004D6391"/>
    <w:rsid w:val="004D6C2C"/>
    <w:rsid w:val="004E17D0"/>
    <w:rsid w:val="004E284E"/>
    <w:rsid w:val="004E2D5E"/>
    <w:rsid w:val="004E2E6D"/>
    <w:rsid w:val="004E4517"/>
    <w:rsid w:val="004E4E20"/>
    <w:rsid w:val="004E5696"/>
    <w:rsid w:val="004E57D4"/>
    <w:rsid w:val="004E5CD8"/>
    <w:rsid w:val="004E62CA"/>
    <w:rsid w:val="004E63DB"/>
    <w:rsid w:val="004E66FB"/>
    <w:rsid w:val="004E75D0"/>
    <w:rsid w:val="004E7B09"/>
    <w:rsid w:val="004E7E9E"/>
    <w:rsid w:val="004F2116"/>
    <w:rsid w:val="004F2466"/>
    <w:rsid w:val="004F3270"/>
    <w:rsid w:val="004F3EF1"/>
    <w:rsid w:val="004F50D0"/>
    <w:rsid w:val="004F53B9"/>
    <w:rsid w:val="004F593F"/>
    <w:rsid w:val="004F5F29"/>
    <w:rsid w:val="004F616E"/>
    <w:rsid w:val="004F6270"/>
    <w:rsid w:val="004F7354"/>
    <w:rsid w:val="00500AE2"/>
    <w:rsid w:val="0050172C"/>
    <w:rsid w:val="005023E0"/>
    <w:rsid w:val="005025B2"/>
    <w:rsid w:val="00502D14"/>
    <w:rsid w:val="005069A4"/>
    <w:rsid w:val="005077D9"/>
    <w:rsid w:val="005123EF"/>
    <w:rsid w:val="005135C1"/>
    <w:rsid w:val="00514811"/>
    <w:rsid w:val="005150E2"/>
    <w:rsid w:val="005153AD"/>
    <w:rsid w:val="00517433"/>
    <w:rsid w:val="00517DC3"/>
    <w:rsid w:val="00520AE4"/>
    <w:rsid w:val="00520E00"/>
    <w:rsid w:val="00521B92"/>
    <w:rsid w:val="00524662"/>
    <w:rsid w:val="0052502E"/>
    <w:rsid w:val="00525363"/>
    <w:rsid w:val="00525587"/>
    <w:rsid w:val="005264ED"/>
    <w:rsid w:val="00526F35"/>
    <w:rsid w:val="0052730F"/>
    <w:rsid w:val="00530D4C"/>
    <w:rsid w:val="00531171"/>
    <w:rsid w:val="00531557"/>
    <w:rsid w:val="005321CF"/>
    <w:rsid w:val="00532405"/>
    <w:rsid w:val="00532E0C"/>
    <w:rsid w:val="005339A2"/>
    <w:rsid w:val="005339AC"/>
    <w:rsid w:val="00533DE8"/>
    <w:rsid w:val="0053450E"/>
    <w:rsid w:val="00534C6A"/>
    <w:rsid w:val="005355A4"/>
    <w:rsid w:val="00537A8E"/>
    <w:rsid w:val="00537F2E"/>
    <w:rsid w:val="00540661"/>
    <w:rsid w:val="00540A53"/>
    <w:rsid w:val="005411FE"/>
    <w:rsid w:val="005425A5"/>
    <w:rsid w:val="005448E8"/>
    <w:rsid w:val="005453CD"/>
    <w:rsid w:val="00545735"/>
    <w:rsid w:val="005458F0"/>
    <w:rsid w:val="00545E21"/>
    <w:rsid w:val="00546FD8"/>
    <w:rsid w:val="005473F8"/>
    <w:rsid w:val="00547BB0"/>
    <w:rsid w:val="00550792"/>
    <w:rsid w:val="005509D7"/>
    <w:rsid w:val="00550ACB"/>
    <w:rsid w:val="005543B9"/>
    <w:rsid w:val="00554D0F"/>
    <w:rsid w:val="00554D33"/>
    <w:rsid w:val="005600C9"/>
    <w:rsid w:val="00560546"/>
    <w:rsid w:val="005606C7"/>
    <w:rsid w:val="005609C6"/>
    <w:rsid w:val="00562088"/>
    <w:rsid w:val="00562BE8"/>
    <w:rsid w:val="00563F28"/>
    <w:rsid w:val="00566540"/>
    <w:rsid w:val="00566C51"/>
    <w:rsid w:val="00567B38"/>
    <w:rsid w:val="00571DE7"/>
    <w:rsid w:val="00573BC0"/>
    <w:rsid w:val="00574C3A"/>
    <w:rsid w:val="005750DA"/>
    <w:rsid w:val="00575A96"/>
    <w:rsid w:val="00575F8D"/>
    <w:rsid w:val="00576974"/>
    <w:rsid w:val="00580C6B"/>
    <w:rsid w:val="0058115E"/>
    <w:rsid w:val="005823AB"/>
    <w:rsid w:val="00583931"/>
    <w:rsid w:val="0058439C"/>
    <w:rsid w:val="005866C6"/>
    <w:rsid w:val="005903D2"/>
    <w:rsid w:val="005904B4"/>
    <w:rsid w:val="0059069E"/>
    <w:rsid w:val="00590D52"/>
    <w:rsid w:val="00591D5A"/>
    <w:rsid w:val="005938E9"/>
    <w:rsid w:val="005945A4"/>
    <w:rsid w:val="005945B9"/>
    <w:rsid w:val="00594B62"/>
    <w:rsid w:val="005950AA"/>
    <w:rsid w:val="0059553B"/>
    <w:rsid w:val="00596644"/>
    <w:rsid w:val="005975E1"/>
    <w:rsid w:val="0059762D"/>
    <w:rsid w:val="005A08FC"/>
    <w:rsid w:val="005A113B"/>
    <w:rsid w:val="005A1519"/>
    <w:rsid w:val="005A3376"/>
    <w:rsid w:val="005A4693"/>
    <w:rsid w:val="005A4CB6"/>
    <w:rsid w:val="005A587D"/>
    <w:rsid w:val="005B02E5"/>
    <w:rsid w:val="005B05CE"/>
    <w:rsid w:val="005B0BCD"/>
    <w:rsid w:val="005B141F"/>
    <w:rsid w:val="005B164C"/>
    <w:rsid w:val="005B168A"/>
    <w:rsid w:val="005B1A88"/>
    <w:rsid w:val="005B1DC1"/>
    <w:rsid w:val="005B2DD7"/>
    <w:rsid w:val="005B4D6E"/>
    <w:rsid w:val="005B4E4E"/>
    <w:rsid w:val="005B5045"/>
    <w:rsid w:val="005B611A"/>
    <w:rsid w:val="005B7817"/>
    <w:rsid w:val="005C01BE"/>
    <w:rsid w:val="005C01ED"/>
    <w:rsid w:val="005C0E68"/>
    <w:rsid w:val="005C109D"/>
    <w:rsid w:val="005C1CD4"/>
    <w:rsid w:val="005C1E6C"/>
    <w:rsid w:val="005C2661"/>
    <w:rsid w:val="005C3954"/>
    <w:rsid w:val="005C529C"/>
    <w:rsid w:val="005C5571"/>
    <w:rsid w:val="005C62C7"/>
    <w:rsid w:val="005C697D"/>
    <w:rsid w:val="005C73A4"/>
    <w:rsid w:val="005C748B"/>
    <w:rsid w:val="005C7AEB"/>
    <w:rsid w:val="005D0EDA"/>
    <w:rsid w:val="005D25E3"/>
    <w:rsid w:val="005D2CB7"/>
    <w:rsid w:val="005D3809"/>
    <w:rsid w:val="005E0107"/>
    <w:rsid w:val="005E09D4"/>
    <w:rsid w:val="005E1A51"/>
    <w:rsid w:val="005E1B7A"/>
    <w:rsid w:val="005E255D"/>
    <w:rsid w:val="005E2B8F"/>
    <w:rsid w:val="005E3AC1"/>
    <w:rsid w:val="005E4322"/>
    <w:rsid w:val="005E5951"/>
    <w:rsid w:val="005E596E"/>
    <w:rsid w:val="005E74B4"/>
    <w:rsid w:val="005E7C9E"/>
    <w:rsid w:val="005F0426"/>
    <w:rsid w:val="005F0A7F"/>
    <w:rsid w:val="005F1551"/>
    <w:rsid w:val="005F2999"/>
    <w:rsid w:val="005F2A6F"/>
    <w:rsid w:val="005F2B8F"/>
    <w:rsid w:val="005F2CCD"/>
    <w:rsid w:val="005F33DB"/>
    <w:rsid w:val="005F4705"/>
    <w:rsid w:val="005F5C78"/>
    <w:rsid w:val="005F6FCE"/>
    <w:rsid w:val="00603198"/>
    <w:rsid w:val="00603DC3"/>
    <w:rsid w:val="00604087"/>
    <w:rsid w:val="00605354"/>
    <w:rsid w:val="00605439"/>
    <w:rsid w:val="006055DD"/>
    <w:rsid w:val="00606C99"/>
    <w:rsid w:val="0060704E"/>
    <w:rsid w:val="00607AF3"/>
    <w:rsid w:val="006100F7"/>
    <w:rsid w:val="0061012F"/>
    <w:rsid w:val="006115E8"/>
    <w:rsid w:val="00612D47"/>
    <w:rsid w:val="0061541C"/>
    <w:rsid w:val="00615651"/>
    <w:rsid w:val="00616129"/>
    <w:rsid w:val="006171FF"/>
    <w:rsid w:val="00617D3E"/>
    <w:rsid w:val="00620AA0"/>
    <w:rsid w:val="00621D13"/>
    <w:rsid w:val="00623CB7"/>
    <w:rsid w:val="00625321"/>
    <w:rsid w:val="0062752F"/>
    <w:rsid w:val="00630E08"/>
    <w:rsid w:val="006318FD"/>
    <w:rsid w:val="0063442C"/>
    <w:rsid w:val="006347A7"/>
    <w:rsid w:val="006349D7"/>
    <w:rsid w:val="006349E0"/>
    <w:rsid w:val="00635EA4"/>
    <w:rsid w:val="00636238"/>
    <w:rsid w:val="006376C1"/>
    <w:rsid w:val="00637C28"/>
    <w:rsid w:val="006402BC"/>
    <w:rsid w:val="00640684"/>
    <w:rsid w:val="00640B7B"/>
    <w:rsid w:val="00641019"/>
    <w:rsid w:val="006414C9"/>
    <w:rsid w:val="006426F9"/>
    <w:rsid w:val="00644022"/>
    <w:rsid w:val="00644443"/>
    <w:rsid w:val="006452F3"/>
    <w:rsid w:val="00645551"/>
    <w:rsid w:val="006457A2"/>
    <w:rsid w:val="0064672C"/>
    <w:rsid w:val="00646D5E"/>
    <w:rsid w:val="00650646"/>
    <w:rsid w:val="00650C47"/>
    <w:rsid w:val="00650F7A"/>
    <w:rsid w:val="006515A5"/>
    <w:rsid w:val="00651FF9"/>
    <w:rsid w:val="006521EF"/>
    <w:rsid w:val="0065294A"/>
    <w:rsid w:val="0065329A"/>
    <w:rsid w:val="00653BF6"/>
    <w:rsid w:val="006543D7"/>
    <w:rsid w:val="00654654"/>
    <w:rsid w:val="00655273"/>
    <w:rsid w:val="006562E5"/>
    <w:rsid w:val="00656871"/>
    <w:rsid w:val="00657044"/>
    <w:rsid w:val="00660E3F"/>
    <w:rsid w:val="006613DD"/>
    <w:rsid w:val="00661B6C"/>
    <w:rsid w:val="00663751"/>
    <w:rsid w:val="0066388B"/>
    <w:rsid w:val="00664356"/>
    <w:rsid w:val="00666776"/>
    <w:rsid w:val="00670623"/>
    <w:rsid w:val="00670941"/>
    <w:rsid w:val="00670D88"/>
    <w:rsid w:val="006710DC"/>
    <w:rsid w:val="0067182D"/>
    <w:rsid w:val="006720B1"/>
    <w:rsid w:val="00672CEB"/>
    <w:rsid w:val="00673A76"/>
    <w:rsid w:val="0067471C"/>
    <w:rsid w:val="0067509D"/>
    <w:rsid w:val="00675D11"/>
    <w:rsid w:val="00676F46"/>
    <w:rsid w:val="00677931"/>
    <w:rsid w:val="006801AE"/>
    <w:rsid w:val="00680D81"/>
    <w:rsid w:val="00680F68"/>
    <w:rsid w:val="00680F82"/>
    <w:rsid w:val="006821DA"/>
    <w:rsid w:val="0068378B"/>
    <w:rsid w:val="0068415D"/>
    <w:rsid w:val="0068437A"/>
    <w:rsid w:val="00684730"/>
    <w:rsid w:val="00685FD0"/>
    <w:rsid w:val="00686D0D"/>
    <w:rsid w:val="00687D2D"/>
    <w:rsid w:val="00690165"/>
    <w:rsid w:val="00690924"/>
    <w:rsid w:val="00691EDA"/>
    <w:rsid w:val="006935F1"/>
    <w:rsid w:val="006952F5"/>
    <w:rsid w:val="00696561"/>
    <w:rsid w:val="0069661B"/>
    <w:rsid w:val="006A219A"/>
    <w:rsid w:val="006A47F9"/>
    <w:rsid w:val="006A52A6"/>
    <w:rsid w:val="006A60EA"/>
    <w:rsid w:val="006A6374"/>
    <w:rsid w:val="006A678F"/>
    <w:rsid w:val="006A6C43"/>
    <w:rsid w:val="006A7089"/>
    <w:rsid w:val="006A7248"/>
    <w:rsid w:val="006B0494"/>
    <w:rsid w:val="006B0CAC"/>
    <w:rsid w:val="006B0CD7"/>
    <w:rsid w:val="006B0FC0"/>
    <w:rsid w:val="006B284D"/>
    <w:rsid w:val="006B2DE5"/>
    <w:rsid w:val="006B3ACB"/>
    <w:rsid w:val="006B425E"/>
    <w:rsid w:val="006B4E4F"/>
    <w:rsid w:val="006B5578"/>
    <w:rsid w:val="006B55C5"/>
    <w:rsid w:val="006B681D"/>
    <w:rsid w:val="006B7429"/>
    <w:rsid w:val="006B7438"/>
    <w:rsid w:val="006B76AC"/>
    <w:rsid w:val="006B79FA"/>
    <w:rsid w:val="006C0C20"/>
    <w:rsid w:val="006C1939"/>
    <w:rsid w:val="006C1EFD"/>
    <w:rsid w:val="006C1F46"/>
    <w:rsid w:val="006C2438"/>
    <w:rsid w:val="006C2A9C"/>
    <w:rsid w:val="006C2FB7"/>
    <w:rsid w:val="006C34B5"/>
    <w:rsid w:val="006C4930"/>
    <w:rsid w:val="006C5FC1"/>
    <w:rsid w:val="006C6012"/>
    <w:rsid w:val="006C6AF3"/>
    <w:rsid w:val="006D025B"/>
    <w:rsid w:val="006D02BD"/>
    <w:rsid w:val="006D1ACD"/>
    <w:rsid w:val="006D240D"/>
    <w:rsid w:val="006D3879"/>
    <w:rsid w:val="006D5BC2"/>
    <w:rsid w:val="006D61F3"/>
    <w:rsid w:val="006D69A8"/>
    <w:rsid w:val="006D76E6"/>
    <w:rsid w:val="006D7790"/>
    <w:rsid w:val="006D7DEB"/>
    <w:rsid w:val="006E068E"/>
    <w:rsid w:val="006E0C79"/>
    <w:rsid w:val="006E1ADB"/>
    <w:rsid w:val="006E1E60"/>
    <w:rsid w:val="006E25CB"/>
    <w:rsid w:val="006E4317"/>
    <w:rsid w:val="006E5CFC"/>
    <w:rsid w:val="006E630F"/>
    <w:rsid w:val="006E659B"/>
    <w:rsid w:val="006E7C19"/>
    <w:rsid w:val="006E7D3C"/>
    <w:rsid w:val="006F1F8F"/>
    <w:rsid w:val="006F2267"/>
    <w:rsid w:val="006F3A7C"/>
    <w:rsid w:val="006F5575"/>
    <w:rsid w:val="006F7A42"/>
    <w:rsid w:val="006F7DF7"/>
    <w:rsid w:val="00700542"/>
    <w:rsid w:val="00700B60"/>
    <w:rsid w:val="00701798"/>
    <w:rsid w:val="00701DE4"/>
    <w:rsid w:val="007023CF"/>
    <w:rsid w:val="00702AA2"/>
    <w:rsid w:val="00702B95"/>
    <w:rsid w:val="0070311A"/>
    <w:rsid w:val="00703D56"/>
    <w:rsid w:val="007063E8"/>
    <w:rsid w:val="00707F50"/>
    <w:rsid w:val="0071041B"/>
    <w:rsid w:val="00710440"/>
    <w:rsid w:val="00710940"/>
    <w:rsid w:val="007111AD"/>
    <w:rsid w:val="0071254B"/>
    <w:rsid w:val="0071381D"/>
    <w:rsid w:val="007142D7"/>
    <w:rsid w:val="00714B58"/>
    <w:rsid w:val="007152DE"/>
    <w:rsid w:val="00715F7F"/>
    <w:rsid w:val="00715FCF"/>
    <w:rsid w:val="00716725"/>
    <w:rsid w:val="00717492"/>
    <w:rsid w:val="00717858"/>
    <w:rsid w:val="007229E8"/>
    <w:rsid w:val="00722EBC"/>
    <w:rsid w:val="007232E7"/>
    <w:rsid w:val="007236E9"/>
    <w:rsid w:val="007239B6"/>
    <w:rsid w:val="00724271"/>
    <w:rsid w:val="00725632"/>
    <w:rsid w:val="007300CC"/>
    <w:rsid w:val="00730365"/>
    <w:rsid w:val="007303F7"/>
    <w:rsid w:val="007304E4"/>
    <w:rsid w:val="007323AF"/>
    <w:rsid w:val="0073285F"/>
    <w:rsid w:val="00732C0C"/>
    <w:rsid w:val="00733512"/>
    <w:rsid w:val="007335B8"/>
    <w:rsid w:val="007335E3"/>
    <w:rsid w:val="0073503C"/>
    <w:rsid w:val="0073506F"/>
    <w:rsid w:val="007363E3"/>
    <w:rsid w:val="00736A14"/>
    <w:rsid w:val="00736ECD"/>
    <w:rsid w:val="0073771E"/>
    <w:rsid w:val="00737E6A"/>
    <w:rsid w:val="00740693"/>
    <w:rsid w:val="007413B8"/>
    <w:rsid w:val="00742A0D"/>
    <w:rsid w:val="00742F58"/>
    <w:rsid w:val="00745BEA"/>
    <w:rsid w:val="0074794D"/>
    <w:rsid w:val="00747FA3"/>
    <w:rsid w:val="00751559"/>
    <w:rsid w:val="0075278F"/>
    <w:rsid w:val="00753A51"/>
    <w:rsid w:val="00755C7B"/>
    <w:rsid w:val="007567ED"/>
    <w:rsid w:val="00762295"/>
    <w:rsid w:val="00762A8E"/>
    <w:rsid w:val="00764362"/>
    <w:rsid w:val="00765995"/>
    <w:rsid w:val="0076750E"/>
    <w:rsid w:val="00770C44"/>
    <w:rsid w:val="007710E4"/>
    <w:rsid w:val="00772195"/>
    <w:rsid w:val="007722D4"/>
    <w:rsid w:val="00773EF9"/>
    <w:rsid w:val="00775903"/>
    <w:rsid w:val="0077670B"/>
    <w:rsid w:val="00777224"/>
    <w:rsid w:val="00777F7B"/>
    <w:rsid w:val="0078133C"/>
    <w:rsid w:val="00781EEF"/>
    <w:rsid w:val="00781F84"/>
    <w:rsid w:val="00785C3E"/>
    <w:rsid w:val="00785E20"/>
    <w:rsid w:val="00786191"/>
    <w:rsid w:val="0078652F"/>
    <w:rsid w:val="00786584"/>
    <w:rsid w:val="00787842"/>
    <w:rsid w:val="007906CC"/>
    <w:rsid w:val="0079109C"/>
    <w:rsid w:val="007914C5"/>
    <w:rsid w:val="007917EB"/>
    <w:rsid w:val="007920C5"/>
    <w:rsid w:val="007949E9"/>
    <w:rsid w:val="0079639D"/>
    <w:rsid w:val="00796AB9"/>
    <w:rsid w:val="00796F52"/>
    <w:rsid w:val="00797DF1"/>
    <w:rsid w:val="007A017D"/>
    <w:rsid w:val="007A1BC0"/>
    <w:rsid w:val="007A26E7"/>
    <w:rsid w:val="007A298C"/>
    <w:rsid w:val="007A3EB6"/>
    <w:rsid w:val="007A4B1F"/>
    <w:rsid w:val="007A4BBC"/>
    <w:rsid w:val="007A68F4"/>
    <w:rsid w:val="007B00E9"/>
    <w:rsid w:val="007B1287"/>
    <w:rsid w:val="007B14F3"/>
    <w:rsid w:val="007B2A4A"/>
    <w:rsid w:val="007B2AEB"/>
    <w:rsid w:val="007B2E78"/>
    <w:rsid w:val="007B3B0E"/>
    <w:rsid w:val="007B3C04"/>
    <w:rsid w:val="007B3C14"/>
    <w:rsid w:val="007B531D"/>
    <w:rsid w:val="007B66B6"/>
    <w:rsid w:val="007B6B6A"/>
    <w:rsid w:val="007C0977"/>
    <w:rsid w:val="007C1CF4"/>
    <w:rsid w:val="007C1FC4"/>
    <w:rsid w:val="007C34E4"/>
    <w:rsid w:val="007C508D"/>
    <w:rsid w:val="007C5561"/>
    <w:rsid w:val="007C63F8"/>
    <w:rsid w:val="007D2797"/>
    <w:rsid w:val="007D285E"/>
    <w:rsid w:val="007D2AB9"/>
    <w:rsid w:val="007D3BA9"/>
    <w:rsid w:val="007D46B2"/>
    <w:rsid w:val="007D49D6"/>
    <w:rsid w:val="007D4B58"/>
    <w:rsid w:val="007D4BFF"/>
    <w:rsid w:val="007D5CB0"/>
    <w:rsid w:val="007D603C"/>
    <w:rsid w:val="007D6B34"/>
    <w:rsid w:val="007D7525"/>
    <w:rsid w:val="007E0285"/>
    <w:rsid w:val="007E0B5F"/>
    <w:rsid w:val="007E1194"/>
    <w:rsid w:val="007E199E"/>
    <w:rsid w:val="007E1BD4"/>
    <w:rsid w:val="007E5A8F"/>
    <w:rsid w:val="007E6EE1"/>
    <w:rsid w:val="007E7A8A"/>
    <w:rsid w:val="007F09CD"/>
    <w:rsid w:val="007F0B2D"/>
    <w:rsid w:val="007F100D"/>
    <w:rsid w:val="007F11A2"/>
    <w:rsid w:val="007F1EF9"/>
    <w:rsid w:val="007F290A"/>
    <w:rsid w:val="007F2ED7"/>
    <w:rsid w:val="007F32D0"/>
    <w:rsid w:val="007F4B40"/>
    <w:rsid w:val="007F4D90"/>
    <w:rsid w:val="007F6C63"/>
    <w:rsid w:val="007F6D75"/>
    <w:rsid w:val="00800232"/>
    <w:rsid w:val="00801C39"/>
    <w:rsid w:val="00802538"/>
    <w:rsid w:val="00803AF4"/>
    <w:rsid w:val="00803D65"/>
    <w:rsid w:val="00804B72"/>
    <w:rsid w:val="00805F88"/>
    <w:rsid w:val="00806DF2"/>
    <w:rsid w:val="00807CF4"/>
    <w:rsid w:val="00810236"/>
    <w:rsid w:val="00811BFD"/>
    <w:rsid w:val="00812CB6"/>
    <w:rsid w:val="00814384"/>
    <w:rsid w:val="008149AF"/>
    <w:rsid w:val="00814A91"/>
    <w:rsid w:val="008155AF"/>
    <w:rsid w:val="00816354"/>
    <w:rsid w:val="00817B15"/>
    <w:rsid w:val="008203EE"/>
    <w:rsid w:val="00822B26"/>
    <w:rsid w:val="00824B44"/>
    <w:rsid w:val="00825676"/>
    <w:rsid w:val="00826262"/>
    <w:rsid w:val="008274DF"/>
    <w:rsid w:val="008300DD"/>
    <w:rsid w:val="00830BCA"/>
    <w:rsid w:val="008312C2"/>
    <w:rsid w:val="0083171E"/>
    <w:rsid w:val="00831C14"/>
    <w:rsid w:val="00832898"/>
    <w:rsid w:val="00833682"/>
    <w:rsid w:val="0083534D"/>
    <w:rsid w:val="00835778"/>
    <w:rsid w:val="00840498"/>
    <w:rsid w:val="0084231E"/>
    <w:rsid w:val="008424FA"/>
    <w:rsid w:val="00842D0F"/>
    <w:rsid w:val="00844BB2"/>
    <w:rsid w:val="00846443"/>
    <w:rsid w:val="00847329"/>
    <w:rsid w:val="00847550"/>
    <w:rsid w:val="008507A7"/>
    <w:rsid w:val="00850CF4"/>
    <w:rsid w:val="008513E6"/>
    <w:rsid w:val="00852FE4"/>
    <w:rsid w:val="00853AEA"/>
    <w:rsid w:val="0085408C"/>
    <w:rsid w:val="008559ED"/>
    <w:rsid w:val="00856175"/>
    <w:rsid w:val="00856788"/>
    <w:rsid w:val="0085687B"/>
    <w:rsid w:val="00856B3D"/>
    <w:rsid w:val="00860A1A"/>
    <w:rsid w:val="0086148F"/>
    <w:rsid w:val="00861E32"/>
    <w:rsid w:val="00864BB5"/>
    <w:rsid w:val="00864F4A"/>
    <w:rsid w:val="008656A0"/>
    <w:rsid w:val="008665F6"/>
    <w:rsid w:val="00866B40"/>
    <w:rsid w:val="0086758A"/>
    <w:rsid w:val="00867623"/>
    <w:rsid w:val="0086768F"/>
    <w:rsid w:val="00870D5C"/>
    <w:rsid w:val="00871141"/>
    <w:rsid w:val="0087135A"/>
    <w:rsid w:val="008751B2"/>
    <w:rsid w:val="00875AEA"/>
    <w:rsid w:val="00876965"/>
    <w:rsid w:val="00877077"/>
    <w:rsid w:val="008776FB"/>
    <w:rsid w:val="00880559"/>
    <w:rsid w:val="00881D74"/>
    <w:rsid w:val="00882157"/>
    <w:rsid w:val="008822E2"/>
    <w:rsid w:val="00882CA0"/>
    <w:rsid w:val="008843E0"/>
    <w:rsid w:val="00885228"/>
    <w:rsid w:val="008853AF"/>
    <w:rsid w:val="008862BE"/>
    <w:rsid w:val="00886913"/>
    <w:rsid w:val="00886FD3"/>
    <w:rsid w:val="00887153"/>
    <w:rsid w:val="008900C3"/>
    <w:rsid w:val="0089078D"/>
    <w:rsid w:val="008910A9"/>
    <w:rsid w:val="008931E3"/>
    <w:rsid w:val="0089367F"/>
    <w:rsid w:val="008937CA"/>
    <w:rsid w:val="00893D2D"/>
    <w:rsid w:val="008951A8"/>
    <w:rsid w:val="00896295"/>
    <w:rsid w:val="00896528"/>
    <w:rsid w:val="00896D4D"/>
    <w:rsid w:val="00896D59"/>
    <w:rsid w:val="0089742F"/>
    <w:rsid w:val="00897BF2"/>
    <w:rsid w:val="00897F88"/>
    <w:rsid w:val="008A17FC"/>
    <w:rsid w:val="008A325B"/>
    <w:rsid w:val="008A341A"/>
    <w:rsid w:val="008A3C0C"/>
    <w:rsid w:val="008A41AF"/>
    <w:rsid w:val="008A58A2"/>
    <w:rsid w:val="008A7383"/>
    <w:rsid w:val="008A77E5"/>
    <w:rsid w:val="008A7E43"/>
    <w:rsid w:val="008B0695"/>
    <w:rsid w:val="008B06E8"/>
    <w:rsid w:val="008B0F96"/>
    <w:rsid w:val="008B195C"/>
    <w:rsid w:val="008B29E1"/>
    <w:rsid w:val="008B39EA"/>
    <w:rsid w:val="008B3E11"/>
    <w:rsid w:val="008B5523"/>
    <w:rsid w:val="008B5B12"/>
    <w:rsid w:val="008B720D"/>
    <w:rsid w:val="008B72E2"/>
    <w:rsid w:val="008C05B0"/>
    <w:rsid w:val="008C1271"/>
    <w:rsid w:val="008C1B26"/>
    <w:rsid w:val="008C1FD8"/>
    <w:rsid w:val="008C2E4D"/>
    <w:rsid w:val="008C3DE6"/>
    <w:rsid w:val="008C4609"/>
    <w:rsid w:val="008C47A3"/>
    <w:rsid w:val="008D06F5"/>
    <w:rsid w:val="008D13E7"/>
    <w:rsid w:val="008D230A"/>
    <w:rsid w:val="008D2634"/>
    <w:rsid w:val="008D4C34"/>
    <w:rsid w:val="008D5866"/>
    <w:rsid w:val="008D600C"/>
    <w:rsid w:val="008D6CC0"/>
    <w:rsid w:val="008D7888"/>
    <w:rsid w:val="008E096E"/>
    <w:rsid w:val="008E1045"/>
    <w:rsid w:val="008E1C9F"/>
    <w:rsid w:val="008E27D1"/>
    <w:rsid w:val="008E2912"/>
    <w:rsid w:val="008E293D"/>
    <w:rsid w:val="008E2DFF"/>
    <w:rsid w:val="008E31D8"/>
    <w:rsid w:val="008E357E"/>
    <w:rsid w:val="008E431E"/>
    <w:rsid w:val="008E4333"/>
    <w:rsid w:val="008E4A63"/>
    <w:rsid w:val="008E5BB7"/>
    <w:rsid w:val="008E5C6E"/>
    <w:rsid w:val="008E731F"/>
    <w:rsid w:val="008E761A"/>
    <w:rsid w:val="008F0351"/>
    <w:rsid w:val="008F0A9A"/>
    <w:rsid w:val="008F15BA"/>
    <w:rsid w:val="008F1BDF"/>
    <w:rsid w:val="008F206E"/>
    <w:rsid w:val="008F23BB"/>
    <w:rsid w:val="008F4592"/>
    <w:rsid w:val="008F5C5E"/>
    <w:rsid w:val="008F6D4C"/>
    <w:rsid w:val="008F7049"/>
    <w:rsid w:val="008F788B"/>
    <w:rsid w:val="009009E4"/>
    <w:rsid w:val="00900EF7"/>
    <w:rsid w:val="00903531"/>
    <w:rsid w:val="009040EB"/>
    <w:rsid w:val="00904DF8"/>
    <w:rsid w:val="0090520D"/>
    <w:rsid w:val="009052EA"/>
    <w:rsid w:val="009056E0"/>
    <w:rsid w:val="00905FF5"/>
    <w:rsid w:val="009074D2"/>
    <w:rsid w:val="0091046D"/>
    <w:rsid w:val="00910543"/>
    <w:rsid w:val="00910BE0"/>
    <w:rsid w:val="00912444"/>
    <w:rsid w:val="00912817"/>
    <w:rsid w:val="0091298C"/>
    <w:rsid w:val="00913062"/>
    <w:rsid w:val="00913470"/>
    <w:rsid w:val="00913CCE"/>
    <w:rsid w:val="00914753"/>
    <w:rsid w:val="00914ED4"/>
    <w:rsid w:val="00915293"/>
    <w:rsid w:val="00916039"/>
    <w:rsid w:val="00916A7B"/>
    <w:rsid w:val="00916E73"/>
    <w:rsid w:val="009174BD"/>
    <w:rsid w:val="009220BD"/>
    <w:rsid w:val="009222A4"/>
    <w:rsid w:val="00923A7E"/>
    <w:rsid w:val="00923E6B"/>
    <w:rsid w:val="009259F7"/>
    <w:rsid w:val="00925E6F"/>
    <w:rsid w:val="0092703A"/>
    <w:rsid w:val="00930290"/>
    <w:rsid w:val="00931D17"/>
    <w:rsid w:val="00932E60"/>
    <w:rsid w:val="00932FCE"/>
    <w:rsid w:val="00933B1B"/>
    <w:rsid w:val="0093576E"/>
    <w:rsid w:val="00937EE8"/>
    <w:rsid w:val="009406C9"/>
    <w:rsid w:val="00940798"/>
    <w:rsid w:val="009418AC"/>
    <w:rsid w:val="00941B54"/>
    <w:rsid w:val="00941D6B"/>
    <w:rsid w:val="009421B4"/>
    <w:rsid w:val="009427D7"/>
    <w:rsid w:val="00944B39"/>
    <w:rsid w:val="0094651C"/>
    <w:rsid w:val="00946A25"/>
    <w:rsid w:val="00947A5E"/>
    <w:rsid w:val="00947AE3"/>
    <w:rsid w:val="00950982"/>
    <w:rsid w:val="00950DC4"/>
    <w:rsid w:val="0095130F"/>
    <w:rsid w:val="0095302D"/>
    <w:rsid w:val="00953FF1"/>
    <w:rsid w:val="00954896"/>
    <w:rsid w:val="00954C4E"/>
    <w:rsid w:val="00955C62"/>
    <w:rsid w:val="0095636A"/>
    <w:rsid w:val="00956406"/>
    <w:rsid w:val="00956BC5"/>
    <w:rsid w:val="009601BA"/>
    <w:rsid w:val="009603DB"/>
    <w:rsid w:val="00962A3B"/>
    <w:rsid w:val="00962F66"/>
    <w:rsid w:val="009634D4"/>
    <w:rsid w:val="00963E8D"/>
    <w:rsid w:val="00966C81"/>
    <w:rsid w:val="009708C9"/>
    <w:rsid w:val="0097153F"/>
    <w:rsid w:val="009722BE"/>
    <w:rsid w:val="009738F4"/>
    <w:rsid w:val="00973C6B"/>
    <w:rsid w:val="0097565C"/>
    <w:rsid w:val="00975C15"/>
    <w:rsid w:val="00976BEC"/>
    <w:rsid w:val="009776BD"/>
    <w:rsid w:val="009811C6"/>
    <w:rsid w:val="00981769"/>
    <w:rsid w:val="00981AC2"/>
    <w:rsid w:val="00981E3B"/>
    <w:rsid w:val="0098234C"/>
    <w:rsid w:val="00982CA0"/>
    <w:rsid w:val="00983492"/>
    <w:rsid w:val="0098382D"/>
    <w:rsid w:val="00984DB4"/>
    <w:rsid w:val="0098554E"/>
    <w:rsid w:val="0098704C"/>
    <w:rsid w:val="009875CE"/>
    <w:rsid w:val="009877D8"/>
    <w:rsid w:val="00987FF9"/>
    <w:rsid w:val="009914D9"/>
    <w:rsid w:val="00991F85"/>
    <w:rsid w:val="0099289D"/>
    <w:rsid w:val="00994BE4"/>
    <w:rsid w:val="00994C7D"/>
    <w:rsid w:val="00994D99"/>
    <w:rsid w:val="00994EA0"/>
    <w:rsid w:val="009957D8"/>
    <w:rsid w:val="0099585E"/>
    <w:rsid w:val="00996A34"/>
    <w:rsid w:val="00997F9C"/>
    <w:rsid w:val="009A078B"/>
    <w:rsid w:val="009A0A5F"/>
    <w:rsid w:val="009A0B95"/>
    <w:rsid w:val="009A0F57"/>
    <w:rsid w:val="009A3A69"/>
    <w:rsid w:val="009A4FE4"/>
    <w:rsid w:val="009A51C8"/>
    <w:rsid w:val="009A5598"/>
    <w:rsid w:val="009A5BE4"/>
    <w:rsid w:val="009A5F20"/>
    <w:rsid w:val="009A5F75"/>
    <w:rsid w:val="009A6D22"/>
    <w:rsid w:val="009B27E5"/>
    <w:rsid w:val="009B54A1"/>
    <w:rsid w:val="009B5518"/>
    <w:rsid w:val="009B5F5D"/>
    <w:rsid w:val="009B6623"/>
    <w:rsid w:val="009B7465"/>
    <w:rsid w:val="009B7F37"/>
    <w:rsid w:val="009C04B5"/>
    <w:rsid w:val="009C1907"/>
    <w:rsid w:val="009C1914"/>
    <w:rsid w:val="009C1EA1"/>
    <w:rsid w:val="009C2216"/>
    <w:rsid w:val="009C3219"/>
    <w:rsid w:val="009C3498"/>
    <w:rsid w:val="009C3DC7"/>
    <w:rsid w:val="009C3DCE"/>
    <w:rsid w:val="009C40BE"/>
    <w:rsid w:val="009C4ABD"/>
    <w:rsid w:val="009C4CBF"/>
    <w:rsid w:val="009C5A46"/>
    <w:rsid w:val="009C5FF8"/>
    <w:rsid w:val="009C7375"/>
    <w:rsid w:val="009C7733"/>
    <w:rsid w:val="009D0302"/>
    <w:rsid w:val="009D0D2F"/>
    <w:rsid w:val="009D2575"/>
    <w:rsid w:val="009D3A7D"/>
    <w:rsid w:val="009D4CEB"/>
    <w:rsid w:val="009D54C5"/>
    <w:rsid w:val="009D651A"/>
    <w:rsid w:val="009D7F86"/>
    <w:rsid w:val="009E08C8"/>
    <w:rsid w:val="009E1F3F"/>
    <w:rsid w:val="009E2911"/>
    <w:rsid w:val="009E2D97"/>
    <w:rsid w:val="009E3E8E"/>
    <w:rsid w:val="009E41E3"/>
    <w:rsid w:val="009E5449"/>
    <w:rsid w:val="009E6F59"/>
    <w:rsid w:val="009E709C"/>
    <w:rsid w:val="009F1157"/>
    <w:rsid w:val="009F1977"/>
    <w:rsid w:val="009F1D24"/>
    <w:rsid w:val="009F22D8"/>
    <w:rsid w:val="009F2D65"/>
    <w:rsid w:val="009F3044"/>
    <w:rsid w:val="009F33D9"/>
    <w:rsid w:val="009F6A96"/>
    <w:rsid w:val="00A0186D"/>
    <w:rsid w:val="00A018AA"/>
    <w:rsid w:val="00A02102"/>
    <w:rsid w:val="00A035C6"/>
    <w:rsid w:val="00A03F76"/>
    <w:rsid w:val="00A04AB0"/>
    <w:rsid w:val="00A05273"/>
    <w:rsid w:val="00A052E4"/>
    <w:rsid w:val="00A05A82"/>
    <w:rsid w:val="00A05E87"/>
    <w:rsid w:val="00A06DC5"/>
    <w:rsid w:val="00A06FFA"/>
    <w:rsid w:val="00A0799B"/>
    <w:rsid w:val="00A1091B"/>
    <w:rsid w:val="00A11136"/>
    <w:rsid w:val="00A122FE"/>
    <w:rsid w:val="00A123E0"/>
    <w:rsid w:val="00A12E22"/>
    <w:rsid w:val="00A144AE"/>
    <w:rsid w:val="00A15933"/>
    <w:rsid w:val="00A16A1A"/>
    <w:rsid w:val="00A17870"/>
    <w:rsid w:val="00A179F3"/>
    <w:rsid w:val="00A17AC8"/>
    <w:rsid w:val="00A17E49"/>
    <w:rsid w:val="00A20075"/>
    <w:rsid w:val="00A20CE1"/>
    <w:rsid w:val="00A212F5"/>
    <w:rsid w:val="00A227D3"/>
    <w:rsid w:val="00A231E2"/>
    <w:rsid w:val="00A23800"/>
    <w:rsid w:val="00A24669"/>
    <w:rsid w:val="00A25471"/>
    <w:rsid w:val="00A26FF4"/>
    <w:rsid w:val="00A30B1E"/>
    <w:rsid w:val="00A30C48"/>
    <w:rsid w:val="00A332B9"/>
    <w:rsid w:val="00A34AB9"/>
    <w:rsid w:val="00A35EE5"/>
    <w:rsid w:val="00A37320"/>
    <w:rsid w:val="00A37B6D"/>
    <w:rsid w:val="00A37C00"/>
    <w:rsid w:val="00A40008"/>
    <w:rsid w:val="00A401DA"/>
    <w:rsid w:val="00A42D38"/>
    <w:rsid w:val="00A44754"/>
    <w:rsid w:val="00A44F86"/>
    <w:rsid w:val="00A45E13"/>
    <w:rsid w:val="00A45F5E"/>
    <w:rsid w:val="00A50E58"/>
    <w:rsid w:val="00A5122D"/>
    <w:rsid w:val="00A513E2"/>
    <w:rsid w:val="00A51D83"/>
    <w:rsid w:val="00A53174"/>
    <w:rsid w:val="00A53B23"/>
    <w:rsid w:val="00A54459"/>
    <w:rsid w:val="00A547D1"/>
    <w:rsid w:val="00A54BDC"/>
    <w:rsid w:val="00A5551C"/>
    <w:rsid w:val="00A561EF"/>
    <w:rsid w:val="00A564E9"/>
    <w:rsid w:val="00A565FA"/>
    <w:rsid w:val="00A566E9"/>
    <w:rsid w:val="00A57273"/>
    <w:rsid w:val="00A620F5"/>
    <w:rsid w:val="00A6270B"/>
    <w:rsid w:val="00A6534F"/>
    <w:rsid w:val="00A65984"/>
    <w:rsid w:val="00A66209"/>
    <w:rsid w:val="00A66688"/>
    <w:rsid w:val="00A66866"/>
    <w:rsid w:val="00A66D2F"/>
    <w:rsid w:val="00A67F02"/>
    <w:rsid w:val="00A70200"/>
    <w:rsid w:val="00A706AF"/>
    <w:rsid w:val="00A721DB"/>
    <w:rsid w:val="00A73F78"/>
    <w:rsid w:val="00A74658"/>
    <w:rsid w:val="00A74A4D"/>
    <w:rsid w:val="00A74B5D"/>
    <w:rsid w:val="00A75FBC"/>
    <w:rsid w:val="00A767A3"/>
    <w:rsid w:val="00A768BA"/>
    <w:rsid w:val="00A7747C"/>
    <w:rsid w:val="00A8078C"/>
    <w:rsid w:val="00A8112B"/>
    <w:rsid w:val="00A81176"/>
    <w:rsid w:val="00A811D3"/>
    <w:rsid w:val="00A81F68"/>
    <w:rsid w:val="00A84515"/>
    <w:rsid w:val="00A85CB6"/>
    <w:rsid w:val="00A86FB0"/>
    <w:rsid w:val="00A87FB2"/>
    <w:rsid w:val="00A9054F"/>
    <w:rsid w:val="00A90BC0"/>
    <w:rsid w:val="00A90EEF"/>
    <w:rsid w:val="00A93B25"/>
    <w:rsid w:val="00A93F64"/>
    <w:rsid w:val="00A940EF"/>
    <w:rsid w:val="00A94A50"/>
    <w:rsid w:val="00A9514D"/>
    <w:rsid w:val="00A97350"/>
    <w:rsid w:val="00AA02C9"/>
    <w:rsid w:val="00AA0354"/>
    <w:rsid w:val="00AA06A1"/>
    <w:rsid w:val="00AA29EC"/>
    <w:rsid w:val="00AA2B4E"/>
    <w:rsid w:val="00AA334D"/>
    <w:rsid w:val="00AA37E7"/>
    <w:rsid w:val="00AA42FB"/>
    <w:rsid w:val="00AA589F"/>
    <w:rsid w:val="00AA7553"/>
    <w:rsid w:val="00AA7F13"/>
    <w:rsid w:val="00AB0A9A"/>
    <w:rsid w:val="00AB0D22"/>
    <w:rsid w:val="00AB0FD9"/>
    <w:rsid w:val="00AB1D21"/>
    <w:rsid w:val="00AB2D7E"/>
    <w:rsid w:val="00AB311D"/>
    <w:rsid w:val="00AB3C53"/>
    <w:rsid w:val="00AB61A2"/>
    <w:rsid w:val="00AB6F50"/>
    <w:rsid w:val="00AB72EE"/>
    <w:rsid w:val="00AC0310"/>
    <w:rsid w:val="00AC1908"/>
    <w:rsid w:val="00AC202F"/>
    <w:rsid w:val="00AC22AF"/>
    <w:rsid w:val="00AC343F"/>
    <w:rsid w:val="00AC4DB5"/>
    <w:rsid w:val="00AC52EC"/>
    <w:rsid w:val="00AC5C23"/>
    <w:rsid w:val="00AC5E73"/>
    <w:rsid w:val="00AD07CF"/>
    <w:rsid w:val="00AD3085"/>
    <w:rsid w:val="00AD3C8E"/>
    <w:rsid w:val="00AD3E12"/>
    <w:rsid w:val="00AD5B05"/>
    <w:rsid w:val="00AD6499"/>
    <w:rsid w:val="00AD650E"/>
    <w:rsid w:val="00AD657E"/>
    <w:rsid w:val="00AD73EF"/>
    <w:rsid w:val="00AD7930"/>
    <w:rsid w:val="00AE0415"/>
    <w:rsid w:val="00AE0DD5"/>
    <w:rsid w:val="00AE0EA5"/>
    <w:rsid w:val="00AE21D6"/>
    <w:rsid w:val="00AE3465"/>
    <w:rsid w:val="00AE368F"/>
    <w:rsid w:val="00AE3B39"/>
    <w:rsid w:val="00AE416B"/>
    <w:rsid w:val="00AE488B"/>
    <w:rsid w:val="00AE646B"/>
    <w:rsid w:val="00AE673E"/>
    <w:rsid w:val="00AE7305"/>
    <w:rsid w:val="00AF00B0"/>
    <w:rsid w:val="00AF0D7D"/>
    <w:rsid w:val="00AF331B"/>
    <w:rsid w:val="00AF3B30"/>
    <w:rsid w:val="00AF3B79"/>
    <w:rsid w:val="00AF413C"/>
    <w:rsid w:val="00AF4EAB"/>
    <w:rsid w:val="00AF6BE9"/>
    <w:rsid w:val="00AF730E"/>
    <w:rsid w:val="00AF73F0"/>
    <w:rsid w:val="00AF79F2"/>
    <w:rsid w:val="00B003D6"/>
    <w:rsid w:val="00B01C7A"/>
    <w:rsid w:val="00B0230C"/>
    <w:rsid w:val="00B024AA"/>
    <w:rsid w:val="00B02597"/>
    <w:rsid w:val="00B02815"/>
    <w:rsid w:val="00B02C37"/>
    <w:rsid w:val="00B0393E"/>
    <w:rsid w:val="00B03FC4"/>
    <w:rsid w:val="00B05CC1"/>
    <w:rsid w:val="00B067C8"/>
    <w:rsid w:val="00B06BA6"/>
    <w:rsid w:val="00B07072"/>
    <w:rsid w:val="00B07889"/>
    <w:rsid w:val="00B10050"/>
    <w:rsid w:val="00B102AB"/>
    <w:rsid w:val="00B10C8D"/>
    <w:rsid w:val="00B119CF"/>
    <w:rsid w:val="00B11A93"/>
    <w:rsid w:val="00B11BBB"/>
    <w:rsid w:val="00B12112"/>
    <w:rsid w:val="00B136BE"/>
    <w:rsid w:val="00B137D1"/>
    <w:rsid w:val="00B14B69"/>
    <w:rsid w:val="00B15252"/>
    <w:rsid w:val="00B15BF7"/>
    <w:rsid w:val="00B16CE9"/>
    <w:rsid w:val="00B1706D"/>
    <w:rsid w:val="00B175C4"/>
    <w:rsid w:val="00B176E4"/>
    <w:rsid w:val="00B200D3"/>
    <w:rsid w:val="00B20810"/>
    <w:rsid w:val="00B2285A"/>
    <w:rsid w:val="00B231A5"/>
    <w:rsid w:val="00B244CA"/>
    <w:rsid w:val="00B25263"/>
    <w:rsid w:val="00B26C67"/>
    <w:rsid w:val="00B27E1A"/>
    <w:rsid w:val="00B32307"/>
    <w:rsid w:val="00B33AA2"/>
    <w:rsid w:val="00B34348"/>
    <w:rsid w:val="00B3439A"/>
    <w:rsid w:val="00B3470D"/>
    <w:rsid w:val="00B35DA9"/>
    <w:rsid w:val="00B362B3"/>
    <w:rsid w:val="00B3717C"/>
    <w:rsid w:val="00B37ADD"/>
    <w:rsid w:val="00B409BD"/>
    <w:rsid w:val="00B41EDF"/>
    <w:rsid w:val="00B445A6"/>
    <w:rsid w:val="00B45655"/>
    <w:rsid w:val="00B45A17"/>
    <w:rsid w:val="00B45B06"/>
    <w:rsid w:val="00B46320"/>
    <w:rsid w:val="00B46D3D"/>
    <w:rsid w:val="00B47C4D"/>
    <w:rsid w:val="00B50947"/>
    <w:rsid w:val="00B50B5D"/>
    <w:rsid w:val="00B517EE"/>
    <w:rsid w:val="00B53864"/>
    <w:rsid w:val="00B5685B"/>
    <w:rsid w:val="00B60520"/>
    <w:rsid w:val="00B60AFD"/>
    <w:rsid w:val="00B611F0"/>
    <w:rsid w:val="00B6136C"/>
    <w:rsid w:val="00B61486"/>
    <w:rsid w:val="00B614D2"/>
    <w:rsid w:val="00B617B9"/>
    <w:rsid w:val="00B61C9B"/>
    <w:rsid w:val="00B61E8F"/>
    <w:rsid w:val="00B62ECB"/>
    <w:rsid w:val="00B6354F"/>
    <w:rsid w:val="00B643A3"/>
    <w:rsid w:val="00B6479D"/>
    <w:rsid w:val="00B67F05"/>
    <w:rsid w:val="00B706D4"/>
    <w:rsid w:val="00B719D6"/>
    <w:rsid w:val="00B72768"/>
    <w:rsid w:val="00B72C1C"/>
    <w:rsid w:val="00B7346E"/>
    <w:rsid w:val="00B7402B"/>
    <w:rsid w:val="00B7441E"/>
    <w:rsid w:val="00B80BDF"/>
    <w:rsid w:val="00B816BD"/>
    <w:rsid w:val="00B8257D"/>
    <w:rsid w:val="00B832C6"/>
    <w:rsid w:val="00B845D3"/>
    <w:rsid w:val="00B84E58"/>
    <w:rsid w:val="00B84F06"/>
    <w:rsid w:val="00B851A6"/>
    <w:rsid w:val="00B85460"/>
    <w:rsid w:val="00B86E80"/>
    <w:rsid w:val="00B878B8"/>
    <w:rsid w:val="00B87F7F"/>
    <w:rsid w:val="00B916B2"/>
    <w:rsid w:val="00B93EC3"/>
    <w:rsid w:val="00B95831"/>
    <w:rsid w:val="00B95947"/>
    <w:rsid w:val="00B95A8A"/>
    <w:rsid w:val="00B97174"/>
    <w:rsid w:val="00B976EE"/>
    <w:rsid w:val="00BA0587"/>
    <w:rsid w:val="00BA0D4F"/>
    <w:rsid w:val="00BA20AF"/>
    <w:rsid w:val="00BA229B"/>
    <w:rsid w:val="00BA2530"/>
    <w:rsid w:val="00BA4341"/>
    <w:rsid w:val="00BA4777"/>
    <w:rsid w:val="00BA5A21"/>
    <w:rsid w:val="00BA6DB1"/>
    <w:rsid w:val="00BA7567"/>
    <w:rsid w:val="00BB0060"/>
    <w:rsid w:val="00BB01A6"/>
    <w:rsid w:val="00BB1840"/>
    <w:rsid w:val="00BB28C6"/>
    <w:rsid w:val="00BB2C9B"/>
    <w:rsid w:val="00BB4BBA"/>
    <w:rsid w:val="00BB4EB0"/>
    <w:rsid w:val="00BB5A05"/>
    <w:rsid w:val="00BB6501"/>
    <w:rsid w:val="00BB6E06"/>
    <w:rsid w:val="00BC55EE"/>
    <w:rsid w:val="00BC763F"/>
    <w:rsid w:val="00BD03DC"/>
    <w:rsid w:val="00BD0D5B"/>
    <w:rsid w:val="00BD1D40"/>
    <w:rsid w:val="00BD1DF4"/>
    <w:rsid w:val="00BD26ED"/>
    <w:rsid w:val="00BD299B"/>
    <w:rsid w:val="00BD2A85"/>
    <w:rsid w:val="00BD2E2C"/>
    <w:rsid w:val="00BD3546"/>
    <w:rsid w:val="00BD3570"/>
    <w:rsid w:val="00BD3B70"/>
    <w:rsid w:val="00BD4289"/>
    <w:rsid w:val="00BD469A"/>
    <w:rsid w:val="00BD5676"/>
    <w:rsid w:val="00BD6E70"/>
    <w:rsid w:val="00BD6F48"/>
    <w:rsid w:val="00BD7905"/>
    <w:rsid w:val="00BD7A3C"/>
    <w:rsid w:val="00BE0128"/>
    <w:rsid w:val="00BE0243"/>
    <w:rsid w:val="00BE10F5"/>
    <w:rsid w:val="00BE129D"/>
    <w:rsid w:val="00BE1A04"/>
    <w:rsid w:val="00BE23F1"/>
    <w:rsid w:val="00BE2C74"/>
    <w:rsid w:val="00BE2DEB"/>
    <w:rsid w:val="00BE3BB2"/>
    <w:rsid w:val="00BE61D0"/>
    <w:rsid w:val="00BE654D"/>
    <w:rsid w:val="00BE6CC2"/>
    <w:rsid w:val="00BE6FF6"/>
    <w:rsid w:val="00BE7512"/>
    <w:rsid w:val="00BE7A37"/>
    <w:rsid w:val="00BF0216"/>
    <w:rsid w:val="00BF1ADF"/>
    <w:rsid w:val="00BF1F4C"/>
    <w:rsid w:val="00BF2670"/>
    <w:rsid w:val="00BF2707"/>
    <w:rsid w:val="00BF3215"/>
    <w:rsid w:val="00BF37A7"/>
    <w:rsid w:val="00BF4046"/>
    <w:rsid w:val="00BF404B"/>
    <w:rsid w:val="00BF5274"/>
    <w:rsid w:val="00BF5524"/>
    <w:rsid w:val="00BF5BC9"/>
    <w:rsid w:val="00BF7A7B"/>
    <w:rsid w:val="00C011FF"/>
    <w:rsid w:val="00C03533"/>
    <w:rsid w:val="00C03691"/>
    <w:rsid w:val="00C03E5E"/>
    <w:rsid w:val="00C068AF"/>
    <w:rsid w:val="00C06B36"/>
    <w:rsid w:val="00C06EFC"/>
    <w:rsid w:val="00C0761D"/>
    <w:rsid w:val="00C10BCA"/>
    <w:rsid w:val="00C1277F"/>
    <w:rsid w:val="00C1536F"/>
    <w:rsid w:val="00C155AC"/>
    <w:rsid w:val="00C15EE7"/>
    <w:rsid w:val="00C16248"/>
    <w:rsid w:val="00C168FD"/>
    <w:rsid w:val="00C16A60"/>
    <w:rsid w:val="00C17129"/>
    <w:rsid w:val="00C174DE"/>
    <w:rsid w:val="00C17BEF"/>
    <w:rsid w:val="00C20BE5"/>
    <w:rsid w:val="00C211E9"/>
    <w:rsid w:val="00C22F72"/>
    <w:rsid w:val="00C23071"/>
    <w:rsid w:val="00C230CF"/>
    <w:rsid w:val="00C26443"/>
    <w:rsid w:val="00C304F7"/>
    <w:rsid w:val="00C32286"/>
    <w:rsid w:val="00C3247C"/>
    <w:rsid w:val="00C34BFE"/>
    <w:rsid w:val="00C34CB3"/>
    <w:rsid w:val="00C36604"/>
    <w:rsid w:val="00C36CF5"/>
    <w:rsid w:val="00C378E1"/>
    <w:rsid w:val="00C37DB5"/>
    <w:rsid w:val="00C407AD"/>
    <w:rsid w:val="00C4094A"/>
    <w:rsid w:val="00C4099C"/>
    <w:rsid w:val="00C40D48"/>
    <w:rsid w:val="00C42958"/>
    <w:rsid w:val="00C42F2D"/>
    <w:rsid w:val="00C44683"/>
    <w:rsid w:val="00C45BC0"/>
    <w:rsid w:val="00C45C74"/>
    <w:rsid w:val="00C46654"/>
    <w:rsid w:val="00C476C9"/>
    <w:rsid w:val="00C47A88"/>
    <w:rsid w:val="00C50770"/>
    <w:rsid w:val="00C50BE3"/>
    <w:rsid w:val="00C52193"/>
    <w:rsid w:val="00C53CD5"/>
    <w:rsid w:val="00C53F77"/>
    <w:rsid w:val="00C5424F"/>
    <w:rsid w:val="00C54F53"/>
    <w:rsid w:val="00C550BC"/>
    <w:rsid w:val="00C57952"/>
    <w:rsid w:val="00C57AA5"/>
    <w:rsid w:val="00C57CD0"/>
    <w:rsid w:val="00C60430"/>
    <w:rsid w:val="00C60B1B"/>
    <w:rsid w:val="00C61848"/>
    <w:rsid w:val="00C632EB"/>
    <w:rsid w:val="00C63D71"/>
    <w:rsid w:val="00C63E84"/>
    <w:rsid w:val="00C64BB2"/>
    <w:rsid w:val="00C64C6D"/>
    <w:rsid w:val="00C64F1A"/>
    <w:rsid w:val="00C651FA"/>
    <w:rsid w:val="00C66D78"/>
    <w:rsid w:val="00C677D6"/>
    <w:rsid w:val="00C67832"/>
    <w:rsid w:val="00C70302"/>
    <w:rsid w:val="00C719BD"/>
    <w:rsid w:val="00C71A0E"/>
    <w:rsid w:val="00C7273C"/>
    <w:rsid w:val="00C7422A"/>
    <w:rsid w:val="00C74238"/>
    <w:rsid w:val="00C742ED"/>
    <w:rsid w:val="00C748F1"/>
    <w:rsid w:val="00C75E7A"/>
    <w:rsid w:val="00C7628E"/>
    <w:rsid w:val="00C7688B"/>
    <w:rsid w:val="00C76A55"/>
    <w:rsid w:val="00C80C50"/>
    <w:rsid w:val="00C814FA"/>
    <w:rsid w:val="00C8192E"/>
    <w:rsid w:val="00C819B1"/>
    <w:rsid w:val="00C81B78"/>
    <w:rsid w:val="00C8300F"/>
    <w:rsid w:val="00C8445D"/>
    <w:rsid w:val="00C84592"/>
    <w:rsid w:val="00C849A9"/>
    <w:rsid w:val="00C853DC"/>
    <w:rsid w:val="00C85A99"/>
    <w:rsid w:val="00C9038A"/>
    <w:rsid w:val="00C912E8"/>
    <w:rsid w:val="00C91E12"/>
    <w:rsid w:val="00C92C15"/>
    <w:rsid w:val="00C96EC3"/>
    <w:rsid w:val="00C979DB"/>
    <w:rsid w:val="00C97FB9"/>
    <w:rsid w:val="00CA0891"/>
    <w:rsid w:val="00CA1E42"/>
    <w:rsid w:val="00CA40D1"/>
    <w:rsid w:val="00CA4454"/>
    <w:rsid w:val="00CA4C8E"/>
    <w:rsid w:val="00CA527E"/>
    <w:rsid w:val="00CA6788"/>
    <w:rsid w:val="00CA7455"/>
    <w:rsid w:val="00CB0138"/>
    <w:rsid w:val="00CB1FCB"/>
    <w:rsid w:val="00CB479E"/>
    <w:rsid w:val="00CB496B"/>
    <w:rsid w:val="00CB58A3"/>
    <w:rsid w:val="00CB5AF6"/>
    <w:rsid w:val="00CB5EAC"/>
    <w:rsid w:val="00CB7046"/>
    <w:rsid w:val="00CB79F8"/>
    <w:rsid w:val="00CC013D"/>
    <w:rsid w:val="00CC0549"/>
    <w:rsid w:val="00CC0F7A"/>
    <w:rsid w:val="00CC14EC"/>
    <w:rsid w:val="00CC1E54"/>
    <w:rsid w:val="00CC1F6D"/>
    <w:rsid w:val="00CC2A87"/>
    <w:rsid w:val="00CC2FA9"/>
    <w:rsid w:val="00CC31F8"/>
    <w:rsid w:val="00CC3D23"/>
    <w:rsid w:val="00CC4F11"/>
    <w:rsid w:val="00CC54E8"/>
    <w:rsid w:val="00CC6182"/>
    <w:rsid w:val="00CD1699"/>
    <w:rsid w:val="00CD256B"/>
    <w:rsid w:val="00CD25F6"/>
    <w:rsid w:val="00CD292B"/>
    <w:rsid w:val="00CD2DF7"/>
    <w:rsid w:val="00CD50BF"/>
    <w:rsid w:val="00CE021A"/>
    <w:rsid w:val="00CE0A05"/>
    <w:rsid w:val="00CE0A09"/>
    <w:rsid w:val="00CE1112"/>
    <w:rsid w:val="00CE22EC"/>
    <w:rsid w:val="00CE50B3"/>
    <w:rsid w:val="00CE5314"/>
    <w:rsid w:val="00CE5BA2"/>
    <w:rsid w:val="00CE71C9"/>
    <w:rsid w:val="00CE7A0E"/>
    <w:rsid w:val="00CF0715"/>
    <w:rsid w:val="00CF17BA"/>
    <w:rsid w:val="00CF1D0D"/>
    <w:rsid w:val="00CF2722"/>
    <w:rsid w:val="00CF3484"/>
    <w:rsid w:val="00CF69B0"/>
    <w:rsid w:val="00CF74CA"/>
    <w:rsid w:val="00D01088"/>
    <w:rsid w:val="00D014F9"/>
    <w:rsid w:val="00D01A1E"/>
    <w:rsid w:val="00D01E59"/>
    <w:rsid w:val="00D03633"/>
    <w:rsid w:val="00D037F1"/>
    <w:rsid w:val="00D03B38"/>
    <w:rsid w:val="00D05E53"/>
    <w:rsid w:val="00D0637E"/>
    <w:rsid w:val="00D10765"/>
    <w:rsid w:val="00D10A5F"/>
    <w:rsid w:val="00D11F30"/>
    <w:rsid w:val="00D12703"/>
    <w:rsid w:val="00D12E5F"/>
    <w:rsid w:val="00D134A7"/>
    <w:rsid w:val="00D135E4"/>
    <w:rsid w:val="00D13D76"/>
    <w:rsid w:val="00D15FCB"/>
    <w:rsid w:val="00D16824"/>
    <w:rsid w:val="00D17D2B"/>
    <w:rsid w:val="00D20288"/>
    <w:rsid w:val="00D2061B"/>
    <w:rsid w:val="00D2088B"/>
    <w:rsid w:val="00D20A8F"/>
    <w:rsid w:val="00D21CBC"/>
    <w:rsid w:val="00D22FC2"/>
    <w:rsid w:val="00D2333B"/>
    <w:rsid w:val="00D24CDA"/>
    <w:rsid w:val="00D24EC8"/>
    <w:rsid w:val="00D26BFE"/>
    <w:rsid w:val="00D271BA"/>
    <w:rsid w:val="00D27C0B"/>
    <w:rsid w:val="00D30324"/>
    <w:rsid w:val="00D30FDB"/>
    <w:rsid w:val="00D315A1"/>
    <w:rsid w:val="00D32DC1"/>
    <w:rsid w:val="00D33C8E"/>
    <w:rsid w:val="00D34840"/>
    <w:rsid w:val="00D34B57"/>
    <w:rsid w:val="00D34DA7"/>
    <w:rsid w:val="00D35819"/>
    <w:rsid w:val="00D359EE"/>
    <w:rsid w:val="00D35EF4"/>
    <w:rsid w:val="00D36C35"/>
    <w:rsid w:val="00D37333"/>
    <w:rsid w:val="00D401D0"/>
    <w:rsid w:val="00D4103D"/>
    <w:rsid w:val="00D417F7"/>
    <w:rsid w:val="00D41ED4"/>
    <w:rsid w:val="00D42C25"/>
    <w:rsid w:val="00D43C26"/>
    <w:rsid w:val="00D43C54"/>
    <w:rsid w:val="00D45269"/>
    <w:rsid w:val="00D454C6"/>
    <w:rsid w:val="00D4557D"/>
    <w:rsid w:val="00D45A33"/>
    <w:rsid w:val="00D4603E"/>
    <w:rsid w:val="00D468C1"/>
    <w:rsid w:val="00D46C42"/>
    <w:rsid w:val="00D501A7"/>
    <w:rsid w:val="00D51AF5"/>
    <w:rsid w:val="00D5221E"/>
    <w:rsid w:val="00D523D8"/>
    <w:rsid w:val="00D53324"/>
    <w:rsid w:val="00D53DD1"/>
    <w:rsid w:val="00D53F6D"/>
    <w:rsid w:val="00D54F3A"/>
    <w:rsid w:val="00D55598"/>
    <w:rsid w:val="00D55668"/>
    <w:rsid w:val="00D55A3C"/>
    <w:rsid w:val="00D6102F"/>
    <w:rsid w:val="00D61043"/>
    <w:rsid w:val="00D616A6"/>
    <w:rsid w:val="00D62443"/>
    <w:rsid w:val="00D6244E"/>
    <w:rsid w:val="00D62497"/>
    <w:rsid w:val="00D65F2D"/>
    <w:rsid w:val="00D67464"/>
    <w:rsid w:val="00D67C1D"/>
    <w:rsid w:val="00D709C8"/>
    <w:rsid w:val="00D72DCC"/>
    <w:rsid w:val="00D73B14"/>
    <w:rsid w:val="00D7411E"/>
    <w:rsid w:val="00D7594B"/>
    <w:rsid w:val="00D76A74"/>
    <w:rsid w:val="00D76A88"/>
    <w:rsid w:val="00D81E30"/>
    <w:rsid w:val="00D820CE"/>
    <w:rsid w:val="00D82389"/>
    <w:rsid w:val="00D833AA"/>
    <w:rsid w:val="00D83C71"/>
    <w:rsid w:val="00D8466B"/>
    <w:rsid w:val="00D86809"/>
    <w:rsid w:val="00D875CB"/>
    <w:rsid w:val="00D90A8D"/>
    <w:rsid w:val="00D90DA4"/>
    <w:rsid w:val="00D9164D"/>
    <w:rsid w:val="00D928D7"/>
    <w:rsid w:val="00D9432B"/>
    <w:rsid w:val="00D94B4F"/>
    <w:rsid w:val="00D95084"/>
    <w:rsid w:val="00D953A1"/>
    <w:rsid w:val="00D95654"/>
    <w:rsid w:val="00D96FE9"/>
    <w:rsid w:val="00D97005"/>
    <w:rsid w:val="00D97703"/>
    <w:rsid w:val="00DA0230"/>
    <w:rsid w:val="00DA085B"/>
    <w:rsid w:val="00DA1A5D"/>
    <w:rsid w:val="00DA2284"/>
    <w:rsid w:val="00DA2607"/>
    <w:rsid w:val="00DA33CB"/>
    <w:rsid w:val="00DA4CCB"/>
    <w:rsid w:val="00DA561B"/>
    <w:rsid w:val="00DA5685"/>
    <w:rsid w:val="00DA56B7"/>
    <w:rsid w:val="00DA640B"/>
    <w:rsid w:val="00DA660C"/>
    <w:rsid w:val="00DA7C84"/>
    <w:rsid w:val="00DB0713"/>
    <w:rsid w:val="00DB0F88"/>
    <w:rsid w:val="00DB15A9"/>
    <w:rsid w:val="00DB1758"/>
    <w:rsid w:val="00DB1BC7"/>
    <w:rsid w:val="00DB268C"/>
    <w:rsid w:val="00DB31C3"/>
    <w:rsid w:val="00DB366C"/>
    <w:rsid w:val="00DB49C5"/>
    <w:rsid w:val="00DB4BAE"/>
    <w:rsid w:val="00DB5D5C"/>
    <w:rsid w:val="00DB5FD7"/>
    <w:rsid w:val="00DB62EE"/>
    <w:rsid w:val="00DB69A9"/>
    <w:rsid w:val="00DC0AA8"/>
    <w:rsid w:val="00DC0BB0"/>
    <w:rsid w:val="00DC1BA7"/>
    <w:rsid w:val="00DC216C"/>
    <w:rsid w:val="00DC455B"/>
    <w:rsid w:val="00DC48C3"/>
    <w:rsid w:val="00DC4978"/>
    <w:rsid w:val="00DC4A43"/>
    <w:rsid w:val="00DC4B17"/>
    <w:rsid w:val="00DC4DD9"/>
    <w:rsid w:val="00DC6A3B"/>
    <w:rsid w:val="00DC6A79"/>
    <w:rsid w:val="00DC73FA"/>
    <w:rsid w:val="00DD0B4B"/>
    <w:rsid w:val="00DD338F"/>
    <w:rsid w:val="00DD42D8"/>
    <w:rsid w:val="00DD5363"/>
    <w:rsid w:val="00DD5AAB"/>
    <w:rsid w:val="00DD63FF"/>
    <w:rsid w:val="00DD6A00"/>
    <w:rsid w:val="00DD6B3F"/>
    <w:rsid w:val="00DD73B9"/>
    <w:rsid w:val="00DE0829"/>
    <w:rsid w:val="00DE0E06"/>
    <w:rsid w:val="00DE16DD"/>
    <w:rsid w:val="00DE4870"/>
    <w:rsid w:val="00DE77CD"/>
    <w:rsid w:val="00DF0691"/>
    <w:rsid w:val="00DF1394"/>
    <w:rsid w:val="00DF192D"/>
    <w:rsid w:val="00DF2946"/>
    <w:rsid w:val="00DF3C8C"/>
    <w:rsid w:val="00DF562B"/>
    <w:rsid w:val="00DF632F"/>
    <w:rsid w:val="00DF64E2"/>
    <w:rsid w:val="00E00306"/>
    <w:rsid w:val="00E016DF"/>
    <w:rsid w:val="00E01C69"/>
    <w:rsid w:val="00E02CD9"/>
    <w:rsid w:val="00E05760"/>
    <w:rsid w:val="00E05C7B"/>
    <w:rsid w:val="00E06808"/>
    <w:rsid w:val="00E0733B"/>
    <w:rsid w:val="00E1230C"/>
    <w:rsid w:val="00E128FF"/>
    <w:rsid w:val="00E133CA"/>
    <w:rsid w:val="00E13A62"/>
    <w:rsid w:val="00E15C9D"/>
    <w:rsid w:val="00E15DDF"/>
    <w:rsid w:val="00E177A0"/>
    <w:rsid w:val="00E17A8E"/>
    <w:rsid w:val="00E17AB3"/>
    <w:rsid w:val="00E17D20"/>
    <w:rsid w:val="00E20BB6"/>
    <w:rsid w:val="00E20E84"/>
    <w:rsid w:val="00E2367A"/>
    <w:rsid w:val="00E27364"/>
    <w:rsid w:val="00E279F0"/>
    <w:rsid w:val="00E27A44"/>
    <w:rsid w:val="00E27E39"/>
    <w:rsid w:val="00E30DE7"/>
    <w:rsid w:val="00E31380"/>
    <w:rsid w:val="00E327E0"/>
    <w:rsid w:val="00E32A86"/>
    <w:rsid w:val="00E34508"/>
    <w:rsid w:val="00E35025"/>
    <w:rsid w:val="00E35DFA"/>
    <w:rsid w:val="00E36118"/>
    <w:rsid w:val="00E36187"/>
    <w:rsid w:val="00E3707C"/>
    <w:rsid w:val="00E4091F"/>
    <w:rsid w:val="00E40D29"/>
    <w:rsid w:val="00E41777"/>
    <w:rsid w:val="00E434C6"/>
    <w:rsid w:val="00E43D96"/>
    <w:rsid w:val="00E43FE2"/>
    <w:rsid w:val="00E43FF4"/>
    <w:rsid w:val="00E451AC"/>
    <w:rsid w:val="00E45974"/>
    <w:rsid w:val="00E45EC1"/>
    <w:rsid w:val="00E46B23"/>
    <w:rsid w:val="00E47270"/>
    <w:rsid w:val="00E5024B"/>
    <w:rsid w:val="00E5114A"/>
    <w:rsid w:val="00E5120C"/>
    <w:rsid w:val="00E519DC"/>
    <w:rsid w:val="00E52036"/>
    <w:rsid w:val="00E52734"/>
    <w:rsid w:val="00E537B8"/>
    <w:rsid w:val="00E546F0"/>
    <w:rsid w:val="00E54F10"/>
    <w:rsid w:val="00E558F5"/>
    <w:rsid w:val="00E56EAD"/>
    <w:rsid w:val="00E60D65"/>
    <w:rsid w:val="00E622A5"/>
    <w:rsid w:val="00E6321F"/>
    <w:rsid w:val="00E63949"/>
    <w:rsid w:val="00E63D64"/>
    <w:rsid w:val="00E6422D"/>
    <w:rsid w:val="00E645EE"/>
    <w:rsid w:val="00E65222"/>
    <w:rsid w:val="00E652E4"/>
    <w:rsid w:val="00E65BCC"/>
    <w:rsid w:val="00E66D2E"/>
    <w:rsid w:val="00E673DB"/>
    <w:rsid w:val="00E677CD"/>
    <w:rsid w:val="00E67F08"/>
    <w:rsid w:val="00E705B0"/>
    <w:rsid w:val="00E708CB"/>
    <w:rsid w:val="00E70C82"/>
    <w:rsid w:val="00E7322B"/>
    <w:rsid w:val="00E734B1"/>
    <w:rsid w:val="00E73BB3"/>
    <w:rsid w:val="00E74639"/>
    <w:rsid w:val="00E74C5A"/>
    <w:rsid w:val="00E756C4"/>
    <w:rsid w:val="00E76499"/>
    <w:rsid w:val="00E76727"/>
    <w:rsid w:val="00E76D2C"/>
    <w:rsid w:val="00E76E1E"/>
    <w:rsid w:val="00E802AE"/>
    <w:rsid w:val="00E816BA"/>
    <w:rsid w:val="00E82941"/>
    <w:rsid w:val="00E84BC7"/>
    <w:rsid w:val="00E85B23"/>
    <w:rsid w:val="00E8704D"/>
    <w:rsid w:val="00E87B01"/>
    <w:rsid w:val="00E90142"/>
    <w:rsid w:val="00E90C1D"/>
    <w:rsid w:val="00E90EE7"/>
    <w:rsid w:val="00E92242"/>
    <w:rsid w:val="00E93548"/>
    <w:rsid w:val="00E93AB0"/>
    <w:rsid w:val="00E945EB"/>
    <w:rsid w:val="00E948D0"/>
    <w:rsid w:val="00E94AFF"/>
    <w:rsid w:val="00E95CEE"/>
    <w:rsid w:val="00E961FA"/>
    <w:rsid w:val="00E9762B"/>
    <w:rsid w:val="00EA12FA"/>
    <w:rsid w:val="00EA14FB"/>
    <w:rsid w:val="00EA2529"/>
    <w:rsid w:val="00EA2744"/>
    <w:rsid w:val="00EA2F58"/>
    <w:rsid w:val="00EA3745"/>
    <w:rsid w:val="00EA40CA"/>
    <w:rsid w:val="00EA5011"/>
    <w:rsid w:val="00EA52E1"/>
    <w:rsid w:val="00EA7856"/>
    <w:rsid w:val="00EA7F00"/>
    <w:rsid w:val="00EB06D7"/>
    <w:rsid w:val="00EB0C73"/>
    <w:rsid w:val="00EB0F16"/>
    <w:rsid w:val="00EB134C"/>
    <w:rsid w:val="00EB62BB"/>
    <w:rsid w:val="00EB6D45"/>
    <w:rsid w:val="00EB7115"/>
    <w:rsid w:val="00EC0AAA"/>
    <w:rsid w:val="00EC1B5C"/>
    <w:rsid w:val="00EC1C2C"/>
    <w:rsid w:val="00EC24D8"/>
    <w:rsid w:val="00EC3832"/>
    <w:rsid w:val="00EC3CB0"/>
    <w:rsid w:val="00EC4C63"/>
    <w:rsid w:val="00EC7ACB"/>
    <w:rsid w:val="00EC7B7D"/>
    <w:rsid w:val="00ED0793"/>
    <w:rsid w:val="00ED13B2"/>
    <w:rsid w:val="00ED1DD3"/>
    <w:rsid w:val="00ED217D"/>
    <w:rsid w:val="00ED56E2"/>
    <w:rsid w:val="00ED5834"/>
    <w:rsid w:val="00ED5DFB"/>
    <w:rsid w:val="00ED6ADF"/>
    <w:rsid w:val="00ED6F32"/>
    <w:rsid w:val="00ED7EC2"/>
    <w:rsid w:val="00EE01DC"/>
    <w:rsid w:val="00EE1028"/>
    <w:rsid w:val="00EE16CF"/>
    <w:rsid w:val="00EE2182"/>
    <w:rsid w:val="00EE28BD"/>
    <w:rsid w:val="00EE2D81"/>
    <w:rsid w:val="00EE339A"/>
    <w:rsid w:val="00EE3C7E"/>
    <w:rsid w:val="00EE4B72"/>
    <w:rsid w:val="00EE5CCC"/>
    <w:rsid w:val="00EE5EC7"/>
    <w:rsid w:val="00EF49DD"/>
    <w:rsid w:val="00EF500B"/>
    <w:rsid w:val="00EF6AEE"/>
    <w:rsid w:val="00EF77B1"/>
    <w:rsid w:val="00EF7C2B"/>
    <w:rsid w:val="00F0212D"/>
    <w:rsid w:val="00F0226C"/>
    <w:rsid w:val="00F024EF"/>
    <w:rsid w:val="00F0276C"/>
    <w:rsid w:val="00F06219"/>
    <w:rsid w:val="00F0691B"/>
    <w:rsid w:val="00F07026"/>
    <w:rsid w:val="00F112BA"/>
    <w:rsid w:val="00F11B68"/>
    <w:rsid w:val="00F12304"/>
    <w:rsid w:val="00F1237A"/>
    <w:rsid w:val="00F12428"/>
    <w:rsid w:val="00F13B6C"/>
    <w:rsid w:val="00F13D7B"/>
    <w:rsid w:val="00F14026"/>
    <w:rsid w:val="00F1705A"/>
    <w:rsid w:val="00F1762E"/>
    <w:rsid w:val="00F17777"/>
    <w:rsid w:val="00F218BA"/>
    <w:rsid w:val="00F2360F"/>
    <w:rsid w:val="00F23DBE"/>
    <w:rsid w:val="00F255DD"/>
    <w:rsid w:val="00F25752"/>
    <w:rsid w:val="00F25F6C"/>
    <w:rsid w:val="00F27791"/>
    <w:rsid w:val="00F30499"/>
    <w:rsid w:val="00F30AE6"/>
    <w:rsid w:val="00F310D8"/>
    <w:rsid w:val="00F3144E"/>
    <w:rsid w:val="00F31BE4"/>
    <w:rsid w:val="00F31C3D"/>
    <w:rsid w:val="00F33817"/>
    <w:rsid w:val="00F350E7"/>
    <w:rsid w:val="00F36287"/>
    <w:rsid w:val="00F36422"/>
    <w:rsid w:val="00F37B2E"/>
    <w:rsid w:val="00F40059"/>
    <w:rsid w:val="00F40CE9"/>
    <w:rsid w:val="00F41EE2"/>
    <w:rsid w:val="00F45CB4"/>
    <w:rsid w:val="00F45ECB"/>
    <w:rsid w:val="00F47F0C"/>
    <w:rsid w:val="00F5056C"/>
    <w:rsid w:val="00F53010"/>
    <w:rsid w:val="00F5635C"/>
    <w:rsid w:val="00F565F7"/>
    <w:rsid w:val="00F57BDA"/>
    <w:rsid w:val="00F57D8E"/>
    <w:rsid w:val="00F6035B"/>
    <w:rsid w:val="00F6073B"/>
    <w:rsid w:val="00F60D65"/>
    <w:rsid w:val="00F61AF7"/>
    <w:rsid w:val="00F63888"/>
    <w:rsid w:val="00F639B0"/>
    <w:rsid w:val="00F63AFE"/>
    <w:rsid w:val="00F664B4"/>
    <w:rsid w:val="00F70375"/>
    <w:rsid w:val="00F70460"/>
    <w:rsid w:val="00F71930"/>
    <w:rsid w:val="00F71D32"/>
    <w:rsid w:val="00F71F02"/>
    <w:rsid w:val="00F72840"/>
    <w:rsid w:val="00F72A06"/>
    <w:rsid w:val="00F734C0"/>
    <w:rsid w:val="00F7509A"/>
    <w:rsid w:val="00F755D5"/>
    <w:rsid w:val="00F759EF"/>
    <w:rsid w:val="00F763F1"/>
    <w:rsid w:val="00F7665F"/>
    <w:rsid w:val="00F767C0"/>
    <w:rsid w:val="00F770AF"/>
    <w:rsid w:val="00F7717D"/>
    <w:rsid w:val="00F77E5B"/>
    <w:rsid w:val="00F8027F"/>
    <w:rsid w:val="00F80CAD"/>
    <w:rsid w:val="00F814B3"/>
    <w:rsid w:val="00F82003"/>
    <w:rsid w:val="00F82155"/>
    <w:rsid w:val="00F82772"/>
    <w:rsid w:val="00F8320F"/>
    <w:rsid w:val="00F8347F"/>
    <w:rsid w:val="00F8389A"/>
    <w:rsid w:val="00F83DEE"/>
    <w:rsid w:val="00F8537A"/>
    <w:rsid w:val="00F85F85"/>
    <w:rsid w:val="00F86F89"/>
    <w:rsid w:val="00F92504"/>
    <w:rsid w:val="00F94028"/>
    <w:rsid w:val="00F950B5"/>
    <w:rsid w:val="00F95A9D"/>
    <w:rsid w:val="00F9793C"/>
    <w:rsid w:val="00FA08A9"/>
    <w:rsid w:val="00FA0EF9"/>
    <w:rsid w:val="00FA1080"/>
    <w:rsid w:val="00FA1683"/>
    <w:rsid w:val="00FA3361"/>
    <w:rsid w:val="00FA3A67"/>
    <w:rsid w:val="00FA4930"/>
    <w:rsid w:val="00FA4C2D"/>
    <w:rsid w:val="00FA691A"/>
    <w:rsid w:val="00FA78C1"/>
    <w:rsid w:val="00FB10FA"/>
    <w:rsid w:val="00FB1382"/>
    <w:rsid w:val="00FB3C49"/>
    <w:rsid w:val="00FB6834"/>
    <w:rsid w:val="00FB79B6"/>
    <w:rsid w:val="00FB7A5D"/>
    <w:rsid w:val="00FB7EC4"/>
    <w:rsid w:val="00FC02D3"/>
    <w:rsid w:val="00FC1EB9"/>
    <w:rsid w:val="00FC2827"/>
    <w:rsid w:val="00FC378E"/>
    <w:rsid w:val="00FC39B1"/>
    <w:rsid w:val="00FC39C4"/>
    <w:rsid w:val="00FC3F09"/>
    <w:rsid w:val="00FC6E75"/>
    <w:rsid w:val="00FC7015"/>
    <w:rsid w:val="00FC79DC"/>
    <w:rsid w:val="00FC7AC4"/>
    <w:rsid w:val="00FC7EF8"/>
    <w:rsid w:val="00FD13E5"/>
    <w:rsid w:val="00FD1B85"/>
    <w:rsid w:val="00FD25B8"/>
    <w:rsid w:val="00FD2906"/>
    <w:rsid w:val="00FD3157"/>
    <w:rsid w:val="00FD588B"/>
    <w:rsid w:val="00FE15AE"/>
    <w:rsid w:val="00FE1697"/>
    <w:rsid w:val="00FE3C40"/>
    <w:rsid w:val="00FE43D8"/>
    <w:rsid w:val="00FE5F2C"/>
    <w:rsid w:val="00FE6434"/>
    <w:rsid w:val="00FE67DC"/>
    <w:rsid w:val="00FF0170"/>
    <w:rsid w:val="00FF1B61"/>
    <w:rsid w:val="00FF361D"/>
    <w:rsid w:val="00FF421A"/>
    <w:rsid w:val="00FF4D3E"/>
    <w:rsid w:val="00FF61FB"/>
    <w:rsid w:val="00FF7FFA"/>
    <w:rsid w:val="369FC707"/>
    <w:rsid w:val="49E8C53B"/>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3CC9EF"/>
  <w15:chartTrackingRefBased/>
  <w15:docId w15:val="{43B55841-489E-452C-982D-5AB5506FD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MS Mincho"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qFormat="1"/>
    <w:lsdException w:name="table of figures" w:uiPriority="99"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E01DC"/>
    <w:rPr>
      <w:rFonts w:ascii="Montserrat" w:eastAsia="Times New Roman" w:hAnsi="Montserrat"/>
    </w:rPr>
  </w:style>
  <w:style w:type="paragraph" w:styleId="Heading1">
    <w:name w:val="heading 1"/>
    <w:basedOn w:val="Header"/>
    <w:next w:val="BodyText"/>
    <w:link w:val="Heading1Char"/>
    <w:qFormat/>
    <w:rsid w:val="000A2414"/>
    <w:pPr>
      <w:keepNext/>
      <w:pageBreakBefore/>
      <w:numPr>
        <w:numId w:val="35"/>
      </w:numPr>
      <w:spacing w:after="120"/>
      <w:ind w:left="431" w:right="505" w:hanging="431"/>
      <w:outlineLvl w:val="0"/>
    </w:pPr>
    <w:rPr>
      <w:rFonts w:cs="Arial"/>
      <w:b/>
      <w:bCs/>
      <w:color w:val="3F5471"/>
      <w:kern w:val="32"/>
      <w:sz w:val="32"/>
      <w:szCs w:val="32"/>
    </w:rPr>
  </w:style>
  <w:style w:type="paragraph" w:styleId="Heading2">
    <w:name w:val="heading 2"/>
    <w:basedOn w:val="Heading1"/>
    <w:next w:val="BodyText"/>
    <w:link w:val="Heading2Char"/>
    <w:qFormat/>
    <w:rsid w:val="008B3E11"/>
    <w:pPr>
      <w:pageBreakBefore w:val="0"/>
      <w:numPr>
        <w:ilvl w:val="1"/>
      </w:numPr>
      <w:ind w:left="709" w:hanging="709"/>
      <w:outlineLvl w:val="1"/>
    </w:pPr>
    <w:rPr>
      <w:bCs w:val="0"/>
      <w:iCs/>
      <w:sz w:val="28"/>
      <w:szCs w:val="28"/>
    </w:rPr>
  </w:style>
  <w:style w:type="paragraph" w:styleId="Heading3">
    <w:name w:val="heading 3"/>
    <w:basedOn w:val="Heading2"/>
    <w:next w:val="BodyText"/>
    <w:link w:val="Heading3Char"/>
    <w:qFormat/>
    <w:rsid w:val="00D45A33"/>
    <w:pPr>
      <w:numPr>
        <w:ilvl w:val="2"/>
      </w:numPr>
      <w:outlineLvl w:val="2"/>
    </w:pPr>
    <w:rPr>
      <w:bCs/>
      <w:sz w:val="24"/>
      <w:szCs w:val="26"/>
    </w:rPr>
  </w:style>
  <w:style w:type="paragraph" w:styleId="Heading4">
    <w:name w:val="heading 4"/>
    <w:basedOn w:val="Heading3"/>
    <w:next w:val="BodyText"/>
    <w:link w:val="Heading4Char"/>
    <w:autoRedefine/>
    <w:qFormat/>
    <w:rsid w:val="007B1287"/>
    <w:pPr>
      <w:numPr>
        <w:ilvl w:val="3"/>
      </w:numPr>
      <w:outlineLvl w:val="3"/>
    </w:pPr>
    <w:rPr>
      <w:bCs w:val="0"/>
      <w:sz w:val="22"/>
      <w:szCs w:val="28"/>
    </w:rPr>
  </w:style>
  <w:style w:type="paragraph" w:styleId="Heading5">
    <w:name w:val="heading 5"/>
    <w:basedOn w:val="Normal"/>
    <w:next w:val="Normal"/>
    <w:link w:val="Heading5Char"/>
    <w:unhideWhenUsed/>
    <w:qFormat/>
    <w:rsid w:val="00112A8C"/>
    <w:pPr>
      <w:keepNext/>
      <w:keepLines/>
      <w:numPr>
        <w:ilvl w:val="4"/>
        <w:numId w:val="35"/>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112A8C"/>
    <w:pPr>
      <w:keepNext/>
      <w:keepLines/>
      <w:numPr>
        <w:ilvl w:val="5"/>
        <w:numId w:val="35"/>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112A8C"/>
    <w:pPr>
      <w:keepNext/>
      <w:keepLines/>
      <w:numPr>
        <w:ilvl w:val="6"/>
        <w:numId w:val="3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112A8C"/>
    <w:pPr>
      <w:keepNext/>
      <w:keepLines/>
      <w:numPr>
        <w:ilvl w:val="7"/>
        <w:numId w:val="3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112A8C"/>
    <w:pPr>
      <w:keepNext/>
      <w:keepLines/>
      <w:numPr>
        <w:ilvl w:val="8"/>
        <w:numId w:val="3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D45A33"/>
    <w:pPr>
      <w:spacing w:after="120"/>
      <w:ind w:left="284" w:right="851"/>
    </w:pPr>
  </w:style>
  <w:style w:type="character" w:customStyle="1" w:styleId="Heading1Char">
    <w:name w:val="Heading 1 Char"/>
    <w:link w:val="Heading1"/>
    <w:rsid w:val="00112A8C"/>
    <w:rPr>
      <w:rFonts w:ascii="Montserrat" w:eastAsia="Times New Roman" w:hAnsi="Montserrat" w:cs="Arial"/>
      <w:b/>
      <w:bCs/>
      <w:color w:val="3F5471"/>
      <w:kern w:val="32"/>
      <w:sz w:val="32"/>
      <w:szCs w:val="32"/>
    </w:rPr>
  </w:style>
  <w:style w:type="character" w:styleId="PageNumber">
    <w:name w:val="page number"/>
    <w:basedOn w:val="DefaultParagraphFont"/>
    <w:rsid w:val="00112A8C"/>
    <w:rPr>
      <w:rFonts w:ascii="Montserrat" w:hAnsi="Montserrat"/>
      <w:sz w:val="20"/>
    </w:rPr>
  </w:style>
  <w:style w:type="paragraph" w:styleId="TOC1">
    <w:name w:val="toc 1"/>
    <w:basedOn w:val="Normal"/>
    <w:next w:val="Normal"/>
    <w:autoRedefine/>
    <w:uiPriority w:val="39"/>
    <w:rsid w:val="008B3E11"/>
    <w:pPr>
      <w:tabs>
        <w:tab w:val="left" w:pos="426"/>
        <w:tab w:val="right" w:leader="dot" w:pos="9878"/>
      </w:tabs>
      <w:spacing w:before="120" w:after="120"/>
    </w:pPr>
    <w:rPr>
      <w:rFonts w:cs="Arial"/>
      <w:bCs/>
      <w:noProof/>
    </w:rPr>
  </w:style>
  <w:style w:type="paragraph" w:styleId="Header">
    <w:name w:val="header"/>
    <w:basedOn w:val="Normal"/>
    <w:link w:val="HeaderChar"/>
    <w:uiPriority w:val="99"/>
    <w:rsid w:val="00D45A33"/>
    <w:pPr>
      <w:tabs>
        <w:tab w:val="center" w:pos="4153"/>
        <w:tab w:val="right" w:pos="9639"/>
      </w:tabs>
      <w:spacing w:before="240"/>
      <w:ind w:firstLine="720"/>
    </w:pPr>
    <w:rPr>
      <w:sz w:val="16"/>
      <w:szCs w:val="16"/>
    </w:rPr>
  </w:style>
  <w:style w:type="paragraph" w:styleId="Footer">
    <w:name w:val="footer"/>
    <w:basedOn w:val="Normal"/>
    <w:link w:val="FooterChar"/>
    <w:rsid w:val="00251DC9"/>
    <w:pPr>
      <w:tabs>
        <w:tab w:val="center" w:pos="4678"/>
        <w:tab w:val="right" w:pos="9639"/>
      </w:tabs>
      <w:spacing w:before="240"/>
      <w:jc w:val="center"/>
    </w:pPr>
    <w:rPr>
      <w:rFonts w:cs="Arial"/>
      <w:noProof/>
    </w:rPr>
  </w:style>
  <w:style w:type="paragraph" w:customStyle="1" w:styleId="ProductTitle">
    <w:name w:val="Product Title"/>
    <w:basedOn w:val="BodyText"/>
    <w:next w:val="Documenttype"/>
    <w:rsid w:val="00112A8C"/>
    <w:pPr>
      <w:spacing w:before="2400" w:after="1200" w:line="260" w:lineRule="atLeast"/>
      <w:ind w:left="0"/>
    </w:pPr>
    <w:rPr>
      <w:rFonts w:eastAsia="Times"/>
      <w:noProof/>
      <w:color w:val="0057AF"/>
      <w:sz w:val="48"/>
      <w:lang w:val="en-US" w:eastAsia="en-US"/>
    </w:rPr>
  </w:style>
  <w:style w:type="paragraph" w:customStyle="1" w:styleId="Contents">
    <w:name w:val="Contents"/>
    <w:next w:val="BodyText"/>
    <w:link w:val="ContentsChar"/>
    <w:autoRedefine/>
    <w:rsid w:val="007B2AEB"/>
    <w:pPr>
      <w:spacing w:before="240" w:after="360"/>
      <w:ind w:right="504"/>
    </w:pPr>
    <w:rPr>
      <w:rFonts w:ascii="Montserrat" w:hAnsi="Montserrat" w:cs="Arial"/>
      <w:b/>
      <w:bCs/>
      <w:color w:val="3F5471"/>
      <w:kern w:val="32"/>
      <w:sz w:val="32"/>
      <w:szCs w:val="32"/>
      <w:lang w:eastAsia="ja-JP"/>
    </w:rPr>
  </w:style>
  <w:style w:type="character" w:customStyle="1" w:styleId="ContentsChar">
    <w:name w:val="Contents Char"/>
    <w:link w:val="Contents"/>
    <w:rsid w:val="007B2AEB"/>
    <w:rPr>
      <w:rFonts w:ascii="Montserrat" w:hAnsi="Montserrat" w:cs="Arial"/>
      <w:b/>
      <w:bCs/>
      <w:color w:val="3F5471"/>
      <w:kern w:val="32"/>
      <w:sz w:val="32"/>
      <w:szCs w:val="32"/>
      <w:lang w:eastAsia="ja-JP"/>
    </w:rPr>
  </w:style>
  <w:style w:type="paragraph" w:styleId="TOC2">
    <w:name w:val="toc 2"/>
    <w:basedOn w:val="TOC1"/>
    <w:next w:val="BodyText"/>
    <w:uiPriority w:val="39"/>
    <w:rsid w:val="008B3E11"/>
    <w:pPr>
      <w:tabs>
        <w:tab w:val="left" w:pos="993"/>
      </w:tabs>
      <w:ind w:left="425"/>
    </w:pPr>
    <w:rPr>
      <w:bCs w:val="0"/>
    </w:rPr>
  </w:style>
  <w:style w:type="paragraph" w:styleId="TOC3">
    <w:name w:val="toc 3"/>
    <w:basedOn w:val="Normal"/>
    <w:next w:val="Normal"/>
    <w:autoRedefine/>
    <w:uiPriority w:val="39"/>
    <w:rsid w:val="008B3E11"/>
    <w:pPr>
      <w:tabs>
        <w:tab w:val="left" w:pos="1680"/>
        <w:tab w:val="right" w:leader="dot" w:pos="9878"/>
      </w:tabs>
      <w:spacing w:after="120"/>
      <w:ind w:left="992"/>
    </w:pPr>
  </w:style>
  <w:style w:type="paragraph" w:styleId="TOC4">
    <w:name w:val="toc 4"/>
    <w:basedOn w:val="Normal"/>
    <w:next w:val="Normal"/>
    <w:autoRedefine/>
    <w:uiPriority w:val="39"/>
    <w:rsid w:val="00112A8C"/>
    <w:pPr>
      <w:ind w:left="480"/>
    </w:pPr>
  </w:style>
  <w:style w:type="paragraph" w:styleId="TOC5">
    <w:name w:val="toc 5"/>
    <w:basedOn w:val="Normal"/>
    <w:next w:val="Normal"/>
    <w:autoRedefine/>
    <w:uiPriority w:val="39"/>
    <w:rsid w:val="00112A8C"/>
    <w:pPr>
      <w:ind w:left="720"/>
    </w:pPr>
  </w:style>
  <w:style w:type="paragraph" w:styleId="TOC6">
    <w:name w:val="toc 6"/>
    <w:basedOn w:val="Normal"/>
    <w:next w:val="Normal"/>
    <w:autoRedefine/>
    <w:uiPriority w:val="39"/>
    <w:rsid w:val="00112A8C"/>
    <w:pPr>
      <w:ind w:left="960"/>
    </w:pPr>
  </w:style>
  <w:style w:type="paragraph" w:styleId="TOC7">
    <w:name w:val="toc 7"/>
    <w:basedOn w:val="Normal"/>
    <w:next w:val="Normal"/>
    <w:autoRedefine/>
    <w:uiPriority w:val="39"/>
    <w:rsid w:val="00112A8C"/>
    <w:pPr>
      <w:ind w:left="1200"/>
    </w:pPr>
  </w:style>
  <w:style w:type="paragraph" w:styleId="TOC8">
    <w:name w:val="toc 8"/>
    <w:basedOn w:val="Normal"/>
    <w:next w:val="Normal"/>
    <w:autoRedefine/>
    <w:uiPriority w:val="39"/>
    <w:rsid w:val="00112A8C"/>
    <w:pPr>
      <w:ind w:left="1440"/>
    </w:pPr>
  </w:style>
  <w:style w:type="paragraph" w:styleId="TOC9">
    <w:name w:val="toc 9"/>
    <w:basedOn w:val="Normal"/>
    <w:next w:val="Normal"/>
    <w:autoRedefine/>
    <w:uiPriority w:val="39"/>
    <w:rsid w:val="00112A8C"/>
    <w:pPr>
      <w:ind w:left="1680"/>
    </w:pPr>
  </w:style>
  <w:style w:type="character" w:styleId="Hyperlink">
    <w:name w:val="Hyperlink"/>
    <w:uiPriority w:val="99"/>
    <w:rsid w:val="00112A8C"/>
    <w:rPr>
      <w:color w:val="0000FF"/>
      <w:u w:val="single"/>
    </w:rPr>
  </w:style>
  <w:style w:type="table" w:styleId="TableGrid">
    <w:name w:val="Table Grid"/>
    <w:basedOn w:val="TableNormal"/>
    <w:rsid w:val="00112A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qFormat/>
    <w:rsid w:val="00D45A33"/>
    <w:pPr>
      <w:spacing w:before="240" w:after="120"/>
      <w:ind w:left="284" w:right="851"/>
      <w:jc w:val="center"/>
    </w:pPr>
    <w:rPr>
      <w:b/>
      <w:bCs/>
    </w:rPr>
  </w:style>
  <w:style w:type="paragraph" w:styleId="EndnoteText">
    <w:name w:val="endnote text"/>
    <w:basedOn w:val="Normal"/>
    <w:link w:val="EndnoteTextChar"/>
    <w:semiHidden/>
    <w:rsid w:val="00112A8C"/>
  </w:style>
  <w:style w:type="character" w:styleId="EndnoteReference">
    <w:name w:val="endnote reference"/>
    <w:semiHidden/>
    <w:rsid w:val="00112A8C"/>
    <w:rPr>
      <w:vertAlign w:val="superscript"/>
    </w:rPr>
  </w:style>
  <w:style w:type="paragraph" w:styleId="TableofFigures">
    <w:name w:val="table of figures"/>
    <w:basedOn w:val="Normal"/>
    <w:next w:val="Normal"/>
    <w:autoRedefine/>
    <w:uiPriority w:val="99"/>
    <w:qFormat/>
    <w:rsid w:val="00251DC9"/>
    <w:pPr>
      <w:spacing w:before="120" w:after="120"/>
      <w:ind w:left="1134" w:right="1134" w:hanging="1134"/>
    </w:pPr>
  </w:style>
  <w:style w:type="paragraph" w:customStyle="1" w:styleId="TableHeading">
    <w:name w:val="Table Heading"/>
    <w:basedOn w:val="BodyText"/>
    <w:qFormat/>
    <w:rsid w:val="008B3E11"/>
    <w:pPr>
      <w:spacing w:before="60" w:after="60"/>
      <w:ind w:left="0" w:right="0"/>
    </w:pPr>
    <w:rPr>
      <w:b/>
      <w:color w:val="FFFFFF" w:themeColor="background1"/>
    </w:rPr>
  </w:style>
  <w:style w:type="paragraph" w:styleId="CommentText">
    <w:name w:val="annotation text"/>
    <w:basedOn w:val="Normal"/>
    <w:link w:val="CommentTextChar"/>
    <w:semiHidden/>
    <w:rsid w:val="00112A8C"/>
    <w:rPr>
      <w:lang w:eastAsia="en-US"/>
    </w:rPr>
  </w:style>
  <w:style w:type="character" w:styleId="CommentReference">
    <w:name w:val="annotation reference"/>
    <w:semiHidden/>
    <w:rsid w:val="00112A8C"/>
    <w:rPr>
      <w:sz w:val="16"/>
      <w:szCs w:val="16"/>
    </w:rPr>
  </w:style>
  <w:style w:type="paragraph" w:styleId="BalloonText">
    <w:name w:val="Balloon Text"/>
    <w:basedOn w:val="Normal"/>
    <w:link w:val="BalloonTextChar"/>
    <w:semiHidden/>
    <w:rsid w:val="00112A8C"/>
    <w:rPr>
      <w:rFonts w:ascii="Tahoma" w:hAnsi="Tahoma" w:cs="Tahoma"/>
      <w:sz w:val="16"/>
      <w:szCs w:val="16"/>
    </w:rPr>
  </w:style>
  <w:style w:type="paragraph" w:styleId="NormalIndent">
    <w:name w:val="Normal Indent"/>
    <w:basedOn w:val="Normal"/>
    <w:semiHidden/>
    <w:rsid w:val="00112A8C"/>
    <w:pPr>
      <w:ind w:left="851"/>
    </w:pPr>
    <w:rPr>
      <w:lang w:eastAsia="en-US"/>
    </w:rPr>
  </w:style>
  <w:style w:type="paragraph" w:styleId="FootnoteText">
    <w:name w:val="footnote text"/>
    <w:basedOn w:val="Normal"/>
    <w:link w:val="FootnoteTextChar"/>
    <w:semiHidden/>
    <w:rsid w:val="00112A8C"/>
  </w:style>
  <w:style w:type="character" w:styleId="FootnoteReference">
    <w:name w:val="footnote reference"/>
    <w:semiHidden/>
    <w:rsid w:val="00112A8C"/>
    <w:rPr>
      <w:vertAlign w:val="superscript"/>
    </w:rPr>
  </w:style>
  <w:style w:type="table" w:styleId="TableList3">
    <w:name w:val="Table List 3"/>
    <w:basedOn w:val="TableNormal"/>
    <w:semiHidden/>
    <w:rsid w:val="00112A8C"/>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MSDataSheetFormat">
    <w:name w:val="MS Data Sheet Format"/>
    <w:basedOn w:val="TableList3"/>
    <w:semiHidden/>
    <w:rsid w:val="00112A8C"/>
    <w:pPr>
      <w:ind w:left="851"/>
      <w:outlineLvl w:val="2"/>
    </w:pPr>
    <w:tblPr>
      <w:tblInd w:w="397" w:type="dxa"/>
      <w:tblBorders>
        <w:top w:val="single" w:sz="8" w:space="0" w:color="000000"/>
        <w:bottom w:val="single" w:sz="8" w:space="0" w:color="000000"/>
        <w:insideH w:val="single" w:sz="8" w:space="0" w:color="000000"/>
      </w:tblBorders>
    </w:tblPr>
    <w:tcPr>
      <w:shd w:val="clear" w:color="auto" w:fill="auto"/>
    </w:tcPr>
    <w:tblStylePr w:type="firstRow">
      <w:rPr>
        <w:b/>
        <w:bCs/>
        <w:color w:val="000080"/>
      </w:rPr>
      <w:tblPr/>
      <w:tcPr>
        <w:tcBorders>
          <w:top w:val="single" w:sz="12" w:space="0" w:color="000000"/>
          <w:bottom w:val="single" w:sz="12" w:space="0" w:color="000000"/>
          <w:tl2br w:val="none" w:sz="0" w:space="0" w:color="auto"/>
          <w:tr2bl w:val="none" w:sz="0" w:space="0" w:color="auto"/>
        </w:tcBorders>
        <w:shd w:val="clear" w:color="auto" w:fill="auto"/>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customStyle="1" w:styleId="BulletIndent">
    <w:name w:val="Bullet Indent"/>
    <w:basedOn w:val="Bullet"/>
    <w:rsid w:val="00112A8C"/>
    <w:pPr>
      <w:numPr>
        <w:numId w:val="14"/>
      </w:numPr>
      <w:tabs>
        <w:tab w:val="left" w:pos="993"/>
      </w:tabs>
      <w:spacing w:before="120"/>
      <w:ind w:left="1276" w:hanging="284"/>
    </w:pPr>
  </w:style>
  <w:style w:type="paragraph" w:customStyle="1" w:styleId="Bullet">
    <w:name w:val="Bullet"/>
    <w:basedOn w:val="BodyText"/>
    <w:rsid w:val="00112A8C"/>
    <w:pPr>
      <w:numPr>
        <w:numId w:val="6"/>
      </w:numPr>
      <w:tabs>
        <w:tab w:val="clear" w:pos="1004"/>
        <w:tab w:val="left" w:pos="993"/>
      </w:tabs>
      <w:ind w:left="993" w:right="504" w:hanging="426"/>
    </w:pPr>
  </w:style>
  <w:style w:type="paragraph" w:customStyle="1" w:styleId="Listnumbers">
    <w:name w:val="List numbers"/>
    <w:basedOn w:val="BodyText"/>
    <w:rsid w:val="00112A8C"/>
    <w:pPr>
      <w:numPr>
        <w:numId w:val="36"/>
      </w:numPr>
      <w:spacing w:before="120"/>
      <w:ind w:right="504"/>
    </w:pPr>
  </w:style>
  <w:style w:type="paragraph" w:customStyle="1" w:styleId="TableText">
    <w:name w:val="Table Text"/>
    <w:basedOn w:val="BodyText"/>
    <w:autoRedefine/>
    <w:qFormat/>
    <w:rsid w:val="002B16D9"/>
    <w:pPr>
      <w:spacing w:before="60" w:after="60"/>
      <w:ind w:left="0" w:right="0"/>
      <w:jc w:val="center"/>
    </w:pPr>
    <w:rPr>
      <w:sz w:val="18"/>
    </w:rPr>
  </w:style>
  <w:style w:type="paragraph" w:customStyle="1" w:styleId="BodyTextIndent1">
    <w:name w:val="Body Text Indent1"/>
    <w:basedOn w:val="BodyText"/>
    <w:rsid w:val="00D45A33"/>
    <w:pPr>
      <w:ind w:left="567" w:right="504"/>
    </w:pPr>
    <w:rPr>
      <w:bCs/>
    </w:rPr>
  </w:style>
  <w:style w:type="table" w:customStyle="1" w:styleId="Table">
    <w:name w:val="Table"/>
    <w:basedOn w:val="TableProfessional"/>
    <w:rsid w:val="00112A8C"/>
    <w:rPr>
      <w:rFonts w:ascii="Arial" w:hAnsi="Arial"/>
      <w:lang w:val="en-US" w:eastAsia="ja-JP" w:bidi="he-IL"/>
    </w:rPr>
    <w:tblPr>
      <w:tblInd w:w="28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cPr>
      <w:shd w:val="clear" w:color="auto" w:fill="auto"/>
      <w:vAlign w:val="center"/>
    </w:tcPr>
    <w:tblStylePr w:type="firstRow">
      <w:rPr>
        <w:b/>
        <w:bCs/>
        <w:color w:val="FFFFFF"/>
      </w:rPr>
      <w:tblPr/>
      <w:tcPr>
        <w:tcBorders>
          <w:tl2br w:val="none" w:sz="0" w:space="0" w:color="auto"/>
          <w:tr2bl w:val="none" w:sz="0" w:space="0" w:color="auto"/>
        </w:tcBorders>
        <w:shd w:val="clear" w:color="auto" w:fill="333399"/>
      </w:tcPr>
    </w:tblStylePr>
    <w:tblStylePr w:type="lastRow">
      <w:rPr>
        <w:rFonts w:ascii="Arial" w:hAnsi="Arial"/>
        <w:b w:val="0"/>
        <w:bCs/>
        <w:color w:val="auto"/>
      </w:rPr>
      <w:tblPr/>
      <w:tcPr>
        <w:tcBorders>
          <w:tl2br w:val="none" w:sz="0" w:space="0" w:color="auto"/>
          <w:tr2bl w:val="none" w:sz="0" w:space="0" w:color="auto"/>
        </w:tcBorders>
      </w:tcPr>
    </w:tblStylePr>
    <w:tblStylePr w:type="lastCol">
      <w:rPr>
        <w:b w:val="0"/>
        <w:bCs/>
        <w:color w:val="auto"/>
      </w:rPr>
      <w:tblPr/>
      <w:tcPr>
        <w:tcBorders>
          <w:tl2br w:val="none" w:sz="0" w:space="0" w:color="auto"/>
          <w:tr2bl w:val="none" w:sz="0" w:space="0" w:color="auto"/>
        </w:tcBorders>
      </w:tcPr>
    </w:tblStylePr>
  </w:style>
  <w:style w:type="paragraph" w:customStyle="1" w:styleId="AppendixA">
    <w:name w:val="Appendix A"/>
    <w:basedOn w:val="Heading1"/>
    <w:next w:val="BodyText"/>
    <w:rsid w:val="00112A8C"/>
    <w:pPr>
      <w:numPr>
        <w:numId w:val="0"/>
      </w:numPr>
      <w:tabs>
        <w:tab w:val="clear" w:pos="4153"/>
        <w:tab w:val="left" w:pos="2552"/>
      </w:tabs>
      <w:ind w:left="357" w:hanging="357"/>
    </w:pPr>
  </w:style>
  <w:style w:type="numbering" w:customStyle="1" w:styleId="Refnum">
    <w:name w:val="Ref num"/>
    <w:basedOn w:val="NoList"/>
    <w:rsid w:val="00112A8C"/>
    <w:pPr>
      <w:numPr>
        <w:numId w:val="5"/>
      </w:numPr>
    </w:pPr>
  </w:style>
  <w:style w:type="table" w:styleId="TableGrid8">
    <w:name w:val="Table Grid 8"/>
    <w:basedOn w:val="TableNormal"/>
    <w:rsid w:val="00112A8C"/>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Professional">
    <w:name w:val="Table Professional"/>
    <w:basedOn w:val="TableNormal"/>
    <w:rsid w:val="00112A8C"/>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extintable">
    <w:name w:val="Text in table"/>
    <w:basedOn w:val="BodyText"/>
    <w:rsid w:val="00112A8C"/>
    <w:pPr>
      <w:spacing w:before="120"/>
      <w:ind w:left="0" w:right="0"/>
    </w:pPr>
  </w:style>
  <w:style w:type="paragraph" w:customStyle="1" w:styleId="Featureheading">
    <w:name w:val="Feature heading"/>
    <w:basedOn w:val="Bullet"/>
    <w:next w:val="Featuretext"/>
    <w:rsid w:val="00112A8C"/>
    <w:pPr>
      <w:numPr>
        <w:numId w:val="1"/>
      </w:numPr>
      <w:tabs>
        <w:tab w:val="left" w:pos="993"/>
      </w:tabs>
    </w:pPr>
    <w:rPr>
      <w:b/>
    </w:rPr>
  </w:style>
  <w:style w:type="paragraph" w:customStyle="1" w:styleId="Featuretext">
    <w:name w:val="Feature text"/>
    <w:basedOn w:val="Normal"/>
    <w:rsid w:val="00112A8C"/>
    <w:pPr>
      <w:spacing w:before="120" w:after="120"/>
      <w:ind w:left="641" w:right="641"/>
    </w:pPr>
  </w:style>
  <w:style w:type="character" w:customStyle="1" w:styleId="HeaderChar">
    <w:name w:val="Header Char"/>
    <w:link w:val="Header"/>
    <w:uiPriority w:val="99"/>
    <w:locked/>
    <w:rsid w:val="00112A8C"/>
    <w:rPr>
      <w:rFonts w:ascii="Montserrat" w:eastAsia="Times New Roman" w:hAnsi="Montserrat"/>
      <w:sz w:val="16"/>
      <w:szCs w:val="16"/>
    </w:rPr>
  </w:style>
  <w:style w:type="character" w:customStyle="1" w:styleId="FooterChar">
    <w:name w:val="Footer Char"/>
    <w:link w:val="Footer"/>
    <w:locked/>
    <w:rsid w:val="00112A8C"/>
    <w:rPr>
      <w:rFonts w:ascii="Montserrat" w:eastAsia="Times New Roman" w:hAnsi="Montserrat" w:cs="Arial"/>
      <w:noProof/>
    </w:rPr>
  </w:style>
  <w:style w:type="paragraph" w:styleId="ListParagraph">
    <w:name w:val="List Paragraph"/>
    <w:basedOn w:val="BodyText"/>
    <w:qFormat/>
    <w:rsid w:val="00112A8C"/>
    <w:pPr>
      <w:ind w:left="720"/>
      <w:contextualSpacing/>
    </w:pPr>
    <w:rPr>
      <w:szCs w:val="24"/>
    </w:rPr>
  </w:style>
  <w:style w:type="paragraph" w:customStyle="1" w:styleId="Documenttype">
    <w:name w:val="Document type"/>
    <w:basedOn w:val="BodyText"/>
    <w:next w:val="Documentnumber"/>
    <w:qFormat/>
    <w:rsid w:val="00112A8C"/>
    <w:pPr>
      <w:ind w:left="0"/>
    </w:pPr>
    <w:rPr>
      <w:b/>
      <w:sz w:val="56"/>
      <w:lang w:val="en-US" w:eastAsia="en-US"/>
    </w:rPr>
  </w:style>
  <w:style w:type="paragraph" w:customStyle="1" w:styleId="Documentnumber">
    <w:name w:val="Document number"/>
    <w:basedOn w:val="BodyText"/>
    <w:next w:val="Documenttitle"/>
    <w:qFormat/>
    <w:rsid w:val="00112A8C"/>
    <w:pPr>
      <w:ind w:left="0"/>
    </w:pPr>
    <w:rPr>
      <w:sz w:val="32"/>
      <w:lang w:val="en-US" w:eastAsia="en-US"/>
    </w:rPr>
  </w:style>
  <w:style w:type="paragraph" w:customStyle="1" w:styleId="Documenttitle">
    <w:name w:val="Document title"/>
    <w:basedOn w:val="Documentnumber"/>
    <w:next w:val="Documentrevision"/>
    <w:qFormat/>
    <w:rsid w:val="00112A8C"/>
  </w:style>
  <w:style w:type="paragraph" w:customStyle="1" w:styleId="Documentrevision">
    <w:name w:val="Document revision"/>
    <w:basedOn w:val="Documenttitle"/>
    <w:next w:val="Documentdate"/>
    <w:qFormat/>
    <w:rsid w:val="00112A8C"/>
  </w:style>
  <w:style w:type="paragraph" w:customStyle="1" w:styleId="Documentdate">
    <w:name w:val="Document date"/>
    <w:basedOn w:val="Documentrevision"/>
    <w:qFormat/>
    <w:rsid w:val="00112A8C"/>
    <w:pPr>
      <w:spacing w:after="480"/>
    </w:pPr>
  </w:style>
  <w:style w:type="paragraph" w:customStyle="1" w:styleId="Covertableheader">
    <w:name w:val="Cover table header"/>
    <w:basedOn w:val="BodyText"/>
    <w:qFormat/>
    <w:rsid w:val="00112A8C"/>
    <w:pPr>
      <w:spacing w:after="0"/>
      <w:ind w:left="0" w:right="0"/>
    </w:pPr>
    <w:rPr>
      <w:rFonts w:cs="Arial"/>
      <w:b/>
      <w:color w:val="FFFFFF"/>
    </w:rPr>
  </w:style>
  <w:style w:type="paragraph" w:customStyle="1" w:styleId="Covertabletext">
    <w:name w:val="Cover table text"/>
    <w:basedOn w:val="BodyText"/>
    <w:qFormat/>
    <w:rsid w:val="00112A8C"/>
    <w:pPr>
      <w:spacing w:before="40"/>
      <w:ind w:left="0" w:right="0"/>
    </w:pPr>
    <w:rPr>
      <w:rFonts w:cs="Arial"/>
      <w:color w:val="FFFFFF" w:themeColor="background1"/>
    </w:rPr>
  </w:style>
  <w:style w:type="paragraph" w:customStyle="1" w:styleId="Headingcopyright">
    <w:name w:val="Heading copyright"/>
    <w:basedOn w:val="Headingpreface"/>
    <w:next w:val="BodyText"/>
    <w:qFormat/>
    <w:rsid w:val="008B3E11"/>
  </w:style>
  <w:style w:type="paragraph" w:customStyle="1" w:styleId="Headingcontact">
    <w:name w:val="Heading contact"/>
    <w:basedOn w:val="Headingpreface"/>
    <w:next w:val="BodyText"/>
    <w:qFormat/>
    <w:rsid w:val="008B3E11"/>
  </w:style>
  <w:style w:type="paragraph" w:customStyle="1" w:styleId="Listnumbersindent">
    <w:name w:val="List numbers indent"/>
    <w:basedOn w:val="Listnumbers"/>
    <w:qFormat/>
    <w:rsid w:val="00112A8C"/>
    <w:pPr>
      <w:numPr>
        <w:numId w:val="27"/>
      </w:numPr>
      <w:ind w:left="1276" w:hanging="283"/>
    </w:pPr>
  </w:style>
  <w:style w:type="paragraph" w:customStyle="1" w:styleId="Headingnotices">
    <w:name w:val="Heading notices"/>
    <w:basedOn w:val="Headingpreface"/>
    <w:next w:val="BodyText"/>
    <w:qFormat/>
    <w:rsid w:val="008B3E11"/>
  </w:style>
  <w:style w:type="paragraph" w:customStyle="1" w:styleId="Code">
    <w:name w:val="Code"/>
    <w:basedOn w:val="BodyText"/>
    <w:next w:val="BodyText"/>
    <w:qFormat/>
    <w:rsid w:val="00D45A33"/>
    <w:pPr>
      <w:shd w:val="clear" w:color="auto" w:fill="E7E6E6" w:themeFill="background2"/>
      <w:tabs>
        <w:tab w:val="left" w:pos="1134"/>
        <w:tab w:val="left" w:pos="1701"/>
        <w:tab w:val="left" w:pos="2268"/>
        <w:tab w:val="left" w:pos="2835"/>
        <w:tab w:val="left" w:pos="3402"/>
        <w:tab w:val="left" w:pos="3969"/>
        <w:tab w:val="left" w:pos="4536"/>
        <w:tab w:val="left" w:pos="5103"/>
        <w:tab w:val="left" w:pos="5670"/>
        <w:tab w:val="left" w:pos="6237"/>
      </w:tabs>
      <w:spacing w:after="0"/>
      <w:ind w:left="567" w:right="505"/>
    </w:pPr>
    <w:rPr>
      <w:rFonts w:ascii="Courier New" w:hAnsi="Courier New"/>
      <w:sz w:val="18"/>
    </w:rPr>
  </w:style>
  <w:style w:type="character" w:styleId="UnresolvedMention">
    <w:name w:val="Unresolved Mention"/>
    <w:basedOn w:val="DefaultParagraphFont"/>
    <w:uiPriority w:val="99"/>
    <w:semiHidden/>
    <w:unhideWhenUsed/>
    <w:rsid w:val="00112A8C"/>
    <w:rPr>
      <w:color w:val="605E5C"/>
      <w:shd w:val="clear" w:color="auto" w:fill="E1DFDD"/>
    </w:rPr>
  </w:style>
  <w:style w:type="numbering" w:customStyle="1" w:styleId="test-list-style-alan">
    <w:name w:val="test-list-style-alan"/>
    <w:basedOn w:val="NoList"/>
    <w:uiPriority w:val="99"/>
    <w:rsid w:val="00112A8C"/>
    <w:pPr>
      <w:numPr>
        <w:numId w:val="15"/>
      </w:numPr>
    </w:pPr>
  </w:style>
  <w:style w:type="paragraph" w:customStyle="1" w:styleId="Headingpreface">
    <w:name w:val="Heading preface"/>
    <w:basedOn w:val="Heading1"/>
    <w:next w:val="Normal"/>
    <w:autoRedefine/>
    <w:qFormat/>
    <w:rsid w:val="008B3E11"/>
    <w:pPr>
      <w:keepLines/>
      <w:pageBreakBefore w:val="0"/>
      <w:numPr>
        <w:numId w:val="0"/>
      </w:numPr>
      <w:tabs>
        <w:tab w:val="clear" w:pos="4153"/>
      </w:tabs>
      <w:spacing w:after="240" w:line="259" w:lineRule="auto"/>
    </w:pPr>
    <w:rPr>
      <w:rFonts w:eastAsiaTheme="majorEastAsia" w:cstheme="majorBidi"/>
      <w:kern w:val="0"/>
      <w:sz w:val="24"/>
      <w:lang w:eastAsia="en-US"/>
    </w:rPr>
  </w:style>
  <w:style w:type="paragraph" w:customStyle="1" w:styleId="Safetytext">
    <w:name w:val="Safety text"/>
    <w:basedOn w:val="Normal"/>
    <w:qFormat/>
    <w:rsid w:val="00D45A33"/>
    <w:pPr>
      <w:spacing w:before="120" w:after="120"/>
    </w:pPr>
    <w:rPr>
      <w:rFonts w:eastAsiaTheme="minorHAnsi" w:cstheme="minorBidi"/>
      <w:szCs w:val="22"/>
      <w:lang w:eastAsia="en-US"/>
    </w:rPr>
  </w:style>
  <w:style w:type="paragraph" w:customStyle="1" w:styleId="Safetytitle">
    <w:name w:val="Safety title"/>
    <w:basedOn w:val="Normal"/>
    <w:qFormat/>
    <w:rsid w:val="00D45A33"/>
    <w:pPr>
      <w:spacing w:before="120" w:after="120"/>
      <w:contextualSpacing/>
      <w:jc w:val="center"/>
    </w:pPr>
    <w:rPr>
      <w:rFonts w:asciiTheme="minorHAnsi" w:eastAsiaTheme="minorHAnsi" w:hAnsiTheme="minorHAnsi" w:cstheme="minorBidi"/>
      <w:b/>
      <w:caps/>
      <w:sz w:val="18"/>
      <w:szCs w:val="22"/>
      <w:lang w:eastAsia="en-US"/>
    </w:rPr>
  </w:style>
  <w:style w:type="numbering" w:customStyle="1" w:styleId="Figurelist">
    <w:name w:val="Figure list"/>
    <w:uiPriority w:val="99"/>
    <w:rsid w:val="00112A8C"/>
    <w:pPr>
      <w:numPr>
        <w:numId w:val="28"/>
      </w:numPr>
    </w:pPr>
  </w:style>
  <w:style w:type="character" w:customStyle="1" w:styleId="Heading5Char">
    <w:name w:val="Heading 5 Char"/>
    <w:basedOn w:val="DefaultParagraphFont"/>
    <w:link w:val="Heading5"/>
    <w:rsid w:val="00112A8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rsid w:val="00112A8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semiHidden/>
    <w:rsid w:val="00112A8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semiHidden/>
    <w:rsid w:val="00112A8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112A8C"/>
    <w:rPr>
      <w:rFonts w:asciiTheme="majorHAnsi" w:eastAsiaTheme="majorEastAsia" w:hAnsiTheme="majorHAnsi" w:cstheme="majorBidi"/>
      <w:i/>
      <w:iCs/>
      <w:color w:val="272727" w:themeColor="text1" w:themeTint="D8"/>
      <w:sz w:val="21"/>
      <w:szCs w:val="21"/>
    </w:rPr>
  </w:style>
  <w:style w:type="character" w:customStyle="1" w:styleId="BodyTextChar">
    <w:name w:val="Body Text Char"/>
    <w:basedOn w:val="DefaultParagraphFont"/>
    <w:link w:val="BodyText"/>
    <w:rsid w:val="00112A8C"/>
    <w:rPr>
      <w:rFonts w:ascii="Montserrat" w:eastAsia="Times New Roman" w:hAnsi="Montserrat"/>
    </w:rPr>
  </w:style>
  <w:style w:type="paragraph" w:customStyle="1" w:styleId="Copyright">
    <w:name w:val="Copyright"/>
    <w:basedOn w:val="BodyText"/>
    <w:next w:val="BodyText"/>
    <w:qFormat/>
    <w:rsid w:val="00112A8C"/>
    <w:rPr>
      <w:sz w:val="16"/>
      <w:szCs w:val="16"/>
    </w:rPr>
  </w:style>
  <w:style w:type="paragraph" w:customStyle="1" w:styleId="Footer2nd">
    <w:name w:val="Footer 2nd"/>
    <w:basedOn w:val="Header"/>
    <w:qFormat/>
    <w:rsid w:val="00251DC9"/>
    <w:pPr>
      <w:tabs>
        <w:tab w:val="clear" w:pos="4153"/>
        <w:tab w:val="center" w:pos="4678"/>
      </w:tabs>
    </w:pPr>
  </w:style>
  <w:style w:type="paragraph" w:customStyle="1" w:styleId="Footerlandscape">
    <w:name w:val="Footer landscape"/>
    <w:basedOn w:val="Header"/>
    <w:qFormat/>
    <w:rsid w:val="00112A8C"/>
    <w:pPr>
      <w:tabs>
        <w:tab w:val="clear" w:pos="4153"/>
        <w:tab w:val="clear" w:pos="9639"/>
        <w:tab w:val="center" w:pos="7371"/>
        <w:tab w:val="right" w:pos="14317"/>
      </w:tabs>
    </w:pPr>
  </w:style>
  <w:style w:type="character" w:styleId="PlaceholderText">
    <w:name w:val="Placeholder Text"/>
    <w:basedOn w:val="DefaultParagraphFont"/>
    <w:uiPriority w:val="99"/>
    <w:semiHidden/>
    <w:rsid w:val="00112A8C"/>
    <w:rPr>
      <w:color w:val="666666"/>
    </w:rPr>
  </w:style>
  <w:style w:type="paragraph" w:customStyle="1" w:styleId="Figure">
    <w:name w:val="Figure"/>
    <w:basedOn w:val="BodyText"/>
    <w:autoRedefine/>
    <w:qFormat/>
    <w:rsid w:val="00F07026"/>
    <w:pPr>
      <w:keepNext/>
      <w:jc w:val="center"/>
    </w:pPr>
  </w:style>
  <w:style w:type="table" w:customStyle="1" w:styleId="Terzo">
    <w:name w:val="Terzo"/>
    <w:basedOn w:val="TableNormal"/>
    <w:uiPriority w:val="99"/>
    <w:rsid w:val="000D03F7"/>
    <w:tblPr/>
  </w:style>
  <w:style w:type="table" w:customStyle="1" w:styleId="LucidTable">
    <w:name w:val="LucidTable"/>
    <w:basedOn w:val="TableNormal"/>
    <w:uiPriority w:val="99"/>
    <w:rsid w:val="00B14B6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character" w:customStyle="1" w:styleId="Crossreference">
    <w:name w:val="Cross reference"/>
    <w:basedOn w:val="Hyperlink"/>
    <w:uiPriority w:val="1"/>
    <w:qFormat/>
    <w:rsid w:val="00112A8C"/>
    <w:rPr>
      <w:color w:val="0000FF"/>
      <w:u w:val="single"/>
    </w:rPr>
  </w:style>
  <w:style w:type="table" w:customStyle="1" w:styleId="LucidTable1">
    <w:name w:val="LucidTable1"/>
    <w:basedOn w:val="TableNormal"/>
    <w:uiPriority w:val="99"/>
    <w:rsid w:val="004313A4"/>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2">
    <w:name w:val="LucidTable2"/>
    <w:basedOn w:val="TableNormal"/>
    <w:uiPriority w:val="99"/>
    <w:rsid w:val="005A587D"/>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paragraph" w:customStyle="1" w:styleId="UUID">
    <w:name w:val="UUID"/>
    <w:basedOn w:val="BodyText"/>
    <w:qFormat/>
    <w:rsid w:val="00E279F0"/>
    <w:rPr>
      <w:rFonts w:ascii="Courier New" w:hAnsi="Courier New" w:cs="Courier New"/>
    </w:rPr>
  </w:style>
  <w:style w:type="paragraph" w:customStyle="1" w:styleId="BodyTextTitle">
    <w:name w:val="Body Text Title"/>
    <w:basedOn w:val="BodyText"/>
    <w:qFormat/>
    <w:rsid w:val="00E279F0"/>
    <w:rPr>
      <w:b/>
      <w:bCs/>
    </w:rPr>
  </w:style>
  <w:style w:type="paragraph" w:styleId="Revision">
    <w:name w:val="Revision"/>
    <w:hidden/>
    <w:uiPriority w:val="99"/>
    <w:semiHidden/>
    <w:rsid w:val="00D76A88"/>
    <w:rPr>
      <w:rFonts w:ascii="Montserrat" w:eastAsia="Times New Roman" w:hAnsi="Montserrat"/>
    </w:rPr>
  </w:style>
  <w:style w:type="table" w:customStyle="1" w:styleId="LucidTable3">
    <w:name w:val="LucidTable3"/>
    <w:basedOn w:val="TableNormal"/>
    <w:uiPriority w:val="99"/>
    <w:rsid w:val="00D359EE"/>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character" w:customStyle="1" w:styleId="CommentTextChar">
    <w:name w:val="Comment Text Char"/>
    <w:basedOn w:val="DefaultParagraphFont"/>
    <w:link w:val="CommentText"/>
    <w:semiHidden/>
    <w:rsid w:val="00112A8C"/>
    <w:rPr>
      <w:rFonts w:ascii="Arial" w:eastAsia="Times New Roman" w:hAnsi="Arial"/>
      <w:lang w:eastAsia="en-US"/>
    </w:rPr>
  </w:style>
  <w:style w:type="paragraph" w:customStyle="1" w:styleId="AppendixH1">
    <w:name w:val="Appendix H1"/>
    <w:basedOn w:val="Heading1"/>
    <w:next w:val="BodyText"/>
    <w:qFormat/>
    <w:rsid w:val="008B3E11"/>
    <w:pPr>
      <w:numPr>
        <w:numId w:val="50"/>
      </w:numPr>
      <w:tabs>
        <w:tab w:val="clear" w:pos="4153"/>
      </w:tabs>
    </w:pPr>
  </w:style>
  <w:style w:type="character" w:customStyle="1" w:styleId="wacimagecontainer">
    <w:name w:val="wacimagecontainer"/>
    <w:basedOn w:val="DefaultParagraphFont"/>
    <w:rsid w:val="00173C99"/>
  </w:style>
  <w:style w:type="table" w:customStyle="1" w:styleId="LucidTable4">
    <w:name w:val="LucidTable4"/>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5">
    <w:name w:val="LucidTable5"/>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paragraph" w:styleId="CommentSubject">
    <w:name w:val="annotation subject"/>
    <w:basedOn w:val="CommentText"/>
    <w:next w:val="CommentText"/>
    <w:link w:val="CommentSubjectChar"/>
    <w:rsid w:val="00173C99"/>
    <w:rPr>
      <w:b/>
      <w:bCs/>
      <w:lang w:eastAsia="en-GB"/>
    </w:rPr>
  </w:style>
  <w:style w:type="character" w:customStyle="1" w:styleId="CommentSubjectChar">
    <w:name w:val="Comment Subject Char"/>
    <w:basedOn w:val="CommentTextChar"/>
    <w:link w:val="CommentSubject"/>
    <w:rsid w:val="00173C99"/>
    <w:rPr>
      <w:rFonts w:ascii="Montserrat" w:eastAsia="Times New Roman" w:hAnsi="Montserrat"/>
      <w:b/>
      <w:bCs/>
      <w:lang w:eastAsia="en-US"/>
    </w:rPr>
  </w:style>
  <w:style w:type="table" w:customStyle="1" w:styleId="LucidTable6">
    <w:name w:val="LucidTable6"/>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7">
    <w:name w:val="LucidTable7"/>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8">
    <w:name w:val="LucidTable8"/>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9">
    <w:name w:val="LucidTable9"/>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0">
    <w:name w:val="LucidTable10"/>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1">
    <w:name w:val="LucidTable11"/>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2">
    <w:name w:val="LucidTable12"/>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3">
    <w:name w:val="LucidTable13"/>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4">
    <w:name w:val="LucidTable14"/>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5">
    <w:name w:val="LucidTable15"/>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character" w:styleId="SubtleEmphasis">
    <w:name w:val="Subtle Emphasis"/>
    <w:basedOn w:val="DefaultParagraphFont"/>
    <w:uiPriority w:val="19"/>
    <w:qFormat/>
    <w:rsid w:val="00173C99"/>
    <w:rPr>
      <w:i/>
      <w:iCs/>
      <w:color w:val="404040" w:themeColor="text1" w:themeTint="BF"/>
    </w:rPr>
  </w:style>
  <w:style w:type="character" w:customStyle="1" w:styleId="WITSCODEChar">
    <w:name w:val="WITSCODE Char"/>
    <w:basedOn w:val="DefaultParagraphFont"/>
    <w:link w:val="WITSCODE"/>
    <w:locked/>
    <w:rsid w:val="00173C99"/>
    <w:rPr>
      <w:rFonts w:ascii="Courier New" w:hAnsi="Courier New" w:cs="Courier New"/>
      <w:b/>
      <w:color w:val="ED7D31" w:themeColor="accent2"/>
    </w:rPr>
  </w:style>
  <w:style w:type="paragraph" w:customStyle="1" w:styleId="WITSCODE">
    <w:name w:val="WITSCODE"/>
    <w:basedOn w:val="Normal"/>
    <w:link w:val="WITSCODEChar"/>
    <w:rsid w:val="00173C99"/>
    <w:pPr>
      <w:spacing w:after="160" w:line="256" w:lineRule="auto"/>
    </w:pPr>
    <w:rPr>
      <w:rFonts w:ascii="Courier New" w:eastAsia="MS Mincho" w:hAnsi="Courier New" w:cs="Courier New"/>
      <w:b/>
      <w:color w:val="ED7D31" w:themeColor="accent2"/>
    </w:rPr>
  </w:style>
  <w:style w:type="table" w:customStyle="1" w:styleId="TableGrid1">
    <w:name w:val="Table Grid1"/>
    <w:basedOn w:val="TableNormal"/>
    <w:next w:val="TableGrid"/>
    <w:rsid w:val="00173C99"/>
    <w:rPr>
      <w:rFonts w:ascii="Calibri" w:eastAsia="DengXian" w:hAnsi="Calibri" w:cs="Arial"/>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H2">
    <w:name w:val="Appendix H2"/>
    <w:basedOn w:val="AppendixH1"/>
    <w:next w:val="BodyText"/>
    <w:qFormat/>
    <w:rsid w:val="00173C99"/>
    <w:pPr>
      <w:pageBreakBefore w:val="0"/>
      <w:numPr>
        <w:ilvl w:val="1"/>
      </w:numPr>
      <w:tabs>
        <w:tab w:val="clear" w:pos="9639"/>
      </w:tabs>
      <w:outlineLvl w:val="1"/>
    </w:pPr>
    <w:rPr>
      <w:sz w:val="28"/>
    </w:rPr>
  </w:style>
  <w:style w:type="character" w:customStyle="1" w:styleId="Heading2Char">
    <w:name w:val="Heading 2 Char"/>
    <w:basedOn w:val="DefaultParagraphFont"/>
    <w:link w:val="Heading2"/>
    <w:rsid w:val="00173C99"/>
    <w:rPr>
      <w:rFonts w:ascii="Montserrat" w:eastAsia="Times New Roman" w:hAnsi="Montserrat" w:cs="Arial"/>
      <w:b/>
      <w:iCs/>
      <w:color w:val="3F5471"/>
      <w:kern w:val="32"/>
      <w:sz w:val="28"/>
      <w:szCs w:val="28"/>
    </w:rPr>
  </w:style>
  <w:style w:type="numbering" w:customStyle="1" w:styleId="AppendixHeadings">
    <w:name w:val="Appendix Headings"/>
    <w:uiPriority w:val="99"/>
    <w:rsid w:val="00173C99"/>
    <w:pPr>
      <w:numPr>
        <w:numId w:val="48"/>
      </w:numPr>
    </w:pPr>
  </w:style>
  <w:style w:type="table" w:customStyle="1" w:styleId="TableGrid3">
    <w:name w:val="Table Grid3"/>
    <w:basedOn w:val="TableNormal"/>
    <w:next w:val="TableGrid"/>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Caption">
    <w:name w:val="Fig Caption"/>
    <w:basedOn w:val="Caption"/>
    <w:qFormat/>
    <w:rsid w:val="0014001F"/>
  </w:style>
  <w:style w:type="paragraph" w:styleId="NormalWeb">
    <w:name w:val="Normal (Web)"/>
    <w:basedOn w:val="Normal"/>
    <w:uiPriority w:val="99"/>
    <w:unhideWhenUsed/>
    <w:rsid w:val="00332EAB"/>
    <w:pPr>
      <w:spacing w:before="100" w:beforeAutospacing="1" w:after="100" w:afterAutospacing="1"/>
    </w:pPr>
    <w:rPr>
      <w:rFonts w:ascii="Times New Roman" w:hAnsi="Times New Roman"/>
      <w:sz w:val="24"/>
      <w:szCs w:val="24"/>
      <w:lang w:val="en-US" w:eastAsia="en-US"/>
    </w:rPr>
  </w:style>
  <w:style w:type="character" w:customStyle="1" w:styleId="Heading3Char">
    <w:name w:val="Heading 3 Char"/>
    <w:basedOn w:val="DefaultParagraphFont"/>
    <w:link w:val="Heading3"/>
    <w:rsid w:val="00DB49C5"/>
    <w:rPr>
      <w:rFonts w:ascii="Montserrat" w:eastAsia="Times New Roman" w:hAnsi="Montserrat" w:cs="Arial"/>
      <w:b/>
      <w:bCs/>
      <w:iCs/>
      <w:color w:val="3F5471"/>
      <w:kern w:val="32"/>
      <w:sz w:val="24"/>
      <w:szCs w:val="26"/>
    </w:rPr>
  </w:style>
  <w:style w:type="character" w:customStyle="1" w:styleId="Heading4Char">
    <w:name w:val="Heading 4 Char"/>
    <w:basedOn w:val="DefaultParagraphFont"/>
    <w:link w:val="Heading4"/>
    <w:rsid w:val="007B1287"/>
    <w:rPr>
      <w:rFonts w:ascii="Montserrat" w:eastAsia="Times New Roman" w:hAnsi="Montserrat" w:cs="Arial"/>
      <w:b/>
      <w:iCs/>
      <w:color w:val="3F5471"/>
      <w:kern w:val="32"/>
      <w:sz w:val="22"/>
      <w:szCs w:val="28"/>
    </w:rPr>
  </w:style>
  <w:style w:type="character" w:customStyle="1" w:styleId="EndnoteTextChar">
    <w:name w:val="Endnote Text Char"/>
    <w:basedOn w:val="DefaultParagraphFont"/>
    <w:link w:val="EndnoteText"/>
    <w:semiHidden/>
    <w:rsid w:val="00DB49C5"/>
    <w:rPr>
      <w:rFonts w:ascii="Montserrat" w:eastAsia="Times New Roman" w:hAnsi="Montserrat"/>
    </w:rPr>
  </w:style>
  <w:style w:type="character" w:customStyle="1" w:styleId="BalloonTextChar">
    <w:name w:val="Balloon Text Char"/>
    <w:basedOn w:val="DefaultParagraphFont"/>
    <w:link w:val="BalloonText"/>
    <w:semiHidden/>
    <w:rsid w:val="00DB49C5"/>
    <w:rPr>
      <w:rFonts w:ascii="Tahoma" w:eastAsia="Times New Roman" w:hAnsi="Tahoma" w:cs="Tahoma"/>
      <w:sz w:val="16"/>
      <w:szCs w:val="16"/>
    </w:rPr>
  </w:style>
  <w:style w:type="character" w:customStyle="1" w:styleId="FootnoteTextChar">
    <w:name w:val="Footnote Text Char"/>
    <w:basedOn w:val="DefaultParagraphFont"/>
    <w:link w:val="FootnoteText"/>
    <w:semiHidden/>
    <w:rsid w:val="00DB49C5"/>
    <w:rPr>
      <w:rFonts w:ascii="Montserrat" w:eastAsia="Times New Roman" w:hAnsi="Montserr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717708">
      <w:bodyDiv w:val="1"/>
      <w:marLeft w:val="0"/>
      <w:marRight w:val="0"/>
      <w:marTop w:val="0"/>
      <w:marBottom w:val="0"/>
      <w:divBdr>
        <w:top w:val="none" w:sz="0" w:space="0" w:color="auto"/>
        <w:left w:val="none" w:sz="0" w:space="0" w:color="auto"/>
        <w:bottom w:val="none" w:sz="0" w:space="0" w:color="auto"/>
        <w:right w:val="none" w:sz="0" w:space="0" w:color="auto"/>
      </w:divBdr>
    </w:div>
    <w:div w:id="61099025">
      <w:bodyDiv w:val="1"/>
      <w:marLeft w:val="0"/>
      <w:marRight w:val="0"/>
      <w:marTop w:val="0"/>
      <w:marBottom w:val="0"/>
      <w:divBdr>
        <w:top w:val="none" w:sz="0" w:space="0" w:color="auto"/>
        <w:left w:val="none" w:sz="0" w:space="0" w:color="auto"/>
        <w:bottom w:val="none" w:sz="0" w:space="0" w:color="auto"/>
        <w:right w:val="none" w:sz="0" w:space="0" w:color="auto"/>
      </w:divBdr>
    </w:div>
    <w:div w:id="146829023">
      <w:bodyDiv w:val="1"/>
      <w:marLeft w:val="0"/>
      <w:marRight w:val="0"/>
      <w:marTop w:val="0"/>
      <w:marBottom w:val="0"/>
      <w:divBdr>
        <w:top w:val="none" w:sz="0" w:space="0" w:color="auto"/>
        <w:left w:val="none" w:sz="0" w:space="0" w:color="auto"/>
        <w:bottom w:val="none" w:sz="0" w:space="0" w:color="auto"/>
        <w:right w:val="none" w:sz="0" w:space="0" w:color="auto"/>
      </w:divBdr>
    </w:div>
    <w:div w:id="195781458">
      <w:bodyDiv w:val="1"/>
      <w:marLeft w:val="0"/>
      <w:marRight w:val="0"/>
      <w:marTop w:val="0"/>
      <w:marBottom w:val="0"/>
      <w:divBdr>
        <w:top w:val="none" w:sz="0" w:space="0" w:color="auto"/>
        <w:left w:val="none" w:sz="0" w:space="0" w:color="auto"/>
        <w:bottom w:val="none" w:sz="0" w:space="0" w:color="auto"/>
        <w:right w:val="none" w:sz="0" w:space="0" w:color="auto"/>
      </w:divBdr>
    </w:div>
    <w:div w:id="205414755">
      <w:bodyDiv w:val="1"/>
      <w:marLeft w:val="0"/>
      <w:marRight w:val="0"/>
      <w:marTop w:val="0"/>
      <w:marBottom w:val="0"/>
      <w:divBdr>
        <w:top w:val="none" w:sz="0" w:space="0" w:color="auto"/>
        <w:left w:val="none" w:sz="0" w:space="0" w:color="auto"/>
        <w:bottom w:val="none" w:sz="0" w:space="0" w:color="auto"/>
        <w:right w:val="none" w:sz="0" w:space="0" w:color="auto"/>
      </w:divBdr>
    </w:div>
    <w:div w:id="208689975">
      <w:bodyDiv w:val="1"/>
      <w:marLeft w:val="0"/>
      <w:marRight w:val="0"/>
      <w:marTop w:val="0"/>
      <w:marBottom w:val="0"/>
      <w:divBdr>
        <w:top w:val="none" w:sz="0" w:space="0" w:color="auto"/>
        <w:left w:val="none" w:sz="0" w:space="0" w:color="auto"/>
        <w:bottom w:val="none" w:sz="0" w:space="0" w:color="auto"/>
        <w:right w:val="none" w:sz="0" w:space="0" w:color="auto"/>
      </w:divBdr>
    </w:div>
    <w:div w:id="211579209">
      <w:bodyDiv w:val="1"/>
      <w:marLeft w:val="0"/>
      <w:marRight w:val="0"/>
      <w:marTop w:val="0"/>
      <w:marBottom w:val="0"/>
      <w:divBdr>
        <w:top w:val="none" w:sz="0" w:space="0" w:color="auto"/>
        <w:left w:val="none" w:sz="0" w:space="0" w:color="auto"/>
        <w:bottom w:val="none" w:sz="0" w:space="0" w:color="auto"/>
        <w:right w:val="none" w:sz="0" w:space="0" w:color="auto"/>
      </w:divBdr>
    </w:div>
    <w:div w:id="261844621">
      <w:bodyDiv w:val="1"/>
      <w:marLeft w:val="0"/>
      <w:marRight w:val="0"/>
      <w:marTop w:val="0"/>
      <w:marBottom w:val="0"/>
      <w:divBdr>
        <w:top w:val="none" w:sz="0" w:space="0" w:color="auto"/>
        <w:left w:val="none" w:sz="0" w:space="0" w:color="auto"/>
        <w:bottom w:val="none" w:sz="0" w:space="0" w:color="auto"/>
        <w:right w:val="none" w:sz="0" w:space="0" w:color="auto"/>
      </w:divBdr>
    </w:div>
    <w:div w:id="336614030">
      <w:bodyDiv w:val="1"/>
      <w:marLeft w:val="0"/>
      <w:marRight w:val="0"/>
      <w:marTop w:val="0"/>
      <w:marBottom w:val="0"/>
      <w:divBdr>
        <w:top w:val="none" w:sz="0" w:space="0" w:color="auto"/>
        <w:left w:val="none" w:sz="0" w:space="0" w:color="auto"/>
        <w:bottom w:val="none" w:sz="0" w:space="0" w:color="auto"/>
        <w:right w:val="none" w:sz="0" w:space="0" w:color="auto"/>
      </w:divBdr>
    </w:div>
    <w:div w:id="380136596">
      <w:bodyDiv w:val="1"/>
      <w:marLeft w:val="0"/>
      <w:marRight w:val="0"/>
      <w:marTop w:val="0"/>
      <w:marBottom w:val="0"/>
      <w:divBdr>
        <w:top w:val="none" w:sz="0" w:space="0" w:color="auto"/>
        <w:left w:val="none" w:sz="0" w:space="0" w:color="auto"/>
        <w:bottom w:val="none" w:sz="0" w:space="0" w:color="auto"/>
        <w:right w:val="none" w:sz="0" w:space="0" w:color="auto"/>
      </w:divBdr>
    </w:div>
    <w:div w:id="404958106">
      <w:bodyDiv w:val="1"/>
      <w:marLeft w:val="0"/>
      <w:marRight w:val="0"/>
      <w:marTop w:val="0"/>
      <w:marBottom w:val="0"/>
      <w:divBdr>
        <w:top w:val="none" w:sz="0" w:space="0" w:color="auto"/>
        <w:left w:val="none" w:sz="0" w:space="0" w:color="auto"/>
        <w:bottom w:val="none" w:sz="0" w:space="0" w:color="auto"/>
        <w:right w:val="none" w:sz="0" w:space="0" w:color="auto"/>
      </w:divBdr>
    </w:div>
    <w:div w:id="421418984">
      <w:bodyDiv w:val="1"/>
      <w:marLeft w:val="0"/>
      <w:marRight w:val="0"/>
      <w:marTop w:val="0"/>
      <w:marBottom w:val="0"/>
      <w:divBdr>
        <w:top w:val="none" w:sz="0" w:space="0" w:color="auto"/>
        <w:left w:val="none" w:sz="0" w:space="0" w:color="auto"/>
        <w:bottom w:val="none" w:sz="0" w:space="0" w:color="auto"/>
        <w:right w:val="none" w:sz="0" w:space="0" w:color="auto"/>
      </w:divBdr>
      <w:divsChild>
        <w:div w:id="13190200">
          <w:marLeft w:val="0"/>
          <w:marRight w:val="0"/>
          <w:marTop w:val="0"/>
          <w:marBottom w:val="0"/>
          <w:divBdr>
            <w:top w:val="none" w:sz="0" w:space="0" w:color="auto"/>
            <w:left w:val="none" w:sz="0" w:space="0" w:color="auto"/>
            <w:bottom w:val="none" w:sz="0" w:space="0" w:color="auto"/>
            <w:right w:val="none" w:sz="0" w:space="0" w:color="auto"/>
          </w:divBdr>
        </w:div>
        <w:div w:id="144713045">
          <w:marLeft w:val="0"/>
          <w:marRight w:val="0"/>
          <w:marTop w:val="0"/>
          <w:marBottom w:val="0"/>
          <w:divBdr>
            <w:top w:val="none" w:sz="0" w:space="0" w:color="auto"/>
            <w:left w:val="none" w:sz="0" w:space="0" w:color="auto"/>
            <w:bottom w:val="none" w:sz="0" w:space="0" w:color="auto"/>
            <w:right w:val="none" w:sz="0" w:space="0" w:color="auto"/>
          </w:divBdr>
        </w:div>
        <w:div w:id="459226917">
          <w:marLeft w:val="0"/>
          <w:marRight w:val="0"/>
          <w:marTop w:val="0"/>
          <w:marBottom w:val="0"/>
          <w:divBdr>
            <w:top w:val="none" w:sz="0" w:space="0" w:color="auto"/>
            <w:left w:val="none" w:sz="0" w:space="0" w:color="auto"/>
            <w:bottom w:val="none" w:sz="0" w:space="0" w:color="auto"/>
            <w:right w:val="none" w:sz="0" w:space="0" w:color="auto"/>
          </w:divBdr>
        </w:div>
        <w:div w:id="475033975">
          <w:marLeft w:val="0"/>
          <w:marRight w:val="0"/>
          <w:marTop w:val="0"/>
          <w:marBottom w:val="0"/>
          <w:divBdr>
            <w:top w:val="none" w:sz="0" w:space="0" w:color="auto"/>
            <w:left w:val="none" w:sz="0" w:space="0" w:color="auto"/>
            <w:bottom w:val="none" w:sz="0" w:space="0" w:color="auto"/>
            <w:right w:val="none" w:sz="0" w:space="0" w:color="auto"/>
          </w:divBdr>
          <w:divsChild>
            <w:div w:id="91165127">
              <w:marLeft w:val="0"/>
              <w:marRight w:val="0"/>
              <w:marTop w:val="30"/>
              <w:marBottom w:val="30"/>
              <w:divBdr>
                <w:top w:val="none" w:sz="0" w:space="0" w:color="auto"/>
                <w:left w:val="none" w:sz="0" w:space="0" w:color="auto"/>
                <w:bottom w:val="none" w:sz="0" w:space="0" w:color="auto"/>
                <w:right w:val="none" w:sz="0" w:space="0" w:color="auto"/>
              </w:divBdr>
              <w:divsChild>
                <w:div w:id="61370590">
                  <w:marLeft w:val="0"/>
                  <w:marRight w:val="0"/>
                  <w:marTop w:val="0"/>
                  <w:marBottom w:val="0"/>
                  <w:divBdr>
                    <w:top w:val="none" w:sz="0" w:space="0" w:color="auto"/>
                    <w:left w:val="none" w:sz="0" w:space="0" w:color="auto"/>
                    <w:bottom w:val="none" w:sz="0" w:space="0" w:color="auto"/>
                    <w:right w:val="none" w:sz="0" w:space="0" w:color="auto"/>
                  </w:divBdr>
                  <w:divsChild>
                    <w:div w:id="714700211">
                      <w:marLeft w:val="0"/>
                      <w:marRight w:val="0"/>
                      <w:marTop w:val="0"/>
                      <w:marBottom w:val="0"/>
                      <w:divBdr>
                        <w:top w:val="none" w:sz="0" w:space="0" w:color="auto"/>
                        <w:left w:val="none" w:sz="0" w:space="0" w:color="auto"/>
                        <w:bottom w:val="none" w:sz="0" w:space="0" w:color="auto"/>
                        <w:right w:val="none" w:sz="0" w:space="0" w:color="auto"/>
                      </w:divBdr>
                    </w:div>
                  </w:divsChild>
                </w:div>
                <w:div w:id="1110320544">
                  <w:marLeft w:val="0"/>
                  <w:marRight w:val="0"/>
                  <w:marTop w:val="0"/>
                  <w:marBottom w:val="0"/>
                  <w:divBdr>
                    <w:top w:val="none" w:sz="0" w:space="0" w:color="auto"/>
                    <w:left w:val="none" w:sz="0" w:space="0" w:color="auto"/>
                    <w:bottom w:val="none" w:sz="0" w:space="0" w:color="auto"/>
                    <w:right w:val="none" w:sz="0" w:space="0" w:color="auto"/>
                  </w:divBdr>
                  <w:divsChild>
                    <w:div w:id="43687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638782">
          <w:marLeft w:val="0"/>
          <w:marRight w:val="0"/>
          <w:marTop w:val="0"/>
          <w:marBottom w:val="0"/>
          <w:divBdr>
            <w:top w:val="none" w:sz="0" w:space="0" w:color="auto"/>
            <w:left w:val="none" w:sz="0" w:space="0" w:color="auto"/>
            <w:bottom w:val="none" w:sz="0" w:space="0" w:color="auto"/>
            <w:right w:val="none" w:sz="0" w:space="0" w:color="auto"/>
          </w:divBdr>
        </w:div>
        <w:div w:id="947196724">
          <w:marLeft w:val="0"/>
          <w:marRight w:val="0"/>
          <w:marTop w:val="0"/>
          <w:marBottom w:val="0"/>
          <w:divBdr>
            <w:top w:val="none" w:sz="0" w:space="0" w:color="auto"/>
            <w:left w:val="none" w:sz="0" w:space="0" w:color="auto"/>
            <w:bottom w:val="none" w:sz="0" w:space="0" w:color="auto"/>
            <w:right w:val="none" w:sz="0" w:space="0" w:color="auto"/>
          </w:divBdr>
          <w:divsChild>
            <w:div w:id="559680804">
              <w:marLeft w:val="0"/>
              <w:marRight w:val="0"/>
              <w:marTop w:val="30"/>
              <w:marBottom w:val="30"/>
              <w:divBdr>
                <w:top w:val="none" w:sz="0" w:space="0" w:color="auto"/>
                <w:left w:val="none" w:sz="0" w:space="0" w:color="auto"/>
                <w:bottom w:val="none" w:sz="0" w:space="0" w:color="auto"/>
                <w:right w:val="none" w:sz="0" w:space="0" w:color="auto"/>
              </w:divBdr>
              <w:divsChild>
                <w:div w:id="1321499046">
                  <w:marLeft w:val="0"/>
                  <w:marRight w:val="0"/>
                  <w:marTop w:val="0"/>
                  <w:marBottom w:val="0"/>
                  <w:divBdr>
                    <w:top w:val="none" w:sz="0" w:space="0" w:color="auto"/>
                    <w:left w:val="none" w:sz="0" w:space="0" w:color="auto"/>
                    <w:bottom w:val="none" w:sz="0" w:space="0" w:color="auto"/>
                    <w:right w:val="none" w:sz="0" w:space="0" w:color="auto"/>
                  </w:divBdr>
                  <w:divsChild>
                    <w:div w:id="1968924521">
                      <w:marLeft w:val="0"/>
                      <w:marRight w:val="0"/>
                      <w:marTop w:val="0"/>
                      <w:marBottom w:val="0"/>
                      <w:divBdr>
                        <w:top w:val="none" w:sz="0" w:space="0" w:color="auto"/>
                        <w:left w:val="none" w:sz="0" w:space="0" w:color="auto"/>
                        <w:bottom w:val="none" w:sz="0" w:space="0" w:color="auto"/>
                        <w:right w:val="none" w:sz="0" w:space="0" w:color="auto"/>
                      </w:divBdr>
                    </w:div>
                  </w:divsChild>
                </w:div>
                <w:div w:id="2027099077">
                  <w:marLeft w:val="0"/>
                  <w:marRight w:val="0"/>
                  <w:marTop w:val="0"/>
                  <w:marBottom w:val="0"/>
                  <w:divBdr>
                    <w:top w:val="none" w:sz="0" w:space="0" w:color="auto"/>
                    <w:left w:val="none" w:sz="0" w:space="0" w:color="auto"/>
                    <w:bottom w:val="none" w:sz="0" w:space="0" w:color="auto"/>
                    <w:right w:val="none" w:sz="0" w:space="0" w:color="auto"/>
                  </w:divBdr>
                  <w:divsChild>
                    <w:div w:id="304429933">
                      <w:marLeft w:val="0"/>
                      <w:marRight w:val="0"/>
                      <w:marTop w:val="0"/>
                      <w:marBottom w:val="0"/>
                      <w:divBdr>
                        <w:top w:val="none" w:sz="0" w:space="0" w:color="auto"/>
                        <w:left w:val="none" w:sz="0" w:space="0" w:color="auto"/>
                        <w:bottom w:val="none" w:sz="0" w:space="0" w:color="auto"/>
                        <w:right w:val="none" w:sz="0" w:space="0" w:color="auto"/>
                      </w:divBdr>
                    </w:div>
                    <w:div w:id="187257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214832">
          <w:marLeft w:val="0"/>
          <w:marRight w:val="0"/>
          <w:marTop w:val="0"/>
          <w:marBottom w:val="0"/>
          <w:divBdr>
            <w:top w:val="none" w:sz="0" w:space="0" w:color="auto"/>
            <w:left w:val="none" w:sz="0" w:space="0" w:color="auto"/>
            <w:bottom w:val="none" w:sz="0" w:space="0" w:color="auto"/>
            <w:right w:val="none" w:sz="0" w:space="0" w:color="auto"/>
          </w:divBdr>
          <w:divsChild>
            <w:div w:id="1729721290">
              <w:marLeft w:val="0"/>
              <w:marRight w:val="0"/>
              <w:marTop w:val="30"/>
              <w:marBottom w:val="30"/>
              <w:divBdr>
                <w:top w:val="none" w:sz="0" w:space="0" w:color="auto"/>
                <w:left w:val="none" w:sz="0" w:space="0" w:color="auto"/>
                <w:bottom w:val="none" w:sz="0" w:space="0" w:color="auto"/>
                <w:right w:val="none" w:sz="0" w:space="0" w:color="auto"/>
              </w:divBdr>
              <w:divsChild>
                <w:div w:id="202906675">
                  <w:marLeft w:val="0"/>
                  <w:marRight w:val="0"/>
                  <w:marTop w:val="0"/>
                  <w:marBottom w:val="0"/>
                  <w:divBdr>
                    <w:top w:val="none" w:sz="0" w:space="0" w:color="auto"/>
                    <w:left w:val="none" w:sz="0" w:space="0" w:color="auto"/>
                    <w:bottom w:val="none" w:sz="0" w:space="0" w:color="auto"/>
                    <w:right w:val="none" w:sz="0" w:space="0" w:color="auto"/>
                  </w:divBdr>
                  <w:divsChild>
                    <w:div w:id="361899196">
                      <w:marLeft w:val="0"/>
                      <w:marRight w:val="0"/>
                      <w:marTop w:val="0"/>
                      <w:marBottom w:val="0"/>
                      <w:divBdr>
                        <w:top w:val="none" w:sz="0" w:space="0" w:color="auto"/>
                        <w:left w:val="none" w:sz="0" w:space="0" w:color="auto"/>
                        <w:bottom w:val="none" w:sz="0" w:space="0" w:color="auto"/>
                        <w:right w:val="none" w:sz="0" w:space="0" w:color="auto"/>
                      </w:divBdr>
                    </w:div>
                    <w:div w:id="1142695932">
                      <w:marLeft w:val="0"/>
                      <w:marRight w:val="0"/>
                      <w:marTop w:val="0"/>
                      <w:marBottom w:val="0"/>
                      <w:divBdr>
                        <w:top w:val="none" w:sz="0" w:space="0" w:color="auto"/>
                        <w:left w:val="none" w:sz="0" w:space="0" w:color="auto"/>
                        <w:bottom w:val="none" w:sz="0" w:space="0" w:color="auto"/>
                        <w:right w:val="none" w:sz="0" w:space="0" w:color="auto"/>
                      </w:divBdr>
                    </w:div>
                  </w:divsChild>
                </w:div>
                <w:div w:id="722407757">
                  <w:marLeft w:val="0"/>
                  <w:marRight w:val="0"/>
                  <w:marTop w:val="0"/>
                  <w:marBottom w:val="0"/>
                  <w:divBdr>
                    <w:top w:val="none" w:sz="0" w:space="0" w:color="auto"/>
                    <w:left w:val="none" w:sz="0" w:space="0" w:color="auto"/>
                    <w:bottom w:val="none" w:sz="0" w:space="0" w:color="auto"/>
                    <w:right w:val="none" w:sz="0" w:space="0" w:color="auto"/>
                  </w:divBdr>
                  <w:divsChild>
                    <w:div w:id="189655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317123">
          <w:marLeft w:val="0"/>
          <w:marRight w:val="0"/>
          <w:marTop w:val="0"/>
          <w:marBottom w:val="0"/>
          <w:divBdr>
            <w:top w:val="none" w:sz="0" w:space="0" w:color="auto"/>
            <w:left w:val="none" w:sz="0" w:space="0" w:color="auto"/>
            <w:bottom w:val="none" w:sz="0" w:space="0" w:color="auto"/>
            <w:right w:val="none" w:sz="0" w:space="0" w:color="auto"/>
          </w:divBdr>
          <w:divsChild>
            <w:div w:id="1586377573">
              <w:marLeft w:val="0"/>
              <w:marRight w:val="0"/>
              <w:marTop w:val="30"/>
              <w:marBottom w:val="30"/>
              <w:divBdr>
                <w:top w:val="none" w:sz="0" w:space="0" w:color="auto"/>
                <w:left w:val="none" w:sz="0" w:space="0" w:color="auto"/>
                <w:bottom w:val="none" w:sz="0" w:space="0" w:color="auto"/>
                <w:right w:val="none" w:sz="0" w:space="0" w:color="auto"/>
              </w:divBdr>
              <w:divsChild>
                <w:div w:id="387343248">
                  <w:marLeft w:val="0"/>
                  <w:marRight w:val="0"/>
                  <w:marTop w:val="0"/>
                  <w:marBottom w:val="0"/>
                  <w:divBdr>
                    <w:top w:val="none" w:sz="0" w:space="0" w:color="auto"/>
                    <w:left w:val="none" w:sz="0" w:space="0" w:color="auto"/>
                    <w:bottom w:val="none" w:sz="0" w:space="0" w:color="auto"/>
                    <w:right w:val="none" w:sz="0" w:space="0" w:color="auto"/>
                  </w:divBdr>
                  <w:divsChild>
                    <w:div w:id="68503624">
                      <w:marLeft w:val="0"/>
                      <w:marRight w:val="0"/>
                      <w:marTop w:val="0"/>
                      <w:marBottom w:val="0"/>
                      <w:divBdr>
                        <w:top w:val="none" w:sz="0" w:space="0" w:color="auto"/>
                        <w:left w:val="none" w:sz="0" w:space="0" w:color="auto"/>
                        <w:bottom w:val="none" w:sz="0" w:space="0" w:color="auto"/>
                        <w:right w:val="none" w:sz="0" w:space="0" w:color="auto"/>
                      </w:divBdr>
                    </w:div>
                  </w:divsChild>
                </w:div>
                <w:div w:id="1263296879">
                  <w:marLeft w:val="0"/>
                  <w:marRight w:val="0"/>
                  <w:marTop w:val="0"/>
                  <w:marBottom w:val="0"/>
                  <w:divBdr>
                    <w:top w:val="none" w:sz="0" w:space="0" w:color="auto"/>
                    <w:left w:val="none" w:sz="0" w:space="0" w:color="auto"/>
                    <w:bottom w:val="none" w:sz="0" w:space="0" w:color="auto"/>
                    <w:right w:val="none" w:sz="0" w:space="0" w:color="auto"/>
                  </w:divBdr>
                  <w:divsChild>
                    <w:div w:id="115325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7216164">
      <w:bodyDiv w:val="1"/>
      <w:marLeft w:val="0"/>
      <w:marRight w:val="0"/>
      <w:marTop w:val="0"/>
      <w:marBottom w:val="0"/>
      <w:divBdr>
        <w:top w:val="none" w:sz="0" w:space="0" w:color="auto"/>
        <w:left w:val="none" w:sz="0" w:space="0" w:color="auto"/>
        <w:bottom w:val="none" w:sz="0" w:space="0" w:color="auto"/>
        <w:right w:val="none" w:sz="0" w:space="0" w:color="auto"/>
      </w:divBdr>
    </w:div>
    <w:div w:id="458887123">
      <w:bodyDiv w:val="1"/>
      <w:marLeft w:val="0"/>
      <w:marRight w:val="0"/>
      <w:marTop w:val="0"/>
      <w:marBottom w:val="0"/>
      <w:divBdr>
        <w:top w:val="none" w:sz="0" w:space="0" w:color="auto"/>
        <w:left w:val="none" w:sz="0" w:space="0" w:color="auto"/>
        <w:bottom w:val="none" w:sz="0" w:space="0" w:color="auto"/>
        <w:right w:val="none" w:sz="0" w:space="0" w:color="auto"/>
      </w:divBdr>
    </w:div>
    <w:div w:id="460534976">
      <w:bodyDiv w:val="1"/>
      <w:marLeft w:val="0"/>
      <w:marRight w:val="0"/>
      <w:marTop w:val="0"/>
      <w:marBottom w:val="0"/>
      <w:divBdr>
        <w:top w:val="none" w:sz="0" w:space="0" w:color="auto"/>
        <w:left w:val="none" w:sz="0" w:space="0" w:color="auto"/>
        <w:bottom w:val="none" w:sz="0" w:space="0" w:color="auto"/>
        <w:right w:val="none" w:sz="0" w:space="0" w:color="auto"/>
      </w:divBdr>
    </w:div>
    <w:div w:id="500391243">
      <w:bodyDiv w:val="1"/>
      <w:marLeft w:val="0"/>
      <w:marRight w:val="0"/>
      <w:marTop w:val="0"/>
      <w:marBottom w:val="0"/>
      <w:divBdr>
        <w:top w:val="none" w:sz="0" w:space="0" w:color="auto"/>
        <w:left w:val="none" w:sz="0" w:space="0" w:color="auto"/>
        <w:bottom w:val="none" w:sz="0" w:space="0" w:color="auto"/>
        <w:right w:val="none" w:sz="0" w:space="0" w:color="auto"/>
      </w:divBdr>
    </w:div>
    <w:div w:id="611591394">
      <w:bodyDiv w:val="1"/>
      <w:marLeft w:val="0"/>
      <w:marRight w:val="0"/>
      <w:marTop w:val="0"/>
      <w:marBottom w:val="0"/>
      <w:divBdr>
        <w:top w:val="none" w:sz="0" w:space="0" w:color="auto"/>
        <w:left w:val="none" w:sz="0" w:space="0" w:color="auto"/>
        <w:bottom w:val="none" w:sz="0" w:space="0" w:color="auto"/>
        <w:right w:val="none" w:sz="0" w:space="0" w:color="auto"/>
      </w:divBdr>
    </w:div>
    <w:div w:id="617372749">
      <w:bodyDiv w:val="1"/>
      <w:marLeft w:val="0"/>
      <w:marRight w:val="0"/>
      <w:marTop w:val="0"/>
      <w:marBottom w:val="0"/>
      <w:divBdr>
        <w:top w:val="none" w:sz="0" w:space="0" w:color="auto"/>
        <w:left w:val="none" w:sz="0" w:space="0" w:color="auto"/>
        <w:bottom w:val="none" w:sz="0" w:space="0" w:color="auto"/>
        <w:right w:val="none" w:sz="0" w:space="0" w:color="auto"/>
      </w:divBdr>
    </w:div>
    <w:div w:id="682245075">
      <w:bodyDiv w:val="1"/>
      <w:marLeft w:val="0"/>
      <w:marRight w:val="0"/>
      <w:marTop w:val="0"/>
      <w:marBottom w:val="0"/>
      <w:divBdr>
        <w:top w:val="none" w:sz="0" w:space="0" w:color="auto"/>
        <w:left w:val="none" w:sz="0" w:space="0" w:color="auto"/>
        <w:bottom w:val="none" w:sz="0" w:space="0" w:color="auto"/>
        <w:right w:val="none" w:sz="0" w:space="0" w:color="auto"/>
      </w:divBdr>
    </w:div>
    <w:div w:id="739904854">
      <w:bodyDiv w:val="1"/>
      <w:marLeft w:val="0"/>
      <w:marRight w:val="0"/>
      <w:marTop w:val="0"/>
      <w:marBottom w:val="0"/>
      <w:divBdr>
        <w:top w:val="none" w:sz="0" w:space="0" w:color="auto"/>
        <w:left w:val="none" w:sz="0" w:space="0" w:color="auto"/>
        <w:bottom w:val="none" w:sz="0" w:space="0" w:color="auto"/>
        <w:right w:val="none" w:sz="0" w:space="0" w:color="auto"/>
      </w:divBdr>
    </w:div>
    <w:div w:id="746155056">
      <w:bodyDiv w:val="1"/>
      <w:marLeft w:val="0"/>
      <w:marRight w:val="0"/>
      <w:marTop w:val="0"/>
      <w:marBottom w:val="0"/>
      <w:divBdr>
        <w:top w:val="none" w:sz="0" w:space="0" w:color="auto"/>
        <w:left w:val="none" w:sz="0" w:space="0" w:color="auto"/>
        <w:bottom w:val="none" w:sz="0" w:space="0" w:color="auto"/>
        <w:right w:val="none" w:sz="0" w:space="0" w:color="auto"/>
      </w:divBdr>
    </w:div>
    <w:div w:id="774398476">
      <w:bodyDiv w:val="1"/>
      <w:marLeft w:val="0"/>
      <w:marRight w:val="0"/>
      <w:marTop w:val="0"/>
      <w:marBottom w:val="0"/>
      <w:divBdr>
        <w:top w:val="none" w:sz="0" w:space="0" w:color="auto"/>
        <w:left w:val="none" w:sz="0" w:space="0" w:color="auto"/>
        <w:bottom w:val="none" w:sz="0" w:space="0" w:color="auto"/>
        <w:right w:val="none" w:sz="0" w:space="0" w:color="auto"/>
      </w:divBdr>
    </w:div>
    <w:div w:id="780414714">
      <w:bodyDiv w:val="1"/>
      <w:marLeft w:val="0"/>
      <w:marRight w:val="0"/>
      <w:marTop w:val="0"/>
      <w:marBottom w:val="0"/>
      <w:divBdr>
        <w:top w:val="none" w:sz="0" w:space="0" w:color="auto"/>
        <w:left w:val="none" w:sz="0" w:space="0" w:color="auto"/>
        <w:bottom w:val="none" w:sz="0" w:space="0" w:color="auto"/>
        <w:right w:val="none" w:sz="0" w:space="0" w:color="auto"/>
      </w:divBdr>
    </w:div>
    <w:div w:id="912423979">
      <w:bodyDiv w:val="1"/>
      <w:marLeft w:val="0"/>
      <w:marRight w:val="0"/>
      <w:marTop w:val="0"/>
      <w:marBottom w:val="0"/>
      <w:divBdr>
        <w:top w:val="none" w:sz="0" w:space="0" w:color="auto"/>
        <w:left w:val="none" w:sz="0" w:space="0" w:color="auto"/>
        <w:bottom w:val="none" w:sz="0" w:space="0" w:color="auto"/>
        <w:right w:val="none" w:sz="0" w:space="0" w:color="auto"/>
      </w:divBdr>
    </w:div>
    <w:div w:id="1052073369">
      <w:bodyDiv w:val="1"/>
      <w:marLeft w:val="0"/>
      <w:marRight w:val="0"/>
      <w:marTop w:val="0"/>
      <w:marBottom w:val="0"/>
      <w:divBdr>
        <w:top w:val="none" w:sz="0" w:space="0" w:color="auto"/>
        <w:left w:val="none" w:sz="0" w:space="0" w:color="auto"/>
        <w:bottom w:val="none" w:sz="0" w:space="0" w:color="auto"/>
        <w:right w:val="none" w:sz="0" w:space="0" w:color="auto"/>
      </w:divBdr>
    </w:div>
    <w:div w:id="1073816933">
      <w:bodyDiv w:val="1"/>
      <w:marLeft w:val="0"/>
      <w:marRight w:val="0"/>
      <w:marTop w:val="0"/>
      <w:marBottom w:val="0"/>
      <w:divBdr>
        <w:top w:val="none" w:sz="0" w:space="0" w:color="auto"/>
        <w:left w:val="none" w:sz="0" w:space="0" w:color="auto"/>
        <w:bottom w:val="none" w:sz="0" w:space="0" w:color="auto"/>
        <w:right w:val="none" w:sz="0" w:space="0" w:color="auto"/>
      </w:divBdr>
    </w:div>
    <w:div w:id="1078940336">
      <w:bodyDiv w:val="1"/>
      <w:marLeft w:val="0"/>
      <w:marRight w:val="0"/>
      <w:marTop w:val="0"/>
      <w:marBottom w:val="0"/>
      <w:divBdr>
        <w:top w:val="none" w:sz="0" w:space="0" w:color="auto"/>
        <w:left w:val="none" w:sz="0" w:space="0" w:color="auto"/>
        <w:bottom w:val="none" w:sz="0" w:space="0" w:color="auto"/>
        <w:right w:val="none" w:sz="0" w:space="0" w:color="auto"/>
      </w:divBdr>
    </w:div>
    <w:div w:id="1084690227">
      <w:bodyDiv w:val="1"/>
      <w:marLeft w:val="0"/>
      <w:marRight w:val="0"/>
      <w:marTop w:val="0"/>
      <w:marBottom w:val="0"/>
      <w:divBdr>
        <w:top w:val="none" w:sz="0" w:space="0" w:color="auto"/>
        <w:left w:val="none" w:sz="0" w:space="0" w:color="auto"/>
        <w:bottom w:val="none" w:sz="0" w:space="0" w:color="auto"/>
        <w:right w:val="none" w:sz="0" w:space="0" w:color="auto"/>
      </w:divBdr>
    </w:div>
    <w:div w:id="1095323980">
      <w:bodyDiv w:val="1"/>
      <w:marLeft w:val="0"/>
      <w:marRight w:val="0"/>
      <w:marTop w:val="0"/>
      <w:marBottom w:val="0"/>
      <w:divBdr>
        <w:top w:val="none" w:sz="0" w:space="0" w:color="auto"/>
        <w:left w:val="none" w:sz="0" w:space="0" w:color="auto"/>
        <w:bottom w:val="none" w:sz="0" w:space="0" w:color="auto"/>
        <w:right w:val="none" w:sz="0" w:space="0" w:color="auto"/>
      </w:divBdr>
    </w:div>
    <w:div w:id="1199322563">
      <w:bodyDiv w:val="1"/>
      <w:marLeft w:val="0"/>
      <w:marRight w:val="0"/>
      <w:marTop w:val="0"/>
      <w:marBottom w:val="0"/>
      <w:divBdr>
        <w:top w:val="none" w:sz="0" w:space="0" w:color="auto"/>
        <w:left w:val="none" w:sz="0" w:space="0" w:color="auto"/>
        <w:bottom w:val="none" w:sz="0" w:space="0" w:color="auto"/>
        <w:right w:val="none" w:sz="0" w:space="0" w:color="auto"/>
      </w:divBdr>
    </w:div>
    <w:div w:id="1222640577">
      <w:bodyDiv w:val="1"/>
      <w:marLeft w:val="0"/>
      <w:marRight w:val="0"/>
      <w:marTop w:val="0"/>
      <w:marBottom w:val="0"/>
      <w:divBdr>
        <w:top w:val="none" w:sz="0" w:space="0" w:color="auto"/>
        <w:left w:val="none" w:sz="0" w:space="0" w:color="auto"/>
        <w:bottom w:val="none" w:sz="0" w:space="0" w:color="auto"/>
        <w:right w:val="none" w:sz="0" w:space="0" w:color="auto"/>
      </w:divBdr>
    </w:div>
    <w:div w:id="1254820730">
      <w:bodyDiv w:val="1"/>
      <w:marLeft w:val="0"/>
      <w:marRight w:val="0"/>
      <w:marTop w:val="0"/>
      <w:marBottom w:val="0"/>
      <w:divBdr>
        <w:top w:val="none" w:sz="0" w:space="0" w:color="auto"/>
        <w:left w:val="none" w:sz="0" w:space="0" w:color="auto"/>
        <w:bottom w:val="none" w:sz="0" w:space="0" w:color="auto"/>
        <w:right w:val="none" w:sz="0" w:space="0" w:color="auto"/>
      </w:divBdr>
    </w:div>
    <w:div w:id="1318148046">
      <w:bodyDiv w:val="1"/>
      <w:marLeft w:val="0"/>
      <w:marRight w:val="0"/>
      <w:marTop w:val="0"/>
      <w:marBottom w:val="0"/>
      <w:divBdr>
        <w:top w:val="none" w:sz="0" w:space="0" w:color="auto"/>
        <w:left w:val="none" w:sz="0" w:space="0" w:color="auto"/>
        <w:bottom w:val="none" w:sz="0" w:space="0" w:color="auto"/>
        <w:right w:val="none" w:sz="0" w:space="0" w:color="auto"/>
      </w:divBdr>
    </w:div>
    <w:div w:id="1340963777">
      <w:bodyDiv w:val="1"/>
      <w:marLeft w:val="0"/>
      <w:marRight w:val="0"/>
      <w:marTop w:val="0"/>
      <w:marBottom w:val="0"/>
      <w:divBdr>
        <w:top w:val="none" w:sz="0" w:space="0" w:color="auto"/>
        <w:left w:val="none" w:sz="0" w:space="0" w:color="auto"/>
        <w:bottom w:val="none" w:sz="0" w:space="0" w:color="auto"/>
        <w:right w:val="none" w:sz="0" w:space="0" w:color="auto"/>
      </w:divBdr>
    </w:div>
    <w:div w:id="1357461648">
      <w:bodyDiv w:val="1"/>
      <w:marLeft w:val="0"/>
      <w:marRight w:val="0"/>
      <w:marTop w:val="0"/>
      <w:marBottom w:val="0"/>
      <w:divBdr>
        <w:top w:val="none" w:sz="0" w:space="0" w:color="auto"/>
        <w:left w:val="none" w:sz="0" w:space="0" w:color="auto"/>
        <w:bottom w:val="none" w:sz="0" w:space="0" w:color="auto"/>
        <w:right w:val="none" w:sz="0" w:space="0" w:color="auto"/>
      </w:divBdr>
    </w:div>
    <w:div w:id="1360736493">
      <w:bodyDiv w:val="1"/>
      <w:marLeft w:val="0"/>
      <w:marRight w:val="0"/>
      <w:marTop w:val="0"/>
      <w:marBottom w:val="0"/>
      <w:divBdr>
        <w:top w:val="none" w:sz="0" w:space="0" w:color="auto"/>
        <w:left w:val="none" w:sz="0" w:space="0" w:color="auto"/>
        <w:bottom w:val="none" w:sz="0" w:space="0" w:color="auto"/>
        <w:right w:val="none" w:sz="0" w:space="0" w:color="auto"/>
      </w:divBdr>
    </w:div>
    <w:div w:id="1446852561">
      <w:bodyDiv w:val="1"/>
      <w:marLeft w:val="0"/>
      <w:marRight w:val="0"/>
      <w:marTop w:val="0"/>
      <w:marBottom w:val="0"/>
      <w:divBdr>
        <w:top w:val="none" w:sz="0" w:space="0" w:color="auto"/>
        <w:left w:val="none" w:sz="0" w:space="0" w:color="auto"/>
        <w:bottom w:val="none" w:sz="0" w:space="0" w:color="auto"/>
        <w:right w:val="none" w:sz="0" w:space="0" w:color="auto"/>
      </w:divBdr>
    </w:div>
    <w:div w:id="1688364035">
      <w:bodyDiv w:val="1"/>
      <w:marLeft w:val="0"/>
      <w:marRight w:val="0"/>
      <w:marTop w:val="0"/>
      <w:marBottom w:val="0"/>
      <w:divBdr>
        <w:top w:val="none" w:sz="0" w:space="0" w:color="auto"/>
        <w:left w:val="none" w:sz="0" w:space="0" w:color="auto"/>
        <w:bottom w:val="none" w:sz="0" w:space="0" w:color="auto"/>
        <w:right w:val="none" w:sz="0" w:space="0" w:color="auto"/>
      </w:divBdr>
    </w:div>
    <w:div w:id="1721707652">
      <w:bodyDiv w:val="1"/>
      <w:marLeft w:val="0"/>
      <w:marRight w:val="0"/>
      <w:marTop w:val="0"/>
      <w:marBottom w:val="0"/>
      <w:divBdr>
        <w:top w:val="none" w:sz="0" w:space="0" w:color="auto"/>
        <w:left w:val="none" w:sz="0" w:space="0" w:color="auto"/>
        <w:bottom w:val="none" w:sz="0" w:space="0" w:color="auto"/>
        <w:right w:val="none" w:sz="0" w:space="0" w:color="auto"/>
      </w:divBdr>
    </w:div>
    <w:div w:id="1758405497">
      <w:bodyDiv w:val="1"/>
      <w:marLeft w:val="0"/>
      <w:marRight w:val="0"/>
      <w:marTop w:val="0"/>
      <w:marBottom w:val="0"/>
      <w:divBdr>
        <w:top w:val="none" w:sz="0" w:space="0" w:color="auto"/>
        <w:left w:val="none" w:sz="0" w:space="0" w:color="auto"/>
        <w:bottom w:val="none" w:sz="0" w:space="0" w:color="auto"/>
        <w:right w:val="none" w:sz="0" w:space="0" w:color="auto"/>
      </w:divBdr>
    </w:div>
    <w:div w:id="1778677160">
      <w:bodyDiv w:val="1"/>
      <w:marLeft w:val="0"/>
      <w:marRight w:val="0"/>
      <w:marTop w:val="0"/>
      <w:marBottom w:val="0"/>
      <w:divBdr>
        <w:top w:val="none" w:sz="0" w:space="0" w:color="auto"/>
        <w:left w:val="none" w:sz="0" w:space="0" w:color="auto"/>
        <w:bottom w:val="none" w:sz="0" w:space="0" w:color="auto"/>
        <w:right w:val="none" w:sz="0" w:space="0" w:color="auto"/>
      </w:divBdr>
    </w:div>
    <w:div w:id="1842546997">
      <w:bodyDiv w:val="1"/>
      <w:marLeft w:val="0"/>
      <w:marRight w:val="0"/>
      <w:marTop w:val="0"/>
      <w:marBottom w:val="0"/>
      <w:divBdr>
        <w:top w:val="none" w:sz="0" w:space="0" w:color="auto"/>
        <w:left w:val="none" w:sz="0" w:space="0" w:color="auto"/>
        <w:bottom w:val="none" w:sz="0" w:space="0" w:color="auto"/>
        <w:right w:val="none" w:sz="0" w:space="0" w:color="auto"/>
      </w:divBdr>
    </w:div>
    <w:div w:id="1946962482">
      <w:bodyDiv w:val="1"/>
      <w:marLeft w:val="0"/>
      <w:marRight w:val="0"/>
      <w:marTop w:val="0"/>
      <w:marBottom w:val="0"/>
      <w:divBdr>
        <w:top w:val="none" w:sz="0" w:space="0" w:color="auto"/>
        <w:left w:val="none" w:sz="0" w:space="0" w:color="auto"/>
        <w:bottom w:val="none" w:sz="0" w:space="0" w:color="auto"/>
        <w:right w:val="none" w:sz="0" w:space="0" w:color="auto"/>
      </w:divBdr>
    </w:div>
    <w:div w:id="1989239906">
      <w:bodyDiv w:val="1"/>
      <w:marLeft w:val="0"/>
      <w:marRight w:val="0"/>
      <w:marTop w:val="0"/>
      <w:marBottom w:val="0"/>
      <w:divBdr>
        <w:top w:val="none" w:sz="0" w:space="0" w:color="auto"/>
        <w:left w:val="none" w:sz="0" w:space="0" w:color="auto"/>
        <w:bottom w:val="none" w:sz="0" w:space="0" w:color="auto"/>
        <w:right w:val="none" w:sz="0" w:space="0" w:color="auto"/>
      </w:divBdr>
    </w:div>
    <w:div w:id="1989943043">
      <w:bodyDiv w:val="1"/>
      <w:marLeft w:val="0"/>
      <w:marRight w:val="0"/>
      <w:marTop w:val="0"/>
      <w:marBottom w:val="0"/>
      <w:divBdr>
        <w:top w:val="none" w:sz="0" w:space="0" w:color="auto"/>
        <w:left w:val="none" w:sz="0" w:space="0" w:color="auto"/>
        <w:bottom w:val="none" w:sz="0" w:space="0" w:color="auto"/>
        <w:right w:val="none" w:sz="0" w:space="0" w:color="auto"/>
      </w:divBdr>
    </w:div>
    <w:div w:id="2075279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lucidprotocol.com" TargetMode="External"/><Relationship Id="rId18" Type="http://schemas.openxmlformats.org/officeDocument/2006/relationships/hyperlink" Target="http://json-schema.org/" TargetMode="External"/><Relationship Id="rId26" Type="http://schemas.openxmlformats.org/officeDocument/2006/relationships/hyperlink" Target="https://datatracker.ietf.org/doc/html/rfc9562" TargetMode="External"/><Relationship Id="rId39" Type="http://schemas.openxmlformats.org/officeDocument/2006/relationships/image" Target="media/image8.svg"/><Relationship Id="rId21" Type="http://schemas.openxmlformats.org/officeDocument/2006/relationships/hyperlink" Target="https://datatracker.ietf.org/doc/html/rfc4648" TargetMode="External"/><Relationship Id="rId34" Type="http://schemas.openxmlformats.org/officeDocument/2006/relationships/hyperlink" Target="http://json-schema.org" TargetMode="External"/><Relationship Id="rId42" Type="http://schemas.openxmlformats.org/officeDocument/2006/relationships/image" Target="media/image11.png"/><Relationship Id="rId47" Type="http://schemas.openxmlformats.org/officeDocument/2006/relationships/image" Target="media/image16.svg"/><Relationship Id="rId50" Type="http://schemas.openxmlformats.org/officeDocument/2006/relationships/image" Target="media/image19.png"/><Relationship Id="rId55" Type="http://schemas.openxmlformats.org/officeDocument/2006/relationships/footer" Target="footer4.xml"/><Relationship Id="rId63"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docs.oasis-open.org/mqtt/mqtt/v3.1.1/mqtt-v3.1.1.html" TargetMode="External"/><Relationship Id="rId29" Type="http://schemas.openxmlformats.org/officeDocument/2006/relationships/footer" Target="footer2.xml"/><Relationship Id="rId11" Type="http://schemas.openxmlformats.org/officeDocument/2006/relationships/endnotes" Target="endnotes.xml"/><Relationship Id="rId24" Type="http://schemas.openxmlformats.org/officeDocument/2006/relationships/hyperlink" Target="https://datatracker.ietf.org/doc/html/rfc7932" TargetMode="External"/><Relationship Id="rId32" Type="http://schemas.openxmlformats.org/officeDocument/2006/relationships/image" Target="media/image4.png"/><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svg"/><Relationship Id="rId53" Type="http://schemas.openxmlformats.org/officeDocument/2006/relationships/hyperlink" Target="https://github.com/LucidProtocol/protocol-json" TargetMode="External"/><Relationship Id="rId58" Type="http://schemas.openxmlformats.org/officeDocument/2006/relationships/hyperlink" Target="https://github.com/LucidProtocol/Lucid-Specification/commits/master/Lucid%20protocol%20specification%20v2.0.pdf" TargetMode="External"/><Relationship Id="rId5" Type="http://schemas.openxmlformats.org/officeDocument/2006/relationships/customXml" Target="../customXml/item5.xml"/><Relationship Id="rId61" Type="http://schemas.openxmlformats.org/officeDocument/2006/relationships/fontTable" Target="fontTable.xml"/><Relationship Id="rId19" Type="http://schemas.openxmlformats.org/officeDocument/2006/relationships/hyperlink" Target="https://datatracker.ietf.org/doc/html/rfc2119" TargetMode="External"/><Relationship Id="rId14" Type="http://schemas.openxmlformats.org/officeDocument/2006/relationships/hyperlink" Target="mailto:enquiries@lucidprotocol.com" TargetMode="External"/><Relationship Id="rId22" Type="http://schemas.openxmlformats.org/officeDocument/2006/relationships/hyperlink" Target="https://datatracker.ietf.org/doc/html/rfc1341" TargetMode="External"/><Relationship Id="rId27" Type="http://schemas.openxmlformats.org/officeDocument/2006/relationships/header" Target="header1.xml"/><Relationship Id="rId30" Type="http://schemas.openxmlformats.org/officeDocument/2006/relationships/footer" Target="footer3.xml"/><Relationship Id="rId35" Type="http://schemas.openxmlformats.org/officeDocument/2006/relationships/image" Target="media/image5.png"/><Relationship Id="rId43" Type="http://schemas.openxmlformats.org/officeDocument/2006/relationships/image" Target="media/image12.svg"/><Relationship Id="rId48" Type="http://schemas.openxmlformats.org/officeDocument/2006/relationships/image" Target="media/image17.png"/><Relationship Id="rId56" Type="http://schemas.openxmlformats.org/officeDocument/2006/relationships/footer" Target="footer5.xml"/><Relationship Id="rId8" Type="http://schemas.openxmlformats.org/officeDocument/2006/relationships/settings" Target="settings.xml"/><Relationship Id="rId51" Type="http://schemas.openxmlformats.org/officeDocument/2006/relationships/image" Target="media/image20.sv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docs.oasis-open.org/mqtt/mqtt/v5.0/os/mqtt-v5.0-os.html" TargetMode="External"/><Relationship Id="rId25" Type="http://schemas.openxmlformats.org/officeDocument/2006/relationships/hyperlink" Target="https://datatracker.ietf.org/doc/html/rfc1951" TargetMode="External"/><Relationship Id="rId33" Type="http://schemas.openxmlformats.org/officeDocument/2006/relationships/hyperlink" Target="http://schemaform.io" TargetMode="External"/><Relationship Id="rId38" Type="http://schemas.openxmlformats.org/officeDocument/2006/relationships/image" Target="media/image7.png"/><Relationship Id="rId46" Type="http://schemas.openxmlformats.org/officeDocument/2006/relationships/image" Target="media/image15.png"/><Relationship Id="rId59" Type="http://schemas.openxmlformats.org/officeDocument/2006/relationships/footer" Target="footer7.xml"/><Relationship Id="rId20" Type="http://schemas.openxmlformats.org/officeDocument/2006/relationships/hyperlink" Target="https://tools.ietf.org/html/rfc3339" TargetMode="External"/><Relationship Id="rId41" Type="http://schemas.openxmlformats.org/officeDocument/2006/relationships/image" Target="media/image10.svg"/><Relationship Id="rId54" Type="http://schemas.openxmlformats.org/officeDocument/2006/relationships/header" Target="header2.xml"/><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www.ietf.org/rfc/rfc4627.txt" TargetMode="External"/><Relationship Id="rId23" Type="http://schemas.openxmlformats.org/officeDocument/2006/relationships/hyperlink" Target="https://datatracker.ietf.org/doc/html/rfc1952" TargetMode="External"/><Relationship Id="rId28" Type="http://schemas.openxmlformats.org/officeDocument/2006/relationships/footer" Target="footer1.xml"/><Relationship Id="rId36" Type="http://schemas.openxmlformats.org/officeDocument/2006/relationships/hyperlink" Target="https://en.wikipedia.org/wiki/Unix_time" TargetMode="External"/><Relationship Id="rId49" Type="http://schemas.openxmlformats.org/officeDocument/2006/relationships/image" Target="media/image18.svg"/><Relationship Id="rId57" Type="http://schemas.openxmlformats.org/officeDocument/2006/relationships/footer" Target="footer6.xml"/><Relationship Id="rId10" Type="http://schemas.openxmlformats.org/officeDocument/2006/relationships/footnotes" Target="footnotes.xml"/><Relationship Id="rId31" Type="http://schemas.openxmlformats.org/officeDocument/2006/relationships/image" Target="media/image3.png"/><Relationship Id="rId44" Type="http://schemas.openxmlformats.org/officeDocument/2006/relationships/image" Target="media/image13.png"/><Relationship Id="rId52" Type="http://schemas.openxmlformats.org/officeDocument/2006/relationships/image" Target="media/image21.jpeg"/><Relationship Id="rId60" Type="http://schemas.openxmlformats.org/officeDocument/2006/relationships/footer" Target="footer8.xml"/><Relationship Id="rId4" Type="http://schemas.openxmlformats.org/officeDocument/2006/relationships/customXml" Target="../customXml/item4.xml"/><Relationship Id="rId9"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er6.xml.rels><?xml version="1.0" encoding="UTF-8" standalone="yes"?>
<Relationships xmlns="http://schemas.openxmlformats.org/package/2006/relationships"><Relationship Id="rId1" Type="http://schemas.openxmlformats.org/officeDocument/2006/relationships/image" Target="media/image2.png"/></Relationships>
</file>

<file path=word/_rels/footer7.xml.rels><?xml version="1.0" encoding="UTF-8" standalone="yes"?>
<Relationships xmlns="http://schemas.openxmlformats.org/package/2006/relationships"><Relationship Id="rId1" Type="http://schemas.openxmlformats.org/officeDocument/2006/relationships/image" Target="media/image2.png"/></Relationships>
</file>

<file path=word/_rels/footer8.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ells\Documents\Work\3di%20Work\TERZO\Terzo%20template%20v.2.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TaxCatchAll xmlns="50112922-4837-48b1-ae11-e0ff58bd5f96" xsi:nil="true"/>
    <lcf76f155ced4ddcb4097134ff3c332f xmlns="fc7843ac-abb1-47c5-a5f9-f7da38e9d6c8">
      <Terms xmlns="http://schemas.microsoft.com/office/infopath/2007/PartnerControls"/>
    </lcf76f155ced4ddcb4097134ff3c332f>
    <_Flow_SignoffStatus xmlns="fc7843ac-abb1-47c5-a5f9-f7da38e9d6c8"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8C02D1E83E5E7418398FAD0F431E05A" ma:contentTypeVersion="14" ma:contentTypeDescription="Create a new document." ma:contentTypeScope="" ma:versionID="7390cd77c628204cd9cd0df555b37c93">
  <xsd:schema xmlns:xsd="http://www.w3.org/2001/XMLSchema" xmlns:xs="http://www.w3.org/2001/XMLSchema" xmlns:p="http://schemas.microsoft.com/office/2006/metadata/properties" xmlns:ns2="fc7843ac-abb1-47c5-a5f9-f7da38e9d6c8" xmlns:ns3="50112922-4837-48b1-ae11-e0ff58bd5f96" targetNamespace="http://schemas.microsoft.com/office/2006/metadata/properties" ma:root="true" ma:fieldsID="2c2406e40915afa3c66a1275a6507ff4" ns2:_="" ns3:_="">
    <xsd:import namespace="fc7843ac-abb1-47c5-a5f9-f7da38e9d6c8"/>
    <xsd:import namespace="50112922-4837-48b1-ae11-e0ff58bd5f9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_Flow_Signoff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7843ac-abb1-47c5-a5f9-f7da38e9d6c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963a2184-e403-43a8-9210-c8cbed3084f8"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_Flow_SignoffStatus" ma:index="21" nillable="true" ma:displayName="Sign-off status" ma:internalName="Sign_x002d_off_x0020_status">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0112922-4837-48b1-ae11-e0ff58bd5f9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cf4b0d4c-0a2f-4845-8e87-b06a11fce339}" ma:internalName="TaxCatchAll" ma:showField="CatchAllData" ma:web="50112922-4837-48b1-ae11-e0ff58bd5f9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DC2919-2BE7-412A-919D-B5E195A9F5D3}">
  <ds:schemaRefs>
    <ds:schemaRef ds:uri="http://schemas.microsoft.com/office/2006/metadata/properties"/>
    <ds:schemaRef ds:uri="http://schemas.microsoft.com/office/infopath/2007/PartnerControls"/>
    <ds:schemaRef ds:uri="50112922-4837-48b1-ae11-e0ff58bd5f96"/>
    <ds:schemaRef ds:uri="fc7843ac-abb1-47c5-a5f9-f7da38e9d6c8"/>
  </ds:schemaRefs>
</ds:datastoreItem>
</file>

<file path=customXml/itemProps3.xml><?xml version="1.0" encoding="utf-8"?>
<ds:datastoreItem xmlns:ds="http://schemas.openxmlformats.org/officeDocument/2006/customXml" ds:itemID="{475CFCE5-8580-43D6-A829-FEE8ADD87C08}">
  <ds:schemaRefs>
    <ds:schemaRef ds:uri="http://schemas.microsoft.com/sharepoint/v3/contenttype/forms"/>
  </ds:schemaRefs>
</ds:datastoreItem>
</file>

<file path=customXml/itemProps4.xml><?xml version="1.0" encoding="utf-8"?>
<ds:datastoreItem xmlns:ds="http://schemas.openxmlformats.org/officeDocument/2006/customXml" ds:itemID="{7DE1CD21-A77C-4626-8F0F-12E0B66F26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7843ac-abb1-47c5-a5f9-f7da38e9d6c8"/>
    <ds:schemaRef ds:uri="50112922-4837-48b1-ae11-e0ff58bd5f9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80EF67BD-C63C-4221-9383-30A3A533E7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Terzo template v.2.1</Template>
  <TotalTime>6750</TotalTime>
  <Pages>96</Pages>
  <Words>27309</Words>
  <Characters>155666</Characters>
  <Application>Microsoft Office Word</Application>
  <DocSecurity>0</DocSecurity>
  <Lines>1297</Lines>
  <Paragraphs>365</Paragraphs>
  <ScaleCrop>false</ScaleCrop>
  <HeadingPairs>
    <vt:vector size="2" baseType="variant">
      <vt:variant>
        <vt:lpstr>Title</vt:lpstr>
      </vt:variant>
      <vt:variant>
        <vt:i4>1</vt:i4>
      </vt:variant>
    </vt:vector>
  </HeadingPairs>
  <TitlesOfParts>
    <vt:vector size="1" baseType="lpstr">
      <vt:lpstr>Lucid protocol specification v2.1</vt:lpstr>
    </vt:vector>
  </TitlesOfParts>
  <Manager/>
  <Company>The WITS PSA</Company>
  <LinksUpToDate>false</LinksUpToDate>
  <CharactersWithSpaces>182610</CharactersWithSpaces>
  <SharedDoc>false</SharedDoc>
  <HLinks>
    <vt:vector size="864" baseType="variant">
      <vt:variant>
        <vt:i4>3211368</vt:i4>
      </vt:variant>
      <vt:variant>
        <vt:i4>1140</vt:i4>
      </vt:variant>
      <vt:variant>
        <vt:i4>0</vt:i4>
      </vt:variant>
      <vt:variant>
        <vt:i4>5</vt:i4>
      </vt:variant>
      <vt:variant>
        <vt:lpwstr>https://github.com/LucidProtocol/protocol-json</vt:lpwstr>
      </vt:variant>
      <vt:variant>
        <vt:lpwstr/>
      </vt:variant>
      <vt:variant>
        <vt:i4>2228318</vt:i4>
      </vt:variant>
      <vt:variant>
        <vt:i4>909</vt:i4>
      </vt:variant>
      <vt:variant>
        <vt:i4>0</vt:i4>
      </vt:variant>
      <vt:variant>
        <vt:i4>5</vt:i4>
      </vt:variant>
      <vt:variant>
        <vt:lpwstr>https://en.wikipedia.org/wiki/Unix_time</vt:lpwstr>
      </vt:variant>
      <vt:variant>
        <vt:lpwstr/>
      </vt:variant>
      <vt:variant>
        <vt:i4>7077950</vt:i4>
      </vt:variant>
      <vt:variant>
        <vt:i4>861</vt:i4>
      </vt:variant>
      <vt:variant>
        <vt:i4>0</vt:i4>
      </vt:variant>
      <vt:variant>
        <vt:i4>5</vt:i4>
      </vt:variant>
      <vt:variant>
        <vt:lpwstr>http://json-schema.org/</vt:lpwstr>
      </vt:variant>
      <vt:variant>
        <vt:lpwstr/>
      </vt:variant>
      <vt:variant>
        <vt:i4>524293</vt:i4>
      </vt:variant>
      <vt:variant>
        <vt:i4>858</vt:i4>
      </vt:variant>
      <vt:variant>
        <vt:i4>0</vt:i4>
      </vt:variant>
      <vt:variant>
        <vt:i4>5</vt:i4>
      </vt:variant>
      <vt:variant>
        <vt:lpwstr>http://schemaform.io/</vt:lpwstr>
      </vt:variant>
      <vt:variant>
        <vt:lpwstr/>
      </vt:variant>
      <vt:variant>
        <vt:i4>1769532</vt:i4>
      </vt:variant>
      <vt:variant>
        <vt:i4>815</vt:i4>
      </vt:variant>
      <vt:variant>
        <vt:i4>0</vt:i4>
      </vt:variant>
      <vt:variant>
        <vt:i4>5</vt:i4>
      </vt:variant>
      <vt:variant>
        <vt:lpwstr/>
      </vt:variant>
      <vt:variant>
        <vt:lpwstr>_Toc162967941</vt:lpwstr>
      </vt:variant>
      <vt:variant>
        <vt:i4>1769532</vt:i4>
      </vt:variant>
      <vt:variant>
        <vt:i4>809</vt:i4>
      </vt:variant>
      <vt:variant>
        <vt:i4>0</vt:i4>
      </vt:variant>
      <vt:variant>
        <vt:i4>5</vt:i4>
      </vt:variant>
      <vt:variant>
        <vt:lpwstr/>
      </vt:variant>
      <vt:variant>
        <vt:lpwstr>_Toc162967940</vt:lpwstr>
      </vt:variant>
      <vt:variant>
        <vt:i4>1835068</vt:i4>
      </vt:variant>
      <vt:variant>
        <vt:i4>803</vt:i4>
      </vt:variant>
      <vt:variant>
        <vt:i4>0</vt:i4>
      </vt:variant>
      <vt:variant>
        <vt:i4>5</vt:i4>
      </vt:variant>
      <vt:variant>
        <vt:lpwstr/>
      </vt:variant>
      <vt:variant>
        <vt:lpwstr>_Toc162967939</vt:lpwstr>
      </vt:variant>
      <vt:variant>
        <vt:i4>1835068</vt:i4>
      </vt:variant>
      <vt:variant>
        <vt:i4>797</vt:i4>
      </vt:variant>
      <vt:variant>
        <vt:i4>0</vt:i4>
      </vt:variant>
      <vt:variant>
        <vt:i4>5</vt:i4>
      </vt:variant>
      <vt:variant>
        <vt:lpwstr/>
      </vt:variant>
      <vt:variant>
        <vt:lpwstr>_Toc162967938</vt:lpwstr>
      </vt:variant>
      <vt:variant>
        <vt:i4>1835068</vt:i4>
      </vt:variant>
      <vt:variant>
        <vt:i4>791</vt:i4>
      </vt:variant>
      <vt:variant>
        <vt:i4>0</vt:i4>
      </vt:variant>
      <vt:variant>
        <vt:i4>5</vt:i4>
      </vt:variant>
      <vt:variant>
        <vt:lpwstr/>
      </vt:variant>
      <vt:variant>
        <vt:lpwstr>_Toc162967937</vt:lpwstr>
      </vt:variant>
      <vt:variant>
        <vt:i4>1835068</vt:i4>
      </vt:variant>
      <vt:variant>
        <vt:i4>785</vt:i4>
      </vt:variant>
      <vt:variant>
        <vt:i4>0</vt:i4>
      </vt:variant>
      <vt:variant>
        <vt:i4>5</vt:i4>
      </vt:variant>
      <vt:variant>
        <vt:lpwstr/>
      </vt:variant>
      <vt:variant>
        <vt:lpwstr>_Toc162967936</vt:lpwstr>
      </vt:variant>
      <vt:variant>
        <vt:i4>1835068</vt:i4>
      </vt:variant>
      <vt:variant>
        <vt:i4>779</vt:i4>
      </vt:variant>
      <vt:variant>
        <vt:i4>0</vt:i4>
      </vt:variant>
      <vt:variant>
        <vt:i4>5</vt:i4>
      </vt:variant>
      <vt:variant>
        <vt:lpwstr/>
      </vt:variant>
      <vt:variant>
        <vt:lpwstr>_Toc162967935</vt:lpwstr>
      </vt:variant>
      <vt:variant>
        <vt:i4>1835068</vt:i4>
      </vt:variant>
      <vt:variant>
        <vt:i4>773</vt:i4>
      </vt:variant>
      <vt:variant>
        <vt:i4>0</vt:i4>
      </vt:variant>
      <vt:variant>
        <vt:i4>5</vt:i4>
      </vt:variant>
      <vt:variant>
        <vt:lpwstr/>
      </vt:variant>
      <vt:variant>
        <vt:lpwstr>_Toc162967934</vt:lpwstr>
      </vt:variant>
      <vt:variant>
        <vt:i4>1835068</vt:i4>
      </vt:variant>
      <vt:variant>
        <vt:i4>767</vt:i4>
      </vt:variant>
      <vt:variant>
        <vt:i4>0</vt:i4>
      </vt:variant>
      <vt:variant>
        <vt:i4>5</vt:i4>
      </vt:variant>
      <vt:variant>
        <vt:lpwstr/>
      </vt:variant>
      <vt:variant>
        <vt:lpwstr>_Toc162967933</vt:lpwstr>
      </vt:variant>
      <vt:variant>
        <vt:i4>1835068</vt:i4>
      </vt:variant>
      <vt:variant>
        <vt:i4>761</vt:i4>
      </vt:variant>
      <vt:variant>
        <vt:i4>0</vt:i4>
      </vt:variant>
      <vt:variant>
        <vt:i4>5</vt:i4>
      </vt:variant>
      <vt:variant>
        <vt:lpwstr/>
      </vt:variant>
      <vt:variant>
        <vt:lpwstr>_Toc162967932</vt:lpwstr>
      </vt:variant>
      <vt:variant>
        <vt:i4>1835068</vt:i4>
      </vt:variant>
      <vt:variant>
        <vt:i4>755</vt:i4>
      </vt:variant>
      <vt:variant>
        <vt:i4>0</vt:i4>
      </vt:variant>
      <vt:variant>
        <vt:i4>5</vt:i4>
      </vt:variant>
      <vt:variant>
        <vt:lpwstr/>
      </vt:variant>
      <vt:variant>
        <vt:lpwstr>_Toc162967931</vt:lpwstr>
      </vt:variant>
      <vt:variant>
        <vt:i4>1835068</vt:i4>
      </vt:variant>
      <vt:variant>
        <vt:i4>749</vt:i4>
      </vt:variant>
      <vt:variant>
        <vt:i4>0</vt:i4>
      </vt:variant>
      <vt:variant>
        <vt:i4>5</vt:i4>
      </vt:variant>
      <vt:variant>
        <vt:lpwstr/>
      </vt:variant>
      <vt:variant>
        <vt:lpwstr>_Toc162967930</vt:lpwstr>
      </vt:variant>
      <vt:variant>
        <vt:i4>1900604</vt:i4>
      </vt:variant>
      <vt:variant>
        <vt:i4>743</vt:i4>
      </vt:variant>
      <vt:variant>
        <vt:i4>0</vt:i4>
      </vt:variant>
      <vt:variant>
        <vt:i4>5</vt:i4>
      </vt:variant>
      <vt:variant>
        <vt:lpwstr/>
      </vt:variant>
      <vt:variant>
        <vt:lpwstr>_Toc162967929</vt:lpwstr>
      </vt:variant>
      <vt:variant>
        <vt:i4>1900604</vt:i4>
      </vt:variant>
      <vt:variant>
        <vt:i4>737</vt:i4>
      </vt:variant>
      <vt:variant>
        <vt:i4>0</vt:i4>
      </vt:variant>
      <vt:variant>
        <vt:i4>5</vt:i4>
      </vt:variant>
      <vt:variant>
        <vt:lpwstr/>
      </vt:variant>
      <vt:variant>
        <vt:lpwstr>_Toc162967928</vt:lpwstr>
      </vt:variant>
      <vt:variant>
        <vt:i4>1900604</vt:i4>
      </vt:variant>
      <vt:variant>
        <vt:i4>731</vt:i4>
      </vt:variant>
      <vt:variant>
        <vt:i4>0</vt:i4>
      </vt:variant>
      <vt:variant>
        <vt:i4>5</vt:i4>
      </vt:variant>
      <vt:variant>
        <vt:lpwstr/>
      </vt:variant>
      <vt:variant>
        <vt:lpwstr>_Toc162967927</vt:lpwstr>
      </vt:variant>
      <vt:variant>
        <vt:i4>1900604</vt:i4>
      </vt:variant>
      <vt:variant>
        <vt:i4>725</vt:i4>
      </vt:variant>
      <vt:variant>
        <vt:i4>0</vt:i4>
      </vt:variant>
      <vt:variant>
        <vt:i4>5</vt:i4>
      </vt:variant>
      <vt:variant>
        <vt:lpwstr/>
      </vt:variant>
      <vt:variant>
        <vt:lpwstr>_Toc162967926</vt:lpwstr>
      </vt:variant>
      <vt:variant>
        <vt:i4>1900604</vt:i4>
      </vt:variant>
      <vt:variant>
        <vt:i4>719</vt:i4>
      </vt:variant>
      <vt:variant>
        <vt:i4>0</vt:i4>
      </vt:variant>
      <vt:variant>
        <vt:i4>5</vt:i4>
      </vt:variant>
      <vt:variant>
        <vt:lpwstr/>
      </vt:variant>
      <vt:variant>
        <vt:lpwstr>_Toc162967925</vt:lpwstr>
      </vt:variant>
      <vt:variant>
        <vt:i4>1900604</vt:i4>
      </vt:variant>
      <vt:variant>
        <vt:i4>713</vt:i4>
      </vt:variant>
      <vt:variant>
        <vt:i4>0</vt:i4>
      </vt:variant>
      <vt:variant>
        <vt:i4>5</vt:i4>
      </vt:variant>
      <vt:variant>
        <vt:lpwstr/>
      </vt:variant>
      <vt:variant>
        <vt:lpwstr>_Toc162967924</vt:lpwstr>
      </vt:variant>
      <vt:variant>
        <vt:i4>1900604</vt:i4>
      </vt:variant>
      <vt:variant>
        <vt:i4>707</vt:i4>
      </vt:variant>
      <vt:variant>
        <vt:i4>0</vt:i4>
      </vt:variant>
      <vt:variant>
        <vt:i4>5</vt:i4>
      </vt:variant>
      <vt:variant>
        <vt:lpwstr/>
      </vt:variant>
      <vt:variant>
        <vt:lpwstr>_Toc162967923</vt:lpwstr>
      </vt:variant>
      <vt:variant>
        <vt:i4>1900604</vt:i4>
      </vt:variant>
      <vt:variant>
        <vt:i4>701</vt:i4>
      </vt:variant>
      <vt:variant>
        <vt:i4>0</vt:i4>
      </vt:variant>
      <vt:variant>
        <vt:i4>5</vt:i4>
      </vt:variant>
      <vt:variant>
        <vt:lpwstr/>
      </vt:variant>
      <vt:variant>
        <vt:lpwstr>_Toc162967922</vt:lpwstr>
      </vt:variant>
      <vt:variant>
        <vt:i4>1900604</vt:i4>
      </vt:variant>
      <vt:variant>
        <vt:i4>695</vt:i4>
      </vt:variant>
      <vt:variant>
        <vt:i4>0</vt:i4>
      </vt:variant>
      <vt:variant>
        <vt:i4>5</vt:i4>
      </vt:variant>
      <vt:variant>
        <vt:lpwstr/>
      </vt:variant>
      <vt:variant>
        <vt:lpwstr>_Toc162967921</vt:lpwstr>
      </vt:variant>
      <vt:variant>
        <vt:i4>1900604</vt:i4>
      </vt:variant>
      <vt:variant>
        <vt:i4>689</vt:i4>
      </vt:variant>
      <vt:variant>
        <vt:i4>0</vt:i4>
      </vt:variant>
      <vt:variant>
        <vt:i4>5</vt:i4>
      </vt:variant>
      <vt:variant>
        <vt:lpwstr/>
      </vt:variant>
      <vt:variant>
        <vt:lpwstr>_Toc162967920</vt:lpwstr>
      </vt:variant>
      <vt:variant>
        <vt:i4>1966140</vt:i4>
      </vt:variant>
      <vt:variant>
        <vt:i4>683</vt:i4>
      </vt:variant>
      <vt:variant>
        <vt:i4>0</vt:i4>
      </vt:variant>
      <vt:variant>
        <vt:i4>5</vt:i4>
      </vt:variant>
      <vt:variant>
        <vt:lpwstr/>
      </vt:variant>
      <vt:variant>
        <vt:lpwstr>_Toc162967919</vt:lpwstr>
      </vt:variant>
      <vt:variant>
        <vt:i4>1966140</vt:i4>
      </vt:variant>
      <vt:variant>
        <vt:i4>677</vt:i4>
      </vt:variant>
      <vt:variant>
        <vt:i4>0</vt:i4>
      </vt:variant>
      <vt:variant>
        <vt:i4>5</vt:i4>
      </vt:variant>
      <vt:variant>
        <vt:lpwstr/>
      </vt:variant>
      <vt:variant>
        <vt:lpwstr>_Toc162967918</vt:lpwstr>
      </vt:variant>
      <vt:variant>
        <vt:i4>1966140</vt:i4>
      </vt:variant>
      <vt:variant>
        <vt:i4>671</vt:i4>
      </vt:variant>
      <vt:variant>
        <vt:i4>0</vt:i4>
      </vt:variant>
      <vt:variant>
        <vt:i4>5</vt:i4>
      </vt:variant>
      <vt:variant>
        <vt:lpwstr/>
      </vt:variant>
      <vt:variant>
        <vt:lpwstr>_Toc162967917</vt:lpwstr>
      </vt:variant>
      <vt:variant>
        <vt:i4>1966140</vt:i4>
      </vt:variant>
      <vt:variant>
        <vt:i4>665</vt:i4>
      </vt:variant>
      <vt:variant>
        <vt:i4>0</vt:i4>
      </vt:variant>
      <vt:variant>
        <vt:i4>5</vt:i4>
      </vt:variant>
      <vt:variant>
        <vt:lpwstr/>
      </vt:variant>
      <vt:variant>
        <vt:lpwstr>_Toc162967916</vt:lpwstr>
      </vt:variant>
      <vt:variant>
        <vt:i4>1966140</vt:i4>
      </vt:variant>
      <vt:variant>
        <vt:i4>659</vt:i4>
      </vt:variant>
      <vt:variant>
        <vt:i4>0</vt:i4>
      </vt:variant>
      <vt:variant>
        <vt:i4>5</vt:i4>
      </vt:variant>
      <vt:variant>
        <vt:lpwstr/>
      </vt:variant>
      <vt:variant>
        <vt:lpwstr>_Toc162967915</vt:lpwstr>
      </vt:variant>
      <vt:variant>
        <vt:i4>1966140</vt:i4>
      </vt:variant>
      <vt:variant>
        <vt:i4>653</vt:i4>
      </vt:variant>
      <vt:variant>
        <vt:i4>0</vt:i4>
      </vt:variant>
      <vt:variant>
        <vt:i4>5</vt:i4>
      </vt:variant>
      <vt:variant>
        <vt:lpwstr/>
      </vt:variant>
      <vt:variant>
        <vt:lpwstr>_Toc162967914</vt:lpwstr>
      </vt:variant>
      <vt:variant>
        <vt:i4>2031676</vt:i4>
      </vt:variant>
      <vt:variant>
        <vt:i4>644</vt:i4>
      </vt:variant>
      <vt:variant>
        <vt:i4>0</vt:i4>
      </vt:variant>
      <vt:variant>
        <vt:i4>5</vt:i4>
      </vt:variant>
      <vt:variant>
        <vt:lpwstr/>
      </vt:variant>
      <vt:variant>
        <vt:lpwstr>_Toc162967909</vt:lpwstr>
      </vt:variant>
      <vt:variant>
        <vt:i4>2031676</vt:i4>
      </vt:variant>
      <vt:variant>
        <vt:i4>638</vt:i4>
      </vt:variant>
      <vt:variant>
        <vt:i4>0</vt:i4>
      </vt:variant>
      <vt:variant>
        <vt:i4>5</vt:i4>
      </vt:variant>
      <vt:variant>
        <vt:lpwstr/>
      </vt:variant>
      <vt:variant>
        <vt:lpwstr>_Toc162967908</vt:lpwstr>
      </vt:variant>
      <vt:variant>
        <vt:i4>2031676</vt:i4>
      </vt:variant>
      <vt:variant>
        <vt:i4>632</vt:i4>
      </vt:variant>
      <vt:variant>
        <vt:i4>0</vt:i4>
      </vt:variant>
      <vt:variant>
        <vt:i4>5</vt:i4>
      </vt:variant>
      <vt:variant>
        <vt:lpwstr/>
      </vt:variant>
      <vt:variant>
        <vt:lpwstr>_Toc162967907</vt:lpwstr>
      </vt:variant>
      <vt:variant>
        <vt:i4>2031676</vt:i4>
      </vt:variant>
      <vt:variant>
        <vt:i4>626</vt:i4>
      </vt:variant>
      <vt:variant>
        <vt:i4>0</vt:i4>
      </vt:variant>
      <vt:variant>
        <vt:i4>5</vt:i4>
      </vt:variant>
      <vt:variant>
        <vt:lpwstr/>
      </vt:variant>
      <vt:variant>
        <vt:lpwstr>_Toc162967906</vt:lpwstr>
      </vt:variant>
      <vt:variant>
        <vt:i4>2031676</vt:i4>
      </vt:variant>
      <vt:variant>
        <vt:i4>620</vt:i4>
      </vt:variant>
      <vt:variant>
        <vt:i4>0</vt:i4>
      </vt:variant>
      <vt:variant>
        <vt:i4>5</vt:i4>
      </vt:variant>
      <vt:variant>
        <vt:lpwstr/>
      </vt:variant>
      <vt:variant>
        <vt:lpwstr>_Toc162967905</vt:lpwstr>
      </vt:variant>
      <vt:variant>
        <vt:i4>2031676</vt:i4>
      </vt:variant>
      <vt:variant>
        <vt:i4>614</vt:i4>
      </vt:variant>
      <vt:variant>
        <vt:i4>0</vt:i4>
      </vt:variant>
      <vt:variant>
        <vt:i4>5</vt:i4>
      </vt:variant>
      <vt:variant>
        <vt:lpwstr/>
      </vt:variant>
      <vt:variant>
        <vt:lpwstr>_Toc162967904</vt:lpwstr>
      </vt:variant>
      <vt:variant>
        <vt:i4>2031676</vt:i4>
      </vt:variant>
      <vt:variant>
        <vt:i4>608</vt:i4>
      </vt:variant>
      <vt:variant>
        <vt:i4>0</vt:i4>
      </vt:variant>
      <vt:variant>
        <vt:i4>5</vt:i4>
      </vt:variant>
      <vt:variant>
        <vt:lpwstr/>
      </vt:variant>
      <vt:variant>
        <vt:lpwstr>_Toc162967903</vt:lpwstr>
      </vt:variant>
      <vt:variant>
        <vt:i4>2031676</vt:i4>
      </vt:variant>
      <vt:variant>
        <vt:i4>602</vt:i4>
      </vt:variant>
      <vt:variant>
        <vt:i4>0</vt:i4>
      </vt:variant>
      <vt:variant>
        <vt:i4>5</vt:i4>
      </vt:variant>
      <vt:variant>
        <vt:lpwstr/>
      </vt:variant>
      <vt:variant>
        <vt:lpwstr>_Toc162967902</vt:lpwstr>
      </vt:variant>
      <vt:variant>
        <vt:i4>2031676</vt:i4>
      </vt:variant>
      <vt:variant>
        <vt:i4>596</vt:i4>
      </vt:variant>
      <vt:variant>
        <vt:i4>0</vt:i4>
      </vt:variant>
      <vt:variant>
        <vt:i4>5</vt:i4>
      </vt:variant>
      <vt:variant>
        <vt:lpwstr/>
      </vt:variant>
      <vt:variant>
        <vt:lpwstr>_Toc162967901</vt:lpwstr>
      </vt:variant>
      <vt:variant>
        <vt:i4>2031676</vt:i4>
      </vt:variant>
      <vt:variant>
        <vt:i4>590</vt:i4>
      </vt:variant>
      <vt:variant>
        <vt:i4>0</vt:i4>
      </vt:variant>
      <vt:variant>
        <vt:i4>5</vt:i4>
      </vt:variant>
      <vt:variant>
        <vt:lpwstr/>
      </vt:variant>
      <vt:variant>
        <vt:lpwstr>_Toc162967900</vt:lpwstr>
      </vt:variant>
      <vt:variant>
        <vt:i4>1441853</vt:i4>
      </vt:variant>
      <vt:variant>
        <vt:i4>584</vt:i4>
      </vt:variant>
      <vt:variant>
        <vt:i4>0</vt:i4>
      </vt:variant>
      <vt:variant>
        <vt:i4>5</vt:i4>
      </vt:variant>
      <vt:variant>
        <vt:lpwstr/>
      </vt:variant>
      <vt:variant>
        <vt:lpwstr>_Toc162967899</vt:lpwstr>
      </vt:variant>
      <vt:variant>
        <vt:i4>1441853</vt:i4>
      </vt:variant>
      <vt:variant>
        <vt:i4>578</vt:i4>
      </vt:variant>
      <vt:variant>
        <vt:i4>0</vt:i4>
      </vt:variant>
      <vt:variant>
        <vt:i4>5</vt:i4>
      </vt:variant>
      <vt:variant>
        <vt:lpwstr/>
      </vt:variant>
      <vt:variant>
        <vt:lpwstr>_Toc162967898</vt:lpwstr>
      </vt:variant>
      <vt:variant>
        <vt:i4>1835060</vt:i4>
      </vt:variant>
      <vt:variant>
        <vt:i4>569</vt:i4>
      </vt:variant>
      <vt:variant>
        <vt:i4>0</vt:i4>
      </vt:variant>
      <vt:variant>
        <vt:i4>5</vt:i4>
      </vt:variant>
      <vt:variant>
        <vt:lpwstr/>
      </vt:variant>
      <vt:variant>
        <vt:lpwstr>_Toc162965114</vt:lpwstr>
      </vt:variant>
      <vt:variant>
        <vt:i4>1835060</vt:i4>
      </vt:variant>
      <vt:variant>
        <vt:i4>563</vt:i4>
      </vt:variant>
      <vt:variant>
        <vt:i4>0</vt:i4>
      </vt:variant>
      <vt:variant>
        <vt:i4>5</vt:i4>
      </vt:variant>
      <vt:variant>
        <vt:lpwstr/>
      </vt:variant>
      <vt:variant>
        <vt:lpwstr>_Toc162965113</vt:lpwstr>
      </vt:variant>
      <vt:variant>
        <vt:i4>1835060</vt:i4>
      </vt:variant>
      <vt:variant>
        <vt:i4>557</vt:i4>
      </vt:variant>
      <vt:variant>
        <vt:i4>0</vt:i4>
      </vt:variant>
      <vt:variant>
        <vt:i4>5</vt:i4>
      </vt:variant>
      <vt:variant>
        <vt:lpwstr/>
      </vt:variant>
      <vt:variant>
        <vt:lpwstr>_Toc162965112</vt:lpwstr>
      </vt:variant>
      <vt:variant>
        <vt:i4>1835060</vt:i4>
      </vt:variant>
      <vt:variant>
        <vt:i4>551</vt:i4>
      </vt:variant>
      <vt:variant>
        <vt:i4>0</vt:i4>
      </vt:variant>
      <vt:variant>
        <vt:i4>5</vt:i4>
      </vt:variant>
      <vt:variant>
        <vt:lpwstr/>
      </vt:variant>
      <vt:variant>
        <vt:lpwstr>_Toc162965111</vt:lpwstr>
      </vt:variant>
      <vt:variant>
        <vt:i4>1835060</vt:i4>
      </vt:variant>
      <vt:variant>
        <vt:i4>545</vt:i4>
      </vt:variant>
      <vt:variant>
        <vt:i4>0</vt:i4>
      </vt:variant>
      <vt:variant>
        <vt:i4>5</vt:i4>
      </vt:variant>
      <vt:variant>
        <vt:lpwstr/>
      </vt:variant>
      <vt:variant>
        <vt:lpwstr>_Toc162965110</vt:lpwstr>
      </vt:variant>
      <vt:variant>
        <vt:i4>1900596</vt:i4>
      </vt:variant>
      <vt:variant>
        <vt:i4>539</vt:i4>
      </vt:variant>
      <vt:variant>
        <vt:i4>0</vt:i4>
      </vt:variant>
      <vt:variant>
        <vt:i4>5</vt:i4>
      </vt:variant>
      <vt:variant>
        <vt:lpwstr/>
      </vt:variant>
      <vt:variant>
        <vt:lpwstr>_Toc162965109</vt:lpwstr>
      </vt:variant>
      <vt:variant>
        <vt:i4>1900596</vt:i4>
      </vt:variant>
      <vt:variant>
        <vt:i4>533</vt:i4>
      </vt:variant>
      <vt:variant>
        <vt:i4>0</vt:i4>
      </vt:variant>
      <vt:variant>
        <vt:i4>5</vt:i4>
      </vt:variant>
      <vt:variant>
        <vt:lpwstr/>
      </vt:variant>
      <vt:variant>
        <vt:lpwstr>_Toc162965108</vt:lpwstr>
      </vt:variant>
      <vt:variant>
        <vt:i4>1900596</vt:i4>
      </vt:variant>
      <vt:variant>
        <vt:i4>527</vt:i4>
      </vt:variant>
      <vt:variant>
        <vt:i4>0</vt:i4>
      </vt:variant>
      <vt:variant>
        <vt:i4>5</vt:i4>
      </vt:variant>
      <vt:variant>
        <vt:lpwstr/>
      </vt:variant>
      <vt:variant>
        <vt:lpwstr>_Toc162965107</vt:lpwstr>
      </vt:variant>
      <vt:variant>
        <vt:i4>1900596</vt:i4>
      </vt:variant>
      <vt:variant>
        <vt:i4>521</vt:i4>
      </vt:variant>
      <vt:variant>
        <vt:i4>0</vt:i4>
      </vt:variant>
      <vt:variant>
        <vt:i4>5</vt:i4>
      </vt:variant>
      <vt:variant>
        <vt:lpwstr/>
      </vt:variant>
      <vt:variant>
        <vt:lpwstr>_Toc162965106</vt:lpwstr>
      </vt:variant>
      <vt:variant>
        <vt:i4>1900596</vt:i4>
      </vt:variant>
      <vt:variant>
        <vt:i4>515</vt:i4>
      </vt:variant>
      <vt:variant>
        <vt:i4>0</vt:i4>
      </vt:variant>
      <vt:variant>
        <vt:i4>5</vt:i4>
      </vt:variant>
      <vt:variant>
        <vt:lpwstr/>
      </vt:variant>
      <vt:variant>
        <vt:lpwstr>_Toc162965105</vt:lpwstr>
      </vt:variant>
      <vt:variant>
        <vt:i4>1900596</vt:i4>
      </vt:variant>
      <vt:variant>
        <vt:i4>509</vt:i4>
      </vt:variant>
      <vt:variant>
        <vt:i4>0</vt:i4>
      </vt:variant>
      <vt:variant>
        <vt:i4>5</vt:i4>
      </vt:variant>
      <vt:variant>
        <vt:lpwstr/>
      </vt:variant>
      <vt:variant>
        <vt:lpwstr>_Toc162965104</vt:lpwstr>
      </vt:variant>
      <vt:variant>
        <vt:i4>1900596</vt:i4>
      </vt:variant>
      <vt:variant>
        <vt:i4>503</vt:i4>
      </vt:variant>
      <vt:variant>
        <vt:i4>0</vt:i4>
      </vt:variant>
      <vt:variant>
        <vt:i4>5</vt:i4>
      </vt:variant>
      <vt:variant>
        <vt:lpwstr/>
      </vt:variant>
      <vt:variant>
        <vt:lpwstr>_Toc162965103</vt:lpwstr>
      </vt:variant>
      <vt:variant>
        <vt:i4>1900596</vt:i4>
      </vt:variant>
      <vt:variant>
        <vt:i4>497</vt:i4>
      </vt:variant>
      <vt:variant>
        <vt:i4>0</vt:i4>
      </vt:variant>
      <vt:variant>
        <vt:i4>5</vt:i4>
      </vt:variant>
      <vt:variant>
        <vt:lpwstr/>
      </vt:variant>
      <vt:variant>
        <vt:lpwstr>_Toc162965102</vt:lpwstr>
      </vt:variant>
      <vt:variant>
        <vt:i4>1900596</vt:i4>
      </vt:variant>
      <vt:variant>
        <vt:i4>491</vt:i4>
      </vt:variant>
      <vt:variant>
        <vt:i4>0</vt:i4>
      </vt:variant>
      <vt:variant>
        <vt:i4>5</vt:i4>
      </vt:variant>
      <vt:variant>
        <vt:lpwstr/>
      </vt:variant>
      <vt:variant>
        <vt:lpwstr>_Toc162965101</vt:lpwstr>
      </vt:variant>
      <vt:variant>
        <vt:i4>1900596</vt:i4>
      </vt:variant>
      <vt:variant>
        <vt:i4>485</vt:i4>
      </vt:variant>
      <vt:variant>
        <vt:i4>0</vt:i4>
      </vt:variant>
      <vt:variant>
        <vt:i4>5</vt:i4>
      </vt:variant>
      <vt:variant>
        <vt:lpwstr/>
      </vt:variant>
      <vt:variant>
        <vt:lpwstr>_Toc162965100</vt:lpwstr>
      </vt:variant>
      <vt:variant>
        <vt:i4>1310773</vt:i4>
      </vt:variant>
      <vt:variant>
        <vt:i4>479</vt:i4>
      </vt:variant>
      <vt:variant>
        <vt:i4>0</vt:i4>
      </vt:variant>
      <vt:variant>
        <vt:i4>5</vt:i4>
      </vt:variant>
      <vt:variant>
        <vt:lpwstr/>
      </vt:variant>
      <vt:variant>
        <vt:lpwstr>_Toc162965099</vt:lpwstr>
      </vt:variant>
      <vt:variant>
        <vt:i4>1310773</vt:i4>
      </vt:variant>
      <vt:variant>
        <vt:i4>473</vt:i4>
      </vt:variant>
      <vt:variant>
        <vt:i4>0</vt:i4>
      </vt:variant>
      <vt:variant>
        <vt:i4>5</vt:i4>
      </vt:variant>
      <vt:variant>
        <vt:lpwstr/>
      </vt:variant>
      <vt:variant>
        <vt:lpwstr>_Toc162965098</vt:lpwstr>
      </vt:variant>
      <vt:variant>
        <vt:i4>1310773</vt:i4>
      </vt:variant>
      <vt:variant>
        <vt:i4>467</vt:i4>
      </vt:variant>
      <vt:variant>
        <vt:i4>0</vt:i4>
      </vt:variant>
      <vt:variant>
        <vt:i4>5</vt:i4>
      </vt:variant>
      <vt:variant>
        <vt:lpwstr/>
      </vt:variant>
      <vt:variant>
        <vt:lpwstr>_Toc162965097</vt:lpwstr>
      </vt:variant>
      <vt:variant>
        <vt:i4>1310773</vt:i4>
      </vt:variant>
      <vt:variant>
        <vt:i4>461</vt:i4>
      </vt:variant>
      <vt:variant>
        <vt:i4>0</vt:i4>
      </vt:variant>
      <vt:variant>
        <vt:i4>5</vt:i4>
      </vt:variant>
      <vt:variant>
        <vt:lpwstr/>
      </vt:variant>
      <vt:variant>
        <vt:lpwstr>_Toc162965096</vt:lpwstr>
      </vt:variant>
      <vt:variant>
        <vt:i4>1310773</vt:i4>
      </vt:variant>
      <vt:variant>
        <vt:i4>455</vt:i4>
      </vt:variant>
      <vt:variant>
        <vt:i4>0</vt:i4>
      </vt:variant>
      <vt:variant>
        <vt:i4>5</vt:i4>
      </vt:variant>
      <vt:variant>
        <vt:lpwstr/>
      </vt:variant>
      <vt:variant>
        <vt:lpwstr>_Toc162965095</vt:lpwstr>
      </vt:variant>
      <vt:variant>
        <vt:i4>1310773</vt:i4>
      </vt:variant>
      <vt:variant>
        <vt:i4>449</vt:i4>
      </vt:variant>
      <vt:variant>
        <vt:i4>0</vt:i4>
      </vt:variant>
      <vt:variant>
        <vt:i4>5</vt:i4>
      </vt:variant>
      <vt:variant>
        <vt:lpwstr/>
      </vt:variant>
      <vt:variant>
        <vt:lpwstr>_Toc162965094</vt:lpwstr>
      </vt:variant>
      <vt:variant>
        <vt:i4>1310773</vt:i4>
      </vt:variant>
      <vt:variant>
        <vt:i4>443</vt:i4>
      </vt:variant>
      <vt:variant>
        <vt:i4>0</vt:i4>
      </vt:variant>
      <vt:variant>
        <vt:i4>5</vt:i4>
      </vt:variant>
      <vt:variant>
        <vt:lpwstr/>
      </vt:variant>
      <vt:variant>
        <vt:lpwstr>_Toc162965093</vt:lpwstr>
      </vt:variant>
      <vt:variant>
        <vt:i4>1310773</vt:i4>
      </vt:variant>
      <vt:variant>
        <vt:i4>437</vt:i4>
      </vt:variant>
      <vt:variant>
        <vt:i4>0</vt:i4>
      </vt:variant>
      <vt:variant>
        <vt:i4>5</vt:i4>
      </vt:variant>
      <vt:variant>
        <vt:lpwstr/>
      </vt:variant>
      <vt:variant>
        <vt:lpwstr>_Toc162965092</vt:lpwstr>
      </vt:variant>
      <vt:variant>
        <vt:i4>1310773</vt:i4>
      </vt:variant>
      <vt:variant>
        <vt:i4>431</vt:i4>
      </vt:variant>
      <vt:variant>
        <vt:i4>0</vt:i4>
      </vt:variant>
      <vt:variant>
        <vt:i4>5</vt:i4>
      </vt:variant>
      <vt:variant>
        <vt:lpwstr/>
      </vt:variant>
      <vt:variant>
        <vt:lpwstr>_Toc162965091</vt:lpwstr>
      </vt:variant>
      <vt:variant>
        <vt:i4>1310773</vt:i4>
      </vt:variant>
      <vt:variant>
        <vt:i4>425</vt:i4>
      </vt:variant>
      <vt:variant>
        <vt:i4>0</vt:i4>
      </vt:variant>
      <vt:variant>
        <vt:i4>5</vt:i4>
      </vt:variant>
      <vt:variant>
        <vt:lpwstr/>
      </vt:variant>
      <vt:variant>
        <vt:lpwstr>_Toc162965090</vt:lpwstr>
      </vt:variant>
      <vt:variant>
        <vt:i4>1376309</vt:i4>
      </vt:variant>
      <vt:variant>
        <vt:i4>419</vt:i4>
      </vt:variant>
      <vt:variant>
        <vt:i4>0</vt:i4>
      </vt:variant>
      <vt:variant>
        <vt:i4>5</vt:i4>
      </vt:variant>
      <vt:variant>
        <vt:lpwstr/>
      </vt:variant>
      <vt:variant>
        <vt:lpwstr>_Toc162965089</vt:lpwstr>
      </vt:variant>
      <vt:variant>
        <vt:i4>1376309</vt:i4>
      </vt:variant>
      <vt:variant>
        <vt:i4>413</vt:i4>
      </vt:variant>
      <vt:variant>
        <vt:i4>0</vt:i4>
      </vt:variant>
      <vt:variant>
        <vt:i4>5</vt:i4>
      </vt:variant>
      <vt:variant>
        <vt:lpwstr/>
      </vt:variant>
      <vt:variant>
        <vt:lpwstr>_Toc162965088</vt:lpwstr>
      </vt:variant>
      <vt:variant>
        <vt:i4>1376309</vt:i4>
      </vt:variant>
      <vt:variant>
        <vt:i4>407</vt:i4>
      </vt:variant>
      <vt:variant>
        <vt:i4>0</vt:i4>
      </vt:variant>
      <vt:variant>
        <vt:i4>5</vt:i4>
      </vt:variant>
      <vt:variant>
        <vt:lpwstr/>
      </vt:variant>
      <vt:variant>
        <vt:lpwstr>_Toc162965087</vt:lpwstr>
      </vt:variant>
      <vt:variant>
        <vt:i4>1376309</vt:i4>
      </vt:variant>
      <vt:variant>
        <vt:i4>401</vt:i4>
      </vt:variant>
      <vt:variant>
        <vt:i4>0</vt:i4>
      </vt:variant>
      <vt:variant>
        <vt:i4>5</vt:i4>
      </vt:variant>
      <vt:variant>
        <vt:lpwstr/>
      </vt:variant>
      <vt:variant>
        <vt:lpwstr>_Toc162965086</vt:lpwstr>
      </vt:variant>
      <vt:variant>
        <vt:i4>1376309</vt:i4>
      </vt:variant>
      <vt:variant>
        <vt:i4>395</vt:i4>
      </vt:variant>
      <vt:variant>
        <vt:i4>0</vt:i4>
      </vt:variant>
      <vt:variant>
        <vt:i4>5</vt:i4>
      </vt:variant>
      <vt:variant>
        <vt:lpwstr/>
      </vt:variant>
      <vt:variant>
        <vt:lpwstr>_Toc162965085</vt:lpwstr>
      </vt:variant>
      <vt:variant>
        <vt:i4>1376309</vt:i4>
      </vt:variant>
      <vt:variant>
        <vt:i4>389</vt:i4>
      </vt:variant>
      <vt:variant>
        <vt:i4>0</vt:i4>
      </vt:variant>
      <vt:variant>
        <vt:i4>5</vt:i4>
      </vt:variant>
      <vt:variant>
        <vt:lpwstr/>
      </vt:variant>
      <vt:variant>
        <vt:lpwstr>_Toc162965084</vt:lpwstr>
      </vt:variant>
      <vt:variant>
        <vt:i4>1376309</vt:i4>
      </vt:variant>
      <vt:variant>
        <vt:i4>383</vt:i4>
      </vt:variant>
      <vt:variant>
        <vt:i4>0</vt:i4>
      </vt:variant>
      <vt:variant>
        <vt:i4>5</vt:i4>
      </vt:variant>
      <vt:variant>
        <vt:lpwstr/>
      </vt:variant>
      <vt:variant>
        <vt:lpwstr>_Toc162965083</vt:lpwstr>
      </vt:variant>
      <vt:variant>
        <vt:i4>1376309</vt:i4>
      </vt:variant>
      <vt:variant>
        <vt:i4>377</vt:i4>
      </vt:variant>
      <vt:variant>
        <vt:i4>0</vt:i4>
      </vt:variant>
      <vt:variant>
        <vt:i4>5</vt:i4>
      </vt:variant>
      <vt:variant>
        <vt:lpwstr/>
      </vt:variant>
      <vt:variant>
        <vt:lpwstr>_Toc162965082</vt:lpwstr>
      </vt:variant>
      <vt:variant>
        <vt:i4>1376309</vt:i4>
      </vt:variant>
      <vt:variant>
        <vt:i4>371</vt:i4>
      </vt:variant>
      <vt:variant>
        <vt:i4>0</vt:i4>
      </vt:variant>
      <vt:variant>
        <vt:i4>5</vt:i4>
      </vt:variant>
      <vt:variant>
        <vt:lpwstr/>
      </vt:variant>
      <vt:variant>
        <vt:lpwstr>_Toc162965081</vt:lpwstr>
      </vt:variant>
      <vt:variant>
        <vt:i4>1376309</vt:i4>
      </vt:variant>
      <vt:variant>
        <vt:i4>365</vt:i4>
      </vt:variant>
      <vt:variant>
        <vt:i4>0</vt:i4>
      </vt:variant>
      <vt:variant>
        <vt:i4>5</vt:i4>
      </vt:variant>
      <vt:variant>
        <vt:lpwstr/>
      </vt:variant>
      <vt:variant>
        <vt:lpwstr>_Toc162965080</vt:lpwstr>
      </vt:variant>
      <vt:variant>
        <vt:i4>1703989</vt:i4>
      </vt:variant>
      <vt:variant>
        <vt:i4>359</vt:i4>
      </vt:variant>
      <vt:variant>
        <vt:i4>0</vt:i4>
      </vt:variant>
      <vt:variant>
        <vt:i4>5</vt:i4>
      </vt:variant>
      <vt:variant>
        <vt:lpwstr/>
      </vt:variant>
      <vt:variant>
        <vt:lpwstr>_Toc162965079</vt:lpwstr>
      </vt:variant>
      <vt:variant>
        <vt:i4>1703989</vt:i4>
      </vt:variant>
      <vt:variant>
        <vt:i4>353</vt:i4>
      </vt:variant>
      <vt:variant>
        <vt:i4>0</vt:i4>
      </vt:variant>
      <vt:variant>
        <vt:i4>5</vt:i4>
      </vt:variant>
      <vt:variant>
        <vt:lpwstr/>
      </vt:variant>
      <vt:variant>
        <vt:lpwstr>_Toc162965078</vt:lpwstr>
      </vt:variant>
      <vt:variant>
        <vt:i4>1703989</vt:i4>
      </vt:variant>
      <vt:variant>
        <vt:i4>347</vt:i4>
      </vt:variant>
      <vt:variant>
        <vt:i4>0</vt:i4>
      </vt:variant>
      <vt:variant>
        <vt:i4>5</vt:i4>
      </vt:variant>
      <vt:variant>
        <vt:lpwstr/>
      </vt:variant>
      <vt:variant>
        <vt:lpwstr>_Toc162965077</vt:lpwstr>
      </vt:variant>
      <vt:variant>
        <vt:i4>1703989</vt:i4>
      </vt:variant>
      <vt:variant>
        <vt:i4>341</vt:i4>
      </vt:variant>
      <vt:variant>
        <vt:i4>0</vt:i4>
      </vt:variant>
      <vt:variant>
        <vt:i4>5</vt:i4>
      </vt:variant>
      <vt:variant>
        <vt:lpwstr/>
      </vt:variant>
      <vt:variant>
        <vt:lpwstr>_Toc162965076</vt:lpwstr>
      </vt:variant>
      <vt:variant>
        <vt:i4>1703989</vt:i4>
      </vt:variant>
      <vt:variant>
        <vt:i4>335</vt:i4>
      </vt:variant>
      <vt:variant>
        <vt:i4>0</vt:i4>
      </vt:variant>
      <vt:variant>
        <vt:i4>5</vt:i4>
      </vt:variant>
      <vt:variant>
        <vt:lpwstr/>
      </vt:variant>
      <vt:variant>
        <vt:lpwstr>_Toc162965075</vt:lpwstr>
      </vt:variant>
      <vt:variant>
        <vt:i4>1703989</vt:i4>
      </vt:variant>
      <vt:variant>
        <vt:i4>329</vt:i4>
      </vt:variant>
      <vt:variant>
        <vt:i4>0</vt:i4>
      </vt:variant>
      <vt:variant>
        <vt:i4>5</vt:i4>
      </vt:variant>
      <vt:variant>
        <vt:lpwstr/>
      </vt:variant>
      <vt:variant>
        <vt:lpwstr>_Toc162965074</vt:lpwstr>
      </vt:variant>
      <vt:variant>
        <vt:i4>1703989</vt:i4>
      </vt:variant>
      <vt:variant>
        <vt:i4>323</vt:i4>
      </vt:variant>
      <vt:variant>
        <vt:i4>0</vt:i4>
      </vt:variant>
      <vt:variant>
        <vt:i4>5</vt:i4>
      </vt:variant>
      <vt:variant>
        <vt:lpwstr/>
      </vt:variant>
      <vt:variant>
        <vt:lpwstr>_Toc162965073</vt:lpwstr>
      </vt:variant>
      <vt:variant>
        <vt:i4>1703989</vt:i4>
      </vt:variant>
      <vt:variant>
        <vt:i4>317</vt:i4>
      </vt:variant>
      <vt:variant>
        <vt:i4>0</vt:i4>
      </vt:variant>
      <vt:variant>
        <vt:i4>5</vt:i4>
      </vt:variant>
      <vt:variant>
        <vt:lpwstr/>
      </vt:variant>
      <vt:variant>
        <vt:lpwstr>_Toc162965072</vt:lpwstr>
      </vt:variant>
      <vt:variant>
        <vt:i4>1703989</vt:i4>
      </vt:variant>
      <vt:variant>
        <vt:i4>311</vt:i4>
      </vt:variant>
      <vt:variant>
        <vt:i4>0</vt:i4>
      </vt:variant>
      <vt:variant>
        <vt:i4>5</vt:i4>
      </vt:variant>
      <vt:variant>
        <vt:lpwstr/>
      </vt:variant>
      <vt:variant>
        <vt:lpwstr>_Toc162965071</vt:lpwstr>
      </vt:variant>
      <vt:variant>
        <vt:i4>1703989</vt:i4>
      </vt:variant>
      <vt:variant>
        <vt:i4>305</vt:i4>
      </vt:variant>
      <vt:variant>
        <vt:i4>0</vt:i4>
      </vt:variant>
      <vt:variant>
        <vt:i4>5</vt:i4>
      </vt:variant>
      <vt:variant>
        <vt:lpwstr/>
      </vt:variant>
      <vt:variant>
        <vt:lpwstr>_Toc162965070</vt:lpwstr>
      </vt:variant>
      <vt:variant>
        <vt:i4>1769525</vt:i4>
      </vt:variant>
      <vt:variant>
        <vt:i4>299</vt:i4>
      </vt:variant>
      <vt:variant>
        <vt:i4>0</vt:i4>
      </vt:variant>
      <vt:variant>
        <vt:i4>5</vt:i4>
      </vt:variant>
      <vt:variant>
        <vt:lpwstr/>
      </vt:variant>
      <vt:variant>
        <vt:lpwstr>_Toc162965069</vt:lpwstr>
      </vt:variant>
      <vt:variant>
        <vt:i4>1769525</vt:i4>
      </vt:variant>
      <vt:variant>
        <vt:i4>293</vt:i4>
      </vt:variant>
      <vt:variant>
        <vt:i4>0</vt:i4>
      </vt:variant>
      <vt:variant>
        <vt:i4>5</vt:i4>
      </vt:variant>
      <vt:variant>
        <vt:lpwstr/>
      </vt:variant>
      <vt:variant>
        <vt:lpwstr>_Toc162965068</vt:lpwstr>
      </vt:variant>
      <vt:variant>
        <vt:i4>1769525</vt:i4>
      </vt:variant>
      <vt:variant>
        <vt:i4>287</vt:i4>
      </vt:variant>
      <vt:variant>
        <vt:i4>0</vt:i4>
      </vt:variant>
      <vt:variant>
        <vt:i4>5</vt:i4>
      </vt:variant>
      <vt:variant>
        <vt:lpwstr/>
      </vt:variant>
      <vt:variant>
        <vt:lpwstr>_Toc162965067</vt:lpwstr>
      </vt:variant>
      <vt:variant>
        <vt:i4>1769525</vt:i4>
      </vt:variant>
      <vt:variant>
        <vt:i4>281</vt:i4>
      </vt:variant>
      <vt:variant>
        <vt:i4>0</vt:i4>
      </vt:variant>
      <vt:variant>
        <vt:i4>5</vt:i4>
      </vt:variant>
      <vt:variant>
        <vt:lpwstr/>
      </vt:variant>
      <vt:variant>
        <vt:lpwstr>_Toc162965066</vt:lpwstr>
      </vt:variant>
      <vt:variant>
        <vt:i4>1769525</vt:i4>
      </vt:variant>
      <vt:variant>
        <vt:i4>275</vt:i4>
      </vt:variant>
      <vt:variant>
        <vt:i4>0</vt:i4>
      </vt:variant>
      <vt:variant>
        <vt:i4>5</vt:i4>
      </vt:variant>
      <vt:variant>
        <vt:lpwstr/>
      </vt:variant>
      <vt:variant>
        <vt:lpwstr>_Toc162965065</vt:lpwstr>
      </vt:variant>
      <vt:variant>
        <vt:i4>1769525</vt:i4>
      </vt:variant>
      <vt:variant>
        <vt:i4>269</vt:i4>
      </vt:variant>
      <vt:variant>
        <vt:i4>0</vt:i4>
      </vt:variant>
      <vt:variant>
        <vt:i4>5</vt:i4>
      </vt:variant>
      <vt:variant>
        <vt:lpwstr/>
      </vt:variant>
      <vt:variant>
        <vt:lpwstr>_Toc162965064</vt:lpwstr>
      </vt:variant>
      <vt:variant>
        <vt:i4>1769525</vt:i4>
      </vt:variant>
      <vt:variant>
        <vt:i4>263</vt:i4>
      </vt:variant>
      <vt:variant>
        <vt:i4>0</vt:i4>
      </vt:variant>
      <vt:variant>
        <vt:i4>5</vt:i4>
      </vt:variant>
      <vt:variant>
        <vt:lpwstr/>
      </vt:variant>
      <vt:variant>
        <vt:lpwstr>_Toc162965063</vt:lpwstr>
      </vt:variant>
      <vt:variant>
        <vt:i4>1769525</vt:i4>
      </vt:variant>
      <vt:variant>
        <vt:i4>257</vt:i4>
      </vt:variant>
      <vt:variant>
        <vt:i4>0</vt:i4>
      </vt:variant>
      <vt:variant>
        <vt:i4>5</vt:i4>
      </vt:variant>
      <vt:variant>
        <vt:lpwstr/>
      </vt:variant>
      <vt:variant>
        <vt:lpwstr>_Toc162965062</vt:lpwstr>
      </vt:variant>
      <vt:variant>
        <vt:i4>1769525</vt:i4>
      </vt:variant>
      <vt:variant>
        <vt:i4>251</vt:i4>
      </vt:variant>
      <vt:variant>
        <vt:i4>0</vt:i4>
      </vt:variant>
      <vt:variant>
        <vt:i4>5</vt:i4>
      </vt:variant>
      <vt:variant>
        <vt:lpwstr/>
      </vt:variant>
      <vt:variant>
        <vt:lpwstr>_Toc162965061</vt:lpwstr>
      </vt:variant>
      <vt:variant>
        <vt:i4>1769525</vt:i4>
      </vt:variant>
      <vt:variant>
        <vt:i4>245</vt:i4>
      </vt:variant>
      <vt:variant>
        <vt:i4>0</vt:i4>
      </vt:variant>
      <vt:variant>
        <vt:i4>5</vt:i4>
      </vt:variant>
      <vt:variant>
        <vt:lpwstr/>
      </vt:variant>
      <vt:variant>
        <vt:lpwstr>_Toc162965060</vt:lpwstr>
      </vt:variant>
      <vt:variant>
        <vt:i4>1572917</vt:i4>
      </vt:variant>
      <vt:variant>
        <vt:i4>239</vt:i4>
      </vt:variant>
      <vt:variant>
        <vt:i4>0</vt:i4>
      </vt:variant>
      <vt:variant>
        <vt:i4>5</vt:i4>
      </vt:variant>
      <vt:variant>
        <vt:lpwstr/>
      </vt:variant>
      <vt:variant>
        <vt:lpwstr>_Toc162965059</vt:lpwstr>
      </vt:variant>
      <vt:variant>
        <vt:i4>1572917</vt:i4>
      </vt:variant>
      <vt:variant>
        <vt:i4>233</vt:i4>
      </vt:variant>
      <vt:variant>
        <vt:i4>0</vt:i4>
      </vt:variant>
      <vt:variant>
        <vt:i4>5</vt:i4>
      </vt:variant>
      <vt:variant>
        <vt:lpwstr/>
      </vt:variant>
      <vt:variant>
        <vt:lpwstr>_Toc162965058</vt:lpwstr>
      </vt:variant>
      <vt:variant>
        <vt:i4>1572917</vt:i4>
      </vt:variant>
      <vt:variant>
        <vt:i4>227</vt:i4>
      </vt:variant>
      <vt:variant>
        <vt:i4>0</vt:i4>
      </vt:variant>
      <vt:variant>
        <vt:i4>5</vt:i4>
      </vt:variant>
      <vt:variant>
        <vt:lpwstr/>
      </vt:variant>
      <vt:variant>
        <vt:lpwstr>_Toc162965057</vt:lpwstr>
      </vt:variant>
      <vt:variant>
        <vt:i4>1572917</vt:i4>
      </vt:variant>
      <vt:variant>
        <vt:i4>221</vt:i4>
      </vt:variant>
      <vt:variant>
        <vt:i4>0</vt:i4>
      </vt:variant>
      <vt:variant>
        <vt:i4>5</vt:i4>
      </vt:variant>
      <vt:variant>
        <vt:lpwstr/>
      </vt:variant>
      <vt:variant>
        <vt:lpwstr>_Toc162965056</vt:lpwstr>
      </vt:variant>
      <vt:variant>
        <vt:i4>1572917</vt:i4>
      </vt:variant>
      <vt:variant>
        <vt:i4>215</vt:i4>
      </vt:variant>
      <vt:variant>
        <vt:i4>0</vt:i4>
      </vt:variant>
      <vt:variant>
        <vt:i4>5</vt:i4>
      </vt:variant>
      <vt:variant>
        <vt:lpwstr/>
      </vt:variant>
      <vt:variant>
        <vt:lpwstr>_Toc162965055</vt:lpwstr>
      </vt:variant>
      <vt:variant>
        <vt:i4>1572917</vt:i4>
      </vt:variant>
      <vt:variant>
        <vt:i4>209</vt:i4>
      </vt:variant>
      <vt:variant>
        <vt:i4>0</vt:i4>
      </vt:variant>
      <vt:variant>
        <vt:i4>5</vt:i4>
      </vt:variant>
      <vt:variant>
        <vt:lpwstr/>
      </vt:variant>
      <vt:variant>
        <vt:lpwstr>_Toc162965054</vt:lpwstr>
      </vt:variant>
      <vt:variant>
        <vt:i4>1572917</vt:i4>
      </vt:variant>
      <vt:variant>
        <vt:i4>203</vt:i4>
      </vt:variant>
      <vt:variant>
        <vt:i4>0</vt:i4>
      </vt:variant>
      <vt:variant>
        <vt:i4>5</vt:i4>
      </vt:variant>
      <vt:variant>
        <vt:lpwstr/>
      </vt:variant>
      <vt:variant>
        <vt:lpwstr>_Toc162965053</vt:lpwstr>
      </vt:variant>
      <vt:variant>
        <vt:i4>1572917</vt:i4>
      </vt:variant>
      <vt:variant>
        <vt:i4>197</vt:i4>
      </vt:variant>
      <vt:variant>
        <vt:i4>0</vt:i4>
      </vt:variant>
      <vt:variant>
        <vt:i4>5</vt:i4>
      </vt:variant>
      <vt:variant>
        <vt:lpwstr/>
      </vt:variant>
      <vt:variant>
        <vt:lpwstr>_Toc162965052</vt:lpwstr>
      </vt:variant>
      <vt:variant>
        <vt:i4>1572917</vt:i4>
      </vt:variant>
      <vt:variant>
        <vt:i4>191</vt:i4>
      </vt:variant>
      <vt:variant>
        <vt:i4>0</vt:i4>
      </vt:variant>
      <vt:variant>
        <vt:i4>5</vt:i4>
      </vt:variant>
      <vt:variant>
        <vt:lpwstr/>
      </vt:variant>
      <vt:variant>
        <vt:lpwstr>_Toc162965051</vt:lpwstr>
      </vt:variant>
      <vt:variant>
        <vt:i4>1572917</vt:i4>
      </vt:variant>
      <vt:variant>
        <vt:i4>185</vt:i4>
      </vt:variant>
      <vt:variant>
        <vt:i4>0</vt:i4>
      </vt:variant>
      <vt:variant>
        <vt:i4>5</vt:i4>
      </vt:variant>
      <vt:variant>
        <vt:lpwstr/>
      </vt:variant>
      <vt:variant>
        <vt:lpwstr>_Toc162965050</vt:lpwstr>
      </vt:variant>
      <vt:variant>
        <vt:i4>1638453</vt:i4>
      </vt:variant>
      <vt:variant>
        <vt:i4>179</vt:i4>
      </vt:variant>
      <vt:variant>
        <vt:i4>0</vt:i4>
      </vt:variant>
      <vt:variant>
        <vt:i4>5</vt:i4>
      </vt:variant>
      <vt:variant>
        <vt:lpwstr/>
      </vt:variant>
      <vt:variant>
        <vt:lpwstr>_Toc162965049</vt:lpwstr>
      </vt:variant>
      <vt:variant>
        <vt:i4>1638453</vt:i4>
      </vt:variant>
      <vt:variant>
        <vt:i4>173</vt:i4>
      </vt:variant>
      <vt:variant>
        <vt:i4>0</vt:i4>
      </vt:variant>
      <vt:variant>
        <vt:i4>5</vt:i4>
      </vt:variant>
      <vt:variant>
        <vt:lpwstr/>
      </vt:variant>
      <vt:variant>
        <vt:lpwstr>_Toc162965048</vt:lpwstr>
      </vt:variant>
      <vt:variant>
        <vt:i4>1638453</vt:i4>
      </vt:variant>
      <vt:variant>
        <vt:i4>167</vt:i4>
      </vt:variant>
      <vt:variant>
        <vt:i4>0</vt:i4>
      </vt:variant>
      <vt:variant>
        <vt:i4>5</vt:i4>
      </vt:variant>
      <vt:variant>
        <vt:lpwstr/>
      </vt:variant>
      <vt:variant>
        <vt:lpwstr>_Toc162965047</vt:lpwstr>
      </vt:variant>
      <vt:variant>
        <vt:i4>1638453</vt:i4>
      </vt:variant>
      <vt:variant>
        <vt:i4>161</vt:i4>
      </vt:variant>
      <vt:variant>
        <vt:i4>0</vt:i4>
      </vt:variant>
      <vt:variant>
        <vt:i4>5</vt:i4>
      </vt:variant>
      <vt:variant>
        <vt:lpwstr/>
      </vt:variant>
      <vt:variant>
        <vt:lpwstr>_Toc162965046</vt:lpwstr>
      </vt:variant>
      <vt:variant>
        <vt:i4>1638453</vt:i4>
      </vt:variant>
      <vt:variant>
        <vt:i4>155</vt:i4>
      </vt:variant>
      <vt:variant>
        <vt:i4>0</vt:i4>
      </vt:variant>
      <vt:variant>
        <vt:i4>5</vt:i4>
      </vt:variant>
      <vt:variant>
        <vt:lpwstr/>
      </vt:variant>
      <vt:variant>
        <vt:lpwstr>_Toc162965045</vt:lpwstr>
      </vt:variant>
      <vt:variant>
        <vt:i4>1638453</vt:i4>
      </vt:variant>
      <vt:variant>
        <vt:i4>149</vt:i4>
      </vt:variant>
      <vt:variant>
        <vt:i4>0</vt:i4>
      </vt:variant>
      <vt:variant>
        <vt:i4>5</vt:i4>
      </vt:variant>
      <vt:variant>
        <vt:lpwstr/>
      </vt:variant>
      <vt:variant>
        <vt:lpwstr>_Toc162965044</vt:lpwstr>
      </vt:variant>
      <vt:variant>
        <vt:i4>1638453</vt:i4>
      </vt:variant>
      <vt:variant>
        <vt:i4>143</vt:i4>
      </vt:variant>
      <vt:variant>
        <vt:i4>0</vt:i4>
      </vt:variant>
      <vt:variant>
        <vt:i4>5</vt:i4>
      </vt:variant>
      <vt:variant>
        <vt:lpwstr/>
      </vt:variant>
      <vt:variant>
        <vt:lpwstr>_Toc162965043</vt:lpwstr>
      </vt:variant>
      <vt:variant>
        <vt:i4>1638453</vt:i4>
      </vt:variant>
      <vt:variant>
        <vt:i4>137</vt:i4>
      </vt:variant>
      <vt:variant>
        <vt:i4>0</vt:i4>
      </vt:variant>
      <vt:variant>
        <vt:i4>5</vt:i4>
      </vt:variant>
      <vt:variant>
        <vt:lpwstr/>
      </vt:variant>
      <vt:variant>
        <vt:lpwstr>_Toc162965042</vt:lpwstr>
      </vt:variant>
      <vt:variant>
        <vt:i4>1638453</vt:i4>
      </vt:variant>
      <vt:variant>
        <vt:i4>131</vt:i4>
      </vt:variant>
      <vt:variant>
        <vt:i4>0</vt:i4>
      </vt:variant>
      <vt:variant>
        <vt:i4>5</vt:i4>
      </vt:variant>
      <vt:variant>
        <vt:lpwstr/>
      </vt:variant>
      <vt:variant>
        <vt:lpwstr>_Toc162965041</vt:lpwstr>
      </vt:variant>
      <vt:variant>
        <vt:i4>1638453</vt:i4>
      </vt:variant>
      <vt:variant>
        <vt:i4>125</vt:i4>
      </vt:variant>
      <vt:variant>
        <vt:i4>0</vt:i4>
      </vt:variant>
      <vt:variant>
        <vt:i4>5</vt:i4>
      </vt:variant>
      <vt:variant>
        <vt:lpwstr/>
      </vt:variant>
      <vt:variant>
        <vt:lpwstr>_Toc162965040</vt:lpwstr>
      </vt:variant>
      <vt:variant>
        <vt:i4>1966133</vt:i4>
      </vt:variant>
      <vt:variant>
        <vt:i4>119</vt:i4>
      </vt:variant>
      <vt:variant>
        <vt:i4>0</vt:i4>
      </vt:variant>
      <vt:variant>
        <vt:i4>5</vt:i4>
      </vt:variant>
      <vt:variant>
        <vt:lpwstr/>
      </vt:variant>
      <vt:variant>
        <vt:lpwstr>_Toc162965039</vt:lpwstr>
      </vt:variant>
      <vt:variant>
        <vt:i4>1966133</vt:i4>
      </vt:variant>
      <vt:variant>
        <vt:i4>113</vt:i4>
      </vt:variant>
      <vt:variant>
        <vt:i4>0</vt:i4>
      </vt:variant>
      <vt:variant>
        <vt:i4>5</vt:i4>
      </vt:variant>
      <vt:variant>
        <vt:lpwstr/>
      </vt:variant>
      <vt:variant>
        <vt:lpwstr>_Toc162965038</vt:lpwstr>
      </vt:variant>
      <vt:variant>
        <vt:i4>1966133</vt:i4>
      </vt:variant>
      <vt:variant>
        <vt:i4>107</vt:i4>
      </vt:variant>
      <vt:variant>
        <vt:i4>0</vt:i4>
      </vt:variant>
      <vt:variant>
        <vt:i4>5</vt:i4>
      </vt:variant>
      <vt:variant>
        <vt:lpwstr/>
      </vt:variant>
      <vt:variant>
        <vt:lpwstr>_Toc162965037</vt:lpwstr>
      </vt:variant>
      <vt:variant>
        <vt:i4>1966133</vt:i4>
      </vt:variant>
      <vt:variant>
        <vt:i4>101</vt:i4>
      </vt:variant>
      <vt:variant>
        <vt:i4>0</vt:i4>
      </vt:variant>
      <vt:variant>
        <vt:i4>5</vt:i4>
      </vt:variant>
      <vt:variant>
        <vt:lpwstr/>
      </vt:variant>
      <vt:variant>
        <vt:lpwstr>_Toc162965036</vt:lpwstr>
      </vt:variant>
      <vt:variant>
        <vt:i4>1966133</vt:i4>
      </vt:variant>
      <vt:variant>
        <vt:i4>95</vt:i4>
      </vt:variant>
      <vt:variant>
        <vt:i4>0</vt:i4>
      </vt:variant>
      <vt:variant>
        <vt:i4>5</vt:i4>
      </vt:variant>
      <vt:variant>
        <vt:lpwstr/>
      </vt:variant>
      <vt:variant>
        <vt:lpwstr>_Toc162965035</vt:lpwstr>
      </vt:variant>
      <vt:variant>
        <vt:i4>1966133</vt:i4>
      </vt:variant>
      <vt:variant>
        <vt:i4>89</vt:i4>
      </vt:variant>
      <vt:variant>
        <vt:i4>0</vt:i4>
      </vt:variant>
      <vt:variant>
        <vt:i4>5</vt:i4>
      </vt:variant>
      <vt:variant>
        <vt:lpwstr/>
      </vt:variant>
      <vt:variant>
        <vt:lpwstr>_Toc162965034</vt:lpwstr>
      </vt:variant>
      <vt:variant>
        <vt:i4>1966133</vt:i4>
      </vt:variant>
      <vt:variant>
        <vt:i4>83</vt:i4>
      </vt:variant>
      <vt:variant>
        <vt:i4>0</vt:i4>
      </vt:variant>
      <vt:variant>
        <vt:i4>5</vt:i4>
      </vt:variant>
      <vt:variant>
        <vt:lpwstr/>
      </vt:variant>
      <vt:variant>
        <vt:lpwstr>_Toc162965033</vt:lpwstr>
      </vt:variant>
      <vt:variant>
        <vt:i4>1966133</vt:i4>
      </vt:variant>
      <vt:variant>
        <vt:i4>77</vt:i4>
      </vt:variant>
      <vt:variant>
        <vt:i4>0</vt:i4>
      </vt:variant>
      <vt:variant>
        <vt:i4>5</vt:i4>
      </vt:variant>
      <vt:variant>
        <vt:lpwstr/>
      </vt:variant>
      <vt:variant>
        <vt:lpwstr>_Toc162965032</vt:lpwstr>
      </vt:variant>
      <vt:variant>
        <vt:i4>1966133</vt:i4>
      </vt:variant>
      <vt:variant>
        <vt:i4>71</vt:i4>
      </vt:variant>
      <vt:variant>
        <vt:i4>0</vt:i4>
      </vt:variant>
      <vt:variant>
        <vt:i4>5</vt:i4>
      </vt:variant>
      <vt:variant>
        <vt:lpwstr/>
      </vt:variant>
      <vt:variant>
        <vt:lpwstr>_Toc162965031</vt:lpwstr>
      </vt:variant>
      <vt:variant>
        <vt:i4>1966133</vt:i4>
      </vt:variant>
      <vt:variant>
        <vt:i4>65</vt:i4>
      </vt:variant>
      <vt:variant>
        <vt:i4>0</vt:i4>
      </vt:variant>
      <vt:variant>
        <vt:i4>5</vt:i4>
      </vt:variant>
      <vt:variant>
        <vt:lpwstr/>
      </vt:variant>
      <vt:variant>
        <vt:lpwstr>_Toc162965030</vt:lpwstr>
      </vt:variant>
      <vt:variant>
        <vt:i4>2031669</vt:i4>
      </vt:variant>
      <vt:variant>
        <vt:i4>59</vt:i4>
      </vt:variant>
      <vt:variant>
        <vt:i4>0</vt:i4>
      </vt:variant>
      <vt:variant>
        <vt:i4>5</vt:i4>
      </vt:variant>
      <vt:variant>
        <vt:lpwstr/>
      </vt:variant>
      <vt:variant>
        <vt:lpwstr>_Toc162965029</vt:lpwstr>
      </vt:variant>
      <vt:variant>
        <vt:i4>2031669</vt:i4>
      </vt:variant>
      <vt:variant>
        <vt:i4>53</vt:i4>
      </vt:variant>
      <vt:variant>
        <vt:i4>0</vt:i4>
      </vt:variant>
      <vt:variant>
        <vt:i4>5</vt:i4>
      </vt:variant>
      <vt:variant>
        <vt:lpwstr/>
      </vt:variant>
      <vt:variant>
        <vt:lpwstr>_Toc162965028</vt:lpwstr>
      </vt:variant>
      <vt:variant>
        <vt:i4>2031669</vt:i4>
      </vt:variant>
      <vt:variant>
        <vt:i4>47</vt:i4>
      </vt:variant>
      <vt:variant>
        <vt:i4>0</vt:i4>
      </vt:variant>
      <vt:variant>
        <vt:i4>5</vt:i4>
      </vt:variant>
      <vt:variant>
        <vt:lpwstr/>
      </vt:variant>
      <vt:variant>
        <vt:lpwstr>_Toc162965027</vt:lpwstr>
      </vt:variant>
      <vt:variant>
        <vt:i4>2031669</vt:i4>
      </vt:variant>
      <vt:variant>
        <vt:i4>41</vt:i4>
      </vt:variant>
      <vt:variant>
        <vt:i4>0</vt:i4>
      </vt:variant>
      <vt:variant>
        <vt:i4>5</vt:i4>
      </vt:variant>
      <vt:variant>
        <vt:lpwstr/>
      </vt:variant>
      <vt:variant>
        <vt:lpwstr>_Toc162965026</vt:lpwstr>
      </vt:variant>
      <vt:variant>
        <vt:i4>983106</vt:i4>
      </vt:variant>
      <vt:variant>
        <vt:i4>36</vt:i4>
      </vt:variant>
      <vt:variant>
        <vt:i4>0</vt:i4>
      </vt:variant>
      <vt:variant>
        <vt:i4>5</vt:i4>
      </vt:variant>
      <vt:variant>
        <vt:lpwstr>https://datatracker.ietf.org/doc/html/rfc7932</vt:lpwstr>
      </vt:variant>
      <vt:variant>
        <vt:lpwstr/>
      </vt:variant>
      <vt:variant>
        <vt:i4>983106</vt:i4>
      </vt:variant>
      <vt:variant>
        <vt:i4>33</vt:i4>
      </vt:variant>
      <vt:variant>
        <vt:i4>0</vt:i4>
      </vt:variant>
      <vt:variant>
        <vt:i4>5</vt:i4>
      </vt:variant>
      <vt:variant>
        <vt:lpwstr>https://datatracker.ietf.org/doc/html/rfc1952</vt:lpwstr>
      </vt:variant>
      <vt:variant>
        <vt:lpwstr/>
      </vt:variant>
      <vt:variant>
        <vt:i4>917576</vt:i4>
      </vt:variant>
      <vt:variant>
        <vt:i4>30</vt:i4>
      </vt:variant>
      <vt:variant>
        <vt:i4>0</vt:i4>
      </vt:variant>
      <vt:variant>
        <vt:i4>5</vt:i4>
      </vt:variant>
      <vt:variant>
        <vt:lpwstr>https://datatracker.ietf.org/doc/html/rfc1341</vt:lpwstr>
      </vt:variant>
      <vt:variant>
        <vt:lpwstr/>
      </vt:variant>
      <vt:variant>
        <vt:i4>720973</vt:i4>
      </vt:variant>
      <vt:variant>
        <vt:i4>27</vt:i4>
      </vt:variant>
      <vt:variant>
        <vt:i4>0</vt:i4>
      </vt:variant>
      <vt:variant>
        <vt:i4>5</vt:i4>
      </vt:variant>
      <vt:variant>
        <vt:lpwstr>https://datatracker.ietf.org/doc/html/rfc4648</vt:lpwstr>
      </vt:variant>
      <vt:variant>
        <vt:lpwstr/>
      </vt:variant>
      <vt:variant>
        <vt:i4>8061052</vt:i4>
      </vt:variant>
      <vt:variant>
        <vt:i4>24</vt:i4>
      </vt:variant>
      <vt:variant>
        <vt:i4>0</vt:i4>
      </vt:variant>
      <vt:variant>
        <vt:i4>5</vt:i4>
      </vt:variant>
      <vt:variant>
        <vt:lpwstr>https://tools.ietf.org/html/rfc3339</vt:lpwstr>
      </vt:variant>
      <vt:variant>
        <vt:lpwstr/>
      </vt:variant>
      <vt:variant>
        <vt:i4>7077950</vt:i4>
      </vt:variant>
      <vt:variant>
        <vt:i4>21</vt:i4>
      </vt:variant>
      <vt:variant>
        <vt:i4>0</vt:i4>
      </vt:variant>
      <vt:variant>
        <vt:i4>5</vt:i4>
      </vt:variant>
      <vt:variant>
        <vt:lpwstr>http://json-schema.org/</vt:lpwstr>
      </vt:variant>
      <vt:variant>
        <vt:lpwstr/>
      </vt:variant>
      <vt:variant>
        <vt:i4>7012457</vt:i4>
      </vt:variant>
      <vt:variant>
        <vt:i4>18</vt:i4>
      </vt:variant>
      <vt:variant>
        <vt:i4>0</vt:i4>
      </vt:variant>
      <vt:variant>
        <vt:i4>5</vt:i4>
      </vt:variant>
      <vt:variant>
        <vt:lpwstr>https://docs.oasis-open.org/mqtt/mqtt/v5.0/os/mqtt-v5.0-os.html</vt:lpwstr>
      </vt:variant>
      <vt:variant>
        <vt:lpwstr/>
      </vt:variant>
      <vt:variant>
        <vt:i4>1966081</vt:i4>
      </vt:variant>
      <vt:variant>
        <vt:i4>15</vt:i4>
      </vt:variant>
      <vt:variant>
        <vt:i4>0</vt:i4>
      </vt:variant>
      <vt:variant>
        <vt:i4>5</vt:i4>
      </vt:variant>
      <vt:variant>
        <vt:lpwstr>http://docs.oasis-open.org/mqtt/mqtt/v3.1.1/mqtt-v3.1.1.html</vt:lpwstr>
      </vt:variant>
      <vt:variant>
        <vt:lpwstr/>
      </vt:variant>
      <vt:variant>
        <vt:i4>4325457</vt:i4>
      </vt:variant>
      <vt:variant>
        <vt:i4>12</vt:i4>
      </vt:variant>
      <vt:variant>
        <vt:i4>0</vt:i4>
      </vt:variant>
      <vt:variant>
        <vt:i4>5</vt:i4>
      </vt:variant>
      <vt:variant>
        <vt:lpwstr>https://www.ietf.org/rfc/rfc4627.txt</vt:lpwstr>
      </vt:variant>
      <vt:variant>
        <vt:lpwstr/>
      </vt:variant>
      <vt:variant>
        <vt:i4>6881348</vt:i4>
      </vt:variant>
      <vt:variant>
        <vt:i4>9</vt:i4>
      </vt:variant>
      <vt:variant>
        <vt:i4>0</vt:i4>
      </vt:variant>
      <vt:variant>
        <vt:i4>5</vt:i4>
      </vt:variant>
      <vt:variant>
        <vt:lpwstr>mailto:enquiries@lucidprotocol.com</vt:lpwstr>
      </vt:variant>
      <vt:variant>
        <vt:lpwstr/>
      </vt:variant>
      <vt:variant>
        <vt:i4>4653074</vt:i4>
      </vt:variant>
      <vt:variant>
        <vt:i4>6</vt:i4>
      </vt:variant>
      <vt:variant>
        <vt:i4>0</vt:i4>
      </vt:variant>
      <vt:variant>
        <vt:i4>5</vt:i4>
      </vt:variant>
      <vt:variant>
        <vt:lpwstr>http://www.lucidprotocol.com/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Lucid protocol specification v2.1</dc:title>
  <dc:subject>Protocol Specification</dc:subject>
  <dc:creator>Ron Wells</dc:creator>
  <cp:keywords/>
  <cp:lastModifiedBy>Gavin Rawson</cp:lastModifiedBy>
  <cp:revision>794</cp:revision>
  <cp:lastPrinted>2024-07-17T07:57:00Z</cp:lastPrinted>
  <dcterms:created xsi:type="dcterms:W3CDTF">2024-02-28T10:16:00Z</dcterms:created>
  <dcterms:modified xsi:type="dcterms:W3CDTF">2024-07-17T07:57:00Z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ssue">
    <vt:lpwstr>2.1</vt:lpwstr>
  </property>
  <property fmtid="{D5CDD505-2E9C-101B-9397-08002B2CF9AE}" pid="3" name="First Copyright">
    <vt:lpwstr>2016</vt:lpwstr>
  </property>
  <property fmtid="{D5CDD505-2E9C-101B-9397-08002B2CF9AE}" pid="4" name="Reference">
    <vt:lpwstr>LI xxxx</vt:lpwstr>
  </property>
  <property fmtid="{D5CDD505-2E9C-101B-9397-08002B2CF9AE}" pid="5" name="Product Name">
    <vt:lpwstr>Title</vt:lpwstr>
  </property>
  <property fmtid="{D5CDD505-2E9C-101B-9397-08002B2CF9AE}" pid="6" name="ContentTypeId">
    <vt:lpwstr>0x01010028C02D1E83E5E7418398FAD0F431E05A</vt:lpwstr>
  </property>
  <property fmtid="{D5CDD505-2E9C-101B-9397-08002B2CF9AE}" pid="7" name="GrammarlyDocumentId">
    <vt:lpwstr>56413403127002001133e978b2f2c28fd3e0d7a7bee23284d6ac99820dd3d042</vt:lpwstr>
  </property>
  <property fmtid="{D5CDD505-2E9C-101B-9397-08002B2CF9AE}" pid="8" name="MediaServiceImageTags">
    <vt:lpwstr/>
  </property>
  <property fmtid="{D5CDD505-2E9C-101B-9397-08002B2CF9AE}" pid="9" name="Issue Date">
    <vt:lpwstr>26-Jun-24</vt:lpwstr>
  </property>
  <property fmtid="{D5CDD505-2E9C-101B-9397-08002B2CF9AE}" pid="10" name="MSIP_Label_23507802-f8e4-4e38-829c-ac8ea9b241e4_Enabled">
    <vt:lpwstr>true</vt:lpwstr>
  </property>
  <property fmtid="{D5CDD505-2E9C-101B-9397-08002B2CF9AE}" pid="11" name="MSIP_Label_23507802-f8e4-4e38-829c-ac8ea9b241e4_SetDate">
    <vt:lpwstr>2024-05-17T11:03:41Z</vt:lpwstr>
  </property>
  <property fmtid="{D5CDD505-2E9C-101B-9397-08002B2CF9AE}" pid="12" name="MSIP_Label_23507802-f8e4-4e38-829c-ac8ea9b241e4_Method">
    <vt:lpwstr>Privileged</vt:lpwstr>
  </property>
  <property fmtid="{D5CDD505-2E9C-101B-9397-08002B2CF9AE}" pid="13" name="MSIP_Label_23507802-f8e4-4e38-829c-ac8ea9b241e4_Name">
    <vt:lpwstr>Public v2</vt:lpwstr>
  </property>
  <property fmtid="{D5CDD505-2E9C-101B-9397-08002B2CF9AE}" pid="14" name="MSIP_Label_23507802-f8e4-4e38-829c-ac8ea9b241e4_SiteId">
    <vt:lpwstr>6e51e1ad-c54b-4b39-b598-0ffe9ae68fef</vt:lpwstr>
  </property>
  <property fmtid="{D5CDD505-2E9C-101B-9397-08002B2CF9AE}" pid="15" name="MSIP_Label_23507802-f8e4-4e38-829c-ac8ea9b241e4_ActionId">
    <vt:lpwstr>902ddc5f-5f67-4d00-82a8-5b625f413c2b</vt:lpwstr>
  </property>
  <property fmtid="{D5CDD505-2E9C-101B-9397-08002B2CF9AE}" pid="16" name="MSIP_Label_23507802-f8e4-4e38-829c-ac8ea9b241e4_ContentBits">
    <vt:lpwstr>2</vt:lpwstr>
  </property>
</Properties>
</file>