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05EC0C3F">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B8CF8DB" w:rsidR="00B0230C" w:rsidRDefault="00C16248" w:rsidP="00824B44">
      <w:pPr>
        <w:pStyle w:val="Documentdate"/>
        <w:spacing w:before="240"/>
        <w:ind w:right="504"/>
      </w:pPr>
      <w:r>
        <w:t xml:space="preserve">Date: </w:t>
      </w:r>
      <w:fldSimple w:instr=" DOCPROPERTY  &quot;Issue Date&quot;  \* MERGEFORMAT ">
        <w:ins w:id="0" w:author="Steve Beadle" w:date="2024-10-22T09:53:00Z">
          <w:r w:rsidR="00622EF4">
            <w:t>22-Oct-24</w:t>
          </w:r>
        </w:ins>
        <w:del w:id="1" w:author="Steve Beadle" w:date="2024-10-22T09:53:00Z">
          <w:r w:rsidR="00622EF4" w:rsidDel="00622EF4">
            <w:delText>26-Jun-24</w:delText>
          </w:r>
        </w:del>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2" w:name="_Toc180483738"/>
      <w:r w:rsidRPr="00B706D4">
        <w:lastRenderedPageBreak/>
        <w:t xml:space="preserve">Disclaimer and </w:t>
      </w:r>
      <w:r w:rsidR="000A3605" w:rsidRPr="00B706D4">
        <w:t>license</w:t>
      </w:r>
      <w:r w:rsidRPr="00B706D4">
        <w:t xml:space="preserve"> agreement</w:t>
      </w:r>
      <w:bookmarkEnd w:id="2"/>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3" w:name="_Toc180483739"/>
      <w:r>
        <w:t>Co</w:t>
      </w:r>
      <w:r w:rsidRPr="00B706D4">
        <w:t>p</w:t>
      </w:r>
      <w:r>
        <w:t>yright</w:t>
      </w:r>
      <w:bookmarkEnd w:id="3"/>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4" w:name="_Toc180483740"/>
      <w:r w:rsidRPr="00392D81">
        <w:lastRenderedPageBreak/>
        <w:t>Conta</w:t>
      </w:r>
      <w:r w:rsidR="00004108" w:rsidRPr="00392D81">
        <w:t xml:space="preserve">ct </w:t>
      </w:r>
      <w:r w:rsidR="00004108" w:rsidRPr="00AF4EAB">
        <w:t>address</w:t>
      </w:r>
      <w:bookmarkEnd w:id="4"/>
    </w:p>
    <w:p w14:paraId="26E4BF0D" w14:textId="5E90484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00B95937">
          <w:rPr>
            <w:rFonts w:eastAsia="Calibri" w:cs="Arial"/>
            <w:color w:val="0000FF"/>
            <w:kern w:val="2"/>
            <w:u w:val="single"/>
            <w:lang w:eastAsia="en-US"/>
            <w14:ligatures w14:val="standardContextual"/>
          </w:rPr>
          <w:t>http://www.lucidprotocol.org/</w:t>
        </w:r>
      </w:hyperlink>
      <w:r w:rsidRPr="00DE16DD">
        <w:rPr>
          <w:rFonts w:eastAsia="Calibri" w:cs="Arial"/>
          <w:kern w:val="2"/>
          <w:lang w:eastAsia="en-US"/>
          <w14:ligatures w14:val="standardContextual"/>
        </w:rPr>
        <w:t xml:space="preserve"> </w:t>
      </w:r>
    </w:p>
    <w:p w14:paraId="30820E98" w14:textId="228D5D5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00B95937">
          <w:rPr>
            <w:rFonts w:eastAsia="Calibri" w:cs="Arial"/>
            <w:color w:val="0000FF"/>
            <w:kern w:val="2"/>
            <w:u w:val="single"/>
            <w:lang w:eastAsia="en-US"/>
            <w14:ligatures w14:val="standardContextual"/>
          </w:rPr>
          <w:t>enquiries@lucidprotocol.org</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5" w:name="_Toc180483741"/>
      <w:r w:rsidRPr="00E15C9D">
        <w:t>Notices</w:t>
      </w:r>
      <w:bookmarkEnd w:id="5"/>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6" w:name="_Toc180483742"/>
      <w:r>
        <w:t>Conventions</w:t>
      </w:r>
      <w:bookmarkEnd w:id="6"/>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7" w:name="_Toc180483743"/>
      <w:r w:rsidRPr="00E20E84">
        <w:t>Glossary of terms</w:t>
      </w:r>
      <w:bookmarkEnd w:id="7"/>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8" w:name="_Toc180483744"/>
      <w:r>
        <w:t>References</w:t>
      </w:r>
      <w:bookmarkEnd w:id="8"/>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9" w:name="JSON"/>
            <w:r w:rsidRPr="004172D7">
              <w:rPr>
                <w:rFonts w:eastAsia="DengXian" w:cs="Arial"/>
                <w:lang w:val="fr-FR" w:eastAsia="en-US"/>
              </w:rPr>
              <w:t>[JSON]</w:t>
            </w:r>
            <w:bookmarkEnd w:id="9"/>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10" w:name="MQTT"/>
            <w:r w:rsidRPr="004172D7">
              <w:rPr>
                <w:rFonts w:eastAsia="DengXian" w:cs="Arial"/>
                <w:lang w:eastAsia="en-US"/>
              </w:rPr>
              <w:t>[MQTT]</w:t>
            </w:r>
            <w:bookmarkEnd w:id="10"/>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11" w:name="JSONSchema"/>
            <w:r w:rsidRPr="004172D7">
              <w:rPr>
                <w:rFonts w:eastAsia="DengXian" w:cs="Arial"/>
                <w:lang w:eastAsia="en-US"/>
              </w:rPr>
              <w:t>[JSONSchema]</w:t>
            </w:r>
            <w:bookmarkEnd w:id="11"/>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2" w:name="Timestamps"/>
            <w:r w:rsidRPr="004172D7">
              <w:rPr>
                <w:rFonts w:eastAsia="DengXian" w:cs="Arial"/>
                <w:lang w:eastAsia="en-US"/>
              </w:rPr>
              <w:t>[Timestamps]</w:t>
            </w:r>
            <w:bookmarkEnd w:id="12"/>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3" w:name="BASE64"/>
            <w:r w:rsidRPr="004172D7">
              <w:rPr>
                <w:rFonts w:eastAsia="DengXian" w:cs="Arial"/>
                <w:lang w:eastAsia="en-US"/>
              </w:rPr>
              <w:t>[BASE64]</w:t>
            </w:r>
            <w:bookmarkEnd w:id="13"/>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4" w:name="MIME"/>
            <w:r w:rsidRPr="004172D7">
              <w:rPr>
                <w:rFonts w:eastAsia="DengXian" w:cs="Arial"/>
                <w:lang w:eastAsia="en-US"/>
              </w:rPr>
              <w:t>[MIME]</w:t>
            </w:r>
            <w:bookmarkEnd w:id="14"/>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EB3CEC">
            <w:pPr>
              <w:pStyle w:val="TableText"/>
              <w:jc w:val="lef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000000" w:rsidP="00EB3CEC">
            <w:pPr>
              <w:pStyle w:val="TableText"/>
              <w:jc w:val="lef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5" w:name="_Toc195946169"/>
      <w:bookmarkStart w:id="16" w:name="_Toc195946221"/>
      <w:r w:rsidR="006952F5" w:rsidRPr="00BA7567">
        <w:lastRenderedPageBreak/>
        <w:t xml:space="preserve">Table of </w:t>
      </w:r>
      <w:r w:rsidR="009B7F37" w:rsidRPr="00BA7567">
        <w:t>c</w:t>
      </w:r>
      <w:r w:rsidR="006952F5" w:rsidRPr="00BA7567">
        <w:t>ontents</w:t>
      </w:r>
      <w:bookmarkStart w:id="17" w:name="_Toc195946170"/>
      <w:bookmarkStart w:id="18" w:name="_Toc195946222"/>
      <w:bookmarkEnd w:id="15"/>
      <w:bookmarkEnd w:id="16"/>
    </w:p>
    <w:p w14:paraId="238C8307" w14:textId="35FF1F0F" w:rsidR="00A331DC" w:rsidRDefault="00FF421A">
      <w:pPr>
        <w:pStyle w:val="TOC1"/>
        <w:rPr>
          <w:ins w:id="19" w:author="Steve Beadle" w:date="2024-10-22T10:02:00Z"/>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ins w:id="20" w:author="Steve Beadle" w:date="2024-10-22T10:02:00Z">
        <w:r w:rsidR="00A331DC" w:rsidRPr="00D91247">
          <w:rPr>
            <w:rStyle w:val="Hyperlink"/>
          </w:rPr>
          <w:fldChar w:fldCharType="begin"/>
        </w:r>
        <w:r w:rsidR="00A331DC" w:rsidRPr="00D91247">
          <w:rPr>
            <w:rStyle w:val="Hyperlink"/>
          </w:rPr>
          <w:instrText xml:space="preserve"> </w:instrText>
        </w:r>
        <w:r w:rsidR="00A331DC">
          <w:instrText>HYPERLINK \l "_Toc180483738"</w:instrText>
        </w:r>
        <w:r w:rsidR="00A331DC" w:rsidRPr="00D91247">
          <w:rPr>
            <w:rStyle w:val="Hyperlink"/>
          </w:rPr>
          <w:instrText xml:space="preserve"> </w:instrText>
        </w:r>
        <w:r w:rsidR="00A331DC" w:rsidRPr="00D91247">
          <w:rPr>
            <w:rStyle w:val="Hyperlink"/>
          </w:rPr>
        </w:r>
        <w:r w:rsidR="00A331DC" w:rsidRPr="00D91247">
          <w:rPr>
            <w:rStyle w:val="Hyperlink"/>
          </w:rPr>
          <w:fldChar w:fldCharType="separate"/>
        </w:r>
        <w:r w:rsidR="00A331DC" w:rsidRPr="00D91247">
          <w:rPr>
            <w:rStyle w:val="Hyperlink"/>
          </w:rPr>
          <w:t>Disclaimer and license agreement</w:t>
        </w:r>
        <w:r w:rsidR="00A331DC">
          <w:rPr>
            <w:webHidden/>
          </w:rPr>
          <w:tab/>
        </w:r>
        <w:r w:rsidR="00A331DC">
          <w:rPr>
            <w:webHidden/>
          </w:rPr>
          <w:fldChar w:fldCharType="begin"/>
        </w:r>
        <w:r w:rsidR="00A331DC">
          <w:rPr>
            <w:webHidden/>
          </w:rPr>
          <w:instrText xml:space="preserve"> PAGEREF _Toc180483738 \h </w:instrText>
        </w:r>
        <w:r w:rsidR="00A331DC">
          <w:rPr>
            <w:webHidden/>
          </w:rPr>
        </w:r>
      </w:ins>
      <w:r w:rsidR="00A331DC">
        <w:rPr>
          <w:webHidden/>
        </w:rPr>
        <w:fldChar w:fldCharType="separate"/>
      </w:r>
      <w:ins w:id="21" w:author="Steve Beadle" w:date="2024-10-22T10:06:00Z">
        <w:r w:rsidR="00A331DC">
          <w:rPr>
            <w:webHidden/>
          </w:rPr>
          <w:t>2</w:t>
        </w:r>
      </w:ins>
      <w:ins w:id="22" w:author="Steve Beadle" w:date="2024-10-22T10:02:00Z">
        <w:r w:rsidR="00A331DC">
          <w:rPr>
            <w:webHidden/>
          </w:rPr>
          <w:fldChar w:fldCharType="end"/>
        </w:r>
        <w:r w:rsidR="00A331DC" w:rsidRPr="00D91247">
          <w:rPr>
            <w:rStyle w:val="Hyperlink"/>
          </w:rPr>
          <w:fldChar w:fldCharType="end"/>
        </w:r>
      </w:ins>
    </w:p>
    <w:p w14:paraId="608B5E0F" w14:textId="0096F23C" w:rsidR="00A331DC" w:rsidRDefault="00A331DC">
      <w:pPr>
        <w:pStyle w:val="TOC1"/>
        <w:rPr>
          <w:ins w:id="23" w:author="Steve Beadle" w:date="2024-10-22T10:02:00Z"/>
          <w:rFonts w:asciiTheme="minorHAnsi" w:eastAsiaTheme="minorEastAsia" w:hAnsiTheme="minorHAnsi" w:cstheme="minorBidi"/>
          <w:bCs w:val="0"/>
          <w:kern w:val="2"/>
          <w:sz w:val="22"/>
          <w:szCs w:val="22"/>
          <w14:ligatures w14:val="standardContextual"/>
        </w:rPr>
      </w:pPr>
      <w:ins w:id="24" w:author="Steve Beadle" w:date="2024-10-22T10:02:00Z">
        <w:r w:rsidRPr="00D91247">
          <w:rPr>
            <w:rStyle w:val="Hyperlink"/>
          </w:rPr>
          <w:fldChar w:fldCharType="begin"/>
        </w:r>
        <w:r w:rsidRPr="00D91247">
          <w:rPr>
            <w:rStyle w:val="Hyperlink"/>
          </w:rPr>
          <w:instrText xml:space="preserve"> </w:instrText>
        </w:r>
        <w:r>
          <w:instrText>HYPERLINK \l "_Toc180483739"</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Copyright</w:t>
        </w:r>
        <w:r>
          <w:rPr>
            <w:webHidden/>
          </w:rPr>
          <w:tab/>
        </w:r>
        <w:r>
          <w:rPr>
            <w:webHidden/>
          </w:rPr>
          <w:fldChar w:fldCharType="begin"/>
        </w:r>
        <w:r>
          <w:rPr>
            <w:webHidden/>
          </w:rPr>
          <w:instrText xml:space="preserve"> PAGEREF _Toc180483739 \h </w:instrText>
        </w:r>
        <w:r>
          <w:rPr>
            <w:webHidden/>
          </w:rPr>
        </w:r>
      </w:ins>
      <w:r>
        <w:rPr>
          <w:webHidden/>
        </w:rPr>
        <w:fldChar w:fldCharType="separate"/>
      </w:r>
      <w:ins w:id="25" w:author="Steve Beadle" w:date="2024-10-22T10:06:00Z">
        <w:r>
          <w:rPr>
            <w:webHidden/>
          </w:rPr>
          <w:t>2</w:t>
        </w:r>
      </w:ins>
      <w:ins w:id="26" w:author="Steve Beadle" w:date="2024-10-22T10:02:00Z">
        <w:r>
          <w:rPr>
            <w:webHidden/>
          </w:rPr>
          <w:fldChar w:fldCharType="end"/>
        </w:r>
        <w:r w:rsidRPr="00D91247">
          <w:rPr>
            <w:rStyle w:val="Hyperlink"/>
          </w:rPr>
          <w:fldChar w:fldCharType="end"/>
        </w:r>
      </w:ins>
    </w:p>
    <w:p w14:paraId="5DA46055" w14:textId="219A4504" w:rsidR="00A331DC" w:rsidRDefault="00A331DC">
      <w:pPr>
        <w:pStyle w:val="TOC1"/>
        <w:rPr>
          <w:ins w:id="27" w:author="Steve Beadle" w:date="2024-10-22T10:02:00Z"/>
          <w:rFonts w:asciiTheme="minorHAnsi" w:eastAsiaTheme="minorEastAsia" w:hAnsiTheme="minorHAnsi" w:cstheme="minorBidi"/>
          <w:bCs w:val="0"/>
          <w:kern w:val="2"/>
          <w:sz w:val="22"/>
          <w:szCs w:val="22"/>
          <w14:ligatures w14:val="standardContextual"/>
        </w:rPr>
      </w:pPr>
      <w:ins w:id="28" w:author="Steve Beadle" w:date="2024-10-22T10:02:00Z">
        <w:r w:rsidRPr="00D91247">
          <w:rPr>
            <w:rStyle w:val="Hyperlink"/>
          </w:rPr>
          <w:fldChar w:fldCharType="begin"/>
        </w:r>
        <w:r w:rsidRPr="00D91247">
          <w:rPr>
            <w:rStyle w:val="Hyperlink"/>
          </w:rPr>
          <w:instrText xml:space="preserve"> </w:instrText>
        </w:r>
        <w:r>
          <w:instrText>HYPERLINK \l "_Toc180483740"</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Contact address</w:t>
        </w:r>
        <w:r>
          <w:rPr>
            <w:webHidden/>
          </w:rPr>
          <w:tab/>
        </w:r>
        <w:r>
          <w:rPr>
            <w:webHidden/>
          </w:rPr>
          <w:fldChar w:fldCharType="begin"/>
        </w:r>
        <w:r>
          <w:rPr>
            <w:webHidden/>
          </w:rPr>
          <w:instrText xml:space="preserve"> PAGEREF _Toc180483740 \h </w:instrText>
        </w:r>
        <w:r>
          <w:rPr>
            <w:webHidden/>
          </w:rPr>
        </w:r>
      </w:ins>
      <w:r>
        <w:rPr>
          <w:webHidden/>
        </w:rPr>
        <w:fldChar w:fldCharType="separate"/>
      </w:r>
      <w:ins w:id="29" w:author="Steve Beadle" w:date="2024-10-22T10:06:00Z">
        <w:r>
          <w:rPr>
            <w:webHidden/>
          </w:rPr>
          <w:t>3</w:t>
        </w:r>
      </w:ins>
      <w:ins w:id="30" w:author="Steve Beadle" w:date="2024-10-22T10:02:00Z">
        <w:r>
          <w:rPr>
            <w:webHidden/>
          </w:rPr>
          <w:fldChar w:fldCharType="end"/>
        </w:r>
        <w:r w:rsidRPr="00D91247">
          <w:rPr>
            <w:rStyle w:val="Hyperlink"/>
          </w:rPr>
          <w:fldChar w:fldCharType="end"/>
        </w:r>
      </w:ins>
    </w:p>
    <w:p w14:paraId="06107287" w14:textId="2CF08785" w:rsidR="00A331DC" w:rsidRDefault="00A331DC">
      <w:pPr>
        <w:pStyle w:val="TOC1"/>
        <w:rPr>
          <w:ins w:id="31" w:author="Steve Beadle" w:date="2024-10-22T10:02:00Z"/>
          <w:rFonts w:asciiTheme="minorHAnsi" w:eastAsiaTheme="minorEastAsia" w:hAnsiTheme="minorHAnsi" w:cstheme="minorBidi"/>
          <w:bCs w:val="0"/>
          <w:kern w:val="2"/>
          <w:sz w:val="22"/>
          <w:szCs w:val="22"/>
          <w14:ligatures w14:val="standardContextual"/>
        </w:rPr>
      </w:pPr>
      <w:ins w:id="32" w:author="Steve Beadle" w:date="2024-10-22T10:02:00Z">
        <w:r w:rsidRPr="00D91247">
          <w:rPr>
            <w:rStyle w:val="Hyperlink"/>
          </w:rPr>
          <w:fldChar w:fldCharType="begin"/>
        </w:r>
        <w:r w:rsidRPr="00D91247">
          <w:rPr>
            <w:rStyle w:val="Hyperlink"/>
          </w:rPr>
          <w:instrText xml:space="preserve"> </w:instrText>
        </w:r>
        <w:r>
          <w:instrText>HYPERLINK \l "_Toc180483741"</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Notices</w:t>
        </w:r>
        <w:r>
          <w:rPr>
            <w:webHidden/>
          </w:rPr>
          <w:tab/>
        </w:r>
        <w:r>
          <w:rPr>
            <w:webHidden/>
          </w:rPr>
          <w:fldChar w:fldCharType="begin"/>
        </w:r>
        <w:r>
          <w:rPr>
            <w:webHidden/>
          </w:rPr>
          <w:instrText xml:space="preserve"> PAGEREF _Toc180483741 \h </w:instrText>
        </w:r>
        <w:r>
          <w:rPr>
            <w:webHidden/>
          </w:rPr>
        </w:r>
      </w:ins>
      <w:r>
        <w:rPr>
          <w:webHidden/>
        </w:rPr>
        <w:fldChar w:fldCharType="separate"/>
      </w:r>
      <w:ins w:id="33" w:author="Steve Beadle" w:date="2024-10-22T10:06:00Z">
        <w:r>
          <w:rPr>
            <w:webHidden/>
          </w:rPr>
          <w:t>3</w:t>
        </w:r>
      </w:ins>
      <w:ins w:id="34" w:author="Steve Beadle" w:date="2024-10-22T10:02:00Z">
        <w:r>
          <w:rPr>
            <w:webHidden/>
          </w:rPr>
          <w:fldChar w:fldCharType="end"/>
        </w:r>
        <w:r w:rsidRPr="00D91247">
          <w:rPr>
            <w:rStyle w:val="Hyperlink"/>
          </w:rPr>
          <w:fldChar w:fldCharType="end"/>
        </w:r>
      </w:ins>
    </w:p>
    <w:p w14:paraId="400649C2" w14:textId="65ACBFAE" w:rsidR="00A331DC" w:rsidRDefault="00A331DC">
      <w:pPr>
        <w:pStyle w:val="TOC1"/>
        <w:rPr>
          <w:ins w:id="35" w:author="Steve Beadle" w:date="2024-10-22T10:02:00Z"/>
          <w:rFonts w:asciiTheme="minorHAnsi" w:eastAsiaTheme="minorEastAsia" w:hAnsiTheme="minorHAnsi" w:cstheme="minorBidi"/>
          <w:bCs w:val="0"/>
          <w:kern w:val="2"/>
          <w:sz w:val="22"/>
          <w:szCs w:val="22"/>
          <w14:ligatures w14:val="standardContextual"/>
        </w:rPr>
      </w:pPr>
      <w:ins w:id="36" w:author="Steve Beadle" w:date="2024-10-22T10:02:00Z">
        <w:r w:rsidRPr="00D91247">
          <w:rPr>
            <w:rStyle w:val="Hyperlink"/>
          </w:rPr>
          <w:fldChar w:fldCharType="begin"/>
        </w:r>
        <w:r w:rsidRPr="00D91247">
          <w:rPr>
            <w:rStyle w:val="Hyperlink"/>
          </w:rPr>
          <w:instrText xml:space="preserve"> </w:instrText>
        </w:r>
        <w:r>
          <w:instrText>HYPERLINK \l "_Toc180483742"</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Conventions</w:t>
        </w:r>
        <w:r>
          <w:rPr>
            <w:webHidden/>
          </w:rPr>
          <w:tab/>
        </w:r>
        <w:r>
          <w:rPr>
            <w:webHidden/>
          </w:rPr>
          <w:fldChar w:fldCharType="begin"/>
        </w:r>
        <w:r>
          <w:rPr>
            <w:webHidden/>
          </w:rPr>
          <w:instrText xml:space="preserve"> PAGEREF _Toc180483742 \h </w:instrText>
        </w:r>
        <w:r>
          <w:rPr>
            <w:webHidden/>
          </w:rPr>
        </w:r>
      </w:ins>
      <w:r>
        <w:rPr>
          <w:webHidden/>
        </w:rPr>
        <w:fldChar w:fldCharType="separate"/>
      </w:r>
      <w:ins w:id="37" w:author="Steve Beadle" w:date="2024-10-22T10:06:00Z">
        <w:r>
          <w:rPr>
            <w:webHidden/>
          </w:rPr>
          <w:t>3</w:t>
        </w:r>
      </w:ins>
      <w:ins w:id="38" w:author="Steve Beadle" w:date="2024-10-22T10:02:00Z">
        <w:r>
          <w:rPr>
            <w:webHidden/>
          </w:rPr>
          <w:fldChar w:fldCharType="end"/>
        </w:r>
        <w:r w:rsidRPr="00D91247">
          <w:rPr>
            <w:rStyle w:val="Hyperlink"/>
          </w:rPr>
          <w:fldChar w:fldCharType="end"/>
        </w:r>
      </w:ins>
    </w:p>
    <w:p w14:paraId="4C487177" w14:textId="21898BEB" w:rsidR="00A331DC" w:rsidRDefault="00A331DC">
      <w:pPr>
        <w:pStyle w:val="TOC1"/>
        <w:rPr>
          <w:ins w:id="39" w:author="Steve Beadle" w:date="2024-10-22T10:02:00Z"/>
          <w:rFonts w:asciiTheme="minorHAnsi" w:eastAsiaTheme="minorEastAsia" w:hAnsiTheme="minorHAnsi" w:cstheme="minorBidi"/>
          <w:bCs w:val="0"/>
          <w:kern w:val="2"/>
          <w:sz w:val="22"/>
          <w:szCs w:val="22"/>
          <w14:ligatures w14:val="standardContextual"/>
        </w:rPr>
      </w:pPr>
      <w:ins w:id="40" w:author="Steve Beadle" w:date="2024-10-22T10:02:00Z">
        <w:r w:rsidRPr="00D91247">
          <w:rPr>
            <w:rStyle w:val="Hyperlink"/>
          </w:rPr>
          <w:fldChar w:fldCharType="begin"/>
        </w:r>
        <w:r w:rsidRPr="00D91247">
          <w:rPr>
            <w:rStyle w:val="Hyperlink"/>
          </w:rPr>
          <w:instrText xml:space="preserve"> </w:instrText>
        </w:r>
        <w:r>
          <w:instrText>HYPERLINK \l "_Toc180483743"</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Glossary of terms</w:t>
        </w:r>
        <w:r>
          <w:rPr>
            <w:webHidden/>
          </w:rPr>
          <w:tab/>
        </w:r>
        <w:r>
          <w:rPr>
            <w:webHidden/>
          </w:rPr>
          <w:fldChar w:fldCharType="begin"/>
        </w:r>
        <w:r>
          <w:rPr>
            <w:webHidden/>
          </w:rPr>
          <w:instrText xml:space="preserve"> PAGEREF _Toc180483743 \h </w:instrText>
        </w:r>
        <w:r>
          <w:rPr>
            <w:webHidden/>
          </w:rPr>
        </w:r>
      </w:ins>
      <w:r>
        <w:rPr>
          <w:webHidden/>
        </w:rPr>
        <w:fldChar w:fldCharType="separate"/>
      </w:r>
      <w:ins w:id="41" w:author="Steve Beadle" w:date="2024-10-22T10:06:00Z">
        <w:r>
          <w:rPr>
            <w:webHidden/>
          </w:rPr>
          <w:t>3</w:t>
        </w:r>
      </w:ins>
      <w:ins w:id="42" w:author="Steve Beadle" w:date="2024-10-22T10:02:00Z">
        <w:r>
          <w:rPr>
            <w:webHidden/>
          </w:rPr>
          <w:fldChar w:fldCharType="end"/>
        </w:r>
        <w:r w:rsidRPr="00D91247">
          <w:rPr>
            <w:rStyle w:val="Hyperlink"/>
          </w:rPr>
          <w:fldChar w:fldCharType="end"/>
        </w:r>
      </w:ins>
    </w:p>
    <w:p w14:paraId="1235C1D8" w14:textId="30080352" w:rsidR="00A331DC" w:rsidRDefault="00A331DC">
      <w:pPr>
        <w:pStyle w:val="TOC1"/>
        <w:rPr>
          <w:ins w:id="43" w:author="Steve Beadle" w:date="2024-10-22T10:02:00Z"/>
          <w:rFonts w:asciiTheme="minorHAnsi" w:eastAsiaTheme="minorEastAsia" w:hAnsiTheme="minorHAnsi" w:cstheme="minorBidi"/>
          <w:bCs w:val="0"/>
          <w:kern w:val="2"/>
          <w:sz w:val="22"/>
          <w:szCs w:val="22"/>
          <w14:ligatures w14:val="standardContextual"/>
        </w:rPr>
      </w:pPr>
      <w:ins w:id="44" w:author="Steve Beadle" w:date="2024-10-22T10:02:00Z">
        <w:r w:rsidRPr="00D91247">
          <w:rPr>
            <w:rStyle w:val="Hyperlink"/>
          </w:rPr>
          <w:fldChar w:fldCharType="begin"/>
        </w:r>
        <w:r w:rsidRPr="00D91247">
          <w:rPr>
            <w:rStyle w:val="Hyperlink"/>
          </w:rPr>
          <w:instrText xml:space="preserve"> </w:instrText>
        </w:r>
        <w:r>
          <w:instrText>HYPERLINK \l "_Toc180483744"</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References</w:t>
        </w:r>
        <w:r>
          <w:rPr>
            <w:webHidden/>
          </w:rPr>
          <w:tab/>
        </w:r>
        <w:r>
          <w:rPr>
            <w:webHidden/>
          </w:rPr>
          <w:fldChar w:fldCharType="begin"/>
        </w:r>
        <w:r>
          <w:rPr>
            <w:webHidden/>
          </w:rPr>
          <w:instrText xml:space="preserve"> PAGEREF _Toc180483744 \h </w:instrText>
        </w:r>
        <w:r>
          <w:rPr>
            <w:webHidden/>
          </w:rPr>
        </w:r>
      </w:ins>
      <w:r>
        <w:rPr>
          <w:webHidden/>
        </w:rPr>
        <w:fldChar w:fldCharType="separate"/>
      </w:r>
      <w:ins w:id="45" w:author="Steve Beadle" w:date="2024-10-22T10:06:00Z">
        <w:r>
          <w:rPr>
            <w:webHidden/>
          </w:rPr>
          <w:t>4</w:t>
        </w:r>
      </w:ins>
      <w:ins w:id="46" w:author="Steve Beadle" w:date="2024-10-22T10:02:00Z">
        <w:r>
          <w:rPr>
            <w:webHidden/>
          </w:rPr>
          <w:fldChar w:fldCharType="end"/>
        </w:r>
        <w:r w:rsidRPr="00D91247">
          <w:rPr>
            <w:rStyle w:val="Hyperlink"/>
          </w:rPr>
          <w:fldChar w:fldCharType="end"/>
        </w:r>
      </w:ins>
    </w:p>
    <w:p w14:paraId="335A2641" w14:textId="0B676AC2" w:rsidR="00A331DC" w:rsidRDefault="00A331DC">
      <w:pPr>
        <w:pStyle w:val="TOC1"/>
        <w:rPr>
          <w:ins w:id="47" w:author="Steve Beadle" w:date="2024-10-22T10:02:00Z"/>
          <w:rFonts w:asciiTheme="minorHAnsi" w:eastAsiaTheme="minorEastAsia" w:hAnsiTheme="minorHAnsi" w:cstheme="minorBidi"/>
          <w:bCs w:val="0"/>
          <w:kern w:val="2"/>
          <w:sz w:val="22"/>
          <w:szCs w:val="22"/>
          <w14:ligatures w14:val="standardContextual"/>
        </w:rPr>
      </w:pPr>
      <w:ins w:id="48" w:author="Steve Beadle" w:date="2024-10-22T10:02:00Z">
        <w:r w:rsidRPr="00D91247">
          <w:rPr>
            <w:rStyle w:val="Hyperlink"/>
          </w:rPr>
          <w:fldChar w:fldCharType="begin"/>
        </w:r>
        <w:r w:rsidRPr="00D91247">
          <w:rPr>
            <w:rStyle w:val="Hyperlink"/>
          </w:rPr>
          <w:instrText xml:space="preserve"> </w:instrText>
        </w:r>
        <w:r>
          <w:instrText>HYPERLINK \l "_Toc180483745"</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w:t>
        </w:r>
        <w:r>
          <w:rPr>
            <w:rFonts w:asciiTheme="minorHAnsi" w:eastAsiaTheme="minorEastAsia" w:hAnsiTheme="minorHAnsi" w:cstheme="minorBidi"/>
            <w:bCs w:val="0"/>
            <w:kern w:val="2"/>
            <w:sz w:val="22"/>
            <w:szCs w:val="22"/>
            <w14:ligatures w14:val="standardContextual"/>
          </w:rPr>
          <w:tab/>
        </w:r>
        <w:r w:rsidRPr="00D91247">
          <w:rPr>
            <w:rStyle w:val="Hyperlink"/>
          </w:rPr>
          <w:t>Introduction</w:t>
        </w:r>
        <w:r>
          <w:rPr>
            <w:webHidden/>
          </w:rPr>
          <w:tab/>
        </w:r>
        <w:r>
          <w:rPr>
            <w:webHidden/>
          </w:rPr>
          <w:fldChar w:fldCharType="begin"/>
        </w:r>
        <w:r>
          <w:rPr>
            <w:webHidden/>
          </w:rPr>
          <w:instrText xml:space="preserve"> PAGEREF _Toc180483745 \h </w:instrText>
        </w:r>
        <w:r>
          <w:rPr>
            <w:webHidden/>
          </w:rPr>
        </w:r>
      </w:ins>
      <w:r>
        <w:rPr>
          <w:webHidden/>
        </w:rPr>
        <w:fldChar w:fldCharType="separate"/>
      </w:r>
      <w:ins w:id="49" w:author="Steve Beadle" w:date="2024-10-22T10:06:00Z">
        <w:r>
          <w:rPr>
            <w:webHidden/>
          </w:rPr>
          <w:t>11</w:t>
        </w:r>
      </w:ins>
      <w:ins w:id="50" w:author="Steve Beadle" w:date="2024-10-22T10:02:00Z">
        <w:r>
          <w:rPr>
            <w:webHidden/>
          </w:rPr>
          <w:fldChar w:fldCharType="end"/>
        </w:r>
        <w:r w:rsidRPr="00D91247">
          <w:rPr>
            <w:rStyle w:val="Hyperlink"/>
          </w:rPr>
          <w:fldChar w:fldCharType="end"/>
        </w:r>
      </w:ins>
    </w:p>
    <w:p w14:paraId="247A5A97" w14:textId="12BF2E68" w:rsidR="00A331DC" w:rsidRDefault="00A331DC">
      <w:pPr>
        <w:pStyle w:val="TOC2"/>
        <w:rPr>
          <w:ins w:id="51" w:author="Steve Beadle" w:date="2024-10-22T10:02:00Z"/>
          <w:rFonts w:asciiTheme="minorHAnsi" w:eastAsiaTheme="minorEastAsia" w:hAnsiTheme="minorHAnsi" w:cstheme="minorBidi"/>
          <w:kern w:val="2"/>
          <w:sz w:val="22"/>
          <w:szCs w:val="22"/>
          <w14:ligatures w14:val="standardContextual"/>
        </w:rPr>
      </w:pPr>
      <w:ins w:id="52" w:author="Steve Beadle" w:date="2024-10-22T10:02:00Z">
        <w:r w:rsidRPr="00D91247">
          <w:rPr>
            <w:rStyle w:val="Hyperlink"/>
          </w:rPr>
          <w:fldChar w:fldCharType="begin"/>
        </w:r>
        <w:r w:rsidRPr="00D91247">
          <w:rPr>
            <w:rStyle w:val="Hyperlink"/>
          </w:rPr>
          <w:instrText xml:space="preserve"> </w:instrText>
        </w:r>
        <w:r>
          <w:instrText>HYPERLINK \l "_Toc180483746"</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1.1</w:t>
        </w:r>
        <w:r>
          <w:rPr>
            <w:rFonts w:asciiTheme="minorHAnsi" w:eastAsiaTheme="minorEastAsia" w:hAnsiTheme="minorHAnsi" w:cstheme="minorBidi"/>
            <w:kern w:val="2"/>
            <w:sz w:val="22"/>
            <w:szCs w:val="22"/>
            <w14:ligatures w14:val="standardContextual"/>
          </w:rPr>
          <w:tab/>
        </w:r>
        <w:r w:rsidRPr="00D91247">
          <w:rPr>
            <w:rStyle w:val="Hyperlink"/>
          </w:rPr>
          <w:t>Purpose</w:t>
        </w:r>
        <w:r>
          <w:rPr>
            <w:webHidden/>
          </w:rPr>
          <w:tab/>
        </w:r>
        <w:r>
          <w:rPr>
            <w:webHidden/>
          </w:rPr>
          <w:fldChar w:fldCharType="begin"/>
        </w:r>
        <w:r>
          <w:rPr>
            <w:webHidden/>
          </w:rPr>
          <w:instrText xml:space="preserve"> PAGEREF _Toc180483746 \h </w:instrText>
        </w:r>
        <w:r>
          <w:rPr>
            <w:webHidden/>
          </w:rPr>
        </w:r>
      </w:ins>
      <w:r>
        <w:rPr>
          <w:webHidden/>
        </w:rPr>
        <w:fldChar w:fldCharType="separate"/>
      </w:r>
      <w:ins w:id="53" w:author="Steve Beadle" w:date="2024-10-22T10:06:00Z">
        <w:r>
          <w:rPr>
            <w:webHidden/>
          </w:rPr>
          <w:t>11</w:t>
        </w:r>
      </w:ins>
      <w:ins w:id="54" w:author="Steve Beadle" w:date="2024-10-22T10:02:00Z">
        <w:r>
          <w:rPr>
            <w:webHidden/>
          </w:rPr>
          <w:fldChar w:fldCharType="end"/>
        </w:r>
        <w:r w:rsidRPr="00D91247">
          <w:rPr>
            <w:rStyle w:val="Hyperlink"/>
          </w:rPr>
          <w:fldChar w:fldCharType="end"/>
        </w:r>
      </w:ins>
    </w:p>
    <w:p w14:paraId="04F21792" w14:textId="581323D3" w:rsidR="00A331DC" w:rsidRDefault="00A331DC">
      <w:pPr>
        <w:pStyle w:val="TOC2"/>
        <w:rPr>
          <w:ins w:id="55" w:author="Steve Beadle" w:date="2024-10-22T10:02:00Z"/>
          <w:rFonts w:asciiTheme="minorHAnsi" w:eastAsiaTheme="minorEastAsia" w:hAnsiTheme="minorHAnsi" w:cstheme="minorBidi"/>
          <w:kern w:val="2"/>
          <w:sz w:val="22"/>
          <w:szCs w:val="22"/>
          <w14:ligatures w14:val="standardContextual"/>
        </w:rPr>
      </w:pPr>
      <w:ins w:id="56" w:author="Steve Beadle" w:date="2024-10-22T10:02:00Z">
        <w:r w:rsidRPr="00D91247">
          <w:rPr>
            <w:rStyle w:val="Hyperlink"/>
          </w:rPr>
          <w:fldChar w:fldCharType="begin"/>
        </w:r>
        <w:r w:rsidRPr="00D91247">
          <w:rPr>
            <w:rStyle w:val="Hyperlink"/>
          </w:rPr>
          <w:instrText xml:space="preserve"> </w:instrText>
        </w:r>
        <w:r>
          <w:instrText>HYPERLINK \l "_Toc180483747"</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1.2</w:t>
        </w:r>
        <w:r>
          <w:rPr>
            <w:rFonts w:asciiTheme="minorHAnsi" w:eastAsiaTheme="minorEastAsia" w:hAnsiTheme="minorHAnsi" w:cstheme="minorBidi"/>
            <w:kern w:val="2"/>
            <w:sz w:val="22"/>
            <w:szCs w:val="22"/>
            <w14:ligatures w14:val="standardContextual"/>
          </w:rPr>
          <w:tab/>
        </w:r>
        <w:r w:rsidRPr="00D91247">
          <w:rPr>
            <w:rStyle w:val="Hyperlink"/>
          </w:rPr>
          <w:t>Use of the protocol</w:t>
        </w:r>
        <w:r>
          <w:rPr>
            <w:webHidden/>
          </w:rPr>
          <w:tab/>
        </w:r>
        <w:r>
          <w:rPr>
            <w:webHidden/>
          </w:rPr>
          <w:fldChar w:fldCharType="begin"/>
        </w:r>
        <w:r>
          <w:rPr>
            <w:webHidden/>
          </w:rPr>
          <w:instrText xml:space="preserve"> PAGEREF _Toc180483747 \h </w:instrText>
        </w:r>
        <w:r>
          <w:rPr>
            <w:webHidden/>
          </w:rPr>
        </w:r>
      </w:ins>
      <w:r>
        <w:rPr>
          <w:webHidden/>
        </w:rPr>
        <w:fldChar w:fldCharType="separate"/>
      </w:r>
      <w:ins w:id="57" w:author="Steve Beadle" w:date="2024-10-22T10:06:00Z">
        <w:r>
          <w:rPr>
            <w:webHidden/>
          </w:rPr>
          <w:t>11</w:t>
        </w:r>
      </w:ins>
      <w:ins w:id="58" w:author="Steve Beadle" w:date="2024-10-22T10:02:00Z">
        <w:r>
          <w:rPr>
            <w:webHidden/>
          </w:rPr>
          <w:fldChar w:fldCharType="end"/>
        </w:r>
        <w:r w:rsidRPr="00D91247">
          <w:rPr>
            <w:rStyle w:val="Hyperlink"/>
          </w:rPr>
          <w:fldChar w:fldCharType="end"/>
        </w:r>
      </w:ins>
    </w:p>
    <w:p w14:paraId="567EDECE" w14:textId="7CF13888" w:rsidR="00A331DC" w:rsidRDefault="00A331DC">
      <w:pPr>
        <w:pStyle w:val="TOC2"/>
        <w:rPr>
          <w:ins w:id="59" w:author="Steve Beadle" w:date="2024-10-22T10:02:00Z"/>
          <w:rFonts w:asciiTheme="minorHAnsi" w:eastAsiaTheme="minorEastAsia" w:hAnsiTheme="minorHAnsi" w:cstheme="minorBidi"/>
          <w:kern w:val="2"/>
          <w:sz w:val="22"/>
          <w:szCs w:val="22"/>
          <w14:ligatures w14:val="standardContextual"/>
        </w:rPr>
      </w:pPr>
      <w:ins w:id="60" w:author="Steve Beadle" w:date="2024-10-22T10:02:00Z">
        <w:r w:rsidRPr="00D91247">
          <w:rPr>
            <w:rStyle w:val="Hyperlink"/>
          </w:rPr>
          <w:fldChar w:fldCharType="begin"/>
        </w:r>
        <w:r w:rsidRPr="00D91247">
          <w:rPr>
            <w:rStyle w:val="Hyperlink"/>
          </w:rPr>
          <w:instrText xml:space="preserve"> </w:instrText>
        </w:r>
        <w:r>
          <w:instrText>HYPERLINK \l "_Toc180483748"</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1.3</w:t>
        </w:r>
        <w:r>
          <w:rPr>
            <w:rFonts w:asciiTheme="minorHAnsi" w:eastAsiaTheme="minorEastAsia" w:hAnsiTheme="minorHAnsi" w:cstheme="minorBidi"/>
            <w:kern w:val="2"/>
            <w:sz w:val="22"/>
            <w:szCs w:val="22"/>
            <w14:ligatures w14:val="standardContextual"/>
          </w:rPr>
          <w:tab/>
        </w:r>
        <w:r w:rsidRPr="00D91247">
          <w:rPr>
            <w:rStyle w:val="Hyperlink"/>
          </w:rPr>
          <w:t>Protocol history</w:t>
        </w:r>
        <w:r>
          <w:rPr>
            <w:webHidden/>
          </w:rPr>
          <w:tab/>
        </w:r>
        <w:r>
          <w:rPr>
            <w:webHidden/>
          </w:rPr>
          <w:fldChar w:fldCharType="begin"/>
        </w:r>
        <w:r>
          <w:rPr>
            <w:webHidden/>
          </w:rPr>
          <w:instrText xml:space="preserve"> PAGEREF _Toc180483748 \h </w:instrText>
        </w:r>
        <w:r>
          <w:rPr>
            <w:webHidden/>
          </w:rPr>
        </w:r>
      </w:ins>
      <w:r>
        <w:rPr>
          <w:webHidden/>
        </w:rPr>
        <w:fldChar w:fldCharType="separate"/>
      </w:r>
      <w:ins w:id="61" w:author="Steve Beadle" w:date="2024-10-22T10:06:00Z">
        <w:r>
          <w:rPr>
            <w:webHidden/>
          </w:rPr>
          <w:t>12</w:t>
        </w:r>
      </w:ins>
      <w:ins w:id="62" w:author="Steve Beadle" w:date="2024-10-22T10:02:00Z">
        <w:r>
          <w:rPr>
            <w:webHidden/>
          </w:rPr>
          <w:fldChar w:fldCharType="end"/>
        </w:r>
        <w:r w:rsidRPr="00D91247">
          <w:rPr>
            <w:rStyle w:val="Hyperlink"/>
          </w:rPr>
          <w:fldChar w:fldCharType="end"/>
        </w:r>
      </w:ins>
    </w:p>
    <w:p w14:paraId="5C366977" w14:textId="6192B0FD" w:rsidR="00A331DC" w:rsidRDefault="00A331DC">
      <w:pPr>
        <w:pStyle w:val="TOC2"/>
        <w:rPr>
          <w:ins w:id="63" w:author="Steve Beadle" w:date="2024-10-22T10:02:00Z"/>
          <w:rFonts w:asciiTheme="minorHAnsi" w:eastAsiaTheme="minorEastAsia" w:hAnsiTheme="minorHAnsi" w:cstheme="minorBidi"/>
          <w:kern w:val="2"/>
          <w:sz w:val="22"/>
          <w:szCs w:val="22"/>
          <w14:ligatures w14:val="standardContextual"/>
        </w:rPr>
      </w:pPr>
      <w:ins w:id="64" w:author="Steve Beadle" w:date="2024-10-22T10:02:00Z">
        <w:r w:rsidRPr="00D91247">
          <w:rPr>
            <w:rStyle w:val="Hyperlink"/>
          </w:rPr>
          <w:fldChar w:fldCharType="begin"/>
        </w:r>
        <w:r w:rsidRPr="00D91247">
          <w:rPr>
            <w:rStyle w:val="Hyperlink"/>
          </w:rPr>
          <w:instrText xml:space="preserve"> </w:instrText>
        </w:r>
        <w:r>
          <w:instrText>HYPERLINK \l "_Toc180483749"</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1.4</w:t>
        </w:r>
        <w:r>
          <w:rPr>
            <w:rFonts w:asciiTheme="minorHAnsi" w:eastAsiaTheme="minorEastAsia" w:hAnsiTheme="minorHAnsi" w:cstheme="minorBidi"/>
            <w:kern w:val="2"/>
            <w:sz w:val="22"/>
            <w:szCs w:val="22"/>
            <w14:ligatures w14:val="standardContextual"/>
          </w:rPr>
          <w:tab/>
        </w:r>
        <w:r w:rsidRPr="00D91247">
          <w:rPr>
            <w:rStyle w:val="Hyperlink"/>
          </w:rPr>
          <w:t>Protocol transport</w:t>
        </w:r>
        <w:r>
          <w:rPr>
            <w:webHidden/>
          </w:rPr>
          <w:tab/>
        </w:r>
        <w:r>
          <w:rPr>
            <w:webHidden/>
          </w:rPr>
          <w:fldChar w:fldCharType="begin"/>
        </w:r>
        <w:r>
          <w:rPr>
            <w:webHidden/>
          </w:rPr>
          <w:instrText xml:space="preserve"> PAGEREF _Toc180483749 \h </w:instrText>
        </w:r>
        <w:r>
          <w:rPr>
            <w:webHidden/>
          </w:rPr>
        </w:r>
      </w:ins>
      <w:r>
        <w:rPr>
          <w:webHidden/>
        </w:rPr>
        <w:fldChar w:fldCharType="separate"/>
      </w:r>
      <w:ins w:id="65" w:author="Steve Beadle" w:date="2024-10-22T10:06:00Z">
        <w:r>
          <w:rPr>
            <w:webHidden/>
          </w:rPr>
          <w:t>12</w:t>
        </w:r>
      </w:ins>
      <w:ins w:id="66" w:author="Steve Beadle" w:date="2024-10-22T10:02:00Z">
        <w:r>
          <w:rPr>
            <w:webHidden/>
          </w:rPr>
          <w:fldChar w:fldCharType="end"/>
        </w:r>
        <w:r w:rsidRPr="00D91247">
          <w:rPr>
            <w:rStyle w:val="Hyperlink"/>
          </w:rPr>
          <w:fldChar w:fldCharType="end"/>
        </w:r>
      </w:ins>
    </w:p>
    <w:p w14:paraId="2E78D1E6" w14:textId="3E57F689" w:rsidR="00A331DC" w:rsidRDefault="00A331DC">
      <w:pPr>
        <w:pStyle w:val="TOC2"/>
        <w:rPr>
          <w:ins w:id="67" w:author="Steve Beadle" w:date="2024-10-22T10:02:00Z"/>
          <w:rFonts w:asciiTheme="minorHAnsi" w:eastAsiaTheme="minorEastAsia" w:hAnsiTheme="minorHAnsi" w:cstheme="minorBidi"/>
          <w:kern w:val="2"/>
          <w:sz w:val="22"/>
          <w:szCs w:val="22"/>
          <w14:ligatures w14:val="standardContextual"/>
        </w:rPr>
      </w:pPr>
      <w:ins w:id="68" w:author="Steve Beadle" w:date="2024-10-22T10:02:00Z">
        <w:r w:rsidRPr="00D91247">
          <w:rPr>
            <w:rStyle w:val="Hyperlink"/>
          </w:rPr>
          <w:fldChar w:fldCharType="begin"/>
        </w:r>
        <w:r w:rsidRPr="00D91247">
          <w:rPr>
            <w:rStyle w:val="Hyperlink"/>
          </w:rPr>
          <w:instrText xml:space="preserve"> </w:instrText>
        </w:r>
        <w:r>
          <w:instrText>HYPERLINK \l "_Toc180483750"</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1.5</w:t>
        </w:r>
        <w:r>
          <w:rPr>
            <w:rFonts w:asciiTheme="minorHAnsi" w:eastAsiaTheme="minorEastAsia" w:hAnsiTheme="minorHAnsi" w:cstheme="minorBidi"/>
            <w:kern w:val="2"/>
            <w:sz w:val="22"/>
            <w:szCs w:val="22"/>
            <w14:ligatures w14:val="standardContextual"/>
          </w:rPr>
          <w:tab/>
        </w:r>
        <w:r w:rsidRPr="00D91247">
          <w:rPr>
            <w:rStyle w:val="Hyperlink"/>
          </w:rPr>
          <w:t>Supervisory application and field device relationship</w:t>
        </w:r>
        <w:r>
          <w:rPr>
            <w:webHidden/>
          </w:rPr>
          <w:tab/>
        </w:r>
        <w:r>
          <w:rPr>
            <w:webHidden/>
          </w:rPr>
          <w:fldChar w:fldCharType="begin"/>
        </w:r>
        <w:r>
          <w:rPr>
            <w:webHidden/>
          </w:rPr>
          <w:instrText xml:space="preserve"> PAGEREF _Toc180483750 \h </w:instrText>
        </w:r>
        <w:r>
          <w:rPr>
            <w:webHidden/>
          </w:rPr>
        </w:r>
      </w:ins>
      <w:r>
        <w:rPr>
          <w:webHidden/>
        </w:rPr>
        <w:fldChar w:fldCharType="separate"/>
      </w:r>
      <w:ins w:id="69" w:author="Steve Beadle" w:date="2024-10-22T10:06:00Z">
        <w:r>
          <w:rPr>
            <w:webHidden/>
          </w:rPr>
          <w:t>13</w:t>
        </w:r>
      </w:ins>
      <w:ins w:id="70" w:author="Steve Beadle" w:date="2024-10-22T10:02:00Z">
        <w:r>
          <w:rPr>
            <w:webHidden/>
          </w:rPr>
          <w:fldChar w:fldCharType="end"/>
        </w:r>
        <w:r w:rsidRPr="00D91247">
          <w:rPr>
            <w:rStyle w:val="Hyperlink"/>
          </w:rPr>
          <w:fldChar w:fldCharType="end"/>
        </w:r>
      </w:ins>
    </w:p>
    <w:p w14:paraId="6C192BF6" w14:textId="5519DAB8" w:rsidR="00A331DC" w:rsidRDefault="00A331DC">
      <w:pPr>
        <w:pStyle w:val="TOC2"/>
        <w:rPr>
          <w:ins w:id="71" w:author="Steve Beadle" w:date="2024-10-22T10:02:00Z"/>
          <w:rFonts w:asciiTheme="minorHAnsi" w:eastAsiaTheme="minorEastAsia" w:hAnsiTheme="minorHAnsi" w:cstheme="minorBidi"/>
          <w:kern w:val="2"/>
          <w:sz w:val="22"/>
          <w:szCs w:val="22"/>
          <w14:ligatures w14:val="standardContextual"/>
        </w:rPr>
      </w:pPr>
      <w:ins w:id="72" w:author="Steve Beadle" w:date="2024-10-22T10:02:00Z">
        <w:r w:rsidRPr="00D91247">
          <w:rPr>
            <w:rStyle w:val="Hyperlink"/>
          </w:rPr>
          <w:fldChar w:fldCharType="begin"/>
        </w:r>
        <w:r w:rsidRPr="00D91247">
          <w:rPr>
            <w:rStyle w:val="Hyperlink"/>
          </w:rPr>
          <w:instrText xml:space="preserve"> </w:instrText>
        </w:r>
        <w:r>
          <w:instrText>HYPERLINK \l "_Toc180483751"</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1.6</w:t>
        </w:r>
        <w:r>
          <w:rPr>
            <w:rFonts w:asciiTheme="minorHAnsi" w:eastAsiaTheme="minorEastAsia" w:hAnsiTheme="minorHAnsi" w:cstheme="minorBidi"/>
            <w:kern w:val="2"/>
            <w:sz w:val="22"/>
            <w:szCs w:val="22"/>
            <w14:ligatures w14:val="standardContextual"/>
          </w:rPr>
          <w:tab/>
        </w:r>
        <w:r w:rsidRPr="00D91247">
          <w:rPr>
            <w:rStyle w:val="Hyperlink"/>
          </w:rPr>
          <w:t>Lucid between supervisory applications</w:t>
        </w:r>
        <w:r>
          <w:rPr>
            <w:webHidden/>
          </w:rPr>
          <w:tab/>
        </w:r>
        <w:r>
          <w:rPr>
            <w:webHidden/>
          </w:rPr>
          <w:fldChar w:fldCharType="begin"/>
        </w:r>
        <w:r>
          <w:rPr>
            <w:webHidden/>
          </w:rPr>
          <w:instrText xml:space="preserve"> PAGEREF _Toc180483751 \h </w:instrText>
        </w:r>
        <w:r>
          <w:rPr>
            <w:webHidden/>
          </w:rPr>
        </w:r>
      </w:ins>
      <w:r>
        <w:rPr>
          <w:webHidden/>
        </w:rPr>
        <w:fldChar w:fldCharType="separate"/>
      </w:r>
      <w:ins w:id="73" w:author="Steve Beadle" w:date="2024-10-22T10:06:00Z">
        <w:r>
          <w:rPr>
            <w:webHidden/>
          </w:rPr>
          <w:t>13</w:t>
        </w:r>
      </w:ins>
      <w:ins w:id="74" w:author="Steve Beadle" w:date="2024-10-22T10:02:00Z">
        <w:r>
          <w:rPr>
            <w:webHidden/>
          </w:rPr>
          <w:fldChar w:fldCharType="end"/>
        </w:r>
        <w:r w:rsidRPr="00D91247">
          <w:rPr>
            <w:rStyle w:val="Hyperlink"/>
          </w:rPr>
          <w:fldChar w:fldCharType="end"/>
        </w:r>
      </w:ins>
    </w:p>
    <w:p w14:paraId="1CB85A2E" w14:textId="064D4F0D" w:rsidR="00A331DC" w:rsidRDefault="00A331DC">
      <w:pPr>
        <w:pStyle w:val="TOC2"/>
        <w:rPr>
          <w:ins w:id="75" w:author="Steve Beadle" w:date="2024-10-22T10:02:00Z"/>
          <w:rFonts w:asciiTheme="minorHAnsi" w:eastAsiaTheme="minorEastAsia" w:hAnsiTheme="minorHAnsi" w:cstheme="minorBidi"/>
          <w:kern w:val="2"/>
          <w:sz w:val="22"/>
          <w:szCs w:val="22"/>
          <w14:ligatures w14:val="standardContextual"/>
        </w:rPr>
      </w:pPr>
      <w:ins w:id="76" w:author="Steve Beadle" w:date="2024-10-22T10:02:00Z">
        <w:r w:rsidRPr="00D91247">
          <w:rPr>
            <w:rStyle w:val="Hyperlink"/>
          </w:rPr>
          <w:fldChar w:fldCharType="begin"/>
        </w:r>
        <w:r w:rsidRPr="00D91247">
          <w:rPr>
            <w:rStyle w:val="Hyperlink"/>
          </w:rPr>
          <w:instrText xml:space="preserve"> </w:instrText>
        </w:r>
        <w:r>
          <w:instrText>HYPERLINK \l "_Toc180483752"</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1.7</w:t>
        </w:r>
        <w:r>
          <w:rPr>
            <w:rFonts w:asciiTheme="minorHAnsi" w:eastAsiaTheme="minorEastAsia" w:hAnsiTheme="minorHAnsi" w:cstheme="minorBidi"/>
            <w:kern w:val="2"/>
            <w:sz w:val="22"/>
            <w:szCs w:val="22"/>
            <w14:ligatures w14:val="standardContextual"/>
          </w:rPr>
          <w:tab/>
        </w:r>
        <w:r w:rsidRPr="00D91247">
          <w:rPr>
            <w:rStyle w:val="Hyperlink"/>
          </w:rPr>
          <w:t>Data representation</w:t>
        </w:r>
        <w:r>
          <w:rPr>
            <w:webHidden/>
          </w:rPr>
          <w:tab/>
        </w:r>
        <w:r>
          <w:rPr>
            <w:webHidden/>
          </w:rPr>
          <w:fldChar w:fldCharType="begin"/>
        </w:r>
        <w:r>
          <w:rPr>
            <w:webHidden/>
          </w:rPr>
          <w:instrText xml:space="preserve"> PAGEREF _Toc180483752 \h </w:instrText>
        </w:r>
        <w:r>
          <w:rPr>
            <w:webHidden/>
          </w:rPr>
        </w:r>
      </w:ins>
      <w:r>
        <w:rPr>
          <w:webHidden/>
        </w:rPr>
        <w:fldChar w:fldCharType="separate"/>
      </w:r>
      <w:ins w:id="77" w:author="Steve Beadle" w:date="2024-10-22T10:06:00Z">
        <w:r>
          <w:rPr>
            <w:webHidden/>
          </w:rPr>
          <w:t>13</w:t>
        </w:r>
      </w:ins>
      <w:ins w:id="78" w:author="Steve Beadle" w:date="2024-10-22T10:02:00Z">
        <w:r>
          <w:rPr>
            <w:webHidden/>
          </w:rPr>
          <w:fldChar w:fldCharType="end"/>
        </w:r>
        <w:r w:rsidRPr="00D91247">
          <w:rPr>
            <w:rStyle w:val="Hyperlink"/>
          </w:rPr>
          <w:fldChar w:fldCharType="end"/>
        </w:r>
      </w:ins>
    </w:p>
    <w:p w14:paraId="67685A12" w14:textId="13FF6078" w:rsidR="00A331DC" w:rsidRDefault="00A331DC">
      <w:pPr>
        <w:pStyle w:val="TOC1"/>
        <w:rPr>
          <w:ins w:id="79" w:author="Steve Beadle" w:date="2024-10-22T10:02:00Z"/>
          <w:rFonts w:asciiTheme="minorHAnsi" w:eastAsiaTheme="minorEastAsia" w:hAnsiTheme="minorHAnsi" w:cstheme="minorBidi"/>
          <w:bCs w:val="0"/>
          <w:kern w:val="2"/>
          <w:sz w:val="22"/>
          <w:szCs w:val="22"/>
          <w14:ligatures w14:val="standardContextual"/>
        </w:rPr>
      </w:pPr>
      <w:ins w:id="80" w:author="Steve Beadle" w:date="2024-10-22T10:02:00Z">
        <w:r w:rsidRPr="00D91247">
          <w:rPr>
            <w:rStyle w:val="Hyperlink"/>
          </w:rPr>
          <w:fldChar w:fldCharType="begin"/>
        </w:r>
        <w:r w:rsidRPr="00D91247">
          <w:rPr>
            <w:rStyle w:val="Hyperlink"/>
          </w:rPr>
          <w:instrText xml:space="preserve"> </w:instrText>
        </w:r>
        <w:r>
          <w:instrText>HYPERLINK \l "_Toc180483753"</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2</w:t>
        </w:r>
        <w:r>
          <w:rPr>
            <w:rFonts w:asciiTheme="minorHAnsi" w:eastAsiaTheme="minorEastAsia" w:hAnsiTheme="minorHAnsi" w:cstheme="minorBidi"/>
            <w:bCs w:val="0"/>
            <w:kern w:val="2"/>
            <w:sz w:val="22"/>
            <w:szCs w:val="22"/>
            <w14:ligatures w14:val="standardContextual"/>
          </w:rPr>
          <w:tab/>
        </w:r>
        <w:r w:rsidRPr="00D91247">
          <w:rPr>
            <w:rStyle w:val="Hyperlink"/>
          </w:rPr>
          <w:t>Data model</w:t>
        </w:r>
        <w:r>
          <w:rPr>
            <w:webHidden/>
          </w:rPr>
          <w:tab/>
        </w:r>
        <w:r>
          <w:rPr>
            <w:webHidden/>
          </w:rPr>
          <w:fldChar w:fldCharType="begin"/>
        </w:r>
        <w:r>
          <w:rPr>
            <w:webHidden/>
          </w:rPr>
          <w:instrText xml:space="preserve"> PAGEREF _Toc180483753 \h </w:instrText>
        </w:r>
        <w:r>
          <w:rPr>
            <w:webHidden/>
          </w:rPr>
        </w:r>
      </w:ins>
      <w:r>
        <w:rPr>
          <w:webHidden/>
        </w:rPr>
        <w:fldChar w:fldCharType="separate"/>
      </w:r>
      <w:ins w:id="81" w:author="Steve Beadle" w:date="2024-10-22T10:06:00Z">
        <w:r>
          <w:rPr>
            <w:webHidden/>
          </w:rPr>
          <w:t>14</w:t>
        </w:r>
      </w:ins>
      <w:ins w:id="82" w:author="Steve Beadle" w:date="2024-10-22T10:02:00Z">
        <w:r>
          <w:rPr>
            <w:webHidden/>
          </w:rPr>
          <w:fldChar w:fldCharType="end"/>
        </w:r>
        <w:r w:rsidRPr="00D91247">
          <w:rPr>
            <w:rStyle w:val="Hyperlink"/>
          </w:rPr>
          <w:fldChar w:fldCharType="end"/>
        </w:r>
      </w:ins>
    </w:p>
    <w:p w14:paraId="295449B2" w14:textId="60FBD26D" w:rsidR="00A331DC" w:rsidRDefault="00A331DC">
      <w:pPr>
        <w:pStyle w:val="TOC2"/>
        <w:rPr>
          <w:ins w:id="83" w:author="Steve Beadle" w:date="2024-10-22T10:02:00Z"/>
          <w:rFonts w:asciiTheme="minorHAnsi" w:eastAsiaTheme="minorEastAsia" w:hAnsiTheme="minorHAnsi" w:cstheme="minorBidi"/>
          <w:kern w:val="2"/>
          <w:sz w:val="22"/>
          <w:szCs w:val="22"/>
          <w14:ligatures w14:val="standardContextual"/>
        </w:rPr>
      </w:pPr>
      <w:ins w:id="84" w:author="Steve Beadle" w:date="2024-10-22T10:02:00Z">
        <w:r w:rsidRPr="00D91247">
          <w:rPr>
            <w:rStyle w:val="Hyperlink"/>
          </w:rPr>
          <w:fldChar w:fldCharType="begin"/>
        </w:r>
        <w:r w:rsidRPr="00D91247">
          <w:rPr>
            <w:rStyle w:val="Hyperlink"/>
          </w:rPr>
          <w:instrText xml:space="preserve"> </w:instrText>
        </w:r>
        <w:r>
          <w:instrText>HYPERLINK \l "_Toc180483754"</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2.1</w:t>
        </w:r>
        <w:r>
          <w:rPr>
            <w:rFonts w:asciiTheme="minorHAnsi" w:eastAsiaTheme="minorEastAsia" w:hAnsiTheme="minorHAnsi" w:cstheme="minorBidi"/>
            <w:kern w:val="2"/>
            <w:sz w:val="22"/>
            <w:szCs w:val="22"/>
            <w14:ligatures w14:val="standardContextual"/>
          </w:rPr>
          <w:tab/>
        </w:r>
        <w:r w:rsidRPr="00D91247">
          <w:rPr>
            <w:rStyle w:val="Hyperlink"/>
          </w:rPr>
          <w:t>Field device</w:t>
        </w:r>
        <w:r>
          <w:rPr>
            <w:webHidden/>
          </w:rPr>
          <w:tab/>
        </w:r>
        <w:r>
          <w:rPr>
            <w:webHidden/>
          </w:rPr>
          <w:fldChar w:fldCharType="begin"/>
        </w:r>
        <w:r>
          <w:rPr>
            <w:webHidden/>
          </w:rPr>
          <w:instrText xml:space="preserve"> PAGEREF _Toc180483754 \h </w:instrText>
        </w:r>
        <w:r>
          <w:rPr>
            <w:webHidden/>
          </w:rPr>
        </w:r>
      </w:ins>
      <w:r>
        <w:rPr>
          <w:webHidden/>
        </w:rPr>
        <w:fldChar w:fldCharType="separate"/>
      </w:r>
      <w:ins w:id="85" w:author="Steve Beadle" w:date="2024-10-22T10:06:00Z">
        <w:r>
          <w:rPr>
            <w:webHidden/>
          </w:rPr>
          <w:t>14</w:t>
        </w:r>
      </w:ins>
      <w:ins w:id="86" w:author="Steve Beadle" w:date="2024-10-22T10:02:00Z">
        <w:r>
          <w:rPr>
            <w:webHidden/>
          </w:rPr>
          <w:fldChar w:fldCharType="end"/>
        </w:r>
        <w:r w:rsidRPr="00D91247">
          <w:rPr>
            <w:rStyle w:val="Hyperlink"/>
          </w:rPr>
          <w:fldChar w:fldCharType="end"/>
        </w:r>
      </w:ins>
    </w:p>
    <w:p w14:paraId="219BED62" w14:textId="0787AE75" w:rsidR="00A331DC" w:rsidRDefault="00A331DC">
      <w:pPr>
        <w:pStyle w:val="TOC3"/>
        <w:rPr>
          <w:ins w:id="87" w:author="Steve Beadle" w:date="2024-10-22T10:02:00Z"/>
          <w:rFonts w:asciiTheme="minorHAnsi" w:eastAsiaTheme="minorEastAsia" w:hAnsiTheme="minorHAnsi" w:cstheme="minorBidi"/>
          <w:noProof/>
          <w:kern w:val="2"/>
          <w:sz w:val="22"/>
          <w:szCs w:val="22"/>
          <w14:ligatures w14:val="standardContextual"/>
        </w:rPr>
      </w:pPr>
      <w:ins w:id="88"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"_Toc180483755"</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2.1.1</w:t>
        </w:r>
        <w:r>
          <w:rPr>
            <w:rFonts w:asciiTheme="minorHAnsi" w:eastAsiaTheme="minorEastAsia" w:hAnsiTheme="minorHAnsi" w:cstheme="minorBidi"/>
            <w:noProof/>
            <w:kern w:val="2"/>
            <w:sz w:val="22"/>
            <w:szCs w:val="22"/>
            <w14:ligatures w14:val="standardContextual"/>
          </w:rPr>
          <w:tab/>
        </w:r>
        <w:r w:rsidRPr="00D91247">
          <w:rPr>
            <w:rStyle w:val="Hyperlink"/>
            <w:noProof/>
          </w:rPr>
          <w:t>Lucid schema</w:t>
        </w:r>
        <w:r>
          <w:rPr>
            <w:noProof/>
            <w:webHidden/>
          </w:rPr>
          <w:tab/>
        </w:r>
        <w:r>
          <w:rPr>
            <w:noProof/>
            <w:webHidden/>
          </w:rPr>
          <w:fldChar w:fldCharType="begin"/>
        </w:r>
        <w:r>
          <w:rPr>
            <w:noProof/>
            <w:webHidden/>
          </w:rPr>
          <w:instrText xml:space="preserve"> PAGEREF _Toc180483755 \h </w:instrText>
        </w:r>
        <w:r>
          <w:rPr>
            <w:noProof/>
            <w:webHidden/>
          </w:rPr>
        </w:r>
      </w:ins>
      <w:r>
        <w:rPr>
          <w:noProof/>
          <w:webHidden/>
        </w:rPr>
        <w:fldChar w:fldCharType="separate"/>
      </w:r>
      <w:ins w:id="89" w:author="Steve Beadle" w:date="2024-10-22T10:06:00Z">
        <w:r>
          <w:rPr>
            <w:noProof/>
            <w:webHidden/>
          </w:rPr>
          <w:t>16</w:t>
        </w:r>
      </w:ins>
      <w:ins w:id="90" w:author="Steve Beadle" w:date="2024-10-22T10:02:00Z">
        <w:r>
          <w:rPr>
            <w:noProof/>
            <w:webHidden/>
          </w:rPr>
          <w:fldChar w:fldCharType="end"/>
        </w:r>
        <w:r w:rsidRPr="00D91247">
          <w:rPr>
            <w:rStyle w:val="Hyperlink"/>
            <w:noProof/>
          </w:rPr>
          <w:fldChar w:fldCharType="end"/>
        </w:r>
      </w:ins>
    </w:p>
    <w:p w14:paraId="75EE9985" w14:textId="5A494C35" w:rsidR="00A331DC" w:rsidRDefault="00A331DC">
      <w:pPr>
        <w:pStyle w:val="TOC3"/>
        <w:rPr>
          <w:ins w:id="91" w:author="Steve Beadle" w:date="2024-10-22T10:02:00Z"/>
          <w:rFonts w:asciiTheme="minorHAnsi" w:eastAsiaTheme="minorEastAsia" w:hAnsiTheme="minorHAnsi" w:cstheme="minorBidi"/>
          <w:noProof/>
          <w:kern w:val="2"/>
          <w:sz w:val="22"/>
          <w:szCs w:val="22"/>
          <w14:ligatures w14:val="standardContextual"/>
        </w:rPr>
      </w:pPr>
      <w:ins w:id="92"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"_Toc180483756"</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2.1.2</w:t>
        </w:r>
        <w:r>
          <w:rPr>
            <w:rFonts w:asciiTheme="minorHAnsi" w:eastAsiaTheme="minorEastAsia" w:hAnsiTheme="minorHAnsi" w:cstheme="minorBidi"/>
            <w:noProof/>
            <w:kern w:val="2"/>
            <w:sz w:val="22"/>
            <w:szCs w:val="22"/>
            <w14:ligatures w14:val="standardContextual"/>
          </w:rPr>
          <w:tab/>
        </w:r>
        <w:r w:rsidRPr="00D91247">
          <w:rPr>
            <w:rStyle w:val="Hyperlink"/>
            <w:noProof/>
          </w:rPr>
          <w:t>Device profile</w:t>
        </w:r>
        <w:r>
          <w:rPr>
            <w:noProof/>
            <w:webHidden/>
          </w:rPr>
          <w:tab/>
        </w:r>
        <w:r>
          <w:rPr>
            <w:noProof/>
            <w:webHidden/>
          </w:rPr>
          <w:fldChar w:fldCharType="begin"/>
        </w:r>
        <w:r>
          <w:rPr>
            <w:noProof/>
            <w:webHidden/>
          </w:rPr>
          <w:instrText xml:space="preserve"> PAGEREF _Toc180483756 \h </w:instrText>
        </w:r>
        <w:r>
          <w:rPr>
            <w:noProof/>
            <w:webHidden/>
          </w:rPr>
        </w:r>
      </w:ins>
      <w:r>
        <w:rPr>
          <w:noProof/>
          <w:webHidden/>
        </w:rPr>
        <w:fldChar w:fldCharType="separate"/>
      </w:r>
      <w:ins w:id="93" w:author="Steve Beadle" w:date="2024-10-22T10:06:00Z">
        <w:r>
          <w:rPr>
            <w:noProof/>
            <w:webHidden/>
          </w:rPr>
          <w:t>16</w:t>
        </w:r>
      </w:ins>
      <w:ins w:id="94" w:author="Steve Beadle" w:date="2024-10-22T10:02:00Z">
        <w:r>
          <w:rPr>
            <w:noProof/>
            <w:webHidden/>
          </w:rPr>
          <w:fldChar w:fldCharType="end"/>
        </w:r>
        <w:r w:rsidRPr="00D91247">
          <w:rPr>
            <w:rStyle w:val="Hyperlink"/>
            <w:noProof/>
          </w:rPr>
          <w:fldChar w:fldCharType="end"/>
        </w:r>
      </w:ins>
    </w:p>
    <w:p w14:paraId="5D848A1C" w14:textId="3C5D55E9" w:rsidR="00A331DC" w:rsidRDefault="00A331DC">
      <w:pPr>
        <w:pStyle w:val="TOC3"/>
        <w:rPr>
          <w:ins w:id="95" w:author="Steve Beadle" w:date="2024-10-22T10:02:00Z"/>
          <w:rFonts w:asciiTheme="minorHAnsi" w:eastAsiaTheme="minorEastAsia" w:hAnsiTheme="minorHAnsi" w:cstheme="minorBidi"/>
          <w:noProof/>
          <w:kern w:val="2"/>
          <w:sz w:val="22"/>
          <w:szCs w:val="22"/>
          <w14:ligatures w14:val="standardContextual"/>
        </w:rPr>
      </w:pPr>
      <w:ins w:id="96"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"_Toc180483757"</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2.1.3</w:t>
        </w:r>
        <w:r>
          <w:rPr>
            <w:rFonts w:asciiTheme="minorHAnsi" w:eastAsiaTheme="minorEastAsia" w:hAnsiTheme="minorHAnsi" w:cstheme="minorBidi"/>
            <w:noProof/>
            <w:kern w:val="2"/>
            <w:sz w:val="22"/>
            <w:szCs w:val="22"/>
            <w14:ligatures w14:val="standardContextual"/>
          </w:rPr>
          <w:tab/>
        </w:r>
        <w:r w:rsidRPr="00D91247">
          <w:rPr>
            <w:rStyle w:val="Hyperlink"/>
            <w:noProof/>
          </w:rPr>
          <w:t>Configuration</w:t>
        </w:r>
        <w:r>
          <w:rPr>
            <w:noProof/>
            <w:webHidden/>
          </w:rPr>
          <w:tab/>
        </w:r>
        <w:r>
          <w:rPr>
            <w:noProof/>
            <w:webHidden/>
          </w:rPr>
          <w:fldChar w:fldCharType="begin"/>
        </w:r>
        <w:r>
          <w:rPr>
            <w:noProof/>
            <w:webHidden/>
          </w:rPr>
          <w:instrText xml:space="preserve"> PAGEREF _Toc180483757 \h </w:instrText>
        </w:r>
        <w:r>
          <w:rPr>
            <w:noProof/>
            <w:webHidden/>
          </w:rPr>
        </w:r>
      </w:ins>
      <w:r>
        <w:rPr>
          <w:noProof/>
          <w:webHidden/>
        </w:rPr>
        <w:fldChar w:fldCharType="separate"/>
      </w:r>
      <w:ins w:id="97" w:author="Steve Beadle" w:date="2024-10-22T10:06:00Z">
        <w:r>
          <w:rPr>
            <w:noProof/>
            <w:webHidden/>
          </w:rPr>
          <w:t>20</w:t>
        </w:r>
      </w:ins>
      <w:ins w:id="98" w:author="Steve Beadle" w:date="2024-10-22T10:02:00Z">
        <w:r>
          <w:rPr>
            <w:noProof/>
            <w:webHidden/>
          </w:rPr>
          <w:fldChar w:fldCharType="end"/>
        </w:r>
        <w:r w:rsidRPr="00D91247">
          <w:rPr>
            <w:rStyle w:val="Hyperlink"/>
            <w:noProof/>
          </w:rPr>
          <w:fldChar w:fldCharType="end"/>
        </w:r>
      </w:ins>
    </w:p>
    <w:p w14:paraId="40B34BAF" w14:textId="4741BE42" w:rsidR="00A331DC" w:rsidRDefault="00A331DC">
      <w:pPr>
        <w:pStyle w:val="TOC3"/>
        <w:rPr>
          <w:ins w:id="99" w:author="Steve Beadle" w:date="2024-10-22T10:02:00Z"/>
          <w:rFonts w:asciiTheme="minorHAnsi" w:eastAsiaTheme="minorEastAsia" w:hAnsiTheme="minorHAnsi" w:cstheme="minorBidi"/>
          <w:noProof/>
          <w:kern w:val="2"/>
          <w:sz w:val="22"/>
          <w:szCs w:val="22"/>
          <w14:ligatures w14:val="standardContextual"/>
        </w:rPr>
      </w:pPr>
      <w:ins w:id="100"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"_Toc180483758"</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2.1.4</w:t>
        </w:r>
        <w:r>
          <w:rPr>
            <w:rFonts w:asciiTheme="minorHAnsi" w:eastAsiaTheme="minorEastAsia" w:hAnsiTheme="minorHAnsi" w:cstheme="minorBidi"/>
            <w:noProof/>
            <w:kern w:val="2"/>
            <w:sz w:val="22"/>
            <w:szCs w:val="22"/>
            <w14:ligatures w14:val="standardContextual"/>
          </w:rPr>
          <w:tab/>
        </w:r>
        <w:r w:rsidRPr="00D91247">
          <w:rPr>
            <w:rStyle w:val="Hyperlink"/>
            <w:noProof/>
          </w:rPr>
          <w:t>Connection scheduling</w:t>
        </w:r>
        <w:r>
          <w:rPr>
            <w:noProof/>
            <w:webHidden/>
          </w:rPr>
          <w:tab/>
        </w:r>
        <w:r>
          <w:rPr>
            <w:noProof/>
            <w:webHidden/>
          </w:rPr>
          <w:fldChar w:fldCharType="begin"/>
        </w:r>
        <w:r>
          <w:rPr>
            <w:noProof/>
            <w:webHidden/>
          </w:rPr>
          <w:instrText xml:space="preserve"> PAGEREF _Toc180483758 \h </w:instrText>
        </w:r>
        <w:r>
          <w:rPr>
            <w:noProof/>
            <w:webHidden/>
          </w:rPr>
        </w:r>
      </w:ins>
      <w:r>
        <w:rPr>
          <w:noProof/>
          <w:webHidden/>
        </w:rPr>
        <w:fldChar w:fldCharType="separate"/>
      </w:r>
      <w:ins w:id="101" w:author="Steve Beadle" w:date="2024-10-22T10:06:00Z">
        <w:r>
          <w:rPr>
            <w:noProof/>
            <w:webHidden/>
          </w:rPr>
          <w:t>25</w:t>
        </w:r>
      </w:ins>
      <w:ins w:id="102" w:author="Steve Beadle" w:date="2024-10-22T10:02:00Z">
        <w:r>
          <w:rPr>
            <w:noProof/>
            <w:webHidden/>
          </w:rPr>
          <w:fldChar w:fldCharType="end"/>
        </w:r>
        <w:r w:rsidRPr="00D91247">
          <w:rPr>
            <w:rStyle w:val="Hyperlink"/>
            <w:noProof/>
          </w:rPr>
          <w:fldChar w:fldCharType="end"/>
        </w:r>
      </w:ins>
    </w:p>
    <w:p w14:paraId="396B478D" w14:textId="1060FA9A" w:rsidR="00A331DC" w:rsidRDefault="00A331DC">
      <w:pPr>
        <w:pStyle w:val="TOC3"/>
        <w:rPr>
          <w:ins w:id="103" w:author="Steve Beadle" w:date="2024-10-22T10:02:00Z"/>
          <w:rFonts w:asciiTheme="minorHAnsi" w:eastAsiaTheme="minorEastAsia" w:hAnsiTheme="minorHAnsi" w:cstheme="minorBidi"/>
          <w:noProof/>
          <w:kern w:val="2"/>
          <w:sz w:val="22"/>
          <w:szCs w:val="22"/>
          <w14:ligatures w14:val="standardContextual"/>
        </w:rPr>
      </w:pPr>
      <w:ins w:id="104"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"_Toc180483759"</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2.1.5</w:t>
        </w:r>
        <w:r>
          <w:rPr>
            <w:rFonts w:asciiTheme="minorHAnsi" w:eastAsiaTheme="minorEastAsia" w:hAnsiTheme="minorHAnsi" w:cstheme="minorBidi"/>
            <w:noProof/>
            <w:kern w:val="2"/>
            <w:sz w:val="22"/>
            <w:szCs w:val="22"/>
            <w14:ligatures w14:val="standardContextual"/>
          </w:rPr>
          <w:tab/>
        </w:r>
        <w:r w:rsidRPr="00D91247">
          <w:rPr>
            <w:rStyle w:val="Hyperlink"/>
            <w:noProof/>
          </w:rPr>
          <w:t>Time formats</w:t>
        </w:r>
        <w:r>
          <w:rPr>
            <w:noProof/>
            <w:webHidden/>
          </w:rPr>
          <w:tab/>
        </w:r>
        <w:r>
          <w:rPr>
            <w:noProof/>
            <w:webHidden/>
          </w:rPr>
          <w:fldChar w:fldCharType="begin"/>
        </w:r>
        <w:r>
          <w:rPr>
            <w:noProof/>
            <w:webHidden/>
          </w:rPr>
          <w:instrText xml:space="preserve"> PAGEREF _Toc180483759 \h </w:instrText>
        </w:r>
        <w:r>
          <w:rPr>
            <w:noProof/>
            <w:webHidden/>
          </w:rPr>
        </w:r>
      </w:ins>
      <w:r>
        <w:rPr>
          <w:noProof/>
          <w:webHidden/>
        </w:rPr>
        <w:fldChar w:fldCharType="separate"/>
      </w:r>
      <w:ins w:id="105" w:author="Steve Beadle" w:date="2024-10-22T10:06:00Z">
        <w:r>
          <w:rPr>
            <w:noProof/>
            <w:webHidden/>
          </w:rPr>
          <w:t>26</w:t>
        </w:r>
      </w:ins>
      <w:ins w:id="106" w:author="Steve Beadle" w:date="2024-10-22T10:02:00Z">
        <w:r>
          <w:rPr>
            <w:noProof/>
            <w:webHidden/>
          </w:rPr>
          <w:fldChar w:fldCharType="end"/>
        </w:r>
        <w:r w:rsidRPr="00D91247">
          <w:rPr>
            <w:rStyle w:val="Hyperlink"/>
            <w:noProof/>
          </w:rPr>
          <w:fldChar w:fldCharType="end"/>
        </w:r>
      </w:ins>
    </w:p>
    <w:p w14:paraId="63A4B0EE" w14:textId="414B56AF" w:rsidR="00A331DC" w:rsidRDefault="00A331DC">
      <w:pPr>
        <w:pStyle w:val="TOC2"/>
        <w:rPr>
          <w:ins w:id="107" w:author="Steve Beadle" w:date="2024-10-22T10:02:00Z"/>
          <w:rFonts w:asciiTheme="minorHAnsi" w:eastAsiaTheme="minorEastAsia" w:hAnsiTheme="minorHAnsi" w:cstheme="minorBidi"/>
          <w:kern w:val="2"/>
          <w:sz w:val="22"/>
          <w:szCs w:val="22"/>
          <w14:ligatures w14:val="standardContextual"/>
        </w:rPr>
      </w:pPr>
      <w:ins w:id="108" w:author="Steve Beadle" w:date="2024-10-22T10:02:00Z">
        <w:r w:rsidRPr="00D91247">
          <w:rPr>
            <w:rStyle w:val="Hyperlink"/>
          </w:rPr>
          <w:fldChar w:fldCharType="begin"/>
        </w:r>
        <w:r w:rsidRPr="00D91247">
          <w:rPr>
            <w:rStyle w:val="Hyperlink"/>
          </w:rPr>
          <w:instrText xml:space="preserve"> </w:instrText>
        </w:r>
        <w:r>
          <w:instrText>HYPERLINK \l "_Toc180483760"</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2.2</w:t>
        </w:r>
        <w:r>
          <w:rPr>
            <w:rFonts w:asciiTheme="minorHAnsi" w:eastAsiaTheme="minorEastAsia" w:hAnsiTheme="minorHAnsi" w:cstheme="minorBidi"/>
            <w:kern w:val="2"/>
            <w:sz w:val="22"/>
            <w:szCs w:val="22"/>
            <w14:ligatures w14:val="standardContextual"/>
          </w:rPr>
          <w:tab/>
        </w:r>
        <w:r w:rsidRPr="00D91247">
          <w:rPr>
            <w:rStyle w:val="Hyperlink"/>
          </w:rPr>
          <w:t>Events</w:t>
        </w:r>
        <w:r>
          <w:rPr>
            <w:webHidden/>
          </w:rPr>
          <w:tab/>
        </w:r>
        <w:r>
          <w:rPr>
            <w:webHidden/>
          </w:rPr>
          <w:fldChar w:fldCharType="begin"/>
        </w:r>
        <w:r>
          <w:rPr>
            <w:webHidden/>
          </w:rPr>
          <w:instrText xml:space="preserve"> PAGEREF _Toc180483760 \h </w:instrText>
        </w:r>
        <w:r>
          <w:rPr>
            <w:webHidden/>
          </w:rPr>
        </w:r>
      </w:ins>
      <w:r>
        <w:rPr>
          <w:webHidden/>
        </w:rPr>
        <w:fldChar w:fldCharType="separate"/>
      </w:r>
      <w:ins w:id="109" w:author="Steve Beadle" w:date="2024-10-22T10:06:00Z">
        <w:r>
          <w:rPr>
            <w:webHidden/>
          </w:rPr>
          <w:t>26</w:t>
        </w:r>
      </w:ins>
      <w:ins w:id="110" w:author="Steve Beadle" w:date="2024-10-22T10:02:00Z">
        <w:r>
          <w:rPr>
            <w:webHidden/>
          </w:rPr>
          <w:fldChar w:fldCharType="end"/>
        </w:r>
        <w:r w:rsidRPr="00D91247">
          <w:rPr>
            <w:rStyle w:val="Hyperlink"/>
          </w:rPr>
          <w:fldChar w:fldCharType="end"/>
        </w:r>
      </w:ins>
    </w:p>
    <w:p w14:paraId="402489F4" w14:textId="4FA8B97E" w:rsidR="00A331DC" w:rsidRDefault="00A331DC">
      <w:pPr>
        <w:pStyle w:val="TOC2"/>
        <w:rPr>
          <w:ins w:id="111" w:author="Steve Beadle" w:date="2024-10-22T10:02:00Z"/>
          <w:rFonts w:asciiTheme="minorHAnsi" w:eastAsiaTheme="minorEastAsia" w:hAnsiTheme="minorHAnsi" w:cstheme="minorBidi"/>
          <w:kern w:val="2"/>
          <w:sz w:val="22"/>
          <w:szCs w:val="22"/>
          <w14:ligatures w14:val="standardContextual"/>
        </w:rPr>
      </w:pPr>
      <w:ins w:id="112" w:author="Steve Beadle" w:date="2024-10-22T10:02:00Z">
        <w:r w:rsidRPr="00D91247">
          <w:rPr>
            <w:rStyle w:val="Hyperlink"/>
          </w:rPr>
          <w:fldChar w:fldCharType="begin"/>
        </w:r>
        <w:r w:rsidRPr="00D91247">
          <w:rPr>
            <w:rStyle w:val="Hyperlink"/>
          </w:rPr>
          <w:instrText xml:space="preserve"> </w:instrText>
        </w:r>
        <w:r>
          <w:instrText>HYPERLINK \l "_Toc180483761"</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2.3</w:t>
        </w:r>
        <w:r>
          <w:rPr>
            <w:rFonts w:asciiTheme="minorHAnsi" w:eastAsiaTheme="minorEastAsia" w:hAnsiTheme="minorHAnsi" w:cstheme="minorBidi"/>
            <w:kern w:val="2"/>
            <w:sz w:val="22"/>
            <w:szCs w:val="22"/>
            <w14:ligatures w14:val="standardContextual"/>
          </w:rPr>
          <w:tab/>
        </w:r>
        <w:r w:rsidRPr="00D91247">
          <w:rPr>
            <w:rStyle w:val="Hyperlink"/>
          </w:rPr>
          <w:t>Actions</w:t>
        </w:r>
        <w:r>
          <w:rPr>
            <w:webHidden/>
          </w:rPr>
          <w:tab/>
        </w:r>
        <w:r>
          <w:rPr>
            <w:webHidden/>
          </w:rPr>
          <w:fldChar w:fldCharType="begin"/>
        </w:r>
        <w:r>
          <w:rPr>
            <w:webHidden/>
          </w:rPr>
          <w:instrText xml:space="preserve"> PAGEREF _Toc180483761 \h </w:instrText>
        </w:r>
        <w:r>
          <w:rPr>
            <w:webHidden/>
          </w:rPr>
        </w:r>
      </w:ins>
      <w:r>
        <w:rPr>
          <w:webHidden/>
        </w:rPr>
        <w:fldChar w:fldCharType="separate"/>
      </w:r>
      <w:ins w:id="113" w:author="Steve Beadle" w:date="2024-10-22T10:06:00Z">
        <w:r>
          <w:rPr>
            <w:webHidden/>
          </w:rPr>
          <w:t>26</w:t>
        </w:r>
      </w:ins>
      <w:ins w:id="114" w:author="Steve Beadle" w:date="2024-10-22T10:02:00Z">
        <w:r>
          <w:rPr>
            <w:webHidden/>
          </w:rPr>
          <w:fldChar w:fldCharType="end"/>
        </w:r>
        <w:r w:rsidRPr="00D91247">
          <w:rPr>
            <w:rStyle w:val="Hyperlink"/>
          </w:rPr>
          <w:fldChar w:fldCharType="end"/>
        </w:r>
      </w:ins>
    </w:p>
    <w:p w14:paraId="54CD3A45" w14:textId="4F89D38D" w:rsidR="00A331DC" w:rsidRDefault="00A331DC">
      <w:pPr>
        <w:pStyle w:val="TOC2"/>
        <w:rPr>
          <w:ins w:id="115" w:author="Steve Beadle" w:date="2024-10-22T10:02:00Z"/>
          <w:rFonts w:asciiTheme="minorHAnsi" w:eastAsiaTheme="minorEastAsia" w:hAnsiTheme="minorHAnsi" w:cstheme="minorBidi"/>
          <w:kern w:val="2"/>
          <w:sz w:val="22"/>
          <w:szCs w:val="22"/>
          <w14:ligatures w14:val="standardContextual"/>
        </w:rPr>
      </w:pPr>
      <w:ins w:id="116" w:author="Steve Beadle" w:date="2024-10-22T10:02:00Z">
        <w:r w:rsidRPr="00D91247">
          <w:rPr>
            <w:rStyle w:val="Hyperlink"/>
          </w:rPr>
          <w:fldChar w:fldCharType="begin"/>
        </w:r>
        <w:r w:rsidRPr="00D91247">
          <w:rPr>
            <w:rStyle w:val="Hyperlink"/>
          </w:rPr>
          <w:instrText xml:space="preserve"> </w:instrText>
        </w:r>
        <w:r>
          <w:instrText>HYPERLINK \l "_Toc180483762"</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2.4</w:t>
        </w:r>
        <w:r>
          <w:rPr>
            <w:rFonts w:asciiTheme="minorHAnsi" w:eastAsiaTheme="minorEastAsia" w:hAnsiTheme="minorHAnsi" w:cstheme="minorBidi"/>
            <w:kern w:val="2"/>
            <w:sz w:val="22"/>
            <w:szCs w:val="22"/>
            <w14:ligatures w14:val="standardContextual"/>
          </w:rPr>
          <w:tab/>
        </w:r>
        <w:r w:rsidRPr="00D91247">
          <w:rPr>
            <w:rStyle w:val="Hyperlink"/>
          </w:rPr>
          <w:t>Points</w:t>
        </w:r>
        <w:r>
          <w:rPr>
            <w:webHidden/>
          </w:rPr>
          <w:tab/>
        </w:r>
        <w:r>
          <w:rPr>
            <w:webHidden/>
          </w:rPr>
          <w:fldChar w:fldCharType="begin"/>
        </w:r>
        <w:r>
          <w:rPr>
            <w:webHidden/>
          </w:rPr>
          <w:instrText xml:space="preserve"> PAGEREF _Toc180483762 \h </w:instrText>
        </w:r>
        <w:r>
          <w:rPr>
            <w:webHidden/>
          </w:rPr>
        </w:r>
      </w:ins>
      <w:r>
        <w:rPr>
          <w:webHidden/>
        </w:rPr>
        <w:fldChar w:fldCharType="separate"/>
      </w:r>
      <w:ins w:id="117" w:author="Steve Beadle" w:date="2024-10-22T10:06:00Z">
        <w:r>
          <w:rPr>
            <w:webHidden/>
          </w:rPr>
          <w:t>27</w:t>
        </w:r>
      </w:ins>
      <w:ins w:id="118" w:author="Steve Beadle" w:date="2024-10-22T10:02:00Z">
        <w:r>
          <w:rPr>
            <w:webHidden/>
          </w:rPr>
          <w:fldChar w:fldCharType="end"/>
        </w:r>
        <w:r w:rsidRPr="00D91247">
          <w:rPr>
            <w:rStyle w:val="Hyperlink"/>
          </w:rPr>
          <w:fldChar w:fldCharType="end"/>
        </w:r>
      </w:ins>
    </w:p>
    <w:p w14:paraId="604140BB" w14:textId="266A0629" w:rsidR="00A331DC" w:rsidRDefault="00A331DC">
      <w:pPr>
        <w:pStyle w:val="TOC3"/>
        <w:rPr>
          <w:ins w:id="119" w:author="Steve Beadle" w:date="2024-10-22T10:02:00Z"/>
          <w:rFonts w:asciiTheme="minorHAnsi" w:eastAsiaTheme="minorEastAsia" w:hAnsiTheme="minorHAnsi" w:cstheme="minorBidi"/>
          <w:noProof/>
          <w:kern w:val="2"/>
          <w:sz w:val="22"/>
          <w:szCs w:val="22"/>
          <w14:ligatures w14:val="standardContextual"/>
        </w:rPr>
      </w:pPr>
      <w:ins w:id="120"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"_Toc180483763"</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2.4.1</w:t>
        </w:r>
        <w:r>
          <w:rPr>
            <w:rFonts w:asciiTheme="minorHAnsi" w:eastAsiaTheme="minorEastAsia" w:hAnsiTheme="minorHAnsi" w:cstheme="minorBidi"/>
            <w:noProof/>
            <w:kern w:val="2"/>
            <w:sz w:val="22"/>
            <w:szCs w:val="22"/>
            <w14:ligatures w14:val="standardContextual"/>
          </w:rPr>
          <w:tab/>
        </w:r>
        <w:r w:rsidRPr="00D91247">
          <w:rPr>
            <w:rStyle w:val="Hyperlink"/>
            <w:noProof/>
          </w:rPr>
          <w:t>Point quality flags</w:t>
        </w:r>
        <w:r>
          <w:rPr>
            <w:noProof/>
            <w:webHidden/>
          </w:rPr>
          <w:tab/>
        </w:r>
        <w:r>
          <w:rPr>
            <w:noProof/>
            <w:webHidden/>
          </w:rPr>
          <w:fldChar w:fldCharType="begin"/>
        </w:r>
        <w:r>
          <w:rPr>
            <w:noProof/>
            <w:webHidden/>
          </w:rPr>
          <w:instrText xml:space="preserve"> PAGEREF _Toc180483763 \h </w:instrText>
        </w:r>
        <w:r>
          <w:rPr>
            <w:noProof/>
            <w:webHidden/>
          </w:rPr>
        </w:r>
      </w:ins>
      <w:r>
        <w:rPr>
          <w:noProof/>
          <w:webHidden/>
        </w:rPr>
        <w:fldChar w:fldCharType="separate"/>
      </w:r>
      <w:ins w:id="121" w:author="Steve Beadle" w:date="2024-10-22T10:06:00Z">
        <w:r>
          <w:rPr>
            <w:noProof/>
            <w:webHidden/>
          </w:rPr>
          <w:t>31</w:t>
        </w:r>
      </w:ins>
      <w:ins w:id="122" w:author="Steve Beadle" w:date="2024-10-22T10:02:00Z">
        <w:r>
          <w:rPr>
            <w:noProof/>
            <w:webHidden/>
          </w:rPr>
          <w:fldChar w:fldCharType="end"/>
        </w:r>
        <w:r w:rsidRPr="00D91247">
          <w:rPr>
            <w:rStyle w:val="Hyperlink"/>
            <w:noProof/>
          </w:rPr>
          <w:fldChar w:fldCharType="end"/>
        </w:r>
      </w:ins>
    </w:p>
    <w:p w14:paraId="425D33B4" w14:textId="2C75B9B6" w:rsidR="00A331DC" w:rsidRDefault="00A331DC">
      <w:pPr>
        <w:pStyle w:val="TOC3"/>
        <w:rPr>
          <w:ins w:id="123" w:author="Steve Beadle" w:date="2024-10-22T10:02:00Z"/>
          <w:rFonts w:asciiTheme="minorHAnsi" w:eastAsiaTheme="minorEastAsia" w:hAnsiTheme="minorHAnsi" w:cstheme="minorBidi"/>
          <w:noProof/>
          <w:kern w:val="2"/>
          <w:sz w:val="22"/>
          <w:szCs w:val="22"/>
          <w14:ligatures w14:val="standardContextual"/>
        </w:rPr>
      </w:pPr>
      <w:ins w:id="124"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"_Toc180483764"</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2.4.2</w:t>
        </w:r>
        <w:r>
          <w:rPr>
            <w:rFonts w:asciiTheme="minorHAnsi" w:eastAsiaTheme="minorEastAsia" w:hAnsiTheme="minorHAnsi" w:cstheme="minorBidi"/>
            <w:noProof/>
            <w:kern w:val="2"/>
            <w:sz w:val="22"/>
            <w:szCs w:val="22"/>
            <w14:ligatures w14:val="standardContextual"/>
          </w:rPr>
          <w:tab/>
        </w:r>
        <w:r w:rsidRPr="00D91247">
          <w:rPr>
            <w:rStyle w:val="Hyperlink"/>
            <w:noProof/>
          </w:rPr>
          <w:t>Binary points</w:t>
        </w:r>
        <w:r>
          <w:rPr>
            <w:noProof/>
            <w:webHidden/>
          </w:rPr>
          <w:tab/>
        </w:r>
        <w:r>
          <w:rPr>
            <w:noProof/>
            <w:webHidden/>
          </w:rPr>
          <w:fldChar w:fldCharType="begin"/>
        </w:r>
        <w:r>
          <w:rPr>
            <w:noProof/>
            <w:webHidden/>
          </w:rPr>
          <w:instrText xml:space="preserve"> PAGEREF _Toc180483764 \h </w:instrText>
        </w:r>
        <w:r>
          <w:rPr>
            <w:noProof/>
            <w:webHidden/>
          </w:rPr>
        </w:r>
      </w:ins>
      <w:r>
        <w:rPr>
          <w:noProof/>
          <w:webHidden/>
        </w:rPr>
        <w:fldChar w:fldCharType="separate"/>
      </w:r>
      <w:ins w:id="125" w:author="Steve Beadle" w:date="2024-10-22T10:06:00Z">
        <w:r>
          <w:rPr>
            <w:noProof/>
            <w:webHidden/>
          </w:rPr>
          <w:t>32</w:t>
        </w:r>
      </w:ins>
      <w:ins w:id="126" w:author="Steve Beadle" w:date="2024-10-22T10:02:00Z">
        <w:r>
          <w:rPr>
            <w:noProof/>
            <w:webHidden/>
          </w:rPr>
          <w:fldChar w:fldCharType="end"/>
        </w:r>
        <w:r w:rsidRPr="00D91247">
          <w:rPr>
            <w:rStyle w:val="Hyperlink"/>
            <w:noProof/>
          </w:rPr>
          <w:fldChar w:fldCharType="end"/>
        </w:r>
      </w:ins>
    </w:p>
    <w:p w14:paraId="0C955E34" w14:textId="45149BAD" w:rsidR="00A331DC" w:rsidRDefault="00A331DC">
      <w:pPr>
        <w:pStyle w:val="TOC3"/>
        <w:rPr>
          <w:ins w:id="127" w:author="Steve Beadle" w:date="2024-10-22T10:02:00Z"/>
          <w:rFonts w:asciiTheme="minorHAnsi" w:eastAsiaTheme="minorEastAsia" w:hAnsiTheme="minorHAnsi" w:cstheme="minorBidi"/>
          <w:noProof/>
          <w:kern w:val="2"/>
          <w:sz w:val="22"/>
          <w:szCs w:val="22"/>
          <w14:ligatures w14:val="standardContextual"/>
        </w:rPr>
      </w:pPr>
      <w:ins w:id="128"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"_Toc180483765"</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2.4.3</w:t>
        </w:r>
        <w:r>
          <w:rPr>
            <w:rFonts w:asciiTheme="minorHAnsi" w:eastAsiaTheme="minorEastAsia" w:hAnsiTheme="minorHAnsi" w:cstheme="minorBidi"/>
            <w:noProof/>
            <w:kern w:val="2"/>
            <w:sz w:val="22"/>
            <w:szCs w:val="22"/>
            <w14:ligatures w14:val="standardContextual"/>
          </w:rPr>
          <w:tab/>
        </w:r>
        <w:r w:rsidRPr="00D91247">
          <w:rPr>
            <w:rStyle w:val="Hyperlink"/>
            <w:noProof/>
          </w:rPr>
          <w:t>Analogue points</w:t>
        </w:r>
        <w:r>
          <w:rPr>
            <w:noProof/>
            <w:webHidden/>
          </w:rPr>
          <w:tab/>
        </w:r>
        <w:r>
          <w:rPr>
            <w:noProof/>
            <w:webHidden/>
          </w:rPr>
          <w:fldChar w:fldCharType="begin"/>
        </w:r>
        <w:r>
          <w:rPr>
            <w:noProof/>
            <w:webHidden/>
          </w:rPr>
          <w:instrText xml:space="preserve"> PAGEREF _Toc180483765 \h </w:instrText>
        </w:r>
        <w:r>
          <w:rPr>
            <w:noProof/>
            <w:webHidden/>
          </w:rPr>
        </w:r>
      </w:ins>
      <w:r>
        <w:rPr>
          <w:noProof/>
          <w:webHidden/>
        </w:rPr>
        <w:fldChar w:fldCharType="separate"/>
      </w:r>
      <w:ins w:id="129" w:author="Steve Beadle" w:date="2024-10-22T10:06:00Z">
        <w:r>
          <w:rPr>
            <w:noProof/>
            <w:webHidden/>
          </w:rPr>
          <w:t>35</w:t>
        </w:r>
      </w:ins>
      <w:ins w:id="130" w:author="Steve Beadle" w:date="2024-10-22T10:02:00Z">
        <w:r>
          <w:rPr>
            <w:noProof/>
            <w:webHidden/>
          </w:rPr>
          <w:fldChar w:fldCharType="end"/>
        </w:r>
        <w:r w:rsidRPr="00D91247">
          <w:rPr>
            <w:rStyle w:val="Hyperlink"/>
            <w:noProof/>
          </w:rPr>
          <w:fldChar w:fldCharType="end"/>
        </w:r>
      </w:ins>
    </w:p>
    <w:p w14:paraId="594BB440" w14:textId="54D2F4DD" w:rsidR="00A331DC" w:rsidRDefault="00A331DC">
      <w:pPr>
        <w:pStyle w:val="TOC3"/>
        <w:rPr>
          <w:ins w:id="131" w:author="Steve Beadle" w:date="2024-10-22T10:02:00Z"/>
          <w:rFonts w:asciiTheme="minorHAnsi" w:eastAsiaTheme="minorEastAsia" w:hAnsiTheme="minorHAnsi" w:cstheme="minorBidi"/>
          <w:noProof/>
          <w:kern w:val="2"/>
          <w:sz w:val="22"/>
          <w:szCs w:val="22"/>
          <w14:ligatures w14:val="standardContextual"/>
        </w:rPr>
      </w:pPr>
      <w:ins w:id="132"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"_Toc180483766"</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2.4.4</w:t>
        </w:r>
        <w:r>
          <w:rPr>
            <w:rFonts w:asciiTheme="minorHAnsi" w:eastAsiaTheme="minorEastAsia" w:hAnsiTheme="minorHAnsi" w:cstheme="minorBidi"/>
            <w:noProof/>
            <w:kern w:val="2"/>
            <w:sz w:val="22"/>
            <w:szCs w:val="22"/>
            <w14:ligatures w14:val="standardContextual"/>
          </w:rPr>
          <w:tab/>
        </w:r>
        <w:r w:rsidRPr="00D91247">
          <w:rPr>
            <w:rStyle w:val="Hyperlink"/>
            <w:noProof/>
          </w:rPr>
          <w:t>Counter points</w:t>
        </w:r>
        <w:r>
          <w:rPr>
            <w:noProof/>
            <w:webHidden/>
          </w:rPr>
          <w:tab/>
        </w:r>
        <w:r>
          <w:rPr>
            <w:noProof/>
            <w:webHidden/>
          </w:rPr>
          <w:fldChar w:fldCharType="begin"/>
        </w:r>
        <w:r>
          <w:rPr>
            <w:noProof/>
            <w:webHidden/>
          </w:rPr>
          <w:instrText xml:space="preserve"> PAGEREF _Toc180483766 \h </w:instrText>
        </w:r>
        <w:r>
          <w:rPr>
            <w:noProof/>
            <w:webHidden/>
          </w:rPr>
        </w:r>
      </w:ins>
      <w:r>
        <w:rPr>
          <w:noProof/>
          <w:webHidden/>
        </w:rPr>
        <w:fldChar w:fldCharType="separate"/>
      </w:r>
      <w:ins w:id="133" w:author="Steve Beadle" w:date="2024-10-22T10:06:00Z">
        <w:r>
          <w:rPr>
            <w:noProof/>
            <w:webHidden/>
          </w:rPr>
          <w:t>38</w:t>
        </w:r>
      </w:ins>
      <w:ins w:id="134" w:author="Steve Beadle" w:date="2024-10-22T10:02:00Z">
        <w:r>
          <w:rPr>
            <w:noProof/>
            <w:webHidden/>
          </w:rPr>
          <w:fldChar w:fldCharType="end"/>
        </w:r>
        <w:r w:rsidRPr="00D91247">
          <w:rPr>
            <w:rStyle w:val="Hyperlink"/>
            <w:noProof/>
          </w:rPr>
          <w:fldChar w:fldCharType="end"/>
        </w:r>
      </w:ins>
    </w:p>
    <w:p w14:paraId="484EE067" w14:textId="32F836AD" w:rsidR="00A331DC" w:rsidRDefault="00A331DC">
      <w:pPr>
        <w:pStyle w:val="TOC3"/>
        <w:rPr>
          <w:ins w:id="135" w:author="Steve Beadle" w:date="2024-10-22T10:02:00Z"/>
          <w:rFonts w:asciiTheme="minorHAnsi" w:eastAsiaTheme="minorEastAsia" w:hAnsiTheme="minorHAnsi" w:cstheme="minorBidi"/>
          <w:noProof/>
          <w:kern w:val="2"/>
          <w:sz w:val="22"/>
          <w:szCs w:val="22"/>
          <w14:ligatures w14:val="standardContextual"/>
        </w:rPr>
      </w:pPr>
      <w:ins w:id="136"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"_Toc180483767"</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rFonts w:eastAsia="DengXian"/>
            <w:noProof/>
            <w:lang w:eastAsia="en-US"/>
          </w:rPr>
          <w:t>2.4.5</w:t>
        </w:r>
        <w:r>
          <w:rPr>
            <w:rFonts w:asciiTheme="minorHAnsi" w:eastAsiaTheme="minorEastAsia" w:hAnsiTheme="minorHAnsi" w:cstheme="minorBidi"/>
            <w:noProof/>
            <w:kern w:val="2"/>
            <w:sz w:val="22"/>
            <w:szCs w:val="22"/>
            <w14:ligatures w14:val="standardContextual"/>
          </w:rPr>
          <w:tab/>
        </w:r>
        <w:r w:rsidRPr="00D91247">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_Toc180483767 \h </w:instrText>
        </w:r>
        <w:r>
          <w:rPr>
            <w:noProof/>
            <w:webHidden/>
          </w:rPr>
        </w:r>
      </w:ins>
      <w:r>
        <w:rPr>
          <w:noProof/>
          <w:webHidden/>
        </w:rPr>
        <w:fldChar w:fldCharType="separate"/>
      </w:r>
      <w:ins w:id="137" w:author="Steve Beadle" w:date="2024-10-22T10:06:00Z">
        <w:r>
          <w:rPr>
            <w:noProof/>
            <w:webHidden/>
          </w:rPr>
          <w:t>39</w:t>
        </w:r>
      </w:ins>
      <w:ins w:id="138" w:author="Steve Beadle" w:date="2024-10-22T10:02:00Z">
        <w:r>
          <w:rPr>
            <w:noProof/>
            <w:webHidden/>
          </w:rPr>
          <w:fldChar w:fldCharType="end"/>
        </w:r>
        <w:r w:rsidRPr="00D91247">
          <w:rPr>
            <w:rStyle w:val="Hyperlink"/>
            <w:noProof/>
          </w:rPr>
          <w:fldChar w:fldCharType="end"/>
        </w:r>
      </w:ins>
    </w:p>
    <w:p w14:paraId="1503B181" w14:textId="459E656C" w:rsidR="00A331DC" w:rsidRDefault="00A331DC">
      <w:pPr>
        <w:pStyle w:val="TOC3"/>
        <w:rPr>
          <w:ins w:id="139" w:author="Steve Beadle" w:date="2024-10-22T10:02:00Z"/>
          <w:rFonts w:asciiTheme="minorHAnsi" w:eastAsiaTheme="minorEastAsia" w:hAnsiTheme="minorHAnsi" w:cstheme="minorBidi"/>
          <w:noProof/>
          <w:kern w:val="2"/>
          <w:sz w:val="22"/>
          <w:szCs w:val="22"/>
          <w14:ligatures w14:val="standardContextual"/>
        </w:rPr>
      </w:pPr>
      <w:ins w:id="140"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"_Toc180483768"</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rFonts w:eastAsia="DengXian"/>
            <w:noProof/>
          </w:rPr>
          <w:t>2.4.6</w:t>
        </w:r>
        <w:r>
          <w:rPr>
            <w:rFonts w:asciiTheme="minorHAnsi" w:eastAsiaTheme="minorEastAsia" w:hAnsiTheme="minorHAnsi" w:cstheme="minorBidi"/>
            <w:noProof/>
            <w:kern w:val="2"/>
            <w:sz w:val="22"/>
            <w:szCs w:val="22"/>
            <w14:ligatures w14:val="standardContextual"/>
          </w:rPr>
          <w:tab/>
        </w:r>
        <w:r w:rsidRPr="00D91247">
          <w:rPr>
            <w:rStyle w:val="Hyperlink"/>
            <w:rFonts w:eastAsia="DengXian"/>
            <w:noProof/>
          </w:rPr>
          <w:t>Counter limits</w:t>
        </w:r>
        <w:r>
          <w:rPr>
            <w:noProof/>
            <w:webHidden/>
          </w:rPr>
          <w:tab/>
        </w:r>
        <w:r>
          <w:rPr>
            <w:noProof/>
            <w:webHidden/>
          </w:rPr>
          <w:fldChar w:fldCharType="begin"/>
        </w:r>
        <w:r>
          <w:rPr>
            <w:noProof/>
            <w:webHidden/>
          </w:rPr>
          <w:instrText xml:space="preserve"> PAGEREF _Toc180483768 \h </w:instrText>
        </w:r>
        <w:r>
          <w:rPr>
            <w:noProof/>
            <w:webHidden/>
          </w:rPr>
        </w:r>
      </w:ins>
      <w:r>
        <w:rPr>
          <w:noProof/>
          <w:webHidden/>
        </w:rPr>
        <w:fldChar w:fldCharType="separate"/>
      </w:r>
      <w:ins w:id="141" w:author="Steve Beadle" w:date="2024-10-22T10:06:00Z">
        <w:r>
          <w:rPr>
            <w:noProof/>
            <w:webHidden/>
          </w:rPr>
          <w:t>47</w:t>
        </w:r>
      </w:ins>
      <w:ins w:id="142" w:author="Steve Beadle" w:date="2024-10-22T10:02:00Z">
        <w:r>
          <w:rPr>
            <w:noProof/>
            <w:webHidden/>
          </w:rPr>
          <w:fldChar w:fldCharType="end"/>
        </w:r>
        <w:r w:rsidRPr="00D91247">
          <w:rPr>
            <w:rStyle w:val="Hyperlink"/>
            <w:noProof/>
          </w:rPr>
          <w:fldChar w:fldCharType="end"/>
        </w:r>
      </w:ins>
    </w:p>
    <w:p w14:paraId="49BD4C6C" w14:textId="3B41A128" w:rsidR="00A331DC" w:rsidRDefault="00A331DC">
      <w:pPr>
        <w:pStyle w:val="TOC3"/>
        <w:rPr>
          <w:ins w:id="143" w:author="Steve Beadle" w:date="2024-10-22T10:02:00Z"/>
          <w:rFonts w:asciiTheme="minorHAnsi" w:eastAsiaTheme="minorEastAsia" w:hAnsiTheme="minorHAnsi" w:cstheme="minorBidi"/>
          <w:noProof/>
          <w:kern w:val="2"/>
          <w:sz w:val="22"/>
          <w:szCs w:val="22"/>
          <w14:ligatures w14:val="standardContextual"/>
        </w:rPr>
      </w:pPr>
      <w:ins w:id="144"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"_Toc180483769"</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rFonts w:eastAsia="DengXian"/>
            <w:noProof/>
          </w:rPr>
          <w:t>2.4.7</w:t>
        </w:r>
        <w:r>
          <w:rPr>
            <w:rFonts w:asciiTheme="minorHAnsi" w:eastAsiaTheme="minorEastAsia" w:hAnsiTheme="minorHAnsi" w:cstheme="minorBidi"/>
            <w:noProof/>
            <w:kern w:val="2"/>
            <w:sz w:val="22"/>
            <w:szCs w:val="22"/>
            <w14:ligatures w14:val="standardContextual"/>
          </w:rPr>
          <w:tab/>
        </w:r>
        <w:r w:rsidRPr="00D91247">
          <w:rPr>
            <w:rStyle w:val="Hyperlink"/>
            <w:rFonts w:eastAsia="DengXian"/>
            <w:noProof/>
          </w:rPr>
          <w:t>No change</w:t>
        </w:r>
        <w:r>
          <w:rPr>
            <w:noProof/>
            <w:webHidden/>
          </w:rPr>
          <w:tab/>
        </w:r>
        <w:r>
          <w:rPr>
            <w:noProof/>
            <w:webHidden/>
          </w:rPr>
          <w:fldChar w:fldCharType="begin"/>
        </w:r>
        <w:r>
          <w:rPr>
            <w:noProof/>
            <w:webHidden/>
          </w:rPr>
          <w:instrText xml:space="preserve"> PAGEREF _Toc180483769 \h </w:instrText>
        </w:r>
        <w:r>
          <w:rPr>
            <w:noProof/>
            <w:webHidden/>
          </w:rPr>
        </w:r>
      </w:ins>
      <w:r>
        <w:rPr>
          <w:noProof/>
          <w:webHidden/>
        </w:rPr>
        <w:fldChar w:fldCharType="separate"/>
      </w:r>
      <w:ins w:id="145" w:author="Steve Beadle" w:date="2024-10-22T10:06:00Z">
        <w:r>
          <w:rPr>
            <w:noProof/>
            <w:webHidden/>
          </w:rPr>
          <w:t>50</w:t>
        </w:r>
      </w:ins>
      <w:ins w:id="146" w:author="Steve Beadle" w:date="2024-10-22T10:02:00Z">
        <w:r>
          <w:rPr>
            <w:noProof/>
            <w:webHidden/>
          </w:rPr>
          <w:fldChar w:fldCharType="end"/>
        </w:r>
        <w:r w:rsidRPr="00D91247">
          <w:rPr>
            <w:rStyle w:val="Hyperlink"/>
            <w:noProof/>
          </w:rPr>
          <w:fldChar w:fldCharType="end"/>
        </w:r>
      </w:ins>
    </w:p>
    <w:p w14:paraId="7E29ABAA" w14:textId="57A420F5" w:rsidR="00A331DC" w:rsidRDefault="00A331DC">
      <w:pPr>
        <w:pStyle w:val="TOC2"/>
        <w:rPr>
          <w:ins w:id="147" w:author="Steve Beadle" w:date="2024-10-22T10:02:00Z"/>
          <w:rFonts w:asciiTheme="minorHAnsi" w:eastAsiaTheme="minorEastAsia" w:hAnsiTheme="minorHAnsi" w:cstheme="minorBidi"/>
          <w:kern w:val="2"/>
          <w:sz w:val="22"/>
          <w:szCs w:val="22"/>
          <w14:ligatures w14:val="standardContextual"/>
        </w:rPr>
      </w:pPr>
      <w:ins w:id="148" w:author="Steve Beadle" w:date="2024-10-22T10:02:00Z">
        <w:r w:rsidRPr="00D91247">
          <w:rPr>
            <w:rStyle w:val="Hyperlink"/>
          </w:rPr>
          <w:fldChar w:fldCharType="begin"/>
        </w:r>
        <w:r w:rsidRPr="00D91247">
          <w:rPr>
            <w:rStyle w:val="Hyperlink"/>
          </w:rPr>
          <w:instrText xml:space="preserve"> </w:instrText>
        </w:r>
        <w:r>
          <w:instrText>HYPERLINK \l "_Toc180483770"</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2.5</w:t>
        </w:r>
        <w:r>
          <w:rPr>
            <w:rFonts w:asciiTheme="minorHAnsi" w:eastAsiaTheme="minorEastAsia" w:hAnsiTheme="minorHAnsi" w:cstheme="minorBidi"/>
            <w:kern w:val="2"/>
            <w:sz w:val="22"/>
            <w:szCs w:val="22"/>
            <w14:ligatures w14:val="standardContextual"/>
          </w:rPr>
          <w:tab/>
        </w:r>
        <w:r w:rsidRPr="00D91247">
          <w:rPr>
            <w:rStyle w:val="Hyperlink"/>
          </w:rPr>
          <w:t>Extended points</w:t>
        </w:r>
        <w:r>
          <w:rPr>
            <w:webHidden/>
          </w:rPr>
          <w:tab/>
        </w:r>
        <w:r>
          <w:rPr>
            <w:webHidden/>
          </w:rPr>
          <w:fldChar w:fldCharType="begin"/>
        </w:r>
        <w:r>
          <w:rPr>
            <w:webHidden/>
          </w:rPr>
          <w:instrText xml:space="preserve"> PAGEREF _Toc180483770 \h </w:instrText>
        </w:r>
        <w:r>
          <w:rPr>
            <w:webHidden/>
          </w:rPr>
        </w:r>
      </w:ins>
      <w:r>
        <w:rPr>
          <w:webHidden/>
        </w:rPr>
        <w:fldChar w:fldCharType="separate"/>
      </w:r>
      <w:ins w:id="149" w:author="Steve Beadle" w:date="2024-10-22T10:06:00Z">
        <w:r>
          <w:rPr>
            <w:webHidden/>
          </w:rPr>
          <w:t>52</w:t>
        </w:r>
      </w:ins>
      <w:ins w:id="150" w:author="Steve Beadle" w:date="2024-10-22T10:02:00Z">
        <w:r>
          <w:rPr>
            <w:webHidden/>
          </w:rPr>
          <w:fldChar w:fldCharType="end"/>
        </w:r>
        <w:r w:rsidRPr="00D91247">
          <w:rPr>
            <w:rStyle w:val="Hyperlink"/>
          </w:rPr>
          <w:fldChar w:fldCharType="end"/>
        </w:r>
      </w:ins>
    </w:p>
    <w:p w14:paraId="1FAB9032" w14:textId="340894C3" w:rsidR="00A331DC" w:rsidRDefault="00A331DC">
      <w:pPr>
        <w:pStyle w:val="TOC3"/>
        <w:rPr>
          <w:ins w:id="151" w:author="Steve Beadle" w:date="2024-10-22T10:02:00Z"/>
          <w:rFonts w:asciiTheme="minorHAnsi" w:eastAsiaTheme="minorEastAsia" w:hAnsiTheme="minorHAnsi" w:cstheme="minorBidi"/>
          <w:noProof/>
          <w:kern w:val="2"/>
          <w:sz w:val="22"/>
          <w:szCs w:val="22"/>
          <w14:ligatures w14:val="standardContextual"/>
        </w:rPr>
      </w:pPr>
      <w:ins w:id="152"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"_Toc180483771"</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2.5.1</w:t>
        </w:r>
        <w:r>
          <w:rPr>
            <w:rFonts w:asciiTheme="minorHAnsi" w:eastAsiaTheme="minorEastAsia" w:hAnsiTheme="minorHAnsi" w:cstheme="minorBidi"/>
            <w:noProof/>
            <w:kern w:val="2"/>
            <w:sz w:val="22"/>
            <w:szCs w:val="22"/>
            <w14:ligatures w14:val="standardContextual"/>
          </w:rPr>
          <w:tab/>
        </w:r>
        <w:r w:rsidRPr="00D91247">
          <w:rPr>
            <w:rStyle w:val="Hyperlink"/>
            <w:noProof/>
          </w:rPr>
          <w:t>Minimum</w:t>
        </w:r>
        <w:r>
          <w:rPr>
            <w:noProof/>
            <w:webHidden/>
          </w:rPr>
          <w:tab/>
        </w:r>
        <w:r>
          <w:rPr>
            <w:noProof/>
            <w:webHidden/>
          </w:rPr>
          <w:fldChar w:fldCharType="begin"/>
        </w:r>
        <w:r>
          <w:rPr>
            <w:noProof/>
            <w:webHidden/>
          </w:rPr>
          <w:instrText xml:space="preserve"> PAGEREF _Toc180483771 \h </w:instrText>
        </w:r>
        <w:r>
          <w:rPr>
            <w:noProof/>
            <w:webHidden/>
          </w:rPr>
        </w:r>
      </w:ins>
      <w:r>
        <w:rPr>
          <w:noProof/>
          <w:webHidden/>
        </w:rPr>
        <w:fldChar w:fldCharType="separate"/>
      </w:r>
      <w:ins w:id="153" w:author="Steve Beadle" w:date="2024-10-22T10:06:00Z">
        <w:r>
          <w:rPr>
            <w:noProof/>
            <w:webHidden/>
          </w:rPr>
          <w:t>54</w:t>
        </w:r>
      </w:ins>
      <w:ins w:id="154" w:author="Steve Beadle" w:date="2024-10-22T10:02:00Z">
        <w:r>
          <w:rPr>
            <w:noProof/>
            <w:webHidden/>
          </w:rPr>
          <w:fldChar w:fldCharType="end"/>
        </w:r>
        <w:r w:rsidRPr="00D91247">
          <w:rPr>
            <w:rStyle w:val="Hyperlink"/>
            <w:noProof/>
          </w:rPr>
          <w:fldChar w:fldCharType="end"/>
        </w:r>
      </w:ins>
    </w:p>
    <w:p w14:paraId="13C79653" w14:textId="516F81A9" w:rsidR="00A331DC" w:rsidRDefault="00A331DC">
      <w:pPr>
        <w:pStyle w:val="TOC3"/>
        <w:rPr>
          <w:ins w:id="155" w:author="Steve Beadle" w:date="2024-10-22T10:02:00Z"/>
          <w:rFonts w:asciiTheme="minorHAnsi" w:eastAsiaTheme="minorEastAsia" w:hAnsiTheme="minorHAnsi" w:cstheme="minorBidi"/>
          <w:noProof/>
          <w:kern w:val="2"/>
          <w:sz w:val="22"/>
          <w:szCs w:val="22"/>
          <w14:ligatures w14:val="standardContextual"/>
        </w:rPr>
      </w:pPr>
      <w:ins w:id="156"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"_Toc180483772"</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2.5.2</w:t>
        </w:r>
        <w:r>
          <w:rPr>
            <w:rFonts w:asciiTheme="minorHAnsi" w:eastAsiaTheme="minorEastAsia" w:hAnsiTheme="minorHAnsi" w:cstheme="minorBidi"/>
            <w:noProof/>
            <w:kern w:val="2"/>
            <w:sz w:val="22"/>
            <w:szCs w:val="22"/>
            <w14:ligatures w14:val="standardContextual"/>
          </w:rPr>
          <w:tab/>
        </w:r>
        <w:r w:rsidRPr="00D91247">
          <w:rPr>
            <w:rStyle w:val="Hyperlink"/>
            <w:noProof/>
          </w:rPr>
          <w:t>Maximum</w:t>
        </w:r>
        <w:r>
          <w:rPr>
            <w:noProof/>
            <w:webHidden/>
          </w:rPr>
          <w:tab/>
        </w:r>
        <w:r>
          <w:rPr>
            <w:noProof/>
            <w:webHidden/>
          </w:rPr>
          <w:fldChar w:fldCharType="begin"/>
        </w:r>
        <w:r>
          <w:rPr>
            <w:noProof/>
            <w:webHidden/>
          </w:rPr>
          <w:instrText xml:space="preserve"> PAGEREF _Toc180483772 \h </w:instrText>
        </w:r>
        <w:r>
          <w:rPr>
            <w:noProof/>
            <w:webHidden/>
          </w:rPr>
        </w:r>
      </w:ins>
      <w:r>
        <w:rPr>
          <w:noProof/>
          <w:webHidden/>
        </w:rPr>
        <w:fldChar w:fldCharType="separate"/>
      </w:r>
      <w:ins w:id="157" w:author="Steve Beadle" w:date="2024-10-22T10:06:00Z">
        <w:r>
          <w:rPr>
            <w:noProof/>
            <w:webHidden/>
          </w:rPr>
          <w:t>54</w:t>
        </w:r>
      </w:ins>
      <w:ins w:id="158" w:author="Steve Beadle" w:date="2024-10-22T10:02:00Z">
        <w:r>
          <w:rPr>
            <w:noProof/>
            <w:webHidden/>
          </w:rPr>
          <w:fldChar w:fldCharType="end"/>
        </w:r>
        <w:r w:rsidRPr="00D91247">
          <w:rPr>
            <w:rStyle w:val="Hyperlink"/>
            <w:noProof/>
          </w:rPr>
          <w:fldChar w:fldCharType="end"/>
        </w:r>
      </w:ins>
    </w:p>
    <w:p w14:paraId="6ADE9E8E" w14:textId="279BCCBE" w:rsidR="00A331DC" w:rsidRDefault="00A331DC">
      <w:pPr>
        <w:pStyle w:val="TOC3"/>
        <w:rPr>
          <w:ins w:id="159" w:author="Steve Beadle" w:date="2024-10-22T10:02:00Z"/>
          <w:rFonts w:asciiTheme="minorHAnsi" w:eastAsiaTheme="minorEastAsia" w:hAnsiTheme="minorHAnsi" w:cstheme="minorBidi"/>
          <w:noProof/>
          <w:kern w:val="2"/>
          <w:sz w:val="22"/>
          <w:szCs w:val="22"/>
          <w14:ligatures w14:val="standardContextual"/>
        </w:rPr>
      </w:pPr>
      <w:ins w:id="160"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"_Toc180483773"</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2.5.3</w:t>
        </w:r>
        <w:r>
          <w:rPr>
            <w:rFonts w:asciiTheme="minorHAnsi" w:eastAsiaTheme="minorEastAsia" w:hAnsiTheme="minorHAnsi" w:cstheme="minorBidi"/>
            <w:noProof/>
            <w:kern w:val="2"/>
            <w:sz w:val="22"/>
            <w:szCs w:val="22"/>
            <w14:ligatures w14:val="standardContextual"/>
          </w:rPr>
          <w:tab/>
        </w:r>
        <w:r w:rsidRPr="00D91247">
          <w:rPr>
            <w:rStyle w:val="Hyperlink"/>
            <w:noProof/>
          </w:rPr>
          <w:t>Mean</w:t>
        </w:r>
        <w:r>
          <w:rPr>
            <w:noProof/>
            <w:webHidden/>
          </w:rPr>
          <w:tab/>
        </w:r>
        <w:r>
          <w:rPr>
            <w:noProof/>
            <w:webHidden/>
          </w:rPr>
          <w:fldChar w:fldCharType="begin"/>
        </w:r>
        <w:r>
          <w:rPr>
            <w:noProof/>
            <w:webHidden/>
          </w:rPr>
          <w:instrText xml:space="preserve"> PAGEREF _Toc180483773 \h </w:instrText>
        </w:r>
        <w:r>
          <w:rPr>
            <w:noProof/>
            <w:webHidden/>
          </w:rPr>
        </w:r>
      </w:ins>
      <w:r>
        <w:rPr>
          <w:noProof/>
          <w:webHidden/>
        </w:rPr>
        <w:fldChar w:fldCharType="separate"/>
      </w:r>
      <w:ins w:id="161" w:author="Steve Beadle" w:date="2024-10-22T10:06:00Z">
        <w:r>
          <w:rPr>
            <w:noProof/>
            <w:webHidden/>
          </w:rPr>
          <w:t>54</w:t>
        </w:r>
      </w:ins>
      <w:ins w:id="162" w:author="Steve Beadle" w:date="2024-10-22T10:02:00Z">
        <w:r>
          <w:rPr>
            <w:noProof/>
            <w:webHidden/>
          </w:rPr>
          <w:fldChar w:fldCharType="end"/>
        </w:r>
        <w:r w:rsidRPr="00D91247">
          <w:rPr>
            <w:rStyle w:val="Hyperlink"/>
            <w:noProof/>
          </w:rPr>
          <w:fldChar w:fldCharType="end"/>
        </w:r>
      </w:ins>
    </w:p>
    <w:p w14:paraId="79759476" w14:textId="6B4F485B" w:rsidR="00A331DC" w:rsidRDefault="00A331DC">
      <w:pPr>
        <w:pStyle w:val="TOC3"/>
        <w:rPr>
          <w:ins w:id="163" w:author="Steve Beadle" w:date="2024-10-22T10:02:00Z"/>
          <w:rFonts w:asciiTheme="minorHAnsi" w:eastAsiaTheme="minorEastAsia" w:hAnsiTheme="minorHAnsi" w:cstheme="minorBidi"/>
          <w:noProof/>
          <w:kern w:val="2"/>
          <w:sz w:val="22"/>
          <w:szCs w:val="22"/>
          <w14:ligatures w14:val="standardContextual"/>
        </w:rPr>
      </w:pPr>
      <w:ins w:id="164" w:author="Steve Beadle" w:date="2024-10-22T10:02:00Z">
        <w:r w:rsidRPr="00D91247">
          <w:rPr>
            <w:rStyle w:val="Hyperlink"/>
            <w:noProof/>
          </w:rPr>
          <w:lastRenderedPageBreak/>
          <w:fldChar w:fldCharType="begin"/>
        </w:r>
        <w:r w:rsidRPr="00D91247">
          <w:rPr>
            <w:rStyle w:val="Hyperlink"/>
            <w:noProof/>
          </w:rPr>
          <w:instrText xml:space="preserve"> </w:instrText>
        </w:r>
        <w:r>
          <w:rPr>
            <w:noProof/>
          </w:rPr>
          <w:instrText>HYPERLINK \l "_Toc180483774"</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2.5.4</w:t>
        </w:r>
        <w:r>
          <w:rPr>
            <w:rFonts w:asciiTheme="minorHAnsi" w:eastAsiaTheme="minorEastAsia" w:hAnsiTheme="minorHAnsi" w:cstheme="minorBidi"/>
            <w:noProof/>
            <w:kern w:val="2"/>
            <w:sz w:val="22"/>
            <w:szCs w:val="22"/>
            <w14:ligatures w14:val="standardContextual"/>
          </w:rPr>
          <w:tab/>
        </w:r>
        <w:r w:rsidRPr="00D91247">
          <w:rPr>
            <w:rStyle w:val="Hyperlink"/>
            <w:noProof/>
          </w:rPr>
          <w:t>Standard deviation</w:t>
        </w:r>
        <w:r>
          <w:rPr>
            <w:noProof/>
            <w:webHidden/>
          </w:rPr>
          <w:tab/>
        </w:r>
        <w:r>
          <w:rPr>
            <w:noProof/>
            <w:webHidden/>
          </w:rPr>
          <w:fldChar w:fldCharType="begin"/>
        </w:r>
        <w:r>
          <w:rPr>
            <w:noProof/>
            <w:webHidden/>
          </w:rPr>
          <w:instrText xml:space="preserve"> PAGEREF _Toc180483774 \h </w:instrText>
        </w:r>
        <w:r>
          <w:rPr>
            <w:noProof/>
            <w:webHidden/>
          </w:rPr>
        </w:r>
      </w:ins>
      <w:r>
        <w:rPr>
          <w:noProof/>
          <w:webHidden/>
        </w:rPr>
        <w:fldChar w:fldCharType="separate"/>
      </w:r>
      <w:ins w:id="165" w:author="Steve Beadle" w:date="2024-10-22T10:06:00Z">
        <w:r>
          <w:rPr>
            <w:noProof/>
            <w:webHidden/>
          </w:rPr>
          <w:t>54</w:t>
        </w:r>
      </w:ins>
      <w:ins w:id="166" w:author="Steve Beadle" w:date="2024-10-22T10:02:00Z">
        <w:r>
          <w:rPr>
            <w:noProof/>
            <w:webHidden/>
          </w:rPr>
          <w:fldChar w:fldCharType="end"/>
        </w:r>
        <w:r w:rsidRPr="00D91247">
          <w:rPr>
            <w:rStyle w:val="Hyperlink"/>
            <w:noProof/>
          </w:rPr>
          <w:fldChar w:fldCharType="end"/>
        </w:r>
      </w:ins>
    </w:p>
    <w:p w14:paraId="2ECD5BD8" w14:textId="66D9B80E" w:rsidR="00A331DC" w:rsidRDefault="00A331DC">
      <w:pPr>
        <w:pStyle w:val="TOC3"/>
        <w:rPr>
          <w:ins w:id="167" w:author="Steve Beadle" w:date="2024-10-22T10:02:00Z"/>
          <w:rFonts w:asciiTheme="minorHAnsi" w:eastAsiaTheme="minorEastAsia" w:hAnsiTheme="minorHAnsi" w:cstheme="minorBidi"/>
          <w:noProof/>
          <w:kern w:val="2"/>
          <w:sz w:val="22"/>
          <w:szCs w:val="22"/>
          <w14:ligatures w14:val="standardContextual"/>
        </w:rPr>
      </w:pPr>
      <w:ins w:id="168"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"_Toc180483775"</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2.5.5</w:t>
        </w:r>
        <w:r>
          <w:rPr>
            <w:rFonts w:asciiTheme="minorHAnsi" w:eastAsiaTheme="minorEastAsia" w:hAnsiTheme="minorHAnsi" w:cstheme="minorBidi"/>
            <w:noProof/>
            <w:kern w:val="2"/>
            <w:sz w:val="22"/>
            <w:szCs w:val="22"/>
            <w14:ligatures w14:val="standardContextual"/>
          </w:rPr>
          <w:tab/>
        </w:r>
        <w:r w:rsidRPr="00D91247">
          <w:rPr>
            <w:rStyle w:val="Hyperlink"/>
            <w:noProof/>
          </w:rPr>
          <w:t>Integral</w:t>
        </w:r>
        <w:r>
          <w:rPr>
            <w:noProof/>
            <w:webHidden/>
          </w:rPr>
          <w:tab/>
        </w:r>
        <w:r>
          <w:rPr>
            <w:noProof/>
            <w:webHidden/>
          </w:rPr>
          <w:fldChar w:fldCharType="begin"/>
        </w:r>
        <w:r>
          <w:rPr>
            <w:noProof/>
            <w:webHidden/>
          </w:rPr>
          <w:instrText xml:space="preserve"> PAGEREF _Toc180483775 \h </w:instrText>
        </w:r>
        <w:r>
          <w:rPr>
            <w:noProof/>
            <w:webHidden/>
          </w:rPr>
        </w:r>
      </w:ins>
      <w:r>
        <w:rPr>
          <w:noProof/>
          <w:webHidden/>
        </w:rPr>
        <w:fldChar w:fldCharType="separate"/>
      </w:r>
      <w:ins w:id="169" w:author="Steve Beadle" w:date="2024-10-22T10:06:00Z">
        <w:r>
          <w:rPr>
            <w:noProof/>
            <w:webHidden/>
          </w:rPr>
          <w:t>55</w:t>
        </w:r>
      </w:ins>
      <w:ins w:id="170" w:author="Steve Beadle" w:date="2024-10-22T10:02:00Z">
        <w:r>
          <w:rPr>
            <w:noProof/>
            <w:webHidden/>
          </w:rPr>
          <w:fldChar w:fldCharType="end"/>
        </w:r>
        <w:r w:rsidRPr="00D91247">
          <w:rPr>
            <w:rStyle w:val="Hyperlink"/>
            <w:noProof/>
          </w:rPr>
          <w:fldChar w:fldCharType="end"/>
        </w:r>
      </w:ins>
    </w:p>
    <w:p w14:paraId="17493361" w14:textId="6EA9C861" w:rsidR="00A331DC" w:rsidRDefault="00A331DC">
      <w:pPr>
        <w:pStyle w:val="TOC3"/>
        <w:rPr>
          <w:ins w:id="171" w:author="Steve Beadle" w:date="2024-10-22T10:02:00Z"/>
          <w:rFonts w:asciiTheme="minorHAnsi" w:eastAsiaTheme="minorEastAsia" w:hAnsiTheme="minorHAnsi" w:cstheme="minorBidi"/>
          <w:noProof/>
          <w:kern w:val="2"/>
          <w:sz w:val="22"/>
          <w:szCs w:val="22"/>
          <w14:ligatures w14:val="standardContextual"/>
        </w:rPr>
      </w:pPr>
      <w:ins w:id="172"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"_Toc180483776"</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2.5.6</w:t>
        </w:r>
        <w:r>
          <w:rPr>
            <w:rFonts w:asciiTheme="minorHAnsi" w:eastAsiaTheme="minorEastAsia" w:hAnsiTheme="minorHAnsi" w:cstheme="minorBidi"/>
            <w:noProof/>
            <w:kern w:val="2"/>
            <w:sz w:val="22"/>
            <w:szCs w:val="22"/>
            <w14:ligatures w14:val="standardContextual"/>
          </w:rPr>
          <w:tab/>
        </w:r>
        <w:r w:rsidRPr="00D91247">
          <w:rPr>
            <w:rStyle w:val="Hyperlink"/>
            <w:noProof/>
          </w:rPr>
          <w:t>Rate of change</w:t>
        </w:r>
        <w:r>
          <w:rPr>
            <w:noProof/>
            <w:webHidden/>
          </w:rPr>
          <w:tab/>
        </w:r>
        <w:r>
          <w:rPr>
            <w:noProof/>
            <w:webHidden/>
          </w:rPr>
          <w:fldChar w:fldCharType="begin"/>
        </w:r>
        <w:r>
          <w:rPr>
            <w:noProof/>
            <w:webHidden/>
          </w:rPr>
          <w:instrText xml:space="preserve"> PAGEREF _Toc180483776 \h </w:instrText>
        </w:r>
        <w:r>
          <w:rPr>
            <w:noProof/>
            <w:webHidden/>
          </w:rPr>
        </w:r>
      </w:ins>
      <w:r>
        <w:rPr>
          <w:noProof/>
          <w:webHidden/>
        </w:rPr>
        <w:fldChar w:fldCharType="separate"/>
      </w:r>
      <w:ins w:id="173" w:author="Steve Beadle" w:date="2024-10-22T10:06:00Z">
        <w:r>
          <w:rPr>
            <w:noProof/>
            <w:webHidden/>
          </w:rPr>
          <w:t>55</w:t>
        </w:r>
      </w:ins>
      <w:ins w:id="174" w:author="Steve Beadle" w:date="2024-10-22T10:02:00Z">
        <w:r>
          <w:rPr>
            <w:noProof/>
            <w:webHidden/>
          </w:rPr>
          <w:fldChar w:fldCharType="end"/>
        </w:r>
        <w:r w:rsidRPr="00D91247">
          <w:rPr>
            <w:rStyle w:val="Hyperlink"/>
            <w:noProof/>
          </w:rPr>
          <w:fldChar w:fldCharType="end"/>
        </w:r>
      </w:ins>
    </w:p>
    <w:p w14:paraId="6E44D5C5" w14:textId="79D8A25B" w:rsidR="00A331DC" w:rsidRDefault="00A331DC">
      <w:pPr>
        <w:pStyle w:val="TOC3"/>
        <w:rPr>
          <w:ins w:id="175" w:author="Steve Beadle" w:date="2024-10-22T10:02:00Z"/>
          <w:rFonts w:asciiTheme="minorHAnsi" w:eastAsiaTheme="minorEastAsia" w:hAnsiTheme="minorHAnsi" w:cstheme="minorBidi"/>
          <w:noProof/>
          <w:kern w:val="2"/>
          <w:sz w:val="22"/>
          <w:szCs w:val="22"/>
          <w14:ligatures w14:val="standardContextual"/>
        </w:rPr>
      </w:pPr>
      <w:ins w:id="176"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"_Toc180483777"</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2.5.7</w:t>
        </w:r>
        <w:r>
          <w:rPr>
            <w:rFonts w:asciiTheme="minorHAnsi" w:eastAsiaTheme="minorEastAsia" w:hAnsiTheme="minorHAnsi" w:cstheme="minorBidi"/>
            <w:noProof/>
            <w:kern w:val="2"/>
            <w:sz w:val="22"/>
            <w:szCs w:val="22"/>
            <w14:ligatures w14:val="standardContextual"/>
          </w:rPr>
          <w:tab/>
        </w:r>
        <w:r w:rsidRPr="00D91247">
          <w:rPr>
            <w:rStyle w:val="Hyperlink"/>
            <w:noProof/>
          </w:rPr>
          <w:t>State counter</w:t>
        </w:r>
        <w:r>
          <w:rPr>
            <w:noProof/>
            <w:webHidden/>
          </w:rPr>
          <w:tab/>
        </w:r>
        <w:r>
          <w:rPr>
            <w:noProof/>
            <w:webHidden/>
          </w:rPr>
          <w:fldChar w:fldCharType="begin"/>
        </w:r>
        <w:r>
          <w:rPr>
            <w:noProof/>
            <w:webHidden/>
          </w:rPr>
          <w:instrText xml:space="preserve"> PAGEREF _Toc180483777 \h </w:instrText>
        </w:r>
        <w:r>
          <w:rPr>
            <w:noProof/>
            <w:webHidden/>
          </w:rPr>
        </w:r>
      </w:ins>
      <w:r>
        <w:rPr>
          <w:noProof/>
          <w:webHidden/>
        </w:rPr>
        <w:fldChar w:fldCharType="separate"/>
      </w:r>
      <w:ins w:id="177" w:author="Steve Beadle" w:date="2024-10-22T10:06:00Z">
        <w:r>
          <w:rPr>
            <w:noProof/>
            <w:webHidden/>
          </w:rPr>
          <w:t>57</w:t>
        </w:r>
      </w:ins>
      <w:ins w:id="178" w:author="Steve Beadle" w:date="2024-10-22T10:02:00Z">
        <w:r>
          <w:rPr>
            <w:noProof/>
            <w:webHidden/>
          </w:rPr>
          <w:fldChar w:fldCharType="end"/>
        </w:r>
        <w:r w:rsidRPr="00D91247">
          <w:rPr>
            <w:rStyle w:val="Hyperlink"/>
            <w:noProof/>
          </w:rPr>
          <w:fldChar w:fldCharType="end"/>
        </w:r>
      </w:ins>
    </w:p>
    <w:p w14:paraId="61C9D5FC" w14:textId="5EFB0F5C" w:rsidR="00A331DC" w:rsidRDefault="00A331DC">
      <w:pPr>
        <w:pStyle w:val="TOC3"/>
        <w:rPr>
          <w:ins w:id="179" w:author="Steve Beadle" w:date="2024-10-22T10:02:00Z"/>
          <w:rFonts w:asciiTheme="minorHAnsi" w:eastAsiaTheme="minorEastAsia" w:hAnsiTheme="minorHAnsi" w:cstheme="minorBidi"/>
          <w:noProof/>
          <w:kern w:val="2"/>
          <w:sz w:val="22"/>
          <w:szCs w:val="22"/>
          <w14:ligatures w14:val="standardContextual"/>
        </w:rPr>
      </w:pPr>
      <w:ins w:id="180"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"_Toc180483778"</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2.5.8</w:t>
        </w:r>
        <w:r>
          <w:rPr>
            <w:rFonts w:asciiTheme="minorHAnsi" w:eastAsiaTheme="minorEastAsia" w:hAnsiTheme="minorHAnsi" w:cstheme="minorBidi"/>
            <w:noProof/>
            <w:kern w:val="2"/>
            <w:sz w:val="22"/>
            <w:szCs w:val="22"/>
            <w14:ligatures w14:val="standardContextual"/>
          </w:rPr>
          <w:tab/>
        </w:r>
        <w:r w:rsidRPr="00D91247">
          <w:rPr>
            <w:rStyle w:val="Hyperlink"/>
            <w:noProof/>
          </w:rPr>
          <w:t>State runtime</w:t>
        </w:r>
        <w:r>
          <w:rPr>
            <w:noProof/>
            <w:webHidden/>
          </w:rPr>
          <w:tab/>
        </w:r>
        <w:r>
          <w:rPr>
            <w:noProof/>
            <w:webHidden/>
          </w:rPr>
          <w:fldChar w:fldCharType="begin"/>
        </w:r>
        <w:r>
          <w:rPr>
            <w:noProof/>
            <w:webHidden/>
          </w:rPr>
          <w:instrText xml:space="preserve"> PAGEREF _Toc180483778 \h </w:instrText>
        </w:r>
        <w:r>
          <w:rPr>
            <w:noProof/>
            <w:webHidden/>
          </w:rPr>
        </w:r>
      </w:ins>
      <w:r>
        <w:rPr>
          <w:noProof/>
          <w:webHidden/>
        </w:rPr>
        <w:fldChar w:fldCharType="separate"/>
      </w:r>
      <w:ins w:id="181" w:author="Steve Beadle" w:date="2024-10-22T10:06:00Z">
        <w:r>
          <w:rPr>
            <w:noProof/>
            <w:webHidden/>
          </w:rPr>
          <w:t>57</w:t>
        </w:r>
      </w:ins>
      <w:ins w:id="182" w:author="Steve Beadle" w:date="2024-10-22T10:02:00Z">
        <w:r>
          <w:rPr>
            <w:noProof/>
            <w:webHidden/>
          </w:rPr>
          <w:fldChar w:fldCharType="end"/>
        </w:r>
        <w:r w:rsidRPr="00D91247">
          <w:rPr>
            <w:rStyle w:val="Hyperlink"/>
            <w:noProof/>
          </w:rPr>
          <w:fldChar w:fldCharType="end"/>
        </w:r>
      </w:ins>
    </w:p>
    <w:p w14:paraId="17230249" w14:textId="05CEBE06" w:rsidR="00A331DC" w:rsidRDefault="00A331DC">
      <w:pPr>
        <w:pStyle w:val="TOC2"/>
        <w:rPr>
          <w:ins w:id="183" w:author="Steve Beadle" w:date="2024-10-22T10:02:00Z"/>
          <w:rFonts w:asciiTheme="minorHAnsi" w:eastAsiaTheme="minorEastAsia" w:hAnsiTheme="minorHAnsi" w:cstheme="minorBidi"/>
          <w:kern w:val="2"/>
          <w:sz w:val="22"/>
          <w:szCs w:val="22"/>
          <w14:ligatures w14:val="standardContextual"/>
        </w:rPr>
      </w:pPr>
      <w:ins w:id="184" w:author="Steve Beadle" w:date="2024-10-22T10:02:00Z">
        <w:r w:rsidRPr="00D91247">
          <w:rPr>
            <w:rStyle w:val="Hyperlink"/>
          </w:rPr>
          <w:fldChar w:fldCharType="begin"/>
        </w:r>
        <w:r w:rsidRPr="00D91247">
          <w:rPr>
            <w:rStyle w:val="Hyperlink"/>
          </w:rPr>
          <w:instrText xml:space="preserve"> </w:instrText>
        </w:r>
        <w:r>
          <w:instrText>HYPERLINK \l "_Toc180483779"</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2.6</w:t>
        </w:r>
        <w:r>
          <w:rPr>
            <w:rFonts w:asciiTheme="minorHAnsi" w:eastAsiaTheme="minorEastAsia" w:hAnsiTheme="minorHAnsi" w:cstheme="minorBidi"/>
            <w:kern w:val="2"/>
            <w:sz w:val="22"/>
            <w:szCs w:val="22"/>
            <w14:ligatures w14:val="standardContextual"/>
          </w:rPr>
          <w:tab/>
        </w:r>
        <w:r w:rsidRPr="00D91247">
          <w:rPr>
            <w:rStyle w:val="Hyperlink"/>
          </w:rPr>
          <w:t>Limit and control profiles</w:t>
        </w:r>
        <w:r>
          <w:rPr>
            <w:webHidden/>
          </w:rPr>
          <w:tab/>
        </w:r>
        <w:r>
          <w:rPr>
            <w:webHidden/>
          </w:rPr>
          <w:fldChar w:fldCharType="begin"/>
        </w:r>
        <w:r>
          <w:rPr>
            <w:webHidden/>
          </w:rPr>
          <w:instrText xml:space="preserve"> PAGEREF _Toc180483779 \h </w:instrText>
        </w:r>
        <w:r>
          <w:rPr>
            <w:webHidden/>
          </w:rPr>
        </w:r>
      </w:ins>
      <w:r>
        <w:rPr>
          <w:webHidden/>
        </w:rPr>
        <w:fldChar w:fldCharType="separate"/>
      </w:r>
      <w:ins w:id="185" w:author="Steve Beadle" w:date="2024-10-22T10:06:00Z">
        <w:r>
          <w:rPr>
            <w:webHidden/>
          </w:rPr>
          <w:t>57</w:t>
        </w:r>
      </w:ins>
      <w:ins w:id="186" w:author="Steve Beadle" w:date="2024-10-22T10:02:00Z">
        <w:r>
          <w:rPr>
            <w:webHidden/>
          </w:rPr>
          <w:fldChar w:fldCharType="end"/>
        </w:r>
        <w:r w:rsidRPr="00D91247">
          <w:rPr>
            <w:rStyle w:val="Hyperlink"/>
          </w:rPr>
          <w:fldChar w:fldCharType="end"/>
        </w:r>
      </w:ins>
    </w:p>
    <w:p w14:paraId="351B66EA" w14:textId="693A4C9F" w:rsidR="00A331DC" w:rsidRDefault="00A331DC">
      <w:pPr>
        <w:pStyle w:val="TOC3"/>
        <w:rPr>
          <w:ins w:id="187" w:author="Steve Beadle" w:date="2024-10-22T10:02:00Z"/>
          <w:rFonts w:asciiTheme="minorHAnsi" w:eastAsiaTheme="minorEastAsia" w:hAnsiTheme="minorHAnsi" w:cstheme="minorBidi"/>
          <w:noProof/>
          <w:kern w:val="2"/>
          <w:sz w:val="22"/>
          <w:szCs w:val="22"/>
          <w14:ligatures w14:val="standardContextual"/>
        </w:rPr>
      </w:pPr>
      <w:ins w:id="188"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"_Toc180483780"</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2.6.1</w:t>
        </w:r>
        <w:r>
          <w:rPr>
            <w:rFonts w:asciiTheme="minorHAnsi" w:eastAsiaTheme="minorEastAsia" w:hAnsiTheme="minorHAnsi" w:cstheme="minorBidi"/>
            <w:noProof/>
            <w:kern w:val="2"/>
            <w:sz w:val="22"/>
            <w:szCs w:val="22"/>
            <w14:ligatures w14:val="standardContextual"/>
          </w:rPr>
          <w:tab/>
        </w:r>
        <w:r w:rsidRPr="00D91247">
          <w:rPr>
            <w:rStyle w:val="Hyperlink"/>
            <w:noProof/>
          </w:rPr>
          <w:t>Limit profiles</w:t>
        </w:r>
        <w:r>
          <w:rPr>
            <w:noProof/>
            <w:webHidden/>
          </w:rPr>
          <w:tab/>
        </w:r>
        <w:r>
          <w:rPr>
            <w:noProof/>
            <w:webHidden/>
          </w:rPr>
          <w:fldChar w:fldCharType="begin"/>
        </w:r>
        <w:r>
          <w:rPr>
            <w:noProof/>
            <w:webHidden/>
          </w:rPr>
          <w:instrText xml:space="preserve"> PAGEREF _Toc180483780 \h </w:instrText>
        </w:r>
        <w:r>
          <w:rPr>
            <w:noProof/>
            <w:webHidden/>
          </w:rPr>
        </w:r>
      </w:ins>
      <w:r>
        <w:rPr>
          <w:noProof/>
          <w:webHidden/>
        </w:rPr>
        <w:fldChar w:fldCharType="separate"/>
      </w:r>
      <w:ins w:id="189" w:author="Steve Beadle" w:date="2024-10-22T10:06:00Z">
        <w:r>
          <w:rPr>
            <w:noProof/>
            <w:webHidden/>
          </w:rPr>
          <w:t>57</w:t>
        </w:r>
      </w:ins>
      <w:ins w:id="190" w:author="Steve Beadle" w:date="2024-10-22T10:02:00Z">
        <w:r>
          <w:rPr>
            <w:noProof/>
            <w:webHidden/>
          </w:rPr>
          <w:fldChar w:fldCharType="end"/>
        </w:r>
        <w:r w:rsidRPr="00D91247">
          <w:rPr>
            <w:rStyle w:val="Hyperlink"/>
            <w:noProof/>
          </w:rPr>
          <w:fldChar w:fldCharType="end"/>
        </w:r>
      </w:ins>
    </w:p>
    <w:p w14:paraId="7747E1EA" w14:textId="48C6AAEF" w:rsidR="00A331DC" w:rsidRDefault="00A331DC">
      <w:pPr>
        <w:pStyle w:val="TOC3"/>
        <w:rPr>
          <w:ins w:id="191" w:author="Steve Beadle" w:date="2024-10-22T10:02:00Z"/>
          <w:rFonts w:asciiTheme="minorHAnsi" w:eastAsiaTheme="minorEastAsia" w:hAnsiTheme="minorHAnsi" w:cstheme="minorBidi"/>
          <w:noProof/>
          <w:kern w:val="2"/>
          <w:sz w:val="22"/>
          <w:szCs w:val="22"/>
          <w14:ligatures w14:val="standardContextual"/>
        </w:rPr>
      </w:pPr>
      <w:ins w:id="192"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"_Toc180483781"</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2.6.2</w:t>
        </w:r>
        <w:r>
          <w:rPr>
            <w:rFonts w:asciiTheme="minorHAnsi" w:eastAsiaTheme="minorEastAsia" w:hAnsiTheme="minorHAnsi" w:cstheme="minorBidi"/>
            <w:noProof/>
            <w:kern w:val="2"/>
            <w:sz w:val="22"/>
            <w:szCs w:val="22"/>
            <w14:ligatures w14:val="standardContextual"/>
          </w:rPr>
          <w:tab/>
        </w:r>
        <w:r w:rsidRPr="00D91247">
          <w:rPr>
            <w:rStyle w:val="Hyperlink"/>
            <w:noProof/>
          </w:rPr>
          <w:t>Control profiles</w:t>
        </w:r>
        <w:r>
          <w:rPr>
            <w:noProof/>
            <w:webHidden/>
          </w:rPr>
          <w:tab/>
        </w:r>
        <w:r>
          <w:rPr>
            <w:noProof/>
            <w:webHidden/>
          </w:rPr>
          <w:fldChar w:fldCharType="begin"/>
        </w:r>
        <w:r>
          <w:rPr>
            <w:noProof/>
            <w:webHidden/>
          </w:rPr>
          <w:instrText xml:space="preserve"> PAGEREF _Toc180483781 \h </w:instrText>
        </w:r>
        <w:r>
          <w:rPr>
            <w:noProof/>
            <w:webHidden/>
          </w:rPr>
        </w:r>
      </w:ins>
      <w:r>
        <w:rPr>
          <w:noProof/>
          <w:webHidden/>
        </w:rPr>
        <w:fldChar w:fldCharType="separate"/>
      </w:r>
      <w:ins w:id="193" w:author="Steve Beadle" w:date="2024-10-22T10:06:00Z">
        <w:r>
          <w:rPr>
            <w:noProof/>
            <w:webHidden/>
          </w:rPr>
          <w:t>58</w:t>
        </w:r>
      </w:ins>
      <w:ins w:id="194" w:author="Steve Beadle" w:date="2024-10-22T10:02:00Z">
        <w:r>
          <w:rPr>
            <w:noProof/>
            <w:webHidden/>
          </w:rPr>
          <w:fldChar w:fldCharType="end"/>
        </w:r>
        <w:r w:rsidRPr="00D91247">
          <w:rPr>
            <w:rStyle w:val="Hyperlink"/>
            <w:noProof/>
          </w:rPr>
          <w:fldChar w:fldCharType="end"/>
        </w:r>
      </w:ins>
    </w:p>
    <w:p w14:paraId="1BB2D615" w14:textId="58AA9D28" w:rsidR="00A331DC" w:rsidRDefault="00A331DC">
      <w:pPr>
        <w:pStyle w:val="TOC2"/>
        <w:rPr>
          <w:ins w:id="195" w:author="Steve Beadle" w:date="2024-10-22T10:02:00Z"/>
          <w:rFonts w:asciiTheme="minorHAnsi" w:eastAsiaTheme="minorEastAsia" w:hAnsiTheme="minorHAnsi" w:cstheme="minorBidi"/>
          <w:kern w:val="2"/>
          <w:sz w:val="22"/>
          <w:szCs w:val="22"/>
          <w14:ligatures w14:val="standardContextual"/>
        </w:rPr>
      </w:pPr>
      <w:ins w:id="196" w:author="Steve Beadle" w:date="2024-10-22T10:02:00Z">
        <w:r w:rsidRPr="00D91247">
          <w:rPr>
            <w:rStyle w:val="Hyperlink"/>
          </w:rPr>
          <w:fldChar w:fldCharType="begin"/>
        </w:r>
        <w:r w:rsidRPr="00D91247">
          <w:rPr>
            <w:rStyle w:val="Hyperlink"/>
          </w:rPr>
          <w:instrText xml:space="preserve"> </w:instrText>
        </w:r>
        <w:r>
          <w:instrText>HYPERLINK \l "_Toc180483782"</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2.7</w:t>
        </w:r>
        <w:r>
          <w:rPr>
            <w:rFonts w:asciiTheme="minorHAnsi" w:eastAsiaTheme="minorEastAsia" w:hAnsiTheme="minorHAnsi" w:cstheme="minorBidi"/>
            <w:kern w:val="2"/>
            <w:sz w:val="22"/>
            <w:szCs w:val="22"/>
            <w14:ligatures w14:val="standardContextual"/>
          </w:rPr>
          <w:tab/>
        </w:r>
        <w:r w:rsidRPr="00D91247">
          <w:rPr>
            <w:rStyle w:val="Hyperlink"/>
          </w:rPr>
          <w:t>Calculated points</w:t>
        </w:r>
        <w:r>
          <w:rPr>
            <w:webHidden/>
          </w:rPr>
          <w:tab/>
        </w:r>
        <w:r>
          <w:rPr>
            <w:webHidden/>
          </w:rPr>
          <w:fldChar w:fldCharType="begin"/>
        </w:r>
        <w:r>
          <w:rPr>
            <w:webHidden/>
          </w:rPr>
          <w:instrText xml:space="preserve"> PAGEREF _Toc180483782 \h </w:instrText>
        </w:r>
        <w:r>
          <w:rPr>
            <w:webHidden/>
          </w:rPr>
        </w:r>
      </w:ins>
      <w:r>
        <w:rPr>
          <w:webHidden/>
        </w:rPr>
        <w:fldChar w:fldCharType="separate"/>
      </w:r>
      <w:ins w:id="197" w:author="Steve Beadle" w:date="2024-10-22T10:06:00Z">
        <w:r>
          <w:rPr>
            <w:webHidden/>
          </w:rPr>
          <w:t>59</w:t>
        </w:r>
      </w:ins>
      <w:ins w:id="198" w:author="Steve Beadle" w:date="2024-10-22T10:02:00Z">
        <w:r>
          <w:rPr>
            <w:webHidden/>
          </w:rPr>
          <w:fldChar w:fldCharType="end"/>
        </w:r>
        <w:r w:rsidRPr="00D91247">
          <w:rPr>
            <w:rStyle w:val="Hyperlink"/>
          </w:rPr>
          <w:fldChar w:fldCharType="end"/>
        </w:r>
      </w:ins>
    </w:p>
    <w:p w14:paraId="36CB91B6" w14:textId="741588DA" w:rsidR="00A331DC" w:rsidRDefault="00A331DC">
      <w:pPr>
        <w:pStyle w:val="TOC2"/>
        <w:rPr>
          <w:ins w:id="199" w:author="Steve Beadle" w:date="2024-10-22T10:02:00Z"/>
          <w:rFonts w:asciiTheme="minorHAnsi" w:eastAsiaTheme="minorEastAsia" w:hAnsiTheme="minorHAnsi" w:cstheme="minorBidi"/>
          <w:kern w:val="2"/>
          <w:sz w:val="22"/>
          <w:szCs w:val="22"/>
          <w14:ligatures w14:val="standardContextual"/>
        </w:rPr>
      </w:pPr>
      <w:ins w:id="200" w:author="Steve Beadle" w:date="2024-10-22T10:02:00Z">
        <w:r w:rsidRPr="00D91247">
          <w:rPr>
            <w:rStyle w:val="Hyperlink"/>
          </w:rPr>
          <w:fldChar w:fldCharType="begin"/>
        </w:r>
        <w:r w:rsidRPr="00D91247">
          <w:rPr>
            <w:rStyle w:val="Hyperlink"/>
          </w:rPr>
          <w:instrText xml:space="preserve"> </w:instrText>
        </w:r>
        <w:r>
          <w:instrText>HYPERLINK \l "_Toc180483783"</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2.8</w:t>
        </w:r>
        <w:r>
          <w:rPr>
            <w:rFonts w:asciiTheme="minorHAnsi" w:eastAsiaTheme="minorEastAsia" w:hAnsiTheme="minorHAnsi" w:cstheme="minorBidi"/>
            <w:kern w:val="2"/>
            <w:sz w:val="22"/>
            <w:szCs w:val="22"/>
            <w14:ligatures w14:val="standardContextual"/>
          </w:rPr>
          <w:tab/>
        </w:r>
        <w:r w:rsidRPr="00D91247">
          <w:rPr>
            <w:rStyle w:val="Hyperlink"/>
          </w:rPr>
          <w:t>Incident logging</w:t>
        </w:r>
        <w:r>
          <w:rPr>
            <w:webHidden/>
          </w:rPr>
          <w:tab/>
        </w:r>
        <w:r>
          <w:rPr>
            <w:webHidden/>
          </w:rPr>
          <w:fldChar w:fldCharType="begin"/>
        </w:r>
        <w:r>
          <w:rPr>
            <w:webHidden/>
          </w:rPr>
          <w:instrText xml:space="preserve"> PAGEREF _Toc180483783 \h </w:instrText>
        </w:r>
        <w:r>
          <w:rPr>
            <w:webHidden/>
          </w:rPr>
        </w:r>
      </w:ins>
      <w:r>
        <w:rPr>
          <w:webHidden/>
        </w:rPr>
        <w:fldChar w:fldCharType="separate"/>
      </w:r>
      <w:ins w:id="201" w:author="Steve Beadle" w:date="2024-10-22T10:06:00Z">
        <w:r>
          <w:rPr>
            <w:webHidden/>
          </w:rPr>
          <w:t>59</w:t>
        </w:r>
      </w:ins>
      <w:ins w:id="202" w:author="Steve Beadle" w:date="2024-10-22T10:02:00Z">
        <w:r>
          <w:rPr>
            <w:webHidden/>
          </w:rPr>
          <w:fldChar w:fldCharType="end"/>
        </w:r>
        <w:r w:rsidRPr="00D91247">
          <w:rPr>
            <w:rStyle w:val="Hyperlink"/>
          </w:rPr>
          <w:fldChar w:fldCharType="end"/>
        </w:r>
      </w:ins>
    </w:p>
    <w:p w14:paraId="3AA1C1CB" w14:textId="44B57E2E" w:rsidR="00A331DC" w:rsidRDefault="00A331DC">
      <w:pPr>
        <w:pStyle w:val="TOC1"/>
        <w:rPr>
          <w:ins w:id="203" w:author="Steve Beadle" w:date="2024-10-22T10:02:00Z"/>
          <w:rFonts w:asciiTheme="minorHAnsi" w:eastAsiaTheme="minorEastAsia" w:hAnsiTheme="minorHAnsi" w:cstheme="minorBidi"/>
          <w:bCs w:val="0"/>
          <w:kern w:val="2"/>
          <w:sz w:val="22"/>
          <w:szCs w:val="22"/>
          <w14:ligatures w14:val="standardContextual"/>
        </w:rPr>
      </w:pPr>
      <w:ins w:id="204" w:author="Steve Beadle" w:date="2024-10-22T10:02:00Z">
        <w:r w:rsidRPr="00D91247">
          <w:rPr>
            <w:rStyle w:val="Hyperlink"/>
          </w:rPr>
          <w:fldChar w:fldCharType="begin"/>
        </w:r>
        <w:r w:rsidRPr="00D91247">
          <w:rPr>
            <w:rStyle w:val="Hyperlink"/>
          </w:rPr>
          <w:instrText xml:space="preserve"> </w:instrText>
        </w:r>
        <w:r>
          <w:instrText>HYPERLINK \l "_Toc180483784"</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3</w:t>
        </w:r>
        <w:r>
          <w:rPr>
            <w:rFonts w:asciiTheme="minorHAnsi" w:eastAsiaTheme="minorEastAsia" w:hAnsiTheme="minorHAnsi" w:cstheme="minorBidi"/>
            <w:bCs w:val="0"/>
            <w:kern w:val="2"/>
            <w:sz w:val="22"/>
            <w:szCs w:val="22"/>
            <w14:ligatures w14:val="standardContextual"/>
          </w:rPr>
          <w:tab/>
        </w:r>
        <w:r w:rsidRPr="00D91247">
          <w:rPr>
            <w:rStyle w:val="Hyperlink"/>
          </w:rPr>
          <w:t>Controls and overrides</w:t>
        </w:r>
        <w:r>
          <w:rPr>
            <w:webHidden/>
          </w:rPr>
          <w:tab/>
        </w:r>
        <w:r>
          <w:rPr>
            <w:webHidden/>
          </w:rPr>
          <w:fldChar w:fldCharType="begin"/>
        </w:r>
        <w:r>
          <w:rPr>
            <w:webHidden/>
          </w:rPr>
          <w:instrText xml:space="preserve"> PAGEREF _Toc180483784 \h </w:instrText>
        </w:r>
        <w:r>
          <w:rPr>
            <w:webHidden/>
          </w:rPr>
        </w:r>
      </w:ins>
      <w:r>
        <w:rPr>
          <w:webHidden/>
        </w:rPr>
        <w:fldChar w:fldCharType="separate"/>
      </w:r>
      <w:ins w:id="205" w:author="Steve Beadle" w:date="2024-10-22T10:06:00Z">
        <w:r>
          <w:rPr>
            <w:webHidden/>
          </w:rPr>
          <w:t>61</w:t>
        </w:r>
      </w:ins>
      <w:ins w:id="206" w:author="Steve Beadle" w:date="2024-10-22T10:02:00Z">
        <w:r>
          <w:rPr>
            <w:webHidden/>
          </w:rPr>
          <w:fldChar w:fldCharType="end"/>
        </w:r>
        <w:r w:rsidRPr="00D91247">
          <w:rPr>
            <w:rStyle w:val="Hyperlink"/>
          </w:rPr>
          <w:fldChar w:fldCharType="end"/>
        </w:r>
      </w:ins>
    </w:p>
    <w:p w14:paraId="6A9457F1" w14:textId="52F95C08" w:rsidR="00A331DC" w:rsidRDefault="00A331DC">
      <w:pPr>
        <w:pStyle w:val="TOC2"/>
        <w:rPr>
          <w:ins w:id="207" w:author="Steve Beadle" w:date="2024-10-22T10:02:00Z"/>
          <w:rFonts w:asciiTheme="minorHAnsi" w:eastAsiaTheme="minorEastAsia" w:hAnsiTheme="minorHAnsi" w:cstheme="minorBidi"/>
          <w:kern w:val="2"/>
          <w:sz w:val="22"/>
          <w:szCs w:val="22"/>
          <w14:ligatures w14:val="standardContextual"/>
        </w:rPr>
      </w:pPr>
      <w:ins w:id="208" w:author="Steve Beadle" w:date="2024-10-22T10:02:00Z">
        <w:r w:rsidRPr="00D91247">
          <w:rPr>
            <w:rStyle w:val="Hyperlink"/>
          </w:rPr>
          <w:fldChar w:fldCharType="begin"/>
        </w:r>
        <w:r w:rsidRPr="00D91247">
          <w:rPr>
            <w:rStyle w:val="Hyperlink"/>
          </w:rPr>
          <w:instrText xml:space="preserve"> </w:instrText>
        </w:r>
        <w:r>
          <w:instrText>HYPERLINK \l "_Toc180483785"</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3.1</w:t>
        </w:r>
        <w:r>
          <w:rPr>
            <w:rFonts w:asciiTheme="minorHAnsi" w:eastAsiaTheme="minorEastAsia" w:hAnsiTheme="minorHAnsi" w:cstheme="minorBidi"/>
            <w:kern w:val="2"/>
            <w:sz w:val="22"/>
            <w:szCs w:val="22"/>
            <w14:ligatures w14:val="standardContextual"/>
          </w:rPr>
          <w:tab/>
        </w:r>
        <w:r w:rsidRPr="00D91247">
          <w:rPr>
            <w:rStyle w:val="Hyperlink"/>
          </w:rPr>
          <w:t>Controls</w:t>
        </w:r>
        <w:r>
          <w:rPr>
            <w:webHidden/>
          </w:rPr>
          <w:tab/>
        </w:r>
        <w:r>
          <w:rPr>
            <w:webHidden/>
          </w:rPr>
          <w:fldChar w:fldCharType="begin"/>
        </w:r>
        <w:r>
          <w:rPr>
            <w:webHidden/>
          </w:rPr>
          <w:instrText xml:space="preserve"> PAGEREF _Toc180483785 \h </w:instrText>
        </w:r>
        <w:r>
          <w:rPr>
            <w:webHidden/>
          </w:rPr>
        </w:r>
      </w:ins>
      <w:r>
        <w:rPr>
          <w:webHidden/>
        </w:rPr>
        <w:fldChar w:fldCharType="separate"/>
      </w:r>
      <w:ins w:id="209" w:author="Steve Beadle" w:date="2024-10-22T10:06:00Z">
        <w:r>
          <w:rPr>
            <w:webHidden/>
          </w:rPr>
          <w:t>61</w:t>
        </w:r>
      </w:ins>
      <w:ins w:id="210" w:author="Steve Beadle" w:date="2024-10-22T10:02:00Z">
        <w:r>
          <w:rPr>
            <w:webHidden/>
          </w:rPr>
          <w:fldChar w:fldCharType="end"/>
        </w:r>
        <w:r w:rsidRPr="00D91247">
          <w:rPr>
            <w:rStyle w:val="Hyperlink"/>
          </w:rPr>
          <w:fldChar w:fldCharType="end"/>
        </w:r>
      </w:ins>
    </w:p>
    <w:p w14:paraId="57FEB887" w14:textId="678D6263" w:rsidR="00A331DC" w:rsidRDefault="00A331DC">
      <w:pPr>
        <w:pStyle w:val="TOC2"/>
        <w:rPr>
          <w:ins w:id="211" w:author="Steve Beadle" w:date="2024-10-22T10:02:00Z"/>
          <w:rFonts w:asciiTheme="minorHAnsi" w:eastAsiaTheme="minorEastAsia" w:hAnsiTheme="minorHAnsi" w:cstheme="minorBidi"/>
          <w:kern w:val="2"/>
          <w:sz w:val="22"/>
          <w:szCs w:val="22"/>
          <w14:ligatures w14:val="standardContextual"/>
        </w:rPr>
      </w:pPr>
      <w:ins w:id="212" w:author="Steve Beadle" w:date="2024-10-22T10:02:00Z">
        <w:r w:rsidRPr="00D91247">
          <w:rPr>
            <w:rStyle w:val="Hyperlink"/>
          </w:rPr>
          <w:fldChar w:fldCharType="begin"/>
        </w:r>
        <w:r w:rsidRPr="00D91247">
          <w:rPr>
            <w:rStyle w:val="Hyperlink"/>
          </w:rPr>
          <w:instrText xml:space="preserve"> </w:instrText>
        </w:r>
        <w:r>
          <w:instrText>HYPERLINK \l "_Toc180483786"</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3.2</w:t>
        </w:r>
        <w:r>
          <w:rPr>
            <w:rFonts w:asciiTheme="minorHAnsi" w:eastAsiaTheme="minorEastAsia" w:hAnsiTheme="minorHAnsi" w:cstheme="minorBidi"/>
            <w:kern w:val="2"/>
            <w:sz w:val="22"/>
            <w:szCs w:val="22"/>
            <w14:ligatures w14:val="standardContextual"/>
          </w:rPr>
          <w:tab/>
        </w:r>
        <w:r w:rsidRPr="00D91247">
          <w:rPr>
            <w:rStyle w:val="Hyperlink"/>
          </w:rPr>
          <w:t>Overriding a point</w:t>
        </w:r>
        <w:r>
          <w:rPr>
            <w:webHidden/>
          </w:rPr>
          <w:tab/>
        </w:r>
        <w:r>
          <w:rPr>
            <w:webHidden/>
          </w:rPr>
          <w:fldChar w:fldCharType="begin"/>
        </w:r>
        <w:r>
          <w:rPr>
            <w:webHidden/>
          </w:rPr>
          <w:instrText xml:space="preserve"> PAGEREF _Toc180483786 \h </w:instrText>
        </w:r>
        <w:r>
          <w:rPr>
            <w:webHidden/>
          </w:rPr>
        </w:r>
      </w:ins>
      <w:r>
        <w:rPr>
          <w:webHidden/>
        </w:rPr>
        <w:fldChar w:fldCharType="separate"/>
      </w:r>
      <w:ins w:id="213" w:author="Steve Beadle" w:date="2024-10-22T10:06:00Z">
        <w:r>
          <w:rPr>
            <w:webHidden/>
          </w:rPr>
          <w:t>61</w:t>
        </w:r>
      </w:ins>
      <w:ins w:id="214" w:author="Steve Beadle" w:date="2024-10-22T10:02:00Z">
        <w:r>
          <w:rPr>
            <w:webHidden/>
          </w:rPr>
          <w:fldChar w:fldCharType="end"/>
        </w:r>
        <w:r w:rsidRPr="00D91247">
          <w:rPr>
            <w:rStyle w:val="Hyperlink"/>
          </w:rPr>
          <w:fldChar w:fldCharType="end"/>
        </w:r>
      </w:ins>
    </w:p>
    <w:p w14:paraId="61F9F62C" w14:textId="6181281D" w:rsidR="00A331DC" w:rsidRDefault="00A331DC">
      <w:pPr>
        <w:pStyle w:val="TOC1"/>
        <w:rPr>
          <w:ins w:id="215" w:author="Steve Beadle" w:date="2024-10-22T10:02:00Z"/>
          <w:rFonts w:asciiTheme="minorHAnsi" w:eastAsiaTheme="minorEastAsia" w:hAnsiTheme="minorHAnsi" w:cstheme="minorBidi"/>
          <w:bCs w:val="0"/>
          <w:kern w:val="2"/>
          <w:sz w:val="22"/>
          <w:szCs w:val="22"/>
          <w14:ligatures w14:val="standardContextual"/>
        </w:rPr>
      </w:pPr>
      <w:ins w:id="216" w:author="Steve Beadle" w:date="2024-10-22T10:02:00Z">
        <w:r w:rsidRPr="00D91247">
          <w:rPr>
            <w:rStyle w:val="Hyperlink"/>
          </w:rPr>
          <w:fldChar w:fldCharType="begin"/>
        </w:r>
        <w:r w:rsidRPr="00D91247">
          <w:rPr>
            <w:rStyle w:val="Hyperlink"/>
          </w:rPr>
          <w:instrText xml:space="preserve"> </w:instrText>
        </w:r>
        <w:r>
          <w:instrText>HYPERLINK \l "_Toc180483787"</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4</w:t>
        </w:r>
        <w:r>
          <w:rPr>
            <w:rFonts w:asciiTheme="minorHAnsi" w:eastAsiaTheme="minorEastAsia" w:hAnsiTheme="minorHAnsi" w:cstheme="minorBidi"/>
            <w:bCs w:val="0"/>
            <w:kern w:val="2"/>
            <w:sz w:val="22"/>
            <w:szCs w:val="22"/>
            <w14:ligatures w14:val="standardContextual"/>
          </w:rPr>
          <w:tab/>
        </w:r>
        <w:r w:rsidRPr="00D91247">
          <w:rPr>
            <w:rStyle w:val="Hyperlink"/>
          </w:rPr>
          <w:t>Data reporting</w:t>
        </w:r>
        <w:r>
          <w:rPr>
            <w:webHidden/>
          </w:rPr>
          <w:tab/>
        </w:r>
        <w:r>
          <w:rPr>
            <w:webHidden/>
          </w:rPr>
          <w:fldChar w:fldCharType="begin"/>
        </w:r>
        <w:r>
          <w:rPr>
            <w:webHidden/>
          </w:rPr>
          <w:instrText xml:space="preserve"> PAGEREF _Toc180483787 \h </w:instrText>
        </w:r>
        <w:r>
          <w:rPr>
            <w:webHidden/>
          </w:rPr>
        </w:r>
      </w:ins>
      <w:r>
        <w:rPr>
          <w:webHidden/>
        </w:rPr>
        <w:fldChar w:fldCharType="separate"/>
      </w:r>
      <w:ins w:id="217" w:author="Steve Beadle" w:date="2024-10-22T10:06:00Z">
        <w:r>
          <w:rPr>
            <w:webHidden/>
          </w:rPr>
          <w:t>63</w:t>
        </w:r>
      </w:ins>
      <w:ins w:id="218" w:author="Steve Beadle" w:date="2024-10-22T10:02:00Z">
        <w:r>
          <w:rPr>
            <w:webHidden/>
          </w:rPr>
          <w:fldChar w:fldCharType="end"/>
        </w:r>
        <w:r w:rsidRPr="00D91247">
          <w:rPr>
            <w:rStyle w:val="Hyperlink"/>
          </w:rPr>
          <w:fldChar w:fldCharType="end"/>
        </w:r>
      </w:ins>
    </w:p>
    <w:p w14:paraId="4D65DBBD" w14:textId="405793CB" w:rsidR="00A331DC" w:rsidRDefault="00A331DC">
      <w:pPr>
        <w:pStyle w:val="TOC2"/>
        <w:rPr>
          <w:ins w:id="219" w:author="Steve Beadle" w:date="2024-10-22T10:02:00Z"/>
          <w:rFonts w:asciiTheme="minorHAnsi" w:eastAsiaTheme="minorEastAsia" w:hAnsiTheme="minorHAnsi" w:cstheme="minorBidi"/>
          <w:kern w:val="2"/>
          <w:sz w:val="22"/>
          <w:szCs w:val="22"/>
          <w14:ligatures w14:val="standardContextual"/>
        </w:rPr>
      </w:pPr>
      <w:ins w:id="220" w:author="Steve Beadle" w:date="2024-10-22T10:02:00Z">
        <w:r w:rsidRPr="00D91247">
          <w:rPr>
            <w:rStyle w:val="Hyperlink"/>
          </w:rPr>
          <w:fldChar w:fldCharType="begin"/>
        </w:r>
        <w:r w:rsidRPr="00D91247">
          <w:rPr>
            <w:rStyle w:val="Hyperlink"/>
          </w:rPr>
          <w:instrText xml:space="preserve"> </w:instrText>
        </w:r>
        <w:r>
          <w:instrText>HYPERLINK \l "_Toc180483788"</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4.1</w:t>
        </w:r>
        <w:r>
          <w:rPr>
            <w:rFonts w:asciiTheme="minorHAnsi" w:eastAsiaTheme="minorEastAsia" w:hAnsiTheme="minorHAnsi" w:cstheme="minorBidi"/>
            <w:kern w:val="2"/>
            <w:sz w:val="22"/>
            <w:szCs w:val="22"/>
            <w14:ligatures w14:val="standardContextual"/>
          </w:rPr>
          <w:tab/>
        </w:r>
        <w:r w:rsidRPr="00D91247">
          <w:rPr>
            <w:rStyle w:val="Hyperlink"/>
          </w:rPr>
          <w:t>Data formats</w:t>
        </w:r>
        <w:r>
          <w:rPr>
            <w:webHidden/>
          </w:rPr>
          <w:tab/>
        </w:r>
        <w:r>
          <w:rPr>
            <w:webHidden/>
          </w:rPr>
          <w:fldChar w:fldCharType="begin"/>
        </w:r>
        <w:r>
          <w:rPr>
            <w:webHidden/>
          </w:rPr>
          <w:instrText xml:space="preserve"> PAGEREF _Toc180483788 \h </w:instrText>
        </w:r>
        <w:r>
          <w:rPr>
            <w:webHidden/>
          </w:rPr>
        </w:r>
      </w:ins>
      <w:r>
        <w:rPr>
          <w:webHidden/>
        </w:rPr>
        <w:fldChar w:fldCharType="separate"/>
      </w:r>
      <w:ins w:id="221" w:author="Steve Beadle" w:date="2024-10-22T10:06:00Z">
        <w:r>
          <w:rPr>
            <w:webHidden/>
          </w:rPr>
          <w:t>63</w:t>
        </w:r>
      </w:ins>
      <w:ins w:id="222" w:author="Steve Beadle" w:date="2024-10-22T10:02:00Z">
        <w:r>
          <w:rPr>
            <w:webHidden/>
          </w:rPr>
          <w:fldChar w:fldCharType="end"/>
        </w:r>
        <w:r w:rsidRPr="00D91247">
          <w:rPr>
            <w:rStyle w:val="Hyperlink"/>
          </w:rPr>
          <w:fldChar w:fldCharType="end"/>
        </w:r>
      </w:ins>
    </w:p>
    <w:p w14:paraId="57ABAEC3" w14:textId="41C14CE0" w:rsidR="00A331DC" w:rsidRDefault="00A331DC">
      <w:pPr>
        <w:pStyle w:val="TOC2"/>
        <w:rPr>
          <w:ins w:id="223" w:author="Steve Beadle" w:date="2024-10-22T10:02:00Z"/>
          <w:rFonts w:asciiTheme="minorHAnsi" w:eastAsiaTheme="minorEastAsia" w:hAnsiTheme="minorHAnsi" w:cstheme="minorBidi"/>
          <w:kern w:val="2"/>
          <w:sz w:val="22"/>
          <w:szCs w:val="22"/>
          <w14:ligatures w14:val="standardContextual"/>
        </w:rPr>
      </w:pPr>
      <w:ins w:id="224" w:author="Steve Beadle" w:date="2024-10-22T10:02:00Z">
        <w:r w:rsidRPr="00D91247">
          <w:rPr>
            <w:rStyle w:val="Hyperlink"/>
          </w:rPr>
          <w:fldChar w:fldCharType="begin"/>
        </w:r>
        <w:r w:rsidRPr="00D91247">
          <w:rPr>
            <w:rStyle w:val="Hyperlink"/>
          </w:rPr>
          <w:instrText xml:space="preserve"> </w:instrText>
        </w:r>
        <w:r>
          <w:instrText>HYPERLINK \l "_Toc180483789"</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4.2</w:t>
        </w:r>
        <w:r>
          <w:rPr>
            <w:rFonts w:asciiTheme="minorHAnsi" w:eastAsiaTheme="minorEastAsia" w:hAnsiTheme="minorHAnsi" w:cstheme="minorBidi"/>
            <w:kern w:val="2"/>
            <w:sz w:val="22"/>
            <w:szCs w:val="22"/>
            <w14:ligatures w14:val="standardContextual"/>
          </w:rPr>
          <w:tab/>
        </w:r>
        <w:r w:rsidRPr="00D91247">
          <w:rPr>
            <w:rStyle w:val="Hyperlink"/>
          </w:rPr>
          <w:t>Requesting data</w:t>
        </w:r>
        <w:r>
          <w:rPr>
            <w:webHidden/>
          </w:rPr>
          <w:tab/>
        </w:r>
        <w:r>
          <w:rPr>
            <w:webHidden/>
          </w:rPr>
          <w:fldChar w:fldCharType="begin"/>
        </w:r>
        <w:r>
          <w:rPr>
            <w:webHidden/>
          </w:rPr>
          <w:instrText xml:space="preserve"> PAGEREF _Toc180483789 \h </w:instrText>
        </w:r>
        <w:r>
          <w:rPr>
            <w:webHidden/>
          </w:rPr>
        </w:r>
      </w:ins>
      <w:r>
        <w:rPr>
          <w:webHidden/>
        </w:rPr>
        <w:fldChar w:fldCharType="separate"/>
      </w:r>
      <w:ins w:id="225" w:author="Steve Beadle" w:date="2024-10-22T10:06:00Z">
        <w:r>
          <w:rPr>
            <w:webHidden/>
          </w:rPr>
          <w:t>64</w:t>
        </w:r>
      </w:ins>
      <w:ins w:id="226" w:author="Steve Beadle" w:date="2024-10-22T10:02:00Z">
        <w:r>
          <w:rPr>
            <w:webHidden/>
          </w:rPr>
          <w:fldChar w:fldCharType="end"/>
        </w:r>
        <w:r w:rsidRPr="00D91247">
          <w:rPr>
            <w:rStyle w:val="Hyperlink"/>
          </w:rPr>
          <w:fldChar w:fldCharType="end"/>
        </w:r>
      </w:ins>
    </w:p>
    <w:p w14:paraId="705C4528" w14:textId="6A91C52F" w:rsidR="00A331DC" w:rsidRDefault="00A331DC">
      <w:pPr>
        <w:pStyle w:val="TOC1"/>
        <w:rPr>
          <w:ins w:id="227" w:author="Steve Beadle" w:date="2024-10-22T10:02:00Z"/>
          <w:rFonts w:asciiTheme="minorHAnsi" w:eastAsiaTheme="minorEastAsia" w:hAnsiTheme="minorHAnsi" w:cstheme="minorBidi"/>
          <w:bCs w:val="0"/>
          <w:kern w:val="2"/>
          <w:sz w:val="22"/>
          <w:szCs w:val="22"/>
          <w14:ligatures w14:val="standardContextual"/>
        </w:rPr>
      </w:pPr>
      <w:ins w:id="228" w:author="Steve Beadle" w:date="2024-10-22T10:02:00Z">
        <w:r w:rsidRPr="00D91247">
          <w:rPr>
            <w:rStyle w:val="Hyperlink"/>
          </w:rPr>
          <w:fldChar w:fldCharType="begin"/>
        </w:r>
        <w:r w:rsidRPr="00D91247">
          <w:rPr>
            <w:rStyle w:val="Hyperlink"/>
          </w:rPr>
          <w:instrText xml:space="preserve"> </w:instrText>
        </w:r>
        <w:r>
          <w:instrText>HYPERLINK \l "_Toc180483790"</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5</w:t>
        </w:r>
        <w:r>
          <w:rPr>
            <w:rFonts w:asciiTheme="minorHAnsi" w:eastAsiaTheme="minorEastAsia" w:hAnsiTheme="minorHAnsi" w:cstheme="minorBidi"/>
            <w:bCs w:val="0"/>
            <w:kern w:val="2"/>
            <w:sz w:val="22"/>
            <w:szCs w:val="22"/>
            <w14:ligatures w14:val="standardContextual"/>
          </w:rPr>
          <w:tab/>
        </w:r>
        <w:r w:rsidRPr="00D91247">
          <w:rPr>
            <w:rStyle w:val="Hyperlink"/>
          </w:rPr>
          <w:t>Field device core blocks</w:t>
        </w:r>
        <w:r>
          <w:rPr>
            <w:webHidden/>
          </w:rPr>
          <w:tab/>
        </w:r>
        <w:r>
          <w:rPr>
            <w:webHidden/>
          </w:rPr>
          <w:fldChar w:fldCharType="begin"/>
        </w:r>
        <w:r>
          <w:rPr>
            <w:webHidden/>
          </w:rPr>
          <w:instrText xml:space="preserve"> PAGEREF _Toc180483790 \h </w:instrText>
        </w:r>
        <w:r>
          <w:rPr>
            <w:webHidden/>
          </w:rPr>
        </w:r>
      </w:ins>
      <w:r>
        <w:rPr>
          <w:webHidden/>
        </w:rPr>
        <w:fldChar w:fldCharType="separate"/>
      </w:r>
      <w:ins w:id="229" w:author="Steve Beadle" w:date="2024-10-22T10:06:00Z">
        <w:r>
          <w:rPr>
            <w:webHidden/>
          </w:rPr>
          <w:t>66</w:t>
        </w:r>
      </w:ins>
      <w:ins w:id="230" w:author="Steve Beadle" w:date="2024-10-22T10:02:00Z">
        <w:r>
          <w:rPr>
            <w:webHidden/>
          </w:rPr>
          <w:fldChar w:fldCharType="end"/>
        </w:r>
        <w:r w:rsidRPr="00D91247">
          <w:rPr>
            <w:rStyle w:val="Hyperlink"/>
          </w:rPr>
          <w:fldChar w:fldCharType="end"/>
        </w:r>
      </w:ins>
    </w:p>
    <w:p w14:paraId="1ED5F2F7" w14:textId="2C0C5956" w:rsidR="00A331DC" w:rsidRDefault="00A331DC">
      <w:pPr>
        <w:pStyle w:val="TOC1"/>
        <w:rPr>
          <w:ins w:id="231" w:author="Steve Beadle" w:date="2024-10-22T10:02:00Z"/>
          <w:rFonts w:asciiTheme="minorHAnsi" w:eastAsiaTheme="minorEastAsia" w:hAnsiTheme="minorHAnsi" w:cstheme="minorBidi"/>
          <w:bCs w:val="0"/>
          <w:kern w:val="2"/>
          <w:sz w:val="22"/>
          <w:szCs w:val="22"/>
          <w14:ligatures w14:val="standardContextual"/>
        </w:rPr>
      </w:pPr>
      <w:ins w:id="232" w:author="Steve Beadle" w:date="2024-10-22T10:02:00Z">
        <w:r w:rsidRPr="00D91247">
          <w:rPr>
            <w:rStyle w:val="Hyperlink"/>
          </w:rPr>
          <w:fldChar w:fldCharType="begin"/>
        </w:r>
        <w:r w:rsidRPr="00D91247">
          <w:rPr>
            <w:rStyle w:val="Hyperlink"/>
          </w:rPr>
          <w:instrText xml:space="preserve"> </w:instrText>
        </w:r>
        <w:r>
          <w:instrText>HYPERLINK \l "_Toc180483791"</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6</w:t>
        </w:r>
        <w:r>
          <w:rPr>
            <w:rFonts w:asciiTheme="minorHAnsi" w:eastAsiaTheme="minorEastAsia" w:hAnsiTheme="minorHAnsi" w:cstheme="minorBidi"/>
            <w:bCs w:val="0"/>
            <w:kern w:val="2"/>
            <w:sz w:val="22"/>
            <w:szCs w:val="22"/>
            <w14:ligatures w14:val="standardContextual"/>
          </w:rPr>
          <w:tab/>
        </w:r>
        <w:r w:rsidRPr="00D91247">
          <w:rPr>
            <w:rStyle w:val="Hyperlink"/>
          </w:rPr>
          <w:t>Use of MQTT</w:t>
        </w:r>
        <w:r>
          <w:rPr>
            <w:webHidden/>
          </w:rPr>
          <w:tab/>
        </w:r>
        <w:r>
          <w:rPr>
            <w:webHidden/>
          </w:rPr>
          <w:fldChar w:fldCharType="begin"/>
        </w:r>
        <w:r>
          <w:rPr>
            <w:webHidden/>
          </w:rPr>
          <w:instrText xml:space="preserve"> PAGEREF _Toc180483791 \h </w:instrText>
        </w:r>
        <w:r>
          <w:rPr>
            <w:webHidden/>
          </w:rPr>
        </w:r>
      </w:ins>
      <w:r>
        <w:rPr>
          <w:webHidden/>
        </w:rPr>
        <w:fldChar w:fldCharType="separate"/>
      </w:r>
      <w:ins w:id="233" w:author="Steve Beadle" w:date="2024-10-22T10:06:00Z">
        <w:r>
          <w:rPr>
            <w:webHidden/>
          </w:rPr>
          <w:t>67</w:t>
        </w:r>
      </w:ins>
      <w:ins w:id="234" w:author="Steve Beadle" w:date="2024-10-22T10:02:00Z">
        <w:r>
          <w:rPr>
            <w:webHidden/>
          </w:rPr>
          <w:fldChar w:fldCharType="end"/>
        </w:r>
        <w:r w:rsidRPr="00D91247">
          <w:rPr>
            <w:rStyle w:val="Hyperlink"/>
          </w:rPr>
          <w:fldChar w:fldCharType="end"/>
        </w:r>
      </w:ins>
    </w:p>
    <w:p w14:paraId="10D6A2B5" w14:textId="5C692922" w:rsidR="00A331DC" w:rsidRDefault="00A331DC">
      <w:pPr>
        <w:pStyle w:val="TOC2"/>
        <w:rPr>
          <w:ins w:id="235" w:author="Steve Beadle" w:date="2024-10-22T10:02:00Z"/>
          <w:rFonts w:asciiTheme="minorHAnsi" w:eastAsiaTheme="minorEastAsia" w:hAnsiTheme="minorHAnsi" w:cstheme="minorBidi"/>
          <w:kern w:val="2"/>
          <w:sz w:val="22"/>
          <w:szCs w:val="22"/>
          <w14:ligatures w14:val="standardContextual"/>
        </w:rPr>
      </w:pPr>
      <w:ins w:id="236" w:author="Steve Beadle" w:date="2024-10-22T10:02:00Z">
        <w:r w:rsidRPr="00D91247">
          <w:rPr>
            <w:rStyle w:val="Hyperlink"/>
          </w:rPr>
          <w:fldChar w:fldCharType="begin"/>
        </w:r>
        <w:r w:rsidRPr="00D91247">
          <w:rPr>
            <w:rStyle w:val="Hyperlink"/>
          </w:rPr>
          <w:instrText xml:space="preserve"> </w:instrText>
        </w:r>
        <w:r>
          <w:instrText>HYPERLINK \l "_Toc180483792"</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6.1</w:t>
        </w:r>
        <w:r>
          <w:rPr>
            <w:rFonts w:asciiTheme="minorHAnsi" w:eastAsiaTheme="minorEastAsia" w:hAnsiTheme="minorHAnsi" w:cstheme="minorBidi"/>
            <w:kern w:val="2"/>
            <w:sz w:val="22"/>
            <w:szCs w:val="22"/>
            <w14:ligatures w14:val="standardContextual"/>
          </w:rPr>
          <w:tab/>
        </w:r>
        <w:r w:rsidRPr="00D91247">
          <w:rPr>
            <w:rStyle w:val="Hyperlink"/>
          </w:rPr>
          <w:t>Retained messages and connection state</w:t>
        </w:r>
        <w:r>
          <w:rPr>
            <w:webHidden/>
          </w:rPr>
          <w:tab/>
        </w:r>
        <w:r>
          <w:rPr>
            <w:webHidden/>
          </w:rPr>
          <w:fldChar w:fldCharType="begin"/>
        </w:r>
        <w:r>
          <w:rPr>
            <w:webHidden/>
          </w:rPr>
          <w:instrText xml:space="preserve"> PAGEREF _Toc180483792 \h </w:instrText>
        </w:r>
        <w:r>
          <w:rPr>
            <w:webHidden/>
          </w:rPr>
        </w:r>
      </w:ins>
      <w:r>
        <w:rPr>
          <w:webHidden/>
        </w:rPr>
        <w:fldChar w:fldCharType="separate"/>
      </w:r>
      <w:ins w:id="237" w:author="Steve Beadle" w:date="2024-10-22T10:06:00Z">
        <w:r>
          <w:rPr>
            <w:webHidden/>
          </w:rPr>
          <w:t>67</w:t>
        </w:r>
      </w:ins>
      <w:ins w:id="238" w:author="Steve Beadle" w:date="2024-10-22T10:02:00Z">
        <w:r>
          <w:rPr>
            <w:webHidden/>
          </w:rPr>
          <w:fldChar w:fldCharType="end"/>
        </w:r>
        <w:r w:rsidRPr="00D91247">
          <w:rPr>
            <w:rStyle w:val="Hyperlink"/>
          </w:rPr>
          <w:fldChar w:fldCharType="end"/>
        </w:r>
      </w:ins>
    </w:p>
    <w:p w14:paraId="152CBD58" w14:textId="63CE3F4C" w:rsidR="00A331DC" w:rsidRDefault="00A331DC">
      <w:pPr>
        <w:pStyle w:val="TOC2"/>
        <w:rPr>
          <w:ins w:id="239" w:author="Steve Beadle" w:date="2024-10-22T10:02:00Z"/>
          <w:rFonts w:asciiTheme="minorHAnsi" w:eastAsiaTheme="minorEastAsia" w:hAnsiTheme="minorHAnsi" w:cstheme="minorBidi"/>
          <w:kern w:val="2"/>
          <w:sz w:val="22"/>
          <w:szCs w:val="22"/>
          <w14:ligatures w14:val="standardContextual"/>
        </w:rPr>
      </w:pPr>
      <w:ins w:id="240" w:author="Steve Beadle" w:date="2024-10-22T10:02:00Z">
        <w:r w:rsidRPr="00D91247">
          <w:rPr>
            <w:rStyle w:val="Hyperlink"/>
          </w:rPr>
          <w:fldChar w:fldCharType="begin"/>
        </w:r>
        <w:r w:rsidRPr="00D91247">
          <w:rPr>
            <w:rStyle w:val="Hyperlink"/>
          </w:rPr>
          <w:instrText xml:space="preserve"> </w:instrText>
        </w:r>
        <w:r>
          <w:instrText>HYPERLINK \l "_Toc180483793"</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6.2</w:t>
        </w:r>
        <w:r>
          <w:rPr>
            <w:rFonts w:asciiTheme="minorHAnsi" w:eastAsiaTheme="minorEastAsia" w:hAnsiTheme="minorHAnsi" w:cstheme="minorBidi"/>
            <w:kern w:val="2"/>
            <w:sz w:val="22"/>
            <w:szCs w:val="22"/>
            <w14:ligatures w14:val="standardContextual"/>
          </w:rPr>
          <w:tab/>
        </w:r>
        <w:r w:rsidRPr="00D91247">
          <w:rPr>
            <w:rStyle w:val="Hyperlink"/>
          </w:rPr>
          <w:t>Publish/subscribe transports</w:t>
        </w:r>
        <w:r>
          <w:rPr>
            <w:webHidden/>
          </w:rPr>
          <w:tab/>
        </w:r>
        <w:r>
          <w:rPr>
            <w:webHidden/>
          </w:rPr>
          <w:fldChar w:fldCharType="begin"/>
        </w:r>
        <w:r>
          <w:rPr>
            <w:webHidden/>
          </w:rPr>
          <w:instrText xml:space="preserve"> PAGEREF _Toc180483793 \h </w:instrText>
        </w:r>
        <w:r>
          <w:rPr>
            <w:webHidden/>
          </w:rPr>
        </w:r>
      </w:ins>
      <w:r>
        <w:rPr>
          <w:webHidden/>
        </w:rPr>
        <w:fldChar w:fldCharType="separate"/>
      </w:r>
      <w:ins w:id="241" w:author="Steve Beadle" w:date="2024-10-22T10:06:00Z">
        <w:r>
          <w:rPr>
            <w:webHidden/>
          </w:rPr>
          <w:t>67</w:t>
        </w:r>
      </w:ins>
      <w:ins w:id="242" w:author="Steve Beadle" w:date="2024-10-22T10:02:00Z">
        <w:r>
          <w:rPr>
            <w:webHidden/>
          </w:rPr>
          <w:fldChar w:fldCharType="end"/>
        </w:r>
        <w:r w:rsidRPr="00D91247">
          <w:rPr>
            <w:rStyle w:val="Hyperlink"/>
          </w:rPr>
          <w:fldChar w:fldCharType="end"/>
        </w:r>
      </w:ins>
    </w:p>
    <w:p w14:paraId="7068864C" w14:textId="32663FAB" w:rsidR="00A331DC" w:rsidRDefault="00A331DC">
      <w:pPr>
        <w:pStyle w:val="TOC2"/>
        <w:rPr>
          <w:ins w:id="243" w:author="Steve Beadle" w:date="2024-10-22T10:02:00Z"/>
          <w:rFonts w:asciiTheme="minorHAnsi" w:eastAsiaTheme="minorEastAsia" w:hAnsiTheme="minorHAnsi" w:cstheme="minorBidi"/>
          <w:kern w:val="2"/>
          <w:sz w:val="22"/>
          <w:szCs w:val="22"/>
          <w14:ligatures w14:val="standardContextual"/>
        </w:rPr>
      </w:pPr>
      <w:ins w:id="244" w:author="Steve Beadle" w:date="2024-10-22T10:02:00Z">
        <w:r w:rsidRPr="00D91247">
          <w:rPr>
            <w:rStyle w:val="Hyperlink"/>
          </w:rPr>
          <w:fldChar w:fldCharType="begin"/>
        </w:r>
        <w:r w:rsidRPr="00D91247">
          <w:rPr>
            <w:rStyle w:val="Hyperlink"/>
          </w:rPr>
          <w:instrText xml:space="preserve"> </w:instrText>
        </w:r>
        <w:r>
          <w:instrText>HYPERLINK \l "_Toc180483794"</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6.3</w:t>
        </w:r>
        <w:r>
          <w:rPr>
            <w:rFonts w:asciiTheme="minorHAnsi" w:eastAsiaTheme="minorEastAsia" w:hAnsiTheme="minorHAnsi" w:cstheme="minorBidi"/>
            <w:kern w:val="2"/>
            <w:sz w:val="22"/>
            <w:szCs w:val="22"/>
            <w14:ligatures w14:val="standardContextual"/>
          </w:rPr>
          <w:tab/>
        </w:r>
        <w:r w:rsidRPr="00D91247">
          <w:rPr>
            <w:rStyle w:val="Hyperlink"/>
          </w:rPr>
          <w:t>Payload</w:t>
        </w:r>
        <w:r>
          <w:rPr>
            <w:webHidden/>
          </w:rPr>
          <w:tab/>
        </w:r>
        <w:r>
          <w:rPr>
            <w:webHidden/>
          </w:rPr>
          <w:fldChar w:fldCharType="begin"/>
        </w:r>
        <w:r>
          <w:rPr>
            <w:webHidden/>
          </w:rPr>
          <w:instrText xml:space="preserve"> PAGEREF _Toc180483794 \h </w:instrText>
        </w:r>
        <w:r>
          <w:rPr>
            <w:webHidden/>
          </w:rPr>
        </w:r>
      </w:ins>
      <w:r>
        <w:rPr>
          <w:webHidden/>
        </w:rPr>
        <w:fldChar w:fldCharType="separate"/>
      </w:r>
      <w:ins w:id="245" w:author="Steve Beadle" w:date="2024-10-22T10:06:00Z">
        <w:r>
          <w:rPr>
            <w:webHidden/>
          </w:rPr>
          <w:t>67</w:t>
        </w:r>
      </w:ins>
      <w:ins w:id="246" w:author="Steve Beadle" w:date="2024-10-22T10:02:00Z">
        <w:r>
          <w:rPr>
            <w:webHidden/>
          </w:rPr>
          <w:fldChar w:fldCharType="end"/>
        </w:r>
        <w:r w:rsidRPr="00D91247">
          <w:rPr>
            <w:rStyle w:val="Hyperlink"/>
          </w:rPr>
          <w:fldChar w:fldCharType="end"/>
        </w:r>
      </w:ins>
    </w:p>
    <w:p w14:paraId="74F50DB0" w14:textId="3DB29DA0" w:rsidR="00A331DC" w:rsidRDefault="00A331DC">
      <w:pPr>
        <w:pStyle w:val="TOC3"/>
        <w:rPr>
          <w:ins w:id="247" w:author="Steve Beadle" w:date="2024-10-22T10:02:00Z"/>
          <w:rFonts w:asciiTheme="minorHAnsi" w:eastAsiaTheme="minorEastAsia" w:hAnsiTheme="minorHAnsi" w:cstheme="minorBidi"/>
          <w:noProof/>
          <w:kern w:val="2"/>
          <w:sz w:val="22"/>
          <w:szCs w:val="22"/>
          <w14:ligatures w14:val="standardContextual"/>
        </w:rPr>
      </w:pPr>
      <w:ins w:id="248"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"_Toc180483795"</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6.3.1</w:t>
        </w:r>
        <w:r>
          <w:rPr>
            <w:rFonts w:asciiTheme="minorHAnsi" w:eastAsiaTheme="minorEastAsia" w:hAnsiTheme="minorHAnsi" w:cstheme="minorBidi"/>
            <w:noProof/>
            <w:kern w:val="2"/>
            <w:sz w:val="22"/>
            <w:szCs w:val="22"/>
            <w14:ligatures w14:val="standardContextual"/>
          </w:rPr>
          <w:tab/>
        </w:r>
        <w:r w:rsidRPr="00D91247">
          <w:rPr>
            <w:rStyle w:val="Hyperlink"/>
            <w:noProof/>
          </w:rPr>
          <w:t>Payload compression</w:t>
        </w:r>
        <w:r>
          <w:rPr>
            <w:noProof/>
            <w:webHidden/>
          </w:rPr>
          <w:tab/>
        </w:r>
        <w:r>
          <w:rPr>
            <w:noProof/>
            <w:webHidden/>
          </w:rPr>
          <w:fldChar w:fldCharType="begin"/>
        </w:r>
        <w:r>
          <w:rPr>
            <w:noProof/>
            <w:webHidden/>
          </w:rPr>
          <w:instrText xml:space="preserve"> PAGEREF _Toc180483795 \h </w:instrText>
        </w:r>
        <w:r>
          <w:rPr>
            <w:noProof/>
            <w:webHidden/>
          </w:rPr>
        </w:r>
      </w:ins>
      <w:r>
        <w:rPr>
          <w:noProof/>
          <w:webHidden/>
        </w:rPr>
        <w:fldChar w:fldCharType="separate"/>
      </w:r>
      <w:ins w:id="249" w:author="Steve Beadle" w:date="2024-10-22T10:06:00Z">
        <w:r>
          <w:rPr>
            <w:noProof/>
            <w:webHidden/>
          </w:rPr>
          <w:t>68</w:t>
        </w:r>
      </w:ins>
      <w:ins w:id="250" w:author="Steve Beadle" w:date="2024-10-22T10:02:00Z">
        <w:r>
          <w:rPr>
            <w:noProof/>
            <w:webHidden/>
          </w:rPr>
          <w:fldChar w:fldCharType="end"/>
        </w:r>
        <w:r w:rsidRPr="00D91247">
          <w:rPr>
            <w:rStyle w:val="Hyperlink"/>
            <w:noProof/>
          </w:rPr>
          <w:fldChar w:fldCharType="end"/>
        </w:r>
      </w:ins>
    </w:p>
    <w:p w14:paraId="781B1158" w14:textId="61D3F859" w:rsidR="00A331DC" w:rsidRDefault="00A331DC">
      <w:pPr>
        <w:pStyle w:val="TOC2"/>
        <w:rPr>
          <w:ins w:id="251" w:author="Steve Beadle" w:date="2024-10-22T10:02:00Z"/>
          <w:rFonts w:asciiTheme="minorHAnsi" w:eastAsiaTheme="minorEastAsia" w:hAnsiTheme="minorHAnsi" w:cstheme="minorBidi"/>
          <w:kern w:val="2"/>
          <w:sz w:val="22"/>
          <w:szCs w:val="22"/>
          <w14:ligatures w14:val="standardContextual"/>
        </w:rPr>
      </w:pPr>
      <w:ins w:id="252" w:author="Steve Beadle" w:date="2024-10-22T10:02:00Z">
        <w:r w:rsidRPr="00D91247">
          <w:rPr>
            <w:rStyle w:val="Hyperlink"/>
          </w:rPr>
          <w:fldChar w:fldCharType="begin"/>
        </w:r>
        <w:r w:rsidRPr="00D91247">
          <w:rPr>
            <w:rStyle w:val="Hyperlink"/>
          </w:rPr>
          <w:instrText xml:space="preserve"> </w:instrText>
        </w:r>
        <w:r>
          <w:instrText>HYPERLINK \l "_Toc180483796"</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6.4</w:t>
        </w:r>
        <w:r>
          <w:rPr>
            <w:rFonts w:asciiTheme="minorHAnsi" w:eastAsiaTheme="minorEastAsia" w:hAnsiTheme="minorHAnsi" w:cstheme="minorBidi"/>
            <w:kern w:val="2"/>
            <w:sz w:val="22"/>
            <w:szCs w:val="22"/>
            <w14:ligatures w14:val="standardContextual"/>
          </w:rPr>
          <w:tab/>
        </w:r>
        <w:r w:rsidRPr="00D91247">
          <w:rPr>
            <w:rStyle w:val="Hyperlink"/>
          </w:rPr>
          <w:t>Other topics</w:t>
        </w:r>
        <w:r>
          <w:rPr>
            <w:webHidden/>
          </w:rPr>
          <w:tab/>
        </w:r>
        <w:r>
          <w:rPr>
            <w:webHidden/>
          </w:rPr>
          <w:fldChar w:fldCharType="begin"/>
        </w:r>
        <w:r>
          <w:rPr>
            <w:webHidden/>
          </w:rPr>
          <w:instrText xml:space="preserve"> PAGEREF _Toc180483796 \h </w:instrText>
        </w:r>
        <w:r>
          <w:rPr>
            <w:webHidden/>
          </w:rPr>
        </w:r>
      </w:ins>
      <w:r>
        <w:rPr>
          <w:webHidden/>
        </w:rPr>
        <w:fldChar w:fldCharType="separate"/>
      </w:r>
      <w:ins w:id="253" w:author="Steve Beadle" w:date="2024-10-22T10:06:00Z">
        <w:r>
          <w:rPr>
            <w:webHidden/>
          </w:rPr>
          <w:t>68</w:t>
        </w:r>
      </w:ins>
      <w:ins w:id="254" w:author="Steve Beadle" w:date="2024-10-22T10:02:00Z">
        <w:r>
          <w:rPr>
            <w:webHidden/>
          </w:rPr>
          <w:fldChar w:fldCharType="end"/>
        </w:r>
        <w:r w:rsidRPr="00D91247">
          <w:rPr>
            <w:rStyle w:val="Hyperlink"/>
          </w:rPr>
          <w:fldChar w:fldCharType="end"/>
        </w:r>
      </w:ins>
    </w:p>
    <w:p w14:paraId="41755946" w14:textId="2EEE729F" w:rsidR="00A331DC" w:rsidRDefault="00A331DC">
      <w:pPr>
        <w:pStyle w:val="TOC3"/>
        <w:rPr>
          <w:ins w:id="255" w:author="Steve Beadle" w:date="2024-10-22T10:02:00Z"/>
          <w:rFonts w:asciiTheme="minorHAnsi" w:eastAsiaTheme="minorEastAsia" w:hAnsiTheme="minorHAnsi" w:cstheme="minorBidi"/>
          <w:noProof/>
          <w:kern w:val="2"/>
          <w:sz w:val="22"/>
          <w:szCs w:val="22"/>
          <w14:ligatures w14:val="standardContextual"/>
        </w:rPr>
      </w:pPr>
      <w:ins w:id="256"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"_Toc180483797"</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6.4.1</w:t>
        </w:r>
        <w:r>
          <w:rPr>
            <w:rFonts w:asciiTheme="minorHAnsi" w:eastAsiaTheme="minorEastAsia" w:hAnsiTheme="minorHAnsi" w:cstheme="minorBidi"/>
            <w:noProof/>
            <w:kern w:val="2"/>
            <w:sz w:val="22"/>
            <w:szCs w:val="22"/>
            <w14:ligatures w14:val="standardContextual"/>
          </w:rPr>
          <w:tab/>
        </w:r>
        <w:r w:rsidRPr="00D91247">
          <w:rPr>
            <w:rStyle w:val="Hyperlink"/>
            <w:noProof/>
          </w:rPr>
          <w:t>Getdeviceinfo</w:t>
        </w:r>
        <w:r>
          <w:rPr>
            <w:noProof/>
            <w:webHidden/>
          </w:rPr>
          <w:tab/>
        </w:r>
        <w:r>
          <w:rPr>
            <w:noProof/>
            <w:webHidden/>
          </w:rPr>
          <w:fldChar w:fldCharType="begin"/>
        </w:r>
        <w:r>
          <w:rPr>
            <w:noProof/>
            <w:webHidden/>
          </w:rPr>
          <w:instrText xml:space="preserve"> PAGEREF _Toc180483797 \h </w:instrText>
        </w:r>
        <w:r>
          <w:rPr>
            <w:noProof/>
            <w:webHidden/>
          </w:rPr>
        </w:r>
      </w:ins>
      <w:r>
        <w:rPr>
          <w:noProof/>
          <w:webHidden/>
        </w:rPr>
        <w:fldChar w:fldCharType="separate"/>
      </w:r>
      <w:ins w:id="257" w:author="Steve Beadle" w:date="2024-10-22T10:06:00Z">
        <w:r>
          <w:rPr>
            <w:noProof/>
            <w:webHidden/>
          </w:rPr>
          <w:t>68</w:t>
        </w:r>
      </w:ins>
      <w:ins w:id="258" w:author="Steve Beadle" w:date="2024-10-22T10:02:00Z">
        <w:r>
          <w:rPr>
            <w:noProof/>
            <w:webHidden/>
          </w:rPr>
          <w:fldChar w:fldCharType="end"/>
        </w:r>
        <w:r w:rsidRPr="00D91247">
          <w:rPr>
            <w:rStyle w:val="Hyperlink"/>
            <w:noProof/>
          </w:rPr>
          <w:fldChar w:fldCharType="end"/>
        </w:r>
      </w:ins>
    </w:p>
    <w:p w14:paraId="4DEEB975" w14:textId="55F7351F" w:rsidR="00A331DC" w:rsidRDefault="00A331DC">
      <w:pPr>
        <w:pStyle w:val="TOC3"/>
        <w:rPr>
          <w:ins w:id="259" w:author="Steve Beadle" w:date="2024-10-22T10:02:00Z"/>
          <w:rFonts w:asciiTheme="minorHAnsi" w:eastAsiaTheme="minorEastAsia" w:hAnsiTheme="minorHAnsi" w:cstheme="minorBidi"/>
          <w:noProof/>
          <w:kern w:val="2"/>
          <w:sz w:val="22"/>
          <w:szCs w:val="22"/>
          <w14:ligatures w14:val="standardContextual"/>
        </w:rPr>
      </w:pPr>
      <w:ins w:id="260"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"_Toc180483798"</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6.4.2</w:t>
        </w:r>
        <w:r>
          <w:rPr>
            <w:rFonts w:asciiTheme="minorHAnsi" w:eastAsiaTheme="minorEastAsia" w:hAnsiTheme="minorHAnsi" w:cstheme="minorBidi"/>
            <w:noProof/>
            <w:kern w:val="2"/>
            <w:sz w:val="22"/>
            <w:szCs w:val="22"/>
            <w14:ligatures w14:val="standardContextual"/>
          </w:rPr>
          <w:tab/>
        </w:r>
        <w:r w:rsidRPr="00D91247">
          <w:rPr>
            <w:rStyle w:val="Hyperlink"/>
            <w:noProof/>
          </w:rPr>
          <w:t>Maintaining time</w:t>
        </w:r>
        <w:r>
          <w:rPr>
            <w:noProof/>
            <w:webHidden/>
          </w:rPr>
          <w:tab/>
        </w:r>
        <w:r>
          <w:rPr>
            <w:noProof/>
            <w:webHidden/>
          </w:rPr>
          <w:fldChar w:fldCharType="begin"/>
        </w:r>
        <w:r>
          <w:rPr>
            <w:noProof/>
            <w:webHidden/>
          </w:rPr>
          <w:instrText xml:space="preserve"> PAGEREF _Toc180483798 \h </w:instrText>
        </w:r>
        <w:r>
          <w:rPr>
            <w:noProof/>
            <w:webHidden/>
          </w:rPr>
        </w:r>
      </w:ins>
      <w:r>
        <w:rPr>
          <w:noProof/>
          <w:webHidden/>
        </w:rPr>
        <w:fldChar w:fldCharType="separate"/>
      </w:r>
      <w:ins w:id="261" w:author="Steve Beadle" w:date="2024-10-22T10:06:00Z">
        <w:r>
          <w:rPr>
            <w:noProof/>
            <w:webHidden/>
          </w:rPr>
          <w:t>68</w:t>
        </w:r>
      </w:ins>
      <w:ins w:id="262" w:author="Steve Beadle" w:date="2024-10-22T10:02:00Z">
        <w:r>
          <w:rPr>
            <w:noProof/>
            <w:webHidden/>
          </w:rPr>
          <w:fldChar w:fldCharType="end"/>
        </w:r>
        <w:r w:rsidRPr="00D91247">
          <w:rPr>
            <w:rStyle w:val="Hyperlink"/>
            <w:noProof/>
          </w:rPr>
          <w:fldChar w:fldCharType="end"/>
        </w:r>
      </w:ins>
    </w:p>
    <w:p w14:paraId="5A4D8DFA" w14:textId="18F4CF4A" w:rsidR="00A331DC" w:rsidRDefault="00A331DC">
      <w:pPr>
        <w:pStyle w:val="TOC2"/>
        <w:rPr>
          <w:ins w:id="263" w:author="Steve Beadle" w:date="2024-10-22T10:02:00Z"/>
          <w:rFonts w:asciiTheme="minorHAnsi" w:eastAsiaTheme="minorEastAsia" w:hAnsiTheme="minorHAnsi" w:cstheme="minorBidi"/>
          <w:kern w:val="2"/>
          <w:sz w:val="22"/>
          <w:szCs w:val="22"/>
          <w14:ligatures w14:val="standardContextual"/>
        </w:rPr>
      </w:pPr>
      <w:ins w:id="264" w:author="Steve Beadle" w:date="2024-10-22T10:02:00Z">
        <w:r w:rsidRPr="00D91247">
          <w:rPr>
            <w:rStyle w:val="Hyperlink"/>
          </w:rPr>
          <w:fldChar w:fldCharType="begin"/>
        </w:r>
        <w:r w:rsidRPr="00D91247">
          <w:rPr>
            <w:rStyle w:val="Hyperlink"/>
          </w:rPr>
          <w:instrText xml:space="preserve"> </w:instrText>
        </w:r>
        <w:r>
          <w:instrText>HYPERLINK \l "_Toc180483799"</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6.5</w:t>
        </w:r>
        <w:r>
          <w:rPr>
            <w:rFonts w:asciiTheme="minorHAnsi" w:eastAsiaTheme="minorEastAsia" w:hAnsiTheme="minorHAnsi" w:cstheme="minorBidi"/>
            <w:kern w:val="2"/>
            <w:sz w:val="22"/>
            <w:szCs w:val="22"/>
            <w14:ligatures w14:val="standardContextual"/>
          </w:rPr>
          <w:tab/>
        </w:r>
        <w:r w:rsidRPr="00D91247">
          <w:rPr>
            <w:rStyle w:val="Hyperlink"/>
          </w:rPr>
          <w:t>Communications, QoS, retention</w:t>
        </w:r>
        <w:r>
          <w:rPr>
            <w:webHidden/>
          </w:rPr>
          <w:tab/>
        </w:r>
        <w:r>
          <w:rPr>
            <w:webHidden/>
          </w:rPr>
          <w:fldChar w:fldCharType="begin"/>
        </w:r>
        <w:r>
          <w:rPr>
            <w:webHidden/>
          </w:rPr>
          <w:instrText xml:space="preserve"> PAGEREF _Toc180483799 \h </w:instrText>
        </w:r>
        <w:r>
          <w:rPr>
            <w:webHidden/>
          </w:rPr>
        </w:r>
      </w:ins>
      <w:r>
        <w:rPr>
          <w:webHidden/>
        </w:rPr>
        <w:fldChar w:fldCharType="separate"/>
      </w:r>
      <w:ins w:id="265" w:author="Steve Beadle" w:date="2024-10-22T10:06:00Z">
        <w:r>
          <w:rPr>
            <w:webHidden/>
          </w:rPr>
          <w:t>70</w:t>
        </w:r>
      </w:ins>
      <w:ins w:id="266" w:author="Steve Beadle" w:date="2024-10-22T10:02:00Z">
        <w:r>
          <w:rPr>
            <w:webHidden/>
          </w:rPr>
          <w:fldChar w:fldCharType="end"/>
        </w:r>
        <w:r w:rsidRPr="00D91247">
          <w:rPr>
            <w:rStyle w:val="Hyperlink"/>
          </w:rPr>
          <w:fldChar w:fldCharType="end"/>
        </w:r>
      </w:ins>
    </w:p>
    <w:p w14:paraId="6C4C8CCE" w14:textId="4034CA8F" w:rsidR="00A331DC" w:rsidRDefault="00A331DC">
      <w:pPr>
        <w:pStyle w:val="TOC1"/>
        <w:rPr>
          <w:ins w:id="267" w:author="Steve Beadle" w:date="2024-10-22T10:02:00Z"/>
          <w:rFonts w:asciiTheme="minorHAnsi" w:eastAsiaTheme="minorEastAsia" w:hAnsiTheme="minorHAnsi" w:cstheme="minorBidi"/>
          <w:bCs w:val="0"/>
          <w:kern w:val="2"/>
          <w:sz w:val="22"/>
          <w:szCs w:val="22"/>
          <w14:ligatures w14:val="standardContextual"/>
        </w:rPr>
      </w:pPr>
      <w:ins w:id="268" w:author="Steve Beadle" w:date="2024-10-22T10:02:00Z">
        <w:r w:rsidRPr="00D91247">
          <w:rPr>
            <w:rStyle w:val="Hyperlink"/>
          </w:rPr>
          <w:fldChar w:fldCharType="begin"/>
        </w:r>
        <w:r w:rsidRPr="00D91247">
          <w:rPr>
            <w:rStyle w:val="Hyperlink"/>
          </w:rPr>
          <w:instrText xml:space="preserve"> </w:instrText>
        </w:r>
        <w:r>
          <w:instrText>HYPERLINK \l "_Toc180483800"</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7</w:t>
        </w:r>
        <w:r>
          <w:rPr>
            <w:rFonts w:asciiTheme="minorHAnsi" w:eastAsiaTheme="minorEastAsia" w:hAnsiTheme="minorHAnsi" w:cstheme="minorBidi"/>
            <w:bCs w:val="0"/>
            <w:kern w:val="2"/>
            <w:sz w:val="22"/>
            <w:szCs w:val="22"/>
            <w14:ligatures w14:val="standardContextual"/>
          </w:rPr>
          <w:tab/>
        </w:r>
        <w:r w:rsidRPr="00D91247">
          <w:rPr>
            <w:rStyle w:val="Hyperlink"/>
          </w:rPr>
          <w:t>Field device lifecycle</w:t>
        </w:r>
        <w:r>
          <w:rPr>
            <w:webHidden/>
          </w:rPr>
          <w:tab/>
        </w:r>
        <w:r>
          <w:rPr>
            <w:webHidden/>
          </w:rPr>
          <w:fldChar w:fldCharType="begin"/>
        </w:r>
        <w:r>
          <w:rPr>
            <w:webHidden/>
          </w:rPr>
          <w:instrText xml:space="preserve"> PAGEREF _Toc180483800 \h </w:instrText>
        </w:r>
        <w:r>
          <w:rPr>
            <w:webHidden/>
          </w:rPr>
        </w:r>
      </w:ins>
      <w:r>
        <w:rPr>
          <w:webHidden/>
        </w:rPr>
        <w:fldChar w:fldCharType="separate"/>
      </w:r>
      <w:ins w:id="269" w:author="Steve Beadle" w:date="2024-10-22T10:06:00Z">
        <w:r>
          <w:rPr>
            <w:webHidden/>
          </w:rPr>
          <w:t>71</w:t>
        </w:r>
      </w:ins>
      <w:ins w:id="270" w:author="Steve Beadle" w:date="2024-10-22T10:02:00Z">
        <w:r>
          <w:rPr>
            <w:webHidden/>
          </w:rPr>
          <w:fldChar w:fldCharType="end"/>
        </w:r>
        <w:r w:rsidRPr="00D91247">
          <w:rPr>
            <w:rStyle w:val="Hyperlink"/>
          </w:rPr>
          <w:fldChar w:fldCharType="end"/>
        </w:r>
      </w:ins>
    </w:p>
    <w:p w14:paraId="4FC2A4A2" w14:textId="27CE7B43" w:rsidR="00A331DC" w:rsidRDefault="00A331DC">
      <w:pPr>
        <w:pStyle w:val="TOC2"/>
        <w:rPr>
          <w:ins w:id="271" w:author="Steve Beadle" w:date="2024-10-22T10:02:00Z"/>
          <w:rFonts w:asciiTheme="minorHAnsi" w:eastAsiaTheme="minorEastAsia" w:hAnsiTheme="minorHAnsi" w:cstheme="minorBidi"/>
          <w:kern w:val="2"/>
          <w:sz w:val="22"/>
          <w:szCs w:val="22"/>
          <w14:ligatures w14:val="standardContextual"/>
        </w:rPr>
      </w:pPr>
      <w:ins w:id="272" w:author="Steve Beadle" w:date="2024-10-22T10:02:00Z">
        <w:r w:rsidRPr="00D91247">
          <w:rPr>
            <w:rStyle w:val="Hyperlink"/>
          </w:rPr>
          <w:fldChar w:fldCharType="begin"/>
        </w:r>
        <w:r w:rsidRPr="00D91247">
          <w:rPr>
            <w:rStyle w:val="Hyperlink"/>
          </w:rPr>
          <w:instrText xml:space="preserve"> </w:instrText>
        </w:r>
        <w:r>
          <w:instrText>HYPERLINK \l "_Toc180483801"</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7.1</w:t>
        </w:r>
        <w:r>
          <w:rPr>
            <w:rFonts w:asciiTheme="minorHAnsi" w:eastAsiaTheme="minorEastAsia" w:hAnsiTheme="minorHAnsi" w:cstheme="minorBidi"/>
            <w:kern w:val="2"/>
            <w:sz w:val="22"/>
            <w:szCs w:val="22"/>
            <w14:ligatures w14:val="standardContextual"/>
          </w:rPr>
          <w:tab/>
        </w:r>
        <w:r w:rsidRPr="00D91247">
          <w:rPr>
            <w:rStyle w:val="Hyperlink"/>
          </w:rPr>
          <w:t>Status message</w:t>
        </w:r>
        <w:r>
          <w:rPr>
            <w:webHidden/>
          </w:rPr>
          <w:tab/>
        </w:r>
        <w:r>
          <w:rPr>
            <w:webHidden/>
          </w:rPr>
          <w:fldChar w:fldCharType="begin"/>
        </w:r>
        <w:r>
          <w:rPr>
            <w:webHidden/>
          </w:rPr>
          <w:instrText xml:space="preserve"> PAGEREF _Toc180483801 \h </w:instrText>
        </w:r>
        <w:r>
          <w:rPr>
            <w:webHidden/>
          </w:rPr>
        </w:r>
      </w:ins>
      <w:r>
        <w:rPr>
          <w:webHidden/>
        </w:rPr>
        <w:fldChar w:fldCharType="separate"/>
      </w:r>
      <w:ins w:id="273" w:author="Steve Beadle" w:date="2024-10-22T10:06:00Z">
        <w:r>
          <w:rPr>
            <w:webHidden/>
          </w:rPr>
          <w:t>71</w:t>
        </w:r>
      </w:ins>
      <w:ins w:id="274" w:author="Steve Beadle" w:date="2024-10-22T10:02:00Z">
        <w:r>
          <w:rPr>
            <w:webHidden/>
          </w:rPr>
          <w:fldChar w:fldCharType="end"/>
        </w:r>
        <w:r w:rsidRPr="00D91247">
          <w:rPr>
            <w:rStyle w:val="Hyperlink"/>
          </w:rPr>
          <w:fldChar w:fldCharType="end"/>
        </w:r>
      </w:ins>
    </w:p>
    <w:p w14:paraId="7932C6F8" w14:textId="4F15FE4A" w:rsidR="00A331DC" w:rsidRDefault="00A331DC">
      <w:pPr>
        <w:pStyle w:val="TOC2"/>
        <w:rPr>
          <w:ins w:id="275" w:author="Steve Beadle" w:date="2024-10-22T10:02:00Z"/>
          <w:rFonts w:asciiTheme="minorHAnsi" w:eastAsiaTheme="minorEastAsia" w:hAnsiTheme="minorHAnsi" w:cstheme="minorBidi"/>
          <w:kern w:val="2"/>
          <w:sz w:val="22"/>
          <w:szCs w:val="22"/>
          <w14:ligatures w14:val="standardContextual"/>
        </w:rPr>
      </w:pPr>
      <w:ins w:id="276" w:author="Steve Beadle" w:date="2024-10-22T10:02:00Z">
        <w:r w:rsidRPr="00D91247">
          <w:rPr>
            <w:rStyle w:val="Hyperlink"/>
          </w:rPr>
          <w:fldChar w:fldCharType="begin"/>
        </w:r>
        <w:r w:rsidRPr="00D91247">
          <w:rPr>
            <w:rStyle w:val="Hyperlink"/>
          </w:rPr>
          <w:instrText xml:space="preserve"> </w:instrText>
        </w:r>
        <w:r>
          <w:instrText>HYPERLINK \l "_Toc180483802"</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7.2</w:t>
        </w:r>
        <w:r>
          <w:rPr>
            <w:rFonts w:asciiTheme="minorHAnsi" w:eastAsiaTheme="minorEastAsia" w:hAnsiTheme="minorHAnsi" w:cstheme="minorBidi"/>
            <w:kern w:val="2"/>
            <w:sz w:val="22"/>
            <w:szCs w:val="22"/>
            <w14:ligatures w14:val="standardContextual"/>
          </w:rPr>
          <w:tab/>
        </w:r>
        <w:r w:rsidRPr="00D91247">
          <w:rPr>
            <w:rStyle w:val="Hyperlink"/>
          </w:rPr>
          <w:t>Last Will and Testament</w:t>
        </w:r>
        <w:r>
          <w:rPr>
            <w:webHidden/>
          </w:rPr>
          <w:tab/>
        </w:r>
        <w:r>
          <w:rPr>
            <w:webHidden/>
          </w:rPr>
          <w:fldChar w:fldCharType="begin"/>
        </w:r>
        <w:r>
          <w:rPr>
            <w:webHidden/>
          </w:rPr>
          <w:instrText xml:space="preserve"> PAGEREF _Toc180483802 \h </w:instrText>
        </w:r>
        <w:r>
          <w:rPr>
            <w:webHidden/>
          </w:rPr>
        </w:r>
      </w:ins>
      <w:r>
        <w:rPr>
          <w:webHidden/>
        </w:rPr>
        <w:fldChar w:fldCharType="separate"/>
      </w:r>
      <w:ins w:id="277" w:author="Steve Beadle" w:date="2024-10-22T10:06:00Z">
        <w:r>
          <w:rPr>
            <w:webHidden/>
          </w:rPr>
          <w:t>73</w:t>
        </w:r>
      </w:ins>
      <w:ins w:id="278" w:author="Steve Beadle" w:date="2024-10-22T10:02:00Z">
        <w:r>
          <w:rPr>
            <w:webHidden/>
          </w:rPr>
          <w:fldChar w:fldCharType="end"/>
        </w:r>
        <w:r w:rsidRPr="00D91247">
          <w:rPr>
            <w:rStyle w:val="Hyperlink"/>
          </w:rPr>
          <w:fldChar w:fldCharType="end"/>
        </w:r>
      </w:ins>
    </w:p>
    <w:p w14:paraId="2C081C6B" w14:textId="55C6DA14" w:rsidR="00A331DC" w:rsidRDefault="00A331DC">
      <w:pPr>
        <w:pStyle w:val="TOC2"/>
        <w:rPr>
          <w:ins w:id="279" w:author="Steve Beadle" w:date="2024-10-22T10:02:00Z"/>
          <w:rFonts w:asciiTheme="minorHAnsi" w:eastAsiaTheme="minorEastAsia" w:hAnsiTheme="minorHAnsi" w:cstheme="minorBidi"/>
          <w:kern w:val="2"/>
          <w:sz w:val="22"/>
          <w:szCs w:val="22"/>
          <w14:ligatures w14:val="standardContextual"/>
        </w:rPr>
      </w:pPr>
      <w:ins w:id="280" w:author="Steve Beadle" w:date="2024-10-22T10:02:00Z">
        <w:r w:rsidRPr="00D91247">
          <w:rPr>
            <w:rStyle w:val="Hyperlink"/>
          </w:rPr>
          <w:fldChar w:fldCharType="begin"/>
        </w:r>
        <w:r w:rsidRPr="00D91247">
          <w:rPr>
            <w:rStyle w:val="Hyperlink"/>
          </w:rPr>
          <w:instrText xml:space="preserve"> </w:instrText>
        </w:r>
        <w:r>
          <w:instrText>HYPERLINK \l "_Toc180483803"</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7.3</w:t>
        </w:r>
        <w:r>
          <w:rPr>
            <w:rFonts w:asciiTheme="minorHAnsi" w:eastAsiaTheme="minorEastAsia" w:hAnsiTheme="minorHAnsi" w:cstheme="minorBidi"/>
            <w:kern w:val="2"/>
            <w:sz w:val="22"/>
            <w:szCs w:val="22"/>
            <w14:ligatures w14:val="standardContextual"/>
          </w:rPr>
          <w:tab/>
        </w:r>
        <w:r w:rsidRPr="00D91247">
          <w:rPr>
            <w:rStyle w:val="Hyperlink"/>
          </w:rPr>
          <w:t>Field device replacement</w:t>
        </w:r>
        <w:r>
          <w:rPr>
            <w:webHidden/>
          </w:rPr>
          <w:tab/>
        </w:r>
        <w:r>
          <w:rPr>
            <w:webHidden/>
          </w:rPr>
          <w:fldChar w:fldCharType="begin"/>
        </w:r>
        <w:r>
          <w:rPr>
            <w:webHidden/>
          </w:rPr>
          <w:instrText xml:space="preserve"> PAGEREF _Toc180483803 \h </w:instrText>
        </w:r>
        <w:r>
          <w:rPr>
            <w:webHidden/>
          </w:rPr>
        </w:r>
      </w:ins>
      <w:r>
        <w:rPr>
          <w:webHidden/>
        </w:rPr>
        <w:fldChar w:fldCharType="separate"/>
      </w:r>
      <w:ins w:id="281" w:author="Steve Beadle" w:date="2024-10-22T10:06:00Z">
        <w:r>
          <w:rPr>
            <w:webHidden/>
          </w:rPr>
          <w:t>73</w:t>
        </w:r>
      </w:ins>
      <w:ins w:id="282" w:author="Steve Beadle" w:date="2024-10-22T10:02:00Z">
        <w:r>
          <w:rPr>
            <w:webHidden/>
          </w:rPr>
          <w:fldChar w:fldCharType="end"/>
        </w:r>
        <w:r w:rsidRPr="00D91247">
          <w:rPr>
            <w:rStyle w:val="Hyperlink"/>
          </w:rPr>
          <w:fldChar w:fldCharType="end"/>
        </w:r>
      </w:ins>
    </w:p>
    <w:p w14:paraId="4E370651" w14:textId="19B12A40" w:rsidR="00A331DC" w:rsidRDefault="00A331DC">
      <w:pPr>
        <w:pStyle w:val="TOC1"/>
        <w:rPr>
          <w:ins w:id="283" w:author="Steve Beadle" w:date="2024-10-22T10:02:00Z"/>
          <w:rFonts w:asciiTheme="minorHAnsi" w:eastAsiaTheme="minorEastAsia" w:hAnsiTheme="minorHAnsi" w:cstheme="minorBidi"/>
          <w:bCs w:val="0"/>
          <w:kern w:val="2"/>
          <w:sz w:val="22"/>
          <w:szCs w:val="22"/>
          <w14:ligatures w14:val="standardContextual"/>
        </w:rPr>
      </w:pPr>
      <w:ins w:id="284" w:author="Steve Beadle" w:date="2024-10-22T10:02:00Z">
        <w:r w:rsidRPr="00D91247">
          <w:rPr>
            <w:rStyle w:val="Hyperlink"/>
          </w:rPr>
          <w:fldChar w:fldCharType="begin"/>
        </w:r>
        <w:r w:rsidRPr="00D91247">
          <w:rPr>
            <w:rStyle w:val="Hyperlink"/>
          </w:rPr>
          <w:instrText xml:space="preserve"> </w:instrText>
        </w:r>
        <w:r>
          <w:instrText>HYPERLINK \l "_Toc180483804"</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8</w:t>
        </w:r>
        <w:r>
          <w:rPr>
            <w:rFonts w:asciiTheme="minorHAnsi" w:eastAsiaTheme="minorEastAsia" w:hAnsiTheme="minorHAnsi" w:cstheme="minorBidi"/>
            <w:bCs w:val="0"/>
            <w:kern w:val="2"/>
            <w:sz w:val="22"/>
            <w:szCs w:val="22"/>
            <w14:ligatures w14:val="standardContextual"/>
          </w:rPr>
          <w:tab/>
        </w:r>
        <w:r w:rsidRPr="00D91247">
          <w:rPr>
            <w:rStyle w:val="Hyperlink"/>
          </w:rPr>
          <w:t>Security</w:t>
        </w:r>
        <w:r>
          <w:rPr>
            <w:webHidden/>
          </w:rPr>
          <w:tab/>
        </w:r>
        <w:r>
          <w:rPr>
            <w:webHidden/>
          </w:rPr>
          <w:fldChar w:fldCharType="begin"/>
        </w:r>
        <w:r>
          <w:rPr>
            <w:webHidden/>
          </w:rPr>
          <w:instrText xml:space="preserve"> PAGEREF _Toc180483804 \h </w:instrText>
        </w:r>
        <w:r>
          <w:rPr>
            <w:webHidden/>
          </w:rPr>
        </w:r>
      </w:ins>
      <w:r>
        <w:rPr>
          <w:webHidden/>
        </w:rPr>
        <w:fldChar w:fldCharType="separate"/>
      </w:r>
      <w:ins w:id="285" w:author="Steve Beadle" w:date="2024-10-22T10:06:00Z">
        <w:r>
          <w:rPr>
            <w:webHidden/>
          </w:rPr>
          <w:t>75</w:t>
        </w:r>
      </w:ins>
      <w:ins w:id="286" w:author="Steve Beadle" w:date="2024-10-22T10:02:00Z">
        <w:r>
          <w:rPr>
            <w:webHidden/>
          </w:rPr>
          <w:fldChar w:fldCharType="end"/>
        </w:r>
        <w:r w:rsidRPr="00D91247">
          <w:rPr>
            <w:rStyle w:val="Hyperlink"/>
          </w:rPr>
          <w:fldChar w:fldCharType="end"/>
        </w:r>
      </w:ins>
    </w:p>
    <w:p w14:paraId="2FFA3C46" w14:textId="0E70B7B9" w:rsidR="00A331DC" w:rsidRDefault="00A331DC">
      <w:pPr>
        <w:pStyle w:val="TOC1"/>
        <w:rPr>
          <w:ins w:id="287" w:author="Steve Beadle" w:date="2024-10-22T10:02:00Z"/>
          <w:rFonts w:asciiTheme="minorHAnsi" w:eastAsiaTheme="minorEastAsia" w:hAnsiTheme="minorHAnsi" w:cstheme="minorBidi"/>
          <w:bCs w:val="0"/>
          <w:kern w:val="2"/>
          <w:sz w:val="22"/>
          <w:szCs w:val="22"/>
          <w14:ligatures w14:val="standardContextual"/>
        </w:rPr>
      </w:pPr>
      <w:ins w:id="288" w:author="Steve Beadle" w:date="2024-10-22T10:02:00Z">
        <w:r w:rsidRPr="00D91247">
          <w:rPr>
            <w:rStyle w:val="Hyperlink"/>
          </w:rPr>
          <w:fldChar w:fldCharType="begin"/>
        </w:r>
        <w:r w:rsidRPr="00D91247">
          <w:rPr>
            <w:rStyle w:val="Hyperlink"/>
          </w:rPr>
          <w:instrText xml:space="preserve"> </w:instrText>
        </w:r>
        <w:r>
          <w:instrText>HYPERLINK \l "_Toc180483805"</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9</w:t>
        </w:r>
        <w:r>
          <w:rPr>
            <w:rFonts w:asciiTheme="minorHAnsi" w:eastAsiaTheme="minorEastAsia" w:hAnsiTheme="minorHAnsi" w:cstheme="minorBidi"/>
            <w:bCs w:val="0"/>
            <w:kern w:val="2"/>
            <w:sz w:val="22"/>
            <w:szCs w:val="22"/>
            <w14:ligatures w14:val="standardContextual"/>
          </w:rPr>
          <w:tab/>
        </w:r>
        <w:r w:rsidRPr="00D91247">
          <w:rPr>
            <w:rStyle w:val="Hyperlink"/>
          </w:rPr>
          <w:t>Class names and ontology</w:t>
        </w:r>
        <w:r>
          <w:rPr>
            <w:webHidden/>
          </w:rPr>
          <w:tab/>
        </w:r>
        <w:r>
          <w:rPr>
            <w:webHidden/>
          </w:rPr>
          <w:fldChar w:fldCharType="begin"/>
        </w:r>
        <w:r>
          <w:rPr>
            <w:webHidden/>
          </w:rPr>
          <w:instrText xml:space="preserve"> PAGEREF _Toc180483805 \h </w:instrText>
        </w:r>
        <w:r>
          <w:rPr>
            <w:webHidden/>
          </w:rPr>
        </w:r>
      </w:ins>
      <w:r>
        <w:rPr>
          <w:webHidden/>
        </w:rPr>
        <w:fldChar w:fldCharType="separate"/>
      </w:r>
      <w:ins w:id="289" w:author="Steve Beadle" w:date="2024-10-22T10:06:00Z">
        <w:r>
          <w:rPr>
            <w:webHidden/>
          </w:rPr>
          <w:t>77</w:t>
        </w:r>
      </w:ins>
      <w:ins w:id="290" w:author="Steve Beadle" w:date="2024-10-22T10:02:00Z">
        <w:r>
          <w:rPr>
            <w:webHidden/>
          </w:rPr>
          <w:fldChar w:fldCharType="end"/>
        </w:r>
        <w:r w:rsidRPr="00D91247">
          <w:rPr>
            <w:rStyle w:val="Hyperlink"/>
          </w:rPr>
          <w:fldChar w:fldCharType="end"/>
        </w:r>
      </w:ins>
    </w:p>
    <w:p w14:paraId="2DE72405" w14:textId="0DAFEAD0" w:rsidR="00A331DC" w:rsidRDefault="00A331DC">
      <w:pPr>
        <w:pStyle w:val="TOC2"/>
        <w:rPr>
          <w:ins w:id="291" w:author="Steve Beadle" w:date="2024-10-22T10:02:00Z"/>
          <w:rFonts w:asciiTheme="minorHAnsi" w:eastAsiaTheme="minorEastAsia" w:hAnsiTheme="minorHAnsi" w:cstheme="minorBidi"/>
          <w:kern w:val="2"/>
          <w:sz w:val="22"/>
          <w:szCs w:val="22"/>
          <w14:ligatures w14:val="standardContextual"/>
        </w:rPr>
      </w:pPr>
      <w:ins w:id="292" w:author="Steve Beadle" w:date="2024-10-22T10:02:00Z">
        <w:r w:rsidRPr="00D91247">
          <w:rPr>
            <w:rStyle w:val="Hyperlink"/>
          </w:rPr>
          <w:fldChar w:fldCharType="begin"/>
        </w:r>
        <w:r w:rsidRPr="00D91247">
          <w:rPr>
            <w:rStyle w:val="Hyperlink"/>
          </w:rPr>
          <w:instrText xml:space="preserve"> </w:instrText>
        </w:r>
        <w:r>
          <w:instrText>HYPERLINK \l "_Toc180483806"</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9.1</w:t>
        </w:r>
        <w:r>
          <w:rPr>
            <w:rFonts w:asciiTheme="minorHAnsi" w:eastAsiaTheme="minorEastAsia" w:hAnsiTheme="minorHAnsi" w:cstheme="minorBidi"/>
            <w:kern w:val="2"/>
            <w:sz w:val="22"/>
            <w:szCs w:val="22"/>
            <w14:ligatures w14:val="standardContextual"/>
          </w:rPr>
          <w:tab/>
        </w:r>
        <w:r w:rsidRPr="00D91247">
          <w:rPr>
            <w:rStyle w:val="Hyperlink"/>
          </w:rPr>
          <w:t>Fixed class names</w:t>
        </w:r>
        <w:r>
          <w:rPr>
            <w:webHidden/>
          </w:rPr>
          <w:tab/>
        </w:r>
        <w:r>
          <w:rPr>
            <w:webHidden/>
          </w:rPr>
          <w:fldChar w:fldCharType="begin"/>
        </w:r>
        <w:r>
          <w:rPr>
            <w:webHidden/>
          </w:rPr>
          <w:instrText xml:space="preserve"> PAGEREF _Toc180483806 \h </w:instrText>
        </w:r>
        <w:r>
          <w:rPr>
            <w:webHidden/>
          </w:rPr>
        </w:r>
      </w:ins>
      <w:r>
        <w:rPr>
          <w:webHidden/>
        </w:rPr>
        <w:fldChar w:fldCharType="separate"/>
      </w:r>
      <w:ins w:id="293" w:author="Steve Beadle" w:date="2024-10-22T10:06:00Z">
        <w:r>
          <w:rPr>
            <w:webHidden/>
          </w:rPr>
          <w:t>77</w:t>
        </w:r>
      </w:ins>
      <w:ins w:id="294" w:author="Steve Beadle" w:date="2024-10-22T10:02:00Z">
        <w:r>
          <w:rPr>
            <w:webHidden/>
          </w:rPr>
          <w:fldChar w:fldCharType="end"/>
        </w:r>
        <w:r w:rsidRPr="00D91247">
          <w:rPr>
            <w:rStyle w:val="Hyperlink"/>
          </w:rPr>
          <w:fldChar w:fldCharType="end"/>
        </w:r>
      </w:ins>
    </w:p>
    <w:p w14:paraId="175D9E73" w14:textId="325DA9C8" w:rsidR="00A331DC" w:rsidRDefault="00A331DC">
      <w:pPr>
        <w:pStyle w:val="TOC1"/>
        <w:rPr>
          <w:ins w:id="295" w:author="Steve Beadle" w:date="2024-10-22T10:02:00Z"/>
          <w:rFonts w:asciiTheme="minorHAnsi" w:eastAsiaTheme="minorEastAsia" w:hAnsiTheme="minorHAnsi" w:cstheme="minorBidi"/>
          <w:bCs w:val="0"/>
          <w:kern w:val="2"/>
          <w:sz w:val="22"/>
          <w:szCs w:val="22"/>
          <w14:ligatures w14:val="standardContextual"/>
        </w:rPr>
      </w:pPr>
      <w:ins w:id="296" w:author="Steve Beadle" w:date="2024-10-22T10:02:00Z">
        <w:r w:rsidRPr="00D91247">
          <w:rPr>
            <w:rStyle w:val="Hyperlink"/>
          </w:rPr>
          <w:fldChar w:fldCharType="begin"/>
        </w:r>
        <w:r w:rsidRPr="00D91247">
          <w:rPr>
            <w:rStyle w:val="Hyperlink"/>
          </w:rPr>
          <w:instrText xml:space="preserve"> </w:instrText>
        </w:r>
        <w:r>
          <w:instrText>HYPERLINK \l "_Toc180483807"</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10</w:t>
        </w:r>
        <w:r>
          <w:rPr>
            <w:rFonts w:asciiTheme="minorHAnsi" w:eastAsiaTheme="minorEastAsia" w:hAnsiTheme="minorHAnsi" w:cstheme="minorBidi"/>
            <w:bCs w:val="0"/>
            <w:kern w:val="2"/>
            <w:sz w:val="22"/>
            <w:szCs w:val="22"/>
            <w14:ligatures w14:val="standardContextual"/>
          </w:rPr>
          <w:tab/>
        </w:r>
        <w:r w:rsidRPr="00D91247">
          <w:rPr>
            <w:rStyle w:val="Hyperlink"/>
          </w:rPr>
          <w:t>Field device profile extensions and layout</w:t>
        </w:r>
        <w:r>
          <w:rPr>
            <w:webHidden/>
          </w:rPr>
          <w:tab/>
        </w:r>
        <w:r>
          <w:rPr>
            <w:webHidden/>
          </w:rPr>
          <w:fldChar w:fldCharType="begin"/>
        </w:r>
        <w:r>
          <w:rPr>
            <w:webHidden/>
          </w:rPr>
          <w:instrText xml:space="preserve"> PAGEREF _Toc180483807 \h </w:instrText>
        </w:r>
        <w:r>
          <w:rPr>
            <w:webHidden/>
          </w:rPr>
        </w:r>
      </w:ins>
      <w:r>
        <w:rPr>
          <w:webHidden/>
        </w:rPr>
        <w:fldChar w:fldCharType="separate"/>
      </w:r>
      <w:ins w:id="297" w:author="Steve Beadle" w:date="2024-10-22T10:06:00Z">
        <w:r>
          <w:rPr>
            <w:webHidden/>
          </w:rPr>
          <w:t>79</w:t>
        </w:r>
      </w:ins>
      <w:ins w:id="298" w:author="Steve Beadle" w:date="2024-10-22T10:02:00Z">
        <w:r>
          <w:rPr>
            <w:webHidden/>
          </w:rPr>
          <w:fldChar w:fldCharType="end"/>
        </w:r>
        <w:r w:rsidRPr="00D91247">
          <w:rPr>
            <w:rStyle w:val="Hyperlink"/>
          </w:rPr>
          <w:fldChar w:fldCharType="end"/>
        </w:r>
      </w:ins>
    </w:p>
    <w:p w14:paraId="7D9451F4" w14:textId="18B967E5" w:rsidR="00A331DC" w:rsidRDefault="00A331DC">
      <w:pPr>
        <w:pStyle w:val="TOC2"/>
        <w:rPr>
          <w:ins w:id="299" w:author="Steve Beadle" w:date="2024-10-22T10:02:00Z"/>
          <w:rFonts w:asciiTheme="minorHAnsi" w:eastAsiaTheme="minorEastAsia" w:hAnsiTheme="minorHAnsi" w:cstheme="minorBidi"/>
          <w:kern w:val="2"/>
          <w:sz w:val="22"/>
          <w:szCs w:val="22"/>
          <w14:ligatures w14:val="standardContextual"/>
        </w:rPr>
      </w:pPr>
      <w:ins w:id="300" w:author="Steve Beadle" w:date="2024-10-22T10:02:00Z">
        <w:r w:rsidRPr="00D91247">
          <w:rPr>
            <w:rStyle w:val="Hyperlink"/>
          </w:rPr>
          <w:fldChar w:fldCharType="begin"/>
        </w:r>
        <w:r w:rsidRPr="00D91247">
          <w:rPr>
            <w:rStyle w:val="Hyperlink"/>
          </w:rPr>
          <w:instrText xml:space="preserve"> </w:instrText>
        </w:r>
        <w:r>
          <w:instrText>HYPERLINK \l "_Toc180483808"</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10.1</w:t>
        </w:r>
        <w:r>
          <w:rPr>
            <w:rFonts w:asciiTheme="minorHAnsi" w:eastAsiaTheme="minorEastAsia" w:hAnsiTheme="minorHAnsi" w:cstheme="minorBidi"/>
            <w:kern w:val="2"/>
            <w:sz w:val="22"/>
            <w:szCs w:val="22"/>
            <w14:ligatures w14:val="standardContextual"/>
          </w:rPr>
          <w:tab/>
        </w:r>
        <w:r w:rsidRPr="00D91247">
          <w:rPr>
            <w:rStyle w:val="Hyperlink"/>
          </w:rPr>
          <w:t>Vendor extensions</w:t>
        </w:r>
        <w:r>
          <w:rPr>
            <w:webHidden/>
          </w:rPr>
          <w:tab/>
        </w:r>
        <w:r>
          <w:rPr>
            <w:webHidden/>
          </w:rPr>
          <w:fldChar w:fldCharType="begin"/>
        </w:r>
        <w:r>
          <w:rPr>
            <w:webHidden/>
          </w:rPr>
          <w:instrText xml:space="preserve"> PAGEREF _Toc180483808 \h </w:instrText>
        </w:r>
        <w:r>
          <w:rPr>
            <w:webHidden/>
          </w:rPr>
        </w:r>
      </w:ins>
      <w:r>
        <w:rPr>
          <w:webHidden/>
        </w:rPr>
        <w:fldChar w:fldCharType="separate"/>
      </w:r>
      <w:ins w:id="301" w:author="Steve Beadle" w:date="2024-10-22T10:06:00Z">
        <w:r>
          <w:rPr>
            <w:webHidden/>
          </w:rPr>
          <w:t>79</w:t>
        </w:r>
      </w:ins>
      <w:ins w:id="302" w:author="Steve Beadle" w:date="2024-10-22T10:02:00Z">
        <w:r>
          <w:rPr>
            <w:webHidden/>
          </w:rPr>
          <w:fldChar w:fldCharType="end"/>
        </w:r>
        <w:r w:rsidRPr="00D91247">
          <w:rPr>
            <w:rStyle w:val="Hyperlink"/>
          </w:rPr>
          <w:fldChar w:fldCharType="end"/>
        </w:r>
      </w:ins>
    </w:p>
    <w:p w14:paraId="3E18F5FA" w14:textId="1BD9C8FE" w:rsidR="00A331DC" w:rsidRDefault="00A331DC">
      <w:pPr>
        <w:pStyle w:val="TOC3"/>
        <w:rPr>
          <w:ins w:id="303" w:author="Steve Beadle" w:date="2024-10-22T10:02:00Z"/>
          <w:rFonts w:asciiTheme="minorHAnsi" w:eastAsiaTheme="minorEastAsia" w:hAnsiTheme="minorHAnsi" w:cstheme="minorBidi"/>
          <w:noProof/>
          <w:kern w:val="2"/>
          <w:sz w:val="22"/>
          <w:szCs w:val="22"/>
          <w14:ligatures w14:val="standardContextual"/>
        </w:rPr>
      </w:pPr>
      <w:ins w:id="304"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"_Toc180483809"</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10.1.1</w:t>
        </w:r>
        <w:r>
          <w:rPr>
            <w:rFonts w:asciiTheme="minorHAnsi" w:eastAsiaTheme="minorEastAsia" w:hAnsiTheme="minorHAnsi" w:cstheme="minorBidi"/>
            <w:noProof/>
            <w:kern w:val="2"/>
            <w:sz w:val="22"/>
            <w:szCs w:val="22"/>
            <w14:ligatures w14:val="standardContextual"/>
          </w:rPr>
          <w:tab/>
        </w:r>
        <w:r w:rsidRPr="00D91247">
          <w:rPr>
            <w:rStyle w:val="Hyperlink"/>
            <w:noProof/>
          </w:rPr>
          <w:t>New properties</w:t>
        </w:r>
        <w:r>
          <w:rPr>
            <w:noProof/>
            <w:webHidden/>
          </w:rPr>
          <w:tab/>
        </w:r>
        <w:r>
          <w:rPr>
            <w:noProof/>
            <w:webHidden/>
          </w:rPr>
          <w:fldChar w:fldCharType="begin"/>
        </w:r>
        <w:r>
          <w:rPr>
            <w:noProof/>
            <w:webHidden/>
          </w:rPr>
          <w:instrText xml:space="preserve"> PAGEREF _Toc180483809 \h </w:instrText>
        </w:r>
        <w:r>
          <w:rPr>
            <w:noProof/>
            <w:webHidden/>
          </w:rPr>
        </w:r>
      </w:ins>
      <w:r>
        <w:rPr>
          <w:noProof/>
          <w:webHidden/>
        </w:rPr>
        <w:fldChar w:fldCharType="separate"/>
      </w:r>
      <w:ins w:id="305" w:author="Steve Beadle" w:date="2024-10-22T10:06:00Z">
        <w:r>
          <w:rPr>
            <w:noProof/>
            <w:webHidden/>
          </w:rPr>
          <w:t>79</w:t>
        </w:r>
      </w:ins>
      <w:ins w:id="306" w:author="Steve Beadle" w:date="2024-10-22T10:02:00Z">
        <w:r>
          <w:rPr>
            <w:noProof/>
            <w:webHidden/>
          </w:rPr>
          <w:fldChar w:fldCharType="end"/>
        </w:r>
        <w:r w:rsidRPr="00D91247">
          <w:rPr>
            <w:rStyle w:val="Hyperlink"/>
            <w:noProof/>
          </w:rPr>
          <w:fldChar w:fldCharType="end"/>
        </w:r>
      </w:ins>
    </w:p>
    <w:p w14:paraId="5EA146DE" w14:textId="63945D88" w:rsidR="00A331DC" w:rsidRDefault="00A331DC">
      <w:pPr>
        <w:pStyle w:val="TOC3"/>
        <w:rPr>
          <w:ins w:id="307" w:author="Steve Beadle" w:date="2024-10-22T10:02:00Z"/>
          <w:rFonts w:asciiTheme="minorHAnsi" w:eastAsiaTheme="minorEastAsia" w:hAnsiTheme="minorHAnsi" w:cstheme="minorBidi"/>
          <w:noProof/>
          <w:kern w:val="2"/>
          <w:sz w:val="22"/>
          <w:szCs w:val="22"/>
          <w14:ligatures w14:val="standardContextual"/>
        </w:rPr>
      </w:pPr>
      <w:ins w:id="308"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"_Toc180483810"</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10.1.2</w:t>
        </w:r>
        <w:r>
          <w:rPr>
            <w:rFonts w:asciiTheme="minorHAnsi" w:eastAsiaTheme="minorEastAsia" w:hAnsiTheme="minorHAnsi" w:cstheme="minorBidi"/>
            <w:noProof/>
            <w:kern w:val="2"/>
            <w:sz w:val="22"/>
            <w:szCs w:val="22"/>
            <w14:ligatures w14:val="standardContextual"/>
          </w:rPr>
          <w:tab/>
        </w:r>
        <w:r w:rsidRPr="00D91247">
          <w:rPr>
            <w:rStyle w:val="Hyperlink"/>
            <w:noProof/>
          </w:rPr>
          <w:t>New objects</w:t>
        </w:r>
        <w:r>
          <w:rPr>
            <w:noProof/>
            <w:webHidden/>
          </w:rPr>
          <w:tab/>
        </w:r>
        <w:r>
          <w:rPr>
            <w:noProof/>
            <w:webHidden/>
          </w:rPr>
          <w:fldChar w:fldCharType="begin"/>
        </w:r>
        <w:r>
          <w:rPr>
            <w:noProof/>
            <w:webHidden/>
          </w:rPr>
          <w:instrText xml:space="preserve"> PAGEREF _Toc180483810 \h </w:instrText>
        </w:r>
        <w:r>
          <w:rPr>
            <w:noProof/>
            <w:webHidden/>
          </w:rPr>
        </w:r>
      </w:ins>
      <w:r>
        <w:rPr>
          <w:noProof/>
          <w:webHidden/>
        </w:rPr>
        <w:fldChar w:fldCharType="separate"/>
      </w:r>
      <w:ins w:id="309" w:author="Steve Beadle" w:date="2024-10-22T10:06:00Z">
        <w:r>
          <w:rPr>
            <w:noProof/>
            <w:webHidden/>
          </w:rPr>
          <w:t>79</w:t>
        </w:r>
      </w:ins>
      <w:ins w:id="310" w:author="Steve Beadle" w:date="2024-10-22T10:02:00Z">
        <w:r>
          <w:rPr>
            <w:noProof/>
            <w:webHidden/>
          </w:rPr>
          <w:fldChar w:fldCharType="end"/>
        </w:r>
        <w:r w:rsidRPr="00D91247">
          <w:rPr>
            <w:rStyle w:val="Hyperlink"/>
            <w:noProof/>
          </w:rPr>
          <w:fldChar w:fldCharType="end"/>
        </w:r>
      </w:ins>
    </w:p>
    <w:p w14:paraId="6C28A4B0" w14:textId="05381B34" w:rsidR="00A331DC" w:rsidRDefault="00A331DC">
      <w:pPr>
        <w:pStyle w:val="TOC3"/>
        <w:rPr>
          <w:ins w:id="311" w:author="Steve Beadle" w:date="2024-10-22T10:02:00Z"/>
          <w:rFonts w:asciiTheme="minorHAnsi" w:eastAsiaTheme="minorEastAsia" w:hAnsiTheme="minorHAnsi" w:cstheme="minorBidi"/>
          <w:noProof/>
          <w:kern w:val="2"/>
          <w:sz w:val="22"/>
          <w:szCs w:val="22"/>
          <w14:ligatures w14:val="standardContextual"/>
        </w:rPr>
      </w:pPr>
      <w:ins w:id="312"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"_Toc180483811"</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10.1.3</w:t>
        </w:r>
        <w:r>
          <w:rPr>
            <w:rFonts w:asciiTheme="minorHAnsi" w:eastAsiaTheme="minorEastAsia" w:hAnsiTheme="minorHAnsi" w:cstheme="minorBidi"/>
            <w:noProof/>
            <w:kern w:val="2"/>
            <w:sz w:val="22"/>
            <w:szCs w:val="22"/>
            <w14:ligatures w14:val="standardContextual"/>
          </w:rPr>
          <w:tab/>
        </w:r>
        <w:r w:rsidRPr="00D91247">
          <w:rPr>
            <w:rStyle w:val="Hyperlink"/>
            <w:noProof/>
          </w:rPr>
          <w:t>Translation</w:t>
        </w:r>
        <w:r>
          <w:rPr>
            <w:noProof/>
            <w:webHidden/>
          </w:rPr>
          <w:tab/>
        </w:r>
        <w:r>
          <w:rPr>
            <w:noProof/>
            <w:webHidden/>
          </w:rPr>
          <w:fldChar w:fldCharType="begin"/>
        </w:r>
        <w:r>
          <w:rPr>
            <w:noProof/>
            <w:webHidden/>
          </w:rPr>
          <w:instrText xml:space="preserve"> PAGEREF _Toc180483811 \h </w:instrText>
        </w:r>
        <w:r>
          <w:rPr>
            <w:noProof/>
            <w:webHidden/>
          </w:rPr>
        </w:r>
      </w:ins>
      <w:r>
        <w:rPr>
          <w:noProof/>
          <w:webHidden/>
        </w:rPr>
        <w:fldChar w:fldCharType="separate"/>
      </w:r>
      <w:ins w:id="313" w:author="Steve Beadle" w:date="2024-10-22T10:06:00Z">
        <w:r>
          <w:rPr>
            <w:noProof/>
            <w:webHidden/>
          </w:rPr>
          <w:t>79</w:t>
        </w:r>
      </w:ins>
      <w:ins w:id="314" w:author="Steve Beadle" w:date="2024-10-22T10:02:00Z">
        <w:r>
          <w:rPr>
            <w:noProof/>
            <w:webHidden/>
          </w:rPr>
          <w:fldChar w:fldCharType="end"/>
        </w:r>
        <w:r w:rsidRPr="00D91247">
          <w:rPr>
            <w:rStyle w:val="Hyperlink"/>
            <w:noProof/>
          </w:rPr>
          <w:fldChar w:fldCharType="end"/>
        </w:r>
      </w:ins>
    </w:p>
    <w:p w14:paraId="6E42DF4F" w14:textId="246855E7" w:rsidR="00A331DC" w:rsidRDefault="00A331DC">
      <w:pPr>
        <w:pStyle w:val="TOC2"/>
        <w:rPr>
          <w:ins w:id="315" w:author="Steve Beadle" w:date="2024-10-22T10:02:00Z"/>
          <w:rFonts w:asciiTheme="minorHAnsi" w:eastAsiaTheme="minorEastAsia" w:hAnsiTheme="minorHAnsi" w:cstheme="minorBidi"/>
          <w:kern w:val="2"/>
          <w:sz w:val="22"/>
          <w:szCs w:val="22"/>
          <w14:ligatures w14:val="standardContextual"/>
        </w:rPr>
      </w:pPr>
      <w:ins w:id="316" w:author="Steve Beadle" w:date="2024-10-22T10:02:00Z">
        <w:r w:rsidRPr="00D91247">
          <w:rPr>
            <w:rStyle w:val="Hyperlink"/>
          </w:rPr>
          <w:lastRenderedPageBreak/>
          <w:fldChar w:fldCharType="begin"/>
        </w:r>
        <w:r w:rsidRPr="00D91247">
          <w:rPr>
            <w:rStyle w:val="Hyperlink"/>
          </w:rPr>
          <w:instrText xml:space="preserve"> </w:instrText>
        </w:r>
        <w:r>
          <w:instrText>HYPERLINK \l "_Toc180483812"</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10.2</w:t>
        </w:r>
        <w:r>
          <w:rPr>
            <w:rFonts w:asciiTheme="minorHAnsi" w:eastAsiaTheme="minorEastAsia" w:hAnsiTheme="minorHAnsi" w:cstheme="minorBidi"/>
            <w:kern w:val="2"/>
            <w:sz w:val="22"/>
            <w:szCs w:val="22"/>
            <w14:ligatures w14:val="standardContextual"/>
          </w:rPr>
          <w:tab/>
        </w:r>
        <w:r w:rsidRPr="00D91247">
          <w:rPr>
            <w:rStyle w:val="Hyperlink"/>
          </w:rPr>
          <w:t>Suggesting SA UI layout</w:t>
        </w:r>
        <w:r>
          <w:rPr>
            <w:webHidden/>
          </w:rPr>
          <w:tab/>
        </w:r>
        <w:r>
          <w:rPr>
            <w:webHidden/>
          </w:rPr>
          <w:fldChar w:fldCharType="begin"/>
        </w:r>
        <w:r>
          <w:rPr>
            <w:webHidden/>
          </w:rPr>
          <w:instrText xml:space="preserve"> PAGEREF _Toc180483812 \h </w:instrText>
        </w:r>
        <w:r>
          <w:rPr>
            <w:webHidden/>
          </w:rPr>
        </w:r>
      </w:ins>
      <w:r>
        <w:rPr>
          <w:webHidden/>
        </w:rPr>
        <w:fldChar w:fldCharType="separate"/>
      </w:r>
      <w:ins w:id="317" w:author="Steve Beadle" w:date="2024-10-22T10:06:00Z">
        <w:r>
          <w:rPr>
            <w:webHidden/>
          </w:rPr>
          <w:t>79</w:t>
        </w:r>
      </w:ins>
      <w:ins w:id="318" w:author="Steve Beadle" w:date="2024-10-22T10:02:00Z">
        <w:r>
          <w:rPr>
            <w:webHidden/>
          </w:rPr>
          <w:fldChar w:fldCharType="end"/>
        </w:r>
        <w:r w:rsidRPr="00D91247">
          <w:rPr>
            <w:rStyle w:val="Hyperlink"/>
          </w:rPr>
          <w:fldChar w:fldCharType="end"/>
        </w:r>
      </w:ins>
    </w:p>
    <w:p w14:paraId="167DBEC8" w14:textId="0BDB1D63" w:rsidR="00A331DC" w:rsidRDefault="00A331DC">
      <w:pPr>
        <w:pStyle w:val="TOC3"/>
        <w:rPr>
          <w:ins w:id="319" w:author="Steve Beadle" w:date="2024-10-22T10:02:00Z"/>
          <w:rFonts w:asciiTheme="minorHAnsi" w:eastAsiaTheme="minorEastAsia" w:hAnsiTheme="minorHAnsi" w:cstheme="minorBidi"/>
          <w:noProof/>
          <w:kern w:val="2"/>
          <w:sz w:val="22"/>
          <w:szCs w:val="22"/>
          <w14:ligatures w14:val="standardContextual"/>
        </w:rPr>
      </w:pPr>
      <w:ins w:id="320"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"_Toc180483813"</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10.2.1</w:t>
        </w:r>
        <w:r>
          <w:rPr>
            <w:rFonts w:asciiTheme="minorHAnsi" w:eastAsiaTheme="minorEastAsia" w:hAnsiTheme="minorHAnsi" w:cstheme="minorBidi"/>
            <w:noProof/>
            <w:kern w:val="2"/>
            <w:sz w:val="22"/>
            <w:szCs w:val="22"/>
            <w14:ligatures w14:val="standardContextual"/>
          </w:rPr>
          <w:tab/>
        </w:r>
        <w:r w:rsidRPr="00D91247">
          <w:rPr>
            <w:rStyle w:val="Hyperlink"/>
            <w:noProof/>
          </w:rPr>
          <w:t>configFields</w:t>
        </w:r>
        <w:r>
          <w:rPr>
            <w:noProof/>
            <w:webHidden/>
          </w:rPr>
          <w:tab/>
        </w:r>
        <w:r>
          <w:rPr>
            <w:noProof/>
            <w:webHidden/>
          </w:rPr>
          <w:fldChar w:fldCharType="begin"/>
        </w:r>
        <w:r>
          <w:rPr>
            <w:noProof/>
            <w:webHidden/>
          </w:rPr>
          <w:instrText xml:space="preserve"> PAGEREF _Toc180483813 \h </w:instrText>
        </w:r>
        <w:r>
          <w:rPr>
            <w:noProof/>
            <w:webHidden/>
          </w:rPr>
        </w:r>
      </w:ins>
      <w:r>
        <w:rPr>
          <w:noProof/>
          <w:webHidden/>
        </w:rPr>
        <w:fldChar w:fldCharType="separate"/>
      </w:r>
      <w:ins w:id="321" w:author="Steve Beadle" w:date="2024-10-22T10:06:00Z">
        <w:r>
          <w:rPr>
            <w:noProof/>
            <w:webHidden/>
          </w:rPr>
          <w:t>79</w:t>
        </w:r>
      </w:ins>
      <w:ins w:id="322" w:author="Steve Beadle" w:date="2024-10-22T10:02:00Z">
        <w:r>
          <w:rPr>
            <w:noProof/>
            <w:webHidden/>
          </w:rPr>
          <w:fldChar w:fldCharType="end"/>
        </w:r>
        <w:r w:rsidRPr="00D91247">
          <w:rPr>
            <w:rStyle w:val="Hyperlink"/>
            <w:noProof/>
          </w:rPr>
          <w:fldChar w:fldCharType="end"/>
        </w:r>
      </w:ins>
    </w:p>
    <w:p w14:paraId="710CB37A" w14:textId="44540347" w:rsidR="00A331DC" w:rsidRDefault="00A331DC">
      <w:pPr>
        <w:pStyle w:val="TOC3"/>
        <w:rPr>
          <w:ins w:id="323" w:author="Steve Beadle" w:date="2024-10-22T10:02:00Z"/>
          <w:rFonts w:asciiTheme="minorHAnsi" w:eastAsiaTheme="minorEastAsia" w:hAnsiTheme="minorHAnsi" w:cstheme="minorBidi"/>
          <w:noProof/>
          <w:kern w:val="2"/>
          <w:sz w:val="22"/>
          <w:szCs w:val="22"/>
          <w14:ligatures w14:val="standardContextual"/>
        </w:rPr>
      </w:pPr>
      <w:ins w:id="324" w:author="Steve Beadle" w:date="2024-10-22T10:02:00Z">
        <w:r w:rsidRPr="00D91247">
          <w:rPr>
            <w:rStyle w:val="Hyperlink"/>
            <w:noProof/>
          </w:rPr>
          <w:fldChar w:fldCharType="begin"/>
        </w:r>
        <w:r w:rsidRPr="00D91247">
          <w:rPr>
            <w:rStyle w:val="Hyperlink"/>
            <w:noProof/>
          </w:rPr>
          <w:instrText xml:space="preserve"> </w:instrText>
        </w:r>
        <w:r>
          <w:rPr>
            <w:noProof/>
          </w:rPr>
          <w:instrText>HYPERLINK \l "_Toc180483814"</w:instrText>
        </w:r>
        <w:r w:rsidRPr="00D91247">
          <w:rPr>
            <w:rStyle w:val="Hyperlink"/>
            <w:noProof/>
          </w:rPr>
          <w:instrText xml:space="preserve"> </w:instrText>
        </w:r>
        <w:r w:rsidRPr="00D91247">
          <w:rPr>
            <w:rStyle w:val="Hyperlink"/>
            <w:noProof/>
          </w:rPr>
        </w:r>
        <w:r w:rsidRPr="00D91247">
          <w:rPr>
            <w:rStyle w:val="Hyperlink"/>
            <w:noProof/>
          </w:rPr>
          <w:fldChar w:fldCharType="separate"/>
        </w:r>
        <w:r w:rsidRPr="00D91247">
          <w:rPr>
            <w:rStyle w:val="Hyperlink"/>
            <w:noProof/>
          </w:rPr>
          <w:t>10.2.2</w:t>
        </w:r>
        <w:r>
          <w:rPr>
            <w:rFonts w:asciiTheme="minorHAnsi" w:eastAsiaTheme="minorEastAsia" w:hAnsiTheme="minorHAnsi" w:cstheme="minorBidi"/>
            <w:noProof/>
            <w:kern w:val="2"/>
            <w:sz w:val="22"/>
            <w:szCs w:val="22"/>
            <w14:ligatures w14:val="standardContextual"/>
          </w:rPr>
          <w:tab/>
        </w:r>
        <w:r w:rsidRPr="00D91247">
          <w:rPr>
            <w:rStyle w:val="Hyperlink"/>
            <w:noProof/>
          </w:rPr>
          <w:t>Group</w:t>
        </w:r>
        <w:r>
          <w:rPr>
            <w:noProof/>
            <w:webHidden/>
          </w:rPr>
          <w:tab/>
        </w:r>
        <w:r>
          <w:rPr>
            <w:noProof/>
            <w:webHidden/>
          </w:rPr>
          <w:fldChar w:fldCharType="begin"/>
        </w:r>
        <w:r>
          <w:rPr>
            <w:noProof/>
            <w:webHidden/>
          </w:rPr>
          <w:instrText xml:space="preserve"> PAGEREF _Toc180483814 \h </w:instrText>
        </w:r>
        <w:r>
          <w:rPr>
            <w:noProof/>
            <w:webHidden/>
          </w:rPr>
        </w:r>
      </w:ins>
      <w:r>
        <w:rPr>
          <w:noProof/>
          <w:webHidden/>
        </w:rPr>
        <w:fldChar w:fldCharType="separate"/>
      </w:r>
      <w:ins w:id="325" w:author="Steve Beadle" w:date="2024-10-22T10:06:00Z">
        <w:r>
          <w:rPr>
            <w:noProof/>
            <w:webHidden/>
          </w:rPr>
          <w:t>79</w:t>
        </w:r>
      </w:ins>
      <w:ins w:id="326" w:author="Steve Beadle" w:date="2024-10-22T10:02:00Z">
        <w:r>
          <w:rPr>
            <w:noProof/>
            <w:webHidden/>
          </w:rPr>
          <w:fldChar w:fldCharType="end"/>
        </w:r>
        <w:r w:rsidRPr="00D91247">
          <w:rPr>
            <w:rStyle w:val="Hyperlink"/>
            <w:noProof/>
          </w:rPr>
          <w:fldChar w:fldCharType="end"/>
        </w:r>
      </w:ins>
    </w:p>
    <w:p w14:paraId="0F4E51B3" w14:textId="59B64D85" w:rsidR="00A331DC" w:rsidRDefault="00A331DC">
      <w:pPr>
        <w:pStyle w:val="TOC1"/>
        <w:rPr>
          <w:ins w:id="327" w:author="Steve Beadle" w:date="2024-10-22T10:02:00Z"/>
          <w:rFonts w:asciiTheme="minorHAnsi" w:eastAsiaTheme="minorEastAsia" w:hAnsiTheme="minorHAnsi" w:cstheme="minorBidi"/>
          <w:bCs w:val="0"/>
          <w:kern w:val="2"/>
          <w:sz w:val="22"/>
          <w:szCs w:val="22"/>
          <w14:ligatures w14:val="standardContextual"/>
        </w:rPr>
      </w:pPr>
      <w:ins w:id="328" w:author="Steve Beadle" w:date="2024-10-22T10:02:00Z">
        <w:r w:rsidRPr="00D91247">
          <w:rPr>
            <w:rStyle w:val="Hyperlink"/>
          </w:rPr>
          <w:fldChar w:fldCharType="begin"/>
        </w:r>
        <w:r w:rsidRPr="00D91247">
          <w:rPr>
            <w:rStyle w:val="Hyperlink"/>
          </w:rPr>
          <w:instrText xml:space="preserve"> </w:instrText>
        </w:r>
        <w:r>
          <w:instrText>HYPERLINK \l "_Toc180483815"</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11</w:t>
        </w:r>
        <w:r>
          <w:rPr>
            <w:rFonts w:asciiTheme="minorHAnsi" w:eastAsiaTheme="minorEastAsia" w:hAnsiTheme="minorHAnsi" w:cstheme="minorBidi"/>
            <w:bCs w:val="0"/>
            <w:kern w:val="2"/>
            <w:sz w:val="22"/>
            <w:szCs w:val="22"/>
            <w14:ligatures w14:val="standardContextual"/>
          </w:rPr>
          <w:tab/>
        </w:r>
        <w:r w:rsidRPr="00D91247">
          <w:rPr>
            <w:rStyle w:val="Hyperlink"/>
          </w:rPr>
          <w:t>Example use cases</w:t>
        </w:r>
        <w:r>
          <w:rPr>
            <w:webHidden/>
          </w:rPr>
          <w:tab/>
        </w:r>
        <w:r>
          <w:rPr>
            <w:webHidden/>
          </w:rPr>
          <w:fldChar w:fldCharType="begin"/>
        </w:r>
        <w:r>
          <w:rPr>
            <w:webHidden/>
          </w:rPr>
          <w:instrText xml:space="preserve"> PAGEREF _Toc180483815 \h </w:instrText>
        </w:r>
        <w:r>
          <w:rPr>
            <w:webHidden/>
          </w:rPr>
        </w:r>
      </w:ins>
      <w:r>
        <w:rPr>
          <w:webHidden/>
        </w:rPr>
        <w:fldChar w:fldCharType="separate"/>
      </w:r>
      <w:ins w:id="329" w:author="Steve Beadle" w:date="2024-10-22T10:06:00Z">
        <w:r>
          <w:rPr>
            <w:webHidden/>
          </w:rPr>
          <w:t>81</w:t>
        </w:r>
      </w:ins>
      <w:ins w:id="330" w:author="Steve Beadle" w:date="2024-10-22T10:02:00Z">
        <w:r>
          <w:rPr>
            <w:webHidden/>
          </w:rPr>
          <w:fldChar w:fldCharType="end"/>
        </w:r>
        <w:r w:rsidRPr="00D91247">
          <w:rPr>
            <w:rStyle w:val="Hyperlink"/>
          </w:rPr>
          <w:fldChar w:fldCharType="end"/>
        </w:r>
      </w:ins>
    </w:p>
    <w:p w14:paraId="4AA0F59A" w14:textId="50AF0A49" w:rsidR="00A331DC" w:rsidRDefault="00A331DC">
      <w:pPr>
        <w:pStyle w:val="TOC2"/>
        <w:rPr>
          <w:ins w:id="331" w:author="Steve Beadle" w:date="2024-10-22T10:02:00Z"/>
          <w:rFonts w:asciiTheme="minorHAnsi" w:eastAsiaTheme="minorEastAsia" w:hAnsiTheme="minorHAnsi" w:cstheme="minorBidi"/>
          <w:kern w:val="2"/>
          <w:sz w:val="22"/>
          <w:szCs w:val="22"/>
          <w14:ligatures w14:val="standardContextual"/>
        </w:rPr>
      </w:pPr>
      <w:ins w:id="332" w:author="Steve Beadle" w:date="2024-10-22T10:02:00Z">
        <w:r w:rsidRPr="00D91247">
          <w:rPr>
            <w:rStyle w:val="Hyperlink"/>
          </w:rPr>
          <w:fldChar w:fldCharType="begin"/>
        </w:r>
        <w:r w:rsidRPr="00D91247">
          <w:rPr>
            <w:rStyle w:val="Hyperlink"/>
          </w:rPr>
          <w:instrText xml:space="preserve"> </w:instrText>
        </w:r>
        <w:r>
          <w:instrText>HYPERLINK \l "_Toc180483816"</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Fonts w:eastAsia="DengXian Light"/>
            <w:lang w:eastAsia="en-US"/>
          </w:rPr>
          <w:t>11.1</w:t>
        </w:r>
        <w:r>
          <w:rPr>
            <w:rFonts w:asciiTheme="minorHAnsi" w:eastAsiaTheme="minorEastAsia" w:hAnsiTheme="minorHAnsi" w:cstheme="minorBidi"/>
            <w:kern w:val="2"/>
            <w:sz w:val="22"/>
            <w:szCs w:val="22"/>
            <w14:ligatures w14:val="standardContextual"/>
          </w:rPr>
          <w:tab/>
        </w:r>
        <w:r w:rsidRPr="00D91247">
          <w:rPr>
            <w:rStyle w:val="Hyperlink"/>
            <w:rFonts w:eastAsia="DengXian Light"/>
            <w:lang w:eastAsia="en-US"/>
          </w:rPr>
          <w:t>Simplest case</w:t>
        </w:r>
        <w:r>
          <w:rPr>
            <w:webHidden/>
          </w:rPr>
          <w:tab/>
        </w:r>
        <w:r>
          <w:rPr>
            <w:webHidden/>
          </w:rPr>
          <w:fldChar w:fldCharType="begin"/>
        </w:r>
        <w:r>
          <w:rPr>
            <w:webHidden/>
          </w:rPr>
          <w:instrText xml:space="preserve"> PAGEREF _Toc180483816 \h </w:instrText>
        </w:r>
        <w:r>
          <w:rPr>
            <w:webHidden/>
          </w:rPr>
        </w:r>
      </w:ins>
      <w:r>
        <w:rPr>
          <w:webHidden/>
        </w:rPr>
        <w:fldChar w:fldCharType="separate"/>
      </w:r>
      <w:ins w:id="333" w:author="Steve Beadle" w:date="2024-10-22T10:06:00Z">
        <w:r>
          <w:rPr>
            <w:webHidden/>
          </w:rPr>
          <w:t>81</w:t>
        </w:r>
      </w:ins>
      <w:ins w:id="334" w:author="Steve Beadle" w:date="2024-10-22T10:02:00Z">
        <w:r>
          <w:rPr>
            <w:webHidden/>
          </w:rPr>
          <w:fldChar w:fldCharType="end"/>
        </w:r>
        <w:r w:rsidRPr="00D91247">
          <w:rPr>
            <w:rStyle w:val="Hyperlink"/>
          </w:rPr>
          <w:fldChar w:fldCharType="end"/>
        </w:r>
      </w:ins>
    </w:p>
    <w:p w14:paraId="1BFAE9EB" w14:textId="0474D822" w:rsidR="00A331DC" w:rsidRDefault="00A331DC">
      <w:pPr>
        <w:pStyle w:val="TOC2"/>
        <w:rPr>
          <w:ins w:id="335" w:author="Steve Beadle" w:date="2024-10-22T10:02:00Z"/>
          <w:rFonts w:asciiTheme="minorHAnsi" w:eastAsiaTheme="minorEastAsia" w:hAnsiTheme="minorHAnsi" w:cstheme="minorBidi"/>
          <w:kern w:val="2"/>
          <w:sz w:val="22"/>
          <w:szCs w:val="22"/>
          <w14:ligatures w14:val="standardContextual"/>
        </w:rPr>
      </w:pPr>
      <w:ins w:id="336" w:author="Steve Beadle" w:date="2024-10-22T10:02:00Z">
        <w:r w:rsidRPr="00D91247">
          <w:rPr>
            <w:rStyle w:val="Hyperlink"/>
          </w:rPr>
          <w:fldChar w:fldCharType="begin"/>
        </w:r>
        <w:r w:rsidRPr="00D91247">
          <w:rPr>
            <w:rStyle w:val="Hyperlink"/>
          </w:rPr>
          <w:instrText xml:space="preserve"> </w:instrText>
        </w:r>
        <w:r>
          <w:instrText>HYPERLINK \l "_Toc180483817"</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Fonts w:eastAsia="DengXian Light"/>
            <w:lang w:eastAsia="en-US"/>
          </w:rPr>
          <w:t>11.2</w:t>
        </w:r>
        <w:r>
          <w:rPr>
            <w:rFonts w:asciiTheme="minorHAnsi" w:eastAsiaTheme="minorEastAsia" w:hAnsiTheme="minorHAnsi" w:cstheme="minorBidi"/>
            <w:kern w:val="2"/>
            <w:sz w:val="22"/>
            <w:szCs w:val="22"/>
            <w14:ligatures w14:val="standardContextual"/>
          </w:rPr>
          <w:tab/>
        </w:r>
        <w:r w:rsidRPr="00D91247">
          <w:rPr>
            <w:rStyle w:val="Hyperlink"/>
            <w:rFonts w:eastAsia="DengXian Light"/>
            <w:lang w:eastAsia="en-US"/>
          </w:rPr>
          <w:t>A configurable field device</w:t>
        </w:r>
        <w:r>
          <w:rPr>
            <w:webHidden/>
          </w:rPr>
          <w:tab/>
        </w:r>
        <w:r>
          <w:rPr>
            <w:webHidden/>
          </w:rPr>
          <w:fldChar w:fldCharType="begin"/>
        </w:r>
        <w:r>
          <w:rPr>
            <w:webHidden/>
          </w:rPr>
          <w:instrText xml:space="preserve"> PAGEREF _Toc180483817 \h </w:instrText>
        </w:r>
        <w:r>
          <w:rPr>
            <w:webHidden/>
          </w:rPr>
        </w:r>
      </w:ins>
      <w:r>
        <w:rPr>
          <w:webHidden/>
        </w:rPr>
        <w:fldChar w:fldCharType="separate"/>
      </w:r>
      <w:ins w:id="337" w:author="Steve Beadle" w:date="2024-10-22T10:06:00Z">
        <w:r>
          <w:rPr>
            <w:webHidden/>
          </w:rPr>
          <w:t>81</w:t>
        </w:r>
      </w:ins>
      <w:ins w:id="338" w:author="Steve Beadle" w:date="2024-10-22T10:02:00Z">
        <w:r>
          <w:rPr>
            <w:webHidden/>
          </w:rPr>
          <w:fldChar w:fldCharType="end"/>
        </w:r>
        <w:r w:rsidRPr="00D91247">
          <w:rPr>
            <w:rStyle w:val="Hyperlink"/>
          </w:rPr>
          <w:fldChar w:fldCharType="end"/>
        </w:r>
      </w:ins>
    </w:p>
    <w:p w14:paraId="03EC8F1A" w14:textId="7F1AB7C5" w:rsidR="00A331DC" w:rsidRDefault="00A331DC">
      <w:pPr>
        <w:pStyle w:val="TOC1"/>
        <w:rPr>
          <w:ins w:id="339" w:author="Steve Beadle" w:date="2024-10-22T10:02:00Z"/>
          <w:rFonts w:asciiTheme="minorHAnsi" w:eastAsiaTheme="minorEastAsia" w:hAnsiTheme="minorHAnsi" w:cstheme="minorBidi"/>
          <w:bCs w:val="0"/>
          <w:kern w:val="2"/>
          <w:sz w:val="22"/>
          <w:szCs w:val="22"/>
          <w14:ligatures w14:val="standardContextual"/>
        </w:rPr>
      </w:pPr>
      <w:ins w:id="340" w:author="Steve Beadle" w:date="2024-10-22T10:02:00Z">
        <w:r w:rsidRPr="00D91247">
          <w:rPr>
            <w:rStyle w:val="Hyperlink"/>
          </w:rPr>
          <w:fldChar w:fldCharType="begin"/>
        </w:r>
        <w:r w:rsidRPr="00D91247">
          <w:rPr>
            <w:rStyle w:val="Hyperlink"/>
          </w:rPr>
          <w:instrText xml:space="preserve"> </w:instrText>
        </w:r>
        <w:r>
          <w:instrText>HYPERLINK \l "_Toc180483818"</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12</w:t>
        </w:r>
        <w:r>
          <w:rPr>
            <w:rFonts w:asciiTheme="minorHAnsi" w:eastAsiaTheme="minorEastAsia" w:hAnsiTheme="minorHAnsi" w:cstheme="minorBidi"/>
            <w:bCs w:val="0"/>
            <w:kern w:val="2"/>
            <w:sz w:val="22"/>
            <w:szCs w:val="22"/>
            <w14:ligatures w14:val="standardContextual"/>
          </w:rPr>
          <w:tab/>
        </w:r>
        <w:r w:rsidRPr="00D91247">
          <w:rPr>
            <w:rStyle w:val="Hyperlink"/>
          </w:rPr>
          <w:t>Supervisory application profile document</w:t>
        </w:r>
        <w:r>
          <w:rPr>
            <w:webHidden/>
          </w:rPr>
          <w:tab/>
        </w:r>
        <w:r>
          <w:rPr>
            <w:webHidden/>
          </w:rPr>
          <w:fldChar w:fldCharType="begin"/>
        </w:r>
        <w:r>
          <w:rPr>
            <w:webHidden/>
          </w:rPr>
          <w:instrText xml:space="preserve"> PAGEREF _Toc180483818 \h </w:instrText>
        </w:r>
        <w:r>
          <w:rPr>
            <w:webHidden/>
          </w:rPr>
        </w:r>
      </w:ins>
      <w:r>
        <w:rPr>
          <w:webHidden/>
        </w:rPr>
        <w:fldChar w:fldCharType="separate"/>
      </w:r>
      <w:ins w:id="341" w:author="Steve Beadle" w:date="2024-10-22T10:06:00Z">
        <w:r>
          <w:rPr>
            <w:webHidden/>
          </w:rPr>
          <w:t>83</w:t>
        </w:r>
      </w:ins>
      <w:ins w:id="342" w:author="Steve Beadle" w:date="2024-10-22T10:02:00Z">
        <w:r>
          <w:rPr>
            <w:webHidden/>
          </w:rPr>
          <w:fldChar w:fldCharType="end"/>
        </w:r>
        <w:r w:rsidRPr="00D91247">
          <w:rPr>
            <w:rStyle w:val="Hyperlink"/>
          </w:rPr>
          <w:fldChar w:fldCharType="end"/>
        </w:r>
      </w:ins>
    </w:p>
    <w:p w14:paraId="253A8ACD" w14:textId="598BBF00" w:rsidR="00A331DC" w:rsidRDefault="00A331DC">
      <w:pPr>
        <w:pStyle w:val="TOC1"/>
        <w:rPr>
          <w:ins w:id="343" w:author="Steve Beadle" w:date="2024-10-22T10:02:00Z"/>
          <w:rFonts w:asciiTheme="minorHAnsi" w:eastAsiaTheme="minorEastAsia" w:hAnsiTheme="minorHAnsi" w:cstheme="minorBidi"/>
          <w:bCs w:val="0"/>
          <w:kern w:val="2"/>
          <w:sz w:val="22"/>
          <w:szCs w:val="22"/>
          <w14:ligatures w14:val="standardContextual"/>
        </w:rPr>
      </w:pPr>
      <w:ins w:id="344" w:author="Steve Beadle" w:date="2024-10-22T10:02:00Z">
        <w:r w:rsidRPr="00D91247">
          <w:rPr>
            <w:rStyle w:val="Hyperlink"/>
          </w:rPr>
          <w:fldChar w:fldCharType="begin"/>
        </w:r>
        <w:r w:rsidRPr="00D91247">
          <w:rPr>
            <w:rStyle w:val="Hyperlink"/>
          </w:rPr>
          <w:instrText xml:space="preserve"> </w:instrText>
        </w:r>
        <w:r>
          <w:instrText>HYPERLINK \l "_Toc180483819"</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A</w:t>
        </w:r>
        <w:r>
          <w:rPr>
            <w:rFonts w:asciiTheme="minorHAnsi" w:eastAsiaTheme="minorEastAsia" w:hAnsiTheme="minorHAnsi" w:cstheme="minorBidi"/>
            <w:bCs w:val="0"/>
            <w:kern w:val="2"/>
            <w:sz w:val="22"/>
            <w:szCs w:val="22"/>
            <w14:ligatures w14:val="standardContextual"/>
          </w:rPr>
          <w:tab/>
        </w:r>
        <w:r w:rsidRPr="00D91247">
          <w:rPr>
            <w:rStyle w:val="Hyperlink"/>
          </w:rPr>
          <w:t>Appendix: JSON files</w:t>
        </w:r>
        <w:r>
          <w:rPr>
            <w:webHidden/>
          </w:rPr>
          <w:tab/>
        </w:r>
        <w:r>
          <w:rPr>
            <w:webHidden/>
          </w:rPr>
          <w:fldChar w:fldCharType="begin"/>
        </w:r>
        <w:r>
          <w:rPr>
            <w:webHidden/>
          </w:rPr>
          <w:instrText xml:space="preserve"> PAGEREF _Toc180483819 \h </w:instrText>
        </w:r>
        <w:r>
          <w:rPr>
            <w:webHidden/>
          </w:rPr>
        </w:r>
      </w:ins>
      <w:r>
        <w:rPr>
          <w:webHidden/>
        </w:rPr>
        <w:fldChar w:fldCharType="separate"/>
      </w:r>
      <w:ins w:id="345" w:author="Steve Beadle" w:date="2024-10-22T10:06:00Z">
        <w:r>
          <w:rPr>
            <w:webHidden/>
          </w:rPr>
          <w:t>85</w:t>
        </w:r>
      </w:ins>
      <w:ins w:id="346" w:author="Steve Beadle" w:date="2024-10-22T10:02:00Z">
        <w:r>
          <w:rPr>
            <w:webHidden/>
          </w:rPr>
          <w:fldChar w:fldCharType="end"/>
        </w:r>
        <w:r w:rsidRPr="00D91247">
          <w:rPr>
            <w:rStyle w:val="Hyperlink"/>
          </w:rPr>
          <w:fldChar w:fldCharType="end"/>
        </w:r>
      </w:ins>
    </w:p>
    <w:p w14:paraId="51EB9058" w14:textId="52A47775" w:rsidR="00A331DC" w:rsidRDefault="00A331DC">
      <w:pPr>
        <w:pStyle w:val="TOC1"/>
        <w:rPr>
          <w:ins w:id="347" w:author="Steve Beadle" w:date="2024-10-22T10:02:00Z"/>
          <w:rFonts w:asciiTheme="minorHAnsi" w:eastAsiaTheme="minorEastAsia" w:hAnsiTheme="minorHAnsi" w:cstheme="minorBidi"/>
          <w:bCs w:val="0"/>
          <w:kern w:val="2"/>
          <w:sz w:val="22"/>
          <w:szCs w:val="22"/>
          <w14:ligatures w14:val="standardContextual"/>
        </w:rPr>
      </w:pPr>
      <w:ins w:id="348" w:author="Steve Beadle" w:date="2024-10-22T10:02:00Z">
        <w:r w:rsidRPr="00D91247">
          <w:rPr>
            <w:rStyle w:val="Hyperlink"/>
          </w:rPr>
          <w:fldChar w:fldCharType="begin"/>
        </w:r>
        <w:r w:rsidRPr="00D91247">
          <w:rPr>
            <w:rStyle w:val="Hyperlink"/>
          </w:rPr>
          <w:instrText xml:space="preserve"> </w:instrText>
        </w:r>
        <w:r>
          <w:instrText>HYPERLINK \l "_Toc180483820"</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B</w:t>
        </w:r>
        <w:r>
          <w:rPr>
            <w:rFonts w:asciiTheme="minorHAnsi" w:eastAsiaTheme="minorEastAsia" w:hAnsiTheme="minorHAnsi" w:cstheme="minorBidi"/>
            <w:bCs w:val="0"/>
            <w:kern w:val="2"/>
            <w:sz w:val="22"/>
            <w:szCs w:val="22"/>
            <w14:ligatures w14:val="standardContextual"/>
          </w:rPr>
          <w:tab/>
        </w:r>
        <w:r w:rsidRPr="00D91247">
          <w:rPr>
            <w:rStyle w:val="Hyperlink"/>
          </w:rPr>
          <w:t>Appendix: Topic summary</w:t>
        </w:r>
        <w:r>
          <w:rPr>
            <w:webHidden/>
          </w:rPr>
          <w:tab/>
        </w:r>
        <w:r>
          <w:rPr>
            <w:webHidden/>
          </w:rPr>
          <w:fldChar w:fldCharType="begin"/>
        </w:r>
        <w:r>
          <w:rPr>
            <w:webHidden/>
          </w:rPr>
          <w:instrText xml:space="preserve"> PAGEREF _Toc180483820 \h </w:instrText>
        </w:r>
        <w:r>
          <w:rPr>
            <w:webHidden/>
          </w:rPr>
        </w:r>
      </w:ins>
      <w:r>
        <w:rPr>
          <w:webHidden/>
        </w:rPr>
        <w:fldChar w:fldCharType="separate"/>
      </w:r>
      <w:ins w:id="349" w:author="Steve Beadle" w:date="2024-10-22T10:06:00Z">
        <w:r>
          <w:rPr>
            <w:webHidden/>
          </w:rPr>
          <w:t>86</w:t>
        </w:r>
      </w:ins>
      <w:ins w:id="350" w:author="Steve Beadle" w:date="2024-10-22T10:02:00Z">
        <w:r>
          <w:rPr>
            <w:webHidden/>
          </w:rPr>
          <w:fldChar w:fldCharType="end"/>
        </w:r>
        <w:r w:rsidRPr="00D91247">
          <w:rPr>
            <w:rStyle w:val="Hyperlink"/>
          </w:rPr>
          <w:fldChar w:fldCharType="end"/>
        </w:r>
      </w:ins>
    </w:p>
    <w:p w14:paraId="550D70CF" w14:textId="11E2512B" w:rsidR="00A331DC" w:rsidRDefault="00A331DC">
      <w:pPr>
        <w:pStyle w:val="TOC1"/>
        <w:rPr>
          <w:ins w:id="351" w:author="Steve Beadle" w:date="2024-10-22T10:02:00Z"/>
          <w:rFonts w:asciiTheme="minorHAnsi" w:eastAsiaTheme="minorEastAsia" w:hAnsiTheme="minorHAnsi" w:cstheme="minorBidi"/>
          <w:bCs w:val="0"/>
          <w:kern w:val="2"/>
          <w:sz w:val="22"/>
          <w:szCs w:val="22"/>
          <w14:ligatures w14:val="standardContextual"/>
        </w:rPr>
      </w:pPr>
      <w:ins w:id="352" w:author="Steve Beadle" w:date="2024-10-22T10:02:00Z">
        <w:r w:rsidRPr="00D91247">
          <w:rPr>
            <w:rStyle w:val="Hyperlink"/>
          </w:rPr>
          <w:fldChar w:fldCharType="begin"/>
        </w:r>
        <w:r w:rsidRPr="00D91247">
          <w:rPr>
            <w:rStyle w:val="Hyperlink"/>
          </w:rPr>
          <w:instrText xml:space="preserve"> </w:instrText>
        </w:r>
        <w:r>
          <w:instrText>HYPERLINK \l "_Toc180483821"</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C</w:t>
        </w:r>
        <w:r>
          <w:rPr>
            <w:rFonts w:asciiTheme="minorHAnsi" w:eastAsiaTheme="minorEastAsia" w:hAnsiTheme="minorHAnsi" w:cstheme="minorBidi"/>
            <w:bCs w:val="0"/>
            <w:kern w:val="2"/>
            <w:sz w:val="22"/>
            <w:szCs w:val="22"/>
            <w14:ligatures w14:val="standardContextual"/>
          </w:rPr>
          <w:tab/>
        </w:r>
        <w:r w:rsidRPr="00D91247">
          <w:rPr>
            <w:rStyle w:val="Hyperlink"/>
          </w:rPr>
          <w:t>Appendix: Calculated point code</w:t>
        </w:r>
        <w:r>
          <w:rPr>
            <w:webHidden/>
          </w:rPr>
          <w:tab/>
        </w:r>
        <w:r>
          <w:rPr>
            <w:webHidden/>
          </w:rPr>
          <w:fldChar w:fldCharType="begin"/>
        </w:r>
        <w:r>
          <w:rPr>
            <w:webHidden/>
          </w:rPr>
          <w:instrText xml:space="preserve"> PAGEREF _Toc180483821 \h </w:instrText>
        </w:r>
        <w:r>
          <w:rPr>
            <w:webHidden/>
          </w:rPr>
        </w:r>
      </w:ins>
      <w:r>
        <w:rPr>
          <w:webHidden/>
        </w:rPr>
        <w:fldChar w:fldCharType="separate"/>
      </w:r>
      <w:ins w:id="353" w:author="Steve Beadle" w:date="2024-10-22T10:06:00Z">
        <w:r>
          <w:rPr>
            <w:webHidden/>
          </w:rPr>
          <w:t>87</w:t>
        </w:r>
      </w:ins>
      <w:ins w:id="354" w:author="Steve Beadle" w:date="2024-10-22T10:02:00Z">
        <w:r>
          <w:rPr>
            <w:webHidden/>
          </w:rPr>
          <w:fldChar w:fldCharType="end"/>
        </w:r>
        <w:r w:rsidRPr="00D91247">
          <w:rPr>
            <w:rStyle w:val="Hyperlink"/>
          </w:rPr>
          <w:fldChar w:fldCharType="end"/>
        </w:r>
      </w:ins>
    </w:p>
    <w:p w14:paraId="7FADA42A" w14:textId="5701C643" w:rsidR="00A331DC" w:rsidRDefault="00A331DC">
      <w:pPr>
        <w:pStyle w:val="TOC2"/>
        <w:rPr>
          <w:ins w:id="355" w:author="Steve Beadle" w:date="2024-10-22T10:02:00Z"/>
          <w:rFonts w:asciiTheme="minorHAnsi" w:eastAsiaTheme="minorEastAsia" w:hAnsiTheme="minorHAnsi" w:cstheme="minorBidi"/>
          <w:kern w:val="2"/>
          <w:sz w:val="22"/>
          <w:szCs w:val="22"/>
          <w14:ligatures w14:val="standardContextual"/>
        </w:rPr>
      </w:pPr>
      <w:ins w:id="356" w:author="Steve Beadle" w:date="2024-10-22T10:02:00Z">
        <w:r w:rsidRPr="00D91247">
          <w:rPr>
            <w:rStyle w:val="Hyperlink"/>
          </w:rPr>
          <w:fldChar w:fldCharType="begin"/>
        </w:r>
        <w:r w:rsidRPr="00D91247">
          <w:rPr>
            <w:rStyle w:val="Hyperlink"/>
          </w:rPr>
          <w:instrText xml:space="preserve"> </w:instrText>
        </w:r>
        <w:r>
          <w:instrText>HYPERLINK \l "_Toc180483822"</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C.1</w:t>
        </w:r>
        <w:r>
          <w:rPr>
            <w:rFonts w:asciiTheme="minorHAnsi" w:eastAsiaTheme="minorEastAsia" w:hAnsiTheme="minorHAnsi" w:cstheme="minorBidi"/>
            <w:kern w:val="2"/>
            <w:sz w:val="22"/>
            <w:szCs w:val="22"/>
            <w14:ligatures w14:val="standardContextual"/>
          </w:rPr>
          <w:tab/>
        </w:r>
        <w:r w:rsidRPr="00D91247">
          <w:rPr>
            <w:rStyle w:val="Hyperlink"/>
          </w:rPr>
          <w:t>Evaluation of a calculated point value</w:t>
        </w:r>
        <w:r>
          <w:rPr>
            <w:webHidden/>
          </w:rPr>
          <w:tab/>
        </w:r>
        <w:r>
          <w:rPr>
            <w:webHidden/>
          </w:rPr>
          <w:fldChar w:fldCharType="begin"/>
        </w:r>
        <w:r>
          <w:rPr>
            <w:webHidden/>
          </w:rPr>
          <w:instrText xml:space="preserve"> PAGEREF _Toc180483822 \h </w:instrText>
        </w:r>
        <w:r>
          <w:rPr>
            <w:webHidden/>
          </w:rPr>
        </w:r>
      </w:ins>
      <w:r>
        <w:rPr>
          <w:webHidden/>
        </w:rPr>
        <w:fldChar w:fldCharType="separate"/>
      </w:r>
      <w:ins w:id="357" w:author="Steve Beadle" w:date="2024-10-22T10:06:00Z">
        <w:r>
          <w:rPr>
            <w:webHidden/>
          </w:rPr>
          <w:t>87</w:t>
        </w:r>
      </w:ins>
      <w:ins w:id="358" w:author="Steve Beadle" w:date="2024-10-22T10:02:00Z">
        <w:r>
          <w:rPr>
            <w:webHidden/>
          </w:rPr>
          <w:fldChar w:fldCharType="end"/>
        </w:r>
        <w:r w:rsidRPr="00D91247">
          <w:rPr>
            <w:rStyle w:val="Hyperlink"/>
          </w:rPr>
          <w:fldChar w:fldCharType="end"/>
        </w:r>
      </w:ins>
    </w:p>
    <w:p w14:paraId="437FDFD6" w14:textId="34F6BC0B" w:rsidR="00A331DC" w:rsidRDefault="00A331DC">
      <w:pPr>
        <w:pStyle w:val="TOC2"/>
        <w:rPr>
          <w:ins w:id="359" w:author="Steve Beadle" w:date="2024-10-22T10:02:00Z"/>
          <w:rFonts w:asciiTheme="minorHAnsi" w:eastAsiaTheme="minorEastAsia" w:hAnsiTheme="minorHAnsi" w:cstheme="minorBidi"/>
          <w:kern w:val="2"/>
          <w:sz w:val="22"/>
          <w:szCs w:val="22"/>
          <w14:ligatures w14:val="standardContextual"/>
        </w:rPr>
      </w:pPr>
      <w:ins w:id="360" w:author="Steve Beadle" w:date="2024-10-22T10:02:00Z">
        <w:r w:rsidRPr="00D91247">
          <w:rPr>
            <w:rStyle w:val="Hyperlink"/>
          </w:rPr>
          <w:fldChar w:fldCharType="begin"/>
        </w:r>
        <w:r w:rsidRPr="00D91247">
          <w:rPr>
            <w:rStyle w:val="Hyperlink"/>
          </w:rPr>
          <w:instrText xml:space="preserve"> </w:instrText>
        </w:r>
        <w:r>
          <w:instrText>HYPERLINK \l "_Toc180483823"</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C.2</w:t>
        </w:r>
        <w:r>
          <w:rPr>
            <w:rFonts w:asciiTheme="minorHAnsi" w:eastAsiaTheme="minorEastAsia" w:hAnsiTheme="minorHAnsi" w:cstheme="minorBidi"/>
            <w:kern w:val="2"/>
            <w:sz w:val="22"/>
            <w:szCs w:val="22"/>
            <w14:ligatures w14:val="standardContextual"/>
          </w:rPr>
          <w:tab/>
        </w:r>
        <w:r w:rsidRPr="00D91247">
          <w:rPr>
            <w:rStyle w:val="Hyperlink"/>
          </w:rPr>
          <w:t>Operation codes</w:t>
        </w:r>
        <w:r>
          <w:rPr>
            <w:webHidden/>
          </w:rPr>
          <w:tab/>
        </w:r>
        <w:r>
          <w:rPr>
            <w:webHidden/>
          </w:rPr>
          <w:fldChar w:fldCharType="begin"/>
        </w:r>
        <w:r>
          <w:rPr>
            <w:webHidden/>
          </w:rPr>
          <w:instrText xml:space="preserve"> PAGEREF _Toc180483823 \h </w:instrText>
        </w:r>
        <w:r>
          <w:rPr>
            <w:webHidden/>
          </w:rPr>
        </w:r>
      </w:ins>
      <w:r>
        <w:rPr>
          <w:webHidden/>
        </w:rPr>
        <w:fldChar w:fldCharType="separate"/>
      </w:r>
      <w:ins w:id="361" w:author="Steve Beadle" w:date="2024-10-22T10:06:00Z">
        <w:r>
          <w:rPr>
            <w:webHidden/>
          </w:rPr>
          <w:t>88</w:t>
        </w:r>
      </w:ins>
      <w:ins w:id="362" w:author="Steve Beadle" w:date="2024-10-22T10:02:00Z">
        <w:r>
          <w:rPr>
            <w:webHidden/>
          </w:rPr>
          <w:fldChar w:fldCharType="end"/>
        </w:r>
        <w:r w:rsidRPr="00D91247">
          <w:rPr>
            <w:rStyle w:val="Hyperlink"/>
          </w:rPr>
          <w:fldChar w:fldCharType="end"/>
        </w:r>
      </w:ins>
    </w:p>
    <w:p w14:paraId="1BBAE2E5" w14:textId="17B12F59" w:rsidR="00A331DC" w:rsidRDefault="00A331DC">
      <w:pPr>
        <w:pStyle w:val="TOC2"/>
        <w:rPr>
          <w:ins w:id="363" w:author="Steve Beadle" w:date="2024-10-22T10:02:00Z"/>
          <w:rFonts w:asciiTheme="minorHAnsi" w:eastAsiaTheme="minorEastAsia" w:hAnsiTheme="minorHAnsi" w:cstheme="minorBidi"/>
          <w:kern w:val="2"/>
          <w:sz w:val="22"/>
          <w:szCs w:val="22"/>
          <w14:ligatures w14:val="standardContextual"/>
        </w:rPr>
      </w:pPr>
      <w:ins w:id="364" w:author="Steve Beadle" w:date="2024-10-22T10:02:00Z">
        <w:r w:rsidRPr="00D91247">
          <w:rPr>
            <w:rStyle w:val="Hyperlink"/>
          </w:rPr>
          <w:fldChar w:fldCharType="begin"/>
        </w:r>
        <w:r w:rsidRPr="00D91247">
          <w:rPr>
            <w:rStyle w:val="Hyperlink"/>
          </w:rPr>
          <w:instrText xml:space="preserve"> </w:instrText>
        </w:r>
        <w:r>
          <w:instrText>HYPERLINK \l "_Toc180483824"</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C.3</w:t>
        </w:r>
        <w:r>
          <w:rPr>
            <w:rFonts w:asciiTheme="minorHAnsi" w:eastAsiaTheme="minorEastAsia" w:hAnsiTheme="minorHAnsi" w:cstheme="minorBidi"/>
            <w:kern w:val="2"/>
            <w:sz w:val="22"/>
            <w:szCs w:val="22"/>
            <w14:ligatures w14:val="standardContextual"/>
          </w:rPr>
          <w:tab/>
        </w:r>
        <w:r w:rsidRPr="00D91247">
          <w:rPr>
            <w:rStyle w:val="Hyperlink"/>
          </w:rPr>
          <w:t>Example</w:t>
        </w:r>
        <w:r>
          <w:rPr>
            <w:webHidden/>
          </w:rPr>
          <w:tab/>
        </w:r>
        <w:r>
          <w:rPr>
            <w:webHidden/>
          </w:rPr>
          <w:fldChar w:fldCharType="begin"/>
        </w:r>
        <w:r>
          <w:rPr>
            <w:webHidden/>
          </w:rPr>
          <w:instrText xml:space="preserve"> PAGEREF _Toc180483824 \h </w:instrText>
        </w:r>
        <w:r>
          <w:rPr>
            <w:webHidden/>
          </w:rPr>
        </w:r>
      </w:ins>
      <w:r>
        <w:rPr>
          <w:webHidden/>
        </w:rPr>
        <w:fldChar w:fldCharType="separate"/>
      </w:r>
      <w:ins w:id="365" w:author="Steve Beadle" w:date="2024-10-22T10:06:00Z">
        <w:r>
          <w:rPr>
            <w:webHidden/>
          </w:rPr>
          <w:t>94</w:t>
        </w:r>
      </w:ins>
      <w:ins w:id="366" w:author="Steve Beadle" w:date="2024-10-22T10:02:00Z">
        <w:r>
          <w:rPr>
            <w:webHidden/>
          </w:rPr>
          <w:fldChar w:fldCharType="end"/>
        </w:r>
        <w:r w:rsidRPr="00D91247">
          <w:rPr>
            <w:rStyle w:val="Hyperlink"/>
          </w:rPr>
          <w:fldChar w:fldCharType="end"/>
        </w:r>
      </w:ins>
    </w:p>
    <w:p w14:paraId="6B9F2FF9" w14:textId="5000D23E" w:rsidR="00A331DC" w:rsidRDefault="00A331DC">
      <w:pPr>
        <w:pStyle w:val="TOC2"/>
        <w:rPr>
          <w:ins w:id="367" w:author="Steve Beadle" w:date="2024-10-22T10:02:00Z"/>
          <w:rFonts w:asciiTheme="minorHAnsi" w:eastAsiaTheme="minorEastAsia" w:hAnsiTheme="minorHAnsi" w:cstheme="minorBidi"/>
          <w:kern w:val="2"/>
          <w:sz w:val="22"/>
          <w:szCs w:val="22"/>
          <w14:ligatures w14:val="standardContextual"/>
        </w:rPr>
      </w:pPr>
      <w:ins w:id="368" w:author="Steve Beadle" w:date="2024-10-22T10:02:00Z">
        <w:r w:rsidRPr="00D91247">
          <w:rPr>
            <w:rStyle w:val="Hyperlink"/>
          </w:rPr>
          <w:fldChar w:fldCharType="begin"/>
        </w:r>
        <w:r w:rsidRPr="00D91247">
          <w:rPr>
            <w:rStyle w:val="Hyperlink"/>
          </w:rPr>
          <w:instrText xml:space="preserve"> </w:instrText>
        </w:r>
        <w:r>
          <w:instrText>HYPERLINK \l "_Toc180483825"</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C.4</w:t>
        </w:r>
        <w:r>
          <w:rPr>
            <w:rFonts w:asciiTheme="minorHAnsi" w:eastAsiaTheme="minorEastAsia" w:hAnsiTheme="minorHAnsi" w:cstheme="minorBidi"/>
            <w:kern w:val="2"/>
            <w:sz w:val="22"/>
            <w:szCs w:val="22"/>
            <w14:ligatures w14:val="standardContextual"/>
          </w:rPr>
          <w:tab/>
        </w:r>
        <w:r w:rsidRPr="00D91247">
          <w:rPr>
            <w:rStyle w:val="Hyperlink"/>
          </w:rPr>
          <w:t>Quality flags</w:t>
        </w:r>
        <w:r>
          <w:rPr>
            <w:webHidden/>
          </w:rPr>
          <w:tab/>
        </w:r>
        <w:r>
          <w:rPr>
            <w:webHidden/>
          </w:rPr>
          <w:fldChar w:fldCharType="begin"/>
        </w:r>
        <w:r>
          <w:rPr>
            <w:webHidden/>
          </w:rPr>
          <w:instrText xml:space="preserve"> PAGEREF _Toc180483825 \h </w:instrText>
        </w:r>
        <w:r>
          <w:rPr>
            <w:webHidden/>
          </w:rPr>
        </w:r>
      </w:ins>
      <w:r>
        <w:rPr>
          <w:webHidden/>
        </w:rPr>
        <w:fldChar w:fldCharType="separate"/>
      </w:r>
      <w:ins w:id="369" w:author="Steve Beadle" w:date="2024-10-22T10:06:00Z">
        <w:r>
          <w:rPr>
            <w:webHidden/>
          </w:rPr>
          <w:t>94</w:t>
        </w:r>
      </w:ins>
      <w:ins w:id="370" w:author="Steve Beadle" w:date="2024-10-22T10:02:00Z">
        <w:r>
          <w:rPr>
            <w:webHidden/>
          </w:rPr>
          <w:fldChar w:fldCharType="end"/>
        </w:r>
        <w:r w:rsidRPr="00D91247">
          <w:rPr>
            <w:rStyle w:val="Hyperlink"/>
          </w:rPr>
          <w:fldChar w:fldCharType="end"/>
        </w:r>
      </w:ins>
    </w:p>
    <w:p w14:paraId="550059EB" w14:textId="589C4FE2" w:rsidR="00A331DC" w:rsidRDefault="00A331DC">
      <w:pPr>
        <w:pStyle w:val="TOC1"/>
        <w:rPr>
          <w:ins w:id="371" w:author="Steve Beadle" w:date="2024-10-22T10:02:00Z"/>
          <w:rFonts w:asciiTheme="minorHAnsi" w:eastAsiaTheme="minorEastAsia" w:hAnsiTheme="minorHAnsi" w:cstheme="minorBidi"/>
          <w:bCs w:val="0"/>
          <w:kern w:val="2"/>
          <w:sz w:val="22"/>
          <w:szCs w:val="22"/>
          <w14:ligatures w14:val="standardContextual"/>
        </w:rPr>
      </w:pPr>
      <w:ins w:id="372" w:author="Steve Beadle" w:date="2024-10-22T10:02:00Z">
        <w:r w:rsidRPr="00D91247">
          <w:rPr>
            <w:rStyle w:val="Hyperlink"/>
          </w:rPr>
          <w:fldChar w:fldCharType="begin"/>
        </w:r>
        <w:r w:rsidRPr="00D91247">
          <w:rPr>
            <w:rStyle w:val="Hyperlink"/>
          </w:rPr>
          <w:instrText xml:space="preserve"> </w:instrText>
        </w:r>
        <w:r>
          <w:instrText>HYPERLINK \l "_Toc180483826"</w:instrText>
        </w:r>
        <w:r w:rsidRPr="00D91247">
          <w:rPr>
            <w:rStyle w:val="Hyperlink"/>
          </w:rPr>
          <w:instrText xml:space="preserve"> </w:instrText>
        </w:r>
        <w:r w:rsidRPr="00D91247">
          <w:rPr>
            <w:rStyle w:val="Hyperlink"/>
          </w:rPr>
        </w:r>
        <w:r w:rsidRPr="00D91247">
          <w:rPr>
            <w:rStyle w:val="Hyperlink"/>
          </w:rPr>
          <w:fldChar w:fldCharType="separate"/>
        </w:r>
        <w:r w:rsidRPr="00D91247">
          <w:rPr>
            <w:rStyle w:val="Hyperlink"/>
          </w:rPr>
          <w:t>D</w:t>
        </w:r>
        <w:r>
          <w:rPr>
            <w:rFonts w:asciiTheme="minorHAnsi" w:eastAsiaTheme="minorEastAsia" w:hAnsiTheme="minorHAnsi" w:cstheme="minorBidi"/>
            <w:bCs w:val="0"/>
            <w:kern w:val="2"/>
            <w:sz w:val="22"/>
            <w:szCs w:val="22"/>
            <w14:ligatures w14:val="standardContextual"/>
          </w:rPr>
          <w:tab/>
        </w:r>
        <w:r w:rsidRPr="00D91247">
          <w:rPr>
            <w:rStyle w:val="Hyperlink"/>
          </w:rPr>
          <w:t>Appendix: Revision history</w:t>
        </w:r>
        <w:r>
          <w:rPr>
            <w:webHidden/>
          </w:rPr>
          <w:tab/>
        </w:r>
        <w:r>
          <w:rPr>
            <w:webHidden/>
          </w:rPr>
          <w:fldChar w:fldCharType="begin"/>
        </w:r>
        <w:r>
          <w:rPr>
            <w:webHidden/>
          </w:rPr>
          <w:instrText xml:space="preserve"> PAGEREF _Toc180483826 \h </w:instrText>
        </w:r>
        <w:r>
          <w:rPr>
            <w:webHidden/>
          </w:rPr>
        </w:r>
      </w:ins>
      <w:r>
        <w:rPr>
          <w:webHidden/>
        </w:rPr>
        <w:fldChar w:fldCharType="separate"/>
      </w:r>
      <w:ins w:id="373" w:author="Steve Beadle" w:date="2024-10-22T10:06:00Z">
        <w:r>
          <w:rPr>
            <w:webHidden/>
          </w:rPr>
          <w:t>96</w:t>
        </w:r>
      </w:ins>
      <w:ins w:id="374" w:author="Steve Beadle" w:date="2024-10-22T10:02:00Z">
        <w:r>
          <w:rPr>
            <w:webHidden/>
          </w:rPr>
          <w:fldChar w:fldCharType="end"/>
        </w:r>
        <w:r w:rsidRPr="00D91247">
          <w:rPr>
            <w:rStyle w:val="Hyperlink"/>
          </w:rPr>
          <w:fldChar w:fldCharType="end"/>
        </w:r>
      </w:ins>
    </w:p>
    <w:p w14:paraId="02D02F4B" w14:textId="09866CF5" w:rsidR="00B74FC0" w:rsidDel="00A331DC" w:rsidRDefault="00B74FC0">
      <w:pPr>
        <w:pStyle w:val="TOC1"/>
        <w:rPr>
          <w:del w:id="375" w:author="Steve Beadle" w:date="2024-10-22T10:02:00Z"/>
          <w:rFonts w:asciiTheme="minorHAnsi" w:eastAsiaTheme="minorEastAsia" w:hAnsiTheme="minorHAnsi" w:cstheme="minorBidi"/>
          <w:bCs w:val="0"/>
          <w:kern w:val="2"/>
          <w:sz w:val="24"/>
          <w:szCs w:val="24"/>
          <w14:ligatures w14:val="standardContextual"/>
        </w:rPr>
      </w:pPr>
      <w:del w:id="376" w:author="Steve Beadle" w:date="2024-10-22T10:02:00Z">
        <w:r w:rsidRPr="00A331DC" w:rsidDel="00A331DC">
          <w:rPr>
            <w:rPrChange w:id="377" w:author="Steve Beadle" w:date="2024-10-22T10:02:00Z">
              <w:rPr>
                <w:rStyle w:val="Hyperlink"/>
              </w:rPr>
            </w:rPrChange>
          </w:rPr>
          <w:delText>Disclaimer and license agreement</w:delText>
        </w:r>
        <w:r w:rsidDel="00A331DC">
          <w:rPr>
            <w:webHidden/>
          </w:rPr>
          <w:tab/>
        </w:r>
        <w:r w:rsidR="00B95937" w:rsidDel="00A331DC">
          <w:rPr>
            <w:webHidden/>
          </w:rPr>
          <w:delText>2</w:delText>
        </w:r>
      </w:del>
    </w:p>
    <w:p w14:paraId="07B2FCE8" w14:textId="5729E996" w:rsidR="00B74FC0" w:rsidDel="00A331DC" w:rsidRDefault="00B74FC0">
      <w:pPr>
        <w:pStyle w:val="TOC1"/>
        <w:rPr>
          <w:del w:id="378" w:author="Steve Beadle" w:date="2024-10-22T10:02:00Z"/>
          <w:rFonts w:asciiTheme="minorHAnsi" w:eastAsiaTheme="minorEastAsia" w:hAnsiTheme="minorHAnsi" w:cstheme="minorBidi"/>
          <w:bCs w:val="0"/>
          <w:kern w:val="2"/>
          <w:sz w:val="24"/>
          <w:szCs w:val="24"/>
          <w14:ligatures w14:val="standardContextual"/>
        </w:rPr>
      </w:pPr>
      <w:del w:id="379" w:author="Steve Beadle" w:date="2024-10-22T10:02:00Z">
        <w:r w:rsidRPr="00A331DC" w:rsidDel="00A331DC">
          <w:rPr>
            <w:rPrChange w:id="380" w:author="Steve Beadle" w:date="2024-10-22T10:02:00Z">
              <w:rPr>
                <w:rStyle w:val="Hyperlink"/>
              </w:rPr>
            </w:rPrChange>
          </w:rPr>
          <w:delText>Copyright</w:delText>
        </w:r>
        <w:r w:rsidDel="00A331DC">
          <w:rPr>
            <w:webHidden/>
          </w:rPr>
          <w:tab/>
        </w:r>
        <w:r w:rsidR="00B95937" w:rsidDel="00A331DC">
          <w:rPr>
            <w:webHidden/>
          </w:rPr>
          <w:delText>2</w:delText>
        </w:r>
      </w:del>
    </w:p>
    <w:p w14:paraId="789D0DA6" w14:textId="1CCF73B0" w:rsidR="00B74FC0" w:rsidDel="00A331DC" w:rsidRDefault="00B74FC0">
      <w:pPr>
        <w:pStyle w:val="TOC1"/>
        <w:rPr>
          <w:del w:id="381" w:author="Steve Beadle" w:date="2024-10-22T10:02:00Z"/>
          <w:rFonts w:asciiTheme="minorHAnsi" w:eastAsiaTheme="minorEastAsia" w:hAnsiTheme="minorHAnsi" w:cstheme="minorBidi"/>
          <w:bCs w:val="0"/>
          <w:kern w:val="2"/>
          <w:sz w:val="24"/>
          <w:szCs w:val="24"/>
          <w14:ligatures w14:val="standardContextual"/>
        </w:rPr>
      </w:pPr>
      <w:del w:id="382" w:author="Steve Beadle" w:date="2024-10-22T10:02:00Z">
        <w:r w:rsidRPr="00A331DC" w:rsidDel="00A331DC">
          <w:rPr>
            <w:rPrChange w:id="383" w:author="Steve Beadle" w:date="2024-10-22T10:02:00Z">
              <w:rPr>
                <w:rStyle w:val="Hyperlink"/>
              </w:rPr>
            </w:rPrChange>
          </w:rPr>
          <w:delText>Contact address</w:delText>
        </w:r>
        <w:r w:rsidDel="00A331DC">
          <w:rPr>
            <w:webHidden/>
          </w:rPr>
          <w:tab/>
        </w:r>
        <w:r w:rsidR="00B95937" w:rsidDel="00A331DC">
          <w:rPr>
            <w:webHidden/>
          </w:rPr>
          <w:delText>3</w:delText>
        </w:r>
      </w:del>
    </w:p>
    <w:p w14:paraId="3C218112" w14:textId="67085150" w:rsidR="00B74FC0" w:rsidDel="00A331DC" w:rsidRDefault="00B74FC0">
      <w:pPr>
        <w:pStyle w:val="TOC1"/>
        <w:rPr>
          <w:del w:id="384" w:author="Steve Beadle" w:date="2024-10-22T10:02:00Z"/>
          <w:rFonts w:asciiTheme="minorHAnsi" w:eastAsiaTheme="minorEastAsia" w:hAnsiTheme="minorHAnsi" w:cstheme="minorBidi"/>
          <w:bCs w:val="0"/>
          <w:kern w:val="2"/>
          <w:sz w:val="24"/>
          <w:szCs w:val="24"/>
          <w14:ligatures w14:val="standardContextual"/>
        </w:rPr>
      </w:pPr>
      <w:del w:id="385" w:author="Steve Beadle" w:date="2024-10-22T10:02:00Z">
        <w:r w:rsidRPr="00A331DC" w:rsidDel="00A331DC">
          <w:rPr>
            <w:rPrChange w:id="386" w:author="Steve Beadle" w:date="2024-10-22T10:02:00Z">
              <w:rPr>
                <w:rStyle w:val="Hyperlink"/>
              </w:rPr>
            </w:rPrChange>
          </w:rPr>
          <w:delText>Notices</w:delText>
        </w:r>
        <w:r w:rsidDel="00A331DC">
          <w:rPr>
            <w:webHidden/>
          </w:rPr>
          <w:tab/>
        </w:r>
        <w:r w:rsidR="00B95937" w:rsidDel="00A331DC">
          <w:rPr>
            <w:webHidden/>
          </w:rPr>
          <w:delText>3</w:delText>
        </w:r>
      </w:del>
    </w:p>
    <w:p w14:paraId="6C61701F" w14:textId="521C46B8" w:rsidR="00B74FC0" w:rsidDel="00A331DC" w:rsidRDefault="00B74FC0">
      <w:pPr>
        <w:pStyle w:val="TOC1"/>
        <w:rPr>
          <w:del w:id="387" w:author="Steve Beadle" w:date="2024-10-22T10:02:00Z"/>
          <w:rFonts w:asciiTheme="minorHAnsi" w:eastAsiaTheme="minorEastAsia" w:hAnsiTheme="minorHAnsi" w:cstheme="minorBidi"/>
          <w:bCs w:val="0"/>
          <w:kern w:val="2"/>
          <w:sz w:val="24"/>
          <w:szCs w:val="24"/>
          <w14:ligatures w14:val="standardContextual"/>
        </w:rPr>
      </w:pPr>
      <w:del w:id="388" w:author="Steve Beadle" w:date="2024-10-22T10:02:00Z">
        <w:r w:rsidRPr="00A331DC" w:rsidDel="00A331DC">
          <w:rPr>
            <w:rPrChange w:id="389" w:author="Steve Beadle" w:date="2024-10-22T10:02:00Z">
              <w:rPr>
                <w:rStyle w:val="Hyperlink"/>
              </w:rPr>
            </w:rPrChange>
          </w:rPr>
          <w:delText>Conventions</w:delText>
        </w:r>
        <w:r w:rsidDel="00A331DC">
          <w:rPr>
            <w:webHidden/>
          </w:rPr>
          <w:tab/>
        </w:r>
        <w:r w:rsidR="00B95937" w:rsidDel="00A331DC">
          <w:rPr>
            <w:webHidden/>
          </w:rPr>
          <w:delText>3</w:delText>
        </w:r>
      </w:del>
    </w:p>
    <w:p w14:paraId="71173445" w14:textId="079981C5" w:rsidR="00B74FC0" w:rsidDel="00A331DC" w:rsidRDefault="00B74FC0">
      <w:pPr>
        <w:pStyle w:val="TOC1"/>
        <w:rPr>
          <w:del w:id="390" w:author="Steve Beadle" w:date="2024-10-22T10:02:00Z"/>
          <w:rFonts w:asciiTheme="minorHAnsi" w:eastAsiaTheme="minorEastAsia" w:hAnsiTheme="minorHAnsi" w:cstheme="minorBidi"/>
          <w:bCs w:val="0"/>
          <w:kern w:val="2"/>
          <w:sz w:val="24"/>
          <w:szCs w:val="24"/>
          <w14:ligatures w14:val="standardContextual"/>
        </w:rPr>
      </w:pPr>
      <w:del w:id="391" w:author="Steve Beadle" w:date="2024-10-22T10:02:00Z">
        <w:r w:rsidRPr="00A331DC" w:rsidDel="00A331DC">
          <w:rPr>
            <w:rPrChange w:id="392" w:author="Steve Beadle" w:date="2024-10-22T10:02:00Z">
              <w:rPr>
                <w:rStyle w:val="Hyperlink"/>
              </w:rPr>
            </w:rPrChange>
          </w:rPr>
          <w:delText>Glossary of terms</w:delText>
        </w:r>
        <w:r w:rsidDel="00A331DC">
          <w:rPr>
            <w:webHidden/>
          </w:rPr>
          <w:tab/>
        </w:r>
        <w:r w:rsidR="00B95937" w:rsidDel="00A331DC">
          <w:rPr>
            <w:webHidden/>
          </w:rPr>
          <w:delText>3</w:delText>
        </w:r>
      </w:del>
    </w:p>
    <w:p w14:paraId="223D2132" w14:textId="5FD407F3" w:rsidR="00B74FC0" w:rsidDel="00A331DC" w:rsidRDefault="00B74FC0">
      <w:pPr>
        <w:pStyle w:val="TOC1"/>
        <w:rPr>
          <w:del w:id="393" w:author="Steve Beadle" w:date="2024-10-22T10:02:00Z"/>
          <w:rFonts w:asciiTheme="minorHAnsi" w:eastAsiaTheme="minorEastAsia" w:hAnsiTheme="minorHAnsi" w:cstheme="minorBidi"/>
          <w:bCs w:val="0"/>
          <w:kern w:val="2"/>
          <w:sz w:val="24"/>
          <w:szCs w:val="24"/>
          <w14:ligatures w14:val="standardContextual"/>
        </w:rPr>
      </w:pPr>
      <w:del w:id="394" w:author="Steve Beadle" w:date="2024-10-22T10:02:00Z">
        <w:r w:rsidRPr="00A331DC" w:rsidDel="00A331DC">
          <w:rPr>
            <w:rPrChange w:id="395" w:author="Steve Beadle" w:date="2024-10-22T10:02:00Z">
              <w:rPr>
                <w:rStyle w:val="Hyperlink"/>
              </w:rPr>
            </w:rPrChange>
          </w:rPr>
          <w:delText>References</w:delText>
        </w:r>
        <w:r w:rsidDel="00A331DC">
          <w:rPr>
            <w:webHidden/>
          </w:rPr>
          <w:tab/>
        </w:r>
        <w:r w:rsidR="00B95937" w:rsidDel="00A331DC">
          <w:rPr>
            <w:webHidden/>
          </w:rPr>
          <w:delText>4</w:delText>
        </w:r>
      </w:del>
    </w:p>
    <w:p w14:paraId="1E2F44D2" w14:textId="4EB436ED" w:rsidR="00B74FC0" w:rsidDel="00A331DC" w:rsidRDefault="00B74FC0">
      <w:pPr>
        <w:pStyle w:val="TOC1"/>
        <w:rPr>
          <w:del w:id="396" w:author="Steve Beadle" w:date="2024-10-22T10:02:00Z"/>
          <w:rFonts w:asciiTheme="minorHAnsi" w:eastAsiaTheme="minorEastAsia" w:hAnsiTheme="minorHAnsi" w:cstheme="minorBidi"/>
          <w:bCs w:val="0"/>
          <w:kern w:val="2"/>
          <w:sz w:val="24"/>
          <w:szCs w:val="24"/>
          <w14:ligatures w14:val="standardContextual"/>
        </w:rPr>
      </w:pPr>
      <w:del w:id="397" w:author="Steve Beadle" w:date="2024-10-22T10:02:00Z">
        <w:r w:rsidRPr="00A331DC" w:rsidDel="00A331DC">
          <w:rPr>
            <w:rPrChange w:id="398" w:author="Steve Beadle" w:date="2024-10-22T10:02:00Z">
              <w:rPr>
                <w:rStyle w:val="Hyperlink"/>
              </w:rPr>
            </w:rPrChange>
          </w:rPr>
          <w:delText>1</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399" w:author="Steve Beadle" w:date="2024-10-22T10:02:00Z">
              <w:rPr>
                <w:rStyle w:val="Hyperlink"/>
              </w:rPr>
            </w:rPrChange>
          </w:rPr>
          <w:delText>Introduction</w:delText>
        </w:r>
        <w:r w:rsidDel="00A331DC">
          <w:rPr>
            <w:webHidden/>
          </w:rPr>
          <w:tab/>
        </w:r>
        <w:r w:rsidR="00B95937" w:rsidDel="00A331DC">
          <w:rPr>
            <w:webHidden/>
          </w:rPr>
          <w:delText>11</w:delText>
        </w:r>
      </w:del>
    </w:p>
    <w:p w14:paraId="166FF4F9" w14:textId="4ABB838B" w:rsidR="00B74FC0" w:rsidDel="00A331DC" w:rsidRDefault="00B74FC0">
      <w:pPr>
        <w:pStyle w:val="TOC2"/>
        <w:rPr>
          <w:del w:id="400" w:author="Steve Beadle" w:date="2024-10-22T10:02:00Z"/>
          <w:rFonts w:asciiTheme="minorHAnsi" w:eastAsiaTheme="minorEastAsia" w:hAnsiTheme="minorHAnsi" w:cstheme="minorBidi"/>
          <w:kern w:val="2"/>
          <w:sz w:val="24"/>
          <w:szCs w:val="24"/>
          <w14:ligatures w14:val="standardContextual"/>
        </w:rPr>
      </w:pPr>
      <w:del w:id="401" w:author="Steve Beadle" w:date="2024-10-22T10:02:00Z">
        <w:r w:rsidRPr="00A331DC" w:rsidDel="00A331DC">
          <w:rPr>
            <w:rPrChange w:id="402" w:author="Steve Beadle" w:date="2024-10-22T10:02:00Z">
              <w:rPr>
                <w:rStyle w:val="Hyperlink"/>
              </w:rPr>
            </w:rPrChange>
          </w:rPr>
          <w:delText>1.1</w:delText>
        </w:r>
        <w:r w:rsidDel="00A331DC">
          <w:rPr>
            <w:rFonts w:asciiTheme="minorHAnsi" w:eastAsiaTheme="minorEastAsia" w:hAnsiTheme="minorHAnsi" w:cstheme="minorBidi"/>
            <w:kern w:val="2"/>
            <w:sz w:val="24"/>
            <w:szCs w:val="24"/>
            <w14:ligatures w14:val="standardContextual"/>
          </w:rPr>
          <w:tab/>
        </w:r>
        <w:r w:rsidRPr="00A331DC" w:rsidDel="00A331DC">
          <w:rPr>
            <w:rPrChange w:id="403" w:author="Steve Beadle" w:date="2024-10-22T10:02:00Z">
              <w:rPr>
                <w:rStyle w:val="Hyperlink"/>
              </w:rPr>
            </w:rPrChange>
          </w:rPr>
          <w:delText>Purpose</w:delText>
        </w:r>
        <w:r w:rsidDel="00A331DC">
          <w:rPr>
            <w:webHidden/>
          </w:rPr>
          <w:tab/>
        </w:r>
        <w:r w:rsidR="00B95937" w:rsidDel="00A331DC">
          <w:rPr>
            <w:webHidden/>
          </w:rPr>
          <w:delText>11</w:delText>
        </w:r>
      </w:del>
    </w:p>
    <w:p w14:paraId="6015AF46" w14:textId="61B0B335" w:rsidR="00B74FC0" w:rsidDel="00A331DC" w:rsidRDefault="00B74FC0">
      <w:pPr>
        <w:pStyle w:val="TOC2"/>
        <w:rPr>
          <w:del w:id="404" w:author="Steve Beadle" w:date="2024-10-22T10:02:00Z"/>
          <w:rFonts w:asciiTheme="minorHAnsi" w:eastAsiaTheme="minorEastAsia" w:hAnsiTheme="minorHAnsi" w:cstheme="minorBidi"/>
          <w:kern w:val="2"/>
          <w:sz w:val="24"/>
          <w:szCs w:val="24"/>
          <w14:ligatures w14:val="standardContextual"/>
        </w:rPr>
      </w:pPr>
      <w:del w:id="405" w:author="Steve Beadle" w:date="2024-10-22T10:02:00Z">
        <w:r w:rsidRPr="00A331DC" w:rsidDel="00A331DC">
          <w:rPr>
            <w:rPrChange w:id="406" w:author="Steve Beadle" w:date="2024-10-22T10:02:00Z">
              <w:rPr>
                <w:rStyle w:val="Hyperlink"/>
              </w:rPr>
            </w:rPrChange>
          </w:rPr>
          <w:delText>1.2</w:delText>
        </w:r>
        <w:r w:rsidDel="00A331DC">
          <w:rPr>
            <w:rFonts w:asciiTheme="minorHAnsi" w:eastAsiaTheme="minorEastAsia" w:hAnsiTheme="minorHAnsi" w:cstheme="minorBidi"/>
            <w:kern w:val="2"/>
            <w:sz w:val="24"/>
            <w:szCs w:val="24"/>
            <w14:ligatures w14:val="standardContextual"/>
          </w:rPr>
          <w:tab/>
        </w:r>
        <w:r w:rsidRPr="00A331DC" w:rsidDel="00A331DC">
          <w:rPr>
            <w:rPrChange w:id="407" w:author="Steve Beadle" w:date="2024-10-22T10:02:00Z">
              <w:rPr>
                <w:rStyle w:val="Hyperlink"/>
              </w:rPr>
            </w:rPrChange>
          </w:rPr>
          <w:delText>Use of the protocol</w:delText>
        </w:r>
        <w:r w:rsidDel="00A331DC">
          <w:rPr>
            <w:webHidden/>
          </w:rPr>
          <w:tab/>
        </w:r>
        <w:r w:rsidR="00B95937" w:rsidDel="00A331DC">
          <w:rPr>
            <w:webHidden/>
          </w:rPr>
          <w:delText>11</w:delText>
        </w:r>
      </w:del>
    </w:p>
    <w:p w14:paraId="3AF200D3" w14:textId="73F5AC74" w:rsidR="00B74FC0" w:rsidDel="00A331DC" w:rsidRDefault="00B74FC0">
      <w:pPr>
        <w:pStyle w:val="TOC2"/>
        <w:rPr>
          <w:del w:id="408" w:author="Steve Beadle" w:date="2024-10-22T10:02:00Z"/>
          <w:rFonts w:asciiTheme="minorHAnsi" w:eastAsiaTheme="minorEastAsia" w:hAnsiTheme="minorHAnsi" w:cstheme="minorBidi"/>
          <w:kern w:val="2"/>
          <w:sz w:val="24"/>
          <w:szCs w:val="24"/>
          <w14:ligatures w14:val="standardContextual"/>
        </w:rPr>
      </w:pPr>
      <w:del w:id="409" w:author="Steve Beadle" w:date="2024-10-22T10:02:00Z">
        <w:r w:rsidRPr="00A331DC" w:rsidDel="00A331DC">
          <w:rPr>
            <w:rPrChange w:id="410" w:author="Steve Beadle" w:date="2024-10-22T10:02:00Z">
              <w:rPr>
                <w:rStyle w:val="Hyperlink"/>
              </w:rPr>
            </w:rPrChange>
          </w:rPr>
          <w:delText>1.3</w:delText>
        </w:r>
        <w:r w:rsidDel="00A331DC">
          <w:rPr>
            <w:rFonts w:asciiTheme="minorHAnsi" w:eastAsiaTheme="minorEastAsia" w:hAnsiTheme="minorHAnsi" w:cstheme="minorBidi"/>
            <w:kern w:val="2"/>
            <w:sz w:val="24"/>
            <w:szCs w:val="24"/>
            <w14:ligatures w14:val="standardContextual"/>
          </w:rPr>
          <w:tab/>
        </w:r>
        <w:r w:rsidRPr="00A331DC" w:rsidDel="00A331DC">
          <w:rPr>
            <w:rPrChange w:id="411" w:author="Steve Beadle" w:date="2024-10-22T10:02:00Z">
              <w:rPr>
                <w:rStyle w:val="Hyperlink"/>
              </w:rPr>
            </w:rPrChange>
          </w:rPr>
          <w:delText>Protocol history</w:delText>
        </w:r>
        <w:r w:rsidDel="00A331DC">
          <w:rPr>
            <w:webHidden/>
          </w:rPr>
          <w:tab/>
        </w:r>
        <w:r w:rsidR="00B95937" w:rsidDel="00A331DC">
          <w:rPr>
            <w:webHidden/>
          </w:rPr>
          <w:delText>12</w:delText>
        </w:r>
      </w:del>
    </w:p>
    <w:p w14:paraId="711663CF" w14:textId="53FB1FA2" w:rsidR="00B74FC0" w:rsidDel="00A331DC" w:rsidRDefault="00B74FC0">
      <w:pPr>
        <w:pStyle w:val="TOC2"/>
        <w:rPr>
          <w:del w:id="412" w:author="Steve Beadle" w:date="2024-10-22T10:02:00Z"/>
          <w:rFonts w:asciiTheme="minorHAnsi" w:eastAsiaTheme="minorEastAsia" w:hAnsiTheme="minorHAnsi" w:cstheme="minorBidi"/>
          <w:kern w:val="2"/>
          <w:sz w:val="24"/>
          <w:szCs w:val="24"/>
          <w14:ligatures w14:val="standardContextual"/>
        </w:rPr>
      </w:pPr>
      <w:del w:id="413" w:author="Steve Beadle" w:date="2024-10-22T10:02:00Z">
        <w:r w:rsidRPr="00A331DC" w:rsidDel="00A331DC">
          <w:rPr>
            <w:rPrChange w:id="414" w:author="Steve Beadle" w:date="2024-10-22T10:02:00Z">
              <w:rPr>
                <w:rStyle w:val="Hyperlink"/>
              </w:rPr>
            </w:rPrChange>
          </w:rPr>
          <w:delText>1.4</w:delText>
        </w:r>
        <w:r w:rsidDel="00A331DC">
          <w:rPr>
            <w:rFonts w:asciiTheme="minorHAnsi" w:eastAsiaTheme="minorEastAsia" w:hAnsiTheme="minorHAnsi" w:cstheme="minorBidi"/>
            <w:kern w:val="2"/>
            <w:sz w:val="24"/>
            <w:szCs w:val="24"/>
            <w14:ligatures w14:val="standardContextual"/>
          </w:rPr>
          <w:tab/>
        </w:r>
        <w:r w:rsidRPr="00A331DC" w:rsidDel="00A331DC">
          <w:rPr>
            <w:rPrChange w:id="415" w:author="Steve Beadle" w:date="2024-10-22T10:02:00Z">
              <w:rPr>
                <w:rStyle w:val="Hyperlink"/>
              </w:rPr>
            </w:rPrChange>
          </w:rPr>
          <w:delText>Protocol transport</w:delText>
        </w:r>
        <w:r w:rsidDel="00A331DC">
          <w:rPr>
            <w:webHidden/>
          </w:rPr>
          <w:tab/>
        </w:r>
        <w:r w:rsidR="00B95937" w:rsidDel="00A331DC">
          <w:rPr>
            <w:webHidden/>
          </w:rPr>
          <w:delText>12</w:delText>
        </w:r>
      </w:del>
    </w:p>
    <w:p w14:paraId="02FFEF25" w14:textId="0BA24E9A" w:rsidR="00B74FC0" w:rsidDel="00A331DC" w:rsidRDefault="00B74FC0">
      <w:pPr>
        <w:pStyle w:val="TOC2"/>
        <w:rPr>
          <w:del w:id="416" w:author="Steve Beadle" w:date="2024-10-22T10:02:00Z"/>
          <w:rFonts w:asciiTheme="minorHAnsi" w:eastAsiaTheme="minorEastAsia" w:hAnsiTheme="minorHAnsi" w:cstheme="minorBidi"/>
          <w:kern w:val="2"/>
          <w:sz w:val="24"/>
          <w:szCs w:val="24"/>
          <w14:ligatures w14:val="standardContextual"/>
        </w:rPr>
      </w:pPr>
      <w:del w:id="417" w:author="Steve Beadle" w:date="2024-10-22T10:02:00Z">
        <w:r w:rsidRPr="00A331DC" w:rsidDel="00A331DC">
          <w:rPr>
            <w:rPrChange w:id="418" w:author="Steve Beadle" w:date="2024-10-22T10:02:00Z">
              <w:rPr>
                <w:rStyle w:val="Hyperlink"/>
              </w:rPr>
            </w:rPrChange>
          </w:rPr>
          <w:delText>1.5</w:delText>
        </w:r>
        <w:r w:rsidDel="00A331DC">
          <w:rPr>
            <w:rFonts w:asciiTheme="minorHAnsi" w:eastAsiaTheme="minorEastAsia" w:hAnsiTheme="minorHAnsi" w:cstheme="minorBidi"/>
            <w:kern w:val="2"/>
            <w:sz w:val="24"/>
            <w:szCs w:val="24"/>
            <w14:ligatures w14:val="standardContextual"/>
          </w:rPr>
          <w:tab/>
        </w:r>
        <w:r w:rsidRPr="00A331DC" w:rsidDel="00A331DC">
          <w:rPr>
            <w:rPrChange w:id="419" w:author="Steve Beadle" w:date="2024-10-22T10:02:00Z">
              <w:rPr>
                <w:rStyle w:val="Hyperlink"/>
              </w:rPr>
            </w:rPrChange>
          </w:rPr>
          <w:delText>Supervisory application and field device relationship</w:delText>
        </w:r>
        <w:r w:rsidDel="00A331DC">
          <w:rPr>
            <w:webHidden/>
          </w:rPr>
          <w:tab/>
        </w:r>
        <w:r w:rsidR="00B95937" w:rsidDel="00A331DC">
          <w:rPr>
            <w:webHidden/>
          </w:rPr>
          <w:delText>13</w:delText>
        </w:r>
      </w:del>
    </w:p>
    <w:p w14:paraId="2F860422" w14:textId="2DA7F619" w:rsidR="00B74FC0" w:rsidDel="00A331DC" w:rsidRDefault="00B74FC0">
      <w:pPr>
        <w:pStyle w:val="TOC2"/>
        <w:rPr>
          <w:del w:id="420" w:author="Steve Beadle" w:date="2024-10-22T10:02:00Z"/>
          <w:rFonts w:asciiTheme="minorHAnsi" w:eastAsiaTheme="minorEastAsia" w:hAnsiTheme="minorHAnsi" w:cstheme="minorBidi"/>
          <w:kern w:val="2"/>
          <w:sz w:val="24"/>
          <w:szCs w:val="24"/>
          <w14:ligatures w14:val="standardContextual"/>
        </w:rPr>
      </w:pPr>
      <w:del w:id="421" w:author="Steve Beadle" w:date="2024-10-22T10:02:00Z">
        <w:r w:rsidRPr="00A331DC" w:rsidDel="00A331DC">
          <w:rPr>
            <w:rPrChange w:id="422" w:author="Steve Beadle" w:date="2024-10-22T10:02:00Z">
              <w:rPr>
                <w:rStyle w:val="Hyperlink"/>
              </w:rPr>
            </w:rPrChange>
          </w:rPr>
          <w:delText>1.6</w:delText>
        </w:r>
        <w:r w:rsidDel="00A331DC">
          <w:rPr>
            <w:rFonts w:asciiTheme="minorHAnsi" w:eastAsiaTheme="minorEastAsia" w:hAnsiTheme="minorHAnsi" w:cstheme="minorBidi"/>
            <w:kern w:val="2"/>
            <w:sz w:val="24"/>
            <w:szCs w:val="24"/>
            <w14:ligatures w14:val="standardContextual"/>
          </w:rPr>
          <w:tab/>
        </w:r>
        <w:r w:rsidRPr="00A331DC" w:rsidDel="00A331DC">
          <w:rPr>
            <w:rPrChange w:id="423" w:author="Steve Beadle" w:date="2024-10-22T10:02:00Z">
              <w:rPr>
                <w:rStyle w:val="Hyperlink"/>
              </w:rPr>
            </w:rPrChange>
          </w:rPr>
          <w:delText>Lucid between supervisory applications</w:delText>
        </w:r>
        <w:r w:rsidDel="00A331DC">
          <w:rPr>
            <w:webHidden/>
          </w:rPr>
          <w:tab/>
        </w:r>
        <w:r w:rsidR="00B95937" w:rsidDel="00A331DC">
          <w:rPr>
            <w:webHidden/>
          </w:rPr>
          <w:delText>13</w:delText>
        </w:r>
      </w:del>
    </w:p>
    <w:p w14:paraId="43594DD7" w14:textId="1B7CCB87" w:rsidR="00B74FC0" w:rsidDel="00A331DC" w:rsidRDefault="00B74FC0">
      <w:pPr>
        <w:pStyle w:val="TOC2"/>
        <w:rPr>
          <w:del w:id="424" w:author="Steve Beadle" w:date="2024-10-22T10:02:00Z"/>
          <w:rFonts w:asciiTheme="minorHAnsi" w:eastAsiaTheme="minorEastAsia" w:hAnsiTheme="minorHAnsi" w:cstheme="minorBidi"/>
          <w:kern w:val="2"/>
          <w:sz w:val="24"/>
          <w:szCs w:val="24"/>
          <w14:ligatures w14:val="standardContextual"/>
        </w:rPr>
      </w:pPr>
      <w:del w:id="425" w:author="Steve Beadle" w:date="2024-10-22T10:02:00Z">
        <w:r w:rsidRPr="00A331DC" w:rsidDel="00A331DC">
          <w:rPr>
            <w:rPrChange w:id="426" w:author="Steve Beadle" w:date="2024-10-22T10:02:00Z">
              <w:rPr>
                <w:rStyle w:val="Hyperlink"/>
              </w:rPr>
            </w:rPrChange>
          </w:rPr>
          <w:delText>1.7</w:delText>
        </w:r>
        <w:r w:rsidDel="00A331DC">
          <w:rPr>
            <w:rFonts w:asciiTheme="minorHAnsi" w:eastAsiaTheme="minorEastAsia" w:hAnsiTheme="minorHAnsi" w:cstheme="minorBidi"/>
            <w:kern w:val="2"/>
            <w:sz w:val="24"/>
            <w:szCs w:val="24"/>
            <w14:ligatures w14:val="standardContextual"/>
          </w:rPr>
          <w:tab/>
        </w:r>
        <w:r w:rsidRPr="00A331DC" w:rsidDel="00A331DC">
          <w:rPr>
            <w:rPrChange w:id="427" w:author="Steve Beadle" w:date="2024-10-22T10:02:00Z">
              <w:rPr>
                <w:rStyle w:val="Hyperlink"/>
              </w:rPr>
            </w:rPrChange>
          </w:rPr>
          <w:delText>Data representation</w:delText>
        </w:r>
        <w:r w:rsidDel="00A331DC">
          <w:rPr>
            <w:webHidden/>
          </w:rPr>
          <w:tab/>
        </w:r>
        <w:r w:rsidR="00B95937" w:rsidDel="00A331DC">
          <w:rPr>
            <w:webHidden/>
          </w:rPr>
          <w:delText>13</w:delText>
        </w:r>
      </w:del>
    </w:p>
    <w:p w14:paraId="540C1881" w14:textId="32653CF7" w:rsidR="00B74FC0" w:rsidDel="00A331DC" w:rsidRDefault="00B74FC0">
      <w:pPr>
        <w:pStyle w:val="TOC1"/>
        <w:rPr>
          <w:del w:id="428" w:author="Steve Beadle" w:date="2024-10-22T10:02:00Z"/>
          <w:rFonts w:asciiTheme="minorHAnsi" w:eastAsiaTheme="minorEastAsia" w:hAnsiTheme="minorHAnsi" w:cstheme="minorBidi"/>
          <w:bCs w:val="0"/>
          <w:kern w:val="2"/>
          <w:sz w:val="24"/>
          <w:szCs w:val="24"/>
          <w14:ligatures w14:val="standardContextual"/>
        </w:rPr>
      </w:pPr>
      <w:del w:id="429" w:author="Steve Beadle" w:date="2024-10-22T10:02:00Z">
        <w:r w:rsidRPr="00A331DC" w:rsidDel="00A331DC">
          <w:rPr>
            <w:rPrChange w:id="430" w:author="Steve Beadle" w:date="2024-10-22T10:02:00Z">
              <w:rPr>
                <w:rStyle w:val="Hyperlink"/>
              </w:rPr>
            </w:rPrChange>
          </w:rPr>
          <w:delText>2</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431" w:author="Steve Beadle" w:date="2024-10-22T10:02:00Z">
              <w:rPr>
                <w:rStyle w:val="Hyperlink"/>
              </w:rPr>
            </w:rPrChange>
          </w:rPr>
          <w:delText>Data model</w:delText>
        </w:r>
        <w:r w:rsidDel="00A331DC">
          <w:rPr>
            <w:webHidden/>
          </w:rPr>
          <w:tab/>
        </w:r>
        <w:r w:rsidR="00B95937" w:rsidDel="00A331DC">
          <w:rPr>
            <w:webHidden/>
          </w:rPr>
          <w:delText>14</w:delText>
        </w:r>
      </w:del>
    </w:p>
    <w:p w14:paraId="6F15002D" w14:textId="7FD76587" w:rsidR="00B74FC0" w:rsidDel="00A331DC" w:rsidRDefault="00B74FC0">
      <w:pPr>
        <w:pStyle w:val="TOC2"/>
        <w:rPr>
          <w:del w:id="432" w:author="Steve Beadle" w:date="2024-10-22T10:02:00Z"/>
          <w:rFonts w:asciiTheme="minorHAnsi" w:eastAsiaTheme="minorEastAsia" w:hAnsiTheme="minorHAnsi" w:cstheme="minorBidi"/>
          <w:kern w:val="2"/>
          <w:sz w:val="24"/>
          <w:szCs w:val="24"/>
          <w14:ligatures w14:val="standardContextual"/>
        </w:rPr>
      </w:pPr>
      <w:del w:id="433" w:author="Steve Beadle" w:date="2024-10-22T10:02:00Z">
        <w:r w:rsidRPr="00A331DC" w:rsidDel="00A331DC">
          <w:rPr>
            <w:rPrChange w:id="434" w:author="Steve Beadle" w:date="2024-10-22T10:02:00Z">
              <w:rPr>
                <w:rStyle w:val="Hyperlink"/>
              </w:rPr>
            </w:rPrChange>
          </w:rPr>
          <w:delText>2.1</w:delText>
        </w:r>
        <w:r w:rsidDel="00A331DC">
          <w:rPr>
            <w:rFonts w:asciiTheme="minorHAnsi" w:eastAsiaTheme="minorEastAsia" w:hAnsiTheme="minorHAnsi" w:cstheme="minorBidi"/>
            <w:kern w:val="2"/>
            <w:sz w:val="24"/>
            <w:szCs w:val="24"/>
            <w14:ligatures w14:val="standardContextual"/>
          </w:rPr>
          <w:tab/>
        </w:r>
        <w:r w:rsidRPr="00A331DC" w:rsidDel="00A331DC">
          <w:rPr>
            <w:rPrChange w:id="435" w:author="Steve Beadle" w:date="2024-10-22T10:02:00Z">
              <w:rPr>
                <w:rStyle w:val="Hyperlink"/>
              </w:rPr>
            </w:rPrChange>
          </w:rPr>
          <w:delText>Field device</w:delText>
        </w:r>
        <w:r w:rsidDel="00A331DC">
          <w:rPr>
            <w:webHidden/>
          </w:rPr>
          <w:tab/>
        </w:r>
        <w:r w:rsidR="00B95937" w:rsidDel="00A331DC">
          <w:rPr>
            <w:webHidden/>
          </w:rPr>
          <w:delText>14</w:delText>
        </w:r>
      </w:del>
    </w:p>
    <w:p w14:paraId="13B4AD18" w14:textId="1C9240AA" w:rsidR="00B74FC0" w:rsidDel="00A331DC" w:rsidRDefault="00B74FC0">
      <w:pPr>
        <w:pStyle w:val="TOC3"/>
        <w:rPr>
          <w:del w:id="436" w:author="Steve Beadle" w:date="2024-10-22T10:02:00Z"/>
          <w:rFonts w:asciiTheme="minorHAnsi" w:eastAsiaTheme="minorEastAsia" w:hAnsiTheme="minorHAnsi" w:cstheme="minorBidi"/>
          <w:noProof/>
          <w:kern w:val="2"/>
          <w:sz w:val="24"/>
          <w:szCs w:val="24"/>
          <w14:ligatures w14:val="standardContextual"/>
        </w:rPr>
      </w:pPr>
      <w:del w:id="437" w:author="Steve Beadle" w:date="2024-10-22T10:02:00Z">
        <w:r w:rsidRPr="00A331DC" w:rsidDel="00A331DC">
          <w:rPr>
            <w:noProof/>
            <w:rPrChange w:id="438" w:author="Steve Beadle" w:date="2024-10-22T10:02:00Z">
              <w:rPr>
                <w:rStyle w:val="Hyperlink"/>
                <w:noProof/>
              </w:rPr>
            </w:rPrChange>
          </w:rPr>
          <w:delText>2.1.1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439" w:author="Steve Beadle" w:date="2024-10-22T10:02:00Z">
              <w:rPr>
                <w:rStyle w:val="Hyperlink"/>
                <w:noProof/>
              </w:rPr>
            </w:rPrChange>
          </w:rPr>
          <w:delText>Lucid schema</w:delText>
        </w:r>
        <w:r w:rsidDel="00A331DC">
          <w:rPr>
            <w:noProof/>
            <w:webHidden/>
          </w:rPr>
          <w:tab/>
        </w:r>
        <w:r w:rsidR="00B95937" w:rsidDel="00A331DC">
          <w:rPr>
            <w:noProof/>
            <w:webHidden/>
          </w:rPr>
          <w:delText>16</w:delText>
        </w:r>
      </w:del>
    </w:p>
    <w:p w14:paraId="1561372E" w14:textId="24352108" w:rsidR="00B74FC0" w:rsidDel="00A331DC" w:rsidRDefault="00B74FC0">
      <w:pPr>
        <w:pStyle w:val="TOC3"/>
        <w:rPr>
          <w:del w:id="440" w:author="Steve Beadle" w:date="2024-10-22T10:02:00Z"/>
          <w:rFonts w:asciiTheme="minorHAnsi" w:eastAsiaTheme="minorEastAsia" w:hAnsiTheme="minorHAnsi" w:cstheme="minorBidi"/>
          <w:noProof/>
          <w:kern w:val="2"/>
          <w:sz w:val="24"/>
          <w:szCs w:val="24"/>
          <w14:ligatures w14:val="standardContextual"/>
        </w:rPr>
      </w:pPr>
      <w:del w:id="441" w:author="Steve Beadle" w:date="2024-10-22T10:02:00Z">
        <w:r w:rsidRPr="00A331DC" w:rsidDel="00A331DC">
          <w:rPr>
            <w:noProof/>
            <w:rPrChange w:id="442" w:author="Steve Beadle" w:date="2024-10-22T10:02:00Z">
              <w:rPr>
                <w:rStyle w:val="Hyperlink"/>
                <w:noProof/>
              </w:rPr>
            </w:rPrChange>
          </w:rPr>
          <w:delText>2.1.2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443" w:author="Steve Beadle" w:date="2024-10-22T10:02:00Z">
              <w:rPr>
                <w:rStyle w:val="Hyperlink"/>
                <w:noProof/>
              </w:rPr>
            </w:rPrChange>
          </w:rPr>
          <w:delText>Device profile</w:delText>
        </w:r>
        <w:r w:rsidDel="00A331DC">
          <w:rPr>
            <w:noProof/>
            <w:webHidden/>
          </w:rPr>
          <w:tab/>
        </w:r>
        <w:r w:rsidR="00B95937" w:rsidDel="00A331DC">
          <w:rPr>
            <w:noProof/>
            <w:webHidden/>
          </w:rPr>
          <w:delText>16</w:delText>
        </w:r>
      </w:del>
    </w:p>
    <w:p w14:paraId="4D8EA1CC" w14:textId="7CE47774" w:rsidR="00B74FC0" w:rsidDel="00A331DC" w:rsidRDefault="00B74FC0">
      <w:pPr>
        <w:pStyle w:val="TOC3"/>
        <w:rPr>
          <w:del w:id="444" w:author="Steve Beadle" w:date="2024-10-22T10:02:00Z"/>
          <w:rFonts w:asciiTheme="minorHAnsi" w:eastAsiaTheme="minorEastAsia" w:hAnsiTheme="minorHAnsi" w:cstheme="minorBidi"/>
          <w:noProof/>
          <w:kern w:val="2"/>
          <w:sz w:val="24"/>
          <w:szCs w:val="24"/>
          <w14:ligatures w14:val="standardContextual"/>
        </w:rPr>
      </w:pPr>
      <w:del w:id="445" w:author="Steve Beadle" w:date="2024-10-22T10:02:00Z">
        <w:r w:rsidRPr="00A331DC" w:rsidDel="00A331DC">
          <w:rPr>
            <w:noProof/>
            <w:rPrChange w:id="446" w:author="Steve Beadle" w:date="2024-10-22T10:02:00Z">
              <w:rPr>
                <w:rStyle w:val="Hyperlink"/>
                <w:noProof/>
              </w:rPr>
            </w:rPrChange>
          </w:rPr>
          <w:delText>2.1.3</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447" w:author="Steve Beadle" w:date="2024-10-22T10:02:00Z">
              <w:rPr>
                <w:rStyle w:val="Hyperlink"/>
                <w:noProof/>
              </w:rPr>
            </w:rPrChange>
          </w:rPr>
          <w:delText>Configuration</w:delText>
        </w:r>
        <w:r w:rsidDel="00A331DC">
          <w:rPr>
            <w:noProof/>
            <w:webHidden/>
          </w:rPr>
          <w:tab/>
        </w:r>
        <w:r w:rsidR="00B95937" w:rsidDel="00A331DC">
          <w:rPr>
            <w:noProof/>
            <w:webHidden/>
          </w:rPr>
          <w:delText>20</w:delText>
        </w:r>
      </w:del>
    </w:p>
    <w:p w14:paraId="73E1F0E3" w14:textId="0D876B6C" w:rsidR="00B74FC0" w:rsidDel="00A331DC" w:rsidRDefault="00B74FC0">
      <w:pPr>
        <w:pStyle w:val="TOC3"/>
        <w:rPr>
          <w:del w:id="448" w:author="Steve Beadle" w:date="2024-10-22T10:02:00Z"/>
          <w:rFonts w:asciiTheme="minorHAnsi" w:eastAsiaTheme="minorEastAsia" w:hAnsiTheme="minorHAnsi" w:cstheme="minorBidi"/>
          <w:noProof/>
          <w:kern w:val="2"/>
          <w:sz w:val="24"/>
          <w:szCs w:val="24"/>
          <w14:ligatures w14:val="standardContextual"/>
        </w:rPr>
      </w:pPr>
      <w:del w:id="449" w:author="Steve Beadle" w:date="2024-10-22T10:02:00Z">
        <w:r w:rsidRPr="00A331DC" w:rsidDel="00A331DC">
          <w:rPr>
            <w:noProof/>
            <w:rPrChange w:id="450" w:author="Steve Beadle" w:date="2024-10-22T10:02:00Z">
              <w:rPr>
                <w:rStyle w:val="Hyperlink"/>
                <w:noProof/>
              </w:rPr>
            </w:rPrChange>
          </w:rPr>
          <w:delText>2.1.4</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451" w:author="Steve Beadle" w:date="2024-10-22T10:02:00Z">
              <w:rPr>
                <w:rStyle w:val="Hyperlink"/>
                <w:noProof/>
              </w:rPr>
            </w:rPrChange>
          </w:rPr>
          <w:delText>Connection scheduling</w:delText>
        </w:r>
        <w:r w:rsidDel="00A331DC">
          <w:rPr>
            <w:noProof/>
            <w:webHidden/>
          </w:rPr>
          <w:tab/>
        </w:r>
        <w:r w:rsidR="00B95937" w:rsidDel="00A331DC">
          <w:rPr>
            <w:noProof/>
            <w:webHidden/>
          </w:rPr>
          <w:delText>25</w:delText>
        </w:r>
      </w:del>
    </w:p>
    <w:p w14:paraId="3DE3363E" w14:textId="7E90ABCE" w:rsidR="00B74FC0" w:rsidDel="00A331DC" w:rsidRDefault="00B74FC0">
      <w:pPr>
        <w:pStyle w:val="TOC3"/>
        <w:rPr>
          <w:del w:id="452" w:author="Steve Beadle" w:date="2024-10-22T10:02:00Z"/>
          <w:rFonts w:asciiTheme="minorHAnsi" w:eastAsiaTheme="minorEastAsia" w:hAnsiTheme="minorHAnsi" w:cstheme="minorBidi"/>
          <w:noProof/>
          <w:kern w:val="2"/>
          <w:sz w:val="24"/>
          <w:szCs w:val="24"/>
          <w14:ligatures w14:val="standardContextual"/>
        </w:rPr>
      </w:pPr>
      <w:del w:id="453" w:author="Steve Beadle" w:date="2024-10-22T10:02:00Z">
        <w:r w:rsidRPr="00A331DC" w:rsidDel="00A331DC">
          <w:rPr>
            <w:noProof/>
            <w:rPrChange w:id="454" w:author="Steve Beadle" w:date="2024-10-22T10:02:00Z">
              <w:rPr>
                <w:rStyle w:val="Hyperlink"/>
                <w:noProof/>
              </w:rPr>
            </w:rPrChange>
          </w:rPr>
          <w:delText>2.1.5</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455" w:author="Steve Beadle" w:date="2024-10-22T10:02:00Z">
              <w:rPr>
                <w:rStyle w:val="Hyperlink"/>
                <w:noProof/>
              </w:rPr>
            </w:rPrChange>
          </w:rPr>
          <w:delText>Time formats</w:delText>
        </w:r>
        <w:r w:rsidDel="00A331DC">
          <w:rPr>
            <w:noProof/>
            <w:webHidden/>
          </w:rPr>
          <w:tab/>
        </w:r>
        <w:r w:rsidR="00B95937" w:rsidDel="00A331DC">
          <w:rPr>
            <w:noProof/>
            <w:webHidden/>
          </w:rPr>
          <w:delText>26</w:delText>
        </w:r>
      </w:del>
    </w:p>
    <w:p w14:paraId="50A4B314" w14:textId="12740B3E" w:rsidR="00B74FC0" w:rsidDel="00A331DC" w:rsidRDefault="00B74FC0">
      <w:pPr>
        <w:pStyle w:val="TOC2"/>
        <w:rPr>
          <w:del w:id="456" w:author="Steve Beadle" w:date="2024-10-22T10:02:00Z"/>
          <w:rFonts w:asciiTheme="minorHAnsi" w:eastAsiaTheme="minorEastAsia" w:hAnsiTheme="minorHAnsi" w:cstheme="minorBidi"/>
          <w:kern w:val="2"/>
          <w:sz w:val="24"/>
          <w:szCs w:val="24"/>
          <w14:ligatures w14:val="standardContextual"/>
        </w:rPr>
      </w:pPr>
      <w:del w:id="457" w:author="Steve Beadle" w:date="2024-10-22T10:02:00Z">
        <w:r w:rsidRPr="00A331DC" w:rsidDel="00A331DC">
          <w:rPr>
            <w:rPrChange w:id="458" w:author="Steve Beadle" w:date="2024-10-22T10:02:00Z">
              <w:rPr>
                <w:rStyle w:val="Hyperlink"/>
              </w:rPr>
            </w:rPrChange>
          </w:rPr>
          <w:delText>2.2</w:delText>
        </w:r>
        <w:r w:rsidDel="00A331DC">
          <w:rPr>
            <w:rFonts w:asciiTheme="minorHAnsi" w:eastAsiaTheme="minorEastAsia" w:hAnsiTheme="minorHAnsi" w:cstheme="minorBidi"/>
            <w:kern w:val="2"/>
            <w:sz w:val="24"/>
            <w:szCs w:val="24"/>
            <w14:ligatures w14:val="standardContextual"/>
          </w:rPr>
          <w:tab/>
        </w:r>
        <w:r w:rsidRPr="00A331DC" w:rsidDel="00A331DC">
          <w:rPr>
            <w:rPrChange w:id="459" w:author="Steve Beadle" w:date="2024-10-22T10:02:00Z">
              <w:rPr>
                <w:rStyle w:val="Hyperlink"/>
              </w:rPr>
            </w:rPrChange>
          </w:rPr>
          <w:delText>Events</w:delText>
        </w:r>
        <w:r w:rsidDel="00A331DC">
          <w:rPr>
            <w:webHidden/>
          </w:rPr>
          <w:tab/>
        </w:r>
        <w:r w:rsidR="00B95937" w:rsidDel="00A331DC">
          <w:rPr>
            <w:webHidden/>
          </w:rPr>
          <w:delText>26</w:delText>
        </w:r>
      </w:del>
    </w:p>
    <w:p w14:paraId="5976D5D7" w14:textId="54DC6FA4" w:rsidR="00B74FC0" w:rsidDel="00A331DC" w:rsidRDefault="00B74FC0">
      <w:pPr>
        <w:pStyle w:val="TOC2"/>
        <w:rPr>
          <w:del w:id="460" w:author="Steve Beadle" w:date="2024-10-22T10:02:00Z"/>
          <w:rFonts w:asciiTheme="minorHAnsi" w:eastAsiaTheme="minorEastAsia" w:hAnsiTheme="minorHAnsi" w:cstheme="minorBidi"/>
          <w:kern w:val="2"/>
          <w:sz w:val="24"/>
          <w:szCs w:val="24"/>
          <w14:ligatures w14:val="standardContextual"/>
        </w:rPr>
      </w:pPr>
      <w:del w:id="461" w:author="Steve Beadle" w:date="2024-10-22T10:02:00Z">
        <w:r w:rsidRPr="00A331DC" w:rsidDel="00A331DC">
          <w:rPr>
            <w:rPrChange w:id="462" w:author="Steve Beadle" w:date="2024-10-22T10:02:00Z">
              <w:rPr>
                <w:rStyle w:val="Hyperlink"/>
              </w:rPr>
            </w:rPrChange>
          </w:rPr>
          <w:delText>2.3</w:delText>
        </w:r>
        <w:r w:rsidDel="00A331DC">
          <w:rPr>
            <w:rFonts w:asciiTheme="minorHAnsi" w:eastAsiaTheme="minorEastAsia" w:hAnsiTheme="minorHAnsi" w:cstheme="minorBidi"/>
            <w:kern w:val="2"/>
            <w:sz w:val="24"/>
            <w:szCs w:val="24"/>
            <w14:ligatures w14:val="standardContextual"/>
          </w:rPr>
          <w:tab/>
        </w:r>
        <w:r w:rsidRPr="00A331DC" w:rsidDel="00A331DC">
          <w:rPr>
            <w:rPrChange w:id="463" w:author="Steve Beadle" w:date="2024-10-22T10:02:00Z">
              <w:rPr>
                <w:rStyle w:val="Hyperlink"/>
              </w:rPr>
            </w:rPrChange>
          </w:rPr>
          <w:delText>Actions</w:delText>
        </w:r>
        <w:r w:rsidDel="00A331DC">
          <w:rPr>
            <w:webHidden/>
          </w:rPr>
          <w:tab/>
        </w:r>
        <w:r w:rsidR="00B95937" w:rsidDel="00A331DC">
          <w:rPr>
            <w:webHidden/>
          </w:rPr>
          <w:delText>26</w:delText>
        </w:r>
      </w:del>
    </w:p>
    <w:p w14:paraId="3EF66F33" w14:textId="3D58FADB" w:rsidR="00B74FC0" w:rsidDel="00A331DC" w:rsidRDefault="00B74FC0">
      <w:pPr>
        <w:pStyle w:val="TOC2"/>
        <w:rPr>
          <w:del w:id="464" w:author="Steve Beadle" w:date="2024-10-22T10:02:00Z"/>
          <w:rFonts w:asciiTheme="minorHAnsi" w:eastAsiaTheme="minorEastAsia" w:hAnsiTheme="minorHAnsi" w:cstheme="minorBidi"/>
          <w:kern w:val="2"/>
          <w:sz w:val="24"/>
          <w:szCs w:val="24"/>
          <w14:ligatures w14:val="standardContextual"/>
        </w:rPr>
      </w:pPr>
      <w:del w:id="465" w:author="Steve Beadle" w:date="2024-10-22T10:02:00Z">
        <w:r w:rsidRPr="00A331DC" w:rsidDel="00A331DC">
          <w:rPr>
            <w:rPrChange w:id="466" w:author="Steve Beadle" w:date="2024-10-22T10:02:00Z">
              <w:rPr>
                <w:rStyle w:val="Hyperlink"/>
              </w:rPr>
            </w:rPrChange>
          </w:rPr>
          <w:delText>2.4</w:delText>
        </w:r>
        <w:r w:rsidDel="00A331DC">
          <w:rPr>
            <w:rFonts w:asciiTheme="minorHAnsi" w:eastAsiaTheme="minorEastAsia" w:hAnsiTheme="minorHAnsi" w:cstheme="minorBidi"/>
            <w:kern w:val="2"/>
            <w:sz w:val="24"/>
            <w:szCs w:val="24"/>
            <w14:ligatures w14:val="standardContextual"/>
          </w:rPr>
          <w:tab/>
        </w:r>
        <w:r w:rsidRPr="00A331DC" w:rsidDel="00A331DC">
          <w:rPr>
            <w:rPrChange w:id="467" w:author="Steve Beadle" w:date="2024-10-22T10:02:00Z">
              <w:rPr>
                <w:rStyle w:val="Hyperlink"/>
              </w:rPr>
            </w:rPrChange>
          </w:rPr>
          <w:delText>Points</w:delText>
        </w:r>
        <w:r w:rsidDel="00A331DC">
          <w:rPr>
            <w:webHidden/>
          </w:rPr>
          <w:tab/>
        </w:r>
        <w:r w:rsidR="00B95937" w:rsidDel="00A331DC">
          <w:rPr>
            <w:webHidden/>
          </w:rPr>
          <w:delText>27</w:delText>
        </w:r>
      </w:del>
    </w:p>
    <w:p w14:paraId="0F14C60E" w14:textId="3597BBF5" w:rsidR="00B74FC0" w:rsidDel="00A331DC" w:rsidRDefault="00B74FC0">
      <w:pPr>
        <w:pStyle w:val="TOC3"/>
        <w:rPr>
          <w:del w:id="468" w:author="Steve Beadle" w:date="2024-10-22T10:02:00Z"/>
          <w:rFonts w:asciiTheme="minorHAnsi" w:eastAsiaTheme="minorEastAsia" w:hAnsiTheme="minorHAnsi" w:cstheme="minorBidi"/>
          <w:noProof/>
          <w:kern w:val="2"/>
          <w:sz w:val="24"/>
          <w:szCs w:val="24"/>
          <w14:ligatures w14:val="standardContextual"/>
        </w:rPr>
      </w:pPr>
      <w:del w:id="469" w:author="Steve Beadle" w:date="2024-10-22T10:02:00Z">
        <w:r w:rsidRPr="00A331DC" w:rsidDel="00A331DC">
          <w:rPr>
            <w:noProof/>
            <w:rPrChange w:id="470" w:author="Steve Beadle" w:date="2024-10-22T10:02:00Z">
              <w:rPr>
                <w:rStyle w:val="Hyperlink"/>
                <w:noProof/>
              </w:rPr>
            </w:rPrChange>
          </w:rPr>
          <w:delText>2.4.1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471" w:author="Steve Beadle" w:date="2024-10-22T10:02:00Z">
              <w:rPr>
                <w:rStyle w:val="Hyperlink"/>
                <w:noProof/>
              </w:rPr>
            </w:rPrChange>
          </w:rPr>
          <w:delText>Point quality flags</w:delText>
        </w:r>
        <w:r w:rsidDel="00A331DC">
          <w:rPr>
            <w:noProof/>
            <w:webHidden/>
          </w:rPr>
          <w:tab/>
        </w:r>
        <w:r w:rsidR="00B95937" w:rsidDel="00A331DC">
          <w:rPr>
            <w:noProof/>
            <w:webHidden/>
          </w:rPr>
          <w:delText>31</w:delText>
        </w:r>
      </w:del>
    </w:p>
    <w:p w14:paraId="2AFEC85A" w14:textId="62CD7869" w:rsidR="00B74FC0" w:rsidDel="00A331DC" w:rsidRDefault="00B74FC0">
      <w:pPr>
        <w:pStyle w:val="TOC3"/>
        <w:rPr>
          <w:del w:id="472" w:author="Steve Beadle" w:date="2024-10-22T10:02:00Z"/>
          <w:rFonts w:asciiTheme="minorHAnsi" w:eastAsiaTheme="minorEastAsia" w:hAnsiTheme="minorHAnsi" w:cstheme="minorBidi"/>
          <w:noProof/>
          <w:kern w:val="2"/>
          <w:sz w:val="24"/>
          <w:szCs w:val="24"/>
          <w14:ligatures w14:val="standardContextual"/>
        </w:rPr>
      </w:pPr>
      <w:del w:id="473" w:author="Steve Beadle" w:date="2024-10-22T10:02:00Z">
        <w:r w:rsidRPr="00A331DC" w:rsidDel="00A331DC">
          <w:rPr>
            <w:noProof/>
            <w:rPrChange w:id="474" w:author="Steve Beadle" w:date="2024-10-22T10:02:00Z">
              <w:rPr>
                <w:rStyle w:val="Hyperlink"/>
                <w:noProof/>
              </w:rPr>
            </w:rPrChange>
          </w:rPr>
          <w:delText>2.4.2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475" w:author="Steve Beadle" w:date="2024-10-22T10:02:00Z">
              <w:rPr>
                <w:rStyle w:val="Hyperlink"/>
                <w:noProof/>
              </w:rPr>
            </w:rPrChange>
          </w:rPr>
          <w:delText>Binary points</w:delText>
        </w:r>
        <w:r w:rsidDel="00A331DC">
          <w:rPr>
            <w:noProof/>
            <w:webHidden/>
          </w:rPr>
          <w:tab/>
        </w:r>
        <w:r w:rsidR="00B95937" w:rsidDel="00A331DC">
          <w:rPr>
            <w:noProof/>
            <w:webHidden/>
          </w:rPr>
          <w:delText>32</w:delText>
        </w:r>
      </w:del>
    </w:p>
    <w:p w14:paraId="0B58E031" w14:textId="33452866" w:rsidR="00B74FC0" w:rsidDel="00A331DC" w:rsidRDefault="00B74FC0">
      <w:pPr>
        <w:pStyle w:val="TOC3"/>
        <w:rPr>
          <w:del w:id="476" w:author="Steve Beadle" w:date="2024-10-22T10:02:00Z"/>
          <w:rFonts w:asciiTheme="minorHAnsi" w:eastAsiaTheme="minorEastAsia" w:hAnsiTheme="minorHAnsi" w:cstheme="minorBidi"/>
          <w:noProof/>
          <w:kern w:val="2"/>
          <w:sz w:val="24"/>
          <w:szCs w:val="24"/>
          <w14:ligatures w14:val="standardContextual"/>
        </w:rPr>
      </w:pPr>
      <w:del w:id="477" w:author="Steve Beadle" w:date="2024-10-22T10:02:00Z">
        <w:r w:rsidRPr="00A331DC" w:rsidDel="00A331DC">
          <w:rPr>
            <w:noProof/>
            <w:rPrChange w:id="478" w:author="Steve Beadle" w:date="2024-10-22T10:02:00Z">
              <w:rPr>
                <w:rStyle w:val="Hyperlink"/>
                <w:noProof/>
              </w:rPr>
            </w:rPrChange>
          </w:rPr>
          <w:delText>2.4.3</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479" w:author="Steve Beadle" w:date="2024-10-22T10:02:00Z">
              <w:rPr>
                <w:rStyle w:val="Hyperlink"/>
                <w:noProof/>
              </w:rPr>
            </w:rPrChange>
          </w:rPr>
          <w:delText>Analogue points</w:delText>
        </w:r>
        <w:r w:rsidDel="00A331DC">
          <w:rPr>
            <w:noProof/>
            <w:webHidden/>
          </w:rPr>
          <w:tab/>
        </w:r>
        <w:r w:rsidR="00B95937" w:rsidDel="00A331DC">
          <w:rPr>
            <w:noProof/>
            <w:webHidden/>
          </w:rPr>
          <w:delText>35</w:delText>
        </w:r>
      </w:del>
    </w:p>
    <w:p w14:paraId="6B9D73D1" w14:textId="0A3A6051" w:rsidR="00B74FC0" w:rsidDel="00A331DC" w:rsidRDefault="00B74FC0">
      <w:pPr>
        <w:pStyle w:val="TOC3"/>
        <w:rPr>
          <w:del w:id="480" w:author="Steve Beadle" w:date="2024-10-22T10:02:00Z"/>
          <w:rFonts w:asciiTheme="minorHAnsi" w:eastAsiaTheme="minorEastAsia" w:hAnsiTheme="minorHAnsi" w:cstheme="minorBidi"/>
          <w:noProof/>
          <w:kern w:val="2"/>
          <w:sz w:val="24"/>
          <w:szCs w:val="24"/>
          <w14:ligatures w14:val="standardContextual"/>
        </w:rPr>
      </w:pPr>
      <w:del w:id="481" w:author="Steve Beadle" w:date="2024-10-22T10:02:00Z">
        <w:r w:rsidRPr="00A331DC" w:rsidDel="00A331DC">
          <w:rPr>
            <w:noProof/>
            <w:rPrChange w:id="482" w:author="Steve Beadle" w:date="2024-10-22T10:02:00Z">
              <w:rPr>
                <w:rStyle w:val="Hyperlink"/>
                <w:noProof/>
              </w:rPr>
            </w:rPrChange>
          </w:rPr>
          <w:delText>2.4.4</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483" w:author="Steve Beadle" w:date="2024-10-22T10:02:00Z">
              <w:rPr>
                <w:rStyle w:val="Hyperlink"/>
                <w:noProof/>
              </w:rPr>
            </w:rPrChange>
          </w:rPr>
          <w:delText>Counter points</w:delText>
        </w:r>
        <w:r w:rsidDel="00A331DC">
          <w:rPr>
            <w:noProof/>
            <w:webHidden/>
          </w:rPr>
          <w:tab/>
        </w:r>
        <w:r w:rsidR="00B95937" w:rsidDel="00A331DC">
          <w:rPr>
            <w:noProof/>
            <w:webHidden/>
          </w:rPr>
          <w:delText>38</w:delText>
        </w:r>
      </w:del>
    </w:p>
    <w:p w14:paraId="127105BA" w14:textId="67C0AEE0" w:rsidR="00B74FC0" w:rsidDel="00A331DC" w:rsidRDefault="00B74FC0">
      <w:pPr>
        <w:pStyle w:val="TOC3"/>
        <w:rPr>
          <w:del w:id="484" w:author="Steve Beadle" w:date="2024-10-22T10:02:00Z"/>
          <w:rFonts w:asciiTheme="minorHAnsi" w:eastAsiaTheme="minorEastAsia" w:hAnsiTheme="minorHAnsi" w:cstheme="minorBidi"/>
          <w:noProof/>
          <w:kern w:val="2"/>
          <w:sz w:val="24"/>
          <w:szCs w:val="24"/>
          <w14:ligatures w14:val="standardContextual"/>
        </w:rPr>
      </w:pPr>
      <w:del w:id="485" w:author="Steve Beadle" w:date="2024-10-22T10:02:00Z">
        <w:r w:rsidRPr="00A331DC" w:rsidDel="00A331DC">
          <w:rPr>
            <w:rFonts w:eastAsia="DengXian"/>
            <w:noProof/>
            <w:lang w:eastAsia="en-US"/>
            <w:rPrChange w:id="486" w:author="Steve Beadle" w:date="2024-10-22T10:02:00Z">
              <w:rPr>
                <w:rStyle w:val="Hyperlink"/>
                <w:rFonts w:eastAsia="DengXian"/>
                <w:noProof/>
                <w:lang w:eastAsia="en-US"/>
              </w:rPr>
            </w:rPrChange>
          </w:rPr>
          <w:delText>2.4.5</w:delText>
        </w:r>
        <w:r w:rsidDel="00A331DC">
          <w:rPr>
            <w:rFonts w:asciiTheme="minorHAnsi" w:eastAsiaTheme="minorEastAsia" w:hAnsiTheme="minorHAnsi" w:cstheme="minorBidi"/>
            <w:noProof/>
            <w:kern w:val="2"/>
            <w:sz w:val="24"/>
            <w:szCs w:val="24"/>
            <w14:ligatures w14:val="standardContextual"/>
          </w:rPr>
          <w:tab/>
        </w:r>
        <w:r w:rsidRPr="00A331DC" w:rsidDel="00A331DC">
          <w:rPr>
            <w:rFonts w:eastAsia="DengXian"/>
            <w:noProof/>
            <w:lang w:eastAsia="en-US"/>
            <w:rPrChange w:id="487" w:author="Steve Beadle" w:date="2024-10-22T10:02:00Z">
              <w:rPr>
                <w:rStyle w:val="Hyperlink"/>
                <w:rFonts w:eastAsia="DengXian"/>
                <w:noProof/>
                <w:lang w:eastAsia="en-US"/>
              </w:rPr>
            </w:rPrChange>
          </w:rPr>
          <w:delText>Analogue limits</w:delText>
        </w:r>
        <w:r w:rsidDel="00A331DC">
          <w:rPr>
            <w:noProof/>
            <w:webHidden/>
          </w:rPr>
          <w:tab/>
        </w:r>
        <w:r w:rsidR="00B95937" w:rsidDel="00A331DC">
          <w:rPr>
            <w:noProof/>
            <w:webHidden/>
          </w:rPr>
          <w:delText>40</w:delText>
        </w:r>
      </w:del>
    </w:p>
    <w:p w14:paraId="14F55A29" w14:textId="2B4199A3" w:rsidR="00B74FC0" w:rsidDel="00A331DC" w:rsidRDefault="00B74FC0">
      <w:pPr>
        <w:pStyle w:val="TOC3"/>
        <w:rPr>
          <w:del w:id="488" w:author="Steve Beadle" w:date="2024-10-22T10:02:00Z"/>
          <w:rFonts w:asciiTheme="minorHAnsi" w:eastAsiaTheme="minorEastAsia" w:hAnsiTheme="minorHAnsi" w:cstheme="minorBidi"/>
          <w:noProof/>
          <w:kern w:val="2"/>
          <w:sz w:val="24"/>
          <w:szCs w:val="24"/>
          <w14:ligatures w14:val="standardContextual"/>
        </w:rPr>
      </w:pPr>
      <w:del w:id="489" w:author="Steve Beadle" w:date="2024-10-22T10:02:00Z">
        <w:r w:rsidRPr="00A331DC" w:rsidDel="00A331DC">
          <w:rPr>
            <w:rFonts w:eastAsia="DengXian"/>
            <w:noProof/>
            <w:rPrChange w:id="490" w:author="Steve Beadle" w:date="2024-10-22T10:02:00Z">
              <w:rPr>
                <w:rStyle w:val="Hyperlink"/>
                <w:rFonts w:eastAsia="DengXian"/>
                <w:noProof/>
              </w:rPr>
            </w:rPrChange>
          </w:rPr>
          <w:delText>2.4.6</w:delText>
        </w:r>
        <w:r w:rsidDel="00A331DC">
          <w:rPr>
            <w:rFonts w:asciiTheme="minorHAnsi" w:eastAsiaTheme="minorEastAsia" w:hAnsiTheme="minorHAnsi" w:cstheme="minorBidi"/>
            <w:noProof/>
            <w:kern w:val="2"/>
            <w:sz w:val="24"/>
            <w:szCs w:val="24"/>
            <w14:ligatures w14:val="standardContextual"/>
          </w:rPr>
          <w:tab/>
        </w:r>
        <w:r w:rsidRPr="00A331DC" w:rsidDel="00A331DC">
          <w:rPr>
            <w:rFonts w:eastAsia="DengXian"/>
            <w:noProof/>
            <w:rPrChange w:id="491" w:author="Steve Beadle" w:date="2024-10-22T10:02:00Z">
              <w:rPr>
                <w:rStyle w:val="Hyperlink"/>
                <w:rFonts w:eastAsia="DengXian"/>
                <w:noProof/>
              </w:rPr>
            </w:rPrChange>
          </w:rPr>
          <w:delText>Counter limits</w:delText>
        </w:r>
        <w:r w:rsidDel="00A331DC">
          <w:rPr>
            <w:noProof/>
            <w:webHidden/>
          </w:rPr>
          <w:tab/>
        </w:r>
        <w:r w:rsidR="00B95937" w:rsidDel="00A331DC">
          <w:rPr>
            <w:noProof/>
            <w:webHidden/>
          </w:rPr>
          <w:delText>47</w:delText>
        </w:r>
      </w:del>
    </w:p>
    <w:p w14:paraId="2390831B" w14:textId="5118A5AF" w:rsidR="00B74FC0" w:rsidDel="00A331DC" w:rsidRDefault="00B74FC0">
      <w:pPr>
        <w:pStyle w:val="TOC3"/>
        <w:rPr>
          <w:del w:id="492" w:author="Steve Beadle" w:date="2024-10-22T10:02:00Z"/>
          <w:rFonts w:asciiTheme="minorHAnsi" w:eastAsiaTheme="minorEastAsia" w:hAnsiTheme="minorHAnsi" w:cstheme="minorBidi"/>
          <w:noProof/>
          <w:kern w:val="2"/>
          <w:sz w:val="24"/>
          <w:szCs w:val="24"/>
          <w14:ligatures w14:val="standardContextual"/>
        </w:rPr>
      </w:pPr>
      <w:del w:id="493" w:author="Steve Beadle" w:date="2024-10-22T10:02:00Z">
        <w:r w:rsidRPr="00A331DC" w:rsidDel="00A331DC">
          <w:rPr>
            <w:rFonts w:eastAsia="DengXian"/>
            <w:noProof/>
            <w:rPrChange w:id="494" w:author="Steve Beadle" w:date="2024-10-22T10:02:00Z">
              <w:rPr>
                <w:rStyle w:val="Hyperlink"/>
                <w:rFonts w:eastAsia="DengXian"/>
                <w:noProof/>
              </w:rPr>
            </w:rPrChange>
          </w:rPr>
          <w:delText>2.4.7</w:delText>
        </w:r>
        <w:r w:rsidDel="00A331DC">
          <w:rPr>
            <w:rFonts w:asciiTheme="minorHAnsi" w:eastAsiaTheme="minorEastAsia" w:hAnsiTheme="minorHAnsi" w:cstheme="minorBidi"/>
            <w:noProof/>
            <w:kern w:val="2"/>
            <w:sz w:val="24"/>
            <w:szCs w:val="24"/>
            <w14:ligatures w14:val="standardContextual"/>
          </w:rPr>
          <w:tab/>
        </w:r>
        <w:r w:rsidRPr="00A331DC" w:rsidDel="00A331DC">
          <w:rPr>
            <w:rFonts w:eastAsia="DengXian"/>
            <w:noProof/>
            <w:rPrChange w:id="495" w:author="Steve Beadle" w:date="2024-10-22T10:02:00Z">
              <w:rPr>
                <w:rStyle w:val="Hyperlink"/>
                <w:rFonts w:eastAsia="DengXian"/>
                <w:noProof/>
              </w:rPr>
            </w:rPrChange>
          </w:rPr>
          <w:delText>No change</w:delText>
        </w:r>
        <w:r w:rsidDel="00A331DC">
          <w:rPr>
            <w:noProof/>
            <w:webHidden/>
          </w:rPr>
          <w:tab/>
        </w:r>
        <w:r w:rsidR="00B95937" w:rsidDel="00A331DC">
          <w:rPr>
            <w:noProof/>
            <w:webHidden/>
          </w:rPr>
          <w:delText>50</w:delText>
        </w:r>
      </w:del>
    </w:p>
    <w:p w14:paraId="7A025CBA" w14:textId="5977DED6" w:rsidR="00B74FC0" w:rsidDel="00A331DC" w:rsidRDefault="00B74FC0">
      <w:pPr>
        <w:pStyle w:val="TOC2"/>
        <w:rPr>
          <w:del w:id="496" w:author="Steve Beadle" w:date="2024-10-22T10:02:00Z"/>
          <w:rFonts w:asciiTheme="minorHAnsi" w:eastAsiaTheme="minorEastAsia" w:hAnsiTheme="minorHAnsi" w:cstheme="minorBidi"/>
          <w:kern w:val="2"/>
          <w:sz w:val="24"/>
          <w:szCs w:val="24"/>
          <w14:ligatures w14:val="standardContextual"/>
        </w:rPr>
      </w:pPr>
      <w:del w:id="497" w:author="Steve Beadle" w:date="2024-10-22T10:02:00Z">
        <w:r w:rsidRPr="00A331DC" w:rsidDel="00A331DC">
          <w:rPr>
            <w:rPrChange w:id="498" w:author="Steve Beadle" w:date="2024-10-22T10:02:00Z">
              <w:rPr>
                <w:rStyle w:val="Hyperlink"/>
              </w:rPr>
            </w:rPrChange>
          </w:rPr>
          <w:delText>2.5</w:delText>
        </w:r>
        <w:r w:rsidDel="00A331DC">
          <w:rPr>
            <w:rFonts w:asciiTheme="minorHAnsi" w:eastAsiaTheme="minorEastAsia" w:hAnsiTheme="minorHAnsi" w:cstheme="minorBidi"/>
            <w:kern w:val="2"/>
            <w:sz w:val="24"/>
            <w:szCs w:val="24"/>
            <w14:ligatures w14:val="standardContextual"/>
          </w:rPr>
          <w:tab/>
        </w:r>
        <w:r w:rsidRPr="00A331DC" w:rsidDel="00A331DC">
          <w:rPr>
            <w:rPrChange w:id="499" w:author="Steve Beadle" w:date="2024-10-22T10:02:00Z">
              <w:rPr>
                <w:rStyle w:val="Hyperlink"/>
              </w:rPr>
            </w:rPrChange>
          </w:rPr>
          <w:delText>Extended points</w:delText>
        </w:r>
        <w:r w:rsidDel="00A331DC">
          <w:rPr>
            <w:webHidden/>
          </w:rPr>
          <w:tab/>
        </w:r>
        <w:r w:rsidR="00B95937" w:rsidDel="00A331DC">
          <w:rPr>
            <w:webHidden/>
          </w:rPr>
          <w:delText>52</w:delText>
        </w:r>
      </w:del>
    </w:p>
    <w:p w14:paraId="47AC3512" w14:textId="1519B586" w:rsidR="00B74FC0" w:rsidDel="00A331DC" w:rsidRDefault="00B74FC0">
      <w:pPr>
        <w:pStyle w:val="TOC3"/>
        <w:rPr>
          <w:del w:id="500" w:author="Steve Beadle" w:date="2024-10-22T10:02:00Z"/>
          <w:rFonts w:asciiTheme="minorHAnsi" w:eastAsiaTheme="minorEastAsia" w:hAnsiTheme="minorHAnsi" w:cstheme="minorBidi"/>
          <w:noProof/>
          <w:kern w:val="2"/>
          <w:sz w:val="24"/>
          <w:szCs w:val="24"/>
          <w14:ligatures w14:val="standardContextual"/>
        </w:rPr>
      </w:pPr>
      <w:del w:id="501" w:author="Steve Beadle" w:date="2024-10-22T10:02:00Z">
        <w:r w:rsidRPr="00A331DC" w:rsidDel="00A331DC">
          <w:rPr>
            <w:noProof/>
            <w:rPrChange w:id="502" w:author="Steve Beadle" w:date="2024-10-22T10:02:00Z">
              <w:rPr>
                <w:rStyle w:val="Hyperlink"/>
                <w:noProof/>
              </w:rPr>
            </w:rPrChange>
          </w:rPr>
          <w:delText>2.5.1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03" w:author="Steve Beadle" w:date="2024-10-22T10:02:00Z">
              <w:rPr>
                <w:rStyle w:val="Hyperlink"/>
                <w:noProof/>
              </w:rPr>
            </w:rPrChange>
          </w:rPr>
          <w:delText>Minimum</w:delText>
        </w:r>
        <w:r w:rsidDel="00A331DC">
          <w:rPr>
            <w:noProof/>
            <w:webHidden/>
          </w:rPr>
          <w:tab/>
        </w:r>
        <w:r w:rsidR="00B95937" w:rsidDel="00A331DC">
          <w:rPr>
            <w:noProof/>
            <w:webHidden/>
          </w:rPr>
          <w:delText>54</w:delText>
        </w:r>
      </w:del>
    </w:p>
    <w:p w14:paraId="347CC3CA" w14:textId="5B897977" w:rsidR="00B74FC0" w:rsidDel="00A331DC" w:rsidRDefault="00B74FC0">
      <w:pPr>
        <w:pStyle w:val="TOC3"/>
        <w:rPr>
          <w:del w:id="504" w:author="Steve Beadle" w:date="2024-10-22T10:02:00Z"/>
          <w:rFonts w:asciiTheme="minorHAnsi" w:eastAsiaTheme="minorEastAsia" w:hAnsiTheme="minorHAnsi" w:cstheme="minorBidi"/>
          <w:noProof/>
          <w:kern w:val="2"/>
          <w:sz w:val="24"/>
          <w:szCs w:val="24"/>
          <w14:ligatures w14:val="standardContextual"/>
        </w:rPr>
      </w:pPr>
      <w:del w:id="505" w:author="Steve Beadle" w:date="2024-10-22T10:02:00Z">
        <w:r w:rsidRPr="00A331DC" w:rsidDel="00A331DC">
          <w:rPr>
            <w:noProof/>
            <w:rPrChange w:id="506" w:author="Steve Beadle" w:date="2024-10-22T10:02:00Z">
              <w:rPr>
                <w:rStyle w:val="Hyperlink"/>
                <w:noProof/>
              </w:rPr>
            </w:rPrChange>
          </w:rPr>
          <w:delText>2.5.2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07" w:author="Steve Beadle" w:date="2024-10-22T10:02:00Z">
              <w:rPr>
                <w:rStyle w:val="Hyperlink"/>
                <w:noProof/>
              </w:rPr>
            </w:rPrChange>
          </w:rPr>
          <w:delText>Maximum</w:delText>
        </w:r>
        <w:r w:rsidDel="00A331DC">
          <w:rPr>
            <w:noProof/>
            <w:webHidden/>
          </w:rPr>
          <w:tab/>
        </w:r>
        <w:r w:rsidR="00B95937" w:rsidDel="00A331DC">
          <w:rPr>
            <w:noProof/>
            <w:webHidden/>
          </w:rPr>
          <w:delText>54</w:delText>
        </w:r>
      </w:del>
    </w:p>
    <w:p w14:paraId="316FE477" w14:textId="752723DF" w:rsidR="00B74FC0" w:rsidDel="00A331DC" w:rsidRDefault="00B74FC0">
      <w:pPr>
        <w:pStyle w:val="TOC3"/>
        <w:rPr>
          <w:del w:id="508" w:author="Steve Beadle" w:date="2024-10-22T10:02:00Z"/>
          <w:rFonts w:asciiTheme="minorHAnsi" w:eastAsiaTheme="minorEastAsia" w:hAnsiTheme="minorHAnsi" w:cstheme="minorBidi"/>
          <w:noProof/>
          <w:kern w:val="2"/>
          <w:sz w:val="24"/>
          <w:szCs w:val="24"/>
          <w14:ligatures w14:val="standardContextual"/>
        </w:rPr>
      </w:pPr>
      <w:del w:id="509" w:author="Steve Beadle" w:date="2024-10-22T10:02:00Z">
        <w:r w:rsidRPr="00A331DC" w:rsidDel="00A331DC">
          <w:rPr>
            <w:noProof/>
            <w:rPrChange w:id="510" w:author="Steve Beadle" w:date="2024-10-22T10:02:00Z">
              <w:rPr>
                <w:rStyle w:val="Hyperlink"/>
                <w:noProof/>
              </w:rPr>
            </w:rPrChange>
          </w:rPr>
          <w:delText>2.5.3</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11" w:author="Steve Beadle" w:date="2024-10-22T10:02:00Z">
              <w:rPr>
                <w:rStyle w:val="Hyperlink"/>
                <w:noProof/>
              </w:rPr>
            </w:rPrChange>
          </w:rPr>
          <w:delText>Mean</w:delText>
        </w:r>
        <w:r w:rsidDel="00A331DC">
          <w:rPr>
            <w:noProof/>
            <w:webHidden/>
          </w:rPr>
          <w:tab/>
        </w:r>
        <w:r w:rsidR="00B95937" w:rsidDel="00A331DC">
          <w:rPr>
            <w:noProof/>
            <w:webHidden/>
          </w:rPr>
          <w:delText>54</w:delText>
        </w:r>
      </w:del>
    </w:p>
    <w:p w14:paraId="2C9C7908" w14:textId="08F9BB50" w:rsidR="00B74FC0" w:rsidDel="00A331DC" w:rsidRDefault="00B74FC0">
      <w:pPr>
        <w:pStyle w:val="TOC3"/>
        <w:rPr>
          <w:del w:id="512" w:author="Steve Beadle" w:date="2024-10-22T10:02:00Z"/>
          <w:rFonts w:asciiTheme="minorHAnsi" w:eastAsiaTheme="minorEastAsia" w:hAnsiTheme="minorHAnsi" w:cstheme="minorBidi"/>
          <w:noProof/>
          <w:kern w:val="2"/>
          <w:sz w:val="24"/>
          <w:szCs w:val="24"/>
          <w14:ligatures w14:val="standardContextual"/>
        </w:rPr>
      </w:pPr>
      <w:del w:id="513" w:author="Steve Beadle" w:date="2024-10-22T10:02:00Z">
        <w:r w:rsidRPr="00A331DC" w:rsidDel="00A331DC">
          <w:rPr>
            <w:noProof/>
            <w:rPrChange w:id="514" w:author="Steve Beadle" w:date="2024-10-22T10:02:00Z">
              <w:rPr>
                <w:rStyle w:val="Hyperlink"/>
                <w:noProof/>
              </w:rPr>
            </w:rPrChange>
          </w:rPr>
          <w:delText>2.5.4</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15" w:author="Steve Beadle" w:date="2024-10-22T10:02:00Z">
              <w:rPr>
                <w:rStyle w:val="Hyperlink"/>
                <w:noProof/>
              </w:rPr>
            </w:rPrChange>
          </w:rPr>
          <w:delText>Standard deviation</w:delText>
        </w:r>
        <w:r w:rsidDel="00A331DC">
          <w:rPr>
            <w:noProof/>
            <w:webHidden/>
          </w:rPr>
          <w:tab/>
        </w:r>
        <w:r w:rsidR="00B95937" w:rsidDel="00A331DC">
          <w:rPr>
            <w:noProof/>
            <w:webHidden/>
          </w:rPr>
          <w:delText>54</w:delText>
        </w:r>
      </w:del>
    </w:p>
    <w:p w14:paraId="09DBEC8B" w14:textId="2903AA8C" w:rsidR="00B74FC0" w:rsidDel="00A331DC" w:rsidRDefault="00B74FC0">
      <w:pPr>
        <w:pStyle w:val="TOC3"/>
        <w:rPr>
          <w:del w:id="516" w:author="Steve Beadle" w:date="2024-10-22T10:02:00Z"/>
          <w:rFonts w:asciiTheme="minorHAnsi" w:eastAsiaTheme="minorEastAsia" w:hAnsiTheme="minorHAnsi" w:cstheme="minorBidi"/>
          <w:noProof/>
          <w:kern w:val="2"/>
          <w:sz w:val="24"/>
          <w:szCs w:val="24"/>
          <w14:ligatures w14:val="standardContextual"/>
        </w:rPr>
      </w:pPr>
      <w:del w:id="517" w:author="Steve Beadle" w:date="2024-10-22T10:02:00Z">
        <w:r w:rsidRPr="00A331DC" w:rsidDel="00A331DC">
          <w:rPr>
            <w:noProof/>
            <w:rPrChange w:id="518" w:author="Steve Beadle" w:date="2024-10-22T10:02:00Z">
              <w:rPr>
                <w:rStyle w:val="Hyperlink"/>
                <w:noProof/>
              </w:rPr>
            </w:rPrChange>
          </w:rPr>
          <w:delText>2.5.5</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19" w:author="Steve Beadle" w:date="2024-10-22T10:02:00Z">
              <w:rPr>
                <w:rStyle w:val="Hyperlink"/>
                <w:noProof/>
              </w:rPr>
            </w:rPrChange>
          </w:rPr>
          <w:delText>Integral</w:delText>
        </w:r>
        <w:r w:rsidDel="00A331DC">
          <w:rPr>
            <w:noProof/>
            <w:webHidden/>
          </w:rPr>
          <w:tab/>
        </w:r>
        <w:r w:rsidR="00B95937" w:rsidDel="00A331DC">
          <w:rPr>
            <w:noProof/>
            <w:webHidden/>
          </w:rPr>
          <w:delText>55</w:delText>
        </w:r>
      </w:del>
    </w:p>
    <w:p w14:paraId="550E52A8" w14:textId="320A76CB" w:rsidR="00B74FC0" w:rsidDel="00A331DC" w:rsidRDefault="00B74FC0">
      <w:pPr>
        <w:pStyle w:val="TOC3"/>
        <w:rPr>
          <w:del w:id="520" w:author="Steve Beadle" w:date="2024-10-22T10:02:00Z"/>
          <w:rFonts w:asciiTheme="minorHAnsi" w:eastAsiaTheme="minorEastAsia" w:hAnsiTheme="minorHAnsi" w:cstheme="minorBidi"/>
          <w:noProof/>
          <w:kern w:val="2"/>
          <w:sz w:val="24"/>
          <w:szCs w:val="24"/>
          <w14:ligatures w14:val="standardContextual"/>
        </w:rPr>
      </w:pPr>
      <w:del w:id="521" w:author="Steve Beadle" w:date="2024-10-22T10:02:00Z">
        <w:r w:rsidRPr="00A331DC" w:rsidDel="00A331DC">
          <w:rPr>
            <w:noProof/>
            <w:rPrChange w:id="522" w:author="Steve Beadle" w:date="2024-10-22T10:02:00Z">
              <w:rPr>
                <w:rStyle w:val="Hyperlink"/>
                <w:noProof/>
              </w:rPr>
            </w:rPrChange>
          </w:rPr>
          <w:delText>2.5.6</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23" w:author="Steve Beadle" w:date="2024-10-22T10:02:00Z">
              <w:rPr>
                <w:rStyle w:val="Hyperlink"/>
                <w:noProof/>
              </w:rPr>
            </w:rPrChange>
          </w:rPr>
          <w:delText>Rate of change</w:delText>
        </w:r>
        <w:r w:rsidDel="00A331DC">
          <w:rPr>
            <w:noProof/>
            <w:webHidden/>
          </w:rPr>
          <w:tab/>
        </w:r>
        <w:r w:rsidR="00B95937" w:rsidDel="00A331DC">
          <w:rPr>
            <w:noProof/>
            <w:webHidden/>
          </w:rPr>
          <w:delText>55</w:delText>
        </w:r>
      </w:del>
    </w:p>
    <w:p w14:paraId="2185DFC8" w14:textId="28835B86" w:rsidR="00B74FC0" w:rsidDel="00A331DC" w:rsidRDefault="00B74FC0">
      <w:pPr>
        <w:pStyle w:val="TOC3"/>
        <w:rPr>
          <w:del w:id="524" w:author="Steve Beadle" w:date="2024-10-22T10:02:00Z"/>
          <w:rFonts w:asciiTheme="minorHAnsi" w:eastAsiaTheme="minorEastAsia" w:hAnsiTheme="minorHAnsi" w:cstheme="minorBidi"/>
          <w:noProof/>
          <w:kern w:val="2"/>
          <w:sz w:val="24"/>
          <w:szCs w:val="24"/>
          <w14:ligatures w14:val="standardContextual"/>
        </w:rPr>
      </w:pPr>
      <w:del w:id="525" w:author="Steve Beadle" w:date="2024-10-22T10:02:00Z">
        <w:r w:rsidRPr="00A331DC" w:rsidDel="00A331DC">
          <w:rPr>
            <w:noProof/>
            <w:rPrChange w:id="526" w:author="Steve Beadle" w:date="2024-10-22T10:02:00Z">
              <w:rPr>
                <w:rStyle w:val="Hyperlink"/>
                <w:noProof/>
              </w:rPr>
            </w:rPrChange>
          </w:rPr>
          <w:delText>2.5.7</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27" w:author="Steve Beadle" w:date="2024-10-22T10:02:00Z">
              <w:rPr>
                <w:rStyle w:val="Hyperlink"/>
                <w:noProof/>
              </w:rPr>
            </w:rPrChange>
          </w:rPr>
          <w:delText>State counter</w:delText>
        </w:r>
        <w:r w:rsidDel="00A331DC">
          <w:rPr>
            <w:noProof/>
            <w:webHidden/>
          </w:rPr>
          <w:tab/>
        </w:r>
        <w:r w:rsidR="00B95937" w:rsidDel="00A331DC">
          <w:rPr>
            <w:noProof/>
            <w:webHidden/>
          </w:rPr>
          <w:delText>57</w:delText>
        </w:r>
      </w:del>
    </w:p>
    <w:p w14:paraId="27E6D2F3" w14:textId="6DBB7450" w:rsidR="00B74FC0" w:rsidDel="00A331DC" w:rsidRDefault="00B74FC0">
      <w:pPr>
        <w:pStyle w:val="TOC3"/>
        <w:rPr>
          <w:del w:id="528" w:author="Steve Beadle" w:date="2024-10-22T10:02:00Z"/>
          <w:rFonts w:asciiTheme="minorHAnsi" w:eastAsiaTheme="minorEastAsia" w:hAnsiTheme="minorHAnsi" w:cstheme="minorBidi"/>
          <w:noProof/>
          <w:kern w:val="2"/>
          <w:sz w:val="24"/>
          <w:szCs w:val="24"/>
          <w14:ligatures w14:val="standardContextual"/>
        </w:rPr>
      </w:pPr>
      <w:del w:id="529" w:author="Steve Beadle" w:date="2024-10-22T10:02:00Z">
        <w:r w:rsidRPr="00A331DC" w:rsidDel="00A331DC">
          <w:rPr>
            <w:noProof/>
            <w:rPrChange w:id="530" w:author="Steve Beadle" w:date="2024-10-22T10:02:00Z">
              <w:rPr>
                <w:rStyle w:val="Hyperlink"/>
                <w:noProof/>
              </w:rPr>
            </w:rPrChange>
          </w:rPr>
          <w:delText>2.5.8</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31" w:author="Steve Beadle" w:date="2024-10-22T10:02:00Z">
              <w:rPr>
                <w:rStyle w:val="Hyperlink"/>
                <w:noProof/>
              </w:rPr>
            </w:rPrChange>
          </w:rPr>
          <w:delText>State runtime</w:delText>
        </w:r>
        <w:r w:rsidDel="00A331DC">
          <w:rPr>
            <w:noProof/>
            <w:webHidden/>
          </w:rPr>
          <w:tab/>
        </w:r>
        <w:r w:rsidR="00B95937" w:rsidDel="00A331DC">
          <w:rPr>
            <w:noProof/>
            <w:webHidden/>
          </w:rPr>
          <w:delText>57</w:delText>
        </w:r>
      </w:del>
    </w:p>
    <w:p w14:paraId="5D377F34" w14:textId="232FC281" w:rsidR="00B74FC0" w:rsidDel="00A331DC" w:rsidRDefault="00B74FC0">
      <w:pPr>
        <w:pStyle w:val="TOC2"/>
        <w:rPr>
          <w:del w:id="532" w:author="Steve Beadle" w:date="2024-10-22T10:02:00Z"/>
          <w:rFonts w:asciiTheme="minorHAnsi" w:eastAsiaTheme="minorEastAsia" w:hAnsiTheme="minorHAnsi" w:cstheme="minorBidi"/>
          <w:kern w:val="2"/>
          <w:sz w:val="24"/>
          <w:szCs w:val="24"/>
          <w14:ligatures w14:val="standardContextual"/>
        </w:rPr>
      </w:pPr>
      <w:del w:id="533" w:author="Steve Beadle" w:date="2024-10-22T10:02:00Z">
        <w:r w:rsidRPr="00A331DC" w:rsidDel="00A331DC">
          <w:rPr>
            <w:rPrChange w:id="534" w:author="Steve Beadle" w:date="2024-10-22T10:02:00Z">
              <w:rPr>
                <w:rStyle w:val="Hyperlink"/>
              </w:rPr>
            </w:rPrChange>
          </w:rPr>
          <w:delText>2.6</w:delText>
        </w:r>
        <w:r w:rsidDel="00A331DC">
          <w:rPr>
            <w:rFonts w:asciiTheme="minorHAnsi" w:eastAsiaTheme="minorEastAsia" w:hAnsiTheme="minorHAnsi" w:cstheme="minorBidi"/>
            <w:kern w:val="2"/>
            <w:sz w:val="24"/>
            <w:szCs w:val="24"/>
            <w14:ligatures w14:val="standardContextual"/>
          </w:rPr>
          <w:tab/>
        </w:r>
        <w:r w:rsidRPr="00A331DC" w:rsidDel="00A331DC">
          <w:rPr>
            <w:rPrChange w:id="535" w:author="Steve Beadle" w:date="2024-10-22T10:02:00Z">
              <w:rPr>
                <w:rStyle w:val="Hyperlink"/>
              </w:rPr>
            </w:rPrChange>
          </w:rPr>
          <w:delText>Limit and control profiles</w:delText>
        </w:r>
        <w:r w:rsidDel="00A331DC">
          <w:rPr>
            <w:webHidden/>
          </w:rPr>
          <w:tab/>
        </w:r>
        <w:r w:rsidR="00B95937" w:rsidDel="00A331DC">
          <w:rPr>
            <w:webHidden/>
          </w:rPr>
          <w:delText>57</w:delText>
        </w:r>
      </w:del>
    </w:p>
    <w:p w14:paraId="3517E04F" w14:textId="70EC7EB6" w:rsidR="00B74FC0" w:rsidDel="00A331DC" w:rsidRDefault="00B74FC0">
      <w:pPr>
        <w:pStyle w:val="TOC3"/>
        <w:rPr>
          <w:del w:id="536" w:author="Steve Beadle" w:date="2024-10-22T10:02:00Z"/>
          <w:rFonts w:asciiTheme="minorHAnsi" w:eastAsiaTheme="minorEastAsia" w:hAnsiTheme="minorHAnsi" w:cstheme="minorBidi"/>
          <w:noProof/>
          <w:kern w:val="2"/>
          <w:sz w:val="24"/>
          <w:szCs w:val="24"/>
          <w14:ligatures w14:val="standardContextual"/>
        </w:rPr>
      </w:pPr>
      <w:del w:id="537" w:author="Steve Beadle" w:date="2024-10-22T10:02:00Z">
        <w:r w:rsidRPr="00A331DC" w:rsidDel="00A331DC">
          <w:rPr>
            <w:noProof/>
            <w:rPrChange w:id="538" w:author="Steve Beadle" w:date="2024-10-22T10:02:00Z">
              <w:rPr>
                <w:rStyle w:val="Hyperlink"/>
                <w:noProof/>
              </w:rPr>
            </w:rPrChange>
          </w:rPr>
          <w:delText>2.6.1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39" w:author="Steve Beadle" w:date="2024-10-22T10:02:00Z">
              <w:rPr>
                <w:rStyle w:val="Hyperlink"/>
                <w:noProof/>
              </w:rPr>
            </w:rPrChange>
          </w:rPr>
          <w:delText>Limit profiles</w:delText>
        </w:r>
        <w:r w:rsidDel="00A331DC">
          <w:rPr>
            <w:noProof/>
            <w:webHidden/>
          </w:rPr>
          <w:tab/>
        </w:r>
        <w:r w:rsidR="00B95937" w:rsidDel="00A331DC">
          <w:rPr>
            <w:noProof/>
            <w:webHidden/>
          </w:rPr>
          <w:delText>57</w:delText>
        </w:r>
      </w:del>
    </w:p>
    <w:p w14:paraId="7004F82F" w14:textId="4762A5A7" w:rsidR="00B74FC0" w:rsidDel="00A331DC" w:rsidRDefault="00B74FC0">
      <w:pPr>
        <w:pStyle w:val="TOC3"/>
        <w:rPr>
          <w:del w:id="540" w:author="Steve Beadle" w:date="2024-10-22T10:02:00Z"/>
          <w:rFonts w:asciiTheme="minorHAnsi" w:eastAsiaTheme="minorEastAsia" w:hAnsiTheme="minorHAnsi" w:cstheme="minorBidi"/>
          <w:noProof/>
          <w:kern w:val="2"/>
          <w:sz w:val="24"/>
          <w:szCs w:val="24"/>
          <w14:ligatures w14:val="standardContextual"/>
        </w:rPr>
      </w:pPr>
      <w:del w:id="541" w:author="Steve Beadle" w:date="2024-10-22T10:02:00Z">
        <w:r w:rsidRPr="00A331DC" w:rsidDel="00A331DC">
          <w:rPr>
            <w:noProof/>
            <w:rPrChange w:id="542" w:author="Steve Beadle" w:date="2024-10-22T10:02:00Z">
              <w:rPr>
                <w:rStyle w:val="Hyperlink"/>
                <w:noProof/>
              </w:rPr>
            </w:rPrChange>
          </w:rPr>
          <w:delText>2.6.2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43" w:author="Steve Beadle" w:date="2024-10-22T10:02:00Z">
              <w:rPr>
                <w:rStyle w:val="Hyperlink"/>
                <w:noProof/>
              </w:rPr>
            </w:rPrChange>
          </w:rPr>
          <w:delText>Control profiles</w:delText>
        </w:r>
        <w:r w:rsidDel="00A331DC">
          <w:rPr>
            <w:noProof/>
            <w:webHidden/>
          </w:rPr>
          <w:tab/>
        </w:r>
        <w:r w:rsidR="00B95937" w:rsidDel="00A331DC">
          <w:rPr>
            <w:noProof/>
            <w:webHidden/>
          </w:rPr>
          <w:delText>58</w:delText>
        </w:r>
      </w:del>
    </w:p>
    <w:p w14:paraId="09B219D7" w14:textId="303F69CA" w:rsidR="00B74FC0" w:rsidDel="00A331DC" w:rsidRDefault="00B74FC0">
      <w:pPr>
        <w:pStyle w:val="TOC2"/>
        <w:rPr>
          <w:del w:id="544" w:author="Steve Beadle" w:date="2024-10-22T10:02:00Z"/>
          <w:rFonts w:asciiTheme="minorHAnsi" w:eastAsiaTheme="minorEastAsia" w:hAnsiTheme="minorHAnsi" w:cstheme="minorBidi"/>
          <w:kern w:val="2"/>
          <w:sz w:val="24"/>
          <w:szCs w:val="24"/>
          <w14:ligatures w14:val="standardContextual"/>
        </w:rPr>
      </w:pPr>
      <w:del w:id="545" w:author="Steve Beadle" w:date="2024-10-22T10:02:00Z">
        <w:r w:rsidRPr="00A331DC" w:rsidDel="00A331DC">
          <w:rPr>
            <w:rPrChange w:id="546" w:author="Steve Beadle" w:date="2024-10-22T10:02:00Z">
              <w:rPr>
                <w:rStyle w:val="Hyperlink"/>
              </w:rPr>
            </w:rPrChange>
          </w:rPr>
          <w:delText>2.7</w:delText>
        </w:r>
        <w:r w:rsidDel="00A331DC">
          <w:rPr>
            <w:rFonts w:asciiTheme="minorHAnsi" w:eastAsiaTheme="minorEastAsia" w:hAnsiTheme="minorHAnsi" w:cstheme="minorBidi"/>
            <w:kern w:val="2"/>
            <w:sz w:val="24"/>
            <w:szCs w:val="24"/>
            <w14:ligatures w14:val="standardContextual"/>
          </w:rPr>
          <w:tab/>
        </w:r>
        <w:r w:rsidRPr="00A331DC" w:rsidDel="00A331DC">
          <w:rPr>
            <w:rPrChange w:id="547" w:author="Steve Beadle" w:date="2024-10-22T10:02:00Z">
              <w:rPr>
                <w:rStyle w:val="Hyperlink"/>
              </w:rPr>
            </w:rPrChange>
          </w:rPr>
          <w:delText>Calculated points</w:delText>
        </w:r>
        <w:r w:rsidDel="00A331DC">
          <w:rPr>
            <w:webHidden/>
          </w:rPr>
          <w:tab/>
        </w:r>
        <w:r w:rsidR="00B95937" w:rsidDel="00A331DC">
          <w:rPr>
            <w:webHidden/>
          </w:rPr>
          <w:delText>59</w:delText>
        </w:r>
      </w:del>
    </w:p>
    <w:p w14:paraId="1095FCD7" w14:textId="69858D54" w:rsidR="00B74FC0" w:rsidDel="00A331DC" w:rsidRDefault="00B74FC0">
      <w:pPr>
        <w:pStyle w:val="TOC2"/>
        <w:rPr>
          <w:del w:id="548" w:author="Steve Beadle" w:date="2024-10-22T10:02:00Z"/>
          <w:rFonts w:asciiTheme="minorHAnsi" w:eastAsiaTheme="minorEastAsia" w:hAnsiTheme="minorHAnsi" w:cstheme="minorBidi"/>
          <w:kern w:val="2"/>
          <w:sz w:val="24"/>
          <w:szCs w:val="24"/>
          <w14:ligatures w14:val="standardContextual"/>
        </w:rPr>
      </w:pPr>
      <w:del w:id="549" w:author="Steve Beadle" w:date="2024-10-22T10:02:00Z">
        <w:r w:rsidRPr="00A331DC" w:rsidDel="00A331DC">
          <w:rPr>
            <w:rPrChange w:id="550" w:author="Steve Beadle" w:date="2024-10-22T10:02:00Z">
              <w:rPr>
                <w:rStyle w:val="Hyperlink"/>
              </w:rPr>
            </w:rPrChange>
          </w:rPr>
          <w:delText>2.8</w:delText>
        </w:r>
        <w:r w:rsidDel="00A331DC">
          <w:rPr>
            <w:rFonts w:asciiTheme="minorHAnsi" w:eastAsiaTheme="minorEastAsia" w:hAnsiTheme="minorHAnsi" w:cstheme="minorBidi"/>
            <w:kern w:val="2"/>
            <w:sz w:val="24"/>
            <w:szCs w:val="24"/>
            <w14:ligatures w14:val="standardContextual"/>
          </w:rPr>
          <w:tab/>
        </w:r>
        <w:r w:rsidRPr="00A331DC" w:rsidDel="00A331DC">
          <w:rPr>
            <w:rPrChange w:id="551" w:author="Steve Beadle" w:date="2024-10-22T10:02:00Z">
              <w:rPr>
                <w:rStyle w:val="Hyperlink"/>
              </w:rPr>
            </w:rPrChange>
          </w:rPr>
          <w:delText>Incident logging</w:delText>
        </w:r>
        <w:r w:rsidDel="00A331DC">
          <w:rPr>
            <w:webHidden/>
          </w:rPr>
          <w:tab/>
        </w:r>
        <w:r w:rsidR="00B95937" w:rsidDel="00A331DC">
          <w:rPr>
            <w:webHidden/>
          </w:rPr>
          <w:delText>59</w:delText>
        </w:r>
      </w:del>
    </w:p>
    <w:p w14:paraId="65116C44" w14:textId="6C9D6110" w:rsidR="00B74FC0" w:rsidDel="00A331DC" w:rsidRDefault="00B74FC0">
      <w:pPr>
        <w:pStyle w:val="TOC1"/>
        <w:rPr>
          <w:del w:id="552" w:author="Steve Beadle" w:date="2024-10-22T10:02:00Z"/>
          <w:rFonts w:asciiTheme="minorHAnsi" w:eastAsiaTheme="minorEastAsia" w:hAnsiTheme="minorHAnsi" w:cstheme="minorBidi"/>
          <w:bCs w:val="0"/>
          <w:kern w:val="2"/>
          <w:sz w:val="24"/>
          <w:szCs w:val="24"/>
          <w14:ligatures w14:val="standardContextual"/>
        </w:rPr>
      </w:pPr>
      <w:del w:id="553" w:author="Steve Beadle" w:date="2024-10-22T10:02:00Z">
        <w:r w:rsidRPr="00A331DC" w:rsidDel="00A331DC">
          <w:rPr>
            <w:rPrChange w:id="554" w:author="Steve Beadle" w:date="2024-10-22T10:02:00Z">
              <w:rPr>
                <w:rStyle w:val="Hyperlink"/>
              </w:rPr>
            </w:rPrChange>
          </w:rPr>
          <w:delText>3</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555" w:author="Steve Beadle" w:date="2024-10-22T10:02:00Z">
              <w:rPr>
                <w:rStyle w:val="Hyperlink"/>
              </w:rPr>
            </w:rPrChange>
          </w:rPr>
          <w:delText>Controls and overrides</w:delText>
        </w:r>
        <w:r w:rsidDel="00A331DC">
          <w:rPr>
            <w:webHidden/>
          </w:rPr>
          <w:tab/>
        </w:r>
        <w:r w:rsidR="00B95937" w:rsidDel="00A331DC">
          <w:rPr>
            <w:webHidden/>
          </w:rPr>
          <w:delText>61</w:delText>
        </w:r>
      </w:del>
    </w:p>
    <w:p w14:paraId="68735454" w14:textId="6C7F2119" w:rsidR="00B74FC0" w:rsidDel="00A331DC" w:rsidRDefault="00B74FC0">
      <w:pPr>
        <w:pStyle w:val="TOC2"/>
        <w:rPr>
          <w:del w:id="556" w:author="Steve Beadle" w:date="2024-10-22T10:02:00Z"/>
          <w:rFonts w:asciiTheme="minorHAnsi" w:eastAsiaTheme="minorEastAsia" w:hAnsiTheme="minorHAnsi" w:cstheme="minorBidi"/>
          <w:kern w:val="2"/>
          <w:sz w:val="24"/>
          <w:szCs w:val="24"/>
          <w14:ligatures w14:val="standardContextual"/>
        </w:rPr>
      </w:pPr>
      <w:del w:id="557" w:author="Steve Beadle" w:date="2024-10-22T10:02:00Z">
        <w:r w:rsidRPr="00A331DC" w:rsidDel="00A331DC">
          <w:rPr>
            <w:rPrChange w:id="558" w:author="Steve Beadle" w:date="2024-10-22T10:02:00Z">
              <w:rPr>
                <w:rStyle w:val="Hyperlink"/>
              </w:rPr>
            </w:rPrChange>
          </w:rPr>
          <w:delText>3.1</w:delText>
        </w:r>
        <w:r w:rsidDel="00A331DC">
          <w:rPr>
            <w:rFonts w:asciiTheme="minorHAnsi" w:eastAsiaTheme="minorEastAsia" w:hAnsiTheme="minorHAnsi" w:cstheme="minorBidi"/>
            <w:kern w:val="2"/>
            <w:sz w:val="24"/>
            <w:szCs w:val="24"/>
            <w14:ligatures w14:val="standardContextual"/>
          </w:rPr>
          <w:tab/>
        </w:r>
        <w:r w:rsidRPr="00A331DC" w:rsidDel="00A331DC">
          <w:rPr>
            <w:rPrChange w:id="559" w:author="Steve Beadle" w:date="2024-10-22T10:02:00Z">
              <w:rPr>
                <w:rStyle w:val="Hyperlink"/>
              </w:rPr>
            </w:rPrChange>
          </w:rPr>
          <w:delText>Controls</w:delText>
        </w:r>
        <w:r w:rsidDel="00A331DC">
          <w:rPr>
            <w:webHidden/>
          </w:rPr>
          <w:tab/>
        </w:r>
        <w:r w:rsidR="00B95937" w:rsidDel="00A331DC">
          <w:rPr>
            <w:webHidden/>
          </w:rPr>
          <w:delText>61</w:delText>
        </w:r>
      </w:del>
    </w:p>
    <w:p w14:paraId="2B76FC60" w14:textId="5C86628F" w:rsidR="00B74FC0" w:rsidDel="00A331DC" w:rsidRDefault="00B74FC0">
      <w:pPr>
        <w:pStyle w:val="TOC2"/>
        <w:rPr>
          <w:del w:id="560" w:author="Steve Beadle" w:date="2024-10-22T10:02:00Z"/>
          <w:rFonts w:asciiTheme="minorHAnsi" w:eastAsiaTheme="minorEastAsia" w:hAnsiTheme="minorHAnsi" w:cstheme="minorBidi"/>
          <w:kern w:val="2"/>
          <w:sz w:val="24"/>
          <w:szCs w:val="24"/>
          <w14:ligatures w14:val="standardContextual"/>
        </w:rPr>
      </w:pPr>
      <w:del w:id="561" w:author="Steve Beadle" w:date="2024-10-22T10:02:00Z">
        <w:r w:rsidRPr="00A331DC" w:rsidDel="00A331DC">
          <w:rPr>
            <w:rPrChange w:id="562" w:author="Steve Beadle" w:date="2024-10-22T10:02:00Z">
              <w:rPr>
                <w:rStyle w:val="Hyperlink"/>
              </w:rPr>
            </w:rPrChange>
          </w:rPr>
          <w:delText>3.2</w:delText>
        </w:r>
        <w:r w:rsidDel="00A331DC">
          <w:rPr>
            <w:rFonts w:asciiTheme="minorHAnsi" w:eastAsiaTheme="minorEastAsia" w:hAnsiTheme="minorHAnsi" w:cstheme="minorBidi"/>
            <w:kern w:val="2"/>
            <w:sz w:val="24"/>
            <w:szCs w:val="24"/>
            <w14:ligatures w14:val="standardContextual"/>
          </w:rPr>
          <w:tab/>
        </w:r>
        <w:r w:rsidRPr="00A331DC" w:rsidDel="00A331DC">
          <w:rPr>
            <w:rPrChange w:id="563" w:author="Steve Beadle" w:date="2024-10-22T10:02:00Z">
              <w:rPr>
                <w:rStyle w:val="Hyperlink"/>
              </w:rPr>
            </w:rPrChange>
          </w:rPr>
          <w:delText>Overriding a point</w:delText>
        </w:r>
        <w:r w:rsidDel="00A331DC">
          <w:rPr>
            <w:webHidden/>
          </w:rPr>
          <w:tab/>
        </w:r>
        <w:r w:rsidR="00B95937" w:rsidDel="00A331DC">
          <w:rPr>
            <w:webHidden/>
          </w:rPr>
          <w:delText>61</w:delText>
        </w:r>
      </w:del>
    </w:p>
    <w:p w14:paraId="0EBCAAE5" w14:textId="29C77FC0" w:rsidR="00B74FC0" w:rsidDel="00A331DC" w:rsidRDefault="00B74FC0">
      <w:pPr>
        <w:pStyle w:val="TOC1"/>
        <w:rPr>
          <w:del w:id="564" w:author="Steve Beadle" w:date="2024-10-22T10:02:00Z"/>
          <w:rFonts w:asciiTheme="minorHAnsi" w:eastAsiaTheme="minorEastAsia" w:hAnsiTheme="minorHAnsi" w:cstheme="minorBidi"/>
          <w:bCs w:val="0"/>
          <w:kern w:val="2"/>
          <w:sz w:val="24"/>
          <w:szCs w:val="24"/>
          <w14:ligatures w14:val="standardContextual"/>
        </w:rPr>
      </w:pPr>
      <w:del w:id="565" w:author="Steve Beadle" w:date="2024-10-22T10:02:00Z">
        <w:r w:rsidRPr="00A331DC" w:rsidDel="00A331DC">
          <w:rPr>
            <w:rPrChange w:id="566" w:author="Steve Beadle" w:date="2024-10-22T10:02:00Z">
              <w:rPr>
                <w:rStyle w:val="Hyperlink"/>
              </w:rPr>
            </w:rPrChange>
          </w:rPr>
          <w:delText>4</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567" w:author="Steve Beadle" w:date="2024-10-22T10:02:00Z">
              <w:rPr>
                <w:rStyle w:val="Hyperlink"/>
              </w:rPr>
            </w:rPrChange>
          </w:rPr>
          <w:delText>Data reporting</w:delText>
        </w:r>
        <w:r w:rsidDel="00A331DC">
          <w:rPr>
            <w:webHidden/>
          </w:rPr>
          <w:tab/>
        </w:r>
        <w:r w:rsidR="00B95937" w:rsidDel="00A331DC">
          <w:rPr>
            <w:webHidden/>
          </w:rPr>
          <w:delText>63</w:delText>
        </w:r>
      </w:del>
    </w:p>
    <w:p w14:paraId="76F4D99F" w14:textId="0BF340E3" w:rsidR="00B74FC0" w:rsidDel="00A331DC" w:rsidRDefault="00B74FC0">
      <w:pPr>
        <w:pStyle w:val="TOC2"/>
        <w:rPr>
          <w:del w:id="568" w:author="Steve Beadle" w:date="2024-10-22T10:02:00Z"/>
          <w:rFonts w:asciiTheme="minorHAnsi" w:eastAsiaTheme="minorEastAsia" w:hAnsiTheme="minorHAnsi" w:cstheme="minorBidi"/>
          <w:kern w:val="2"/>
          <w:sz w:val="24"/>
          <w:szCs w:val="24"/>
          <w14:ligatures w14:val="standardContextual"/>
        </w:rPr>
      </w:pPr>
      <w:del w:id="569" w:author="Steve Beadle" w:date="2024-10-22T10:02:00Z">
        <w:r w:rsidRPr="00A331DC" w:rsidDel="00A331DC">
          <w:rPr>
            <w:rPrChange w:id="570" w:author="Steve Beadle" w:date="2024-10-22T10:02:00Z">
              <w:rPr>
                <w:rStyle w:val="Hyperlink"/>
              </w:rPr>
            </w:rPrChange>
          </w:rPr>
          <w:delText>4.1</w:delText>
        </w:r>
        <w:r w:rsidDel="00A331DC">
          <w:rPr>
            <w:rFonts w:asciiTheme="minorHAnsi" w:eastAsiaTheme="minorEastAsia" w:hAnsiTheme="minorHAnsi" w:cstheme="minorBidi"/>
            <w:kern w:val="2"/>
            <w:sz w:val="24"/>
            <w:szCs w:val="24"/>
            <w14:ligatures w14:val="standardContextual"/>
          </w:rPr>
          <w:tab/>
        </w:r>
        <w:r w:rsidRPr="00A331DC" w:rsidDel="00A331DC">
          <w:rPr>
            <w:rPrChange w:id="571" w:author="Steve Beadle" w:date="2024-10-22T10:02:00Z">
              <w:rPr>
                <w:rStyle w:val="Hyperlink"/>
              </w:rPr>
            </w:rPrChange>
          </w:rPr>
          <w:delText>Data formats</w:delText>
        </w:r>
        <w:r w:rsidDel="00A331DC">
          <w:rPr>
            <w:webHidden/>
          </w:rPr>
          <w:tab/>
        </w:r>
        <w:r w:rsidR="00B95937" w:rsidDel="00A331DC">
          <w:rPr>
            <w:webHidden/>
          </w:rPr>
          <w:delText>63</w:delText>
        </w:r>
      </w:del>
    </w:p>
    <w:p w14:paraId="2A4D9F13" w14:textId="2BECED69" w:rsidR="00B74FC0" w:rsidDel="00A331DC" w:rsidRDefault="00B74FC0">
      <w:pPr>
        <w:pStyle w:val="TOC2"/>
        <w:rPr>
          <w:del w:id="572" w:author="Steve Beadle" w:date="2024-10-22T10:02:00Z"/>
          <w:rFonts w:asciiTheme="minorHAnsi" w:eastAsiaTheme="minorEastAsia" w:hAnsiTheme="minorHAnsi" w:cstheme="minorBidi"/>
          <w:kern w:val="2"/>
          <w:sz w:val="24"/>
          <w:szCs w:val="24"/>
          <w14:ligatures w14:val="standardContextual"/>
        </w:rPr>
      </w:pPr>
      <w:del w:id="573" w:author="Steve Beadle" w:date="2024-10-22T10:02:00Z">
        <w:r w:rsidRPr="00A331DC" w:rsidDel="00A331DC">
          <w:rPr>
            <w:rPrChange w:id="574" w:author="Steve Beadle" w:date="2024-10-22T10:02:00Z">
              <w:rPr>
                <w:rStyle w:val="Hyperlink"/>
              </w:rPr>
            </w:rPrChange>
          </w:rPr>
          <w:delText>4.2</w:delText>
        </w:r>
        <w:r w:rsidDel="00A331DC">
          <w:rPr>
            <w:rFonts w:asciiTheme="minorHAnsi" w:eastAsiaTheme="minorEastAsia" w:hAnsiTheme="minorHAnsi" w:cstheme="minorBidi"/>
            <w:kern w:val="2"/>
            <w:sz w:val="24"/>
            <w:szCs w:val="24"/>
            <w14:ligatures w14:val="standardContextual"/>
          </w:rPr>
          <w:tab/>
        </w:r>
        <w:r w:rsidRPr="00A331DC" w:rsidDel="00A331DC">
          <w:rPr>
            <w:rPrChange w:id="575" w:author="Steve Beadle" w:date="2024-10-22T10:02:00Z">
              <w:rPr>
                <w:rStyle w:val="Hyperlink"/>
              </w:rPr>
            </w:rPrChange>
          </w:rPr>
          <w:delText>Requesting data</w:delText>
        </w:r>
        <w:r w:rsidDel="00A331DC">
          <w:rPr>
            <w:webHidden/>
          </w:rPr>
          <w:tab/>
        </w:r>
        <w:r w:rsidR="00B95937" w:rsidDel="00A331DC">
          <w:rPr>
            <w:webHidden/>
          </w:rPr>
          <w:delText>64</w:delText>
        </w:r>
      </w:del>
    </w:p>
    <w:p w14:paraId="7EDC6E8B" w14:textId="280F752E" w:rsidR="00B74FC0" w:rsidDel="00A331DC" w:rsidRDefault="00B74FC0">
      <w:pPr>
        <w:pStyle w:val="TOC1"/>
        <w:rPr>
          <w:del w:id="576" w:author="Steve Beadle" w:date="2024-10-22T10:02:00Z"/>
          <w:rFonts w:asciiTheme="minorHAnsi" w:eastAsiaTheme="minorEastAsia" w:hAnsiTheme="minorHAnsi" w:cstheme="minorBidi"/>
          <w:bCs w:val="0"/>
          <w:kern w:val="2"/>
          <w:sz w:val="24"/>
          <w:szCs w:val="24"/>
          <w14:ligatures w14:val="standardContextual"/>
        </w:rPr>
      </w:pPr>
      <w:del w:id="577" w:author="Steve Beadle" w:date="2024-10-22T10:02:00Z">
        <w:r w:rsidRPr="00A331DC" w:rsidDel="00A331DC">
          <w:rPr>
            <w:rPrChange w:id="578" w:author="Steve Beadle" w:date="2024-10-22T10:02:00Z">
              <w:rPr>
                <w:rStyle w:val="Hyperlink"/>
              </w:rPr>
            </w:rPrChange>
          </w:rPr>
          <w:delText>5</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579" w:author="Steve Beadle" w:date="2024-10-22T10:02:00Z">
              <w:rPr>
                <w:rStyle w:val="Hyperlink"/>
              </w:rPr>
            </w:rPrChange>
          </w:rPr>
          <w:delText>Field device core blocks</w:delText>
        </w:r>
        <w:r w:rsidDel="00A331DC">
          <w:rPr>
            <w:webHidden/>
          </w:rPr>
          <w:tab/>
        </w:r>
        <w:r w:rsidR="00B95937" w:rsidDel="00A331DC">
          <w:rPr>
            <w:webHidden/>
          </w:rPr>
          <w:delText>66</w:delText>
        </w:r>
      </w:del>
    </w:p>
    <w:p w14:paraId="6989D81C" w14:textId="117C4CBB" w:rsidR="00B74FC0" w:rsidDel="00A331DC" w:rsidRDefault="00B74FC0">
      <w:pPr>
        <w:pStyle w:val="TOC1"/>
        <w:rPr>
          <w:del w:id="580" w:author="Steve Beadle" w:date="2024-10-22T10:02:00Z"/>
          <w:rFonts w:asciiTheme="minorHAnsi" w:eastAsiaTheme="minorEastAsia" w:hAnsiTheme="minorHAnsi" w:cstheme="minorBidi"/>
          <w:bCs w:val="0"/>
          <w:kern w:val="2"/>
          <w:sz w:val="24"/>
          <w:szCs w:val="24"/>
          <w14:ligatures w14:val="standardContextual"/>
        </w:rPr>
      </w:pPr>
      <w:del w:id="581" w:author="Steve Beadle" w:date="2024-10-22T10:02:00Z">
        <w:r w:rsidRPr="00A331DC" w:rsidDel="00A331DC">
          <w:rPr>
            <w:rPrChange w:id="582" w:author="Steve Beadle" w:date="2024-10-22T10:02:00Z">
              <w:rPr>
                <w:rStyle w:val="Hyperlink"/>
              </w:rPr>
            </w:rPrChange>
          </w:rPr>
          <w:delText>6</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583" w:author="Steve Beadle" w:date="2024-10-22T10:02:00Z">
              <w:rPr>
                <w:rStyle w:val="Hyperlink"/>
              </w:rPr>
            </w:rPrChange>
          </w:rPr>
          <w:delText>Use of MQTT</w:delText>
        </w:r>
        <w:r w:rsidDel="00A331DC">
          <w:rPr>
            <w:webHidden/>
          </w:rPr>
          <w:tab/>
        </w:r>
        <w:r w:rsidR="00B95937" w:rsidDel="00A331DC">
          <w:rPr>
            <w:webHidden/>
          </w:rPr>
          <w:delText>67</w:delText>
        </w:r>
      </w:del>
    </w:p>
    <w:p w14:paraId="68348FB3" w14:textId="01F81F85" w:rsidR="00B74FC0" w:rsidDel="00A331DC" w:rsidRDefault="00B74FC0">
      <w:pPr>
        <w:pStyle w:val="TOC2"/>
        <w:rPr>
          <w:del w:id="584" w:author="Steve Beadle" w:date="2024-10-22T10:02:00Z"/>
          <w:rFonts w:asciiTheme="minorHAnsi" w:eastAsiaTheme="minorEastAsia" w:hAnsiTheme="minorHAnsi" w:cstheme="minorBidi"/>
          <w:kern w:val="2"/>
          <w:sz w:val="24"/>
          <w:szCs w:val="24"/>
          <w14:ligatures w14:val="standardContextual"/>
        </w:rPr>
      </w:pPr>
      <w:del w:id="585" w:author="Steve Beadle" w:date="2024-10-22T10:02:00Z">
        <w:r w:rsidRPr="00A331DC" w:rsidDel="00A331DC">
          <w:rPr>
            <w:rPrChange w:id="586" w:author="Steve Beadle" w:date="2024-10-22T10:02:00Z">
              <w:rPr>
                <w:rStyle w:val="Hyperlink"/>
              </w:rPr>
            </w:rPrChange>
          </w:rPr>
          <w:delText>6.1</w:delText>
        </w:r>
        <w:r w:rsidDel="00A331DC">
          <w:rPr>
            <w:rFonts w:asciiTheme="minorHAnsi" w:eastAsiaTheme="minorEastAsia" w:hAnsiTheme="minorHAnsi" w:cstheme="minorBidi"/>
            <w:kern w:val="2"/>
            <w:sz w:val="24"/>
            <w:szCs w:val="24"/>
            <w14:ligatures w14:val="standardContextual"/>
          </w:rPr>
          <w:tab/>
        </w:r>
        <w:r w:rsidRPr="00A331DC" w:rsidDel="00A331DC">
          <w:rPr>
            <w:rPrChange w:id="587" w:author="Steve Beadle" w:date="2024-10-22T10:02:00Z">
              <w:rPr>
                <w:rStyle w:val="Hyperlink"/>
              </w:rPr>
            </w:rPrChange>
          </w:rPr>
          <w:delText>Retained messages and connection state</w:delText>
        </w:r>
        <w:r w:rsidDel="00A331DC">
          <w:rPr>
            <w:webHidden/>
          </w:rPr>
          <w:tab/>
        </w:r>
        <w:r w:rsidR="00B95937" w:rsidDel="00A331DC">
          <w:rPr>
            <w:webHidden/>
          </w:rPr>
          <w:delText>67</w:delText>
        </w:r>
      </w:del>
    </w:p>
    <w:p w14:paraId="4379A496" w14:textId="64DC0BBC" w:rsidR="00B74FC0" w:rsidDel="00A331DC" w:rsidRDefault="00B74FC0">
      <w:pPr>
        <w:pStyle w:val="TOC2"/>
        <w:rPr>
          <w:del w:id="588" w:author="Steve Beadle" w:date="2024-10-22T10:02:00Z"/>
          <w:rFonts w:asciiTheme="minorHAnsi" w:eastAsiaTheme="minorEastAsia" w:hAnsiTheme="minorHAnsi" w:cstheme="minorBidi"/>
          <w:kern w:val="2"/>
          <w:sz w:val="24"/>
          <w:szCs w:val="24"/>
          <w14:ligatures w14:val="standardContextual"/>
        </w:rPr>
      </w:pPr>
      <w:del w:id="589" w:author="Steve Beadle" w:date="2024-10-22T10:02:00Z">
        <w:r w:rsidRPr="00A331DC" w:rsidDel="00A331DC">
          <w:rPr>
            <w:rPrChange w:id="590" w:author="Steve Beadle" w:date="2024-10-22T10:02:00Z">
              <w:rPr>
                <w:rStyle w:val="Hyperlink"/>
              </w:rPr>
            </w:rPrChange>
          </w:rPr>
          <w:delText>6.2</w:delText>
        </w:r>
        <w:r w:rsidDel="00A331DC">
          <w:rPr>
            <w:rFonts w:asciiTheme="minorHAnsi" w:eastAsiaTheme="minorEastAsia" w:hAnsiTheme="minorHAnsi" w:cstheme="minorBidi"/>
            <w:kern w:val="2"/>
            <w:sz w:val="24"/>
            <w:szCs w:val="24"/>
            <w14:ligatures w14:val="standardContextual"/>
          </w:rPr>
          <w:tab/>
        </w:r>
        <w:r w:rsidRPr="00A331DC" w:rsidDel="00A331DC">
          <w:rPr>
            <w:rPrChange w:id="591" w:author="Steve Beadle" w:date="2024-10-22T10:02:00Z">
              <w:rPr>
                <w:rStyle w:val="Hyperlink"/>
              </w:rPr>
            </w:rPrChange>
          </w:rPr>
          <w:delText>Publish/subscribe transports</w:delText>
        </w:r>
        <w:r w:rsidDel="00A331DC">
          <w:rPr>
            <w:webHidden/>
          </w:rPr>
          <w:tab/>
        </w:r>
        <w:r w:rsidR="00B95937" w:rsidDel="00A331DC">
          <w:rPr>
            <w:webHidden/>
          </w:rPr>
          <w:delText>67</w:delText>
        </w:r>
      </w:del>
    </w:p>
    <w:p w14:paraId="2CABF12D" w14:textId="676D0B08" w:rsidR="00B74FC0" w:rsidDel="00A331DC" w:rsidRDefault="00B74FC0">
      <w:pPr>
        <w:pStyle w:val="TOC2"/>
        <w:rPr>
          <w:del w:id="592" w:author="Steve Beadle" w:date="2024-10-22T10:02:00Z"/>
          <w:rFonts w:asciiTheme="minorHAnsi" w:eastAsiaTheme="minorEastAsia" w:hAnsiTheme="minorHAnsi" w:cstheme="minorBidi"/>
          <w:kern w:val="2"/>
          <w:sz w:val="24"/>
          <w:szCs w:val="24"/>
          <w14:ligatures w14:val="standardContextual"/>
        </w:rPr>
      </w:pPr>
      <w:del w:id="593" w:author="Steve Beadle" w:date="2024-10-22T10:02:00Z">
        <w:r w:rsidRPr="00A331DC" w:rsidDel="00A331DC">
          <w:rPr>
            <w:rPrChange w:id="594" w:author="Steve Beadle" w:date="2024-10-22T10:02:00Z">
              <w:rPr>
                <w:rStyle w:val="Hyperlink"/>
              </w:rPr>
            </w:rPrChange>
          </w:rPr>
          <w:delText>6.3</w:delText>
        </w:r>
        <w:r w:rsidDel="00A331DC">
          <w:rPr>
            <w:rFonts w:asciiTheme="minorHAnsi" w:eastAsiaTheme="minorEastAsia" w:hAnsiTheme="minorHAnsi" w:cstheme="minorBidi"/>
            <w:kern w:val="2"/>
            <w:sz w:val="24"/>
            <w:szCs w:val="24"/>
            <w14:ligatures w14:val="standardContextual"/>
          </w:rPr>
          <w:tab/>
        </w:r>
        <w:r w:rsidRPr="00A331DC" w:rsidDel="00A331DC">
          <w:rPr>
            <w:rPrChange w:id="595" w:author="Steve Beadle" w:date="2024-10-22T10:02:00Z">
              <w:rPr>
                <w:rStyle w:val="Hyperlink"/>
              </w:rPr>
            </w:rPrChange>
          </w:rPr>
          <w:delText>Payload</w:delText>
        </w:r>
        <w:r w:rsidDel="00A331DC">
          <w:rPr>
            <w:webHidden/>
          </w:rPr>
          <w:tab/>
        </w:r>
        <w:r w:rsidR="00B95937" w:rsidDel="00A331DC">
          <w:rPr>
            <w:webHidden/>
          </w:rPr>
          <w:delText>67</w:delText>
        </w:r>
      </w:del>
    </w:p>
    <w:p w14:paraId="5B50074A" w14:textId="5D709C06" w:rsidR="00B74FC0" w:rsidDel="00A331DC" w:rsidRDefault="00B74FC0">
      <w:pPr>
        <w:pStyle w:val="TOC3"/>
        <w:rPr>
          <w:del w:id="596" w:author="Steve Beadle" w:date="2024-10-22T10:02:00Z"/>
          <w:rFonts w:asciiTheme="minorHAnsi" w:eastAsiaTheme="minorEastAsia" w:hAnsiTheme="minorHAnsi" w:cstheme="minorBidi"/>
          <w:noProof/>
          <w:kern w:val="2"/>
          <w:sz w:val="24"/>
          <w:szCs w:val="24"/>
          <w14:ligatures w14:val="standardContextual"/>
        </w:rPr>
      </w:pPr>
      <w:del w:id="597" w:author="Steve Beadle" w:date="2024-10-22T10:02:00Z">
        <w:r w:rsidRPr="00A331DC" w:rsidDel="00A331DC">
          <w:rPr>
            <w:noProof/>
            <w:rPrChange w:id="598" w:author="Steve Beadle" w:date="2024-10-22T10:02:00Z">
              <w:rPr>
                <w:rStyle w:val="Hyperlink"/>
                <w:noProof/>
              </w:rPr>
            </w:rPrChange>
          </w:rPr>
          <w:delText>6.3.1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599" w:author="Steve Beadle" w:date="2024-10-22T10:02:00Z">
              <w:rPr>
                <w:rStyle w:val="Hyperlink"/>
                <w:noProof/>
              </w:rPr>
            </w:rPrChange>
          </w:rPr>
          <w:delText>Payload compression</w:delText>
        </w:r>
        <w:r w:rsidDel="00A331DC">
          <w:rPr>
            <w:noProof/>
            <w:webHidden/>
          </w:rPr>
          <w:tab/>
        </w:r>
        <w:r w:rsidR="00B95937" w:rsidDel="00A331DC">
          <w:rPr>
            <w:noProof/>
            <w:webHidden/>
          </w:rPr>
          <w:delText>68</w:delText>
        </w:r>
      </w:del>
    </w:p>
    <w:p w14:paraId="283487B6" w14:textId="0B2D1C94" w:rsidR="00B74FC0" w:rsidDel="00A331DC" w:rsidRDefault="00B74FC0">
      <w:pPr>
        <w:pStyle w:val="TOC2"/>
        <w:rPr>
          <w:del w:id="600" w:author="Steve Beadle" w:date="2024-10-22T10:02:00Z"/>
          <w:rFonts w:asciiTheme="minorHAnsi" w:eastAsiaTheme="minorEastAsia" w:hAnsiTheme="minorHAnsi" w:cstheme="minorBidi"/>
          <w:kern w:val="2"/>
          <w:sz w:val="24"/>
          <w:szCs w:val="24"/>
          <w14:ligatures w14:val="standardContextual"/>
        </w:rPr>
      </w:pPr>
      <w:del w:id="601" w:author="Steve Beadle" w:date="2024-10-22T10:02:00Z">
        <w:r w:rsidRPr="00A331DC" w:rsidDel="00A331DC">
          <w:rPr>
            <w:rPrChange w:id="602" w:author="Steve Beadle" w:date="2024-10-22T10:02:00Z">
              <w:rPr>
                <w:rStyle w:val="Hyperlink"/>
              </w:rPr>
            </w:rPrChange>
          </w:rPr>
          <w:delText>6.4</w:delText>
        </w:r>
        <w:r w:rsidDel="00A331DC">
          <w:rPr>
            <w:rFonts w:asciiTheme="minorHAnsi" w:eastAsiaTheme="minorEastAsia" w:hAnsiTheme="minorHAnsi" w:cstheme="minorBidi"/>
            <w:kern w:val="2"/>
            <w:sz w:val="24"/>
            <w:szCs w:val="24"/>
            <w14:ligatures w14:val="standardContextual"/>
          </w:rPr>
          <w:tab/>
        </w:r>
        <w:r w:rsidRPr="00A331DC" w:rsidDel="00A331DC">
          <w:rPr>
            <w:rPrChange w:id="603" w:author="Steve Beadle" w:date="2024-10-22T10:02:00Z">
              <w:rPr>
                <w:rStyle w:val="Hyperlink"/>
              </w:rPr>
            </w:rPrChange>
          </w:rPr>
          <w:delText>Other topics</w:delText>
        </w:r>
        <w:r w:rsidDel="00A331DC">
          <w:rPr>
            <w:webHidden/>
          </w:rPr>
          <w:tab/>
        </w:r>
        <w:r w:rsidR="00B95937" w:rsidDel="00A331DC">
          <w:rPr>
            <w:webHidden/>
          </w:rPr>
          <w:delText>68</w:delText>
        </w:r>
      </w:del>
    </w:p>
    <w:p w14:paraId="02472531" w14:textId="65EC71D6" w:rsidR="00B74FC0" w:rsidDel="00A331DC" w:rsidRDefault="00B74FC0">
      <w:pPr>
        <w:pStyle w:val="TOC3"/>
        <w:rPr>
          <w:del w:id="604" w:author="Steve Beadle" w:date="2024-10-22T10:02:00Z"/>
          <w:rFonts w:asciiTheme="minorHAnsi" w:eastAsiaTheme="minorEastAsia" w:hAnsiTheme="minorHAnsi" w:cstheme="minorBidi"/>
          <w:noProof/>
          <w:kern w:val="2"/>
          <w:sz w:val="24"/>
          <w:szCs w:val="24"/>
          <w14:ligatures w14:val="standardContextual"/>
        </w:rPr>
      </w:pPr>
      <w:del w:id="605" w:author="Steve Beadle" w:date="2024-10-22T10:02:00Z">
        <w:r w:rsidRPr="00A331DC" w:rsidDel="00A331DC">
          <w:rPr>
            <w:noProof/>
            <w:rPrChange w:id="606" w:author="Steve Beadle" w:date="2024-10-22T10:02:00Z">
              <w:rPr>
                <w:rStyle w:val="Hyperlink"/>
                <w:noProof/>
              </w:rPr>
            </w:rPrChange>
          </w:rPr>
          <w:delText>6.4.1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607" w:author="Steve Beadle" w:date="2024-10-22T10:02:00Z">
              <w:rPr>
                <w:rStyle w:val="Hyperlink"/>
                <w:noProof/>
              </w:rPr>
            </w:rPrChange>
          </w:rPr>
          <w:delText>Getdeviceinfo</w:delText>
        </w:r>
        <w:r w:rsidDel="00A331DC">
          <w:rPr>
            <w:noProof/>
            <w:webHidden/>
          </w:rPr>
          <w:tab/>
        </w:r>
        <w:r w:rsidR="00B95937" w:rsidDel="00A331DC">
          <w:rPr>
            <w:noProof/>
            <w:webHidden/>
          </w:rPr>
          <w:delText>68</w:delText>
        </w:r>
      </w:del>
    </w:p>
    <w:p w14:paraId="7E6A74A1" w14:textId="19D85D35" w:rsidR="00B74FC0" w:rsidDel="00A331DC" w:rsidRDefault="00B74FC0">
      <w:pPr>
        <w:pStyle w:val="TOC3"/>
        <w:rPr>
          <w:del w:id="608" w:author="Steve Beadle" w:date="2024-10-22T10:02:00Z"/>
          <w:rFonts w:asciiTheme="minorHAnsi" w:eastAsiaTheme="minorEastAsia" w:hAnsiTheme="minorHAnsi" w:cstheme="minorBidi"/>
          <w:noProof/>
          <w:kern w:val="2"/>
          <w:sz w:val="24"/>
          <w:szCs w:val="24"/>
          <w14:ligatures w14:val="standardContextual"/>
        </w:rPr>
      </w:pPr>
      <w:del w:id="609" w:author="Steve Beadle" w:date="2024-10-22T10:02:00Z">
        <w:r w:rsidRPr="00A331DC" w:rsidDel="00A331DC">
          <w:rPr>
            <w:noProof/>
            <w:rPrChange w:id="610" w:author="Steve Beadle" w:date="2024-10-22T10:02:00Z">
              <w:rPr>
                <w:rStyle w:val="Hyperlink"/>
                <w:noProof/>
              </w:rPr>
            </w:rPrChange>
          </w:rPr>
          <w:delText>6.4.2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611" w:author="Steve Beadle" w:date="2024-10-22T10:02:00Z">
              <w:rPr>
                <w:rStyle w:val="Hyperlink"/>
                <w:noProof/>
              </w:rPr>
            </w:rPrChange>
          </w:rPr>
          <w:delText>Maintaining time</w:delText>
        </w:r>
        <w:r w:rsidDel="00A331DC">
          <w:rPr>
            <w:noProof/>
            <w:webHidden/>
          </w:rPr>
          <w:tab/>
        </w:r>
        <w:r w:rsidR="00B95937" w:rsidDel="00A331DC">
          <w:rPr>
            <w:noProof/>
            <w:webHidden/>
          </w:rPr>
          <w:delText>68</w:delText>
        </w:r>
      </w:del>
    </w:p>
    <w:p w14:paraId="55094EA8" w14:textId="102E1575" w:rsidR="00B74FC0" w:rsidDel="00A331DC" w:rsidRDefault="00B74FC0">
      <w:pPr>
        <w:pStyle w:val="TOC2"/>
        <w:rPr>
          <w:del w:id="612" w:author="Steve Beadle" w:date="2024-10-22T10:02:00Z"/>
          <w:rFonts w:asciiTheme="minorHAnsi" w:eastAsiaTheme="minorEastAsia" w:hAnsiTheme="minorHAnsi" w:cstheme="minorBidi"/>
          <w:kern w:val="2"/>
          <w:sz w:val="24"/>
          <w:szCs w:val="24"/>
          <w14:ligatures w14:val="standardContextual"/>
        </w:rPr>
      </w:pPr>
      <w:del w:id="613" w:author="Steve Beadle" w:date="2024-10-22T10:02:00Z">
        <w:r w:rsidRPr="00A331DC" w:rsidDel="00A331DC">
          <w:rPr>
            <w:rPrChange w:id="614" w:author="Steve Beadle" w:date="2024-10-22T10:02:00Z">
              <w:rPr>
                <w:rStyle w:val="Hyperlink"/>
              </w:rPr>
            </w:rPrChange>
          </w:rPr>
          <w:delText>6.5</w:delText>
        </w:r>
        <w:r w:rsidDel="00A331DC">
          <w:rPr>
            <w:rFonts w:asciiTheme="minorHAnsi" w:eastAsiaTheme="minorEastAsia" w:hAnsiTheme="minorHAnsi" w:cstheme="minorBidi"/>
            <w:kern w:val="2"/>
            <w:sz w:val="24"/>
            <w:szCs w:val="24"/>
            <w14:ligatures w14:val="standardContextual"/>
          </w:rPr>
          <w:tab/>
        </w:r>
        <w:r w:rsidRPr="00A331DC" w:rsidDel="00A331DC">
          <w:rPr>
            <w:rPrChange w:id="615" w:author="Steve Beadle" w:date="2024-10-22T10:02:00Z">
              <w:rPr>
                <w:rStyle w:val="Hyperlink"/>
              </w:rPr>
            </w:rPrChange>
          </w:rPr>
          <w:delText>Communications, QoS, retention</w:delText>
        </w:r>
        <w:r w:rsidDel="00A331DC">
          <w:rPr>
            <w:webHidden/>
          </w:rPr>
          <w:tab/>
        </w:r>
        <w:r w:rsidR="00B95937" w:rsidDel="00A331DC">
          <w:rPr>
            <w:webHidden/>
          </w:rPr>
          <w:delText>70</w:delText>
        </w:r>
      </w:del>
    </w:p>
    <w:p w14:paraId="611B71D9" w14:textId="7CF62079" w:rsidR="00B74FC0" w:rsidDel="00A331DC" w:rsidRDefault="00B74FC0">
      <w:pPr>
        <w:pStyle w:val="TOC1"/>
        <w:rPr>
          <w:del w:id="616" w:author="Steve Beadle" w:date="2024-10-22T10:02:00Z"/>
          <w:rFonts w:asciiTheme="minorHAnsi" w:eastAsiaTheme="minorEastAsia" w:hAnsiTheme="minorHAnsi" w:cstheme="minorBidi"/>
          <w:bCs w:val="0"/>
          <w:kern w:val="2"/>
          <w:sz w:val="24"/>
          <w:szCs w:val="24"/>
          <w14:ligatures w14:val="standardContextual"/>
        </w:rPr>
      </w:pPr>
      <w:del w:id="617" w:author="Steve Beadle" w:date="2024-10-22T10:02:00Z">
        <w:r w:rsidRPr="00A331DC" w:rsidDel="00A331DC">
          <w:rPr>
            <w:rPrChange w:id="618" w:author="Steve Beadle" w:date="2024-10-22T10:02:00Z">
              <w:rPr>
                <w:rStyle w:val="Hyperlink"/>
              </w:rPr>
            </w:rPrChange>
          </w:rPr>
          <w:delText>7</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619" w:author="Steve Beadle" w:date="2024-10-22T10:02:00Z">
              <w:rPr>
                <w:rStyle w:val="Hyperlink"/>
              </w:rPr>
            </w:rPrChange>
          </w:rPr>
          <w:delText>Field device lifecycle</w:delText>
        </w:r>
        <w:r w:rsidDel="00A331DC">
          <w:rPr>
            <w:webHidden/>
          </w:rPr>
          <w:tab/>
        </w:r>
        <w:r w:rsidR="00B95937" w:rsidDel="00A331DC">
          <w:rPr>
            <w:webHidden/>
          </w:rPr>
          <w:delText>71</w:delText>
        </w:r>
      </w:del>
    </w:p>
    <w:p w14:paraId="74EB8478" w14:textId="0C212C3F" w:rsidR="00B74FC0" w:rsidDel="00A331DC" w:rsidRDefault="00B74FC0">
      <w:pPr>
        <w:pStyle w:val="TOC2"/>
        <w:rPr>
          <w:del w:id="620" w:author="Steve Beadle" w:date="2024-10-22T10:02:00Z"/>
          <w:rFonts w:asciiTheme="minorHAnsi" w:eastAsiaTheme="minorEastAsia" w:hAnsiTheme="minorHAnsi" w:cstheme="minorBidi"/>
          <w:kern w:val="2"/>
          <w:sz w:val="24"/>
          <w:szCs w:val="24"/>
          <w14:ligatures w14:val="standardContextual"/>
        </w:rPr>
      </w:pPr>
      <w:del w:id="621" w:author="Steve Beadle" w:date="2024-10-22T10:02:00Z">
        <w:r w:rsidRPr="00A331DC" w:rsidDel="00A331DC">
          <w:rPr>
            <w:rPrChange w:id="622" w:author="Steve Beadle" w:date="2024-10-22T10:02:00Z">
              <w:rPr>
                <w:rStyle w:val="Hyperlink"/>
              </w:rPr>
            </w:rPrChange>
          </w:rPr>
          <w:delText>7.1</w:delText>
        </w:r>
        <w:r w:rsidDel="00A331DC">
          <w:rPr>
            <w:rFonts w:asciiTheme="minorHAnsi" w:eastAsiaTheme="minorEastAsia" w:hAnsiTheme="minorHAnsi" w:cstheme="minorBidi"/>
            <w:kern w:val="2"/>
            <w:sz w:val="24"/>
            <w:szCs w:val="24"/>
            <w14:ligatures w14:val="standardContextual"/>
          </w:rPr>
          <w:tab/>
        </w:r>
        <w:r w:rsidRPr="00A331DC" w:rsidDel="00A331DC">
          <w:rPr>
            <w:rPrChange w:id="623" w:author="Steve Beadle" w:date="2024-10-22T10:02:00Z">
              <w:rPr>
                <w:rStyle w:val="Hyperlink"/>
              </w:rPr>
            </w:rPrChange>
          </w:rPr>
          <w:delText>Status message</w:delText>
        </w:r>
        <w:r w:rsidDel="00A331DC">
          <w:rPr>
            <w:webHidden/>
          </w:rPr>
          <w:tab/>
        </w:r>
        <w:r w:rsidR="00B95937" w:rsidDel="00A331DC">
          <w:rPr>
            <w:webHidden/>
          </w:rPr>
          <w:delText>71</w:delText>
        </w:r>
      </w:del>
    </w:p>
    <w:p w14:paraId="0A45EC5A" w14:textId="01DC93D0" w:rsidR="00B74FC0" w:rsidDel="00A331DC" w:rsidRDefault="00B74FC0">
      <w:pPr>
        <w:pStyle w:val="TOC2"/>
        <w:rPr>
          <w:del w:id="624" w:author="Steve Beadle" w:date="2024-10-22T10:02:00Z"/>
          <w:rFonts w:asciiTheme="minorHAnsi" w:eastAsiaTheme="minorEastAsia" w:hAnsiTheme="minorHAnsi" w:cstheme="minorBidi"/>
          <w:kern w:val="2"/>
          <w:sz w:val="24"/>
          <w:szCs w:val="24"/>
          <w14:ligatures w14:val="standardContextual"/>
        </w:rPr>
      </w:pPr>
      <w:del w:id="625" w:author="Steve Beadle" w:date="2024-10-22T10:02:00Z">
        <w:r w:rsidRPr="00A331DC" w:rsidDel="00A331DC">
          <w:rPr>
            <w:rPrChange w:id="626" w:author="Steve Beadle" w:date="2024-10-22T10:02:00Z">
              <w:rPr>
                <w:rStyle w:val="Hyperlink"/>
              </w:rPr>
            </w:rPrChange>
          </w:rPr>
          <w:delText>7.2</w:delText>
        </w:r>
        <w:r w:rsidDel="00A331DC">
          <w:rPr>
            <w:rFonts w:asciiTheme="minorHAnsi" w:eastAsiaTheme="minorEastAsia" w:hAnsiTheme="minorHAnsi" w:cstheme="minorBidi"/>
            <w:kern w:val="2"/>
            <w:sz w:val="24"/>
            <w:szCs w:val="24"/>
            <w14:ligatures w14:val="standardContextual"/>
          </w:rPr>
          <w:tab/>
        </w:r>
        <w:r w:rsidRPr="00A331DC" w:rsidDel="00A331DC">
          <w:rPr>
            <w:rPrChange w:id="627" w:author="Steve Beadle" w:date="2024-10-22T10:02:00Z">
              <w:rPr>
                <w:rStyle w:val="Hyperlink"/>
              </w:rPr>
            </w:rPrChange>
          </w:rPr>
          <w:delText>Last Will and Testament</w:delText>
        </w:r>
        <w:r w:rsidDel="00A331DC">
          <w:rPr>
            <w:webHidden/>
          </w:rPr>
          <w:tab/>
        </w:r>
        <w:r w:rsidR="00B95937" w:rsidDel="00A331DC">
          <w:rPr>
            <w:webHidden/>
          </w:rPr>
          <w:delText>73</w:delText>
        </w:r>
      </w:del>
    </w:p>
    <w:p w14:paraId="3788FCCE" w14:textId="714C26F1" w:rsidR="00B74FC0" w:rsidDel="00A331DC" w:rsidRDefault="00B74FC0">
      <w:pPr>
        <w:pStyle w:val="TOC2"/>
        <w:rPr>
          <w:del w:id="628" w:author="Steve Beadle" w:date="2024-10-22T10:02:00Z"/>
          <w:rFonts w:asciiTheme="minorHAnsi" w:eastAsiaTheme="minorEastAsia" w:hAnsiTheme="minorHAnsi" w:cstheme="minorBidi"/>
          <w:kern w:val="2"/>
          <w:sz w:val="24"/>
          <w:szCs w:val="24"/>
          <w14:ligatures w14:val="standardContextual"/>
        </w:rPr>
      </w:pPr>
      <w:del w:id="629" w:author="Steve Beadle" w:date="2024-10-22T10:02:00Z">
        <w:r w:rsidRPr="00A331DC" w:rsidDel="00A331DC">
          <w:rPr>
            <w:rPrChange w:id="630" w:author="Steve Beadle" w:date="2024-10-22T10:02:00Z">
              <w:rPr>
                <w:rStyle w:val="Hyperlink"/>
              </w:rPr>
            </w:rPrChange>
          </w:rPr>
          <w:delText>7.3</w:delText>
        </w:r>
        <w:r w:rsidDel="00A331DC">
          <w:rPr>
            <w:rFonts w:asciiTheme="minorHAnsi" w:eastAsiaTheme="minorEastAsia" w:hAnsiTheme="minorHAnsi" w:cstheme="minorBidi"/>
            <w:kern w:val="2"/>
            <w:sz w:val="24"/>
            <w:szCs w:val="24"/>
            <w14:ligatures w14:val="standardContextual"/>
          </w:rPr>
          <w:tab/>
        </w:r>
        <w:r w:rsidRPr="00A331DC" w:rsidDel="00A331DC">
          <w:rPr>
            <w:rPrChange w:id="631" w:author="Steve Beadle" w:date="2024-10-22T10:02:00Z">
              <w:rPr>
                <w:rStyle w:val="Hyperlink"/>
              </w:rPr>
            </w:rPrChange>
          </w:rPr>
          <w:delText>Field device replacement</w:delText>
        </w:r>
        <w:r w:rsidDel="00A331DC">
          <w:rPr>
            <w:webHidden/>
          </w:rPr>
          <w:tab/>
        </w:r>
        <w:r w:rsidR="00B95937" w:rsidDel="00A331DC">
          <w:rPr>
            <w:webHidden/>
          </w:rPr>
          <w:delText>73</w:delText>
        </w:r>
      </w:del>
    </w:p>
    <w:p w14:paraId="1D5748F3" w14:textId="728ABBAF" w:rsidR="00B74FC0" w:rsidDel="00A331DC" w:rsidRDefault="00B74FC0">
      <w:pPr>
        <w:pStyle w:val="TOC1"/>
        <w:rPr>
          <w:del w:id="632" w:author="Steve Beadle" w:date="2024-10-22T10:02:00Z"/>
          <w:rFonts w:asciiTheme="minorHAnsi" w:eastAsiaTheme="minorEastAsia" w:hAnsiTheme="minorHAnsi" w:cstheme="minorBidi"/>
          <w:bCs w:val="0"/>
          <w:kern w:val="2"/>
          <w:sz w:val="24"/>
          <w:szCs w:val="24"/>
          <w14:ligatures w14:val="standardContextual"/>
        </w:rPr>
      </w:pPr>
      <w:del w:id="633" w:author="Steve Beadle" w:date="2024-10-22T10:02:00Z">
        <w:r w:rsidRPr="00A331DC" w:rsidDel="00A331DC">
          <w:rPr>
            <w:rPrChange w:id="634" w:author="Steve Beadle" w:date="2024-10-22T10:02:00Z">
              <w:rPr>
                <w:rStyle w:val="Hyperlink"/>
              </w:rPr>
            </w:rPrChange>
          </w:rPr>
          <w:delText>8</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635" w:author="Steve Beadle" w:date="2024-10-22T10:02:00Z">
              <w:rPr>
                <w:rStyle w:val="Hyperlink"/>
              </w:rPr>
            </w:rPrChange>
          </w:rPr>
          <w:delText>Security</w:delText>
        </w:r>
        <w:r w:rsidDel="00A331DC">
          <w:rPr>
            <w:webHidden/>
          </w:rPr>
          <w:tab/>
        </w:r>
        <w:r w:rsidR="00B95937" w:rsidDel="00A331DC">
          <w:rPr>
            <w:webHidden/>
          </w:rPr>
          <w:delText>75</w:delText>
        </w:r>
      </w:del>
    </w:p>
    <w:p w14:paraId="38964B26" w14:textId="7C0B15C3" w:rsidR="00B74FC0" w:rsidDel="00A331DC" w:rsidRDefault="00B74FC0">
      <w:pPr>
        <w:pStyle w:val="TOC1"/>
        <w:rPr>
          <w:del w:id="636" w:author="Steve Beadle" w:date="2024-10-22T10:02:00Z"/>
          <w:rFonts w:asciiTheme="minorHAnsi" w:eastAsiaTheme="minorEastAsia" w:hAnsiTheme="minorHAnsi" w:cstheme="minorBidi"/>
          <w:bCs w:val="0"/>
          <w:kern w:val="2"/>
          <w:sz w:val="24"/>
          <w:szCs w:val="24"/>
          <w14:ligatures w14:val="standardContextual"/>
        </w:rPr>
      </w:pPr>
      <w:del w:id="637" w:author="Steve Beadle" w:date="2024-10-22T10:02:00Z">
        <w:r w:rsidRPr="00A331DC" w:rsidDel="00A331DC">
          <w:rPr>
            <w:rPrChange w:id="638" w:author="Steve Beadle" w:date="2024-10-22T10:02:00Z">
              <w:rPr>
                <w:rStyle w:val="Hyperlink"/>
              </w:rPr>
            </w:rPrChange>
          </w:rPr>
          <w:delText>9</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639" w:author="Steve Beadle" w:date="2024-10-22T10:02:00Z">
              <w:rPr>
                <w:rStyle w:val="Hyperlink"/>
              </w:rPr>
            </w:rPrChange>
          </w:rPr>
          <w:delText>Class names and ontology</w:delText>
        </w:r>
        <w:r w:rsidDel="00A331DC">
          <w:rPr>
            <w:webHidden/>
          </w:rPr>
          <w:tab/>
        </w:r>
        <w:r w:rsidR="00B95937" w:rsidDel="00A331DC">
          <w:rPr>
            <w:webHidden/>
          </w:rPr>
          <w:delText>77</w:delText>
        </w:r>
      </w:del>
    </w:p>
    <w:p w14:paraId="78CDC578" w14:textId="2F4F12FA" w:rsidR="00B74FC0" w:rsidDel="00A331DC" w:rsidRDefault="00B74FC0">
      <w:pPr>
        <w:pStyle w:val="TOC2"/>
        <w:rPr>
          <w:del w:id="640" w:author="Steve Beadle" w:date="2024-10-22T10:02:00Z"/>
          <w:rFonts w:asciiTheme="minorHAnsi" w:eastAsiaTheme="minorEastAsia" w:hAnsiTheme="minorHAnsi" w:cstheme="minorBidi"/>
          <w:kern w:val="2"/>
          <w:sz w:val="24"/>
          <w:szCs w:val="24"/>
          <w14:ligatures w14:val="standardContextual"/>
        </w:rPr>
      </w:pPr>
      <w:del w:id="641" w:author="Steve Beadle" w:date="2024-10-22T10:02:00Z">
        <w:r w:rsidRPr="00A331DC" w:rsidDel="00A331DC">
          <w:rPr>
            <w:rPrChange w:id="642" w:author="Steve Beadle" w:date="2024-10-22T10:02:00Z">
              <w:rPr>
                <w:rStyle w:val="Hyperlink"/>
              </w:rPr>
            </w:rPrChange>
          </w:rPr>
          <w:delText>9.1</w:delText>
        </w:r>
        <w:r w:rsidDel="00A331DC">
          <w:rPr>
            <w:rFonts w:asciiTheme="minorHAnsi" w:eastAsiaTheme="minorEastAsia" w:hAnsiTheme="minorHAnsi" w:cstheme="minorBidi"/>
            <w:kern w:val="2"/>
            <w:sz w:val="24"/>
            <w:szCs w:val="24"/>
            <w14:ligatures w14:val="standardContextual"/>
          </w:rPr>
          <w:tab/>
        </w:r>
        <w:r w:rsidRPr="00A331DC" w:rsidDel="00A331DC">
          <w:rPr>
            <w:rPrChange w:id="643" w:author="Steve Beadle" w:date="2024-10-22T10:02:00Z">
              <w:rPr>
                <w:rStyle w:val="Hyperlink"/>
              </w:rPr>
            </w:rPrChange>
          </w:rPr>
          <w:delText>Fixed class names</w:delText>
        </w:r>
        <w:r w:rsidDel="00A331DC">
          <w:rPr>
            <w:webHidden/>
          </w:rPr>
          <w:tab/>
        </w:r>
        <w:r w:rsidR="00B95937" w:rsidDel="00A331DC">
          <w:rPr>
            <w:webHidden/>
          </w:rPr>
          <w:delText>77</w:delText>
        </w:r>
      </w:del>
    </w:p>
    <w:p w14:paraId="091D968A" w14:textId="4DCAF0F4" w:rsidR="00B74FC0" w:rsidDel="00A331DC" w:rsidRDefault="00B74FC0">
      <w:pPr>
        <w:pStyle w:val="TOC1"/>
        <w:rPr>
          <w:del w:id="644" w:author="Steve Beadle" w:date="2024-10-22T10:02:00Z"/>
          <w:rFonts w:asciiTheme="minorHAnsi" w:eastAsiaTheme="minorEastAsia" w:hAnsiTheme="minorHAnsi" w:cstheme="minorBidi"/>
          <w:bCs w:val="0"/>
          <w:kern w:val="2"/>
          <w:sz w:val="24"/>
          <w:szCs w:val="24"/>
          <w14:ligatures w14:val="standardContextual"/>
        </w:rPr>
      </w:pPr>
      <w:del w:id="645" w:author="Steve Beadle" w:date="2024-10-22T10:02:00Z">
        <w:r w:rsidRPr="00A331DC" w:rsidDel="00A331DC">
          <w:rPr>
            <w:rPrChange w:id="646" w:author="Steve Beadle" w:date="2024-10-22T10:02:00Z">
              <w:rPr>
                <w:rStyle w:val="Hyperlink"/>
              </w:rPr>
            </w:rPrChange>
          </w:rPr>
          <w:delText>10</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647" w:author="Steve Beadle" w:date="2024-10-22T10:02:00Z">
              <w:rPr>
                <w:rStyle w:val="Hyperlink"/>
              </w:rPr>
            </w:rPrChange>
          </w:rPr>
          <w:delText>Field device profile extensions and layout</w:delText>
        </w:r>
        <w:r w:rsidDel="00A331DC">
          <w:rPr>
            <w:webHidden/>
          </w:rPr>
          <w:tab/>
        </w:r>
        <w:r w:rsidR="00B95937" w:rsidDel="00A331DC">
          <w:rPr>
            <w:webHidden/>
          </w:rPr>
          <w:delText>79</w:delText>
        </w:r>
      </w:del>
    </w:p>
    <w:p w14:paraId="4F24EF0B" w14:textId="71A310CD" w:rsidR="00B74FC0" w:rsidDel="00A331DC" w:rsidRDefault="00B74FC0">
      <w:pPr>
        <w:pStyle w:val="TOC2"/>
        <w:rPr>
          <w:del w:id="648" w:author="Steve Beadle" w:date="2024-10-22T10:02:00Z"/>
          <w:rFonts w:asciiTheme="minorHAnsi" w:eastAsiaTheme="minorEastAsia" w:hAnsiTheme="minorHAnsi" w:cstheme="minorBidi"/>
          <w:kern w:val="2"/>
          <w:sz w:val="24"/>
          <w:szCs w:val="24"/>
          <w14:ligatures w14:val="standardContextual"/>
        </w:rPr>
      </w:pPr>
      <w:del w:id="649" w:author="Steve Beadle" w:date="2024-10-22T10:02:00Z">
        <w:r w:rsidRPr="00A331DC" w:rsidDel="00A331DC">
          <w:rPr>
            <w:rPrChange w:id="650" w:author="Steve Beadle" w:date="2024-10-22T10:02:00Z">
              <w:rPr>
                <w:rStyle w:val="Hyperlink"/>
              </w:rPr>
            </w:rPrChange>
          </w:rPr>
          <w:delText>10.1</w:delText>
        </w:r>
        <w:r w:rsidDel="00A331DC">
          <w:rPr>
            <w:rFonts w:asciiTheme="minorHAnsi" w:eastAsiaTheme="minorEastAsia" w:hAnsiTheme="minorHAnsi" w:cstheme="minorBidi"/>
            <w:kern w:val="2"/>
            <w:sz w:val="24"/>
            <w:szCs w:val="24"/>
            <w14:ligatures w14:val="standardContextual"/>
          </w:rPr>
          <w:tab/>
        </w:r>
        <w:r w:rsidRPr="00A331DC" w:rsidDel="00A331DC">
          <w:rPr>
            <w:rPrChange w:id="651" w:author="Steve Beadle" w:date="2024-10-22T10:02:00Z">
              <w:rPr>
                <w:rStyle w:val="Hyperlink"/>
              </w:rPr>
            </w:rPrChange>
          </w:rPr>
          <w:delText>Vendor extensions</w:delText>
        </w:r>
        <w:r w:rsidDel="00A331DC">
          <w:rPr>
            <w:webHidden/>
          </w:rPr>
          <w:tab/>
        </w:r>
        <w:r w:rsidR="00B95937" w:rsidDel="00A331DC">
          <w:rPr>
            <w:webHidden/>
          </w:rPr>
          <w:delText>79</w:delText>
        </w:r>
      </w:del>
    </w:p>
    <w:p w14:paraId="56F35AB4" w14:textId="11CB4BA0" w:rsidR="00B74FC0" w:rsidDel="00A331DC" w:rsidRDefault="00B74FC0">
      <w:pPr>
        <w:pStyle w:val="TOC3"/>
        <w:rPr>
          <w:del w:id="652" w:author="Steve Beadle" w:date="2024-10-22T10:02:00Z"/>
          <w:rFonts w:asciiTheme="minorHAnsi" w:eastAsiaTheme="minorEastAsia" w:hAnsiTheme="minorHAnsi" w:cstheme="minorBidi"/>
          <w:noProof/>
          <w:kern w:val="2"/>
          <w:sz w:val="24"/>
          <w:szCs w:val="24"/>
          <w14:ligatures w14:val="standardContextual"/>
        </w:rPr>
      </w:pPr>
      <w:del w:id="653" w:author="Steve Beadle" w:date="2024-10-22T10:02:00Z">
        <w:r w:rsidRPr="00A331DC" w:rsidDel="00A331DC">
          <w:rPr>
            <w:noProof/>
            <w:rPrChange w:id="654" w:author="Steve Beadle" w:date="2024-10-22T10:02:00Z">
              <w:rPr>
                <w:rStyle w:val="Hyperlink"/>
                <w:noProof/>
              </w:rPr>
            </w:rPrChange>
          </w:rPr>
          <w:delText>10.1.1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655" w:author="Steve Beadle" w:date="2024-10-22T10:02:00Z">
              <w:rPr>
                <w:rStyle w:val="Hyperlink"/>
                <w:noProof/>
              </w:rPr>
            </w:rPrChange>
          </w:rPr>
          <w:delText>New properties</w:delText>
        </w:r>
        <w:r w:rsidDel="00A331DC">
          <w:rPr>
            <w:noProof/>
            <w:webHidden/>
          </w:rPr>
          <w:tab/>
        </w:r>
        <w:r w:rsidR="00B95937" w:rsidDel="00A331DC">
          <w:rPr>
            <w:noProof/>
            <w:webHidden/>
          </w:rPr>
          <w:delText>79</w:delText>
        </w:r>
      </w:del>
    </w:p>
    <w:p w14:paraId="50EB7FD6" w14:textId="3F6A725C" w:rsidR="00B74FC0" w:rsidDel="00A331DC" w:rsidRDefault="00B74FC0">
      <w:pPr>
        <w:pStyle w:val="TOC3"/>
        <w:rPr>
          <w:del w:id="656" w:author="Steve Beadle" w:date="2024-10-22T10:02:00Z"/>
          <w:rFonts w:asciiTheme="minorHAnsi" w:eastAsiaTheme="minorEastAsia" w:hAnsiTheme="minorHAnsi" w:cstheme="minorBidi"/>
          <w:noProof/>
          <w:kern w:val="2"/>
          <w:sz w:val="24"/>
          <w:szCs w:val="24"/>
          <w14:ligatures w14:val="standardContextual"/>
        </w:rPr>
      </w:pPr>
      <w:del w:id="657" w:author="Steve Beadle" w:date="2024-10-22T10:02:00Z">
        <w:r w:rsidRPr="00A331DC" w:rsidDel="00A331DC">
          <w:rPr>
            <w:noProof/>
            <w:rPrChange w:id="658" w:author="Steve Beadle" w:date="2024-10-22T10:02:00Z">
              <w:rPr>
                <w:rStyle w:val="Hyperlink"/>
                <w:noProof/>
              </w:rPr>
            </w:rPrChange>
          </w:rPr>
          <w:delText>10.1.2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659" w:author="Steve Beadle" w:date="2024-10-22T10:02:00Z">
              <w:rPr>
                <w:rStyle w:val="Hyperlink"/>
                <w:noProof/>
              </w:rPr>
            </w:rPrChange>
          </w:rPr>
          <w:delText>New objects</w:delText>
        </w:r>
        <w:r w:rsidDel="00A331DC">
          <w:rPr>
            <w:noProof/>
            <w:webHidden/>
          </w:rPr>
          <w:tab/>
        </w:r>
        <w:r w:rsidR="00B95937" w:rsidDel="00A331DC">
          <w:rPr>
            <w:noProof/>
            <w:webHidden/>
          </w:rPr>
          <w:delText>79</w:delText>
        </w:r>
      </w:del>
    </w:p>
    <w:p w14:paraId="7594036A" w14:textId="449CA93A" w:rsidR="00B74FC0" w:rsidDel="00A331DC" w:rsidRDefault="00B74FC0">
      <w:pPr>
        <w:pStyle w:val="TOC3"/>
        <w:rPr>
          <w:del w:id="660" w:author="Steve Beadle" w:date="2024-10-22T10:02:00Z"/>
          <w:rFonts w:asciiTheme="minorHAnsi" w:eastAsiaTheme="minorEastAsia" w:hAnsiTheme="minorHAnsi" w:cstheme="minorBidi"/>
          <w:noProof/>
          <w:kern w:val="2"/>
          <w:sz w:val="24"/>
          <w:szCs w:val="24"/>
          <w14:ligatures w14:val="standardContextual"/>
        </w:rPr>
      </w:pPr>
      <w:del w:id="661" w:author="Steve Beadle" w:date="2024-10-22T10:02:00Z">
        <w:r w:rsidRPr="00A331DC" w:rsidDel="00A331DC">
          <w:rPr>
            <w:noProof/>
            <w:rPrChange w:id="662" w:author="Steve Beadle" w:date="2024-10-22T10:02:00Z">
              <w:rPr>
                <w:rStyle w:val="Hyperlink"/>
                <w:noProof/>
              </w:rPr>
            </w:rPrChange>
          </w:rPr>
          <w:delText>10.1.3</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663" w:author="Steve Beadle" w:date="2024-10-22T10:02:00Z">
              <w:rPr>
                <w:rStyle w:val="Hyperlink"/>
                <w:noProof/>
              </w:rPr>
            </w:rPrChange>
          </w:rPr>
          <w:delText>Translation</w:delText>
        </w:r>
        <w:r w:rsidDel="00A331DC">
          <w:rPr>
            <w:noProof/>
            <w:webHidden/>
          </w:rPr>
          <w:tab/>
        </w:r>
        <w:r w:rsidR="00B95937" w:rsidDel="00A331DC">
          <w:rPr>
            <w:noProof/>
            <w:webHidden/>
          </w:rPr>
          <w:delText>79</w:delText>
        </w:r>
      </w:del>
    </w:p>
    <w:p w14:paraId="4A53EF12" w14:textId="21A89930" w:rsidR="00B74FC0" w:rsidDel="00A331DC" w:rsidRDefault="00B74FC0">
      <w:pPr>
        <w:pStyle w:val="TOC2"/>
        <w:rPr>
          <w:del w:id="664" w:author="Steve Beadle" w:date="2024-10-22T10:02:00Z"/>
          <w:rFonts w:asciiTheme="minorHAnsi" w:eastAsiaTheme="minorEastAsia" w:hAnsiTheme="minorHAnsi" w:cstheme="minorBidi"/>
          <w:kern w:val="2"/>
          <w:sz w:val="24"/>
          <w:szCs w:val="24"/>
          <w14:ligatures w14:val="standardContextual"/>
        </w:rPr>
      </w:pPr>
      <w:del w:id="665" w:author="Steve Beadle" w:date="2024-10-22T10:02:00Z">
        <w:r w:rsidRPr="00A331DC" w:rsidDel="00A331DC">
          <w:rPr>
            <w:rPrChange w:id="666" w:author="Steve Beadle" w:date="2024-10-22T10:02:00Z">
              <w:rPr>
                <w:rStyle w:val="Hyperlink"/>
              </w:rPr>
            </w:rPrChange>
          </w:rPr>
          <w:delText>10.2</w:delText>
        </w:r>
        <w:r w:rsidDel="00A331DC">
          <w:rPr>
            <w:rFonts w:asciiTheme="minorHAnsi" w:eastAsiaTheme="minorEastAsia" w:hAnsiTheme="minorHAnsi" w:cstheme="minorBidi"/>
            <w:kern w:val="2"/>
            <w:sz w:val="24"/>
            <w:szCs w:val="24"/>
            <w14:ligatures w14:val="standardContextual"/>
          </w:rPr>
          <w:tab/>
        </w:r>
        <w:r w:rsidRPr="00A331DC" w:rsidDel="00A331DC">
          <w:rPr>
            <w:rPrChange w:id="667" w:author="Steve Beadle" w:date="2024-10-22T10:02:00Z">
              <w:rPr>
                <w:rStyle w:val="Hyperlink"/>
              </w:rPr>
            </w:rPrChange>
          </w:rPr>
          <w:delText>Suggesting SA UI layout</w:delText>
        </w:r>
        <w:r w:rsidDel="00A331DC">
          <w:rPr>
            <w:webHidden/>
          </w:rPr>
          <w:tab/>
        </w:r>
        <w:r w:rsidR="00B95937" w:rsidDel="00A331DC">
          <w:rPr>
            <w:webHidden/>
          </w:rPr>
          <w:delText>79</w:delText>
        </w:r>
      </w:del>
    </w:p>
    <w:p w14:paraId="11075F3B" w14:textId="72BD970E" w:rsidR="00B74FC0" w:rsidDel="00A331DC" w:rsidRDefault="00B74FC0">
      <w:pPr>
        <w:pStyle w:val="TOC3"/>
        <w:rPr>
          <w:del w:id="668" w:author="Steve Beadle" w:date="2024-10-22T10:02:00Z"/>
          <w:rFonts w:asciiTheme="minorHAnsi" w:eastAsiaTheme="minorEastAsia" w:hAnsiTheme="minorHAnsi" w:cstheme="minorBidi"/>
          <w:noProof/>
          <w:kern w:val="2"/>
          <w:sz w:val="24"/>
          <w:szCs w:val="24"/>
          <w14:ligatures w14:val="standardContextual"/>
        </w:rPr>
      </w:pPr>
      <w:del w:id="669" w:author="Steve Beadle" w:date="2024-10-22T10:02:00Z">
        <w:r w:rsidRPr="00A331DC" w:rsidDel="00A331DC">
          <w:rPr>
            <w:noProof/>
            <w:rPrChange w:id="670" w:author="Steve Beadle" w:date="2024-10-22T10:02:00Z">
              <w:rPr>
                <w:rStyle w:val="Hyperlink"/>
                <w:noProof/>
              </w:rPr>
            </w:rPrChange>
          </w:rPr>
          <w:delText>10.2.1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671" w:author="Steve Beadle" w:date="2024-10-22T10:02:00Z">
              <w:rPr>
                <w:rStyle w:val="Hyperlink"/>
                <w:noProof/>
              </w:rPr>
            </w:rPrChange>
          </w:rPr>
          <w:delText>configFields</w:delText>
        </w:r>
        <w:r w:rsidDel="00A331DC">
          <w:rPr>
            <w:noProof/>
            <w:webHidden/>
          </w:rPr>
          <w:tab/>
        </w:r>
        <w:r w:rsidR="00B95937" w:rsidDel="00A331DC">
          <w:rPr>
            <w:noProof/>
            <w:webHidden/>
          </w:rPr>
          <w:delText>79</w:delText>
        </w:r>
      </w:del>
    </w:p>
    <w:p w14:paraId="62DD1E2B" w14:textId="4FF99B2D" w:rsidR="00B74FC0" w:rsidDel="00A331DC" w:rsidRDefault="00B74FC0">
      <w:pPr>
        <w:pStyle w:val="TOC3"/>
        <w:rPr>
          <w:del w:id="672" w:author="Steve Beadle" w:date="2024-10-22T10:02:00Z"/>
          <w:rFonts w:asciiTheme="minorHAnsi" w:eastAsiaTheme="minorEastAsia" w:hAnsiTheme="minorHAnsi" w:cstheme="minorBidi"/>
          <w:noProof/>
          <w:kern w:val="2"/>
          <w:sz w:val="24"/>
          <w:szCs w:val="24"/>
          <w14:ligatures w14:val="standardContextual"/>
        </w:rPr>
      </w:pPr>
      <w:del w:id="673" w:author="Steve Beadle" w:date="2024-10-22T10:02:00Z">
        <w:r w:rsidRPr="00A331DC" w:rsidDel="00A331DC">
          <w:rPr>
            <w:noProof/>
            <w:rPrChange w:id="674" w:author="Steve Beadle" w:date="2024-10-22T10:02:00Z">
              <w:rPr>
                <w:rStyle w:val="Hyperlink"/>
                <w:noProof/>
              </w:rPr>
            </w:rPrChange>
          </w:rPr>
          <w:delText>10.2.2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675" w:author="Steve Beadle" w:date="2024-10-22T10:02:00Z">
              <w:rPr>
                <w:rStyle w:val="Hyperlink"/>
                <w:noProof/>
              </w:rPr>
            </w:rPrChange>
          </w:rPr>
          <w:delText>Group</w:delText>
        </w:r>
        <w:r w:rsidDel="00A331DC">
          <w:rPr>
            <w:noProof/>
            <w:webHidden/>
          </w:rPr>
          <w:tab/>
        </w:r>
        <w:r w:rsidR="00B95937" w:rsidDel="00A331DC">
          <w:rPr>
            <w:noProof/>
            <w:webHidden/>
          </w:rPr>
          <w:delText>79</w:delText>
        </w:r>
      </w:del>
    </w:p>
    <w:p w14:paraId="57DB3940" w14:textId="055BAD45" w:rsidR="00B74FC0" w:rsidDel="00A331DC" w:rsidRDefault="00B74FC0">
      <w:pPr>
        <w:pStyle w:val="TOC1"/>
        <w:rPr>
          <w:del w:id="676" w:author="Steve Beadle" w:date="2024-10-22T10:02:00Z"/>
          <w:rFonts w:asciiTheme="minorHAnsi" w:eastAsiaTheme="minorEastAsia" w:hAnsiTheme="minorHAnsi" w:cstheme="minorBidi"/>
          <w:bCs w:val="0"/>
          <w:kern w:val="2"/>
          <w:sz w:val="24"/>
          <w:szCs w:val="24"/>
          <w14:ligatures w14:val="standardContextual"/>
        </w:rPr>
      </w:pPr>
      <w:del w:id="677" w:author="Steve Beadle" w:date="2024-10-22T10:02:00Z">
        <w:r w:rsidRPr="00A331DC" w:rsidDel="00A331DC">
          <w:rPr>
            <w:rPrChange w:id="678" w:author="Steve Beadle" w:date="2024-10-22T10:02:00Z">
              <w:rPr>
                <w:rStyle w:val="Hyperlink"/>
              </w:rPr>
            </w:rPrChange>
          </w:rPr>
          <w:delText>11</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679" w:author="Steve Beadle" w:date="2024-10-22T10:02:00Z">
              <w:rPr>
                <w:rStyle w:val="Hyperlink"/>
              </w:rPr>
            </w:rPrChange>
          </w:rPr>
          <w:delText>Example use cases</w:delText>
        </w:r>
        <w:r w:rsidDel="00A331DC">
          <w:rPr>
            <w:webHidden/>
          </w:rPr>
          <w:tab/>
        </w:r>
        <w:r w:rsidR="00B95937" w:rsidDel="00A331DC">
          <w:rPr>
            <w:webHidden/>
          </w:rPr>
          <w:delText>81</w:delText>
        </w:r>
      </w:del>
    </w:p>
    <w:p w14:paraId="10304018" w14:textId="0FCC5AAA" w:rsidR="00B74FC0" w:rsidDel="00A331DC" w:rsidRDefault="00B74FC0">
      <w:pPr>
        <w:pStyle w:val="TOC2"/>
        <w:rPr>
          <w:del w:id="680" w:author="Steve Beadle" w:date="2024-10-22T10:02:00Z"/>
          <w:rFonts w:asciiTheme="minorHAnsi" w:eastAsiaTheme="minorEastAsia" w:hAnsiTheme="minorHAnsi" w:cstheme="minorBidi"/>
          <w:kern w:val="2"/>
          <w:sz w:val="24"/>
          <w:szCs w:val="24"/>
          <w14:ligatures w14:val="standardContextual"/>
        </w:rPr>
      </w:pPr>
      <w:del w:id="681" w:author="Steve Beadle" w:date="2024-10-22T10:02:00Z">
        <w:r w:rsidRPr="00A331DC" w:rsidDel="00A331DC">
          <w:rPr>
            <w:rFonts w:eastAsia="DengXian Light"/>
            <w:lang w:eastAsia="en-US"/>
            <w:rPrChange w:id="682" w:author="Steve Beadle" w:date="2024-10-22T10:02:00Z">
              <w:rPr>
                <w:rStyle w:val="Hyperlink"/>
                <w:rFonts w:eastAsia="DengXian Light"/>
                <w:lang w:eastAsia="en-US"/>
              </w:rPr>
            </w:rPrChange>
          </w:rPr>
          <w:delText>11.1</w:delText>
        </w:r>
        <w:r w:rsidDel="00A331DC">
          <w:rPr>
            <w:rFonts w:asciiTheme="minorHAnsi" w:eastAsiaTheme="minorEastAsia" w:hAnsiTheme="minorHAnsi" w:cstheme="minorBidi"/>
            <w:kern w:val="2"/>
            <w:sz w:val="24"/>
            <w:szCs w:val="24"/>
            <w14:ligatures w14:val="standardContextual"/>
          </w:rPr>
          <w:tab/>
        </w:r>
        <w:r w:rsidRPr="00A331DC" w:rsidDel="00A331DC">
          <w:rPr>
            <w:rFonts w:eastAsia="DengXian Light"/>
            <w:lang w:eastAsia="en-US"/>
            <w:rPrChange w:id="683" w:author="Steve Beadle" w:date="2024-10-22T10:02:00Z">
              <w:rPr>
                <w:rStyle w:val="Hyperlink"/>
                <w:rFonts w:eastAsia="DengXian Light"/>
                <w:lang w:eastAsia="en-US"/>
              </w:rPr>
            </w:rPrChange>
          </w:rPr>
          <w:delText>Simplest case</w:delText>
        </w:r>
        <w:r w:rsidDel="00A331DC">
          <w:rPr>
            <w:webHidden/>
          </w:rPr>
          <w:tab/>
        </w:r>
        <w:r w:rsidR="00B95937" w:rsidDel="00A331DC">
          <w:rPr>
            <w:webHidden/>
          </w:rPr>
          <w:delText>81</w:delText>
        </w:r>
      </w:del>
    </w:p>
    <w:p w14:paraId="26178527" w14:textId="41B882BB" w:rsidR="00B74FC0" w:rsidDel="00A331DC" w:rsidRDefault="00B74FC0">
      <w:pPr>
        <w:pStyle w:val="TOC2"/>
        <w:rPr>
          <w:del w:id="684" w:author="Steve Beadle" w:date="2024-10-22T10:02:00Z"/>
          <w:rFonts w:asciiTheme="minorHAnsi" w:eastAsiaTheme="minorEastAsia" w:hAnsiTheme="minorHAnsi" w:cstheme="minorBidi"/>
          <w:kern w:val="2"/>
          <w:sz w:val="24"/>
          <w:szCs w:val="24"/>
          <w14:ligatures w14:val="standardContextual"/>
        </w:rPr>
      </w:pPr>
      <w:del w:id="685" w:author="Steve Beadle" w:date="2024-10-22T10:02:00Z">
        <w:r w:rsidRPr="00A331DC" w:rsidDel="00A331DC">
          <w:rPr>
            <w:rFonts w:eastAsia="DengXian Light"/>
            <w:lang w:eastAsia="en-US"/>
            <w:rPrChange w:id="686" w:author="Steve Beadle" w:date="2024-10-22T10:02:00Z">
              <w:rPr>
                <w:rStyle w:val="Hyperlink"/>
                <w:rFonts w:eastAsia="DengXian Light"/>
                <w:lang w:eastAsia="en-US"/>
              </w:rPr>
            </w:rPrChange>
          </w:rPr>
          <w:delText>11.2</w:delText>
        </w:r>
        <w:r w:rsidDel="00A331DC">
          <w:rPr>
            <w:rFonts w:asciiTheme="minorHAnsi" w:eastAsiaTheme="minorEastAsia" w:hAnsiTheme="minorHAnsi" w:cstheme="minorBidi"/>
            <w:kern w:val="2"/>
            <w:sz w:val="24"/>
            <w:szCs w:val="24"/>
            <w14:ligatures w14:val="standardContextual"/>
          </w:rPr>
          <w:tab/>
        </w:r>
        <w:r w:rsidRPr="00A331DC" w:rsidDel="00A331DC">
          <w:rPr>
            <w:rFonts w:eastAsia="DengXian Light"/>
            <w:lang w:eastAsia="en-US"/>
            <w:rPrChange w:id="687" w:author="Steve Beadle" w:date="2024-10-22T10:02:00Z">
              <w:rPr>
                <w:rStyle w:val="Hyperlink"/>
                <w:rFonts w:eastAsia="DengXian Light"/>
                <w:lang w:eastAsia="en-US"/>
              </w:rPr>
            </w:rPrChange>
          </w:rPr>
          <w:delText>A configurable field device</w:delText>
        </w:r>
        <w:r w:rsidDel="00A331DC">
          <w:rPr>
            <w:webHidden/>
          </w:rPr>
          <w:tab/>
        </w:r>
        <w:r w:rsidR="00B95937" w:rsidDel="00A331DC">
          <w:rPr>
            <w:webHidden/>
          </w:rPr>
          <w:delText>81</w:delText>
        </w:r>
      </w:del>
    </w:p>
    <w:p w14:paraId="6F5BF7FD" w14:textId="50BDA478" w:rsidR="00B74FC0" w:rsidDel="00A331DC" w:rsidRDefault="00B74FC0">
      <w:pPr>
        <w:pStyle w:val="TOC1"/>
        <w:rPr>
          <w:del w:id="688" w:author="Steve Beadle" w:date="2024-10-22T10:02:00Z"/>
          <w:rFonts w:asciiTheme="minorHAnsi" w:eastAsiaTheme="minorEastAsia" w:hAnsiTheme="minorHAnsi" w:cstheme="minorBidi"/>
          <w:bCs w:val="0"/>
          <w:kern w:val="2"/>
          <w:sz w:val="24"/>
          <w:szCs w:val="24"/>
          <w14:ligatures w14:val="standardContextual"/>
        </w:rPr>
      </w:pPr>
      <w:del w:id="689" w:author="Steve Beadle" w:date="2024-10-22T10:02:00Z">
        <w:r w:rsidRPr="00A331DC" w:rsidDel="00A331DC">
          <w:rPr>
            <w:rPrChange w:id="690" w:author="Steve Beadle" w:date="2024-10-22T10:02:00Z">
              <w:rPr>
                <w:rStyle w:val="Hyperlink"/>
              </w:rPr>
            </w:rPrChange>
          </w:rPr>
          <w:delText>12</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691" w:author="Steve Beadle" w:date="2024-10-22T10:02:00Z">
              <w:rPr>
                <w:rStyle w:val="Hyperlink"/>
              </w:rPr>
            </w:rPrChange>
          </w:rPr>
          <w:delText>Supervisory application profile document</w:delText>
        </w:r>
        <w:r w:rsidDel="00A331DC">
          <w:rPr>
            <w:webHidden/>
          </w:rPr>
          <w:tab/>
        </w:r>
        <w:r w:rsidR="00B95937" w:rsidDel="00A331DC">
          <w:rPr>
            <w:webHidden/>
          </w:rPr>
          <w:delText>83</w:delText>
        </w:r>
      </w:del>
    </w:p>
    <w:p w14:paraId="3645A869" w14:textId="63A8EAD4" w:rsidR="00B74FC0" w:rsidDel="00A331DC" w:rsidRDefault="00B74FC0">
      <w:pPr>
        <w:pStyle w:val="TOC1"/>
        <w:rPr>
          <w:del w:id="692" w:author="Steve Beadle" w:date="2024-10-22T10:02:00Z"/>
          <w:rFonts w:asciiTheme="minorHAnsi" w:eastAsiaTheme="minorEastAsia" w:hAnsiTheme="minorHAnsi" w:cstheme="minorBidi"/>
          <w:bCs w:val="0"/>
          <w:kern w:val="2"/>
          <w:sz w:val="24"/>
          <w:szCs w:val="24"/>
          <w14:ligatures w14:val="standardContextual"/>
        </w:rPr>
      </w:pPr>
      <w:del w:id="693" w:author="Steve Beadle" w:date="2024-10-22T10:02:00Z">
        <w:r w:rsidRPr="00A331DC" w:rsidDel="00A331DC">
          <w:rPr>
            <w:rPrChange w:id="694" w:author="Steve Beadle" w:date="2024-10-22T10:02:00Z">
              <w:rPr>
                <w:rStyle w:val="Hyperlink"/>
              </w:rPr>
            </w:rPrChange>
          </w:rPr>
          <w:delText>A</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695" w:author="Steve Beadle" w:date="2024-10-22T10:02:00Z">
              <w:rPr>
                <w:rStyle w:val="Hyperlink"/>
              </w:rPr>
            </w:rPrChange>
          </w:rPr>
          <w:delText>Appendix: JSON files</w:delText>
        </w:r>
        <w:r w:rsidDel="00A331DC">
          <w:rPr>
            <w:webHidden/>
          </w:rPr>
          <w:tab/>
        </w:r>
        <w:r w:rsidR="00B95937" w:rsidDel="00A331DC">
          <w:rPr>
            <w:webHidden/>
          </w:rPr>
          <w:delText>85</w:delText>
        </w:r>
      </w:del>
    </w:p>
    <w:p w14:paraId="295A9598" w14:textId="49A07003" w:rsidR="00B74FC0" w:rsidDel="00A331DC" w:rsidRDefault="00B74FC0">
      <w:pPr>
        <w:pStyle w:val="TOC1"/>
        <w:rPr>
          <w:del w:id="696" w:author="Steve Beadle" w:date="2024-10-22T10:02:00Z"/>
          <w:rFonts w:asciiTheme="minorHAnsi" w:eastAsiaTheme="minorEastAsia" w:hAnsiTheme="minorHAnsi" w:cstheme="minorBidi"/>
          <w:bCs w:val="0"/>
          <w:kern w:val="2"/>
          <w:sz w:val="24"/>
          <w:szCs w:val="24"/>
          <w14:ligatures w14:val="standardContextual"/>
        </w:rPr>
      </w:pPr>
      <w:del w:id="697" w:author="Steve Beadle" w:date="2024-10-22T10:02:00Z">
        <w:r w:rsidRPr="00A331DC" w:rsidDel="00A331DC">
          <w:rPr>
            <w:rPrChange w:id="698" w:author="Steve Beadle" w:date="2024-10-22T10:02:00Z">
              <w:rPr>
                <w:rStyle w:val="Hyperlink"/>
              </w:rPr>
            </w:rPrChange>
          </w:rPr>
          <w:delText>B</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699" w:author="Steve Beadle" w:date="2024-10-22T10:02:00Z">
              <w:rPr>
                <w:rStyle w:val="Hyperlink"/>
              </w:rPr>
            </w:rPrChange>
          </w:rPr>
          <w:delText>Appendix: Topic summary</w:delText>
        </w:r>
        <w:r w:rsidDel="00A331DC">
          <w:rPr>
            <w:webHidden/>
          </w:rPr>
          <w:tab/>
        </w:r>
        <w:r w:rsidR="00B95937" w:rsidDel="00A331DC">
          <w:rPr>
            <w:webHidden/>
          </w:rPr>
          <w:delText>86</w:delText>
        </w:r>
      </w:del>
    </w:p>
    <w:p w14:paraId="1329ACB5" w14:textId="2578B6A8" w:rsidR="00B74FC0" w:rsidDel="00A331DC" w:rsidRDefault="00B74FC0">
      <w:pPr>
        <w:pStyle w:val="TOC1"/>
        <w:rPr>
          <w:del w:id="700" w:author="Steve Beadle" w:date="2024-10-22T10:02:00Z"/>
          <w:rFonts w:asciiTheme="minorHAnsi" w:eastAsiaTheme="minorEastAsia" w:hAnsiTheme="minorHAnsi" w:cstheme="minorBidi"/>
          <w:bCs w:val="0"/>
          <w:kern w:val="2"/>
          <w:sz w:val="24"/>
          <w:szCs w:val="24"/>
          <w14:ligatures w14:val="standardContextual"/>
        </w:rPr>
      </w:pPr>
      <w:del w:id="701" w:author="Steve Beadle" w:date="2024-10-22T10:02:00Z">
        <w:r w:rsidRPr="00A331DC" w:rsidDel="00A331DC">
          <w:rPr>
            <w:rPrChange w:id="702" w:author="Steve Beadle" w:date="2024-10-22T10:02:00Z">
              <w:rPr>
                <w:rStyle w:val="Hyperlink"/>
              </w:rPr>
            </w:rPrChange>
          </w:rPr>
          <w:delText>C</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703" w:author="Steve Beadle" w:date="2024-10-22T10:02:00Z">
              <w:rPr>
                <w:rStyle w:val="Hyperlink"/>
              </w:rPr>
            </w:rPrChange>
          </w:rPr>
          <w:delText>Appendix: Calculated point code</w:delText>
        </w:r>
        <w:r w:rsidDel="00A331DC">
          <w:rPr>
            <w:webHidden/>
          </w:rPr>
          <w:tab/>
        </w:r>
        <w:r w:rsidR="00B95937" w:rsidDel="00A331DC">
          <w:rPr>
            <w:webHidden/>
          </w:rPr>
          <w:delText>87</w:delText>
        </w:r>
      </w:del>
    </w:p>
    <w:p w14:paraId="40D34FFB" w14:textId="49022F79" w:rsidR="00B74FC0" w:rsidDel="00A331DC" w:rsidRDefault="00B74FC0">
      <w:pPr>
        <w:pStyle w:val="TOC2"/>
        <w:rPr>
          <w:del w:id="704" w:author="Steve Beadle" w:date="2024-10-22T10:02:00Z"/>
          <w:rFonts w:asciiTheme="minorHAnsi" w:eastAsiaTheme="minorEastAsia" w:hAnsiTheme="minorHAnsi" w:cstheme="minorBidi"/>
          <w:kern w:val="2"/>
          <w:sz w:val="24"/>
          <w:szCs w:val="24"/>
          <w14:ligatures w14:val="standardContextual"/>
        </w:rPr>
      </w:pPr>
      <w:del w:id="705" w:author="Steve Beadle" w:date="2024-10-22T10:02:00Z">
        <w:r w:rsidRPr="00A331DC" w:rsidDel="00A331DC">
          <w:rPr>
            <w:rPrChange w:id="706" w:author="Steve Beadle" w:date="2024-10-22T10:02:00Z">
              <w:rPr>
                <w:rStyle w:val="Hyperlink"/>
              </w:rPr>
            </w:rPrChange>
          </w:rPr>
          <w:delText>C.1</w:delText>
        </w:r>
        <w:r w:rsidDel="00A331DC">
          <w:rPr>
            <w:rFonts w:asciiTheme="minorHAnsi" w:eastAsiaTheme="minorEastAsia" w:hAnsiTheme="minorHAnsi" w:cstheme="minorBidi"/>
            <w:kern w:val="2"/>
            <w:sz w:val="24"/>
            <w:szCs w:val="24"/>
            <w14:ligatures w14:val="standardContextual"/>
          </w:rPr>
          <w:tab/>
        </w:r>
        <w:r w:rsidRPr="00A331DC" w:rsidDel="00A331DC">
          <w:rPr>
            <w:rPrChange w:id="707" w:author="Steve Beadle" w:date="2024-10-22T10:02:00Z">
              <w:rPr>
                <w:rStyle w:val="Hyperlink"/>
              </w:rPr>
            </w:rPrChange>
          </w:rPr>
          <w:delText>Evaluation of a calculated point value</w:delText>
        </w:r>
        <w:r w:rsidDel="00A331DC">
          <w:rPr>
            <w:webHidden/>
          </w:rPr>
          <w:tab/>
        </w:r>
        <w:r w:rsidR="00B95937" w:rsidDel="00A331DC">
          <w:rPr>
            <w:webHidden/>
          </w:rPr>
          <w:delText>87</w:delText>
        </w:r>
      </w:del>
    </w:p>
    <w:p w14:paraId="05B01AD1" w14:textId="17AD62A7" w:rsidR="00B74FC0" w:rsidDel="00A331DC" w:rsidRDefault="00B74FC0">
      <w:pPr>
        <w:pStyle w:val="TOC2"/>
        <w:rPr>
          <w:del w:id="708" w:author="Steve Beadle" w:date="2024-10-22T10:02:00Z"/>
          <w:rFonts w:asciiTheme="minorHAnsi" w:eastAsiaTheme="minorEastAsia" w:hAnsiTheme="minorHAnsi" w:cstheme="minorBidi"/>
          <w:kern w:val="2"/>
          <w:sz w:val="24"/>
          <w:szCs w:val="24"/>
          <w14:ligatures w14:val="standardContextual"/>
        </w:rPr>
      </w:pPr>
      <w:del w:id="709" w:author="Steve Beadle" w:date="2024-10-22T10:02:00Z">
        <w:r w:rsidRPr="00A331DC" w:rsidDel="00A331DC">
          <w:rPr>
            <w:rPrChange w:id="710" w:author="Steve Beadle" w:date="2024-10-22T10:02:00Z">
              <w:rPr>
                <w:rStyle w:val="Hyperlink"/>
              </w:rPr>
            </w:rPrChange>
          </w:rPr>
          <w:delText>C.2</w:delText>
        </w:r>
        <w:r w:rsidDel="00A331DC">
          <w:rPr>
            <w:rFonts w:asciiTheme="minorHAnsi" w:eastAsiaTheme="minorEastAsia" w:hAnsiTheme="minorHAnsi" w:cstheme="minorBidi"/>
            <w:kern w:val="2"/>
            <w:sz w:val="24"/>
            <w:szCs w:val="24"/>
            <w14:ligatures w14:val="standardContextual"/>
          </w:rPr>
          <w:tab/>
        </w:r>
        <w:r w:rsidRPr="00A331DC" w:rsidDel="00A331DC">
          <w:rPr>
            <w:rPrChange w:id="711" w:author="Steve Beadle" w:date="2024-10-22T10:02:00Z">
              <w:rPr>
                <w:rStyle w:val="Hyperlink"/>
              </w:rPr>
            </w:rPrChange>
          </w:rPr>
          <w:delText>Operation codes</w:delText>
        </w:r>
        <w:r w:rsidDel="00A331DC">
          <w:rPr>
            <w:webHidden/>
          </w:rPr>
          <w:tab/>
        </w:r>
        <w:r w:rsidR="00B95937" w:rsidDel="00A331DC">
          <w:rPr>
            <w:webHidden/>
          </w:rPr>
          <w:delText>88</w:delText>
        </w:r>
      </w:del>
    </w:p>
    <w:p w14:paraId="5001741B" w14:textId="657DA007" w:rsidR="00B74FC0" w:rsidDel="00A331DC" w:rsidRDefault="00B74FC0">
      <w:pPr>
        <w:pStyle w:val="TOC2"/>
        <w:rPr>
          <w:del w:id="712" w:author="Steve Beadle" w:date="2024-10-22T10:02:00Z"/>
          <w:rFonts w:asciiTheme="minorHAnsi" w:eastAsiaTheme="minorEastAsia" w:hAnsiTheme="minorHAnsi" w:cstheme="minorBidi"/>
          <w:kern w:val="2"/>
          <w:sz w:val="24"/>
          <w:szCs w:val="24"/>
          <w14:ligatures w14:val="standardContextual"/>
        </w:rPr>
      </w:pPr>
      <w:del w:id="713" w:author="Steve Beadle" w:date="2024-10-22T10:02:00Z">
        <w:r w:rsidRPr="00A331DC" w:rsidDel="00A331DC">
          <w:rPr>
            <w:rPrChange w:id="714" w:author="Steve Beadle" w:date="2024-10-22T10:02:00Z">
              <w:rPr>
                <w:rStyle w:val="Hyperlink"/>
              </w:rPr>
            </w:rPrChange>
          </w:rPr>
          <w:delText>C.3</w:delText>
        </w:r>
        <w:r w:rsidDel="00A331DC">
          <w:rPr>
            <w:rFonts w:asciiTheme="minorHAnsi" w:eastAsiaTheme="minorEastAsia" w:hAnsiTheme="minorHAnsi" w:cstheme="minorBidi"/>
            <w:kern w:val="2"/>
            <w:sz w:val="24"/>
            <w:szCs w:val="24"/>
            <w14:ligatures w14:val="standardContextual"/>
          </w:rPr>
          <w:tab/>
        </w:r>
        <w:r w:rsidRPr="00A331DC" w:rsidDel="00A331DC">
          <w:rPr>
            <w:rPrChange w:id="715" w:author="Steve Beadle" w:date="2024-10-22T10:02:00Z">
              <w:rPr>
                <w:rStyle w:val="Hyperlink"/>
              </w:rPr>
            </w:rPrChange>
          </w:rPr>
          <w:delText>Example</w:delText>
        </w:r>
        <w:r w:rsidDel="00A331DC">
          <w:rPr>
            <w:webHidden/>
          </w:rPr>
          <w:tab/>
        </w:r>
        <w:r w:rsidR="00B95937" w:rsidDel="00A331DC">
          <w:rPr>
            <w:webHidden/>
          </w:rPr>
          <w:delText>94</w:delText>
        </w:r>
      </w:del>
    </w:p>
    <w:p w14:paraId="62D001C7" w14:textId="4D5F9805" w:rsidR="00B74FC0" w:rsidDel="00A331DC" w:rsidRDefault="00B74FC0">
      <w:pPr>
        <w:pStyle w:val="TOC2"/>
        <w:rPr>
          <w:del w:id="716" w:author="Steve Beadle" w:date="2024-10-22T10:02:00Z"/>
          <w:rFonts w:asciiTheme="minorHAnsi" w:eastAsiaTheme="minorEastAsia" w:hAnsiTheme="minorHAnsi" w:cstheme="minorBidi"/>
          <w:kern w:val="2"/>
          <w:sz w:val="24"/>
          <w:szCs w:val="24"/>
          <w14:ligatures w14:val="standardContextual"/>
        </w:rPr>
      </w:pPr>
      <w:del w:id="717" w:author="Steve Beadle" w:date="2024-10-22T10:02:00Z">
        <w:r w:rsidRPr="00A331DC" w:rsidDel="00A331DC">
          <w:rPr>
            <w:rPrChange w:id="718" w:author="Steve Beadle" w:date="2024-10-22T10:02:00Z">
              <w:rPr>
                <w:rStyle w:val="Hyperlink"/>
              </w:rPr>
            </w:rPrChange>
          </w:rPr>
          <w:delText>C.4</w:delText>
        </w:r>
        <w:r w:rsidDel="00A331DC">
          <w:rPr>
            <w:rFonts w:asciiTheme="minorHAnsi" w:eastAsiaTheme="minorEastAsia" w:hAnsiTheme="minorHAnsi" w:cstheme="minorBidi"/>
            <w:kern w:val="2"/>
            <w:sz w:val="24"/>
            <w:szCs w:val="24"/>
            <w14:ligatures w14:val="standardContextual"/>
          </w:rPr>
          <w:tab/>
        </w:r>
        <w:r w:rsidRPr="00A331DC" w:rsidDel="00A331DC">
          <w:rPr>
            <w:rPrChange w:id="719" w:author="Steve Beadle" w:date="2024-10-22T10:02:00Z">
              <w:rPr>
                <w:rStyle w:val="Hyperlink"/>
              </w:rPr>
            </w:rPrChange>
          </w:rPr>
          <w:delText>Quality flags</w:delText>
        </w:r>
        <w:r w:rsidDel="00A331DC">
          <w:rPr>
            <w:webHidden/>
          </w:rPr>
          <w:tab/>
        </w:r>
        <w:r w:rsidR="00B95937" w:rsidDel="00A331DC">
          <w:rPr>
            <w:webHidden/>
          </w:rPr>
          <w:delText>94</w:delText>
        </w:r>
      </w:del>
    </w:p>
    <w:p w14:paraId="60E1248E" w14:textId="3AA60E05" w:rsidR="00B74FC0" w:rsidDel="00A331DC" w:rsidRDefault="00B74FC0">
      <w:pPr>
        <w:pStyle w:val="TOC1"/>
        <w:rPr>
          <w:del w:id="720" w:author="Steve Beadle" w:date="2024-10-22T10:02:00Z"/>
          <w:rFonts w:asciiTheme="minorHAnsi" w:eastAsiaTheme="minorEastAsia" w:hAnsiTheme="minorHAnsi" w:cstheme="minorBidi"/>
          <w:bCs w:val="0"/>
          <w:kern w:val="2"/>
          <w:sz w:val="24"/>
          <w:szCs w:val="24"/>
          <w14:ligatures w14:val="standardContextual"/>
        </w:rPr>
      </w:pPr>
      <w:del w:id="721" w:author="Steve Beadle" w:date="2024-10-22T10:02:00Z">
        <w:r w:rsidRPr="00A331DC" w:rsidDel="00A331DC">
          <w:rPr>
            <w:rPrChange w:id="722" w:author="Steve Beadle" w:date="2024-10-22T10:02:00Z">
              <w:rPr>
                <w:rStyle w:val="Hyperlink"/>
              </w:rPr>
            </w:rPrChange>
          </w:rPr>
          <w:delText>D</w:delText>
        </w:r>
        <w:r w:rsidDel="00A331DC">
          <w:rPr>
            <w:rFonts w:asciiTheme="minorHAnsi" w:eastAsiaTheme="minorEastAsia" w:hAnsiTheme="minorHAnsi" w:cstheme="minorBidi"/>
            <w:bCs w:val="0"/>
            <w:kern w:val="2"/>
            <w:sz w:val="24"/>
            <w:szCs w:val="24"/>
            <w14:ligatures w14:val="standardContextual"/>
          </w:rPr>
          <w:tab/>
        </w:r>
        <w:r w:rsidRPr="00A331DC" w:rsidDel="00A331DC">
          <w:rPr>
            <w:rPrChange w:id="723" w:author="Steve Beadle" w:date="2024-10-22T10:02:00Z">
              <w:rPr>
                <w:rStyle w:val="Hyperlink"/>
              </w:rPr>
            </w:rPrChange>
          </w:rPr>
          <w:delText>Appendix: Revision history</w:delText>
        </w:r>
        <w:r w:rsidDel="00A331DC">
          <w:rPr>
            <w:webHidden/>
          </w:rPr>
          <w:tab/>
        </w:r>
        <w:r w:rsidR="00B95937" w:rsidDel="00A331DC">
          <w:rPr>
            <w:webHidden/>
          </w:rPr>
          <w:delText>96</w:delText>
        </w:r>
      </w:del>
    </w:p>
    <w:p w14:paraId="26C287D4" w14:textId="335C9CB2" w:rsidR="006952F5" w:rsidRPr="003D5E9E" w:rsidRDefault="00FF421A" w:rsidP="004447D8">
      <w:pPr>
        <w:pStyle w:val="BodyText"/>
        <w:ind w:right="504"/>
      </w:pPr>
      <w:r w:rsidRPr="00BA7567">
        <w:rPr>
          <w:rFonts w:cs="Arial"/>
        </w:rPr>
        <w:fldChar w:fldCharType="end"/>
      </w:r>
    </w:p>
    <w:bookmarkEnd w:id="17"/>
    <w:bookmarkEnd w:id="18"/>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3B3CAB59" w14:textId="26BC2637" w:rsidR="00A331DC" w:rsidRDefault="001A2627">
      <w:pPr>
        <w:pStyle w:val="TableofFigures"/>
        <w:tabs>
          <w:tab w:val="right" w:leader="dot" w:pos="9878"/>
        </w:tabs>
        <w:rPr>
          <w:ins w:id="724" w:author="Steve Beadle" w:date="2024-10-22T10:02:00Z"/>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ins w:id="725" w:author="Steve Beadle" w:date="2024-10-22T10:02:00Z">
        <w:r w:rsidR="00A331DC" w:rsidRPr="00452A0D">
          <w:rPr>
            <w:rStyle w:val="Hyperlink"/>
            <w:noProof/>
          </w:rPr>
          <w:fldChar w:fldCharType="begin"/>
        </w:r>
        <w:r w:rsidR="00A331DC" w:rsidRPr="00452A0D">
          <w:rPr>
            <w:rStyle w:val="Hyperlink"/>
            <w:noProof/>
          </w:rPr>
          <w:instrText xml:space="preserve"> </w:instrText>
        </w:r>
        <w:r w:rsidR="00A331DC">
          <w:rPr>
            <w:noProof/>
          </w:rPr>
          <w:instrText>HYPERLINK \l "_Toc180483827"</w:instrText>
        </w:r>
        <w:r w:rsidR="00A331DC" w:rsidRPr="00452A0D">
          <w:rPr>
            <w:rStyle w:val="Hyperlink"/>
            <w:noProof/>
          </w:rPr>
          <w:instrText xml:space="preserve"> </w:instrText>
        </w:r>
        <w:r w:rsidR="00A331DC" w:rsidRPr="00452A0D">
          <w:rPr>
            <w:rStyle w:val="Hyperlink"/>
            <w:noProof/>
          </w:rPr>
        </w:r>
        <w:r w:rsidR="00A331DC" w:rsidRPr="00452A0D">
          <w:rPr>
            <w:rStyle w:val="Hyperlink"/>
            <w:noProof/>
          </w:rPr>
          <w:fldChar w:fldCharType="separate"/>
        </w:r>
        <w:r w:rsidR="00A331DC" w:rsidRPr="00452A0D">
          <w:rPr>
            <w:rStyle w:val="Hyperlink"/>
            <w:noProof/>
          </w:rPr>
          <w:t>Figure 1</w:t>
        </w:r>
        <w:r w:rsidR="00A331DC">
          <w:rPr>
            <w:rFonts w:asciiTheme="minorHAnsi" w:eastAsiaTheme="minorEastAsia" w:hAnsiTheme="minorHAnsi" w:cstheme="minorBidi"/>
            <w:noProof/>
            <w:kern w:val="2"/>
            <w:sz w:val="22"/>
            <w:szCs w:val="22"/>
            <w14:ligatures w14:val="standardContextual"/>
          </w:rPr>
          <w:tab/>
        </w:r>
        <w:r w:rsidR="00A331DC" w:rsidRPr="00452A0D">
          <w:rPr>
            <w:rStyle w:val="Hyperlink"/>
            <w:noProof/>
          </w:rPr>
          <w:t>Field device and supervisory application messages</w:t>
        </w:r>
        <w:r w:rsidR="00A331DC">
          <w:rPr>
            <w:noProof/>
            <w:webHidden/>
          </w:rPr>
          <w:tab/>
        </w:r>
        <w:r w:rsidR="00A331DC">
          <w:rPr>
            <w:noProof/>
            <w:webHidden/>
          </w:rPr>
          <w:fldChar w:fldCharType="begin"/>
        </w:r>
        <w:r w:rsidR="00A331DC">
          <w:rPr>
            <w:noProof/>
            <w:webHidden/>
          </w:rPr>
          <w:instrText xml:space="preserve"> PAGEREF _Toc180483827 \h </w:instrText>
        </w:r>
        <w:r w:rsidR="00A331DC">
          <w:rPr>
            <w:noProof/>
            <w:webHidden/>
          </w:rPr>
        </w:r>
      </w:ins>
      <w:r w:rsidR="00A331DC">
        <w:rPr>
          <w:noProof/>
          <w:webHidden/>
        </w:rPr>
        <w:fldChar w:fldCharType="separate"/>
      </w:r>
      <w:ins w:id="726" w:author="Steve Beadle" w:date="2024-10-22T10:06:00Z">
        <w:r w:rsidR="00A331DC">
          <w:rPr>
            <w:noProof/>
            <w:webHidden/>
          </w:rPr>
          <w:t>15</w:t>
        </w:r>
      </w:ins>
      <w:ins w:id="727" w:author="Steve Beadle" w:date="2024-10-22T10:02:00Z">
        <w:r w:rsidR="00A331DC">
          <w:rPr>
            <w:noProof/>
            <w:webHidden/>
          </w:rPr>
          <w:fldChar w:fldCharType="end"/>
        </w:r>
        <w:r w:rsidR="00A331DC" w:rsidRPr="00452A0D">
          <w:rPr>
            <w:rStyle w:val="Hyperlink"/>
            <w:noProof/>
          </w:rPr>
          <w:fldChar w:fldCharType="end"/>
        </w:r>
      </w:ins>
    </w:p>
    <w:p w14:paraId="21864668" w14:textId="3E8900A7" w:rsidR="00A331DC" w:rsidRDefault="00A331DC">
      <w:pPr>
        <w:pStyle w:val="TableofFigures"/>
        <w:tabs>
          <w:tab w:val="right" w:leader="dot" w:pos="9878"/>
        </w:tabs>
        <w:rPr>
          <w:ins w:id="728" w:author="Steve Beadle" w:date="2024-10-22T10:02:00Z"/>
          <w:rFonts w:asciiTheme="minorHAnsi" w:eastAsiaTheme="minorEastAsia" w:hAnsiTheme="minorHAnsi" w:cstheme="minorBidi"/>
          <w:noProof/>
          <w:kern w:val="2"/>
          <w:sz w:val="22"/>
          <w:szCs w:val="22"/>
          <w14:ligatures w14:val="standardContextual"/>
        </w:rPr>
      </w:pPr>
      <w:ins w:id="729"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"_Toc180483828"</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2</w:t>
        </w:r>
        <w:r>
          <w:rPr>
            <w:rFonts w:asciiTheme="minorHAnsi" w:eastAsiaTheme="minorEastAsia" w:hAnsiTheme="minorHAnsi" w:cstheme="minorBidi"/>
            <w:noProof/>
            <w:kern w:val="2"/>
            <w:sz w:val="22"/>
            <w:szCs w:val="22"/>
            <w14:ligatures w14:val="standardContextual"/>
          </w:rPr>
          <w:tab/>
        </w:r>
        <w:r w:rsidRPr="00452A0D">
          <w:rPr>
            <w:rStyle w:val="Hyperlink"/>
            <w:noProof/>
          </w:rPr>
          <w:t>JSON schema</w:t>
        </w:r>
        <w:r>
          <w:rPr>
            <w:noProof/>
            <w:webHidden/>
          </w:rPr>
          <w:tab/>
        </w:r>
        <w:r>
          <w:rPr>
            <w:noProof/>
            <w:webHidden/>
          </w:rPr>
          <w:fldChar w:fldCharType="begin"/>
        </w:r>
        <w:r>
          <w:rPr>
            <w:noProof/>
            <w:webHidden/>
          </w:rPr>
          <w:instrText xml:space="preserve"> PAGEREF _Toc180483828 \h </w:instrText>
        </w:r>
        <w:r>
          <w:rPr>
            <w:noProof/>
            <w:webHidden/>
          </w:rPr>
        </w:r>
      </w:ins>
      <w:r>
        <w:rPr>
          <w:noProof/>
          <w:webHidden/>
        </w:rPr>
        <w:fldChar w:fldCharType="separate"/>
      </w:r>
      <w:ins w:id="730" w:author="Steve Beadle" w:date="2024-10-22T10:06:00Z">
        <w:r>
          <w:rPr>
            <w:noProof/>
            <w:webHidden/>
          </w:rPr>
          <w:t>16</w:t>
        </w:r>
      </w:ins>
      <w:ins w:id="731" w:author="Steve Beadle" w:date="2024-10-22T10:02:00Z">
        <w:r>
          <w:rPr>
            <w:noProof/>
            <w:webHidden/>
          </w:rPr>
          <w:fldChar w:fldCharType="end"/>
        </w:r>
        <w:r w:rsidRPr="00452A0D">
          <w:rPr>
            <w:rStyle w:val="Hyperlink"/>
            <w:noProof/>
          </w:rPr>
          <w:fldChar w:fldCharType="end"/>
        </w:r>
      </w:ins>
    </w:p>
    <w:p w14:paraId="3747CBCA" w14:textId="540FFFC7" w:rsidR="00A331DC" w:rsidRDefault="00A331DC">
      <w:pPr>
        <w:pStyle w:val="TableofFigures"/>
        <w:tabs>
          <w:tab w:val="right" w:leader="dot" w:pos="9878"/>
        </w:tabs>
        <w:rPr>
          <w:ins w:id="732" w:author="Steve Beadle" w:date="2024-10-22T10:02:00Z"/>
          <w:rFonts w:asciiTheme="minorHAnsi" w:eastAsiaTheme="minorEastAsia" w:hAnsiTheme="minorHAnsi" w:cstheme="minorBidi"/>
          <w:noProof/>
          <w:kern w:val="2"/>
          <w:sz w:val="22"/>
          <w:szCs w:val="22"/>
          <w14:ligatures w14:val="standardContextual"/>
        </w:rPr>
      </w:pPr>
      <w:ins w:id="733"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"_Toc180483829"</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3</w:t>
        </w:r>
        <w:r>
          <w:rPr>
            <w:rFonts w:asciiTheme="minorHAnsi" w:eastAsiaTheme="minorEastAsia" w:hAnsiTheme="minorHAnsi" w:cstheme="minorBidi"/>
            <w:noProof/>
            <w:kern w:val="2"/>
            <w:sz w:val="22"/>
            <w:szCs w:val="22"/>
            <w14:ligatures w14:val="standardContextual"/>
          </w:rPr>
          <w:tab/>
        </w:r>
        <w:r w:rsidRPr="00452A0D">
          <w:rPr>
            <w:rStyle w:val="Hyperlink"/>
            <w:noProof/>
          </w:rPr>
          <w:t>Field device profile object types</w:t>
        </w:r>
        <w:r>
          <w:rPr>
            <w:noProof/>
            <w:webHidden/>
          </w:rPr>
          <w:tab/>
        </w:r>
        <w:r>
          <w:rPr>
            <w:noProof/>
            <w:webHidden/>
          </w:rPr>
          <w:fldChar w:fldCharType="begin"/>
        </w:r>
        <w:r>
          <w:rPr>
            <w:noProof/>
            <w:webHidden/>
          </w:rPr>
          <w:instrText xml:space="preserve"> PAGEREF _Toc180483829 \h </w:instrText>
        </w:r>
        <w:r>
          <w:rPr>
            <w:noProof/>
            <w:webHidden/>
          </w:rPr>
        </w:r>
      </w:ins>
      <w:r>
        <w:rPr>
          <w:noProof/>
          <w:webHidden/>
        </w:rPr>
        <w:fldChar w:fldCharType="separate"/>
      </w:r>
      <w:ins w:id="734" w:author="Steve Beadle" w:date="2024-10-22T10:06:00Z">
        <w:r>
          <w:rPr>
            <w:noProof/>
            <w:webHidden/>
          </w:rPr>
          <w:t>20</w:t>
        </w:r>
      </w:ins>
      <w:ins w:id="735" w:author="Steve Beadle" w:date="2024-10-22T10:02:00Z">
        <w:r>
          <w:rPr>
            <w:noProof/>
            <w:webHidden/>
          </w:rPr>
          <w:fldChar w:fldCharType="end"/>
        </w:r>
        <w:r w:rsidRPr="00452A0D">
          <w:rPr>
            <w:rStyle w:val="Hyperlink"/>
            <w:noProof/>
          </w:rPr>
          <w:fldChar w:fldCharType="end"/>
        </w:r>
      </w:ins>
    </w:p>
    <w:p w14:paraId="5861CD36" w14:textId="63C97089" w:rsidR="00A331DC" w:rsidRDefault="00A331DC">
      <w:pPr>
        <w:pStyle w:val="TableofFigures"/>
        <w:tabs>
          <w:tab w:val="right" w:leader="dot" w:pos="9878"/>
        </w:tabs>
        <w:rPr>
          <w:ins w:id="736" w:author="Steve Beadle" w:date="2024-10-22T10:02:00Z"/>
          <w:rFonts w:asciiTheme="minorHAnsi" w:eastAsiaTheme="minorEastAsia" w:hAnsiTheme="minorHAnsi" w:cstheme="minorBidi"/>
          <w:noProof/>
          <w:kern w:val="2"/>
          <w:sz w:val="22"/>
          <w:szCs w:val="22"/>
          <w14:ligatures w14:val="standardContextual"/>
        </w:rPr>
      </w:pPr>
      <w:ins w:id="737"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"_Toc180483830"</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4</w:t>
        </w:r>
        <w:r>
          <w:rPr>
            <w:rFonts w:asciiTheme="minorHAnsi" w:eastAsiaTheme="minorEastAsia" w:hAnsiTheme="minorHAnsi" w:cstheme="minorBidi"/>
            <w:noProof/>
            <w:kern w:val="2"/>
            <w:sz w:val="22"/>
            <w:szCs w:val="22"/>
            <w14:ligatures w14:val="standardContextual"/>
          </w:rPr>
          <w:tab/>
        </w:r>
        <w:r w:rsidRPr="00452A0D">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_Toc180483830 \h </w:instrText>
        </w:r>
        <w:r>
          <w:rPr>
            <w:noProof/>
            <w:webHidden/>
          </w:rPr>
        </w:r>
      </w:ins>
      <w:r>
        <w:rPr>
          <w:noProof/>
          <w:webHidden/>
        </w:rPr>
        <w:fldChar w:fldCharType="separate"/>
      </w:r>
      <w:ins w:id="738" w:author="Steve Beadle" w:date="2024-10-22T10:06:00Z">
        <w:r>
          <w:rPr>
            <w:noProof/>
            <w:webHidden/>
          </w:rPr>
          <w:t>35</w:t>
        </w:r>
      </w:ins>
      <w:ins w:id="739" w:author="Steve Beadle" w:date="2024-10-22T10:02:00Z">
        <w:r>
          <w:rPr>
            <w:noProof/>
            <w:webHidden/>
          </w:rPr>
          <w:fldChar w:fldCharType="end"/>
        </w:r>
        <w:r w:rsidRPr="00452A0D">
          <w:rPr>
            <w:rStyle w:val="Hyperlink"/>
            <w:noProof/>
          </w:rPr>
          <w:fldChar w:fldCharType="end"/>
        </w:r>
      </w:ins>
    </w:p>
    <w:p w14:paraId="3B0A7FBD" w14:textId="0BB71D05" w:rsidR="00A331DC" w:rsidRDefault="00A331DC">
      <w:pPr>
        <w:pStyle w:val="TableofFigures"/>
        <w:tabs>
          <w:tab w:val="right" w:leader="dot" w:pos="9878"/>
        </w:tabs>
        <w:rPr>
          <w:ins w:id="740" w:author="Steve Beadle" w:date="2024-10-22T10:02:00Z"/>
          <w:rFonts w:asciiTheme="minorHAnsi" w:eastAsiaTheme="minorEastAsia" w:hAnsiTheme="minorHAnsi" w:cstheme="minorBidi"/>
          <w:noProof/>
          <w:kern w:val="2"/>
          <w:sz w:val="22"/>
          <w:szCs w:val="22"/>
          <w14:ligatures w14:val="standardContextual"/>
        </w:rPr>
      </w:pPr>
      <w:ins w:id="741"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"_Toc180483831"</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5</w:t>
        </w:r>
        <w:r>
          <w:rPr>
            <w:rFonts w:asciiTheme="minorHAnsi" w:eastAsiaTheme="minorEastAsia" w:hAnsiTheme="minorHAnsi" w:cstheme="minorBidi"/>
            <w:noProof/>
            <w:kern w:val="2"/>
            <w:sz w:val="22"/>
            <w:szCs w:val="22"/>
            <w14:ligatures w14:val="standardContextual"/>
          </w:rPr>
          <w:tab/>
        </w:r>
        <w:r w:rsidRPr="00452A0D">
          <w:rPr>
            <w:rStyle w:val="Hyperlink"/>
            <w:noProof/>
          </w:rPr>
          <w:t>Analogue scaling</w:t>
        </w:r>
        <w:r>
          <w:rPr>
            <w:noProof/>
            <w:webHidden/>
          </w:rPr>
          <w:tab/>
        </w:r>
        <w:r>
          <w:rPr>
            <w:noProof/>
            <w:webHidden/>
          </w:rPr>
          <w:fldChar w:fldCharType="begin"/>
        </w:r>
        <w:r>
          <w:rPr>
            <w:noProof/>
            <w:webHidden/>
          </w:rPr>
          <w:instrText xml:space="preserve"> PAGEREF _Toc180483831 \h </w:instrText>
        </w:r>
        <w:r>
          <w:rPr>
            <w:noProof/>
            <w:webHidden/>
          </w:rPr>
        </w:r>
      </w:ins>
      <w:r>
        <w:rPr>
          <w:noProof/>
          <w:webHidden/>
        </w:rPr>
        <w:fldChar w:fldCharType="separate"/>
      </w:r>
      <w:ins w:id="742" w:author="Steve Beadle" w:date="2024-10-22T10:06:00Z">
        <w:r>
          <w:rPr>
            <w:noProof/>
            <w:webHidden/>
          </w:rPr>
          <w:t>37</w:t>
        </w:r>
      </w:ins>
      <w:ins w:id="743" w:author="Steve Beadle" w:date="2024-10-22T10:02:00Z">
        <w:r>
          <w:rPr>
            <w:noProof/>
            <w:webHidden/>
          </w:rPr>
          <w:fldChar w:fldCharType="end"/>
        </w:r>
        <w:r w:rsidRPr="00452A0D">
          <w:rPr>
            <w:rStyle w:val="Hyperlink"/>
            <w:noProof/>
          </w:rPr>
          <w:fldChar w:fldCharType="end"/>
        </w:r>
      </w:ins>
    </w:p>
    <w:p w14:paraId="1CD33773" w14:textId="748C174B" w:rsidR="00A331DC" w:rsidRDefault="00A331DC">
      <w:pPr>
        <w:pStyle w:val="TableofFigures"/>
        <w:tabs>
          <w:tab w:val="right" w:leader="dot" w:pos="9878"/>
        </w:tabs>
        <w:rPr>
          <w:ins w:id="744" w:author="Steve Beadle" w:date="2024-10-22T10:02:00Z"/>
          <w:rFonts w:asciiTheme="minorHAnsi" w:eastAsiaTheme="minorEastAsia" w:hAnsiTheme="minorHAnsi" w:cstheme="minorBidi"/>
          <w:noProof/>
          <w:kern w:val="2"/>
          <w:sz w:val="22"/>
          <w:szCs w:val="22"/>
          <w14:ligatures w14:val="standardContextual"/>
        </w:rPr>
      </w:pPr>
      <w:ins w:id="745"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"_Toc180483832"</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6</w:t>
        </w:r>
        <w:r>
          <w:rPr>
            <w:rFonts w:asciiTheme="minorHAnsi" w:eastAsiaTheme="minorEastAsia" w:hAnsiTheme="minorHAnsi" w:cstheme="minorBidi"/>
            <w:noProof/>
            <w:kern w:val="2"/>
            <w:sz w:val="22"/>
            <w:szCs w:val="22"/>
            <w14:ligatures w14:val="standardContextual"/>
          </w:rPr>
          <w:tab/>
        </w:r>
        <w:r w:rsidRPr="00452A0D">
          <w:rPr>
            <w:rStyle w:val="Hyperlink"/>
            <w:noProof/>
          </w:rPr>
          <w:t>State change mechanism</w:t>
        </w:r>
        <w:r>
          <w:rPr>
            <w:noProof/>
            <w:webHidden/>
          </w:rPr>
          <w:tab/>
        </w:r>
        <w:r>
          <w:rPr>
            <w:noProof/>
            <w:webHidden/>
          </w:rPr>
          <w:fldChar w:fldCharType="begin"/>
        </w:r>
        <w:r>
          <w:rPr>
            <w:noProof/>
            <w:webHidden/>
          </w:rPr>
          <w:instrText xml:space="preserve"> PAGEREF _Toc180483832 \h </w:instrText>
        </w:r>
        <w:r>
          <w:rPr>
            <w:noProof/>
            <w:webHidden/>
          </w:rPr>
        </w:r>
      </w:ins>
      <w:r>
        <w:rPr>
          <w:noProof/>
          <w:webHidden/>
        </w:rPr>
        <w:fldChar w:fldCharType="separate"/>
      </w:r>
      <w:ins w:id="746" w:author="Steve Beadle" w:date="2024-10-22T10:06:00Z">
        <w:r>
          <w:rPr>
            <w:noProof/>
            <w:webHidden/>
          </w:rPr>
          <w:t>42</w:t>
        </w:r>
      </w:ins>
      <w:ins w:id="747" w:author="Steve Beadle" w:date="2024-10-22T10:02:00Z">
        <w:r>
          <w:rPr>
            <w:noProof/>
            <w:webHidden/>
          </w:rPr>
          <w:fldChar w:fldCharType="end"/>
        </w:r>
        <w:r w:rsidRPr="00452A0D">
          <w:rPr>
            <w:rStyle w:val="Hyperlink"/>
            <w:noProof/>
          </w:rPr>
          <w:fldChar w:fldCharType="end"/>
        </w:r>
      </w:ins>
    </w:p>
    <w:p w14:paraId="6E02FCAF" w14:textId="23D686D2" w:rsidR="00A331DC" w:rsidRDefault="00A331DC">
      <w:pPr>
        <w:pStyle w:val="TableofFigures"/>
        <w:tabs>
          <w:tab w:val="right" w:leader="dot" w:pos="9878"/>
        </w:tabs>
        <w:rPr>
          <w:ins w:id="748" w:author="Steve Beadle" w:date="2024-10-22T10:02:00Z"/>
          <w:rFonts w:asciiTheme="minorHAnsi" w:eastAsiaTheme="minorEastAsia" w:hAnsiTheme="minorHAnsi" w:cstheme="minorBidi"/>
          <w:noProof/>
          <w:kern w:val="2"/>
          <w:sz w:val="22"/>
          <w:szCs w:val="22"/>
          <w14:ligatures w14:val="standardContextual"/>
        </w:rPr>
      </w:pPr>
      <w:ins w:id="749"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"_Toc180483833"</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7</w:t>
        </w:r>
        <w:r>
          <w:rPr>
            <w:rFonts w:asciiTheme="minorHAnsi" w:eastAsiaTheme="minorEastAsia" w:hAnsiTheme="minorHAnsi" w:cstheme="minorBidi"/>
            <w:noProof/>
            <w:kern w:val="2"/>
            <w:sz w:val="22"/>
            <w:szCs w:val="22"/>
            <w14:ligatures w14:val="standardContextual"/>
          </w:rPr>
          <w:tab/>
        </w:r>
        <w:r w:rsidRPr="00452A0D">
          <w:rPr>
            <w:rStyle w:val="Hyperlink"/>
            <w:noProof/>
          </w:rPr>
          <w:t>Analogue normal state</w:t>
        </w:r>
        <w:r>
          <w:rPr>
            <w:noProof/>
            <w:webHidden/>
          </w:rPr>
          <w:tab/>
        </w:r>
        <w:r>
          <w:rPr>
            <w:noProof/>
            <w:webHidden/>
          </w:rPr>
          <w:fldChar w:fldCharType="begin"/>
        </w:r>
        <w:r>
          <w:rPr>
            <w:noProof/>
            <w:webHidden/>
          </w:rPr>
          <w:instrText xml:space="preserve"> PAGEREF _Toc180483833 \h </w:instrText>
        </w:r>
        <w:r>
          <w:rPr>
            <w:noProof/>
            <w:webHidden/>
          </w:rPr>
        </w:r>
      </w:ins>
      <w:r>
        <w:rPr>
          <w:noProof/>
          <w:webHidden/>
        </w:rPr>
        <w:fldChar w:fldCharType="separate"/>
      </w:r>
      <w:ins w:id="750" w:author="Steve Beadle" w:date="2024-10-22T10:06:00Z">
        <w:r>
          <w:rPr>
            <w:noProof/>
            <w:webHidden/>
          </w:rPr>
          <w:t>42</w:t>
        </w:r>
      </w:ins>
      <w:ins w:id="751" w:author="Steve Beadle" w:date="2024-10-22T10:02:00Z">
        <w:r>
          <w:rPr>
            <w:noProof/>
            <w:webHidden/>
          </w:rPr>
          <w:fldChar w:fldCharType="end"/>
        </w:r>
        <w:r w:rsidRPr="00452A0D">
          <w:rPr>
            <w:rStyle w:val="Hyperlink"/>
            <w:noProof/>
          </w:rPr>
          <w:fldChar w:fldCharType="end"/>
        </w:r>
      </w:ins>
    </w:p>
    <w:p w14:paraId="03A4B17A" w14:textId="085C55B7" w:rsidR="00A331DC" w:rsidRDefault="00A331DC">
      <w:pPr>
        <w:pStyle w:val="TableofFigures"/>
        <w:tabs>
          <w:tab w:val="right" w:leader="dot" w:pos="9878"/>
        </w:tabs>
        <w:rPr>
          <w:ins w:id="752" w:author="Steve Beadle" w:date="2024-10-22T10:02:00Z"/>
          <w:rFonts w:asciiTheme="minorHAnsi" w:eastAsiaTheme="minorEastAsia" w:hAnsiTheme="minorHAnsi" w:cstheme="minorBidi"/>
          <w:noProof/>
          <w:kern w:val="2"/>
          <w:sz w:val="22"/>
          <w:szCs w:val="22"/>
          <w14:ligatures w14:val="standardContextual"/>
        </w:rPr>
      </w:pPr>
      <w:ins w:id="753"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"_Toc180483834"</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8</w:t>
        </w:r>
        <w:r>
          <w:rPr>
            <w:rFonts w:asciiTheme="minorHAnsi" w:eastAsiaTheme="minorEastAsia" w:hAnsiTheme="minorHAnsi" w:cstheme="minorBidi"/>
            <w:noProof/>
            <w:kern w:val="2"/>
            <w:sz w:val="22"/>
            <w:szCs w:val="22"/>
            <w14:ligatures w14:val="standardContextual"/>
          </w:rPr>
          <w:tab/>
        </w:r>
        <w:r w:rsidRPr="00452A0D">
          <w:rPr>
            <w:rStyle w:val="Hyperlink"/>
            <w:noProof/>
          </w:rPr>
          <w:t>Ramping analogue value with 4 limits</w:t>
        </w:r>
        <w:r>
          <w:rPr>
            <w:noProof/>
            <w:webHidden/>
          </w:rPr>
          <w:tab/>
        </w:r>
        <w:r>
          <w:rPr>
            <w:noProof/>
            <w:webHidden/>
          </w:rPr>
          <w:fldChar w:fldCharType="begin"/>
        </w:r>
        <w:r>
          <w:rPr>
            <w:noProof/>
            <w:webHidden/>
          </w:rPr>
          <w:instrText xml:space="preserve"> PAGEREF _Toc180483834 \h </w:instrText>
        </w:r>
        <w:r>
          <w:rPr>
            <w:noProof/>
            <w:webHidden/>
          </w:rPr>
        </w:r>
      </w:ins>
      <w:r>
        <w:rPr>
          <w:noProof/>
          <w:webHidden/>
        </w:rPr>
        <w:fldChar w:fldCharType="separate"/>
      </w:r>
      <w:ins w:id="754" w:author="Steve Beadle" w:date="2024-10-22T10:06:00Z">
        <w:r>
          <w:rPr>
            <w:noProof/>
            <w:webHidden/>
          </w:rPr>
          <w:t>44</w:t>
        </w:r>
      </w:ins>
      <w:ins w:id="755" w:author="Steve Beadle" w:date="2024-10-22T10:02:00Z">
        <w:r>
          <w:rPr>
            <w:noProof/>
            <w:webHidden/>
          </w:rPr>
          <w:fldChar w:fldCharType="end"/>
        </w:r>
        <w:r w:rsidRPr="00452A0D">
          <w:rPr>
            <w:rStyle w:val="Hyperlink"/>
            <w:noProof/>
          </w:rPr>
          <w:fldChar w:fldCharType="end"/>
        </w:r>
      </w:ins>
    </w:p>
    <w:p w14:paraId="60393803" w14:textId="111AA5A6" w:rsidR="00A331DC" w:rsidRDefault="00A331DC">
      <w:pPr>
        <w:pStyle w:val="TableofFigures"/>
        <w:tabs>
          <w:tab w:val="right" w:leader="dot" w:pos="9878"/>
        </w:tabs>
        <w:rPr>
          <w:ins w:id="756" w:author="Steve Beadle" w:date="2024-10-22T10:02:00Z"/>
          <w:rFonts w:asciiTheme="minorHAnsi" w:eastAsiaTheme="minorEastAsia" w:hAnsiTheme="minorHAnsi" w:cstheme="minorBidi"/>
          <w:noProof/>
          <w:kern w:val="2"/>
          <w:sz w:val="22"/>
          <w:szCs w:val="22"/>
          <w14:ligatures w14:val="standardContextual"/>
        </w:rPr>
      </w:pPr>
      <w:ins w:id="757"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"_Toc180483835"</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9</w:t>
        </w:r>
        <w:r>
          <w:rPr>
            <w:rFonts w:asciiTheme="minorHAnsi" w:eastAsiaTheme="minorEastAsia" w:hAnsiTheme="minorHAnsi" w:cstheme="minorBidi"/>
            <w:noProof/>
            <w:kern w:val="2"/>
            <w:sz w:val="22"/>
            <w:szCs w:val="22"/>
            <w14:ligatures w14:val="standardContextual"/>
          </w:rPr>
          <w:tab/>
        </w:r>
        <w:r w:rsidRPr="00452A0D">
          <w:rPr>
            <w:rStyle w:val="Hyperlink"/>
            <w:noProof/>
          </w:rPr>
          <w:t>Step-change analogue value with 4 limits</w:t>
        </w:r>
        <w:r>
          <w:rPr>
            <w:noProof/>
            <w:webHidden/>
          </w:rPr>
          <w:tab/>
        </w:r>
        <w:r>
          <w:rPr>
            <w:noProof/>
            <w:webHidden/>
          </w:rPr>
          <w:fldChar w:fldCharType="begin"/>
        </w:r>
        <w:r>
          <w:rPr>
            <w:noProof/>
            <w:webHidden/>
          </w:rPr>
          <w:instrText xml:space="preserve"> PAGEREF _Toc180483835 \h </w:instrText>
        </w:r>
        <w:r>
          <w:rPr>
            <w:noProof/>
            <w:webHidden/>
          </w:rPr>
        </w:r>
      </w:ins>
      <w:r>
        <w:rPr>
          <w:noProof/>
          <w:webHidden/>
        </w:rPr>
        <w:fldChar w:fldCharType="separate"/>
      </w:r>
      <w:ins w:id="758" w:author="Steve Beadle" w:date="2024-10-22T10:06:00Z">
        <w:r>
          <w:rPr>
            <w:noProof/>
            <w:webHidden/>
          </w:rPr>
          <w:t>45</w:t>
        </w:r>
      </w:ins>
      <w:ins w:id="759" w:author="Steve Beadle" w:date="2024-10-22T10:02:00Z">
        <w:r>
          <w:rPr>
            <w:noProof/>
            <w:webHidden/>
          </w:rPr>
          <w:fldChar w:fldCharType="end"/>
        </w:r>
        <w:r w:rsidRPr="00452A0D">
          <w:rPr>
            <w:rStyle w:val="Hyperlink"/>
            <w:noProof/>
          </w:rPr>
          <w:fldChar w:fldCharType="end"/>
        </w:r>
      </w:ins>
    </w:p>
    <w:p w14:paraId="0E26A8C1" w14:textId="40AA7AF7" w:rsidR="00A331DC" w:rsidRDefault="00A331DC">
      <w:pPr>
        <w:pStyle w:val="TableofFigures"/>
        <w:tabs>
          <w:tab w:val="right" w:leader="dot" w:pos="9878"/>
        </w:tabs>
        <w:rPr>
          <w:ins w:id="760" w:author="Steve Beadle" w:date="2024-10-22T10:02:00Z"/>
          <w:rFonts w:asciiTheme="minorHAnsi" w:eastAsiaTheme="minorEastAsia" w:hAnsiTheme="minorHAnsi" w:cstheme="minorBidi"/>
          <w:noProof/>
          <w:kern w:val="2"/>
          <w:sz w:val="22"/>
          <w:szCs w:val="22"/>
          <w14:ligatures w14:val="standardContextual"/>
        </w:rPr>
      </w:pPr>
      <w:ins w:id="761"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"_Toc180483836"</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10</w:t>
        </w:r>
        <w:r>
          <w:rPr>
            <w:rFonts w:asciiTheme="minorHAnsi" w:eastAsiaTheme="minorEastAsia" w:hAnsiTheme="minorHAnsi" w:cstheme="minorBidi"/>
            <w:noProof/>
            <w:kern w:val="2"/>
            <w:sz w:val="22"/>
            <w:szCs w:val="22"/>
            <w14:ligatures w14:val="standardContextual"/>
          </w:rPr>
          <w:tab/>
        </w:r>
        <w:r w:rsidRPr="00452A0D">
          <w:rPr>
            <w:rStyle w:val="Hyperlink"/>
            <w:noProof/>
          </w:rPr>
          <w:t>Counter normal state</w:t>
        </w:r>
        <w:r>
          <w:rPr>
            <w:noProof/>
            <w:webHidden/>
          </w:rPr>
          <w:tab/>
        </w:r>
        <w:r>
          <w:rPr>
            <w:noProof/>
            <w:webHidden/>
          </w:rPr>
          <w:fldChar w:fldCharType="begin"/>
        </w:r>
        <w:r>
          <w:rPr>
            <w:noProof/>
            <w:webHidden/>
          </w:rPr>
          <w:instrText xml:space="preserve"> PAGEREF _Toc180483836 \h </w:instrText>
        </w:r>
        <w:r>
          <w:rPr>
            <w:noProof/>
            <w:webHidden/>
          </w:rPr>
        </w:r>
      </w:ins>
      <w:r>
        <w:rPr>
          <w:noProof/>
          <w:webHidden/>
        </w:rPr>
        <w:fldChar w:fldCharType="separate"/>
      </w:r>
      <w:ins w:id="762" w:author="Steve Beadle" w:date="2024-10-22T10:06:00Z">
        <w:r>
          <w:rPr>
            <w:noProof/>
            <w:webHidden/>
          </w:rPr>
          <w:t>48</w:t>
        </w:r>
      </w:ins>
      <w:ins w:id="763" w:author="Steve Beadle" w:date="2024-10-22T10:02:00Z">
        <w:r>
          <w:rPr>
            <w:noProof/>
            <w:webHidden/>
          </w:rPr>
          <w:fldChar w:fldCharType="end"/>
        </w:r>
        <w:r w:rsidRPr="00452A0D">
          <w:rPr>
            <w:rStyle w:val="Hyperlink"/>
            <w:noProof/>
          </w:rPr>
          <w:fldChar w:fldCharType="end"/>
        </w:r>
      </w:ins>
    </w:p>
    <w:p w14:paraId="7C24A989" w14:textId="0C1938C8" w:rsidR="00A331DC" w:rsidRDefault="00A331DC">
      <w:pPr>
        <w:pStyle w:val="TableofFigures"/>
        <w:tabs>
          <w:tab w:val="right" w:leader="dot" w:pos="9878"/>
        </w:tabs>
        <w:rPr>
          <w:ins w:id="764" w:author="Steve Beadle" w:date="2024-10-22T10:02:00Z"/>
          <w:rFonts w:asciiTheme="minorHAnsi" w:eastAsiaTheme="minorEastAsia" w:hAnsiTheme="minorHAnsi" w:cstheme="minorBidi"/>
          <w:noProof/>
          <w:kern w:val="2"/>
          <w:sz w:val="22"/>
          <w:szCs w:val="22"/>
          <w14:ligatures w14:val="standardContextual"/>
        </w:rPr>
      </w:pPr>
      <w:ins w:id="765"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"_Toc180483837"</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11</w:t>
        </w:r>
        <w:r>
          <w:rPr>
            <w:rFonts w:asciiTheme="minorHAnsi" w:eastAsiaTheme="minorEastAsia" w:hAnsiTheme="minorHAnsi" w:cstheme="minorBidi"/>
            <w:noProof/>
            <w:kern w:val="2"/>
            <w:sz w:val="22"/>
            <w:szCs w:val="22"/>
            <w14:ligatures w14:val="standardContextual"/>
          </w:rPr>
          <w:tab/>
        </w:r>
        <w:r w:rsidRPr="00452A0D">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_Toc180483837 \h </w:instrText>
        </w:r>
        <w:r>
          <w:rPr>
            <w:noProof/>
            <w:webHidden/>
          </w:rPr>
        </w:r>
      </w:ins>
      <w:r>
        <w:rPr>
          <w:noProof/>
          <w:webHidden/>
        </w:rPr>
        <w:fldChar w:fldCharType="separate"/>
      </w:r>
      <w:ins w:id="766" w:author="Steve Beadle" w:date="2024-10-22T10:06:00Z">
        <w:r>
          <w:rPr>
            <w:noProof/>
            <w:webHidden/>
          </w:rPr>
          <w:t>55</w:t>
        </w:r>
      </w:ins>
      <w:ins w:id="767" w:author="Steve Beadle" w:date="2024-10-22T10:02:00Z">
        <w:r>
          <w:rPr>
            <w:noProof/>
            <w:webHidden/>
          </w:rPr>
          <w:fldChar w:fldCharType="end"/>
        </w:r>
        <w:r w:rsidRPr="00452A0D">
          <w:rPr>
            <w:rStyle w:val="Hyperlink"/>
            <w:noProof/>
          </w:rPr>
          <w:fldChar w:fldCharType="end"/>
        </w:r>
      </w:ins>
    </w:p>
    <w:p w14:paraId="2588DA2B" w14:textId="36A98DBB" w:rsidR="00A331DC" w:rsidRDefault="00A331DC">
      <w:pPr>
        <w:pStyle w:val="TableofFigures"/>
        <w:tabs>
          <w:tab w:val="right" w:leader="dot" w:pos="9878"/>
        </w:tabs>
        <w:rPr>
          <w:ins w:id="768" w:author="Steve Beadle" w:date="2024-10-22T10:02:00Z"/>
          <w:rFonts w:asciiTheme="minorHAnsi" w:eastAsiaTheme="minorEastAsia" w:hAnsiTheme="minorHAnsi" w:cstheme="minorBidi"/>
          <w:noProof/>
          <w:kern w:val="2"/>
          <w:sz w:val="22"/>
          <w:szCs w:val="22"/>
          <w14:ligatures w14:val="standardContextual"/>
        </w:rPr>
      </w:pPr>
      <w:ins w:id="769" w:author="Steve Beadle" w:date="2024-10-22T10:02:00Z">
        <w:r w:rsidRPr="00452A0D">
          <w:rPr>
            <w:rStyle w:val="Hyperlink"/>
            <w:noProof/>
          </w:rPr>
          <w:fldChar w:fldCharType="begin"/>
        </w:r>
        <w:r w:rsidRPr="00452A0D">
          <w:rPr>
            <w:rStyle w:val="Hyperlink"/>
            <w:noProof/>
          </w:rPr>
          <w:instrText xml:space="preserve"> </w:instrText>
        </w:r>
        <w:r>
          <w:rPr>
            <w:noProof/>
          </w:rPr>
          <w:instrText>HYPERLINK \l "_Toc180483838"</w:instrText>
        </w:r>
        <w:r w:rsidRPr="00452A0D">
          <w:rPr>
            <w:rStyle w:val="Hyperlink"/>
            <w:noProof/>
          </w:rPr>
          <w:instrText xml:space="preserve"> </w:instrText>
        </w:r>
        <w:r w:rsidRPr="00452A0D">
          <w:rPr>
            <w:rStyle w:val="Hyperlink"/>
            <w:noProof/>
          </w:rPr>
        </w:r>
        <w:r w:rsidRPr="00452A0D">
          <w:rPr>
            <w:rStyle w:val="Hyperlink"/>
            <w:noProof/>
          </w:rPr>
          <w:fldChar w:fldCharType="separate"/>
        </w:r>
        <w:r w:rsidRPr="00452A0D">
          <w:rPr>
            <w:rStyle w:val="Hyperlink"/>
            <w:noProof/>
          </w:rPr>
          <w:t>Figure 12</w:t>
        </w:r>
        <w:r>
          <w:rPr>
            <w:rFonts w:asciiTheme="minorHAnsi" w:eastAsiaTheme="minorEastAsia" w:hAnsiTheme="minorHAnsi" w:cstheme="minorBidi"/>
            <w:noProof/>
            <w:kern w:val="2"/>
            <w:sz w:val="22"/>
            <w:szCs w:val="22"/>
            <w14:ligatures w14:val="standardContextual"/>
          </w:rPr>
          <w:tab/>
        </w:r>
        <w:r w:rsidRPr="00452A0D">
          <w:rPr>
            <w:rStyle w:val="Hyperlink"/>
            <w:noProof/>
          </w:rPr>
          <w:t>Connection state model</w:t>
        </w:r>
        <w:r>
          <w:rPr>
            <w:noProof/>
            <w:webHidden/>
          </w:rPr>
          <w:tab/>
        </w:r>
        <w:r>
          <w:rPr>
            <w:noProof/>
            <w:webHidden/>
          </w:rPr>
          <w:fldChar w:fldCharType="begin"/>
        </w:r>
        <w:r>
          <w:rPr>
            <w:noProof/>
            <w:webHidden/>
          </w:rPr>
          <w:instrText xml:space="preserve"> PAGEREF _Toc180483838 \h </w:instrText>
        </w:r>
        <w:r>
          <w:rPr>
            <w:noProof/>
            <w:webHidden/>
          </w:rPr>
        </w:r>
      </w:ins>
      <w:r>
        <w:rPr>
          <w:noProof/>
          <w:webHidden/>
        </w:rPr>
        <w:fldChar w:fldCharType="separate"/>
      </w:r>
      <w:ins w:id="770" w:author="Steve Beadle" w:date="2024-10-22T10:06:00Z">
        <w:r>
          <w:rPr>
            <w:noProof/>
            <w:webHidden/>
          </w:rPr>
          <w:t>71</w:t>
        </w:r>
      </w:ins>
      <w:ins w:id="771" w:author="Steve Beadle" w:date="2024-10-22T10:02:00Z">
        <w:r>
          <w:rPr>
            <w:noProof/>
            <w:webHidden/>
          </w:rPr>
          <w:fldChar w:fldCharType="end"/>
        </w:r>
        <w:r w:rsidRPr="00452A0D">
          <w:rPr>
            <w:rStyle w:val="Hyperlink"/>
            <w:noProof/>
          </w:rPr>
          <w:fldChar w:fldCharType="end"/>
        </w:r>
      </w:ins>
    </w:p>
    <w:p w14:paraId="779D686B" w14:textId="0E265E98" w:rsidR="00B74FC0" w:rsidDel="00A331DC" w:rsidRDefault="00B74FC0">
      <w:pPr>
        <w:pStyle w:val="TableofFigures"/>
        <w:tabs>
          <w:tab w:val="right" w:leader="dot" w:pos="9878"/>
        </w:tabs>
        <w:rPr>
          <w:del w:id="772" w:author="Steve Beadle" w:date="2024-10-22T10:02:00Z"/>
          <w:rFonts w:asciiTheme="minorHAnsi" w:eastAsiaTheme="minorEastAsia" w:hAnsiTheme="minorHAnsi" w:cstheme="minorBidi"/>
          <w:noProof/>
          <w:kern w:val="2"/>
          <w:sz w:val="24"/>
          <w:szCs w:val="24"/>
          <w14:ligatures w14:val="standardContextual"/>
        </w:rPr>
      </w:pPr>
      <w:del w:id="773" w:author="Steve Beadle" w:date="2024-10-22T10:02:00Z">
        <w:r w:rsidRPr="00A331DC" w:rsidDel="00A331DC">
          <w:rPr>
            <w:noProof/>
            <w:rPrChange w:id="774" w:author="Steve Beadle" w:date="2024-10-22T10:02:00Z">
              <w:rPr>
                <w:rStyle w:val="Hyperlink"/>
                <w:noProof/>
              </w:rPr>
            </w:rPrChange>
          </w:rPr>
          <w:delText>Figure 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775" w:author="Steve Beadle" w:date="2024-10-22T10:02:00Z">
              <w:rPr>
                <w:rStyle w:val="Hyperlink"/>
                <w:noProof/>
              </w:rPr>
            </w:rPrChange>
          </w:rPr>
          <w:delText>Field device and supervisory application messages</w:delText>
        </w:r>
        <w:r w:rsidDel="00A331DC">
          <w:rPr>
            <w:noProof/>
            <w:webHidden/>
          </w:rPr>
          <w:tab/>
        </w:r>
        <w:r w:rsidR="00B95937" w:rsidDel="00A331DC">
          <w:rPr>
            <w:noProof/>
            <w:webHidden/>
          </w:rPr>
          <w:delText>15</w:delText>
        </w:r>
      </w:del>
    </w:p>
    <w:p w14:paraId="6CBBB7E5" w14:textId="2B5A14DA" w:rsidR="00B74FC0" w:rsidDel="00A331DC" w:rsidRDefault="00B74FC0">
      <w:pPr>
        <w:pStyle w:val="TableofFigures"/>
        <w:tabs>
          <w:tab w:val="right" w:leader="dot" w:pos="9878"/>
        </w:tabs>
        <w:rPr>
          <w:del w:id="776" w:author="Steve Beadle" w:date="2024-10-22T10:02:00Z"/>
          <w:rFonts w:asciiTheme="minorHAnsi" w:eastAsiaTheme="minorEastAsia" w:hAnsiTheme="minorHAnsi" w:cstheme="minorBidi"/>
          <w:noProof/>
          <w:kern w:val="2"/>
          <w:sz w:val="24"/>
          <w:szCs w:val="24"/>
          <w14:ligatures w14:val="standardContextual"/>
        </w:rPr>
      </w:pPr>
      <w:del w:id="777" w:author="Steve Beadle" w:date="2024-10-22T10:02:00Z">
        <w:r w:rsidRPr="00A331DC" w:rsidDel="00A331DC">
          <w:rPr>
            <w:noProof/>
            <w:rPrChange w:id="778" w:author="Steve Beadle" w:date="2024-10-22T10:02:00Z">
              <w:rPr>
                <w:rStyle w:val="Hyperlink"/>
                <w:noProof/>
              </w:rPr>
            </w:rPrChange>
          </w:rPr>
          <w:delText>Figure 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779" w:author="Steve Beadle" w:date="2024-10-22T10:02:00Z">
              <w:rPr>
                <w:rStyle w:val="Hyperlink"/>
                <w:noProof/>
              </w:rPr>
            </w:rPrChange>
          </w:rPr>
          <w:delText>JSON schema</w:delText>
        </w:r>
        <w:r w:rsidDel="00A331DC">
          <w:rPr>
            <w:noProof/>
            <w:webHidden/>
          </w:rPr>
          <w:tab/>
        </w:r>
        <w:r w:rsidR="00B95937" w:rsidDel="00A331DC">
          <w:rPr>
            <w:noProof/>
            <w:webHidden/>
          </w:rPr>
          <w:delText>16</w:delText>
        </w:r>
      </w:del>
    </w:p>
    <w:p w14:paraId="788AC319" w14:textId="13247845" w:rsidR="00B74FC0" w:rsidDel="00A331DC" w:rsidRDefault="00B74FC0">
      <w:pPr>
        <w:pStyle w:val="TableofFigures"/>
        <w:tabs>
          <w:tab w:val="right" w:leader="dot" w:pos="9878"/>
        </w:tabs>
        <w:rPr>
          <w:del w:id="780" w:author="Steve Beadle" w:date="2024-10-22T10:02:00Z"/>
          <w:rFonts w:asciiTheme="minorHAnsi" w:eastAsiaTheme="minorEastAsia" w:hAnsiTheme="minorHAnsi" w:cstheme="minorBidi"/>
          <w:noProof/>
          <w:kern w:val="2"/>
          <w:sz w:val="24"/>
          <w:szCs w:val="24"/>
          <w14:ligatures w14:val="standardContextual"/>
        </w:rPr>
      </w:pPr>
      <w:del w:id="781" w:author="Steve Beadle" w:date="2024-10-22T10:02:00Z">
        <w:r w:rsidRPr="00A331DC" w:rsidDel="00A331DC">
          <w:rPr>
            <w:noProof/>
            <w:rPrChange w:id="782" w:author="Steve Beadle" w:date="2024-10-22T10:02:00Z">
              <w:rPr>
                <w:rStyle w:val="Hyperlink"/>
                <w:noProof/>
              </w:rPr>
            </w:rPrChange>
          </w:rPr>
          <w:delText>Figure 3</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783" w:author="Steve Beadle" w:date="2024-10-22T10:02:00Z">
              <w:rPr>
                <w:rStyle w:val="Hyperlink"/>
                <w:noProof/>
              </w:rPr>
            </w:rPrChange>
          </w:rPr>
          <w:delText>Field device profile object types</w:delText>
        </w:r>
        <w:r w:rsidDel="00A331DC">
          <w:rPr>
            <w:noProof/>
            <w:webHidden/>
          </w:rPr>
          <w:tab/>
        </w:r>
        <w:r w:rsidR="00B95937" w:rsidDel="00A331DC">
          <w:rPr>
            <w:noProof/>
            <w:webHidden/>
          </w:rPr>
          <w:delText>20</w:delText>
        </w:r>
      </w:del>
    </w:p>
    <w:p w14:paraId="7E6BA079" w14:textId="113EECF9" w:rsidR="00B74FC0" w:rsidDel="00A331DC" w:rsidRDefault="00B74FC0">
      <w:pPr>
        <w:pStyle w:val="TableofFigures"/>
        <w:tabs>
          <w:tab w:val="right" w:leader="dot" w:pos="9878"/>
        </w:tabs>
        <w:rPr>
          <w:del w:id="784" w:author="Steve Beadle" w:date="2024-10-22T10:02:00Z"/>
          <w:rFonts w:asciiTheme="minorHAnsi" w:eastAsiaTheme="minorEastAsia" w:hAnsiTheme="minorHAnsi" w:cstheme="minorBidi"/>
          <w:noProof/>
          <w:kern w:val="2"/>
          <w:sz w:val="24"/>
          <w:szCs w:val="24"/>
          <w14:ligatures w14:val="standardContextual"/>
        </w:rPr>
      </w:pPr>
      <w:del w:id="785" w:author="Steve Beadle" w:date="2024-10-22T10:02:00Z">
        <w:r w:rsidRPr="00A331DC" w:rsidDel="00A331DC">
          <w:rPr>
            <w:noProof/>
            <w:rPrChange w:id="786" w:author="Steve Beadle" w:date="2024-10-22T10:02:00Z">
              <w:rPr>
                <w:rStyle w:val="Hyperlink"/>
                <w:noProof/>
              </w:rPr>
            </w:rPrChange>
          </w:rPr>
          <w:delText>Figure 4</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787" w:author="Steve Beadle" w:date="2024-10-22T10:02:00Z">
              <w:rPr>
                <w:rStyle w:val="Hyperlink"/>
                <w:noProof/>
              </w:rPr>
            </w:rPrChange>
          </w:rPr>
          <w:delText>Supported implementation of persistence for binary points</w:delText>
        </w:r>
        <w:r w:rsidDel="00A331DC">
          <w:rPr>
            <w:noProof/>
            <w:webHidden/>
          </w:rPr>
          <w:tab/>
        </w:r>
        <w:r w:rsidR="00B95937" w:rsidDel="00A331DC">
          <w:rPr>
            <w:noProof/>
            <w:webHidden/>
          </w:rPr>
          <w:delText>35</w:delText>
        </w:r>
      </w:del>
    </w:p>
    <w:p w14:paraId="01F82EAF" w14:textId="66C1093B" w:rsidR="00B74FC0" w:rsidDel="00A331DC" w:rsidRDefault="00B74FC0">
      <w:pPr>
        <w:pStyle w:val="TableofFigures"/>
        <w:tabs>
          <w:tab w:val="right" w:leader="dot" w:pos="9878"/>
        </w:tabs>
        <w:rPr>
          <w:del w:id="788" w:author="Steve Beadle" w:date="2024-10-22T10:02:00Z"/>
          <w:rFonts w:asciiTheme="minorHAnsi" w:eastAsiaTheme="minorEastAsia" w:hAnsiTheme="minorHAnsi" w:cstheme="minorBidi"/>
          <w:noProof/>
          <w:kern w:val="2"/>
          <w:sz w:val="24"/>
          <w:szCs w:val="24"/>
          <w14:ligatures w14:val="standardContextual"/>
        </w:rPr>
      </w:pPr>
      <w:del w:id="789" w:author="Steve Beadle" w:date="2024-10-22T10:02:00Z">
        <w:r w:rsidRPr="00A331DC" w:rsidDel="00A331DC">
          <w:rPr>
            <w:noProof/>
            <w:rPrChange w:id="790" w:author="Steve Beadle" w:date="2024-10-22T10:02:00Z">
              <w:rPr>
                <w:rStyle w:val="Hyperlink"/>
                <w:noProof/>
              </w:rPr>
            </w:rPrChange>
          </w:rPr>
          <w:delText>Figure 5</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791" w:author="Steve Beadle" w:date="2024-10-22T10:02:00Z">
              <w:rPr>
                <w:rStyle w:val="Hyperlink"/>
                <w:noProof/>
              </w:rPr>
            </w:rPrChange>
          </w:rPr>
          <w:delText>Analogue scaling</w:delText>
        </w:r>
        <w:r w:rsidDel="00A331DC">
          <w:rPr>
            <w:noProof/>
            <w:webHidden/>
          </w:rPr>
          <w:tab/>
        </w:r>
        <w:r w:rsidR="00B95937" w:rsidDel="00A331DC">
          <w:rPr>
            <w:noProof/>
            <w:webHidden/>
          </w:rPr>
          <w:delText>37</w:delText>
        </w:r>
      </w:del>
    </w:p>
    <w:p w14:paraId="29239245" w14:textId="7F68BB74" w:rsidR="00B74FC0" w:rsidDel="00A331DC" w:rsidRDefault="00B74FC0">
      <w:pPr>
        <w:pStyle w:val="TableofFigures"/>
        <w:tabs>
          <w:tab w:val="right" w:leader="dot" w:pos="9878"/>
        </w:tabs>
        <w:rPr>
          <w:del w:id="792" w:author="Steve Beadle" w:date="2024-10-22T10:02:00Z"/>
          <w:rFonts w:asciiTheme="minorHAnsi" w:eastAsiaTheme="minorEastAsia" w:hAnsiTheme="minorHAnsi" w:cstheme="minorBidi"/>
          <w:noProof/>
          <w:kern w:val="2"/>
          <w:sz w:val="24"/>
          <w:szCs w:val="24"/>
          <w14:ligatures w14:val="standardContextual"/>
        </w:rPr>
      </w:pPr>
      <w:del w:id="793" w:author="Steve Beadle" w:date="2024-10-22T10:02:00Z">
        <w:r w:rsidRPr="00A331DC" w:rsidDel="00A331DC">
          <w:rPr>
            <w:noProof/>
            <w:rPrChange w:id="794" w:author="Steve Beadle" w:date="2024-10-22T10:02:00Z">
              <w:rPr>
                <w:rStyle w:val="Hyperlink"/>
                <w:noProof/>
              </w:rPr>
            </w:rPrChange>
          </w:rPr>
          <w:delText>Figure 6</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795" w:author="Steve Beadle" w:date="2024-10-22T10:02:00Z">
              <w:rPr>
                <w:rStyle w:val="Hyperlink"/>
                <w:noProof/>
              </w:rPr>
            </w:rPrChange>
          </w:rPr>
          <w:delText>State change mechanism</w:delText>
        </w:r>
        <w:r w:rsidDel="00A331DC">
          <w:rPr>
            <w:noProof/>
            <w:webHidden/>
          </w:rPr>
          <w:tab/>
        </w:r>
        <w:r w:rsidR="00B95937" w:rsidDel="00A331DC">
          <w:rPr>
            <w:noProof/>
            <w:webHidden/>
          </w:rPr>
          <w:delText>42</w:delText>
        </w:r>
      </w:del>
    </w:p>
    <w:p w14:paraId="54AF185D" w14:textId="6037E2A6" w:rsidR="00B74FC0" w:rsidDel="00A331DC" w:rsidRDefault="00B74FC0">
      <w:pPr>
        <w:pStyle w:val="TableofFigures"/>
        <w:tabs>
          <w:tab w:val="right" w:leader="dot" w:pos="9878"/>
        </w:tabs>
        <w:rPr>
          <w:del w:id="796" w:author="Steve Beadle" w:date="2024-10-22T10:02:00Z"/>
          <w:rFonts w:asciiTheme="minorHAnsi" w:eastAsiaTheme="minorEastAsia" w:hAnsiTheme="minorHAnsi" w:cstheme="minorBidi"/>
          <w:noProof/>
          <w:kern w:val="2"/>
          <w:sz w:val="24"/>
          <w:szCs w:val="24"/>
          <w14:ligatures w14:val="standardContextual"/>
        </w:rPr>
      </w:pPr>
      <w:del w:id="797" w:author="Steve Beadle" w:date="2024-10-22T10:02:00Z">
        <w:r w:rsidRPr="00A331DC" w:rsidDel="00A331DC">
          <w:rPr>
            <w:noProof/>
            <w:rPrChange w:id="798" w:author="Steve Beadle" w:date="2024-10-22T10:02:00Z">
              <w:rPr>
                <w:rStyle w:val="Hyperlink"/>
                <w:noProof/>
              </w:rPr>
            </w:rPrChange>
          </w:rPr>
          <w:delText>Figure 7</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799" w:author="Steve Beadle" w:date="2024-10-22T10:02:00Z">
              <w:rPr>
                <w:rStyle w:val="Hyperlink"/>
                <w:noProof/>
              </w:rPr>
            </w:rPrChange>
          </w:rPr>
          <w:delText>Analogue normal state</w:delText>
        </w:r>
        <w:r w:rsidDel="00A331DC">
          <w:rPr>
            <w:noProof/>
            <w:webHidden/>
          </w:rPr>
          <w:tab/>
        </w:r>
        <w:r w:rsidR="00B95937" w:rsidDel="00A331DC">
          <w:rPr>
            <w:noProof/>
            <w:webHidden/>
          </w:rPr>
          <w:delText>42</w:delText>
        </w:r>
      </w:del>
    </w:p>
    <w:p w14:paraId="5C469A93" w14:textId="13791303" w:rsidR="00B74FC0" w:rsidDel="00A331DC" w:rsidRDefault="00B74FC0">
      <w:pPr>
        <w:pStyle w:val="TableofFigures"/>
        <w:tabs>
          <w:tab w:val="right" w:leader="dot" w:pos="9878"/>
        </w:tabs>
        <w:rPr>
          <w:del w:id="800" w:author="Steve Beadle" w:date="2024-10-22T10:02:00Z"/>
          <w:rFonts w:asciiTheme="minorHAnsi" w:eastAsiaTheme="minorEastAsia" w:hAnsiTheme="minorHAnsi" w:cstheme="minorBidi"/>
          <w:noProof/>
          <w:kern w:val="2"/>
          <w:sz w:val="24"/>
          <w:szCs w:val="24"/>
          <w14:ligatures w14:val="standardContextual"/>
        </w:rPr>
      </w:pPr>
      <w:del w:id="801" w:author="Steve Beadle" w:date="2024-10-22T10:02:00Z">
        <w:r w:rsidRPr="00A331DC" w:rsidDel="00A331DC">
          <w:rPr>
            <w:noProof/>
            <w:rPrChange w:id="802" w:author="Steve Beadle" w:date="2024-10-22T10:02:00Z">
              <w:rPr>
                <w:rStyle w:val="Hyperlink"/>
                <w:noProof/>
              </w:rPr>
            </w:rPrChange>
          </w:rPr>
          <w:delText>Figure 8</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803" w:author="Steve Beadle" w:date="2024-10-22T10:02:00Z">
              <w:rPr>
                <w:rStyle w:val="Hyperlink"/>
                <w:noProof/>
              </w:rPr>
            </w:rPrChange>
          </w:rPr>
          <w:delText>Ramping analogue value with 4 limits</w:delText>
        </w:r>
        <w:r w:rsidDel="00A331DC">
          <w:rPr>
            <w:noProof/>
            <w:webHidden/>
          </w:rPr>
          <w:tab/>
        </w:r>
        <w:r w:rsidR="00B95937" w:rsidDel="00A331DC">
          <w:rPr>
            <w:noProof/>
            <w:webHidden/>
          </w:rPr>
          <w:delText>44</w:delText>
        </w:r>
      </w:del>
    </w:p>
    <w:p w14:paraId="1BA4DDBC" w14:textId="25EE3B02" w:rsidR="00B74FC0" w:rsidDel="00A331DC" w:rsidRDefault="00B74FC0">
      <w:pPr>
        <w:pStyle w:val="TableofFigures"/>
        <w:tabs>
          <w:tab w:val="right" w:leader="dot" w:pos="9878"/>
        </w:tabs>
        <w:rPr>
          <w:del w:id="804" w:author="Steve Beadle" w:date="2024-10-22T10:02:00Z"/>
          <w:rFonts w:asciiTheme="minorHAnsi" w:eastAsiaTheme="minorEastAsia" w:hAnsiTheme="minorHAnsi" w:cstheme="minorBidi"/>
          <w:noProof/>
          <w:kern w:val="2"/>
          <w:sz w:val="24"/>
          <w:szCs w:val="24"/>
          <w14:ligatures w14:val="standardContextual"/>
        </w:rPr>
      </w:pPr>
      <w:del w:id="805" w:author="Steve Beadle" w:date="2024-10-22T10:02:00Z">
        <w:r w:rsidRPr="00A331DC" w:rsidDel="00A331DC">
          <w:rPr>
            <w:noProof/>
            <w:rPrChange w:id="806" w:author="Steve Beadle" w:date="2024-10-22T10:02:00Z">
              <w:rPr>
                <w:rStyle w:val="Hyperlink"/>
                <w:noProof/>
              </w:rPr>
            </w:rPrChange>
          </w:rPr>
          <w:delText>Figure 9</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807" w:author="Steve Beadle" w:date="2024-10-22T10:02:00Z">
              <w:rPr>
                <w:rStyle w:val="Hyperlink"/>
                <w:noProof/>
              </w:rPr>
            </w:rPrChange>
          </w:rPr>
          <w:delText>Step-change analogue value with 4 limits</w:delText>
        </w:r>
        <w:r w:rsidDel="00A331DC">
          <w:rPr>
            <w:noProof/>
            <w:webHidden/>
          </w:rPr>
          <w:tab/>
        </w:r>
        <w:r w:rsidR="00B95937" w:rsidDel="00A331DC">
          <w:rPr>
            <w:noProof/>
            <w:webHidden/>
          </w:rPr>
          <w:delText>45</w:delText>
        </w:r>
      </w:del>
    </w:p>
    <w:p w14:paraId="1EDB3118" w14:textId="44A7E3C7" w:rsidR="00B74FC0" w:rsidDel="00A331DC" w:rsidRDefault="00B74FC0">
      <w:pPr>
        <w:pStyle w:val="TableofFigures"/>
        <w:tabs>
          <w:tab w:val="right" w:leader="dot" w:pos="9878"/>
        </w:tabs>
        <w:rPr>
          <w:del w:id="808" w:author="Steve Beadle" w:date="2024-10-22T10:02:00Z"/>
          <w:rFonts w:asciiTheme="minorHAnsi" w:eastAsiaTheme="minorEastAsia" w:hAnsiTheme="minorHAnsi" w:cstheme="minorBidi"/>
          <w:noProof/>
          <w:kern w:val="2"/>
          <w:sz w:val="24"/>
          <w:szCs w:val="24"/>
          <w14:ligatures w14:val="standardContextual"/>
        </w:rPr>
      </w:pPr>
      <w:del w:id="809" w:author="Steve Beadle" w:date="2024-10-22T10:02:00Z">
        <w:r w:rsidRPr="00A331DC" w:rsidDel="00A331DC">
          <w:rPr>
            <w:noProof/>
            <w:rPrChange w:id="810" w:author="Steve Beadle" w:date="2024-10-22T10:02:00Z">
              <w:rPr>
                <w:rStyle w:val="Hyperlink"/>
                <w:noProof/>
              </w:rPr>
            </w:rPrChange>
          </w:rPr>
          <w:delText>Figure 10</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811" w:author="Steve Beadle" w:date="2024-10-22T10:02:00Z">
              <w:rPr>
                <w:rStyle w:val="Hyperlink"/>
                <w:noProof/>
              </w:rPr>
            </w:rPrChange>
          </w:rPr>
          <w:delText>Counter normal state</w:delText>
        </w:r>
        <w:r w:rsidDel="00A331DC">
          <w:rPr>
            <w:noProof/>
            <w:webHidden/>
          </w:rPr>
          <w:tab/>
        </w:r>
        <w:r w:rsidR="00B95937" w:rsidDel="00A331DC">
          <w:rPr>
            <w:noProof/>
            <w:webHidden/>
          </w:rPr>
          <w:delText>48</w:delText>
        </w:r>
      </w:del>
    </w:p>
    <w:p w14:paraId="59F7173F" w14:textId="22448FAB" w:rsidR="00B74FC0" w:rsidDel="00A331DC" w:rsidRDefault="00B74FC0">
      <w:pPr>
        <w:pStyle w:val="TableofFigures"/>
        <w:tabs>
          <w:tab w:val="right" w:leader="dot" w:pos="9878"/>
        </w:tabs>
        <w:rPr>
          <w:del w:id="812" w:author="Steve Beadle" w:date="2024-10-22T10:02:00Z"/>
          <w:rFonts w:asciiTheme="minorHAnsi" w:eastAsiaTheme="minorEastAsia" w:hAnsiTheme="minorHAnsi" w:cstheme="minorBidi"/>
          <w:noProof/>
          <w:kern w:val="2"/>
          <w:sz w:val="24"/>
          <w:szCs w:val="24"/>
          <w14:ligatures w14:val="standardContextual"/>
        </w:rPr>
      </w:pPr>
      <w:del w:id="813" w:author="Steve Beadle" w:date="2024-10-22T10:02:00Z">
        <w:r w:rsidRPr="00A331DC" w:rsidDel="00A331DC">
          <w:rPr>
            <w:noProof/>
            <w:rPrChange w:id="814" w:author="Steve Beadle" w:date="2024-10-22T10:02:00Z">
              <w:rPr>
                <w:rStyle w:val="Hyperlink"/>
                <w:noProof/>
              </w:rPr>
            </w:rPrChange>
          </w:rPr>
          <w:delText>Figure 11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815" w:author="Steve Beadle" w:date="2024-10-22T10:02:00Z">
              <w:rPr>
                <w:rStyle w:val="Hyperlink"/>
                <w:noProof/>
              </w:rPr>
            </w:rPrChange>
          </w:rPr>
          <w:delText>Example of calculation of integral extended point value</w:delText>
        </w:r>
        <w:r w:rsidDel="00A331DC">
          <w:rPr>
            <w:noProof/>
            <w:webHidden/>
          </w:rPr>
          <w:tab/>
        </w:r>
        <w:r w:rsidR="00B95937" w:rsidDel="00A331DC">
          <w:rPr>
            <w:noProof/>
            <w:webHidden/>
          </w:rPr>
          <w:delText>55</w:delText>
        </w:r>
      </w:del>
    </w:p>
    <w:p w14:paraId="7743A832" w14:textId="544B427A" w:rsidR="00B74FC0" w:rsidDel="00A331DC" w:rsidRDefault="00B74FC0">
      <w:pPr>
        <w:pStyle w:val="TableofFigures"/>
        <w:tabs>
          <w:tab w:val="right" w:leader="dot" w:pos="9878"/>
        </w:tabs>
        <w:rPr>
          <w:del w:id="816" w:author="Steve Beadle" w:date="2024-10-22T10:02:00Z"/>
          <w:rFonts w:asciiTheme="minorHAnsi" w:eastAsiaTheme="minorEastAsia" w:hAnsiTheme="minorHAnsi" w:cstheme="minorBidi"/>
          <w:noProof/>
          <w:kern w:val="2"/>
          <w:sz w:val="24"/>
          <w:szCs w:val="24"/>
          <w14:ligatures w14:val="standardContextual"/>
        </w:rPr>
      </w:pPr>
      <w:del w:id="817" w:author="Steve Beadle" w:date="2024-10-22T10:02:00Z">
        <w:r w:rsidRPr="00A331DC" w:rsidDel="00A331DC">
          <w:rPr>
            <w:noProof/>
            <w:rPrChange w:id="818" w:author="Steve Beadle" w:date="2024-10-22T10:02:00Z">
              <w:rPr>
                <w:rStyle w:val="Hyperlink"/>
                <w:noProof/>
              </w:rPr>
            </w:rPrChange>
          </w:rPr>
          <w:delText>Figure 12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819" w:author="Steve Beadle" w:date="2024-10-22T10:02:00Z">
              <w:rPr>
                <w:rStyle w:val="Hyperlink"/>
                <w:noProof/>
              </w:rPr>
            </w:rPrChange>
          </w:rPr>
          <w:delText>Connection state model</w:delText>
        </w:r>
        <w:r w:rsidDel="00A331DC">
          <w:rPr>
            <w:noProof/>
            <w:webHidden/>
          </w:rPr>
          <w:tab/>
        </w:r>
        <w:r w:rsidR="00B95937" w:rsidDel="00A331DC">
          <w:rPr>
            <w:noProof/>
            <w:webHidden/>
          </w:rPr>
          <w:delText>71</w:delText>
        </w:r>
      </w:del>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779F3DAE" w14:textId="523159D0" w:rsidR="00A331DC" w:rsidRDefault="006613DD">
      <w:pPr>
        <w:pStyle w:val="TableofFigures"/>
        <w:tabs>
          <w:tab w:val="right" w:leader="dot" w:pos="9878"/>
        </w:tabs>
        <w:rPr>
          <w:ins w:id="820" w:author="Steve Beadle" w:date="2024-10-22T10:02:00Z"/>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ins w:id="821" w:author="Steve Beadle" w:date="2024-10-22T10:02:00Z">
        <w:r w:rsidR="00A331DC" w:rsidRPr="00403037">
          <w:rPr>
            <w:rStyle w:val="Hyperlink"/>
            <w:noProof/>
          </w:rPr>
          <w:fldChar w:fldCharType="begin"/>
        </w:r>
        <w:r w:rsidR="00A331DC" w:rsidRPr="00403037">
          <w:rPr>
            <w:rStyle w:val="Hyperlink"/>
            <w:noProof/>
          </w:rPr>
          <w:instrText xml:space="preserve"> </w:instrText>
        </w:r>
        <w:r w:rsidR="00A331DC">
          <w:rPr>
            <w:noProof/>
          </w:rPr>
          <w:instrText>HYPERLINK \l "_Toc180483839"</w:instrText>
        </w:r>
        <w:r w:rsidR="00A331DC" w:rsidRPr="00403037">
          <w:rPr>
            <w:rStyle w:val="Hyperlink"/>
            <w:noProof/>
          </w:rPr>
          <w:instrText xml:space="preserve"> </w:instrText>
        </w:r>
        <w:r w:rsidR="00A331DC" w:rsidRPr="00403037">
          <w:rPr>
            <w:rStyle w:val="Hyperlink"/>
            <w:noProof/>
          </w:rPr>
        </w:r>
        <w:r w:rsidR="00A331DC" w:rsidRPr="00403037">
          <w:rPr>
            <w:rStyle w:val="Hyperlink"/>
            <w:noProof/>
          </w:rPr>
          <w:fldChar w:fldCharType="separate"/>
        </w:r>
        <w:r w:rsidR="00A331DC" w:rsidRPr="00403037">
          <w:rPr>
            <w:rStyle w:val="Hyperlink"/>
            <w:noProof/>
          </w:rPr>
          <w:t>Table 1</w:t>
        </w:r>
        <w:r w:rsidR="00A331DC">
          <w:rPr>
            <w:rFonts w:asciiTheme="minorHAnsi" w:eastAsiaTheme="minorEastAsia" w:hAnsiTheme="minorHAnsi" w:cstheme="minorBidi"/>
            <w:noProof/>
            <w:kern w:val="2"/>
            <w:sz w:val="22"/>
            <w:szCs w:val="22"/>
            <w14:ligatures w14:val="standardContextual"/>
          </w:rPr>
          <w:tab/>
        </w:r>
        <w:r w:rsidR="00A331DC" w:rsidRPr="00403037">
          <w:rPr>
            <w:rStyle w:val="Hyperlink"/>
            <w:noProof/>
          </w:rPr>
          <w:t>Device elements</w:t>
        </w:r>
        <w:r w:rsidR="00A331DC">
          <w:rPr>
            <w:noProof/>
            <w:webHidden/>
          </w:rPr>
          <w:tab/>
        </w:r>
        <w:r w:rsidR="00A331DC">
          <w:rPr>
            <w:noProof/>
            <w:webHidden/>
          </w:rPr>
          <w:fldChar w:fldCharType="begin"/>
        </w:r>
        <w:r w:rsidR="00A331DC">
          <w:rPr>
            <w:noProof/>
            <w:webHidden/>
          </w:rPr>
          <w:instrText xml:space="preserve"> PAGEREF _Toc180483839 \h </w:instrText>
        </w:r>
        <w:r w:rsidR="00A331DC">
          <w:rPr>
            <w:noProof/>
            <w:webHidden/>
          </w:rPr>
        </w:r>
      </w:ins>
      <w:r w:rsidR="00A331DC">
        <w:rPr>
          <w:noProof/>
          <w:webHidden/>
        </w:rPr>
        <w:fldChar w:fldCharType="separate"/>
      </w:r>
      <w:ins w:id="822" w:author="Steve Beadle" w:date="2024-10-22T10:06:00Z">
        <w:r w:rsidR="00A331DC">
          <w:rPr>
            <w:noProof/>
            <w:webHidden/>
          </w:rPr>
          <w:t>22</w:t>
        </w:r>
      </w:ins>
      <w:ins w:id="823" w:author="Steve Beadle" w:date="2024-10-22T10:02:00Z">
        <w:r w:rsidR="00A331DC">
          <w:rPr>
            <w:noProof/>
            <w:webHidden/>
          </w:rPr>
          <w:fldChar w:fldCharType="end"/>
        </w:r>
        <w:r w:rsidR="00A331DC" w:rsidRPr="00403037">
          <w:rPr>
            <w:rStyle w:val="Hyperlink"/>
            <w:noProof/>
          </w:rPr>
          <w:fldChar w:fldCharType="end"/>
        </w:r>
      </w:ins>
    </w:p>
    <w:p w14:paraId="330E3EE3" w14:textId="61ADAEB1" w:rsidR="00A331DC" w:rsidRDefault="00A331DC">
      <w:pPr>
        <w:pStyle w:val="TableofFigures"/>
        <w:tabs>
          <w:tab w:val="right" w:leader="dot" w:pos="9878"/>
        </w:tabs>
        <w:rPr>
          <w:ins w:id="824" w:author="Steve Beadle" w:date="2024-10-22T10:02:00Z"/>
          <w:rFonts w:asciiTheme="minorHAnsi" w:eastAsiaTheme="minorEastAsia" w:hAnsiTheme="minorHAnsi" w:cstheme="minorBidi"/>
          <w:noProof/>
          <w:kern w:val="2"/>
          <w:sz w:val="22"/>
          <w:szCs w:val="22"/>
          <w14:ligatures w14:val="standardContextual"/>
        </w:rPr>
      </w:pPr>
      <w:ins w:id="825"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"_Toc180483840"</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w:t>
        </w:r>
        <w:r>
          <w:rPr>
            <w:rFonts w:asciiTheme="minorHAnsi" w:eastAsiaTheme="minorEastAsia" w:hAnsiTheme="minorHAnsi" w:cstheme="minorBidi"/>
            <w:noProof/>
            <w:kern w:val="2"/>
            <w:sz w:val="22"/>
            <w:szCs w:val="22"/>
            <w14:ligatures w14:val="standardContextual"/>
          </w:rPr>
          <w:tab/>
        </w:r>
        <w:r w:rsidRPr="00403037">
          <w:rPr>
            <w:rStyle w:val="Hyperlink"/>
            <w:noProof/>
          </w:rPr>
          <w:t>Channel elements</w:t>
        </w:r>
        <w:r>
          <w:rPr>
            <w:noProof/>
            <w:webHidden/>
          </w:rPr>
          <w:tab/>
        </w:r>
        <w:r>
          <w:rPr>
            <w:noProof/>
            <w:webHidden/>
          </w:rPr>
          <w:fldChar w:fldCharType="begin"/>
        </w:r>
        <w:r>
          <w:rPr>
            <w:noProof/>
            <w:webHidden/>
          </w:rPr>
          <w:instrText xml:space="preserve"> PAGEREF _Toc180483840 \h </w:instrText>
        </w:r>
        <w:r>
          <w:rPr>
            <w:noProof/>
            <w:webHidden/>
          </w:rPr>
        </w:r>
      </w:ins>
      <w:r>
        <w:rPr>
          <w:noProof/>
          <w:webHidden/>
        </w:rPr>
        <w:fldChar w:fldCharType="separate"/>
      </w:r>
      <w:ins w:id="826" w:author="Steve Beadle" w:date="2024-10-22T10:06:00Z">
        <w:r>
          <w:rPr>
            <w:noProof/>
            <w:webHidden/>
          </w:rPr>
          <w:t>23</w:t>
        </w:r>
      </w:ins>
      <w:ins w:id="827" w:author="Steve Beadle" w:date="2024-10-22T10:02:00Z">
        <w:r>
          <w:rPr>
            <w:noProof/>
            <w:webHidden/>
          </w:rPr>
          <w:fldChar w:fldCharType="end"/>
        </w:r>
        <w:r w:rsidRPr="00403037">
          <w:rPr>
            <w:rStyle w:val="Hyperlink"/>
            <w:noProof/>
          </w:rPr>
          <w:fldChar w:fldCharType="end"/>
        </w:r>
      </w:ins>
    </w:p>
    <w:p w14:paraId="448F5BE9" w14:textId="0F621E82" w:rsidR="00A331DC" w:rsidRDefault="00A331DC">
      <w:pPr>
        <w:pStyle w:val="TableofFigures"/>
        <w:tabs>
          <w:tab w:val="right" w:leader="dot" w:pos="9878"/>
        </w:tabs>
        <w:rPr>
          <w:ins w:id="828" w:author="Steve Beadle" w:date="2024-10-22T10:02:00Z"/>
          <w:rFonts w:asciiTheme="minorHAnsi" w:eastAsiaTheme="minorEastAsia" w:hAnsiTheme="minorHAnsi" w:cstheme="minorBidi"/>
          <w:noProof/>
          <w:kern w:val="2"/>
          <w:sz w:val="22"/>
          <w:szCs w:val="22"/>
          <w14:ligatures w14:val="standardContextual"/>
        </w:rPr>
      </w:pPr>
      <w:ins w:id="829"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"_Toc180483841"</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3</w:t>
        </w:r>
        <w:r>
          <w:rPr>
            <w:rFonts w:asciiTheme="minorHAnsi" w:eastAsiaTheme="minorEastAsia" w:hAnsiTheme="minorHAnsi" w:cstheme="minorBidi"/>
            <w:noProof/>
            <w:kern w:val="2"/>
            <w:sz w:val="22"/>
            <w:szCs w:val="22"/>
            <w14:ligatures w14:val="standardContextual"/>
          </w:rPr>
          <w:tab/>
        </w:r>
        <w:r w:rsidRPr="00403037">
          <w:rPr>
            <w:rStyle w:val="Hyperlink"/>
            <w:noProof/>
          </w:rPr>
          <w:t>Connection elements</w:t>
        </w:r>
        <w:r>
          <w:rPr>
            <w:noProof/>
            <w:webHidden/>
          </w:rPr>
          <w:tab/>
        </w:r>
        <w:r>
          <w:rPr>
            <w:noProof/>
            <w:webHidden/>
          </w:rPr>
          <w:fldChar w:fldCharType="begin"/>
        </w:r>
        <w:r>
          <w:rPr>
            <w:noProof/>
            <w:webHidden/>
          </w:rPr>
          <w:instrText xml:space="preserve"> PAGEREF _Toc180483841 \h </w:instrText>
        </w:r>
        <w:r>
          <w:rPr>
            <w:noProof/>
            <w:webHidden/>
          </w:rPr>
        </w:r>
      </w:ins>
      <w:r>
        <w:rPr>
          <w:noProof/>
          <w:webHidden/>
        </w:rPr>
        <w:fldChar w:fldCharType="separate"/>
      </w:r>
      <w:ins w:id="830" w:author="Steve Beadle" w:date="2024-10-22T10:06:00Z">
        <w:r>
          <w:rPr>
            <w:noProof/>
            <w:webHidden/>
          </w:rPr>
          <w:t>23</w:t>
        </w:r>
      </w:ins>
      <w:ins w:id="831" w:author="Steve Beadle" w:date="2024-10-22T10:02:00Z">
        <w:r>
          <w:rPr>
            <w:noProof/>
            <w:webHidden/>
          </w:rPr>
          <w:fldChar w:fldCharType="end"/>
        </w:r>
        <w:r w:rsidRPr="00403037">
          <w:rPr>
            <w:rStyle w:val="Hyperlink"/>
            <w:noProof/>
          </w:rPr>
          <w:fldChar w:fldCharType="end"/>
        </w:r>
      </w:ins>
    </w:p>
    <w:p w14:paraId="4AC5E47E" w14:textId="25CD2D2E" w:rsidR="00A331DC" w:rsidRDefault="00A331DC">
      <w:pPr>
        <w:pStyle w:val="TableofFigures"/>
        <w:tabs>
          <w:tab w:val="right" w:leader="dot" w:pos="9878"/>
        </w:tabs>
        <w:rPr>
          <w:ins w:id="832" w:author="Steve Beadle" w:date="2024-10-22T10:02:00Z"/>
          <w:rFonts w:asciiTheme="minorHAnsi" w:eastAsiaTheme="minorEastAsia" w:hAnsiTheme="minorHAnsi" w:cstheme="minorBidi"/>
          <w:noProof/>
          <w:kern w:val="2"/>
          <w:sz w:val="22"/>
          <w:szCs w:val="22"/>
          <w14:ligatures w14:val="standardContextual"/>
        </w:rPr>
      </w:pPr>
      <w:ins w:id="833"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"_Toc180483842"</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4</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scheduled connections</w:t>
        </w:r>
        <w:r>
          <w:rPr>
            <w:noProof/>
            <w:webHidden/>
          </w:rPr>
          <w:tab/>
        </w:r>
        <w:r>
          <w:rPr>
            <w:noProof/>
            <w:webHidden/>
          </w:rPr>
          <w:fldChar w:fldCharType="begin"/>
        </w:r>
        <w:r>
          <w:rPr>
            <w:noProof/>
            <w:webHidden/>
          </w:rPr>
          <w:instrText xml:space="preserve"> PAGEREF _Toc180483842 \h </w:instrText>
        </w:r>
        <w:r>
          <w:rPr>
            <w:noProof/>
            <w:webHidden/>
          </w:rPr>
        </w:r>
      </w:ins>
      <w:r>
        <w:rPr>
          <w:noProof/>
          <w:webHidden/>
        </w:rPr>
        <w:fldChar w:fldCharType="separate"/>
      </w:r>
      <w:ins w:id="834" w:author="Steve Beadle" w:date="2024-10-22T10:06:00Z">
        <w:r>
          <w:rPr>
            <w:noProof/>
            <w:webHidden/>
          </w:rPr>
          <w:t>25</w:t>
        </w:r>
      </w:ins>
      <w:ins w:id="835" w:author="Steve Beadle" w:date="2024-10-22T10:02:00Z">
        <w:r>
          <w:rPr>
            <w:noProof/>
            <w:webHidden/>
          </w:rPr>
          <w:fldChar w:fldCharType="end"/>
        </w:r>
        <w:r w:rsidRPr="00403037">
          <w:rPr>
            <w:rStyle w:val="Hyperlink"/>
            <w:noProof/>
          </w:rPr>
          <w:fldChar w:fldCharType="end"/>
        </w:r>
      </w:ins>
    </w:p>
    <w:p w14:paraId="24DB905D" w14:textId="19ED583E" w:rsidR="00A331DC" w:rsidRDefault="00A331DC">
      <w:pPr>
        <w:pStyle w:val="TableofFigures"/>
        <w:tabs>
          <w:tab w:val="right" w:leader="dot" w:pos="9878"/>
        </w:tabs>
        <w:rPr>
          <w:ins w:id="836" w:author="Steve Beadle" w:date="2024-10-22T10:02:00Z"/>
          <w:rFonts w:asciiTheme="minorHAnsi" w:eastAsiaTheme="minorEastAsia" w:hAnsiTheme="minorHAnsi" w:cstheme="minorBidi"/>
          <w:noProof/>
          <w:kern w:val="2"/>
          <w:sz w:val="22"/>
          <w:szCs w:val="22"/>
          <w14:ligatures w14:val="standardContextual"/>
        </w:rPr>
      </w:pPr>
      <w:ins w:id="837"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"_Toc180483843"</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5</w:t>
        </w:r>
        <w:r>
          <w:rPr>
            <w:rFonts w:asciiTheme="minorHAnsi" w:eastAsiaTheme="minorEastAsia" w:hAnsiTheme="minorHAnsi" w:cstheme="minorBidi"/>
            <w:noProof/>
            <w:kern w:val="2"/>
            <w:sz w:val="22"/>
            <w:szCs w:val="22"/>
            <w14:ligatures w14:val="standardContextual"/>
          </w:rPr>
          <w:tab/>
        </w:r>
        <w:r w:rsidRPr="00403037">
          <w:rPr>
            <w:rStyle w:val="Hyperlink"/>
            <w:noProof/>
          </w:rPr>
          <w:t>Time formats</w:t>
        </w:r>
        <w:r>
          <w:rPr>
            <w:noProof/>
            <w:webHidden/>
          </w:rPr>
          <w:tab/>
        </w:r>
        <w:r>
          <w:rPr>
            <w:noProof/>
            <w:webHidden/>
          </w:rPr>
          <w:fldChar w:fldCharType="begin"/>
        </w:r>
        <w:r>
          <w:rPr>
            <w:noProof/>
            <w:webHidden/>
          </w:rPr>
          <w:instrText xml:space="preserve"> PAGEREF _Toc180483843 \h </w:instrText>
        </w:r>
        <w:r>
          <w:rPr>
            <w:noProof/>
            <w:webHidden/>
          </w:rPr>
        </w:r>
      </w:ins>
      <w:r>
        <w:rPr>
          <w:noProof/>
          <w:webHidden/>
        </w:rPr>
        <w:fldChar w:fldCharType="separate"/>
      </w:r>
      <w:ins w:id="838" w:author="Steve Beadle" w:date="2024-10-22T10:06:00Z">
        <w:r>
          <w:rPr>
            <w:noProof/>
            <w:webHidden/>
          </w:rPr>
          <w:t>26</w:t>
        </w:r>
      </w:ins>
      <w:ins w:id="839" w:author="Steve Beadle" w:date="2024-10-22T10:02:00Z">
        <w:r>
          <w:rPr>
            <w:noProof/>
            <w:webHidden/>
          </w:rPr>
          <w:fldChar w:fldCharType="end"/>
        </w:r>
        <w:r w:rsidRPr="00403037">
          <w:rPr>
            <w:rStyle w:val="Hyperlink"/>
            <w:noProof/>
          </w:rPr>
          <w:fldChar w:fldCharType="end"/>
        </w:r>
      </w:ins>
    </w:p>
    <w:p w14:paraId="163E0A6B" w14:textId="7668C921" w:rsidR="00A331DC" w:rsidRDefault="00A331DC">
      <w:pPr>
        <w:pStyle w:val="TableofFigures"/>
        <w:tabs>
          <w:tab w:val="right" w:leader="dot" w:pos="9878"/>
        </w:tabs>
        <w:rPr>
          <w:ins w:id="840" w:author="Steve Beadle" w:date="2024-10-22T10:02:00Z"/>
          <w:rFonts w:asciiTheme="minorHAnsi" w:eastAsiaTheme="minorEastAsia" w:hAnsiTheme="minorHAnsi" w:cstheme="minorBidi"/>
          <w:noProof/>
          <w:kern w:val="2"/>
          <w:sz w:val="22"/>
          <w:szCs w:val="22"/>
          <w14:ligatures w14:val="standardContextual"/>
        </w:rPr>
      </w:pPr>
      <w:ins w:id="841"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"_Toc180483844"</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6</w:t>
        </w:r>
        <w:r>
          <w:rPr>
            <w:rFonts w:asciiTheme="minorHAnsi" w:eastAsiaTheme="minorEastAsia" w:hAnsiTheme="minorHAnsi" w:cstheme="minorBidi"/>
            <w:noProof/>
            <w:kern w:val="2"/>
            <w:sz w:val="22"/>
            <w:szCs w:val="22"/>
            <w14:ligatures w14:val="standardContextual"/>
          </w:rPr>
          <w:tab/>
        </w:r>
        <w:r w:rsidRPr="00403037">
          <w:rPr>
            <w:rStyle w:val="Hyperlink"/>
            <w:noProof/>
          </w:rPr>
          <w:t>Actions</w:t>
        </w:r>
        <w:r>
          <w:rPr>
            <w:noProof/>
            <w:webHidden/>
          </w:rPr>
          <w:tab/>
        </w:r>
        <w:r>
          <w:rPr>
            <w:noProof/>
            <w:webHidden/>
          </w:rPr>
          <w:fldChar w:fldCharType="begin"/>
        </w:r>
        <w:r>
          <w:rPr>
            <w:noProof/>
            <w:webHidden/>
          </w:rPr>
          <w:instrText xml:space="preserve"> PAGEREF _Toc180483844 \h </w:instrText>
        </w:r>
        <w:r>
          <w:rPr>
            <w:noProof/>
            <w:webHidden/>
          </w:rPr>
        </w:r>
      </w:ins>
      <w:r>
        <w:rPr>
          <w:noProof/>
          <w:webHidden/>
        </w:rPr>
        <w:fldChar w:fldCharType="separate"/>
      </w:r>
      <w:ins w:id="842" w:author="Steve Beadle" w:date="2024-10-22T10:06:00Z">
        <w:r>
          <w:rPr>
            <w:noProof/>
            <w:webHidden/>
          </w:rPr>
          <w:t>26</w:t>
        </w:r>
      </w:ins>
      <w:ins w:id="843" w:author="Steve Beadle" w:date="2024-10-22T10:02:00Z">
        <w:r>
          <w:rPr>
            <w:noProof/>
            <w:webHidden/>
          </w:rPr>
          <w:fldChar w:fldCharType="end"/>
        </w:r>
        <w:r w:rsidRPr="00403037">
          <w:rPr>
            <w:rStyle w:val="Hyperlink"/>
            <w:noProof/>
          </w:rPr>
          <w:fldChar w:fldCharType="end"/>
        </w:r>
      </w:ins>
    </w:p>
    <w:p w14:paraId="65225B0C" w14:textId="660D6619" w:rsidR="00A331DC" w:rsidRDefault="00A331DC">
      <w:pPr>
        <w:pStyle w:val="TableofFigures"/>
        <w:tabs>
          <w:tab w:val="right" w:leader="dot" w:pos="9878"/>
        </w:tabs>
        <w:rPr>
          <w:ins w:id="844" w:author="Steve Beadle" w:date="2024-10-22T10:02:00Z"/>
          <w:rFonts w:asciiTheme="minorHAnsi" w:eastAsiaTheme="minorEastAsia" w:hAnsiTheme="minorHAnsi" w:cstheme="minorBidi"/>
          <w:noProof/>
          <w:kern w:val="2"/>
          <w:sz w:val="22"/>
          <w:szCs w:val="22"/>
          <w14:ligatures w14:val="standardContextual"/>
        </w:rPr>
      </w:pPr>
      <w:ins w:id="845"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"_Toc180483845"</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7</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 device link</w:t>
        </w:r>
        <w:r>
          <w:rPr>
            <w:noProof/>
            <w:webHidden/>
          </w:rPr>
          <w:tab/>
        </w:r>
        <w:r>
          <w:rPr>
            <w:noProof/>
            <w:webHidden/>
          </w:rPr>
          <w:fldChar w:fldCharType="begin"/>
        </w:r>
        <w:r>
          <w:rPr>
            <w:noProof/>
            <w:webHidden/>
          </w:rPr>
          <w:instrText xml:space="preserve"> PAGEREF _Toc180483845 \h </w:instrText>
        </w:r>
        <w:r>
          <w:rPr>
            <w:noProof/>
            <w:webHidden/>
          </w:rPr>
        </w:r>
      </w:ins>
      <w:r>
        <w:rPr>
          <w:noProof/>
          <w:webHidden/>
        </w:rPr>
        <w:fldChar w:fldCharType="separate"/>
      </w:r>
      <w:ins w:id="846" w:author="Steve Beadle" w:date="2024-10-22T10:06:00Z">
        <w:r>
          <w:rPr>
            <w:noProof/>
            <w:webHidden/>
          </w:rPr>
          <w:t>27</w:t>
        </w:r>
      </w:ins>
      <w:ins w:id="847" w:author="Steve Beadle" w:date="2024-10-22T10:02:00Z">
        <w:r>
          <w:rPr>
            <w:noProof/>
            <w:webHidden/>
          </w:rPr>
          <w:fldChar w:fldCharType="end"/>
        </w:r>
        <w:r w:rsidRPr="00403037">
          <w:rPr>
            <w:rStyle w:val="Hyperlink"/>
            <w:noProof/>
          </w:rPr>
          <w:fldChar w:fldCharType="end"/>
        </w:r>
      </w:ins>
    </w:p>
    <w:p w14:paraId="720BD3B1" w14:textId="083DFF05" w:rsidR="00A331DC" w:rsidRDefault="00A331DC">
      <w:pPr>
        <w:pStyle w:val="TableofFigures"/>
        <w:tabs>
          <w:tab w:val="right" w:leader="dot" w:pos="9878"/>
        </w:tabs>
        <w:rPr>
          <w:ins w:id="848" w:author="Steve Beadle" w:date="2024-10-22T10:02:00Z"/>
          <w:rFonts w:asciiTheme="minorHAnsi" w:eastAsiaTheme="minorEastAsia" w:hAnsiTheme="minorHAnsi" w:cstheme="minorBidi"/>
          <w:noProof/>
          <w:kern w:val="2"/>
          <w:sz w:val="22"/>
          <w:szCs w:val="22"/>
          <w14:ligatures w14:val="standardContextual"/>
        </w:rPr>
      </w:pPr>
      <w:ins w:id="849"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"_Toc180483846"</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8</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 point</w:t>
        </w:r>
        <w:r>
          <w:rPr>
            <w:noProof/>
            <w:webHidden/>
          </w:rPr>
          <w:tab/>
        </w:r>
        <w:r>
          <w:rPr>
            <w:noProof/>
            <w:webHidden/>
          </w:rPr>
          <w:fldChar w:fldCharType="begin"/>
        </w:r>
        <w:r>
          <w:rPr>
            <w:noProof/>
            <w:webHidden/>
          </w:rPr>
          <w:instrText xml:space="preserve"> PAGEREF _Toc180483846 \h </w:instrText>
        </w:r>
        <w:r>
          <w:rPr>
            <w:noProof/>
            <w:webHidden/>
          </w:rPr>
        </w:r>
      </w:ins>
      <w:r>
        <w:rPr>
          <w:noProof/>
          <w:webHidden/>
        </w:rPr>
        <w:fldChar w:fldCharType="separate"/>
      </w:r>
      <w:ins w:id="850" w:author="Steve Beadle" w:date="2024-10-22T10:06:00Z">
        <w:r>
          <w:rPr>
            <w:noProof/>
            <w:webHidden/>
          </w:rPr>
          <w:t>28</w:t>
        </w:r>
      </w:ins>
      <w:ins w:id="851" w:author="Steve Beadle" w:date="2024-10-22T10:02:00Z">
        <w:r>
          <w:rPr>
            <w:noProof/>
            <w:webHidden/>
          </w:rPr>
          <w:fldChar w:fldCharType="end"/>
        </w:r>
        <w:r w:rsidRPr="00403037">
          <w:rPr>
            <w:rStyle w:val="Hyperlink"/>
            <w:noProof/>
          </w:rPr>
          <w:fldChar w:fldCharType="end"/>
        </w:r>
      </w:ins>
    </w:p>
    <w:p w14:paraId="4AC52290" w14:textId="6B847DDB" w:rsidR="00A331DC" w:rsidRDefault="00A331DC">
      <w:pPr>
        <w:pStyle w:val="TableofFigures"/>
        <w:tabs>
          <w:tab w:val="right" w:leader="dot" w:pos="9878"/>
        </w:tabs>
        <w:rPr>
          <w:ins w:id="852" w:author="Steve Beadle" w:date="2024-10-22T10:02:00Z"/>
          <w:rFonts w:asciiTheme="minorHAnsi" w:eastAsiaTheme="minorEastAsia" w:hAnsiTheme="minorHAnsi" w:cstheme="minorBidi"/>
          <w:noProof/>
          <w:kern w:val="2"/>
          <w:sz w:val="22"/>
          <w:szCs w:val="22"/>
          <w14:ligatures w14:val="standardContextual"/>
        </w:rPr>
      </w:pPr>
      <w:ins w:id="853"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"_Toc180483847"</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9</w:t>
        </w:r>
        <w:r>
          <w:rPr>
            <w:rFonts w:asciiTheme="minorHAnsi" w:eastAsiaTheme="minorEastAsia" w:hAnsiTheme="minorHAnsi" w:cstheme="minorBidi"/>
            <w:noProof/>
            <w:kern w:val="2"/>
            <w:sz w:val="22"/>
            <w:szCs w:val="22"/>
            <w14:ligatures w14:val="standardContextual"/>
          </w:rPr>
          <w:tab/>
        </w:r>
        <w:r w:rsidRPr="00403037">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_Toc180483847 \h </w:instrText>
        </w:r>
        <w:r>
          <w:rPr>
            <w:noProof/>
            <w:webHidden/>
          </w:rPr>
        </w:r>
      </w:ins>
      <w:r>
        <w:rPr>
          <w:noProof/>
          <w:webHidden/>
        </w:rPr>
        <w:fldChar w:fldCharType="separate"/>
      </w:r>
      <w:ins w:id="854" w:author="Steve Beadle" w:date="2024-10-22T10:06:00Z">
        <w:r>
          <w:rPr>
            <w:noProof/>
            <w:webHidden/>
          </w:rPr>
          <w:t>30</w:t>
        </w:r>
      </w:ins>
      <w:ins w:id="855" w:author="Steve Beadle" w:date="2024-10-22T10:02:00Z">
        <w:r>
          <w:rPr>
            <w:noProof/>
            <w:webHidden/>
          </w:rPr>
          <w:fldChar w:fldCharType="end"/>
        </w:r>
        <w:r w:rsidRPr="00403037">
          <w:rPr>
            <w:rStyle w:val="Hyperlink"/>
            <w:noProof/>
          </w:rPr>
          <w:fldChar w:fldCharType="end"/>
        </w:r>
      </w:ins>
    </w:p>
    <w:p w14:paraId="07CBD27F" w14:textId="467D38A7" w:rsidR="00A331DC" w:rsidRDefault="00A331DC">
      <w:pPr>
        <w:pStyle w:val="TableofFigures"/>
        <w:tabs>
          <w:tab w:val="right" w:leader="dot" w:pos="9878"/>
        </w:tabs>
        <w:rPr>
          <w:ins w:id="856" w:author="Steve Beadle" w:date="2024-10-22T10:02:00Z"/>
          <w:rFonts w:asciiTheme="minorHAnsi" w:eastAsiaTheme="minorEastAsia" w:hAnsiTheme="minorHAnsi" w:cstheme="minorBidi"/>
          <w:noProof/>
          <w:kern w:val="2"/>
          <w:sz w:val="22"/>
          <w:szCs w:val="22"/>
          <w14:ligatures w14:val="standardContextual"/>
        </w:rPr>
      </w:pPr>
      <w:ins w:id="857"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"_Toc180483848"</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10</w:t>
        </w:r>
        <w:r>
          <w:rPr>
            <w:rFonts w:asciiTheme="minorHAnsi" w:eastAsiaTheme="minorEastAsia" w:hAnsiTheme="minorHAnsi" w:cstheme="minorBidi"/>
            <w:noProof/>
            <w:kern w:val="2"/>
            <w:sz w:val="22"/>
            <w:szCs w:val="22"/>
            <w14:ligatures w14:val="standardContextual"/>
          </w:rPr>
          <w:tab/>
        </w:r>
        <w:r w:rsidRPr="00403037">
          <w:rPr>
            <w:rStyle w:val="Hyperlink"/>
            <w:noProof/>
          </w:rPr>
          <w:t>Point quality flags</w:t>
        </w:r>
        <w:r>
          <w:rPr>
            <w:noProof/>
            <w:webHidden/>
          </w:rPr>
          <w:tab/>
        </w:r>
        <w:r>
          <w:rPr>
            <w:noProof/>
            <w:webHidden/>
          </w:rPr>
          <w:fldChar w:fldCharType="begin"/>
        </w:r>
        <w:r>
          <w:rPr>
            <w:noProof/>
            <w:webHidden/>
          </w:rPr>
          <w:instrText xml:space="preserve"> PAGEREF _Toc180483848 \h </w:instrText>
        </w:r>
        <w:r>
          <w:rPr>
            <w:noProof/>
            <w:webHidden/>
          </w:rPr>
        </w:r>
      </w:ins>
      <w:r>
        <w:rPr>
          <w:noProof/>
          <w:webHidden/>
        </w:rPr>
        <w:fldChar w:fldCharType="separate"/>
      </w:r>
      <w:ins w:id="858" w:author="Steve Beadle" w:date="2024-10-22T10:06:00Z">
        <w:r>
          <w:rPr>
            <w:noProof/>
            <w:webHidden/>
          </w:rPr>
          <w:t>31</w:t>
        </w:r>
      </w:ins>
      <w:ins w:id="859" w:author="Steve Beadle" w:date="2024-10-22T10:02:00Z">
        <w:r>
          <w:rPr>
            <w:noProof/>
            <w:webHidden/>
          </w:rPr>
          <w:fldChar w:fldCharType="end"/>
        </w:r>
        <w:r w:rsidRPr="00403037">
          <w:rPr>
            <w:rStyle w:val="Hyperlink"/>
            <w:noProof/>
          </w:rPr>
          <w:fldChar w:fldCharType="end"/>
        </w:r>
      </w:ins>
    </w:p>
    <w:p w14:paraId="3156FFFE" w14:textId="29EB437A" w:rsidR="00A331DC" w:rsidRDefault="00A331DC">
      <w:pPr>
        <w:pStyle w:val="TableofFigures"/>
        <w:tabs>
          <w:tab w:val="right" w:leader="dot" w:pos="9878"/>
        </w:tabs>
        <w:rPr>
          <w:ins w:id="860" w:author="Steve Beadle" w:date="2024-10-22T10:02:00Z"/>
          <w:rFonts w:asciiTheme="minorHAnsi" w:eastAsiaTheme="minorEastAsia" w:hAnsiTheme="minorHAnsi" w:cstheme="minorBidi"/>
          <w:noProof/>
          <w:kern w:val="2"/>
          <w:sz w:val="22"/>
          <w:szCs w:val="22"/>
          <w14:ligatures w14:val="standardContextual"/>
        </w:rPr>
      </w:pPr>
      <w:ins w:id="861"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"_Toc180483849"</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11</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 binary point</w:t>
        </w:r>
        <w:r>
          <w:rPr>
            <w:noProof/>
            <w:webHidden/>
          </w:rPr>
          <w:tab/>
        </w:r>
        <w:r>
          <w:rPr>
            <w:noProof/>
            <w:webHidden/>
          </w:rPr>
          <w:fldChar w:fldCharType="begin"/>
        </w:r>
        <w:r>
          <w:rPr>
            <w:noProof/>
            <w:webHidden/>
          </w:rPr>
          <w:instrText xml:space="preserve"> PAGEREF _Toc180483849 \h </w:instrText>
        </w:r>
        <w:r>
          <w:rPr>
            <w:noProof/>
            <w:webHidden/>
          </w:rPr>
        </w:r>
      </w:ins>
      <w:r>
        <w:rPr>
          <w:noProof/>
          <w:webHidden/>
        </w:rPr>
        <w:fldChar w:fldCharType="separate"/>
      </w:r>
      <w:ins w:id="862" w:author="Steve Beadle" w:date="2024-10-22T10:06:00Z">
        <w:r>
          <w:rPr>
            <w:noProof/>
            <w:webHidden/>
          </w:rPr>
          <w:t>32</w:t>
        </w:r>
      </w:ins>
      <w:ins w:id="863" w:author="Steve Beadle" w:date="2024-10-22T10:02:00Z">
        <w:r>
          <w:rPr>
            <w:noProof/>
            <w:webHidden/>
          </w:rPr>
          <w:fldChar w:fldCharType="end"/>
        </w:r>
        <w:r w:rsidRPr="00403037">
          <w:rPr>
            <w:rStyle w:val="Hyperlink"/>
            <w:noProof/>
          </w:rPr>
          <w:fldChar w:fldCharType="end"/>
        </w:r>
      </w:ins>
    </w:p>
    <w:p w14:paraId="71A79367" w14:textId="2A80585F" w:rsidR="00A331DC" w:rsidRDefault="00A331DC">
      <w:pPr>
        <w:pStyle w:val="TableofFigures"/>
        <w:tabs>
          <w:tab w:val="right" w:leader="dot" w:pos="9878"/>
        </w:tabs>
        <w:rPr>
          <w:ins w:id="864" w:author="Steve Beadle" w:date="2024-10-22T10:02:00Z"/>
          <w:rFonts w:asciiTheme="minorHAnsi" w:eastAsiaTheme="minorEastAsia" w:hAnsiTheme="minorHAnsi" w:cstheme="minorBidi"/>
          <w:noProof/>
          <w:kern w:val="2"/>
          <w:sz w:val="22"/>
          <w:szCs w:val="22"/>
          <w14:ligatures w14:val="standardContextual"/>
        </w:rPr>
      </w:pPr>
      <w:ins w:id="865"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"_Toc180483850"</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12</w:t>
        </w:r>
        <w:r>
          <w:rPr>
            <w:rFonts w:asciiTheme="minorHAnsi" w:eastAsiaTheme="minorEastAsia" w:hAnsiTheme="minorHAnsi" w:cstheme="minorBidi"/>
            <w:noProof/>
            <w:kern w:val="2"/>
            <w:sz w:val="22"/>
            <w:szCs w:val="22"/>
            <w14:ligatures w14:val="standardContextual"/>
          </w:rPr>
          <w:tab/>
        </w:r>
        <w:r w:rsidRPr="00403037">
          <w:rPr>
            <w:rStyle w:val="Hyperlink"/>
            <w:noProof/>
          </w:rPr>
          <w:t>Configuration structure for an analogue point</w:t>
        </w:r>
        <w:r>
          <w:rPr>
            <w:noProof/>
            <w:webHidden/>
          </w:rPr>
          <w:tab/>
        </w:r>
        <w:r>
          <w:rPr>
            <w:noProof/>
            <w:webHidden/>
          </w:rPr>
          <w:fldChar w:fldCharType="begin"/>
        </w:r>
        <w:r>
          <w:rPr>
            <w:noProof/>
            <w:webHidden/>
          </w:rPr>
          <w:instrText xml:space="preserve"> PAGEREF _Toc180483850 \h </w:instrText>
        </w:r>
        <w:r>
          <w:rPr>
            <w:noProof/>
            <w:webHidden/>
          </w:rPr>
        </w:r>
      </w:ins>
      <w:r>
        <w:rPr>
          <w:noProof/>
          <w:webHidden/>
        </w:rPr>
        <w:fldChar w:fldCharType="separate"/>
      </w:r>
      <w:ins w:id="866" w:author="Steve Beadle" w:date="2024-10-22T10:06:00Z">
        <w:r>
          <w:rPr>
            <w:noProof/>
            <w:webHidden/>
          </w:rPr>
          <w:t>35</w:t>
        </w:r>
      </w:ins>
      <w:ins w:id="867" w:author="Steve Beadle" w:date="2024-10-22T10:02:00Z">
        <w:r>
          <w:rPr>
            <w:noProof/>
            <w:webHidden/>
          </w:rPr>
          <w:fldChar w:fldCharType="end"/>
        </w:r>
        <w:r w:rsidRPr="00403037">
          <w:rPr>
            <w:rStyle w:val="Hyperlink"/>
            <w:noProof/>
          </w:rPr>
          <w:fldChar w:fldCharType="end"/>
        </w:r>
      </w:ins>
    </w:p>
    <w:p w14:paraId="44CED858" w14:textId="3EC79D54" w:rsidR="00A331DC" w:rsidRDefault="00A331DC">
      <w:pPr>
        <w:pStyle w:val="TableofFigures"/>
        <w:tabs>
          <w:tab w:val="right" w:leader="dot" w:pos="9878"/>
        </w:tabs>
        <w:rPr>
          <w:ins w:id="868" w:author="Steve Beadle" w:date="2024-10-22T10:02:00Z"/>
          <w:rFonts w:asciiTheme="minorHAnsi" w:eastAsiaTheme="minorEastAsia" w:hAnsiTheme="minorHAnsi" w:cstheme="minorBidi"/>
          <w:noProof/>
          <w:kern w:val="2"/>
          <w:sz w:val="22"/>
          <w:szCs w:val="22"/>
          <w14:ligatures w14:val="standardContextual"/>
        </w:rPr>
      </w:pPr>
      <w:ins w:id="869"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"_Toc180483851"</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14</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counter points</w:t>
        </w:r>
        <w:r>
          <w:rPr>
            <w:noProof/>
            <w:webHidden/>
          </w:rPr>
          <w:tab/>
        </w:r>
        <w:r>
          <w:rPr>
            <w:noProof/>
            <w:webHidden/>
          </w:rPr>
          <w:fldChar w:fldCharType="begin"/>
        </w:r>
        <w:r>
          <w:rPr>
            <w:noProof/>
            <w:webHidden/>
          </w:rPr>
          <w:instrText xml:space="preserve"> PAGEREF _Toc180483851 \h </w:instrText>
        </w:r>
        <w:r>
          <w:rPr>
            <w:noProof/>
            <w:webHidden/>
          </w:rPr>
        </w:r>
      </w:ins>
      <w:r>
        <w:rPr>
          <w:noProof/>
          <w:webHidden/>
        </w:rPr>
        <w:fldChar w:fldCharType="separate"/>
      </w:r>
      <w:ins w:id="870" w:author="Steve Beadle" w:date="2024-10-22T10:06:00Z">
        <w:r>
          <w:rPr>
            <w:noProof/>
            <w:webHidden/>
          </w:rPr>
          <w:t>38</w:t>
        </w:r>
      </w:ins>
      <w:ins w:id="871" w:author="Steve Beadle" w:date="2024-10-22T10:02:00Z">
        <w:r>
          <w:rPr>
            <w:noProof/>
            <w:webHidden/>
          </w:rPr>
          <w:fldChar w:fldCharType="end"/>
        </w:r>
        <w:r w:rsidRPr="00403037">
          <w:rPr>
            <w:rStyle w:val="Hyperlink"/>
            <w:noProof/>
          </w:rPr>
          <w:fldChar w:fldCharType="end"/>
        </w:r>
      </w:ins>
    </w:p>
    <w:p w14:paraId="4E4E809C" w14:textId="05005C3A" w:rsidR="00A331DC" w:rsidRDefault="00A331DC">
      <w:pPr>
        <w:pStyle w:val="TableofFigures"/>
        <w:tabs>
          <w:tab w:val="right" w:leader="dot" w:pos="9878"/>
        </w:tabs>
        <w:rPr>
          <w:ins w:id="872" w:author="Steve Beadle" w:date="2024-10-22T10:02:00Z"/>
          <w:rFonts w:asciiTheme="minorHAnsi" w:eastAsiaTheme="minorEastAsia" w:hAnsiTheme="minorHAnsi" w:cstheme="minorBidi"/>
          <w:noProof/>
          <w:kern w:val="2"/>
          <w:sz w:val="22"/>
          <w:szCs w:val="22"/>
          <w14:ligatures w14:val="standardContextual"/>
        </w:rPr>
      </w:pPr>
      <w:ins w:id="873"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"_Toc180483852"</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16</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an analogue limit</w:t>
        </w:r>
        <w:r>
          <w:rPr>
            <w:noProof/>
            <w:webHidden/>
          </w:rPr>
          <w:tab/>
        </w:r>
        <w:r>
          <w:rPr>
            <w:noProof/>
            <w:webHidden/>
          </w:rPr>
          <w:fldChar w:fldCharType="begin"/>
        </w:r>
        <w:r>
          <w:rPr>
            <w:noProof/>
            <w:webHidden/>
          </w:rPr>
          <w:instrText xml:space="preserve"> PAGEREF _Toc180483852 \h </w:instrText>
        </w:r>
        <w:r>
          <w:rPr>
            <w:noProof/>
            <w:webHidden/>
          </w:rPr>
        </w:r>
      </w:ins>
      <w:r>
        <w:rPr>
          <w:noProof/>
          <w:webHidden/>
        </w:rPr>
        <w:fldChar w:fldCharType="separate"/>
      </w:r>
      <w:ins w:id="874" w:author="Steve Beadle" w:date="2024-10-22T10:06:00Z">
        <w:r>
          <w:rPr>
            <w:noProof/>
            <w:webHidden/>
          </w:rPr>
          <w:t>39</w:t>
        </w:r>
      </w:ins>
      <w:ins w:id="875" w:author="Steve Beadle" w:date="2024-10-22T10:02:00Z">
        <w:r>
          <w:rPr>
            <w:noProof/>
            <w:webHidden/>
          </w:rPr>
          <w:fldChar w:fldCharType="end"/>
        </w:r>
        <w:r w:rsidRPr="00403037">
          <w:rPr>
            <w:rStyle w:val="Hyperlink"/>
            <w:noProof/>
          </w:rPr>
          <w:fldChar w:fldCharType="end"/>
        </w:r>
      </w:ins>
    </w:p>
    <w:p w14:paraId="34A8B5F1" w14:textId="75F5E561" w:rsidR="00A331DC" w:rsidRDefault="00A331DC">
      <w:pPr>
        <w:pStyle w:val="TableofFigures"/>
        <w:tabs>
          <w:tab w:val="right" w:leader="dot" w:pos="9878"/>
        </w:tabs>
        <w:rPr>
          <w:ins w:id="876" w:author="Steve Beadle" w:date="2024-10-22T10:02:00Z"/>
          <w:rFonts w:asciiTheme="minorHAnsi" w:eastAsiaTheme="minorEastAsia" w:hAnsiTheme="minorHAnsi" w:cstheme="minorBidi"/>
          <w:noProof/>
          <w:kern w:val="2"/>
          <w:sz w:val="22"/>
          <w:szCs w:val="22"/>
          <w14:ligatures w14:val="standardContextual"/>
        </w:rPr>
      </w:pPr>
      <w:ins w:id="877"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"_Toc180483853"</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17</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 counter limit</w:t>
        </w:r>
        <w:r>
          <w:rPr>
            <w:noProof/>
            <w:webHidden/>
          </w:rPr>
          <w:tab/>
        </w:r>
        <w:r>
          <w:rPr>
            <w:noProof/>
            <w:webHidden/>
          </w:rPr>
          <w:fldChar w:fldCharType="begin"/>
        </w:r>
        <w:r>
          <w:rPr>
            <w:noProof/>
            <w:webHidden/>
          </w:rPr>
          <w:instrText xml:space="preserve"> PAGEREF _Toc180483853 \h </w:instrText>
        </w:r>
        <w:r>
          <w:rPr>
            <w:noProof/>
            <w:webHidden/>
          </w:rPr>
        </w:r>
      </w:ins>
      <w:r>
        <w:rPr>
          <w:noProof/>
          <w:webHidden/>
        </w:rPr>
        <w:fldChar w:fldCharType="separate"/>
      </w:r>
      <w:ins w:id="878" w:author="Steve Beadle" w:date="2024-10-22T10:06:00Z">
        <w:r>
          <w:rPr>
            <w:noProof/>
            <w:webHidden/>
          </w:rPr>
          <w:t>48</w:t>
        </w:r>
      </w:ins>
      <w:ins w:id="879" w:author="Steve Beadle" w:date="2024-10-22T10:02:00Z">
        <w:r>
          <w:rPr>
            <w:noProof/>
            <w:webHidden/>
          </w:rPr>
          <w:fldChar w:fldCharType="end"/>
        </w:r>
        <w:r w:rsidRPr="00403037">
          <w:rPr>
            <w:rStyle w:val="Hyperlink"/>
            <w:noProof/>
          </w:rPr>
          <w:fldChar w:fldCharType="end"/>
        </w:r>
      </w:ins>
    </w:p>
    <w:p w14:paraId="4758AD27" w14:textId="0C37A294" w:rsidR="00A331DC" w:rsidRDefault="00A331DC">
      <w:pPr>
        <w:pStyle w:val="TableofFigures"/>
        <w:tabs>
          <w:tab w:val="right" w:leader="dot" w:pos="9878"/>
        </w:tabs>
        <w:rPr>
          <w:ins w:id="880" w:author="Steve Beadle" w:date="2024-10-22T10:02:00Z"/>
          <w:rFonts w:asciiTheme="minorHAnsi" w:eastAsiaTheme="minorEastAsia" w:hAnsiTheme="minorHAnsi" w:cstheme="minorBidi"/>
          <w:noProof/>
          <w:kern w:val="2"/>
          <w:sz w:val="22"/>
          <w:szCs w:val="22"/>
          <w14:ligatures w14:val="standardContextual"/>
        </w:rPr>
      </w:pPr>
      <w:ins w:id="881"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"_Toc180483854"</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18</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_Toc180483854 \h </w:instrText>
        </w:r>
        <w:r>
          <w:rPr>
            <w:noProof/>
            <w:webHidden/>
          </w:rPr>
        </w:r>
      </w:ins>
      <w:r>
        <w:rPr>
          <w:noProof/>
          <w:webHidden/>
        </w:rPr>
        <w:fldChar w:fldCharType="separate"/>
      </w:r>
      <w:ins w:id="882" w:author="Steve Beadle" w:date="2024-10-22T10:06:00Z">
        <w:r>
          <w:rPr>
            <w:noProof/>
            <w:webHidden/>
          </w:rPr>
          <w:t>51</w:t>
        </w:r>
      </w:ins>
      <w:ins w:id="883" w:author="Steve Beadle" w:date="2024-10-22T10:02:00Z">
        <w:r>
          <w:rPr>
            <w:noProof/>
            <w:webHidden/>
          </w:rPr>
          <w:fldChar w:fldCharType="end"/>
        </w:r>
        <w:r w:rsidRPr="00403037">
          <w:rPr>
            <w:rStyle w:val="Hyperlink"/>
            <w:noProof/>
          </w:rPr>
          <w:fldChar w:fldCharType="end"/>
        </w:r>
      </w:ins>
    </w:p>
    <w:p w14:paraId="2FF77966" w14:textId="2E0838D5" w:rsidR="00A331DC" w:rsidRDefault="00A331DC">
      <w:pPr>
        <w:pStyle w:val="TableofFigures"/>
        <w:tabs>
          <w:tab w:val="right" w:leader="dot" w:pos="9878"/>
        </w:tabs>
        <w:rPr>
          <w:ins w:id="884" w:author="Steve Beadle" w:date="2024-10-22T10:02:00Z"/>
          <w:rFonts w:asciiTheme="minorHAnsi" w:eastAsiaTheme="minorEastAsia" w:hAnsiTheme="minorHAnsi" w:cstheme="minorBidi"/>
          <w:noProof/>
          <w:kern w:val="2"/>
          <w:sz w:val="22"/>
          <w:szCs w:val="22"/>
          <w14:ligatures w14:val="standardContextual"/>
        </w:rPr>
      </w:pPr>
      <w:ins w:id="885"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"_Toc180483855"</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19</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extended points</w:t>
        </w:r>
        <w:r>
          <w:rPr>
            <w:noProof/>
            <w:webHidden/>
          </w:rPr>
          <w:tab/>
        </w:r>
        <w:r>
          <w:rPr>
            <w:noProof/>
            <w:webHidden/>
          </w:rPr>
          <w:fldChar w:fldCharType="begin"/>
        </w:r>
        <w:r>
          <w:rPr>
            <w:noProof/>
            <w:webHidden/>
          </w:rPr>
          <w:instrText xml:space="preserve"> PAGEREF _Toc180483855 \h </w:instrText>
        </w:r>
        <w:r>
          <w:rPr>
            <w:noProof/>
            <w:webHidden/>
          </w:rPr>
        </w:r>
      </w:ins>
      <w:r>
        <w:rPr>
          <w:noProof/>
          <w:webHidden/>
        </w:rPr>
        <w:fldChar w:fldCharType="separate"/>
      </w:r>
      <w:ins w:id="886" w:author="Steve Beadle" w:date="2024-10-22T10:06:00Z">
        <w:r>
          <w:rPr>
            <w:noProof/>
            <w:webHidden/>
          </w:rPr>
          <w:t>53</w:t>
        </w:r>
      </w:ins>
      <w:ins w:id="887" w:author="Steve Beadle" w:date="2024-10-22T10:02:00Z">
        <w:r>
          <w:rPr>
            <w:noProof/>
            <w:webHidden/>
          </w:rPr>
          <w:fldChar w:fldCharType="end"/>
        </w:r>
        <w:r w:rsidRPr="00403037">
          <w:rPr>
            <w:rStyle w:val="Hyperlink"/>
            <w:noProof/>
          </w:rPr>
          <w:fldChar w:fldCharType="end"/>
        </w:r>
      </w:ins>
    </w:p>
    <w:p w14:paraId="43F91BCA" w14:textId="1BDBD09B" w:rsidR="00A331DC" w:rsidRDefault="00A331DC">
      <w:pPr>
        <w:pStyle w:val="TableofFigures"/>
        <w:tabs>
          <w:tab w:val="right" w:leader="dot" w:pos="9878"/>
        </w:tabs>
        <w:rPr>
          <w:ins w:id="888" w:author="Steve Beadle" w:date="2024-10-22T10:02:00Z"/>
          <w:rFonts w:asciiTheme="minorHAnsi" w:eastAsiaTheme="minorEastAsia" w:hAnsiTheme="minorHAnsi" w:cstheme="minorBidi"/>
          <w:noProof/>
          <w:kern w:val="2"/>
          <w:sz w:val="22"/>
          <w:szCs w:val="22"/>
          <w14:ligatures w14:val="standardContextual"/>
        </w:rPr>
      </w:pPr>
      <w:ins w:id="889"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"_Toc180483856"</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20</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_Toc180483856 \h </w:instrText>
        </w:r>
        <w:r>
          <w:rPr>
            <w:noProof/>
            <w:webHidden/>
          </w:rPr>
        </w:r>
      </w:ins>
      <w:r>
        <w:rPr>
          <w:noProof/>
          <w:webHidden/>
        </w:rPr>
        <w:fldChar w:fldCharType="separate"/>
      </w:r>
      <w:ins w:id="890" w:author="Steve Beadle" w:date="2024-10-22T10:06:00Z">
        <w:r>
          <w:rPr>
            <w:noProof/>
            <w:webHidden/>
          </w:rPr>
          <w:t>58</w:t>
        </w:r>
      </w:ins>
      <w:ins w:id="891" w:author="Steve Beadle" w:date="2024-10-22T10:02:00Z">
        <w:r>
          <w:rPr>
            <w:noProof/>
            <w:webHidden/>
          </w:rPr>
          <w:fldChar w:fldCharType="end"/>
        </w:r>
        <w:r w:rsidRPr="00403037">
          <w:rPr>
            <w:rStyle w:val="Hyperlink"/>
            <w:noProof/>
          </w:rPr>
          <w:fldChar w:fldCharType="end"/>
        </w:r>
      </w:ins>
    </w:p>
    <w:p w14:paraId="46ABF723" w14:textId="27FBF21F" w:rsidR="00A331DC" w:rsidRDefault="00A331DC">
      <w:pPr>
        <w:pStyle w:val="TableofFigures"/>
        <w:tabs>
          <w:tab w:val="right" w:leader="dot" w:pos="9878"/>
        </w:tabs>
        <w:rPr>
          <w:ins w:id="892" w:author="Steve Beadle" w:date="2024-10-22T10:02:00Z"/>
          <w:rFonts w:asciiTheme="minorHAnsi" w:eastAsiaTheme="minorEastAsia" w:hAnsiTheme="minorHAnsi" w:cstheme="minorBidi"/>
          <w:noProof/>
          <w:kern w:val="2"/>
          <w:sz w:val="22"/>
          <w:szCs w:val="22"/>
          <w14:ligatures w14:val="standardContextual"/>
        </w:rPr>
      </w:pPr>
      <w:ins w:id="893"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"_Toc180483857"</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21</w:t>
        </w:r>
        <w:r>
          <w:rPr>
            <w:rFonts w:asciiTheme="minorHAnsi" w:eastAsiaTheme="minorEastAsia" w:hAnsiTheme="minorHAnsi" w:cstheme="minorBidi"/>
            <w:noProof/>
            <w:kern w:val="2"/>
            <w:sz w:val="22"/>
            <w:szCs w:val="22"/>
            <w14:ligatures w14:val="standardContextual"/>
          </w:rPr>
          <w:tab/>
        </w:r>
        <w:r w:rsidRPr="00403037">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_Toc180483857 \h </w:instrText>
        </w:r>
        <w:r>
          <w:rPr>
            <w:noProof/>
            <w:webHidden/>
          </w:rPr>
        </w:r>
      </w:ins>
      <w:r>
        <w:rPr>
          <w:noProof/>
          <w:webHidden/>
        </w:rPr>
        <w:fldChar w:fldCharType="separate"/>
      </w:r>
      <w:ins w:id="894" w:author="Steve Beadle" w:date="2024-10-22T10:06:00Z">
        <w:r>
          <w:rPr>
            <w:noProof/>
            <w:webHidden/>
          </w:rPr>
          <w:t>58</w:t>
        </w:r>
      </w:ins>
      <w:ins w:id="895" w:author="Steve Beadle" w:date="2024-10-22T10:02:00Z">
        <w:r>
          <w:rPr>
            <w:noProof/>
            <w:webHidden/>
          </w:rPr>
          <w:fldChar w:fldCharType="end"/>
        </w:r>
        <w:r w:rsidRPr="00403037">
          <w:rPr>
            <w:rStyle w:val="Hyperlink"/>
            <w:noProof/>
          </w:rPr>
          <w:fldChar w:fldCharType="end"/>
        </w:r>
      </w:ins>
    </w:p>
    <w:p w14:paraId="4E34E2FD" w14:textId="78AD9692" w:rsidR="00A331DC" w:rsidRDefault="00A331DC">
      <w:pPr>
        <w:pStyle w:val="TableofFigures"/>
        <w:tabs>
          <w:tab w:val="right" w:leader="dot" w:pos="9878"/>
        </w:tabs>
        <w:rPr>
          <w:ins w:id="896" w:author="Steve Beadle" w:date="2024-10-22T10:02:00Z"/>
          <w:rFonts w:asciiTheme="minorHAnsi" w:eastAsiaTheme="minorEastAsia" w:hAnsiTheme="minorHAnsi" w:cstheme="minorBidi"/>
          <w:noProof/>
          <w:kern w:val="2"/>
          <w:sz w:val="22"/>
          <w:szCs w:val="22"/>
          <w14:ligatures w14:val="standardContextual"/>
        </w:rPr>
      </w:pPr>
      <w:ins w:id="897"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"_Toc180483858"</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22</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 point calculation</w:t>
        </w:r>
        <w:r>
          <w:rPr>
            <w:noProof/>
            <w:webHidden/>
          </w:rPr>
          <w:tab/>
        </w:r>
        <w:r>
          <w:rPr>
            <w:noProof/>
            <w:webHidden/>
          </w:rPr>
          <w:fldChar w:fldCharType="begin"/>
        </w:r>
        <w:r>
          <w:rPr>
            <w:noProof/>
            <w:webHidden/>
          </w:rPr>
          <w:instrText xml:space="preserve"> PAGEREF _Toc180483858 \h </w:instrText>
        </w:r>
        <w:r>
          <w:rPr>
            <w:noProof/>
            <w:webHidden/>
          </w:rPr>
        </w:r>
      </w:ins>
      <w:r>
        <w:rPr>
          <w:noProof/>
          <w:webHidden/>
        </w:rPr>
        <w:fldChar w:fldCharType="separate"/>
      </w:r>
      <w:ins w:id="898" w:author="Steve Beadle" w:date="2024-10-22T10:06:00Z">
        <w:r>
          <w:rPr>
            <w:noProof/>
            <w:webHidden/>
          </w:rPr>
          <w:t>59</w:t>
        </w:r>
      </w:ins>
      <w:ins w:id="899" w:author="Steve Beadle" w:date="2024-10-22T10:02:00Z">
        <w:r>
          <w:rPr>
            <w:noProof/>
            <w:webHidden/>
          </w:rPr>
          <w:fldChar w:fldCharType="end"/>
        </w:r>
        <w:r w:rsidRPr="00403037">
          <w:rPr>
            <w:rStyle w:val="Hyperlink"/>
            <w:noProof/>
          </w:rPr>
          <w:fldChar w:fldCharType="end"/>
        </w:r>
      </w:ins>
    </w:p>
    <w:p w14:paraId="5DF4E59D" w14:textId="738FFD88" w:rsidR="00A331DC" w:rsidRDefault="00A331DC">
      <w:pPr>
        <w:pStyle w:val="TableofFigures"/>
        <w:tabs>
          <w:tab w:val="right" w:leader="dot" w:pos="9878"/>
        </w:tabs>
        <w:rPr>
          <w:ins w:id="900" w:author="Steve Beadle" w:date="2024-10-22T10:02:00Z"/>
          <w:rFonts w:asciiTheme="minorHAnsi" w:eastAsiaTheme="minorEastAsia" w:hAnsiTheme="minorHAnsi" w:cstheme="minorBidi"/>
          <w:noProof/>
          <w:kern w:val="2"/>
          <w:sz w:val="22"/>
          <w:szCs w:val="22"/>
          <w14:ligatures w14:val="standardContextual"/>
        </w:rPr>
      </w:pPr>
      <w:ins w:id="901" w:author="Steve Beadle" w:date="2024-10-22T10:02:00Z">
        <w:r w:rsidRPr="00403037">
          <w:rPr>
            <w:rStyle w:val="Hyperlink"/>
            <w:noProof/>
          </w:rPr>
          <w:lastRenderedPageBreak/>
          <w:fldChar w:fldCharType="begin"/>
        </w:r>
        <w:r w:rsidRPr="00403037">
          <w:rPr>
            <w:rStyle w:val="Hyperlink"/>
            <w:noProof/>
          </w:rPr>
          <w:instrText xml:space="preserve"> </w:instrText>
        </w:r>
        <w:r>
          <w:rPr>
            <w:noProof/>
          </w:rPr>
          <w:instrText>HYPERLINK \l "_Toc180483859"</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23</w:t>
        </w:r>
        <w:r>
          <w:rPr>
            <w:rFonts w:asciiTheme="minorHAnsi" w:eastAsiaTheme="minorEastAsia" w:hAnsiTheme="minorHAnsi" w:cstheme="minorBidi"/>
            <w:noProof/>
            <w:kern w:val="2"/>
            <w:sz w:val="22"/>
            <w:szCs w:val="22"/>
            <w14:ligatures w14:val="standardContextual"/>
          </w:rPr>
          <w:tab/>
        </w:r>
        <w:r w:rsidRPr="00403037">
          <w:rPr>
            <w:rStyle w:val="Hyperlink"/>
            <w:noProof/>
          </w:rPr>
          <w:t>Information used in defining an incident log</w:t>
        </w:r>
        <w:r>
          <w:rPr>
            <w:noProof/>
            <w:webHidden/>
          </w:rPr>
          <w:tab/>
        </w:r>
        <w:r>
          <w:rPr>
            <w:noProof/>
            <w:webHidden/>
          </w:rPr>
          <w:fldChar w:fldCharType="begin"/>
        </w:r>
        <w:r>
          <w:rPr>
            <w:noProof/>
            <w:webHidden/>
          </w:rPr>
          <w:instrText xml:space="preserve"> PAGEREF _Toc180483859 \h </w:instrText>
        </w:r>
        <w:r>
          <w:rPr>
            <w:noProof/>
            <w:webHidden/>
          </w:rPr>
        </w:r>
      </w:ins>
      <w:r>
        <w:rPr>
          <w:noProof/>
          <w:webHidden/>
        </w:rPr>
        <w:fldChar w:fldCharType="separate"/>
      </w:r>
      <w:ins w:id="902" w:author="Steve Beadle" w:date="2024-10-22T10:06:00Z">
        <w:r>
          <w:rPr>
            <w:noProof/>
            <w:webHidden/>
          </w:rPr>
          <w:t>59</w:t>
        </w:r>
      </w:ins>
      <w:ins w:id="903" w:author="Steve Beadle" w:date="2024-10-22T10:02:00Z">
        <w:r>
          <w:rPr>
            <w:noProof/>
            <w:webHidden/>
          </w:rPr>
          <w:fldChar w:fldCharType="end"/>
        </w:r>
        <w:r w:rsidRPr="00403037">
          <w:rPr>
            <w:rStyle w:val="Hyperlink"/>
            <w:noProof/>
          </w:rPr>
          <w:fldChar w:fldCharType="end"/>
        </w:r>
      </w:ins>
    </w:p>
    <w:p w14:paraId="1719B2D8" w14:textId="3384A241" w:rsidR="00A331DC" w:rsidRDefault="00A331DC">
      <w:pPr>
        <w:pStyle w:val="TableofFigures"/>
        <w:tabs>
          <w:tab w:val="right" w:leader="dot" w:pos="9878"/>
        </w:tabs>
        <w:rPr>
          <w:ins w:id="904" w:author="Steve Beadle" w:date="2024-10-22T10:02:00Z"/>
          <w:rFonts w:asciiTheme="minorHAnsi" w:eastAsiaTheme="minorEastAsia" w:hAnsiTheme="minorHAnsi" w:cstheme="minorBidi"/>
          <w:noProof/>
          <w:kern w:val="2"/>
          <w:sz w:val="22"/>
          <w:szCs w:val="22"/>
          <w14:ligatures w14:val="standardContextual"/>
        </w:rPr>
      </w:pPr>
      <w:ins w:id="905"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"_Toc180483860"</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24</w:t>
        </w:r>
        <w:r>
          <w:rPr>
            <w:rFonts w:asciiTheme="minorHAnsi" w:eastAsiaTheme="minorEastAsia" w:hAnsiTheme="minorHAnsi" w:cstheme="minorBidi"/>
            <w:noProof/>
            <w:kern w:val="2"/>
            <w:sz w:val="22"/>
            <w:szCs w:val="22"/>
            <w14:ligatures w14:val="standardContextual"/>
          </w:rPr>
          <w:tab/>
        </w:r>
        <w:r w:rsidRPr="00403037">
          <w:rPr>
            <w:rStyle w:val="Hyperlink"/>
            <w:noProof/>
          </w:rPr>
          <w:t>Elements of the data request message</w:t>
        </w:r>
        <w:r>
          <w:rPr>
            <w:noProof/>
            <w:webHidden/>
          </w:rPr>
          <w:tab/>
        </w:r>
        <w:r>
          <w:rPr>
            <w:noProof/>
            <w:webHidden/>
          </w:rPr>
          <w:fldChar w:fldCharType="begin"/>
        </w:r>
        <w:r>
          <w:rPr>
            <w:noProof/>
            <w:webHidden/>
          </w:rPr>
          <w:instrText xml:space="preserve"> PAGEREF _Toc180483860 \h </w:instrText>
        </w:r>
        <w:r>
          <w:rPr>
            <w:noProof/>
            <w:webHidden/>
          </w:rPr>
        </w:r>
      </w:ins>
      <w:r>
        <w:rPr>
          <w:noProof/>
          <w:webHidden/>
        </w:rPr>
        <w:fldChar w:fldCharType="separate"/>
      </w:r>
      <w:ins w:id="906" w:author="Steve Beadle" w:date="2024-10-22T10:06:00Z">
        <w:r>
          <w:rPr>
            <w:noProof/>
            <w:webHidden/>
          </w:rPr>
          <w:t>65</w:t>
        </w:r>
      </w:ins>
      <w:ins w:id="907" w:author="Steve Beadle" w:date="2024-10-22T10:02:00Z">
        <w:r>
          <w:rPr>
            <w:noProof/>
            <w:webHidden/>
          </w:rPr>
          <w:fldChar w:fldCharType="end"/>
        </w:r>
        <w:r w:rsidRPr="00403037">
          <w:rPr>
            <w:rStyle w:val="Hyperlink"/>
            <w:noProof/>
          </w:rPr>
          <w:fldChar w:fldCharType="end"/>
        </w:r>
      </w:ins>
    </w:p>
    <w:p w14:paraId="4FEED725" w14:textId="0A32388A" w:rsidR="00A331DC" w:rsidRDefault="00A331DC">
      <w:pPr>
        <w:pStyle w:val="TableofFigures"/>
        <w:tabs>
          <w:tab w:val="right" w:leader="dot" w:pos="9878"/>
        </w:tabs>
        <w:rPr>
          <w:ins w:id="908" w:author="Steve Beadle" w:date="2024-10-22T10:02:00Z"/>
          <w:rFonts w:asciiTheme="minorHAnsi" w:eastAsiaTheme="minorEastAsia" w:hAnsiTheme="minorHAnsi" w:cstheme="minorBidi"/>
          <w:noProof/>
          <w:kern w:val="2"/>
          <w:sz w:val="22"/>
          <w:szCs w:val="22"/>
          <w14:ligatures w14:val="standardContextual"/>
        </w:rPr>
      </w:pPr>
      <w:ins w:id="909"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"_Toc180483861"</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25</w:t>
        </w:r>
        <w:r>
          <w:rPr>
            <w:rFonts w:asciiTheme="minorHAnsi" w:eastAsiaTheme="minorEastAsia" w:hAnsiTheme="minorHAnsi" w:cstheme="minorBidi"/>
            <w:noProof/>
            <w:kern w:val="2"/>
            <w:sz w:val="22"/>
            <w:szCs w:val="22"/>
            <w14:ligatures w14:val="standardContextual"/>
          </w:rPr>
          <w:tab/>
        </w:r>
        <w:r w:rsidRPr="00403037">
          <w:rPr>
            <w:rStyle w:val="Hyperlink"/>
            <w:noProof/>
          </w:rPr>
          <w:t>Fixed class names</w:t>
        </w:r>
        <w:r>
          <w:rPr>
            <w:noProof/>
            <w:webHidden/>
          </w:rPr>
          <w:tab/>
        </w:r>
        <w:r>
          <w:rPr>
            <w:noProof/>
            <w:webHidden/>
          </w:rPr>
          <w:fldChar w:fldCharType="begin"/>
        </w:r>
        <w:r>
          <w:rPr>
            <w:noProof/>
            <w:webHidden/>
          </w:rPr>
          <w:instrText xml:space="preserve"> PAGEREF _Toc180483861 \h </w:instrText>
        </w:r>
        <w:r>
          <w:rPr>
            <w:noProof/>
            <w:webHidden/>
          </w:rPr>
        </w:r>
      </w:ins>
      <w:r>
        <w:rPr>
          <w:noProof/>
          <w:webHidden/>
        </w:rPr>
        <w:fldChar w:fldCharType="separate"/>
      </w:r>
      <w:ins w:id="910" w:author="Steve Beadle" w:date="2024-10-22T10:06:00Z">
        <w:r>
          <w:rPr>
            <w:noProof/>
            <w:webHidden/>
          </w:rPr>
          <w:t>77</w:t>
        </w:r>
      </w:ins>
      <w:ins w:id="911" w:author="Steve Beadle" w:date="2024-10-22T10:02:00Z">
        <w:r>
          <w:rPr>
            <w:noProof/>
            <w:webHidden/>
          </w:rPr>
          <w:fldChar w:fldCharType="end"/>
        </w:r>
        <w:r w:rsidRPr="00403037">
          <w:rPr>
            <w:rStyle w:val="Hyperlink"/>
            <w:noProof/>
          </w:rPr>
          <w:fldChar w:fldCharType="end"/>
        </w:r>
      </w:ins>
    </w:p>
    <w:p w14:paraId="18C075A5" w14:textId="481736D6" w:rsidR="00A331DC" w:rsidRDefault="00A331DC">
      <w:pPr>
        <w:pStyle w:val="TableofFigures"/>
        <w:tabs>
          <w:tab w:val="right" w:leader="dot" w:pos="9878"/>
        </w:tabs>
        <w:rPr>
          <w:ins w:id="912" w:author="Steve Beadle" w:date="2024-10-22T10:02:00Z"/>
          <w:rFonts w:asciiTheme="minorHAnsi" w:eastAsiaTheme="minorEastAsia" w:hAnsiTheme="minorHAnsi" w:cstheme="minorBidi"/>
          <w:noProof/>
          <w:kern w:val="2"/>
          <w:sz w:val="22"/>
          <w:szCs w:val="22"/>
          <w14:ligatures w14:val="standardContextual"/>
        </w:rPr>
      </w:pPr>
      <w:ins w:id="913"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"_Toc180483862"</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26</w:t>
        </w:r>
        <w:r>
          <w:rPr>
            <w:rFonts w:asciiTheme="minorHAnsi" w:eastAsiaTheme="minorEastAsia" w:hAnsiTheme="minorHAnsi" w:cstheme="minorBidi"/>
            <w:noProof/>
            <w:kern w:val="2"/>
            <w:sz w:val="22"/>
            <w:szCs w:val="22"/>
            <w14:ligatures w14:val="standardContextual"/>
          </w:rPr>
          <w:tab/>
        </w:r>
        <w:r w:rsidRPr="00403037">
          <w:rPr>
            <w:rStyle w:val="Hyperlink"/>
            <w:noProof/>
          </w:rPr>
          <w:t>Topics used by the protocol</w:t>
        </w:r>
        <w:r>
          <w:rPr>
            <w:noProof/>
            <w:webHidden/>
          </w:rPr>
          <w:tab/>
        </w:r>
        <w:r>
          <w:rPr>
            <w:noProof/>
            <w:webHidden/>
          </w:rPr>
          <w:fldChar w:fldCharType="begin"/>
        </w:r>
        <w:r>
          <w:rPr>
            <w:noProof/>
            <w:webHidden/>
          </w:rPr>
          <w:instrText xml:space="preserve"> PAGEREF _Toc180483862 \h </w:instrText>
        </w:r>
        <w:r>
          <w:rPr>
            <w:noProof/>
            <w:webHidden/>
          </w:rPr>
        </w:r>
      </w:ins>
      <w:r>
        <w:rPr>
          <w:noProof/>
          <w:webHidden/>
        </w:rPr>
        <w:fldChar w:fldCharType="separate"/>
      </w:r>
      <w:ins w:id="914" w:author="Steve Beadle" w:date="2024-10-22T10:06:00Z">
        <w:r>
          <w:rPr>
            <w:noProof/>
            <w:webHidden/>
          </w:rPr>
          <w:t>86</w:t>
        </w:r>
      </w:ins>
      <w:ins w:id="915" w:author="Steve Beadle" w:date="2024-10-22T10:02:00Z">
        <w:r>
          <w:rPr>
            <w:noProof/>
            <w:webHidden/>
          </w:rPr>
          <w:fldChar w:fldCharType="end"/>
        </w:r>
        <w:r w:rsidRPr="00403037">
          <w:rPr>
            <w:rStyle w:val="Hyperlink"/>
            <w:noProof/>
          </w:rPr>
          <w:fldChar w:fldCharType="end"/>
        </w:r>
      </w:ins>
    </w:p>
    <w:p w14:paraId="2A6DEE32" w14:textId="2D2302A8" w:rsidR="00A331DC" w:rsidRDefault="00A331DC">
      <w:pPr>
        <w:pStyle w:val="TableofFigures"/>
        <w:tabs>
          <w:tab w:val="right" w:leader="dot" w:pos="9878"/>
        </w:tabs>
        <w:rPr>
          <w:ins w:id="916" w:author="Steve Beadle" w:date="2024-10-22T10:02:00Z"/>
          <w:rFonts w:asciiTheme="minorHAnsi" w:eastAsiaTheme="minorEastAsia" w:hAnsiTheme="minorHAnsi" w:cstheme="minorBidi"/>
          <w:noProof/>
          <w:kern w:val="2"/>
          <w:sz w:val="22"/>
          <w:szCs w:val="22"/>
          <w14:ligatures w14:val="standardContextual"/>
        </w:rPr>
      </w:pPr>
      <w:ins w:id="917"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"_Toc180483863"</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27</w:t>
        </w:r>
        <w:r>
          <w:rPr>
            <w:rFonts w:asciiTheme="minorHAnsi" w:eastAsiaTheme="minorEastAsia" w:hAnsiTheme="minorHAnsi" w:cstheme="minorBidi"/>
            <w:noProof/>
            <w:kern w:val="2"/>
            <w:sz w:val="22"/>
            <w:szCs w:val="22"/>
            <w14:ligatures w14:val="standardContextual"/>
          </w:rPr>
          <w:tab/>
        </w:r>
        <w:r w:rsidRPr="00403037">
          <w:rPr>
            <w:rStyle w:val="Hyperlink"/>
            <w:noProof/>
          </w:rPr>
          <w:t>Operation codes</w:t>
        </w:r>
        <w:r>
          <w:rPr>
            <w:noProof/>
            <w:webHidden/>
          </w:rPr>
          <w:tab/>
        </w:r>
        <w:r>
          <w:rPr>
            <w:noProof/>
            <w:webHidden/>
          </w:rPr>
          <w:fldChar w:fldCharType="begin"/>
        </w:r>
        <w:r>
          <w:rPr>
            <w:noProof/>
            <w:webHidden/>
          </w:rPr>
          <w:instrText xml:space="preserve"> PAGEREF _Toc180483863 \h </w:instrText>
        </w:r>
        <w:r>
          <w:rPr>
            <w:noProof/>
            <w:webHidden/>
          </w:rPr>
        </w:r>
      </w:ins>
      <w:r>
        <w:rPr>
          <w:noProof/>
          <w:webHidden/>
        </w:rPr>
        <w:fldChar w:fldCharType="separate"/>
      </w:r>
      <w:ins w:id="918" w:author="Steve Beadle" w:date="2024-10-22T10:06:00Z">
        <w:r>
          <w:rPr>
            <w:noProof/>
            <w:webHidden/>
          </w:rPr>
          <w:t>88</w:t>
        </w:r>
      </w:ins>
      <w:ins w:id="919" w:author="Steve Beadle" w:date="2024-10-22T10:02:00Z">
        <w:r>
          <w:rPr>
            <w:noProof/>
            <w:webHidden/>
          </w:rPr>
          <w:fldChar w:fldCharType="end"/>
        </w:r>
        <w:r w:rsidRPr="00403037">
          <w:rPr>
            <w:rStyle w:val="Hyperlink"/>
            <w:noProof/>
          </w:rPr>
          <w:fldChar w:fldCharType="end"/>
        </w:r>
      </w:ins>
    </w:p>
    <w:p w14:paraId="5657B0EE" w14:textId="5F5E1048" w:rsidR="00A331DC" w:rsidRDefault="00A331DC">
      <w:pPr>
        <w:pStyle w:val="TableofFigures"/>
        <w:tabs>
          <w:tab w:val="right" w:leader="dot" w:pos="9878"/>
        </w:tabs>
        <w:rPr>
          <w:ins w:id="920" w:author="Steve Beadle" w:date="2024-10-22T10:02:00Z"/>
          <w:rFonts w:asciiTheme="minorHAnsi" w:eastAsiaTheme="minorEastAsia" w:hAnsiTheme="minorHAnsi" w:cstheme="minorBidi"/>
          <w:noProof/>
          <w:kern w:val="2"/>
          <w:sz w:val="22"/>
          <w:szCs w:val="22"/>
          <w14:ligatures w14:val="standardContextual"/>
        </w:rPr>
      </w:pPr>
      <w:ins w:id="921"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"_Toc180483864"</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28</w:t>
        </w:r>
        <w:r>
          <w:rPr>
            <w:rFonts w:asciiTheme="minorHAnsi" w:eastAsiaTheme="minorEastAsia" w:hAnsiTheme="minorHAnsi" w:cstheme="minorBidi"/>
            <w:noProof/>
            <w:kern w:val="2"/>
            <w:sz w:val="22"/>
            <w:szCs w:val="22"/>
            <w14:ligatures w14:val="standardContextual"/>
          </w:rPr>
          <w:tab/>
        </w:r>
        <w:r w:rsidRPr="00403037">
          <w:rPr>
            <w:rStyle w:val="Hyperlink"/>
            <w:noProof/>
          </w:rPr>
          <w:t>Example of a calculation</w:t>
        </w:r>
        <w:r>
          <w:rPr>
            <w:noProof/>
            <w:webHidden/>
          </w:rPr>
          <w:tab/>
        </w:r>
        <w:r>
          <w:rPr>
            <w:noProof/>
            <w:webHidden/>
          </w:rPr>
          <w:fldChar w:fldCharType="begin"/>
        </w:r>
        <w:r>
          <w:rPr>
            <w:noProof/>
            <w:webHidden/>
          </w:rPr>
          <w:instrText xml:space="preserve"> PAGEREF _Toc180483864 \h </w:instrText>
        </w:r>
        <w:r>
          <w:rPr>
            <w:noProof/>
            <w:webHidden/>
          </w:rPr>
        </w:r>
      </w:ins>
      <w:r>
        <w:rPr>
          <w:noProof/>
          <w:webHidden/>
        </w:rPr>
        <w:fldChar w:fldCharType="separate"/>
      </w:r>
      <w:ins w:id="922" w:author="Steve Beadle" w:date="2024-10-22T10:06:00Z">
        <w:r>
          <w:rPr>
            <w:noProof/>
            <w:webHidden/>
          </w:rPr>
          <w:t>94</w:t>
        </w:r>
      </w:ins>
      <w:ins w:id="923" w:author="Steve Beadle" w:date="2024-10-22T10:02:00Z">
        <w:r>
          <w:rPr>
            <w:noProof/>
            <w:webHidden/>
          </w:rPr>
          <w:fldChar w:fldCharType="end"/>
        </w:r>
        <w:r w:rsidRPr="00403037">
          <w:rPr>
            <w:rStyle w:val="Hyperlink"/>
            <w:noProof/>
          </w:rPr>
          <w:fldChar w:fldCharType="end"/>
        </w:r>
      </w:ins>
    </w:p>
    <w:p w14:paraId="7D2B8036" w14:textId="3C88370D" w:rsidR="00A331DC" w:rsidRDefault="00A331DC">
      <w:pPr>
        <w:pStyle w:val="TableofFigures"/>
        <w:tabs>
          <w:tab w:val="right" w:leader="dot" w:pos="9878"/>
        </w:tabs>
        <w:rPr>
          <w:ins w:id="924" w:author="Steve Beadle" w:date="2024-10-22T10:02:00Z"/>
          <w:rFonts w:asciiTheme="minorHAnsi" w:eastAsiaTheme="minorEastAsia" w:hAnsiTheme="minorHAnsi" w:cstheme="minorBidi"/>
          <w:noProof/>
          <w:kern w:val="2"/>
          <w:sz w:val="22"/>
          <w:szCs w:val="22"/>
          <w14:ligatures w14:val="standardContextual"/>
        </w:rPr>
      </w:pPr>
      <w:ins w:id="925" w:author="Steve Beadle" w:date="2024-10-22T10:02:00Z">
        <w:r w:rsidRPr="00403037">
          <w:rPr>
            <w:rStyle w:val="Hyperlink"/>
            <w:noProof/>
          </w:rPr>
          <w:fldChar w:fldCharType="begin"/>
        </w:r>
        <w:r w:rsidRPr="00403037">
          <w:rPr>
            <w:rStyle w:val="Hyperlink"/>
            <w:noProof/>
          </w:rPr>
          <w:instrText xml:space="preserve"> </w:instrText>
        </w:r>
        <w:r>
          <w:rPr>
            <w:noProof/>
          </w:rPr>
          <w:instrText>HYPERLINK \l "_Toc180483865"</w:instrText>
        </w:r>
        <w:r w:rsidRPr="00403037">
          <w:rPr>
            <w:rStyle w:val="Hyperlink"/>
            <w:noProof/>
          </w:rPr>
          <w:instrText xml:space="preserve"> </w:instrText>
        </w:r>
        <w:r w:rsidRPr="00403037">
          <w:rPr>
            <w:rStyle w:val="Hyperlink"/>
            <w:noProof/>
          </w:rPr>
        </w:r>
        <w:r w:rsidRPr="00403037">
          <w:rPr>
            <w:rStyle w:val="Hyperlink"/>
            <w:noProof/>
          </w:rPr>
          <w:fldChar w:fldCharType="separate"/>
        </w:r>
        <w:r w:rsidRPr="00403037">
          <w:rPr>
            <w:rStyle w:val="Hyperlink"/>
            <w:noProof/>
          </w:rPr>
          <w:t>Table 29</w:t>
        </w:r>
        <w:r>
          <w:rPr>
            <w:rFonts w:asciiTheme="minorHAnsi" w:eastAsiaTheme="minorEastAsia" w:hAnsiTheme="minorHAnsi" w:cstheme="minorBidi"/>
            <w:noProof/>
            <w:kern w:val="2"/>
            <w:sz w:val="22"/>
            <w:szCs w:val="22"/>
            <w14:ligatures w14:val="standardContextual"/>
          </w:rPr>
          <w:tab/>
        </w:r>
        <w:r w:rsidRPr="00403037">
          <w:rPr>
            <w:rStyle w:val="Hyperlink"/>
            <w:noProof/>
          </w:rPr>
          <w:t>Lucid Protocol Revision History</w:t>
        </w:r>
        <w:r>
          <w:rPr>
            <w:noProof/>
            <w:webHidden/>
          </w:rPr>
          <w:tab/>
        </w:r>
        <w:r>
          <w:rPr>
            <w:noProof/>
            <w:webHidden/>
          </w:rPr>
          <w:fldChar w:fldCharType="begin"/>
        </w:r>
        <w:r>
          <w:rPr>
            <w:noProof/>
            <w:webHidden/>
          </w:rPr>
          <w:instrText xml:space="preserve"> PAGEREF _Toc180483865 \h </w:instrText>
        </w:r>
        <w:r>
          <w:rPr>
            <w:noProof/>
            <w:webHidden/>
          </w:rPr>
        </w:r>
      </w:ins>
      <w:r>
        <w:rPr>
          <w:noProof/>
          <w:webHidden/>
        </w:rPr>
        <w:fldChar w:fldCharType="separate"/>
      </w:r>
      <w:ins w:id="926" w:author="Steve Beadle" w:date="2024-10-22T10:06:00Z">
        <w:r>
          <w:rPr>
            <w:noProof/>
            <w:webHidden/>
          </w:rPr>
          <w:t>96</w:t>
        </w:r>
      </w:ins>
      <w:ins w:id="927" w:author="Steve Beadle" w:date="2024-10-22T10:02:00Z">
        <w:r>
          <w:rPr>
            <w:noProof/>
            <w:webHidden/>
          </w:rPr>
          <w:fldChar w:fldCharType="end"/>
        </w:r>
        <w:r w:rsidRPr="00403037">
          <w:rPr>
            <w:rStyle w:val="Hyperlink"/>
            <w:noProof/>
          </w:rPr>
          <w:fldChar w:fldCharType="end"/>
        </w:r>
      </w:ins>
    </w:p>
    <w:p w14:paraId="78BAC647" w14:textId="08E28B16" w:rsidR="00B74FC0" w:rsidDel="00A331DC" w:rsidRDefault="00B74FC0">
      <w:pPr>
        <w:pStyle w:val="TableofFigures"/>
        <w:tabs>
          <w:tab w:val="right" w:leader="dot" w:pos="9878"/>
        </w:tabs>
        <w:rPr>
          <w:del w:id="928" w:author="Steve Beadle" w:date="2024-10-22T10:02:00Z"/>
          <w:rFonts w:asciiTheme="minorHAnsi" w:eastAsiaTheme="minorEastAsia" w:hAnsiTheme="minorHAnsi" w:cstheme="minorBidi"/>
          <w:noProof/>
          <w:kern w:val="2"/>
          <w:sz w:val="24"/>
          <w:szCs w:val="24"/>
          <w14:ligatures w14:val="standardContextual"/>
        </w:rPr>
      </w:pPr>
      <w:del w:id="929" w:author="Steve Beadle" w:date="2024-10-22T10:02:00Z">
        <w:r w:rsidRPr="00A331DC" w:rsidDel="00A331DC">
          <w:rPr>
            <w:noProof/>
            <w:rPrChange w:id="930" w:author="Steve Beadle" w:date="2024-10-22T10:02:00Z">
              <w:rPr>
                <w:rStyle w:val="Hyperlink"/>
                <w:noProof/>
              </w:rPr>
            </w:rPrChange>
          </w:rPr>
          <w:delText>Table 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31" w:author="Steve Beadle" w:date="2024-10-22T10:02:00Z">
              <w:rPr>
                <w:rStyle w:val="Hyperlink"/>
                <w:noProof/>
              </w:rPr>
            </w:rPrChange>
          </w:rPr>
          <w:delText>Device elements</w:delText>
        </w:r>
        <w:r w:rsidDel="00A331DC">
          <w:rPr>
            <w:noProof/>
            <w:webHidden/>
          </w:rPr>
          <w:tab/>
        </w:r>
        <w:r w:rsidR="00B95937" w:rsidDel="00A331DC">
          <w:rPr>
            <w:noProof/>
            <w:webHidden/>
          </w:rPr>
          <w:delText>22</w:delText>
        </w:r>
      </w:del>
    </w:p>
    <w:p w14:paraId="30558556" w14:textId="5F09E30A" w:rsidR="00B74FC0" w:rsidDel="00A331DC" w:rsidRDefault="00B74FC0">
      <w:pPr>
        <w:pStyle w:val="TableofFigures"/>
        <w:tabs>
          <w:tab w:val="right" w:leader="dot" w:pos="9878"/>
        </w:tabs>
        <w:rPr>
          <w:del w:id="932" w:author="Steve Beadle" w:date="2024-10-22T10:02:00Z"/>
          <w:rFonts w:asciiTheme="minorHAnsi" w:eastAsiaTheme="minorEastAsia" w:hAnsiTheme="minorHAnsi" w:cstheme="minorBidi"/>
          <w:noProof/>
          <w:kern w:val="2"/>
          <w:sz w:val="24"/>
          <w:szCs w:val="24"/>
          <w14:ligatures w14:val="standardContextual"/>
        </w:rPr>
      </w:pPr>
      <w:del w:id="933" w:author="Steve Beadle" w:date="2024-10-22T10:02:00Z">
        <w:r w:rsidRPr="00A331DC" w:rsidDel="00A331DC">
          <w:rPr>
            <w:noProof/>
            <w:rPrChange w:id="934" w:author="Steve Beadle" w:date="2024-10-22T10:02:00Z">
              <w:rPr>
                <w:rStyle w:val="Hyperlink"/>
                <w:noProof/>
              </w:rPr>
            </w:rPrChange>
          </w:rPr>
          <w:delText>Table 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35" w:author="Steve Beadle" w:date="2024-10-22T10:02:00Z">
              <w:rPr>
                <w:rStyle w:val="Hyperlink"/>
                <w:noProof/>
              </w:rPr>
            </w:rPrChange>
          </w:rPr>
          <w:delText>Channel elements</w:delText>
        </w:r>
        <w:r w:rsidDel="00A331DC">
          <w:rPr>
            <w:noProof/>
            <w:webHidden/>
          </w:rPr>
          <w:tab/>
        </w:r>
        <w:r w:rsidR="00B95937" w:rsidDel="00A331DC">
          <w:rPr>
            <w:noProof/>
            <w:webHidden/>
          </w:rPr>
          <w:delText>23</w:delText>
        </w:r>
      </w:del>
    </w:p>
    <w:p w14:paraId="5BE8F6B4" w14:textId="1A4F2F7B" w:rsidR="00B74FC0" w:rsidDel="00A331DC" w:rsidRDefault="00B74FC0">
      <w:pPr>
        <w:pStyle w:val="TableofFigures"/>
        <w:tabs>
          <w:tab w:val="right" w:leader="dot" w:pos="9878"/>
        </w:tabs>
        <w:rPr>
          <w:del w:id="936" w:author="Steve Beadle" w:date="2024-10-22T10:02:00Z"/>
          <w:rFonts w:asciiTheme="minorHAnsi" w:eastAsiaTheme="minorEastAsia" w:hAnsiTheme="minorHAnsi" w:cstheme="minorBidi"/>
          <w:noProof/>
          <w:kern w:val="2"/>
          <w:sz w:val="24"/>
          <w:szCs w:val="24"/>
          <w14:ligatures w14:val="standardContextual"/>
        </w:rPr>
      </w:pPr>
      <w:del w:id="937" w:author="Steve Beadle" w:date="2024-10-22T10:02:00Z">
        <w:r w:rsidRPr="00A331DC" w:rsidDel="00A331DC">
          <w:rPr>
            <w:noProof/>
            <w:rPrChange w:id="938" w:author="Steve Beadle" w:date="2024-10-22T10:02:00Z">
              <w:rPr>
                <w:rStyle w:val="Hyperlink"/>
                <w:noProof/>
              </w:rPr>
            </w:rPrChange>
          </w:rPr>
          <w:delText>Table 3</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39" w:author="Steve Beadle" w:date="2024-10-22T10:02:00Z">
              <w:rPr>
                <w:rStyle w:val="Hyperlink"/>
                <w:noProof/>
              </w:rPr>
            </w:rPrChange>
          </w:rPr>
          <w:delText>Connection elements</w:delText>
        </w:r>
        <w:r w:rsidDel="00A331DC">
          <w:rPr>
            <w:noProof/>
            <w:webHidden/>
          </w:rPr>
          <w:tab/>
        </w:r>
        <w:r w:rsidR="00B95937" w:rsidDel="00A331DC">
          <w:rPr>
            <w:noProof/>
            <w:webHidden/>
          </w:rPr>
          <w:delText>23</w:delText>
        </w:r>
      </w:del>
    </w:p>
    <w:p w14:paraId="134D35A7" w14:textId="528D630D" w:rsidR="00B74FC0" w:rsidDel="00A331DC" w:rsidRDefault="00B74FC0">
      <w:pPr>
        <w:pStyle w:val="TableofFigures"/>
        <w:tabs>
          <w:tab w:val="right" w:leader="dot" w:pos="9878"/>
        </w:tabs>
        <w:rPr>
          <w:del w:id="940" w:author="Steve Beadle" w:date="2024-10-22T10:02:00Z"/>
          <w:rFonts w:asciiTheme="minorHAnsi" w:eastAsiaTheme="minorEastAsia" w:hAnsiTheme="minorHAnsi" w:cstheme="minorBidi"/>
          <w:noProof/>
          <w:kern w:val="2"/>
          <w:sz w:val="24"/>
          <w:szCs w:val="24"/>
          <w14:ligatures w14:val="standardContextual"/>
        </w:rPr>
      </w:pPr>
      <w:del w:id="941" w:author="Steve Beadle" w:date="2024-10-22T10:02:00Z">
        <w:r w:rsidRPr="00A331DC" w:rsidDel="00A331DC">
          <w:rPr>
            <w:noProof/>
            <w:rPrChange w:id="942" w:author="Steve Beadle" w:date="2024-10-22T10:02:00Z">
              <w:rPr>
                <w:rStyle w:val="Hyperlink"/>
                <w:noProof/>
              </w:rPr>
            </w:rPrChange>
          </w:rPr>
          <w:delText>Table 4</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43" w:author="Steve Beadle" w:date="2024-10-22T10:02:00Z">
              <w:rPr>
                <w:rStyle w:val="Hyperlink"/>
                <w:noProof/>
              </w:rPr>
            </w:rPrChange>
          </w:rPr>
          <w:delText>Information used in defining scheduled connections</w:delText>
        </w:r>
        <w:r w:rsidDel="00A331DC">
          <w:rPr>
            <w:noProof/>
            <w:webHidden/>
          </w:rPr>
          <w:tab/>
        </w:r>
        <w:r w:rsidR="00B95937" w:rsidDel="00A331DC">
          <w:rPr>
            <w:noProof/>
            <w:webHidden/>
          </w:rPr>
          <w:delText>25</w:delText>
        </w:r>
      </w:del>
    </w:p>
    <w:p w14:paraId="14100E7A" w14:textId="560229DC" w:rsidR="00B74FC0" w:rsidDel="00A331DC" w:rsidRDefault="00B74FC0">
      <w:pPr>
        <w:pStyle w:val="TableofFigures"/>
        <w:tabs>
          <w:tab w:val="right" w:leader="dot" w:pos="9878"/>
        </w:tabs>
        <w:rPr>
          <w:del w:id="944" w:author="Steve Beadle" w:date="2024-10-22T10:02:00Z"/>
          <w:rFonts w:asciiTheme="minorHAnsi" w:eastAsiaTheme="minorEastAsia" w:hAnsiTheme="minorHAnsi" w:cstheme="minorBidi"/>
          <w:noProof/>
          <w:kern w:val="2"/>
          <w:sz w:val="24"/>
          <w:szCs w:val="24"/>
          <w14:ligatures w14:val="standardContextual"/>
        </w:rPr>
      </w:pPr>
      <w:del w:id="945" w:author="Steve Beadle" w:date="2024-10-22T10:02:00Z">
        <w:r w:rsidRPr="00A331DC" w:rsidDel="00A331DC">
          <w:rPr>
            <w:noProof/>
            <w:rPrChange w:id="946" w:author="Steve Beadle" w:date="2024-10-22T10:02:00Z">
              <w:rPr>
                <w:rStyle w:val="Hyperlink"/>
                <w:noProof/>
              </w:rPr>
            </w:rPrChange>
          </w:rPr>
          <w:delText>Table 5</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47" w:author="Steve Beadle" w:date="2024-10-22T10:02:00Z">
              <w:rPr>
                <w:rStyle w:val="Hyperlink"/>
                <w:noProof/>
              </w:rPr>
            </w:rPrChange>
          </w:rPr>
          <w:delText>Time formats</w:delText>
        </w:r>
        <w:r w:rsidDel="00A331DC">
          <w:rPr>
            <w:noProof/>
            <w:webHidden/>
          </w:rPr>
          <w:tab/>
        </w:r>
        <w:r w:rsidR="00B95937" w:rsidDel="00A331DC">
          <w:rPr>
            <w:noProof/>
            <w:webHidden/>
          </w:rPr>
          <w:delText>26</w:delText>
        </w:r>
      </w:del>
    </w:p>
    <w:p w14:paraId="47082ABF" w14:textId="449196E4" w:rsidR="00B74FC0" w:rsidDel="00A331DC" w:rsidRDefault="00B74FC0">
      <w:pPr>
        <w:pStyle w:val="TableofFigures"/>
        <w:tabs>
          <w:tab w:val="right" w:leader="dot" w:pos="9878"/>
        </w:tabs>
        <w:rPr>
          <w:del w:id="948" w:author="Steve Beadle" w:date="2024-10-22T10:02:00Z"/>
          <w:rFonts w:asciiTheme="minorHAnsi" w:eastAsiaTheme="minorEastAsia" w:hAnsiTheme="minorHAnsi" w:cstheme="minorBidi"/>
          <w:noProof/>
          <w:kern w:val="2"/>
          <w:sz w:val="24"/>
          <w:szCs w:val="24"/>
          <w14:ligatures w14:val="standardContextual"/>
        </w:rPr>
      </w:pPr>
      <w:del w:id="949" w:author="Steve Beadle" w:date="2024-10-22T10:02:00Z">
        <w:r w:rsidRPr="00A331DC" w:rsidDel="00A331DC">
          <w:rPr>
            <w:noProof/>
            <w:rPrChange w:id="950" w:author="Steve Beadle" w:date="2024-10-22T10:02:00Z">
              <w:rPr>
                <w:rStyle w:val="Hyperlink"/>
                <w:noProof/>
              </w:rPr>
            </w:rPrChange>
          </w:rPr>
          <w:delText>Table 6</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51" w:author="Steve Beadle" w:date="2024-10-22T10:02:00Z">
              <w:rPr>
                <w:rStyle w:val="Hyperlink"/>
                <w:noProof/>
              </w:rPr>
            </w:rPrChange>
          </w:rPr>
          <w:delText>Actions</w:delText>
        </w:r>
        <w:r w:rsidDel="00A331DC">
          <w:rPr>
            <w:noProof/>
            <w:webHidden/>
          </w:rPr>
          <w:tab/>
        </w:r>
        <w:r w:rsidR="00B95937" w:rsidDel="00A331DC">
          <w:rPr>
            <w:noProof/>
            <w:webHidden/>
          </w:rPr>
          <w:delText>26</w:delText>
        </w:r>
      </w:del>
    </w:p>
    <w:p w14:paraId="1F5CC5B8" w14:textId="53B5C0BB" w:rsidR="00B74FC0" w:rsidDel="00A331DC" w:rsidRDefault="00B74FC0">
      <w:pPr>
        <w:pStyle w:val="TableofFigures"/>
        <w:tabs>
          <w:tab w:val="right" w:leader="dot" w:pos="9878"/>
        </w:tabs>
        <w:rPr>
          <w:del w:id="952" w:author="Steve Beadle" w:date="2024-10-22T10:02:00Z"/>
          <w:rFonts w:asciiTheme="minorHAnsi" w:eastAsiaTheme="minorEastAsia" w:hAnsiTheme="minorHAnsi" w:cstheme="minorBidi"/>
          <w:noProof/>
          <w:kern w:val="2"/>
          <w:sz w:val="24"/>
          <w:szCs w:val="24"/>
          <w14:ligatures w14:val="standardContextual"/>
        </w:rPr>
      </w:pPr>
      <w:del w:id="953" w:author="Steve Beadle" w:date="2024-10-22T10:02:00Z">
        <w:r w:rsidRPr="00A331DC" w:rsidDel="00A331DC">
          <w:rPr>
            <w:noProof/>
            <w:rPrChange w:id="954" w:author="Steve Beadle" w:date="2024-10-22T10:02:00Z">
              <w:rPr>
                <w:rStyle w:val="Hyperlink"/>
                <w:noProof/>
              </w:rPr>
            </w:rPrChange>
          </w:rPr>
          <w:delText>Table 7</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55" w:author="Steve Beadle" w:date="2024-10-22T10:02:00Z">
              <w:rPr>
                <w:rStyle w:val="Hyperlink"/>
                <w:noProof/>
              </w:rPr>
            </w:rPrChange>
          </w:rPr>
          <w:delText>Configuration structure for a device link</w:delText>
        </w:r>
        <w:r w:rsidDel="00A331DC">
          <w:rPr>
            <w:noProof/>
            <w:webHidden/>
          </w:rPr>
          <w:tab/>
        </w:r>
        <w:r w:rsidR="00B95937" w:rsidDel="00A331DC">
          <w:rPr>
            <w:noProof/>
            <w:webHidden/>
          </w:rPr>
          <w:delText>27</w:delText>
        </w:r>
      </w:del>
    </w:p>
    <w:p w14:paraId="4519DFA3" w14:textId="7AF84E88" w:rsidR="00B74FC0" w:rsidDel="00A331DC" w:rsidRDefault="00B74FC0">
      <w:pPr>
        <w:pStyle w:val="TableofFigures"/>
        <w:tabs>
          <w:tab w:val="right" w:leader="dot" w:pos="9878"/>
        </w:tabs>
        <w:rPr>
          <w:del w:id="956" w:author="Steve Beadle" w:date="2024-10-22T10:02:00Z"/>
          <w:rFonts w:asciiTheme="minorHAnsi" w:eastAsiaTheme="minorEastAsia" w:hAnsiTheme="minorHAnsi" w:cstheme="minorBidi"/>
          <w:noProof/>
          <w:kern w:val="2"/>
          <w:sz w:val="24"/>
          <w:szCs w:val="24"/>
          <w14:ligatures w14:val="standardContextual"/>
        </w:rPr>
      </w:pPr>
      <w:del w:id="957" w:author="Steve Beadle" w:date="2024-10-22T10:02:00Z">
        <w:r w:rsidRPr="00A331DC" w:rsidDel="00A331DC">
          <w:rPr>
            <w:noProof/>
            <w:rPrChange w:id="958" w:author="Steve Beadle" w:date="2024-10-22T10:02:00Z">
              <w:rPr>
                <w:rStyle w:val="Hyperlink"/>
                <w:noProof/>
              </w:rPr>
            </w:rPrChange>
          </w:rPr>
          <w:delText>Table 8</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59" w:author="Steve Beadle" w:date="2024-10-22T10:02:00Z">
              <w:rPr>
                <w:rStyle w:val="Hyperlink"/>
                <w:noProof/>
              </w:rPr>
            </w:rPrChange>
          </w:rPr>
          <w:delText>Configuration structure for a point</w:delText>
        </w:r>
        <w:r w:rsidDel="00A331DC">
          <w:rPr>
            <w:noProof/>
            <w:webHidden/>
          </w:rPr>
          <w:tab/>
        </w:r>
        <w:r w:rsidR="00B95937" w:rsidDel="00A331DC">
          <w:rPr>
            <w:noProof/>
            <w:webHidden/>
          </w:rPr>
          <w:delText>28</w:delText>
        </w:r>
      </w:del>
    </w:p>
    <w:p w14:paraId="0CA5481C" w14:textId="4D641B22" w:rsidR="00B74FC0" w:rsidDel="00A331DC" w:rsidRDefault="00B74FC0">
      <w:pPr>
        <w:pStyle w:val="TableofFigures"/>
        <w:tabs>
          <w:tab w:val="right" w:leader="dot" w:pos="9878"/>
        </w:tabs>
        <w:rPr>
          <w:del w:id="960" w:author="Steve Beadle" w:date="2024-10-22T10:02:00Z"/>
          <w:rFonts w:asciiTheme="minorHAnsi" w:eastAsiaTheme="minorEastAsia" w:hAnsiTheme="minorHAnsi" w:cstheme="minorBidi"/>
          <w:noProof/>
          <w:kern w:val="2"/>
          <w:sz w:val="24"/>
          <w:szCs w:val="24"/>
          <w14:ligatures w14:val="standardContextual"/>
        </w:rPr>
      </w:pPr>
      <w:del w:id="961" w:author="Steve Beadle" w:date="2024-10-22T10:02:00Z">
        <w:r w:rsidRPr="00A331DC" w:rsidDel="00A331DC">
          <w:rPr>
            <w:noProof/>
            <w:rPrChange w:id="962" w:author="Steve Beadle" w:date="2024-10-22T10:02:00Z">
              <w:rPr>
                <w:rStyle w:val="Hyperlink"/>
                <w:noProof/>
              </w:rPr>
            </w:rPrChange>
          </w:rPr>
          <w:delText>Table 9</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63" w:author="Steve Beadle" w:date="2024-10-22T10:02:00Z">
              <w:rPr>
                <w:rStyle w:val="Hyperlink"/>
                <w:noProof/>
              </w:rPr>
            </w:rPrChange>
          </w:rPr>
          <w:delText>Supported point types and identifiers used within the protocol</w:delText>
        </w:r>
        <w:r w:rsidDel="00A331DC">
          <w:rPr>
            <w:noProof/>
            <w:webHidden/>
          </w:rPr>
          <w:tab/>
        </w:r>
        <w:r w:rsidR="00B95937" w:rsidDel="00A331DC">
          <w:rPr>
            <w:noProof/>
            <w:webHidden/>
          </w:rPr>
          <w:delText>30</w:delText>
        </w:r>
      </w:del>
    </w:p>
    <w:p w14:paraId="3BCC101F" w14:textId="67D8937B" w:rsidR="00B74FC0" w:rsidDel="00A331DC" w:rsidRDefault="00B74FC0">
      <w:pPr>
        <w:pStyle w:val="TableofFigures"/>
        <w:tabs>
          <w:tab w:val="right" w:leader="dot" w:pos="9878"/>
        </w:tabs>
        <w:rPr>
          <w:del w:id="964" w:author="Steve Beadle" w:date="2024-10-22T10:02:00Z"/>
          <w:rFonts w:asciiTheme="minorHAnsi" w:eastAsiaTheme="minorEastAsia" w:hAnsiTheme="minorHAnsi" w:cstheme="minorBidi"/>
          <w:noProof/>
          <w:kern w:val="2"/>
          <w:sz w:val="24"/>
          <w:szCs w:val="24"/>
          <w14:ligatures w14:val="standardContextual"/>
        </w:rPr>
      </w:pPr>
      <w:del w:id="965" w:author="Steve Beadle" w:date="2024-10-22T10:02:00Z">
        <w:r w:rsidRPr="00A331DC" w:rsidDel="00A331DC">
          <w:rPr>
            <w:noProof/>
            <w:rPrChange w:id="966" w:author="Steve Beadle" w:date="2024-10-22T10:02:00Z">
              <w:rPr>
                <w:rStyle w:val="Hyperlink"/>
                <w:noProof/>
              </w:rPr>
            </w:rPrChange>
          </w:rPr>
          <w:delText>Table 10</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67" w:author="Steve Beadle" w:date="2024-10-22T10:02:00Z">
              <w:rPr>
                <w:rStyle w:val="Hyperlink"/>
                <w:noProof/>
              </w:rPr>
            </w:rPrChange>
          </w:rPr>
          <w:delText>Point quality flags</w:delText>
        </w:r>
        <w:r w:rsidDel="00A331DC">
          <w:rPr>
            <w:noProof/>
            <w:webHidden/>
          </w:rPr>
          <w:tab/>
        </w:r>
        <w:r w:rsidR="00B95937" w:rsidDel="00A331DC">
          <w:rPr>
            <w:noProof/>
            <w:webHidden/>
          </w:rPr>
          <w:delText>31</w:delText>
        </w:r>
      </w:del>
    </w:p>
    <w:p w14:paraId="1E9346B6" w14:textId="7BA356DC" w:rsidR="00B74FC0" w:rsidDel="00A331DC" w:rsidRDefault="00B74FC0">
      <w:pPr>
        <w:pStyle w:val="TableofFigures"/>
        <w:tabs>
          <w:tab w:val="right" w:leader="dot" w:pos="9878"/>
        </w:tabs>
        <w:rPr>
          <w:del w:id="968" w:author="Steve Beadle" w:date="2024-10-22T10:02:00Z"/>
          <w:rFonts w:asciiTheme="minorHAnsi" w:eastAsiaTheme="minorEastAsia" w:hAnsiTheme="minorHAnsi" w:cstheme="minorBidi"/>
          <w:noProof/>
          <w:kern w:val="2"/>
          <w:sz w:val="24"/>
          <w:szCs w:val="24"/>
          <w14:ligatures w14:val="standardContextual"/>
        </w:rPr>
      </w:pPr>
      <w:del w:id="969" w:author="Steve Beadle" w:date="2024-10-22T10:02:00Z">
        <w:r w:rsidRPr="00A331DC" w:rsidDel="00A331DC">
          <w:rPr>
            <w:noProof/>
            <w:rPrChange w:id="970" w:author="Steve Beadle" w:date="2024-10-22T10:02:00Z">
              <w:rPr>
                <w:rStyle w:val="Hyperlink"/>
                <w:noProof/>
              </w:rPr>
            </w:rPrChange>
          </w:rPr>
          <w:delText>Table 11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71" w:author="Steve Beadle" w:date="2024-10-22T10:02:00Z">
              <w:rPr>
                <w:rStyle w:val="Hyperlink"/>
                <w:noProof/>
              </w:rPr>
            </w:rPrChange>
          </w:rPr>
          <w:delText>Configuration structure for a binary point</w:delText>
        </w:r>
        <w:r w:rsidDel="00A331DC">
          <w:rPr>
            <w:noProof/>
            <w:webHidden/>
          </w:rPr>
          <w:tab/>
        </w:r>
        <w:r w:rsidR="00B95937" w:rsidDel="00A331DC">
          <w:rPr>
            <w:noProof/>
            <w:webHidden/>
          </w:rPr>
          <w:delText>32</w:delText>
        </w:r>
      </w:del>
    </w:p>
    <w:p w14:paraId="130C789B" w14:textId="189F39A9" w:rsidR="00B74FC0" w:rsidDel="00A331DC" w:rsidRDefault="00B74FC0">
      <w:pPr>
        <w:pStyle w:val="TableofFigures"/>
        <w:tabs>
          <w:tab w:val="right" w:leader="dot" w:pos="9878"/>
        </w:tabs>
        <w:rPr>
          <w:del w:id="972" w:author="Steve Beadle" w:date="2024-10-22T10:02:00Z"/>
          <w:rFonts w:asciiTheme="minorHAnsi" w:eastAsiaTheme="minorEastAsia" w:hAnsiTheme="minorHAnsi" w:cstheme="minorBidi"/>
          <w:noProof/>
          <w:kern w:val="2"/>
          <w:sz w:val="24"/>
          <w:szCs w:val="24"/>
          <w14:ligatures w14:val="standardContextual"/>
        </w:rPr>
      </w:pPr>
      <w:del w:id="973" w:author="Steve Beadle" w:date="2024-10-22T10:02:00Z">
        <w:r w:rsidRPr="00A331DC" w:rsidDel="00A331DC">
          <w:rPr>
            <w:noProof/>
            <w:rPrChange w:id="974" w:author="Steve Beadle" w:date="2024-10-22T10:02:00Z">
              <w:rPr>
                <w:rStyle w:val="Hyperlink"/>
                <w:noProof/>
              </w:rPr>
            </w:rPrChange>
          </w:rPr>
          <w:delText>Table 12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75" w:author="Steve Beadle" w:date="2024-10-22T10:02:00Z">
              <w:rPr>
                <w:rStyle w:val="Hyperlink"/>
                <w:noProof/>
              </w:rPr>
            </w:rPrChange>
          </w:rPr>
          <w:delText>Configuration structure for an an</w:delText>
        </w:r>
        <w:r w:rsidRPr="00A331DC" w:rsidDel="00A331DC">
          <w:rPr>
            <w:noProof/>
            <w:rPrChange w:id="976" w:author="Steve Beadle" w:date="2024-10-22T10:02:00Z">
              <w:rPr>
                <w:rStyle w:val="Hyperlink"/>
                <w:noProof/>
              </w:rPr>
            </w:rPrChange>
          </w:rPr>
          <w:delText>a</w:delText>
        </w:r>
        <w:r w:rsidRPr="00A331DC" w:rsidDel="00A331DC">
          <w:rPr>
            <w:noProof/>
            <w:rPrChange w:id="977" w:author="Steve Beadle" w:date="2024-10-22T10:02:00Z">
              <w:rPr>
                <w:rStyle w:val="Hyperlink"/>
                <w:noProof/>
              </w:rPr>
            </w:rPrChange>
          </w:rPr>
          <w:delText>logue point</w:delText>
        </w:r>
        <w:r w:rsidDel="00A331DC">
          <w:rPr>
            <w:noProof/>
            <w:webHidden/>
          </w:rPr>
          <w:tab/>
        </w:r>
        <w:r w:rsidR="00B95937" w:rsidDel="00A331DC">
          <w:rPr>
            <w:noProof/>
            <w:webHidden/>
          </w:rPr>
          <w:delText>35</w:delText>
        </w:r>
      </w:del>
    </w:p>
    <w:p w14:paraId="607B8688" w14:textId="60FEF16A" w:rsidR="00B74FC0" w:rsidDel="00A331DC" w:rsidRDefault="00B74FC0">
      <w:pPr>
        <w:pStyle w:val="TableofFigures"/>
        <w:tabs>
          <w:tab w:val="right" w:leader="dot" w:pos="9878"/>
        </w:tabs>
        <w:rPr>
          <w:del w:id="978" w:author="Steve Beadle" w:date="2024-10-22T10:02:00Z"/>
          <w:rFonts w:asciiTheme="minorHAnsi" w:eastAsiaTheme="minorEastAsia" w:hAnsiTheme="minorHAnsi" w:cstheme="minorBidi"/>
          <w:noProof/>
          <w:kern w:val="2"/>
          <w:sz w:val="24"/>
          <w:szCs w:val="24"/>
          <w14:ligatures w14:val="standardContextual"/>
        </w:rPr>
      </w:pPr>
      <w:del w:id="979" w:author="Steve Beadle" w:date="2024-10-22T10:02:00Z">
        <w:r w:rsidRPr="00A331DC" w:rsidDel="00A331DC">
          <w:rPr>
            <w:noProof/>
            <w:rPrChange w:id="980" w:author="Steve Beadle" w:date="2024-10-22T10:02:00Z">
              <w:rPr>
                <w:rStyle w:val="Hyperlink"/>
                <w:noProof/>
              </w:rPr>
            </w:rPrChange>
          </w:rPr>
          <w:delText>Table 13</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81" w:author="Steve Beadle" w:date="2024-10-22T10:02:00Z">
              <w:rPr>
                <w:rStyle w:val="Hyperlink"/>
                <w:noProof/>
              </w:rPr>
            </w:rPrChange>
          </w:rPr>
          <w:delText>Information used in defining significant change for analogue points</w:delText>
        </w:r>
        <w:r w:rsidDel="00A331DC">
          <w:rPr>
            <w:noProof/>
            <w:webHidden/>
          </w:rPr>
          <w:tab/>
        </w:r>
        <w:r w:rsidR="00B95937" w:rsidDel="00A331DC">
          <w:rPr>
            <w:noProof/>
            <w:webHidden/>
          </w:rPr>
          <w:delText>38</w:delText>
        </w:r>
      </w:del>
    </w:p>
    <w:p w14:paraId="7DE50065" w14:textId="0D904F42" w:rsidR="00B74FC0" w:rsidDel="00A331DC" w:rsidRDefault="00B74FC0">
      <w:pPr>
        <w:pStyle w:val="TableofFigures"/>
        <w:tabs>
          <w:tab w:val="right" w:leader="dot" w:pos="9878"/>
        </w:tabs>
        <w:rPr>
          <w:del w:id="982" w:author="Steve Beadle" w:date="2024-10-22T10:02:00Z"/>
          <w:rFonts w:asciiTheme="minorHAnsi" w:eastAsiaTheme="minorEastAsia" w:hAnsiTheme="minorHAnsi" w:cstheme="minorBidi"/>
          <w:noProof/>
          <w:kern w:val="2"/>
          <w:sz w:val="24"/>
          <w:szCs w:val="24"/>
          <w14:ligatures w14:val="standardContextual"/>
        </w:rPr>
      </w:pPr>
      <w:del w:id="983" w:author="Steve Beadle" w:date="2024-10-22T10:02:00Z">
        <w:r w:rsidRPr="00A331DC" w:rsidDel="00A331DC">
          <w:rPr>
            <w:noProof/>
            <w:rPrChange w:id="984" w:author="Steve Beadle" w:date="2024-10-22T10:02:00Z">
              <w:rPr>
                <w:rStyle w:val="Hyperlink"/>
                <w:noProof/>
              </w:rPr>
            </w:rPrChange>
          </w:rPr>
          <w:delText>Table 14</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85" w:author="Steve Beadle" w:date="2024-10-22T10:02:00Z">
              <w:rPr>
                <w:rStyle w:val="Hyperlink"/>
                <w:noProof/>
              </w:rPr>
            </w:rPrChange>
          </w:rPr>
          <w:delText>Information used in counter points</w:delText>
        </w:r>
        <w:r w:rsidDel="00A331DC">
          <w:rPr>
            <w:noProof/>
            <w:webHidden/>
          </w:rPr>
          <w:tab/>
        </w:r>
        <w:r w:rsidR="00B95937" w:rsidDel="00A331DC">
          <w:rPr>
            <w:noProof/>
            <w:webHidden/>
          </w:rPr>
          <w:delText>38</w:delText>
        </w:r>
      </w:del>
    </w:p>
    <w:p w14:paraId="554D1F99" w14:textId="7B27E58F" w:rsidR="00B74FC0" w:rsidDel="00A331DC" w:rsidRDefault="00B74FC0">
      <w:pPr>
        <w:pStyle w:val="TableofFigures"/>
        <w:tabs>
          <w:tab w:val="right" w:leader="dot" w:pos="9878"/>
        </w:tabs>
        <w:rPr>
          <w:del w:id="986" w:author="Steve Beadle" w:date="2024-10-22T10:02:00Z"/>
          <w:rFonts w:asciiTheme="minorHAnsi" w:eastAsiaTheme="minorEastAsia" w:hAnsiTheme="minorHAnsi" w:cstheme="minorBidi"/>
          <w:noProof/>
          <w:kern w:val="2"/>
          <w:sz w:val="24"/>
          <w:szCs w:val="24"/>
          <w14:ligatures w14:val="standardContextual"/>
        </w:rPr>
      </w:pPr>
      <w:del w:id="987" w:author="Steve Beadle" w:date="2024-10-22T10:02:00Z">
        <w:r w:rsidRPr="00A331DC" w:rsidDel="00A331DC">
          <w:rPr>
            <w:noProof/>
            <w:rPrChange w:id="988" w:author="Steve Beadle" w:date="2024-10-22T10:02:00Z">
              <w:rPr>
                <w:rStyle w:val="Hyperlink"/>
                <w:noProof/>
              </w:rPr>
            </w:rPrChange>
          </w:rPr>
          <w:delText>Table 15</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89" w:author="Steve Beadle" w:date="2024-10-22T10:02:00Z">
              <w:rPr>
                <w:rStyle w:val="Hyperlink"/>
                <w:noProof/>
              </w:rPr>
            </w:rPrChange>
          </w:rPr>
          <w:delText>Information used in defining significant change for counter points</w:delText>
        </w:r>
        <w:r w:rsidDel="00A331DC">
          <w:rPr>
            <w:noProof/>
            <w:webHidden/>
          </w:rPr>
          <w:tab/>
        </w:r>
        <w:r w:rsidR="00B95937" w:rsidDel="00A331DC">
          <w:rPr>
            <w:noProof/>
            <w:webHidden/>
          </w:rPr>
          <w:delText>39</w:delText>
        </w:r>
      </w:del>
    </w:p>
    <w:p w14:paraId="0AC202A2" w14:textId="4EB7975B" w:rsidR="00B74FC0" w:rsidDel="00A331DC" w:rsidRDefault="00B74FC0">
      <w:pPr>
        <w:pStyle w:val="TableofFigures"/>
        <w:tabs>
          <w:tab w:val="right" w:leader="dot" w:pos="9878"/>
        </w:tabs>
        <w:rPr>
          <w:del w:id="990" w:author="Steve Beadle" w:date="2024-10-22T10:02:00Z"/>
          <w:rFonts w:asciiTheme="minorHAnsi" w:eastAsiaTheme="minorEastAsia" w:hAnsiTheme="minorHAnsi" w:cstheme="minorBidi"/>
          <w:noProof/>
          <w:kern w:val="2"/>
          <w:sz w:val="24"/>
          <w:szCs w:val="24"/>
          <w14:ligatures w14:val="standardContextual"/>
        </w:rPr>
      </w:pPr>
      <w:del w:id="991" w:author="Steve Beadle" w:date="2024-10-22T10:02:00Z">
        <w:r w:rsidRPr="00A331DC" w:rsidDel="00A331DC">
          <w:rPr>
            <w:noProof/>
            <w:rPrChange w:id="992" w:author="Steve Beadle" w:date="2024-10-22T10:02:00Z">
              <w:rPr>
                <w:rStyle w:val="Hyperlink"/>
                <w:noProof/>
              </w:rPr>
            </w:rPrChange>
          </w:rPr>
          <w:delText>Table 16</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93" w:author="Steve Beadle" w:date="2024-10-22T10:02:00Z">
              <w:rPr>
                <w:rStyle w:val="Hyperlink"/>
                <w:noProof/>
              </w:rPr>
            </w:rPrChange>
          </w:rPr>
          <w:delText>Information used in defining an analogue limit</w:delText>
        </w:r>
        <w:r w:rsidDel="00A331DC">
          <w:rPr>
            <w:noProof/>
            <w:webHidden/>
          </w:rPr>
          <w:tab/>
        </w:r>
        <w:r w:rsidR="00B95937" w:rsidDel="00A331DC">
          <w:rPr>
            <w:noProof/>
            <w:webHidden/>
          </w:rPr>
          <w:delText>40</w:delText>
        </w:r>
      </w:del>
    </w:p>
    <w:p w14:paraId="4FEBB05B" w14:textId="4329DCF3" w:rsidR="00B74FC0" w:rsidDel="00A331DC" w:rsidRDefault="00B74FC0">
      <w:pPr>
        <w:pStyle w:val="TableofFigures"/>
        <w:tabs>
          <w:tab w:val="right" w:leader="dot" w:pos="9878"/>
        </w:tabs>
        <w:rPr>
          <w:del w:id="994" w:author="Steve Beadle" w:date="2024-10-22T10:02:00Z"/>
          <w:rFonts w:asciiTheme="minorHAnsi" w:eastAsiaTheme="minorEastAsia" w:hAnsiTheme="minorHAnsi" w:cstheme="minorBidi"/>
          <w:noProof/>
          <w:kern w:val="2"/>
          <w:sz w:val="24"/>
          <w:szCs w:val="24"/>
          <w14:ligatures w14:val="standardContextual"/>
        </w:rPr>
      </w:pPr>
      <w:del w:id="995" w:author="Steve Beadle" w:date="2024-10-22T10:02:00Z">
        <w:r w:rsidRPr="00A331DC" w:rsidDel="00A331DC">
          <w:rPr>
            <w:noProof/>
            <w:rPrChange w:id="996" w:author="Steve Beadle" w:date="2024-10-22T10:02:00Z">
              <w:rPr>
                <w:rStyle w:val="Hyperlink"/>
                <w:noProof/>
              </w:rPr>
            </w:rPrChange>
          </w:rPr>
          <w:delText>Table 17</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997" w:author="Steve Beadle" w:date="2024-10-22T10:02:00Z">
              <w:rPr>
                <w:rStyle w:val="Hyperlink"/>
                <w:noProof/>
              </w:rPr>
            </w:rPrChange>
          </w:rPr>
          <w:delText>Information used in defining a counter limit</w:delText>
        </w:r>
        <w:r w:rsidDel="00A331DC">
          <w:rPr>
            <w:noProof/>
            <w:webHidden/>
          </w:rPr>
          <w:tab/>
        </w:r>
        <w:r w:rsidR="00B95937" w:rsidDel="00A331DC">
          <w:rPr>
            <w:noProof/>
            <w:webHidden/>
          </w:rPr>
          <w:delText>48</w:delText>
        </w:r>
      </w:del>
    </w:p>
    <w:p w14:paraId="1FD9730B" w14:textId="6F4389AD" w:rsidR="00B74FC0" w:rsidDel="00A331DC" w:rsidRDefault="00B74FC0">
      <w:pPr>
        <w:pStyle w:val="TableofFigures"/>
        <w:tabs>
          <w:tab w:val="right" w:leader="dot" w:pos="9878"/>
        </w:tabs>
        <w:rPr>
          <w:del w:id="998" w:author="Steve Beadle" w:date="2024-10-22T10:02:00Z"/>
          <w:rFonts w:asciiTheme="minorHAnsi" w:eastAsiaTheme="minorEastAsia" w:hAnsiTheme="minorHAnsi" w:cstheme="minorBidi"/>
          <w:noProof/>
          <w:kern w:val="2"/>
          <w:sz w:val="24"/>
          <w:szCs w:val="24"/>
          <w14:ligatures w14:val="standardContextual"/>
        </w:rPr>
      </w:pPr>
      <w:del w:id="999" w:author="Steve Beadle" w:date="2024-10-22T10:02:00Z">
        <w:r w:rsidRPr="00A331DC" w:rsidDel="00A331DC">
          <w:rPr>
            <w:noProof/>
            <w:rPrChange w:id="1000" w:author="Steve Beadle" w:date="2024-10-22T10:02:00Z">
              <w:rPr>
                <w:rStyle w:val="Hyperlink"/>
                <w:noProof/>
              </w:rPr>
            </w:rPrChange>
          </w:rPr>
          <w:delText>Table 18</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01" w:author="Steve Beadle" w:date="2024-10-22T10:02:00Z">
              <w:rPr>
                <w:rStyle w:val="Hyperlink"/>
                <w:noProof/>
              </w:rPr>
            </w:rPrChange>
          </w:rPr>
          <w:delText>Information used in defining no change for analogue and counter points</w:delText>
        </w:r>
        <w:r w:rsidDel="00A331DC">
          <w:rPr>
            <w:noProof/>
            <w:webHidden/>
          </w:rPr>
          <w:tab/>
        </w:r>
        <w:r w:rsidR="00B95937" w:rsidDel="00A331DC">
          <w:rPr>
            <w:noProof/>
            <w:webHidden/>
          </w:rPr>
          <w:delText>51</w:delText>
        </w:r>
      </w:del>
    </w:p>
    <w:p w14:paraId="741F3A9E" w14:textId="45F8521B" w:rsidR="00B74FC0" w:rsidDel="00A331DC" w:rsidRDefault="00B74FC0">
      <w:pPr>
        <w:pStyle w:val="TableofFigures"/>
        <w:tabs>
          <w:tab w:val="right" w:leader="dot" w:pos="9878"/>
        </w:tabs>
        <w:rPr>
          <w:del w:id="1002" w:author="Steve Beadle" w:date="2024-10-22T10:02:00Z"/>
          <w:rFonts w:asciiTheme="minorHAnsi" w:eastAsiaTheme="minorEastAsia" w:hAnsiTheme="minorHAnsi" w:cstheme="minorBidi"/>
          <w:noProof/>
          <w:kern w:val="2"/>
          <w:sz w:val="24"/>
          <w:szCs w:val="24"/>
          <w14:ligatures w14:val="standardContextual"/>
        </w:rPr>
      </w:pPr>
      <w:del w:id="1003" w:author="Steve Beadle" w:date="2024-10-22T10:02:00Z">
        <w:r w:rsidRPr="00A331DC" w:rsidDel="00A331DC">
          <w:rPr>
            <w:noProof/>
            <w:rPrChange w:id="1004" w:author="Steve Beadle" w:date="2024-10-22T10:02:00Z">
              <w:rPr>
                <w:rStyle w:val="Hyperlink"/>
                <w:noProof/>
              </w:rPr>
            </w:rPrChange>
          </w:rPr>
          <w:delText>Table 19</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05" w:author="Steve Beadle" w:date="2024-10-22T10:02:00Z">
              <w:rPr>
                <w:rStyle w:val="Hyperlink"/>
                <w:noProof/>
              </w:rPr>
            </w:rPrChange>
          </w:rPr>
          <w:delText>Information used in defining extended points</w:delText>
        </w:r>
        <w:r w:rsidDel="00A331DC">
          <w:rPr>
            <w:noProof/>
            <w:webHidden/>
          </w:rPr>
          <w:tab/>
        </w:r>
        <w:r w:rsidR="00B95937" w:rsidDel="00A331DC">
          <w:rPr>
            <w:noProof/>
            <w:webHidden/>
          </w:rPr>
          <w:delText>53</w:delText>
        </w:r>
      </w:del>
    </w:p>
    <w:p w14:paraId="6D18C67E" w14:textId="7F5DC623" w:rsidR="00B74FC0" w:rsidDel="00A331DC" w:rsidRDefault="00B74FC0">
      <w:pPr>
        <w:pStyle w:val="TableofFigures"/>
        <w:tabs>
          <w:tab w:val="right" w:leader="dot" w:pos="9878"/>
        </w:tabs>
        <w:rPr>
          <w:del w:id="1006" w:author="Steve Beadle" w:date="2024-10-22T10:02:00Z"/>
          <w:rFonts w:asciiTheme="minorHAnsi" w:eastAsiaTheme="minorEastAsia" w:hAnsiTheme="minorHAnsi" w:cstheme="minorBidi"/>
          <w:noProof/>
          <w:kern w:val="2"/>
          <w:sz w:val="24"/>
          <w:szCs w:val="24"/>
          <w14:ligatures w14:val="standardContextual"/>
        </w:rPr>
      </w:pPr>
      <w:del w:id="1007" w:author="Steve Beadle" w:date="2024-10-22T10:02:00Z">
        <w:r w:rsidRPr="00A331DC" w:rsidDel="00A331DC">
          <w:rPr>
            <w:noProof/>
            <w:rPrChange w:id="1008" w:author="Steve Beadle" w:date="2024-10-22T10:02:00Z">
              <w:rPr>
                <w:rStyle w:val="Hyperlink"/>
                <w:noProof/>
              </w:rPr>
            </w:rPrChange>
          </w:rPr>
          <w:delText>Table 20</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09" w:author="Steve Beadle" w:date="2024-10-22T10:02:00Z">
              <w:rPr>
                <w:rStyle w:val="Hyperlink"/>
                <w:noProof/>
              </w:rPr>
            </w:rPrChange>
          </w:rPr>
          <w:delText>Information used in defining limit profiles for analogue and counter points</w:delText>
        </w:r>
        <w:r w:rsidDel="00A331DC">
          <w:rPr>
            <w:noProof/>
            <w:webHidden/>
          </w:rPr>
          <w:tab/>
        </w:r>
        <w:r w:rsidR="00B95937" w:rsidDel="00A331DC">
          <w:rPr>
            <w:noProof/>
            <w:webHidden/>
          </w:rPr>
          <w:delText>58</w:delText>
        </w:r>
      </w:del>
    </w:p>
    <w:p w14:paraId="6A83BCCB" w14:textId="3FCE36CC" w:rsidR="00B74FC0" w:rsidDel="00A331DC" w:rsidRDefault="00B74FC0">
      <w:pPr>
        <w:pStyle w:val="TableofFigures"/>
        <w:tabs>
          <w:tab w:val="right" w:leader="dot" w:pos="9878"/>
        </w:tabs>
        <w:rPr>
          <w:del w:id="1010" w:author="Steve Beadle" w:date="2024-10-22T10:02:00Z"/>
          <w:rFonts w:asciiTheme="minorHAnsi" w:eastAsiaTheme="minorEastAsia" w:hAnsiTheme="minorHAnsi" w:cstheme="minorBidi"/>
          <w:noProof/>
          <w:kern w:val="2"/>
          <w:sz w:val="24"/>
          <w:szCs w:val="24"/>
          <w14:ligatures w14:val="standardContextual"/>
        </w:rPr>
      </w:pPr>
      <w:del w:id="1011" w:author="Steve Beadle" w:date="2024-10-22T10:02:00Z">
        <w:r w:rsidRPr="00A331DC" w:rsidDel="00A331DC">
          <w:rPr>
            <w:noProof/>
            <w:rPrChange w:id="1012" w:author="Steve Beadle" w:date="2024-10-22T10:02:00Z">
              <w:rPr>
                <w:rStyle w:val="Hyperlink"/>
                <w:noProof/>
              </w:rPr>
            </w:rPrChange>
          </w:rPr>
          <w:delText>Table 21</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13" w:author="Steve Beadle" w:date="2024-10-22T10:02:00Z">
              <w:rPr>
                <w:rStyle w:val="Hyperlink"/>
                <w:noProof/>
              </w:rPr>
            </w:rPrChange>
          </w:rPr>
          <w:delText xml:space="preserve"> Information used in defining a control profile</w:delText>
        </w:r>
        <w:r w:rsidDel="00A331DC">
          <w:rPr>
            <w:noProof/>
            <w:webHidden/>
          </w:rPr>
          <w:tab/>
        </w:r>
        <w:r w:rsidR="00B95937" w:rsidDel="00A331DC">
          <w:rPr>
            <w:noProof/>
            <w:webHidden/>
          </w:rPr>
          <w:delText>58</w:delText>
        </w:r>
      </w:del>
    </w:p>
    <w:p w14:paraId="5AEE9CAC" w14:textId="307A8E78" w:rsidR="00B74FC0" w:rsidDel="00A331DC" w:rsidRDefault="00B74FC0">
      <w:pPr>
        <w:pStyle w:val="TableofFigures"/>
        <w:tabs>
          <w:tab w:val="right" w:leader="dot" w:pos="9878"/>
        </w:tabs>
        <w:rPr>
          <w:del w:id="1014" w:author="Steve Beadle" w:date="2024-10-22T10:02:00Z"/>
          <w:rFonts w:asciiTheme="minorHAnsi" w:eastAsiaTheme="minorEastAsia" w:hAnsiTheme="minorHAnsi" w:cstheme="minorBidi"/>
          <w:noProof/>
          <w:kern w:val="2"/>
          <w:sz w:val="24"/>
          <w:szCs w:val="24"/>
          <w14:ligatures w14:val="standardContextual"/>
        </w:rPr>
      </w:pPr>
      <w:del w:id="1015" w:author="Steve Beadle" w:date="2024-10-22T10:02:00Z">
        <w:r w:rsidRPr="00A331DC" w:rsidDel="00A331DC">
          <w:rPr>
            <w:noProof/>
            <w:rPrChange w:id="1016" w:author="Steve Beadle" w:date="2024-10-22T10:02:00Z">
              <w:rPr>
                <w:rStyle w:val="Hyperlink"/>
                <w:noProof/>
              </w:rPr>
            </w:rPrChange>
          </w:rPr>
          <w:delText>Table 22</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17" w:author="Steve Beadle" w:date="2024-10-22T10:02:00Z">
              <w:rPr>
                <w:rStyle w:val="Hyperlink"/>
                <w:noProof/>
              </w:rPr>
            </w:rPrChange>
          </w:rPr>
          <w:delText>Information used in defining a point calculation</w:delText>
        </w:r>
        <w:r w:rsidDel="00A331DC">
          <w:rPr>
            <w:noProof/>
            <w:webHidden/>
          </w:rPr>
          <w:tab/>
        </w:r>
        <w:r w:rsidR="00B95937" w:rsidDel="00A331DC">
          <w:rPr>
            <w:noProof/>
            <w:webHidden/>
          </w:rPr>
          <w:delText>59</w:delText>
        </w:r>
      </w:del>
    </w:p>
    <w:p w14:paraId="0EFD6607" w14:textId="69D57D4E" w:rsidR="00B74FC0" w:rsidDel="00A331DC" w:rsidRDefault="00B74FC0">
      <w:pPr>
        <w:pStyle w:val="TableofFigures"/>
        <w:tabs>
          <w:tab w:val="right" w:leader="dot" w:pos="9878"/>
        </w:tabs>
        <w:rPr>
          <w:del w:id="1018" w:author="Steve Beadle" w:date="2024-10-22T10:02:00Z"/>
          <w:rFonts w:asciiTheme="minorHAnsi" w:eastAsiaTheme="minorEastAsia" w:hAnsiTheme="minorHAnsi" w:cstheme="minorBidi"/>
          <w:noProof/>
          <w:kern w:val="2"/>
          <w:sz w:val="24"/>
          <w:szCs w:val="24"/>
          <w14:ligatures w14:val="standardContextual"/>
        </w:rPr>
      </w:pPr>
      <w:del w:id="1019" w:author="Steve Beadle" w:date="2024-10-22T10:02:00Z">
        <w:r w:rsidRPr="00A331DC" w:rsidDel="00A331DC">
          <w:rPr>
            <w:noProof/>
            <w:rPrChange w:id="1020" w:author="Steve Beadle" w:date="2024-10-22T10:02:00Z">
              <w:rPr>
                <w:rStyle w:val="Hyperlink"/>
                <w:noProof/>
              </w:rPr>
            </w:rPrChange>
          </w:rPr>
          <w:delText>Table 23</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21" w:author="Steve Beadle" w:date="2024-10-22T10:02:00Z">
              <w:rPr>
                <w:rStyle w:val="Hyperlink"/>
                <w:noProof/>
              </w:rPr>
            </w:rPrChange>
          </w:rPr>
          <w:delText>Information used in defining an incident log</w:delText>
        </w:r>
        <w:r w:rsidDel="00A331DC">
          <w:rPr>
            <w:noProof/>
            <w:webHidden/>
          </w:rPr>
          <w:tab/>
        </w:r>
        <w:r w:rsidR="00B95937" w:rsidDel="00A331DC">
          <w:rPr>
            <w:noProof/>
            <w:webHidden/>
          </w:rPr>
          <w:delText>59</w:delText>
        </w:r>
      </w:del>
    </w:p>
    <w:p w14:paraId="2A3FD178" w14:textId="5B93091F" w:rsidR="00B74FC0" w:rsidDel="00A331DC" w:rsidRDefault="00B74FC0">
      <w:pPr>
        <w:pStyle w:val="TableofFigures"/>
        <w:tabs>
          <w:tab w:val="right" w:leader="dot" w:pos="9878"/>
        </w:tabs>
        <w:rPr>
          <w:del w:id="1022" w:author="Steve Beadle" w:date="2024-10-22T10:02:00Z"/>
          <w:rFonts w:asciiTheme="minorHAnsi" w:eastAsiaTheme="minorEastAsia" w:hAnsiTheme="minorHAnsi" w:cstheme="minorBidi"/>
          <w:noProof/>
          <w:kern w:val="2"/>
          <w:sz w:val="24"/>
          <w:szCs w:val="24"/>
          <w14:ligatures w14:val="standardContextual"/>
        </w:rPr>
      </w:pPr>
      <w:del w:id="1023" w:author="Steve Beadle" w:date="2024-10-22T10:02:00Z">
        <w:r w:rsidRPr="00A331DC" w:rsidDel="00A331DC">
          <w:rPr>
            <w:noProof/>
            <w:rPrChange w:id="1024" w:author="Steve Beadle" w:date="2024-10-22T10:02:00Z">
              <w:rPr>
                <w:rStyle w:val="Hyperlink"/>
                <w:noProof/>
              </w:rPr>
            </w:rPrChange>
          </w:rPr>
          <w:delText>Table 24</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25" w:author="Steve Beadle" w:date="2024-10-22T10:02:00Z">
              <w:rPr>
                <w:rStyle w:val="Hyperlink"/>
                <w:noProof/>
              </w:rPr>
            </w:rPrChange>
          </w:rPr>
          <w:delText>Elements of the data request message</w:delText>
        </w:r>
        <w:r w:rsidDel="00A331DC">
          <w:rPr>
            <w:noProof/>
            <w:webHidden/>
          </w:rPr>
          <w:tab/>
        </w:r>
        <w:r w:rsidR="00B95937" w:rsidDel="00A331DC">
          <w:rPr>
            <w:noProof/>
            <w:webHidden/>
          </w:rPr>
          <w:delText>65</w:delText>
        </w:r>
      </w:del>
    </w:p>
    <w:p w14:paraId="6D53A189" w14:textId="2404EEE2" w:rsidR="00B74FC0" w:rsidDel="00A331DC" w:rsidRDefault="00B74FC0">
      <w:pPr>
        <w:pStyle w:val="TableofFigures"/>
        <w:tabs>
          <w:tab w:val="right" w:leader="dot" w:pos="9878"/>
        </w:tabs>
        <w:rPr>
          <w:del w:id="1026" w:author="Steve Beadle" w:date="2024-10-22T10:02:00Z"/>
          <w:rFonts w:asciiTheme="minorHAnsi" w:eastAsiaTheme="minorEastAsia" w:hAnsiTheme="minorHAnsi" w:cstheme="minorBidi"/>
          <w:noProof/>
          <w:kern w:val="2"/>
          <w:sz w:val="24"/>
          <w:szCs w:val="24"/>
          <w14:ligatures w14:val="standardContextual"/>
        </w:rPr>
      </w:pPr>
      <w:del w:id="1027" w:author="Steve Beadle" w:date="2024-10-22T10:02:00Z">
        <w:r w:rsidRPr="00A331DC" w:rsidDel="00A331DC">
          <w:rPr>
            <w:noProof/>
            <w:rPrChange w:id="1028" w:author="Steve Beadle" w:date="2024-10-22T10:02:00Z">
              <w:rPr>
                <w:rStyle w:val="Hyperlink"/>
                <w:noProof/>
              </w:rPr>
            </w:rPrChange>
          </w:rPr>
          <w:delText>Table 25</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29" w:author="Steve Beadle" w:date="2024-10-22T10:02:00Z">
              <w:rPr>
                <w:rStyle w:val="Hyperlink"/>
                <w:noProof/>
              </w:rPr>
            </w:rPrChange>
          </w:rPr>
          <w:delText>Fixed class names</w:delText>
        </w:r>
        <w:r w:rsidDel="00A331DC">
          <w:rPr>
            <w:noProof/>
            <w:webHidden/>
          </w:rPr>
          <w:tab/>
        </w:r>
        <w:r w:rsidR="00B95937" w:rsidDel="00A331DC">
          <w:rPr>
            <w:noProof/>
            <w:webHidden/>
          </w:rPr>
          <w:delText>77</w:delText>
        </w:r>
      </w:del>
    </w:p>
    <w:p w14:paraId="3C6906C5" w14:textId="2113EFFC" w:rsidR="00B74FC0" w:rsidDel="00A331DC" w:rsidRDefault="00B74FC0">
      <w:pPr>
        <w:pStyle w:val="TableofFigures"/>
        <w:tabs>
          <w:tab w:val="right" w:leader="dot" w:pos="9878"/>
        </w:tabs>
        <w:rPr>
          <w:del w:id="1030" w:author="Steve Beadle" w:date="2024-10-22T10:02:00Z"/>
          <w:rFonts w:asciiTheme="minorHAnsi" w:eastAsiaTheme="minorEastAsia" w:hAnsiTheme="minorHAnsi" w:cstheme="minorBidi"/>
          <w:noProof/>
          <w:kern w:val="2"/>
          <w:sz w:val="24"/>
          <w:szCs w:val="24"/>
          <w14:ligatures w14:val="standardContextual"/>
        </w:rPr>
      </w:pPr>
      <w:del w:id="1031" w:author="Steve Beadle" w:date="2024-10-22T10:02:00Z">
        <w:r w:rsidRPr="00A331DC" w:rsidDel="00A331DC">
          <w:rPr>
            <w:noProof/>
            <w:rPrChange w:id="1032" w:author="Steve Beadle" w:date="2024-10-22T10:02:00Z">
              <w:rPr>
                <w:rStyle w:val="Hyperlink"/>
                <w:noProof/>
              </w:rPr>
            </w:rPrChange>
          </w:rPr>
          <w:delText>Table 26</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33" w:author="Steve Beadle" w:date="2024-10-22T10:02:00Z">
              <w:rPr>
                <w:rStyle w:val="Hyperlink"/>
                <w:noProof/>
              </w:rPr>
            </w:rPrChange>
          </w:rPr>
          <w:delText>Topics used by the protocol</w:delText>
        </w:r>
        <w:r w:rsidDel="00A331DC">
          <w:rPr>
            <w:noProof/>
            <w:webHidden/>
          </w:rPr>
          <w:tab/>
        </w:r>
        <w:r w:rsidR="00B95937" w:rsidDel="00A331DC">
          <w:rPr>
            <w:noProof/>
            <w:webHidden/>
          </w:rPr>
          <w:delText>86</w:delText>
        </w:r>
      </w:del>
    </w:p>
    <w:p w14:paraId="2435931A" w14:textId="79EDE1E8" w:rsidR="00B74FC0" w:rsidDel="00A331DC" w:rsidRDefault="00B74FC0">
      <w:pPr>
        <w:pStyle w:val="TableofFigures"/>
        <w:tabs>
          <w:tab w:val="right" w:leader="dot" w:pos="9878"/>
        </w:tabs>
        <w:rPr>
          <w:del w:id="1034" w:author="Steve Beadle" w:date="2024-10-22T10:02:00Z"/>
          <w:rFonts w:asciiTheme="minorHAnsi" w:eastAsiaTheme="minorEastAsia" w:hAnsiTheme="minorHAnsi" w:cstheme="minorBidi"/>
          <w:noProof/>
          <w:kern w:val="2"/>
          <w:sz w:val="24"/>
          <w:szCs w:val="24"/>
          <w14:ligatures w14:val="standardContextual"/>
        </w:rPr>
      </w:pPr>
      <w:del w:id="1035" w:author="Steve Beadle" w:date="2024-10-22T10:02:00Z">
        <w:r w:rsidRPr="00A331DC" w:rsidDel="00A331DC">
          <w:rPr>
            <w:noProof/>
            <w:rPrChange w:id="1036" w:author="Steve Beadle" w:date="2024-10-22T10:02:00Z">
              <w:rPr>
                <w:rStyle w:val="Hyperlink"/>
                <w:noProof/>
              </w:rPr>
            </w:rPrChange>
          </w:rPr>
          <w:delText>Table 27</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37" w:author="Steve Beadle" w:date="2024-10-22T10:02:00Z">
              <w:rPr>
                <w:rStyle w:val="Hyperlink"/>
                <w:noProof/>
              </w:rPr>
            </w:rPrChange>
          </w:rPr>
          <w:delText>Operation codes</w:delText>
        </w:r>
        <w:r w:rsidDel="00A331DC">
          <w:rPr>
            <w:noProof/>
            <w:webHidden/>
          </w:rPr>
          <w:tab/>
        </w:r>
        <w:r w:rsidR="00B95937" w:rsidDel="00A331DC">
          <w:rPr>
            <w:noProof/>
            <w:webHidden/>
          </w:rPr>
          <w:delText>88</w:delText>
        </w:r>
      </w:del>
    </w:p>
    <w:p w14:paraId="365916A0" w14:textId="3AF15D4B" w:rsidR="00B74FC0" w:rsidDel="00A331DC" w:rsidRDefault="00B74FC0">
      <w:pPr>
        <w:pStyle w:val="TableofFigures"/>
        <w:tabs>
          <w:tab w:val="right" w:leader="dot" w:pos="9878"/>
        </w:tabs>
        <w:rPr>
          <w:del w:id="1038" w:author="Steve Beadle" w:date="2024-10-22T10:02:00Z"/>
          <w:rFonts w:asciiTheme="minorHAnsi" w:eastAsiaTheme="minorEastAsia" w:hAnsiTheme="minorHAnsi" w:cstheme="minorBidi"/>
          <w:noProof/>
          <w:kern w:val="2"/>
          <w:sz w:val="24"/>
          <w:szCs w:val="24"/>
          <w14:ligatures w14:val="standardContextual"/>
        </w:rPr>
      </w:pPr>
      <w:del w:id="1039" w:author="Steve Beadle" w:date="2024-10-22T10:02:00Z">
        <w:r w:rsidRPr="00A331DC" w:rsidDel="00A331DC">
          <w:rPr>
            <w:noProof/>
            <w:rPrChange w:id="1040" w:author="Steve Beadle" w:date="2024-10-22T10:02:00Z">
              <w:rPr>
                <w:rStyle w:val="Hyperlink"/>
                <w:noProof/>
              </w:rPr>
            </w:rPrChange>
          </w:rPr>
          <w:delText>Table 28</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41" w:author="Steve Beadle" w:date="2024-10-22T10:02:00Z">
              <w:rPr>
                <w:rStyle w:val="Hyperlink"/>
                <w:noProof/>
              </w:rPr>
            </w:rPrChange>
          </w:rPr>
          <w:delText>Example of a calculation</w:delText>
        </w:r>
        <w:r w:rsidDel="00A331DC">
          <w:rPr>
            <w:noProof/>
            <w:webHidden/>
          </w:rPr>
          <w:tab/>
        </w:r>
        <w:r w:rsidR="00B95937" w:rsidDel="00A331DC">
          <w:rPr>
            <w:noProof/>
            <w:webHidden/>
          </w:rPr>
          <w:delText>94</w:delText>
        </w:r>
      </w:del>
    </w:p>
    <w:p w14:paraId="12C5CB39" w14:textId="40E24607" w:rsidR="00B74FC0" w:rsidDel="00A331DC" w:rsidRDefault="00B74FC0">
      <w:pPr>
        <w:pStyle w:val="TableofFigures"/>
        <w:tabs>
          <w:tab w:val="right" w:leader="dot" w:pos="9878"/>
        </w:tabs>
        <w:rPr>
          <w:del w:id="1042" w:author="Steve Beadle" w:date="2024-10-22T10:02:00Z"/>
          <w:rFonts w:asciiTheme="minorHAnsi" w:eastAsiaTheme="minorEastAsia" w:hAnsiTheme="minorHAnsi" w:cstheme="minorBidi"/>
          <w:noProof/>
          <w:kern w:val="2"/>
          <w:sz w:val="24"/>
          <w:szCs w:val="24"/>
          <w14:ligatures w14:val="standardContextual"/>
        </w:rPr>
      </w:pPr>
      <w:del w:id="1043" w:author="Steve Beadle" w:date="2024-10-22T10:02:00Z">
        <w:r w:rsidRPr="00A331DC" w:rsidDel="00A331DC">
          <w:rPr>
            <w:noProof/>
            <w:rPrChange w:id="1044" w:author="Steve Beadle" w:date="2024-10-22T10:02:00Z">
              <w:rPr>
                <w:rStyle w:val="Hyperlink"/>
                <w:noProof/>
              </w:rPr>
            </w:rPrChange>
          </w:rPr>
          <w:delText>Table 29</w:delText>
        </w:r>
        <w:r w:rsidDel="00A331DC">
          <w:rPr>
            <w:rFonts w:asciiTheme="minorHAnsi" w:eastAsiaTheme="minorEastAsia" w:hAnsiTheme="minorHAnsi" w:cstheme="minorBidi"/>
            <w:noProof/>
            <w:kern w:val="2"/>
            <w:sz w:val="24"/>
            <w:szCs w:val="24"/>
            <w14:ligatures w14:val="standardContextual"/>
          </w:rPr>
          <w:tab/>
        </w:r>
        <w:r w:rsidRPr="00A331DC" w:rsidDel="00A331DC">
          <w:rPr>
            <w:noProof/>
            <w:rPrChange w:id="1045" w:author="Steve Beadle" w:date="2024-10-22T10:02:00Z">
              <w:rPr>
                <w:rStyle w:val="Hyperlink"/>
                <w:noProof/>
              </w:rPr>
            </w:rPrChange>
          </w:rPr>
          <w:delText>Lucid Protocol Revision History</w:delText>
        </w:r>
        <w:r w:rsidDel="00A331DC">
          <w:rPr>
            <w:noProof/>
            <w:webHidden/>
          </w:rPr>
          <w:tab/>
        </w:r>
        <w:r w:rsidR="00B95937" w:rsidDel="00A331DC">
          <w:rPr>
            <w:noProof/>
            <w:webHidden/>
          </w:rPr>
          <w:delText>96</w:delText>
        </w:r>
      </w:del>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048" w:name="_Ref160012265"/>
      <w:bookmarkStart w:id="1049" w:name="_Toc180483745"/>
      <w:r>
        <w:lastRenderedPageBreak/>
        <w:t>Introduction</w:t>
      </w:r>
      <w:bookmarkEnd w:id="1048"/>
      <w:bookmarkEnd w:id="1049"/>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050" w:name="_Toc180483746"/>
      <w:r>
        <w:t>Purpose</w:t>
      </w:r>
      <w:bookmarkEnd w:id="1050"/>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1051" w:name="_Toc180483747"/>
      <w:r>
        <w:t>Use of the protocol</w:t>
      </w:r>
      <w:bookmarkEnd w:id="1051"/>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1052" w:name="_Toc180483748"/>
      <w:r>
        <w:t>Protocol history</w:t>
      </w:r>
      <w:bookmarkEnd w:id="1052"/>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1053" w:name="_Toc180483749"/>
      <w:r>
        <w:t>Protocol transport</w:t>
      </w:r>
      <w:bookmarkEnd w:id="1053"/>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6BC60F56"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A331DC">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1054" w:author="Steve Beadle" w:date="2024-10-22T10:06:00Z">
        <w:r w:rsidR="00A331DC" w:rsidRPr="00A331DC">
          <w:rPr>
            <w:rStyle w:val="Crossreference"/>
            <w:rPrChange w:id="1055" w:author="Steve Beadle" w:date="2024-10-22T10:06:00Z">
              <w:rPr/>
            </w:rPrChange>
          </w:rPr>
          <w:t>Use of MQTT</w:t>
        </w:r>
      </w:ins>
      <w:del w:id="1056" w:author="Steve Beadle" w:date="2024-10-22T10:05:00Z">
        <w:r w:rsidR="00B95937" w:rsidRPr="00622EF4" w:rsidDel="00A331DC">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1FB792FE"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1057" w:author="Steve Beadle" w:date="2024-10-22T10:06:00Z">
        <w:r w:rsidR="00A331DC" w:rsidRPr="00A331DC">
          <w:rPr>
            <w:rStyle w:val="Crossreference"/>
            <w:rFonts w:eastAsia="DengXian"/>
            <w:rPrChange w:id="1058" w:author="Steve Beadle" w:date="2024-10-22T10:06:00Z">
              <w:rPr>
                <w:rFonts w:eastAsia="DengXian" w:cs="Arial"/>
                <w:lang w:eastAsia="en-US"/>
              </w:rPr>
            </w:rPrChange>
          </w:rPr>
          <w:t>[JSONSchema]</w:t>
        </w:r>
      </w:ins>
      <w:del w:id="1059" w:author="Steve Beadle" w:date="2024-10-22T10:05:00Z">
        <w:r w:rsidR="00B95937" w:rsidRPr="00622EF4" w:rsidDel="00A331DC">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1060" w:name="_Ref163149864"/>
      <w:bookmarkStart w:id="1061" w:name="_Ref163149872"/>
      <w:bookmarkStart w:id="1062" w:name="_Ref163149876"/>
      <w:bookmarkStart w:id="1063" w:name="_Toc180483750"/>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1060"/>
      <w:bookmarkEnd w:id="1061"/>
      <w:bookmarkEnd w:id="1062"/>
      <w:bookmarkEnd w:id="1063"/>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1064" w:name="_Toc180483751"/>
      <w:r w:rsidRPr="00A05273">
        <w:t xml:space="preserve">Lucid </w:t>
      </w:r>
      <w:r w:rsidR="00A018AA">
        <w:t>b</w:t>
      </w:r>
      <w:r w:rsidRPr="00A05273">
        <w:t xml:space="preserve">etween </w:t>
      </w:r>
      <w:r w:rsidR="006B0494" w:rsidRPr="00A05273">
        <w:t>supervisory applications</w:t>
      </w:r>
      <w:bookmarkEnd w:id="1064"/>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1065" w:name="_Toc180483752"/>
      <w:r>
        <w:t>Data representation</w:t>
      </w:r>
      <w:bookmarkEnd w:id="1065"/>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1066" w:name="_Toc180483753"/>
      <w:r>
        <w:lastRenderedPageBreak/>
        <w:t xml:space="preserve">Data </w:t>
      </w:r>
      <w:r w:rsidR="006B0494">
        <w:t>model</w:t>
      </w:r>
      <w:bookmarkEnd w:id="1066"/>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1067" w:name="_Toc180483754"/>
      <w:r>
        <w:t xml:space="preserve">Field </w:t>
      </w:r>
      <w:r w:rsidR="006B0494">
        <w:t>device</w:t>
      </w:r>
      <w:bookmarkEnd w:id="1067"/>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63FEE7CB"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1068" w:author="Steve Beadle" w:date="2024-10-22T10:06:00Z">
        <w:r w:rsidR="00A331DC" w:rsidRPr="00A331DC">
          <w:rPr>
            <w:rStyle w:val="Crossreference"/>
            <w:rPrChange w:id="1069" w:author="Steve Beadle" w:date="2024-10-22T10:06:00Z">
              <w:rPr/>
            </w:rPrChange>
          </w:rPr>
          <w:t xml:space="preserve">Figure </w:t>
        </w:r>
        <w:r w:rsidR="00A331DC" w:rsidRPr="00A331DC">
          <w:rPr>
            <w:rStyle w:val="Crossreference"/>
            <w:rPrChange w:id="1070" w:author="Steve Beadle" w:date="2024-10-22T10:06:00Z">
              <w:rPr>
                <w:noProof/>
              </w:rPr>
            </w:rPrChange>
          </w:rPr>
          <w:t>1</w:t>
        </w:r>
      </w:ins>
      <w:del w:id="1071" w:author="Steve Beadle" w:date="2024-10-22T10:05:00Z">
        <w:r w:rsidR="00B95937" w:rsidRPr="00622EF4" w:rsidDel="00A331DC">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7DE5316B"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A331DC">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1072" w:author="Steve Beadle" w:date="2024-10-22T10:06:00Z">
        <w:r w:rsidR="00A331DC" w:rsidRPr="00A331DC">
          <w:rPr>
            <w:rStyle w:val="Crossreference"/>
            <w:rPrChange w:id="1073" w:author="Steve Beadle" w:date="2024-10-22T10:06:00Z">
              <w:rPr/>
            </w:rPrChange>
          </w:rPr>
          <w:t>Example use cases</w:t>
        </w:r>
      </w:ins>
      <w:del w:id="1074" w:author="Steve Beadle" w:date="2024-10-22T10:05:00Z">
        <w:r w:rsidR="00B95937" w:rsidRPr="00622EF4" w:rsidDel="00A331DC">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00909A4A" w:rsidR="00E279F0" w:rsidRDefault="00E279F0" w:rsidP="009F3044">
      <w:pPr>
        <w:pStyle w:val="Caption"/>
      </w:pPr>
      <w:bookmarkStart w:id="1075" w:name="_Ref160528474"/>
      <w:bookmarkStart w:id="1076" w:name="_Toc180483827"/>
      <w:r>
        <w:t xml:space="preserve">Figure </w:t>
      </w:r>
      <w:r>
        <w:fldChar w:fldCharType="begin"/>
      </w:r>
      <w:r>
        <w:instrText xml:space="preserve"> SEQ Figure \* ARABIC </w:instrText>
      </w:r>
      <w:r>
        <w:fldChar w:fldCharType="separate"/>
      </w:r>
      <w:r w:rsidR="00A331DC">
        <w:rPr>
          <w:noProof/>
        </w:rPr>
        <w:t>1</w:t>
      </w:r>
      <w:r>
        <w:rPr>
          <w:noProof/>
        </w:rPr>
        <w:fldChar w:fldCharType="end"/>
      </w:r>
      <w:bookmarkEnd w:id="1075"/>
      <w:r>
        <w:tab/>
      </w:r>
      <w:r w:rsidRPr="00E279F0">
        <w:t xml:space="preserve">Field device and </w:t>
      </w:r>
      <w:r w:rsidR="00A018AA">
        <w:t>s</w:t>
      </w:r>
      <w:r w:rsidRPr="00E279F0">
        <w:t>upervisory application messages</w:t>
      </w:r>
      <w:bookmarkEnd w:id="1076"/>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11D347DF"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A331DC">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1077" w:author="Steve Beadle" w:date="2024-10-22T10:06:00Z">
        <w:r w:rsidR="00A331DC" w:rsidRPr="00A331DC">
          <w:rPr>
            <w:rStyle w:val="Crossreference"/>
            <w:rPrChange w:id="1078" w:author="Steve Beadle" w:date="2024-10-22T10:06:00Z">
              <w:rPr/>
            </w:rPrChange>
          </w:rPr>
          <w:t>Use of MQTT</w:t>
        </w:r>
      </w:ins>
      <w:del w:id="1079" w:author="Steve Beadle" w:date="2024-10-22T10:05:00Z">
        <w:r w:rsidR="00B95937" w:rsidRPr="00622EF4" w:rsidDel="00A331DC">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1080" w:name="_Toc180483755"/>
      <w:r>
        <w:t>Lucid schema</w:t>
      </w:r>
      <w:bookmarkEnd w:id="1080"/>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536BDB43" w:rsidR="005950AA" w:rsidRDefault="00FC7015" w:rsidP="009F3044">
      <w:pPr>
        <w:pStyle w:val="Caption"/>
      </w:pPr>
      <w:bookmarkStart w:id="1081" w:name="_Toc180483828"/>
      <w:r w:rsidRPr="00BA7567">
        <w:t>Figure</w:t>
      </w:r>
      <w:r w:rsidR="00D82389" w:rsidRPr="00BA7567">
        <w:t xml:space="preserve"> </w:t>
      </w:r>
      <w:r>
        <w:fldChar w:fldCharType="begin"/>
      </w:r>
      <w:r>
        <w:instrText xml:space="preserve"> SEQ Figure \* ARABIC </w:instrText>
      </w:r>
      <w:r>
        <w:fldChar w:fldCharType="separate"/>
      </w:r>
      <w:r w:rsidR="00A331DC">
        <w:rPr>
          <w:noProof/>
        </w:rPr>
        <w:t>2</w:t>
      </w:r>
      <w:r>
        <w:rPr>
          <w:noProof/>
        </w:rPr>
        <w:fldChar w:fldCharType="end"/>
      </w:r>
      <w:r w:rsidR="00D82389" w:rsidRPr="00BA7567">
        <w:tab/>
        <w:t>JSON schema</w:t>
      </w:r>
      <w:bookmarkEnd w:id="1081"/>
    </w:p>
    <w:p w14:paraId="6D28A886" w14:textId="29299CF9" w:rsidR="009C3498" w:rsidRDefault="009C3498" w:rsidP="009C3498">
      <w:pPr>
        <w:pStyle w:val="Heading3"/>
      </w:pPr>
      <w:bookmarkStart w:id="1082" w:name="_Toc180483756"/>
      <w:r>
        <w:t xml:space="preserve">Device </w:t>
      </w:r>
      <w:r w:rsidR="006B0494">
        <w:t>profile</w:t>
      </w:r>
      <w:bookmarkEnd w:id="1082"/>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1083"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1083"/>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11900A4E"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A331DC">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1084" w:author="Steve Beadle" w:date="2024-10-22T10:06:00Z">
        <w:r w:rsidR="00A331DC" w:rsidRPr="00A331DC">
          <w:rPr>
            <w:rStyle w:val="Crossreference"/>
            <w:rPrChange w:id="1085" w:author="Steve Beadle" w:date="2024-10-22T10:06:00Z">
              <w:rPr/>
            </w:rPrChange>
          </w:rPr>
          <w:t>Configuration</w:t>
        </w:r>
      </w:ins>
      <w:del w:id="1086" w:author="Steve Beadle" w:date="2024-10-22T10:05:00Z">
        <w:r w:rsidR="00B95937" w:rsidRPr="00622EF4" w:rsidDel="00A331DC">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68213386"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78AB9FCF"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1087" w:author="Steve Beadle" w:date="2024-10-22T10:06:00Z">
        <w:r w:rsidR="00A331DC" w:rsidRPr="00A331DC">
          <w:rPr>
            <w:rStyle w:val="Crossreference"/>
            <w:rPrChange w:id="1088" w:author="Steve Beadle" w:date="2024-10-22T10:06:00Z">
              <w:rPr/>
            </w:rPrChange>
          </w:rPr>
          <w:t xml:space="preserve">Figure </w:t>
        </w:r>
        <w:r w:rsidR="00A331DC" w:rsidRPr="00A331DC">
          <w:rPr>
            <w:rStyle w:val="Crossreference"/>
            <w:rPrChange w:id="1089" w:author="Steve Beadle" w:date="2024-10-22T10:06:00Z">
              <w:rPr>
                <w:noProof/>
              </w:rPr>
            </w:rPrChange>
          </w:rPr>
          <w:t>3</w:t>
        </w:r>
      </w:ins>
      <w:del w:id="1090" w:author="Steve Beadle" w:date="2024-10-22T10:05:00Z">
        <w:r w:rsidR="00B95937" w:rsidRPr="00622EF4" w:rsidDel="00A331DC">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73EB70D7"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A331DC">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A331DC">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A331DC"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531C163B" w:rsidR="00D616A6" w:rsidRDefault="00FC7015" w:rsidP="007335B8">
      <w:pPr>
        <w:pStyle w:val="Caption"/>
      </w:pPr>
      <w:bookmarkStart w:id="1091" w:name="_Ref160529908"/>
      <w:bookmarkStart w:id="1092" w:name="_Toc160543266"/>
      <w:bookmarkStart w:id="1093" w:name="_Toc180483829"/>
      <w:r>
        <w:t xml:space="preserve">Figure </w:t>
      </w:r>
      <w:r>
        <w:fldChar w:fldCharType="begin"/>
      </w:r>
      <w:r>
        <w:instrText xml:space="preserve"> SEQ Figure \* ARABIC </w:instrText>
      </w:r>
      <w:r>
        <w:fldChar w:fldCharType="separate"/>
      </w:r>
      <w:r w:rsidR="00A331DC">
        <w:rPr>
          <w:noProof/>
        </w:rPr>
        <w:t>3</w:t>
      </w:r>
      <w:r>
        <w:rPr>
          <w:noProof/>
        </w:rPr>
        <w:fldChar w:fldCharType="end"/>
      </w:r>
      <w:bookmarkEnd w:id="1091"/>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1092"/>
      <w:bookmarkEnd w:id="1093"/>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2177830A" w14:textId="5991A82C" w:rsidR="00D81FE8" w:rsidRDefault="00EA5622" w:rsidP="00D616A6">
      <w:pPr>
        <w:pStyle w:val="BodyText"/>
      </w:pPr>
      <w:r>
        <w:fldChar w:fldCharType="begin"/>
      </w:r>
      <w:r>
        <w:instrText xml:space="preserve"> REF _Ref160529908 \h </w:instrText>
      </w:r>
      <w:r>
        <w:fldChar w:fldCharType="separate"/>
      </w:r>
      <w:r w:rsidR="00A331DC">
        <w:t xml:space="preserve">Figure </w:t>
      </w:r>
      <w:r w:rsidR="00A331DC">
        <w:rPr>
          <w:noProof/>
        </w:rPr>
        <w:t>3</w:t>
      </w:r>
      <w:r>
        <w:fldChar w:fldCharType="end"/>
      </w:r>
      <w:r>
        <w:t xml:space="preserve"> also shows which objects are required or optional within a full configuration. An object is optional if the figure shows “0..” and required if the figure shows “1..”. So</w:t>
      </w:r>
      <w:r w:rsidR="00D81FE8">
        <w:t>,</w:t>
      </w:r>
      <w:r>
        <w:t xml:space="preserve"> for instance, a “Connection” is required for a “Device”, whereas an “Analogue Limit” is optional for an “Analogue” point.</w:t>
      </w:r>
    </w:p>
    <w:p w14:paraId="792A2F43" w14:textId="67E04302" w:rsidR="00EA5622" w:rsidRDefault="00D81FE8" w:rsidP="00D616A6">
      <w:pPr>
        <w:pStyle w:val="BodyText"/>
      </w:pPr>
      <w:r>
        <w:t>Where a “Point” is defined then a child object for that “Point” type must be included. So for example, if a “Point” of type analogue input is defined, then there must be an “Analogue” child object to match that point. The reason cardinality is shown as “0..” for “Analogue” on the figure is that it is possible for there to be 0 “Analogue” children if no analogue “Point”s are specified.</w:t>
      </w:r>
    </w:p>
    <w:p w14:paraId="435240ED" w14:textId="77777777" w:rsidR="00D616A6" w:rsidRDefault="00D616A6" w:rsidP="00D616A6">
      <w:pPr>
        <w:pStyle w:val="Heading3"/>
      </w:pPr>
      <w:bookmarkStart w:id="1094" w:name="_Ref160530157"/>
      <w:bookmarkStart w:id="1095" w:name="_Toc180483757"/>
      <w:r>
        <w:t>Configuration</w:t>
      </w:r>
      <w:bookmarkEnd w:id="1094"/>
      <w:bookmarkEnd w:id="1095"/>
    </w:p>
    <w:p w14:paraId="3B8A49D7" w14:textId="6E9EA7D2"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w:t>
      </w:r>
      <w:r w:rsidR="0040139E" w:rsidRPr="00BA7567">
        <w:lastRenderedPageBreak/>
        <w:t xml:space="preserve">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A331DC">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1096" w:author="Steve Beadle" w:date="2024-10-22T10:06:00Z">
        <w:r w:rsidR="00A331DC" w:rsidRPr="00A331DC">
          <w:rPr>
            <w:rStyle w:val="Crossreference"/>
            <w:rPrChange w:id="1097" w:author="Steve Beadle" w:date="2024-10-22T10:06:00Z">
              <w:rPr/>
            </w:rPrChange>
          </w:rPr>
          <w:t>Configuration errors</w:t>
        </w:r>
      </w:ins>
      <w:del w:id="1098" w:author="Steve Beadle" w:date="2024-10-22T10:05:00Z">
        <w:r w:rsidR="00B95937" w:rsidRPr="00622EF4" w:rsidDel="00A331DC">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1099" w:name="_Ref162954664"/>
      <w:r>
        <w:t xml:space="preserve">Configuration </w:t>
      </w:r>
      <w:r w:rsidR="006B0494">
        <w:t>errors</w:t>
      </w:r>
      <w:bookmarkEnd w:id="1099"/>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lastRenderedPageBreak/>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47E00BA1"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1100" w:author="Steve Beadle" w:date="2024-10-22T10:06:00Z">
        <w:r w:rsidR="00A331DC" w:rsidRPr="00A331DC">
          <w:rPr>
            <w:rStyle w:val="Crossreference"/>
            <w:rPrChange w:id="1101" w:author="Steve Beadle" w:date="2024-10-22T10:06:00Z">
              <w:rPr/>
            </w:rPrChange>
          </w:rPr>
          <w:t xml:space="preserve">Table </w:t>
        </w:r>
        <w:r w:rsidR="00A331DC" w:rsidRPr="00A331DC">
          <w:rPr>
            <w:rStyle w:val="Crossreference"/>
            <w:rPrChange w:id="1102" w:author="Steve Beadle" w:date="2024-10-22T10:06:00Z">
              <w:rPr>
                <w:noProof/>
              </w:rPr>
            </w:rPrChange>
          </w:rPr>
          <w:t>1</w:t>
        </w:r>
      </w:ins>
      <w:del w:id="1103" w:author="Steve Beadle" w:date="2024-10-22T10:05:00Z">
        <w:r w:rsidR="00B95937" w:rsidRPr="00622EF4" w:rsidDel="00A331DC">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24F56DC6" w:rsidR="00180D58" w:rsidRDefault="00FC7015" w:rsidP="00297394">
      <w:pPr>
        <w:pStyle w:val="Caption"/>
        <w:keepNext/>
      </w:pPr>
      <w:bookmarkStart w:id="1104" w:name="_Ref160457063"/>
      <w:bookmarkStart w:id="1105" w:name="_Toc160543307"/>
      <w:bookmarkStart w:id="1106" w:name="_Toc180483839"/>
      <w:r>
        <w:t xml:space="preserve">Table </w:t>
      </w:r>
      <w:r>
        <w:fldChar w:fldCharType="begin"/>
      </w:r>
      <w:r>
        <w:instrText xml:space="preserve"> SEQ Table \* ARABIC </w:instrText>
      </w:r>
      <w:r>
        <w:fldChar w:fldCharType="separate"/>
      </w:r>
      <w:r w:rsidR="00A331DC">
        <w:rPr>
          <w:noProof/>
        </w:rPr>
        <w:t>1</w:t>
      </w:r>
      <w:r>
        <w:rPr>
          <w:noProof/>
        </w:rPr>
        <w:fldChar w:fldCharType="end"/>
      </w:r>
      <w:bookmarkEnd w:id="1104"/>
      <w:r w:rsidR="00180D58">
        <w:tab/>
      </w:r>
      <w:r w:rsidR="00180D58" w:rsidRPr="00180D58">
        <w:t>Device elements</w:t>
      </w:r>
      <w:bookmarkEnd w:id="1105"/>
      <w:bookmarkEnd w:id="110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r w:rsidRPr="00DA2284">
              <w:t>nid</w:t>
            </w:r>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r w:rsidRPr="00DA2284">
              <w:t>ownr</w:t>
            </w:r>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r w:rsidRPr="00DA2284">
              <w:t>serl</w:t>
            </w:r>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lastRenderedPageBreak/>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47F0B97A"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1107" w:author="Steve Beadle" w:date="2024-10-22T10:06:00Z">
        <w:r w:rsidR="00A331DC" w:rsidRPr="00A331DC">
          <w:rPr>
            <w:rStyle w:val="Crossreference"/>
            <w:rPrChange w:id="1108" w:author="Steve Beadle" w:date="2024-10-22T10:06:00Z">
              <w:rPr/>
            </w:rPrChange>
          </w:rPr>
          <w:t xml:space="preserve">Table </w:t>
        </w:r>
        <w:r w:rsidR="00A331DC" w:rsidRPr="00A331DC">
          <w:rPr>
            <w:rStyle w:val="Crossreference"/>
            <w:rPrChange w:id="1109" w:author="Steve Beadle" w:date="2024-10-22T10:06:00Z">
              <w:rPr>
                <w:noProof/>
              </w:rPr>
            </w:rPrChange>
          </w:rPr>
          <w:t>2</w:t>
        </w:r>
      </w:ins>
      <w:del w:id="1110" w:author="Steve Beadle" w:date="2024-10-22T10:05:00Z">
        <w:r w:rsidR="00B95937" w:rsidRPr="00622EF4" w:rsidDel="00A331DC">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7885FE46" w:rsidR="004313A4" w:rsidRDefault="004313A4" w:rsidP="009F3044">
      <w:pPr>
        <w:pStyle w:val="Caption"/>
      </w:pPr>
      <w:bookmarkStart w:id="1111" w:name="_Ref160537695"/>
      <w:bookmarkStart w:id="1112" w:name="_Toc160543308"/>
      <w:bookmarkStart w:id="1113" w:name="_Toc180483840"/>
      <w:r>
        <w:t xml:space="preserve">Table </w:t>
      </w:r>
      <w:r>
        <w:fldChar w:fldCharType="begin"/>
      </w:r>
      <w:r>
        <w:instrText xml:space="preserve"> SEQ Table \* ARABIC </w:instrText>
      </w:r>
      <w:r>
        <w:fldChar w:fldCharType="separate"/>
      </w:r>
      <w:r w:rsidR="00A331DC">
        <w:rPr>
          <w:noProof/>
        </w:rPr>
        <w:t>2</w:t>
      </w:r>
      <w:r>
        <w:rPr>
          <w:noProof/>
        </w:rPr>
        <w:fldChar w:fldCharType="end"/>
      </w:r>
      <w:bookmarkEnd w:id="1111"/>
      <w:r>
        <w:tab/>
      </w:r>
      <w:r w:rsidRPr="004313A4">
        <w:t>Channel elements</w:t>
      </w:r>
      <w:bookmarkEnd w:id="1112"/>
      <w:bookmarkEnd w:id="1113"/>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5A482B92"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1114" w:author="Steve Beadle" w:date="2024-10-22T10:06:00Z">
        <w:r w:rsidR="00A331DC" w:rsidRPr="00A331DC">
          <w:rPr>
            <w:rStyle w:val="Crossreference"/>
            <w:rPrChange w:id="1115" w:author="Steve Beadle" w:date="2024-10-22T10:06:00Z">
              <w:rPr/>
            </w:rPrChange>
          </w:rPr>
          <w:t xml:space="preserve">Table </w:t>
        </w:r>
        <w:r w:rsidR="00A331DC" w:rsidRPr="00A331DC">
          <w:rPr>
            <w:rStyle w:val="Crossreference"/>
            <w:rPrChange w:id="1116" w:author="Steve Beadle" w:date="2024-10-22T10:06:00Z">
              <w:rPr>
                <w:noProof/>
              </w:rPr>
            </w:rPrChange>
          </w:rPr>
          <w:t>3</w:t>
        </w:r>
      </w:ins>
      <w:del w:id="1117" w:author="Steve Beadle" w:date="2024-10-22T10:05:00Z">
        <w:r w:rsidR="00B95937" w:rsidRPr="00622EF4" w:rsidDel="00A331DC">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224F3B87" w:rsidR="00B14B69" w:rsidRDefault="00B14B69" w:rsidP="00537F2E">
      <w:pPr>
        <w:pStyle w:val="Caption"/>
        <w:keepNext/>
      </w:pPr>
      <w:bookmarkStart w:id="1118" w:name="_Ref160457959"/>
      <w:bookmarkStart w:id="1119" w:name="_Toc160543309"/>
      <w:bookmarkStart w:id="1120" w:name="_Toc180483841"/>
      <w:r>
        <w:t xml:space="preserve">Table </w:t>
      </w:r>
      <w:r>
        <w:fldChar w:fldCharType="begin"/>
      </w:r>
      <w:r>
        <w:instrText xml:space="preserve"> SEQ Table \* ARABIC </w:instrText>
      </w:r>
      <w:r>
        <w:fldChar w:fldCharType="separate"/>
      </w:r>
      <w:r w:rsidR="00A331DC">
        <w:rPr>
          <w:noProof/>
        </w:rPr>
        <w:t>3</w:t>
      </w:r>
      <w:r>
        <w:rPr>
          <w:noProof/>
        </w:rPr>
        <w:fldChar w:fldCharType="end"/>
      </w:r>
      <w:bookmarkEnd w:id="1118"/>
      <w:r>
        <w:tab/>
      </w:r>
      <w:r w:rsidR="005A587D">
        <w:t>Connection</w:t>
      </w:r>
      <w:r w:rsidRPr="00B14B69">
        <w:t xml:space="preserve"> elements</w:t>
      </w:r>
      <w:bookmarkEnd w:id="1119"/>
      <w:bookmarkEnd w:id="1120"/>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r w:rsidRPr="00AA06A1">
              <w:t>num</w:t>
            </w:r>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lastRenderedPageBreak/>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r w:rsidRPr="00AA06A1">
              <w:t>prot</w:t>
            </w:r>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1121" w:name="_Toc180483758"/>
      <w:r w:rsidRPr="005A587D">
        <w:t xml:space="preserve">Connection </w:t>
      </w:r>
      <w:r w:rsidR="006B0494" w:rsidRPr="005A587D">
        <w:t>scheduling</w:t>
      </w:r>
      <w:bookmarkEnd w:id="1121"/>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06B4DC8F"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1122" w:author="Steve Beadle" w:date="2024-10-22T10:06:00Z">
        <w:r w:rsidR="00A331DC" w:rsidRPr="00A331DC">
          <w:rPr>
            <w:rStyle w:val="Crossreference"/>
            <w:rPrChange w:id="1123" w:author="Steve Beadle" w:date="2024-10-22T10:06:00Z">
              <w:rPr/>
            </w:rPrChange>
          </w:rPr>
          <w:t xml:space="preserve">Table </w:t>
        </w:r>
        <w:r w:rsidR="00A331DC" w:rsidRPr="00A331DC">
          <w:rPr>
            <w:rStyle w:val="Crossreference"/>
            <w:rPrChange w:id="1124" w:author="Steve Beadle" w:date="2024-10-22T10:06:00Z">
              <w:rPr>
                <w:noProof/>
              </w:rPr>
            </w:rPrChange>
          </w:rPr>
          <w:t>4</w:t>
        </w:r>
      </w:ins>
      <w:del w:id="1125" w:author="Steve Beadle" w:date="2024-10-22T10:05:00Z">
        <w:r w:rsidR="00B95937" w:rsidRPr="00622EF4" w:rsidDel="00A331DC">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4E927064" w:rsidR="005A587D" w:rsidRDefault="00732C0C" w:rsidP="009F3044">
      <w:pPr>
        <w:pStyle w:val="Caption"/>
      </w:pPr>
      <w:bookmarkStart w:id="1126" w:name="_Ref160460276"/>
      <w:bookmarkStart w:id="1127" w:name="_Toc160543310"/>
      <w:bookmarkStart w:id="1128" w:name="_Toc180483842"/>
      <w:r>
        <w:t xml:space="preserve">Table </w:t>
      </w:r>
      <w:r>
        <w:fldChar w:fldCharType="begin"/>
      </w:r>
      <w:r>
        <w:instrText xml:space="preserve"> SEQ Table \* ARABIC </w:instrText>
      </w:r>
      <w:r>
        <w:fldChar w:fldCharType="separate"/>
      </w:r>
      <w:r w:rsidR="00A331DC">
        <w:rPr>
          <w:noProof/>
        </w:rPr>
        <w:t>4</w:t>
      </w:r>
      <w:r>
        <w:rPr>
          <w:noProof/>
        </w:rPr>
        <w:fldChar w:fldCharType="end"/>
      </w:r>
      <w:bookmarkEnd w:id="1126"/>
      <w:r>
        <w:tab/>
      </w:r>
      <w:r w:rsidRPr="00732C0C">
        <w:t xml:space="preserve">Information used in defining </w:t>
      </w:r>
      <w:r w:rsidR="00F14026">
        <w:t>s</w:t>
      </w:r>
      <w:r w:rsidRPr="00732C0C">
        <w:t xml:space="preserve">cheduled </w:t>
      </w:r>
      <w:r w:rsidR="00F14026">
        <w:t>c</w:t>
      </w:r>
      <w:r w:rsidRPr="00732C0C">
        <w:t>onnections</w:t>
      </w:r>
      <w:bookmarkEnd w:id="1127"/>
      <w:bookmarkEnd w:id="1128"/>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r w:rsidRPr="00AA06A1">
              <w:rPr>
                <w:rFonts w:eastAsia="DengXian"/>
              </w:rPr>
              <w:t>num</w:t>
            </w:r>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4B0831AD"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A331DC">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129" w:author="Steve Beadle" w:date="2024-10-22T10:06:00Z">
        <w:r w:rsidR="00A331DC" w:rsidRPr="00A331DC">
          <w:rPr>
            <w:rStyle w:val="Crossreference"/>
            <w:rPrChange w:id="1130" w:author="Steve Beadle" w:date="2024-10-22T10:06:00Z">
              <w:rPr/>
            </w:rPrChange>
          </w:rPr>
          <w:t>Time formats</w:t>
        </w:r>
      </w:ins>
      <w:del w:id="1131" w:author="Steve Beadle" w:date="2024-10-22T10:05:00Z">
        <w:r w:rsidR="00B95937" w:rsidRPr="00622EF4" w:rsidDel="00A331DC">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 xml:space="preserve">the same time each week. For example, a connection at the start </w:t>
      </w:r>
      <w:r>
        <w:lastRenderedPageBreak/>
        <w:t>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132" w:name="_Ref160538894"/>
      <w:bookmarkStart w:id="1133" w:name="_Ref160538900"/>
      <w:bookmarkStart w:id="1134" w:name="_Toc180483759"/>
      <w:r>
        <w:t>Time formats</w:t>
      </w:r>
      <w:bookmarkEnd w:id="1132"/>
      <w:bookmarkEnd w:id="1133"/>
      <w:bookmarkEnd w:id="1134"/>
    </w:p>
    <w:p w14:paraId="435B32B8" w14:textId="3E77DA0F"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135" w:author="Steve Beadle" w:date="2024-10-22T10:06:00Z">
        <w:r w:rsidR="00A331DC" w:rsidRPr="00A331DC">
          <w:rPr>
            <w:rStyle w:val="Crossreference"/>
            <w:rPrChange w:id="1136" w:author="Steve Beadle" w:date="2024-10-22T10:06:00Z">
              <w:rPr/>
            </w:rPrChange>
          </w:rPr>
          <w:t xml:space="preserve">Table </w:t>
        </w:r>
        <w:r w:rsidR="00A331DC" w:rsidRPr="00A331DC">
          <w:rPr>
            <w:rStyle w:val="Crossreference"/>
            <w:rPrChange w:id="1137" w:author="Steve Beadle" w:date="2024-10-22T10:06:00Z">
              <w:rPr>
                <w:noProof/>
              </w:rPr>
            </w:rPrChange>
          </w:rPr>
          <w:t>5</w:t>
        </w:r>
      </w:ins>
      <w:del w:id="1138" w:author="Steve Beadle" w:date="2024-10-22T10:05:00Z">
        <w:r w:rsidR="00B95937" w:rsidRPr="00622EF4" w:rsidDel="00A331DC">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3074FA77" w:rsidR="0007620E" w:rsidRPr="00AE3465" w:rsidRDefault="0007620E" w:rsidP="000B4273">
      <w:pPr>
        <w:pStyle w:val="Caption"/>
        <w:keepNext/>
      </w:pPr>
      <w:bookmarkStart w:id="1139" w:name="_Ref160532049"/>
      <w:bookmarkStart w:id="1140" w:name="_Toc180483843"/>
      <w:r>
        <w:t xml:space="preserve">Table </w:t>
      </w:r>
      <w:r>
        <w:fldChar w:fldCharType="begin"/>
      </w:r>
      <w:r>
        <w:instrText xml:space="preserve"> SEQ Table \* ARABIC </w:instrText>
      </w:r>
      <w:r>
        <w:fldChar w:fldCharType="separate"/>
      </w:r>
      <w:r w:rsidR="00A331DC">
        <w:rPr>
          <w:noProof/>
        </w:rPr>
        <w:t>5</w:t>
      </w:r>
      <w:r>
        <w:rPr>
          <w:noProof/>
        </w:rPr>
        <w:fldChar w:fldCharType="end"/>
      </w:r>
      <w:bookmarkEnd w:id="1139"/>
      <w:r w:rsidRPr="00AE3465">
        <w:tab/>
        <w:t>Time formats</w:t>
      </w:r>
      <w:bookmarkEnd w:id="114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41" w:name="_Toc180483760"/>
      <w:r>
        <w:t>Events</w:t>
      </w:r>
      <w:bookmarkEnd w:id="1141"/>
    </w:p>
    <w:p w14:paraId="1E9023B2" w14:textId="13AFE500"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A331DC">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42" w:author="Steve Beadle" w:date="2024-10-22T10:06:00Z">
        <w:r w:rsidR="00A331DC" w:rsidRPr="00A331DC">
          <w:rPr>
            <w:rStyle w:val="Crossreference"/>
            <w:rPrChange w:id="1143" w:author="Steve Beadle" w:date="2024-10-22T10:06:00Z">
              <w:rPr/>
            </w:rPrChange>
          </w:rPr>
          <w:t>Points</w:t>
        </w:r>
      </w:ins>
      <w:del w:id="1144" w:author="Steve Beadle" w:date="2024-10-22T10:05:00Z">
        <w:r w:rsidR="00B95937" w:rsidRPr="00622EF4" w:rsidDel="00A331DC">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45" w:name="_Toc180483761"/>
      <w:r>
        <w:t>Actions</w:t>
      </w:r>
      <w:bookmarkEnd w:id="1145"/>
    </w:p>
    <w:p w14:paraId="4C058027" w14:textId="3D9CBF85"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46" w:author="Steve Beadle" w:date="2024-10-22T10:06:00Z">
        <w:r w:rsidR="00A331DC" w:rsidRPr="00A331DC">
          <w:rPr>
            <w:rStyle w:val="Crossreference"/>
            <w:rPrChange w:id="1147" w:author="Steve Beadle" w:date="2024-10-22T10:06:00Z">
              <w:rPr/>
            </w:rPrChange>
          </w:rPr>
          <w:t xml:space="preserve">Table </w:t>
        </w:r>
        <w:r w:rsidR="00A331DC" w:rsidRPr="00A331DC">
          <w:rPr>
            <w:rStyle w:val="Crossreference"/>
            <w:rPrChange w:id="1148" w:author="Steve Beadle" w:date="2024-10-22T10:06:00Z">
              <w:rPr>
                <w:noProof/>
              </w:rPr>
            </w:rPrChange>
          </w:rPr>
          <w:t>6</w:t>
        </w:r>
      </w:ins>
      <w:del w:id="1149" w:author="Steve Beadle" w:date="2024-10-22T10:05:00Z">
        <w:r w:rsidR="00B95937" w:rsidRPr="00622EF4" w:rsidDel="00A331DC">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64B7E8EF" w:rsidR="00910BE0" w:rsidRDefault="00910BE0" w:rsidP="009F3044">
      <w:pPr>
        <w:pStyle w:val="Caption"/>
      </w:pPr>
      <w:bookmarkStart w:id="1150" w:name="_Ref160614062"/>
      <w:bookmarkStart w:id="1151" w:name="_Toc180483844"/>
      <w:r>
        <w:t xml:space="preserve">Table </w:t>
      </w:r>
      <w:r>
        <w:fldChar w:fldCharType="begin"/>
      </w:r>
      <w:r>
        <w:instrText xml:space="preserve"> SEQ Table \* ARABIC </w:instrText>
      </w:r>
      <w:r>
        <w:fldChar w:fldCharType="separate"/>
      </w:r>
      <w:r w:rsidR="00A331DC">
        <w:rPr>
          <w:noProof/>
        </w:rPr>
        <w:t>6</w:t>
      </w:r>
      <w:r>
        <w:rPr>
          <w:noProof/>
        </w:rPr>
        <w:fldChar w:fldCharType="end"/>
      </w:r>
      <w:bookmarkEnd w:id="1150"/>
      <w:r>
        <w:tab/>
        <w:t>Actions</w:t>
      </w:r>
      <w:bookmarkEnd w:id="115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79E9F9B8"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152" w:author="Steve Beadle" w:date="2024-10-22T10:06:00Z">
        <w:r w:rsidR="00A331DC" w:rsidRPr="00A331DC">
          <w:rPr>
            <w:rStyle w:val="Crossreference"/>
            <w:rPrChange w:id="1153" w:author="Steve Beadle" w:date="2024-10-22T10:06:00Z">
              <w:rPr/>
            </w:rPrChange>
          </w:rPr>
          <w:t xml:space="preserve">Table </w:t>
        </w:r>
        <w:r w:rsidR="00A331DC" w:rsidRPr="00A331DC">
          <w:rPr>
            <w:rStyle w:val="Crossreference"/>
            <w:rPrChange w:id="1154" w:author="Steve Beadle" w:date="2024-10-22T10:06:00Z">
              <w:rPr>
                <w:noProof/>
              </w:rPr>
            </w:rPrChange>
          </w:rPr>
          <w:t>8</w:t>
        </w:r>
      </w:ins>
      <w:del w:id="1155" w:author="Steve Beadle" w:date="2024-10-22T10:05:00Z">
        <w:r w:rsidR="00B95937" w:rsidRPr="00622EF4" w:rsidDel="00A331DC">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156" w:name="_Ref160616879"/>
      <w:bookmarkStart w:id="1157" w:name="_Toc180483762"/>
      <w:r>
        <w:t>Points</w:t>
      </w:r>
      <w:bookmarkEnd w:id="1156"/>
      <w:bookmarkEnd w:id="1157"/>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04AFEFB8"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158" w:author="Steve Beadle" w:date="2024-10-22T10:06:00Z">
        <w:r w:rsidR="00A331DC" w:rsidRPr="00A331DC">
          <w:rPr>
            <w:rStyle w:val="Crossreference"/>
            <w:rPrChange w:id="1159" w:author="Steve Beadle" w:date="2024-10-22T10:06:00Z">
              <w:rPr/>
            </w:rPrChange>
          </w:rPr>
          <w:t xml:space="preserve">Table </w:t>
        </w:r>
        <w:r w:rsidR="00A331DC" w:rsidRPr="00A331DC">
          <w:rPr>
            <w:rStyle w:val="Crossreference"/>
            <w:rPrChange w:id="1160" w:author="Steve Beadle" w:date="2024-10-22T10:06:00Z">
              <w:rPr>
                <w:noProof/>
              </w:rPr>
            </w:rPrChange>
          </w:rPr>
          <w:t>7</w:t>
        </w:r>
      </w:ins>
      <w:del w:id="1161" w:author="Steve Beadle" w:date="2024-10-22T10:05:00Z">
        <w:r w:rsidR="00B95937" w:rsidRPr="00622EF4" w:rsidDel="00A331DC">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1BCFAC4C" w:rsidR="00212C02" w:rsidRPr="00212C02" w:rsidRDefault="00BB5A05" w:rsidP="009F3044">
      <w:pPr>
        <w:pStyle w:val="Caption"/>
      </w:pPr>
      <w:bookmarkStart w:id="1162" w:name="_Ref161139195"/>
      <w:bookmarkStart w:id="1163" w:name="_Toc180483845"/>
      <w:r>
        <w:t xml:space="preserve">Table </w:t>
      </w:r>
      <w:r>
        <w:fldChar w:fldCharType="begin"/>
      </w:r>
      <w:r>
        <w:instrText xml:space="preserve"> SEQ Table \* ARABIC </w:instrText>
      </w:r>
      <w:r>
        <w:fldChar w:fldCharType="separate"/>
      </w:r>
      <w:r w:rsidR="00A331DC">
        <w:rPr>
          <w:noProof/>
        </w:rPr>
        <w:t>7</w:t>
      </w:r>
      <w:r>
        <w:rPr>
          <w:noProof/>
        </w:rPr>
        <w:fldChar w:fldCharType="end"/>
      </w:r>
      <w:bookmarkEnd w:id="1162"/>
      <w:r>
        <w:tab/>
      </w:r>
      <w:r w:rsidRPr="00BB5A05">
        <w:t xml:space="preserve">Configuration structure for a </w:t>
      </w:r>
      <w:r w:rsidR="00994C7D">
        <w:t>d</w:t>
      </w:r>
      <w:r w:rsidRPr="00BB5A05">
        <w:t xml:space="preserve">evice </w:t>
      </w:r>
      <w:r w:rsidR="00994C7D">
        <w:t>l</w:t>
      </w:r>
      <w:r w:rsidRPr="00BB5A05">
        <w:t>ink</w:t>
      </w:r>
      <w:bookmarkEnd w:id="116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lastRenderedPageBreak/>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r w:rsidRPr="000B1489">
              <w:t>num</w:t>
            </w:r>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25714080"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A331DC">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164" w:author="Steve Beadle" w:date="2024-10-22T10:06:00Z">
        <w:r w:rsidR="00A331DC" w:rsidRPr="00A331DC">
          <w:rPr>
            <w:rStyle w:val="Crossreference"/>
            <w:rPrChange w:id="1165" w:author="Steve Beadle" w:date="2024-10-22T10:06:00Z">
              <w:rPr/>
            </w:rPrChange>
          </w:rPr>
          <w:t>Calculated points</w:t>
        </w:r>
      </w:ins>
      <w:del w:id="1166" w:author="Steve Beadle" w:date="2024-10-22T10:05:00Z">
        <w:r w:rsidR="00B95937" w:rsidRPr="00622EF4" w:rsidDel="00A331DC">
          <w:rPr>
            <w:rStyle w:val="Crossreference"/>
          </w:rPr>
          <w:delText>Calculated points</w:delText>
        </w:r>
      </w:del>
      <w:r w:rsidR="006C34B5" w:rsidRPr="00BA7567">
        <w:rPr>
          <w:rStyle w:val="Crossreference"/>
        </w:rPr>
        <w:fldChar w:fldCharType="end"/>
      </w:r>
      <w:r w:rsidRPr="00BA7567">
        <w:t>.</w:t>
      </w:r>
    </w:p>
    <w:p w14:paraId="3B8A64C0" w14:textId="6119E23F"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167" w:author="Steve Beadle" w:date="2024-10-22T10:06:00Z">
        <w:r w:rsidR="00A331DC" w:rsidRPr="00A331DC">
          <w:rPr>
            <w:rStyle w:val="Crossreference"/>
            <w:rPrChange w:id="1168" w:author="Steve Beadle" w:date="2024-10-22T10:06:00Z">
              <w:rPr/>
            </w:rPrChange>
          </w:rPr>
          <w:t xml:space="preserve">Table </w:t>
        </w:r>
        <w:r w:rsidR="00A331DC" w:rsidRPr="00A331DC">
          <w:rPr>
            <w:rStyle w:val="Crossreference"/>
            <w:rPrChange w:id="1169" w:author="Steve Beadle" w:date="2024-10-22T10:06:00Z">
              <w:rPr>
                <w:noProof/>
              </w:rPr>
            </w:rPrChange>
          </w:rPr>
          <w:t>8</w:t>
        </w:r>
      </w:ins>
      <w:del w:id="1170" w:author="Steve Beadle" w:date="2024-10-22T10:05:00Z">
        <w:r w:rsidR="00B95937" w:rsidRPr="00622EF4" w:rsidDel="00A331DC">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73BDDB36" w:rsidR="009F3044" w:rsidRDefault="009F3044" w:rsidP="00FC378E">
      <w:pPr>
        <w:pStyle w:val="Caption"/>
        <w:keepNext/>
      </w:pPr>
      <w:bookmarkStart w:id="1171" w:name="_Ref161048279"/>
      <w:bookmarkStart w:id="1172" w:name="_Toc180483846"/>
      <w:r>
        <w:t xml:space="preserve">Table </w:t>
      </w:r>
      <w:r>
        <w:fldChar w:fldCharType="begin"/>
      </w:r>
      <w:r>
        <w:instrText xml:space="preserve"> SEQ Table \* ARABIC </w:instrText>
      </w:r>
      <w:r>
        <w:fldChar w:fldCharType="separate"/>
      </w:r>
      <w:r w:rsidR="00A331DC">
        <w:rPr>
          <w:noProof/>
        </w:rPr>
        <w:t>8</w:t>
      </w:r>
      <w:r>
        <w:rPr>
          <w:noProof/>
        </w:rPr>
        <w:fldChar w:fldCharType="end"/>
      </w:r>
      <w:bookmarkEnd w:id="1171"/>
      <w:r>
        <w:tab/>
      </w:r>
      <w:r w:rsidRPr="009F3044">
        <w:t xml:space="preserve">Configuration structure for a </w:t>
      </w:r>
      <w:r w:rsidR="0071041B">
        <w:t>p</w:t>
      </w:r>
      <w:r w:rsidR="004B4EE1">
        <w:t>oint</w:t>
      </w:r>
      <w:bookmarkEnd w:id="1172"/>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t>When Connected</w:t>
            </w:r>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When Online</w:t>
            </w:r>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r w:rsidRPr="00B50947">
              <w:rPr>
                <w:lang w:bidi="he-IL"/>
              </w:rPr>
              <w:t>whenOnline</w:t>
            </w:r>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lastRenderedPageBreak/>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3D1407">
            <w:pPr>
              <w:pStyle w:val="TableText"/>
              <w:rPr>
                <w:lang w:bidi="he-IL"/>
              </w:rPr>
            </w:pPr>
            <w:r>
              <w:rPr>
                <w:lang w:bidi="he-IL"/>
              </w:rPr>
              <w:t>When</w:t>
            </w:r>
          </w:p>
          <w:p w14:paraId="3F542FA5" w14:textId="77777777" w:rsidR="007274E0" w:rsidRDefault="00B26E0F" w:rsidP="003D1407">
            <w:pPr>
              <w:pStyle w:val="TableText"/>
              <w:rPr>
                <w:lang w:bidi="he-IL"/>
              </w:rPr>
            </w:pPr>
            <w:r>
              <w:rPr>
                <w:lang w:bidi="he-IL"/>
              </w:rPr>
              <w:t>UnableTo</w:t>
            </w:r>
          </w:p>
          <w:p w14:paraId="26FB000F" w14:textId="500A89C5" w:rsidR="00B26E0F" w:rsidRPr="00B50947" w:rsidRDefault="00B26E0F" w:rsidP="003D1407">
            <w:pPr>
              <w:pStyle w:val="TableText"/>
              <w:rPr>
                <w:lang w:bidi="he-IL"/>
              </w:rPr>
            </w:pPr>
            <w:r>
              <w:rPr>
                <w:lang w:bidi="he-IL"/>
              </w:rPr>
              <w:t>Read</w:t>
            </w:r>
          </w:p>
        </w:tc>
        <w:tc>
          <w:tcPr>
            <w:tcW w:w="1080" w:type="dxa"/>
            <w:noWrap/>
          </w:tcPr>
          <w:p w14:paraId="063DF69A" w14:textId="5706566D" w:rsidR="00B26E0F" w:rsidRDefault="00B26E0F" w:rsidP="003D1407">
            <w:pPr>
              <w:pStyle w:val="TableText"/>
              <w:rPr>
                <w:lang w:bidi="he-IL"/>
              </w:rPr>
            </w:pPr>
            <w:r>
              <w:rPr>
                <w:lang w:bidi="he-IL"/>
              </w:rPr>
              <w:t>Integer</w:t>
            </w:r>
          </w:p>
        </w:tc>
        <w:tc>
          <w:tcPr>
            <w:tcW w:w="2160" w:type="dxa"/>
            <w:noWrap/>
          </w:tcPr>
          <w:p w14:paraId="122A1970" w14:textId="302C798A" w:rsidR="00B26E0F" w:rsidRPr="00B50947" w:rsidRDefault="00B26E0F" w:rsidP="003D1407">
            <w:pPr>
              <w:pStyle w:val="TableText"/>
              <w:rPr>
                <w:lang w:bidi="he-IL"/>
              </w:rPr>
            </w:pPr>
            <w:r>
              <w:rPr>
                <w:lang w:bidi="he-IL"/>
              </w:rPr>
              <w:t>whenUnableToRead</w:t>
            </w:r>
          </w:p>
        </w:tc>
        <w:tc>
          <w:tcPr>
            <w:tcW w:w="810" w:type="dxa"/>
            <w:noWrap/>
          </w:tcPr>
          <w:p w14:paraId="741E8698" w14:textId="631BD9CD" w:rsidR="00B26E0F" w:rsidRPr="00B50947" w:rsidRDefault="00B26E0F" w:rsidP="003D1407">
            <w:pPr>
              <w:pStyle w:val="TableText"/>
              <w:rPr>
                <w:lang w:bidi="he-IL"/>
              </w:rPr>
            </w:pPr>
            <w:r>
              <w:rPr>
                <w:lang w:bidi="he-IL"/>
              </w:rPr>
              <w:t>No</w:t>
            </w:r>
          </w:p>
        </w:tc>
        <w:tc>
          <w:tcPr>
            <w:tcW w:w="3767" w:type="dxa"/>
            <w:noWrap/>
          </w:tcPr>
          <w:p w14:paraId="521E7C2A" w14:textId="1BF948A9" w:rsidR="00B26E0F" w:rsidRDefault="00B26E0F" w:rsidP="003D1407">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390157E8"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173" w:author="Steve Beadle" w:date="2024-10-22T10:06:00Z">
        <w:r w:rsidR="00A331DC" w:rsidRPr="00A331DC">
          <w:rPr>
            <w:rStyle w:val="Crossreference"/>
            <w:rPrChange w:id="1174" w:author="Steve Beadle" w:date="2024-10-22T10:06:00Z">
              <w:rPr/>
            </w:rPrChange>
          </w:rPr>
          <w:t xml:space="preserve">Table </w:t>
        </w:r>
        <w:r w:rsidR="00A331DC" w:rsidRPr="00A331DC">
          <w:rPr>
            <w:rStyle w:val="Crossreference"/>
            <w:rPrChange w:id="1175" w:author="Steve Beadle" w:date="2024-10-22T10:06:00Z">
              <w:rPr>
                <w:noProof/>
              </w:rPr>
            </w:rPrChange>
          </w:rPr>
          <w:t>9</w:t>
        </w:r>
      </w:ins>
      <w:del w:id="1176" w:author="Steve Beadle" w:date="2024-10-22T10:05:00Z">
        <w:r w:rsidR="00B95937" w:rsidRPr="00622EF4" w:rsidDel="00A331DC">
          <w:rPr>
            <w:rStyle w:val="Crossreference"/>
          </w:rPr>
          <w:delText>Table 9</w:delText>
        </w:r>
      </w:del>
      <w:r w:rsidR="00896295" w:rsidRPr="00896295">
        <w:rPr>
          <w:rStyle w:val="Crossreference"/>
        </w:rPr>
        <w:fldChar w:fldCharType="end"/>
      </w:r>
      <w:r w:rsidR="00896295">
        <w:t xml:space="preserve"> for further information.</w:t>
      </w:r>
    </w:p>
    <w:p w14:paraId="4E380CB1" w14:textId="7B56D8F6" w:rsidR="009F3044" w:rsidRDefault="009F3044" w:rsidP="00896295">
      <w:pPr>
        <w:pStyle w:val="Caption"/>
        <w:keepNext/>
      </w:pPr>
      <w:bookmarkStart w:id="1177" w:name="_Ref161149864"/>
      <w:bookmarkStart w:id="1178" w:name="_Toc180483847"/>
      <w:r>
        <w:t xml:space="preserve">Table </w:t>
      </w:r>
      <w:r>
        <w:fldChar w:fldCharType="begin"/>
      </w:r>
      <w:r>
        <w:instrText xml:space="preserve"> SEQ Table \* ARABIC </w:instrText>
      </w:r>
      <w:r>
        <w:fldChar w:fldCharType="separate"/>
      </w:r>
      <w:r w:rsidR="00A331DC">
        <w:rPr>
          <w:noProof/>
        </w:rPr>
        <w:t>9</w:t>
      </w:r>
      <w:r>
        <w:rPr>
          <w:noProof/>
        </w:rPr>
        <w:fldChar w:fldCharType="end"/>
      </w:r>
      <w:bookmarkEnd w:id="1177"/>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17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r>
              <w:t>extPoint</w:t>
            </w:r>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179" w:name="_Toc180483763"/>
      <w:r w:rsidRPr="00982CA0">
        <w:t xml:space="preserve">Point </w:t>
      </w:r>
      <w:r w:rsidR="006B0494" w:rsidRPr="00982CA0">
        <w:t>quality flags</w:t>
      </w:r>
      <w:bookmarkEnd w:id="1179"/>
    </w:p>
    <w:p w14:paraId="1020421F" w14:textId="74630796"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180" w:author="Steve Beadle" w:date="2024-10-22T10:06:00Z">
        <w:r w:rsidR="00A331DC" w:rsidRPr="00A331DC">
          <w:rPr>
            <w:rStyle w:val="Crossreference"/>
            <w:rPrChange w:id="1181" w:author="Steve Beadle" w:date="2024-10-22T10:06:00Z">
              <w:rPr/>
            </w:rPrChange>
          </w:rPr>
          <w:t xml:space="preserve">Table </w:t>
        </w:r>
        <w:r w:rsidR="00A331DC" w:rsidRPr="00A331DC">
          <w:rPr>
            <w:rStyle w:val="Crossreference"/>
            <w:rPrChange w:id="1182" w:author="Steve Beadle" w:date="2024-10-22T10:06:00Z">
              <w:rPr>
                <w:noProof/>
              </w:rPr>
            </w:rPrChange>
          </w:rPr>
          <w:t>10</w:t>
        </w:r>
      </w:ins>
      <w:del w:id="1183" w:author="Steve Beadle" w:date="2024-10-22T10:05:00Z">
        <w:r w:rsidR="00B95937" w:rsidRPr="00622EF4" w:rsidDel="00A331DC">
          <w:rPr>
            <w:rStyle w:val="Crossreference"/>
          </w:rPr>
          <w:delText>Table 10</w:delText>
        </w:r>
      </w:del>
      <w:r w:rsidR="00896295" w:rsidRPr="00896295">
        <w:rPr>
          <w:rStyle w:val="Crossreference"/>
        </w:rPr>
        <w:fldChar w:fldCharType="end"/>
      </w:r>
      <w:r w:rsidR="00896295">
        <w:t>.</w:t>
      </w:r>
    </w:p>
    <w:p w14:paraId="2FF81EEA" w14:textId="132EDE68" w:rsidR="00893D2D" w:rsidRDefault="00893D2D" w:rsidP="00896295">
      <w:pPr>
        <w:pStyle w:val="Caption"/>
        <w:keepNext/>
      </w:pPr>
      <w:bookmarkStart w:id="1184" w:name="_Ref161150038"/>
      <w:bookmarkStart w:id="1185" w:name="_Toc180483848"/>
      <w:r>
        <w:t xml:space="preserve">Table </w:t>
      </w:r>
      <w:r>
        <w:fldChar w:fldCharType="begin"/>
      </w:r>
      <w:r>
        <w:instrText xml:space="preserve"> SEQ Table \* ARABIC </w:instrText>
      </w:r>
      <w:r>
        <w:fldChar w:fldCharType="separate"/>
      </w:r>
      <w:r w:rsidR="00A331DC">
        <w:rPr>
          <w:noProof/>
        </w:rPr>
        <w:t>10</w:t>
      </w:r>
      <w:r>
        <w:rPr>
          <w:noProof/>
        </w:rPr>
        <w:fldChar w:fldCharType="end"/>
      </w:r>
      <w:bookmarkEnd w:id="1184"/>
      <w:r>
        <w:tab/>
      </w:r>
      <w:r w:rsidRPr="00893D2D">
        <w:t xml:space="preserve">Point </w:t>
      </w:r>
      <w:r w:rsidR="000104B4">
        <w:t>q</w:t>
      </w:r>
      <w:r w:rsidRPr="00893D2D">
        <w:t xml:space="preserve">uality </w:t>
      </w:r>
      <w:r w:rsidR="000104B4">
        <w:t>f</w:t>
      </w:r>
      <w:r w:rsidRPr="00893D2D">
        <w:t>lags</w:t>
      </w:r>
      <w:bookmarkEnd w:id="1185"/>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lastRenderedPageBreak/>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734E77F8"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186" w:author="Steve Beadle" w:date="2024-10-22T10:06:00Z">
        <w:r w:rsidR="00A331DC" w:rsidRPr="00A331DC">
          <w:rPr>
            <w:rStyle w:val="Crossreference"/>
            <w:rPrChange w:id="1187" w:author="Steve Beadle" w:date="2024-10-22T10:06:00Z">
              <w:rPr/>
            </w:rPrChange>
          </w:rPr>
          <w:t xml:space="preserve">Table </w:t>
        </w:r>
        <w:r w:rsidR="00A331DC" w:rsidRPr="00A331DC">
          <w:rPr>
            <w:rStyle w:val="Crossreference"/>
            <w:rPrChange w:id="1188" w:author="Steve Beadle" w:date="2024-10-22T10:06:00Z">
              <w:rPr>
                <w:noProof/>
              </w:rPr>
            </w:rPrChange>
          </w:rPr>
          <w:t>8</w:t>
        </w:r>
      </w:ins>
      <w:del w:id="1189" w:author="Steve Beadle" w:date="2024-10-22T10:05:00Z">
        <w:r w:rsidR="00B95937" w:rsidRPr="00622EF4" w:rsidDel="00A331DC">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190" w:name="_Toc180483764"/>
      <w:r w:rsidRPr="00A513E2">
        <w:t xml:space="preserve">Binary </w:t>
      </w:r>
      <w:r w:rsidR="006B0494" w:rsidRPr="00A513E2">
        <w:t>points</w:t>
      </w:r>
      <w:bookmarkEnd w:id="1190"/>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17268751"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191" w:author="Steve Beadle" w:date="2024-10-22T10:06:00Z">
        <w:r w:rsidR="00A331DC" w:rsidRPr="00A331DC">
          <w:rPr>
            <w:rStyle w:val="Crossreference"/>
            <w:rPrChange w:id="1192" w:author="Steve Beadle" w:date="2024-10-22T10:06:00Z">
              <w:rPr/>
            </w:rPrChange>
          </w:rPr>
          <w:t>Table</w:t>
        </w:r>
        <w:r w:rsidR="00A331DC">
          <w:t xml:space="preserve"> </w:t>
        </w:r>
        <w:r w:rsidR="00A331DC">
          <w:rPr>
            <w:noProof/>
          </w:rPr>
          <w:t>11</w:t>
        </w:r>
      </w:ins>
      <w:del w:id="1193" w:author="Steve Beadle" w:date="2024-10-22T10:05:00Z">
        <w:r w:rsidR="00B95937" w:rsidRPr="00622EF4" w:rsidDel="00A331DC">
          <w:rPr>
            <w:rStyle w:val="Crossreference"/>
          </w:rPr>
          <w:delText>Table</w:delText>
        </w:r>
        <w:r w:rsidR="00B95937" w:rsidDel="00A331DC">
          <w:delText xml:space="preserve"> </w:delText>
        </w:r>
        <w:r w:rsidR="00B95937" w:rsidDel="00A331DC">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6727F343" w:rsidR="00D014F9" w:rsidRDefault="00D014F9" w:rsidP="00D014F9">
      <w:pPr>
        <w:pStyle w:val="Caption"/>
      </w:pPr>
      <w:bookmarkStart w:id="1194" w:name="_Ref161299982"/>
      <w:bookmarkStart w:id="1195" w:name="_Toc180483849"/>
      <w:r>
        <w:t xml:space="preserve">Table </w:t>
      </w:r>
      <w:r>
        <w:fldChar w:fldCharType="begin"/>
      </w:r>
      <w:r>
        <w:instrText xml:space="preserve"> SEQ Table \* ARABIC </w:instrText>
      </w:r>
      <w:r>
        <w:fldChar w:fldCharType="separate"/>
      </w:r>
      <w:r w:rsidR="00A331DC">
        <w:rPr>
          <w:noProof/>
        </w:rPr>
        <w:t>11</w:t>
      </w:r>
      <w:r>
        <w:rPr>
          <w:noProof/>
        </w:rPr>
        <w:fldChar w:fldCharType="end"/>
      </w:r>
      <w:bookmarkEnd w:id="1194"/>
      <w:r>
        <w:tab/>
        <w:t xml:space="preserve">Configuration structure for a binary </w:t>
      </w:r>
      <w:r w:rsidR="000104B4">
        <w:t>p</w:t>
      </w:r>
      <w:r>
        <w:t>oint</w:t>
      </w:r>
      <w:bookmarkEnd w:id="1195"/>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r w:rsidRPr="00B50947">
              <w:rPr>
                <w:lang w:bidi="he-IL"/>
              </w:rPr>
              <w:t>parentType</w:t>
            </w:r>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r w:rsidRPr="00B50947">
              <w:rPr>
                <w:lang w:bidi="he-IL"/>
              </w:rPr>
              <w:t>boolean</w:t>
            </w:r>
          </w:p>
        </w:tc>
        <w:tc>
          <w:tcPr>
            <w:tcW w:w="1530" w:type="dxa"/>
            <w:noWrap/>
          </w:tcPr>
          <w:p w14:paraId="51242DFB" w14:textId="77777777" w:rsidR="00D014F9" w:rsidRPr="00B50947" w:rsidRDefault="00D014F9" w:rsidP="003D1407">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6980D620"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196" w:author="Steve Beadle" w:date="2024-10-22T10:06:00Z">
        <w:r w:rsidR="00A331DC" w:rsidRPr="00A331DC">
          <w:rPr>
            <w:rStyle w:val="Crossreference"/>
            <w:rPrChange w:id="1197" w:author="Steve Beadle" w:date="2024-10-22T10:06:00Z">
              <w:rPr/>
            </w:rPrChange>
          </w:rPr>
          <w:t xml:space="preserve">Figure </w:t>
        </w:r>
        <w:r w:rsidR="00A331DC" w:rsidRPr="00A331DC">
          <w:rPr>
            <w:rStyle w:val="Crossreference"/>
            <w:rPrChange w:id="1198" w:author="Steve Beadle" w:date="2024-10-22T10:06:00Z">
              <w:rPr>
                <w:noProof/>
              </w:rPr>
            </w:rPrChange>
          </w:rPr>
          <w:t>4</w:t>
        </w:r>
      </w:ins>
      <w:del w:id="1199" w:author="Steve Beadle" w:date="2024-10-22T10:05:00Z">
        <w:r w:rsidR="00B95937" w:rsidRPr="00622EF4" w:rsidDel="00A331DC">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0A2D463B">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4CE7E043" w:rsidR="00A20075" w:rsidRDefault="00A20075" w:rsidP="00A20075">
      <w:pPr>
        <w:pStyle w:val="Caption"/>
      </w:pPr>
      <w:bookmarkStart w:id="1200" w:name="_Ref161910224"/>
      <w:bookmarkStart w:id="1201" w:name="_Toc180483830"/>
      <w:r>
        <w:t xml:space="preserve">Figure </w:t>
      </w:r>
      <w:r>
        <w:fldChar w:fldCharType="begin"/>
      </w:r>
      <w:r>
        <w:instrText xml:space="preserve"> SEQ Figure \* ARABIC </w:instrText>
      </w:r>
      <w:r>
        <w:fldChar w:fldCharType="separate"/>
      </w:r>
      <w:r w:rsidR="00A331DC">
        <w:rPr>
          <w:noProof/>
        </w:rPr>
        <w:t>4</w:t>
      </w:r>
      <w:r>
        <w:rPr>
          <w:noProof/>
        </w:rPr>
        <w:fldChar w:fldCharType="end"/>
      </w:r>
      <w:bookmarkEnd w:id="1200"/>
      <w:r>
        <w:tab/>
      </w:r>
      <w:r w:rsidRPr="00BA7567">
        <w:t>Supported implementation of persistence for binary points</w:t>
      </w:r>
      <w:bookmarkEnd w:id="1201"/>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202" w:name="_Toc180483765"/>
      <w:r>
        <w:t xml:space="preserve">Analogue </w:t>
      </w:r>
      <w:r w:rsidR="006B0494">
        <w:t>points</w:t>
      </w:r>
      <w:bookmarkEnd w:id="1202"/>
    </w:p>
    <w:p w14:paraId="7B6E8A76" w14:textId="13E2507E"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203" w:author="Steve Beadle" w:date="2024-10-22T10:06:00Z">
        <w:r w:rsidR="00A331DC" w:rsidRPr="00A331DC">
          <w:rPr>
            <w:rStyle w:val="Crossreference"/>
            <w:rPrChange w:id="1204" w:author="Steve Beadle" w:date="2024-10-22T10:06:00Z">
              <w:rPr/>
            </w:rPrChange>
          </w:rPr>
          <w:t xml:space="preserve">Table </w:t>
        </w:r>
        <w:r w:rsidR="00A331DC" w:rsidRPr="00A331DC">
          <w:rPr>
            <w:rStyle w:val="Crossreference"/>
            <w:rPrChange w:id="1205" w:author="Steve Beadle" w:date="2024-10-22T10:06:00Z">
              <w:rPr>
                <w:noProof/>
              </w:rPr>
            </w:rPrChange>
          </w:rPr>
          <w:t>12</w:t>
        </w:r>
      </w:ins>
      <w:del w:id="1206" w:author="Steve Beadle" w:date="2024-10-22T10:05:00Z">
        <w:r w:rsidR="00B95937" w:rsidRPr="00622EF4" w:rsidDel="00A331DC">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332107D3" w:rsidR="00A20075" w:rsidRDefault="00A20075" w:rsidP="00A20075">
      <w:pPr>
        <w:pStyle w:val="Caption"/>
      </w:pPr>
      <w:bookmarkStart w:id="1207" w:name="_Ref161301633"/>
      <w:bookmarkStart w:id="1208" w:name="_Toc180483850"/>
      <w:r>
        <w:t xml:space="preserve">Table </w:t>
      </w:r>
      <w:r>
        <w:fldChar w:fldCharType="begin"/>
      </w:r>
      <w:r>
        <w:instrText xml:space="preserve"> SEQ Table \* ARABIC </w:instrText>
      </w:r>
      <w:r>
        <w:fldChar w:fldCharType="separate"/>
      </w:r>
      <w:r w:rsidR="00A331DC">
        <w:rPr>
          <w:noProof/>
        </w:rPr>
        <w:t>12</w:t>
      </w:r>
      <w:r>
        <w:rPr>
          <w:noProof/>
        </w:rPr>
        <w:fldChar w:fldCharType="end"/>
      </w:r>
      <w:bookmarkEnd w:id="1207"/>
      <w:r>
        <w:tab/>
      </w:r>
      <w:r w:rsidRPr="00A20075">
        <w:t>Configuration structure for a</w:t>
      </w:r>
      <w:r>
        <w:t>n</w:t>
      </w:r>
      <w:r w:rsidRPr="00A20075">
        <w:t xml:space="preserve"> </w:t>
      </w:r>
      <w:r>
        <w:t>analogue</w:t>
      </w:r>
      <w:r w:rsidRPr="00A20075">
        <w:t xml:space="preserve"> </w:t>
      </w:r>
      <w:r w:rsidR="00B445A6">
        <w:t>p</w:t>
      </w:r>
      <w:r w:rsidRPr="00A20075">
        <w:t>oint</w:t>
      </w:r>
      <w:bookmarkEnd w:id="1208"/>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r w:rsidRPr="00B50947">
              <w:rPr>
                <w:lang w:bidi="he-IL"/>
              </w:rPr>
              <w:t>parentType</w:t>
            </w:r>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CB80FB5" w:rsidR="00D271BA" w:rsidRPr="00B50947" w:rsidRDefault="00A331DC" w:rsidP="003D1407">
            <w:pPr>
              <w:pStyle w:val="TableText"/>
              <w:rPr>
                <w:lang w:bidi="he-IL"/>
              </w:rPr>
            </w:pPr>
            <w:ins w:id="1209" w:author="Steve Beadle" w:date="2024-10-22T10:01:00Z">
              <w:r w:rsidRPr="00A331DC">
                <w:t>The value difference (a positive value) used to determine when the point has changed by a significant amount.</w:t>
              </w:r>
            </w:ins>
            <w:del w:id="1210" w:author="Steve Beadle" w:date="2024-10-22T09:55:00Z">
              <w:r w:rsidR="00D271BA" w:rsidRPr="00B50947" w:rsidDel="00622EF4">
                <w:rPr>
                  <w:lang w:bidi="he-IL"/>
                </w:rPr>
                <w:delText>This configuration record defines parameters that are used by</w:delText>
              </w:r>
              <w:r w:rsidR="00FF421A" w:rsidRPr="00B50947" w:rsidDel="00622EF4">
                <w:rPr>
                  <w:lang w:bidi="he-IL"/>
                </w:rPr>
                <w:delText xml:space="preserve"> an FD</w:delText>
              </w:r>
              <w:r w:rsidR="00D271BA" w:rsidRPr="00B50947" w:rsidDel="00622EF4">
                <w:rPr>
                  <w:lang w:bidi="he-IL"/>
                </w:rPr>
                <w:delText xml:space="preserve"> to take an action when an analogue </w:delText>
              </w:r>
              <w:r w:rsidR="006935F1" w:rsidDel="00622EF4">
                <w:rPr>
                  <w:lang w:bidi="he-IL"/>
                </w:rPr>
                <w:delText>point</w:delText>
              </w:r>
              <w:r w:rsidR="00D271BA" w:rsidRPr="00B50947" w:rsidDel="00622EF4">
                <w:rPr>
                  <w:lang w:bidi="he-IL"/>
                </w:rPr>
                <w:delText xml:space="preserve"> changes by a significant amount.</w:delText>
              </w:r>
            </w:del>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23427CC6"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211" w:author="Steve Beadle" w:date="2024-10-22T10:06:00Z">
        <w:r w:rsidR="00A331DC" w:rsidRPr="00A331DC">
          <w:rPr>
            <w:rStyle w:val="Crossreference"/>
            <w:rPrChange w:id="1212" w:author="Steve Beadle" w:date="2024-10-22T10:06:00Z">
              <w:rPr/>
            </w:rPrChange>
          </w:rPr>
          <w:t xml:space="preserve">Figure </w:t>
        </w:r>
        <w:r w:rsidR="00A331DC" w:rsidRPr="00A331DC">
          <w:rPr>
            <w:rStyle w:val="Crossreference"/>
            <w:rPrChange w:id="1213" w:author="Steve Beadle" w:date="2024-10-22T10:06:00Z">
              <w:rPr>
                <w:noProof/>
              </w:rPr>
            </w:rPrChange>
          </w:rPr>
          <w:t>5</w:t>
        </w:r>
      </w:ins>
      <w:del w:id="1214" w:author="Steve Beadle" w:date="2024-10-22T10:05:00Z">
        <w:r w:rsidR="00B95937" w:rsidRPr="00622EF4" w:rsidDel="00A331DC">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786BF961" w:rsidR="00C71A0E" w:rsidRDefault="00C71A0E" w:rsidP="00C71A0E">
      <w:pPr>
        <w:pStyle w:val="Caption"/>
      </w:pPr>
      <w:bookmarkStart w:id="1215" w:name="_Ref161302842"/>
      <w:bookmarkStart w:id="1216" w:name="_Toc180483831"/>
      <w:r>
        <w:t xml:space="preserve">Figure </w:t>
      </w:r>
      <w:r>
        <w:fldChar w:fldCharType="begin"/>
      </w:r>
      <w:r>
        <w:instrText xml:space="preserve"> SEQ Figure \* ARABIC </w:instrText>
      </w:r>
      <w:r>
        <w:fldChar w:fldCharType="separate"/>
      </w:r>
      <w:r w:rsidR="00A331DC">
        <w:rPr>
          <w:noProof/>
        </w:rPr>
        <w:t>5</w:t>
      </w:r>
      <w:r>
        <w:rPr>
          <w:noProof/>
        </w:rPr>
        <w:fldChar w:fldCharType="end"/>
      </w:r>
      <w:bookmarkEnd w:id="1215"/>
      <w:r>
        <w:tab/>
        <w:t>Analogue scaling</w:t>
      </w:r>
      <w:bookmarkEnd w:id="1216"/>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289BB81D"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del w:id="1217" w:author="Steve Beadle" w:date="2024-10-22T10:05:00Z">
        <w:r w:rsidR="008910A9" w:rsidRPr="008910A9" w:rsidDel="00A331DC">
          <w:rPr>
            <w:rStyle w:val="Crossreference"/>
          </w:rPr>
          <w:fldChar w:fldCharType="separate"/>
        </w:r>
        <w:r w:rsidR="00B95937" w:rsidRPr="00622EF4" w:rsidDel="00A331DC">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0BF4760" w:rsidR="00740693" w:rsidDel="00622EF4" w:rsidRDefault="007D285E" w:rsidP="007D285E">
      <w:pPr>
        <w:pStyle w:val="Caption"/>
        <w:rPr>
          <w:del w:id="1218" w:author="Steve Beadle" w:date="2024-10-22T09:56:00Z"/>
        </w:rPr>
      </w:pPr>
      <w:bookmarkStart w:id="1219" w:name="_Ref161304973"/>
      <w:del w:id="1220" w:author="Steve Beadle" w:date="2024-10-22T09:56:00Z">
        <w:r w:rsidDel="00622EF4">
          <w:delText xml:space="preserve">Table </w:delText>
        </w:r>
        <w:r w:rsidDel="00622EF4">
          <w:fldChar w:fldCharType="begin"/>
        </w:r>
        <w:r w:rsidDel="00622EF4">
          <w:delInstrText xml:space="preserve"> SEQ Table \* ARABIC </w:delInstrText>
        </w:r>
        <w:r w:rsidDel="00622EF4">
          <w:fldChar w:fldCharType="separate"/>
        </w:r>
        <w:r w:rsidR="00B95937" w:rsidDel="00622EF4">
          <w:rPr>
            <w:noProof/>
          </w:rPr>
          <w:delText>13</w:delText>
        </w:r>
        <w:r w:rsidDel="00622EF4">
          <w:rPr>
            <w:noProof/>
          </w:rPr>
          <w:fldChar w:fldCharType="end"/>
        </w:r>
        <w:bookmarkEnd w:id="1219"/>
        <w:r w:rsidDel="00622EF4">
          <w:tab/>
        </w:r>
        <w:r w:rsidRPr="007D285E" w:rsidDel="00622EF4">
          <w:delText xml:space="preserve">Information used in defining significant change for analogue </w:delText>
        </w:r>
        <w:r w:rsidR="00676F46" w:rsidDel="00622EF4">
          <w:delText>p</w:delText>
        </w:r>
        <w:r w:rsidRPr="007D285E" w:rsidDel="00622EF4">
          <w:delText>oints</w:delText>
        </w:r>
      </w:del>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rsidDel="00622EF4" w14:paraId="5721392B" w14:textId="29074C96" w:rsidTr="007D285E">
        <w:trPr>
          <w:cnfStyle w:val="100000000000" w:firstRow="1" w:lastRow="0" w:firstColumn="0" w:lastColumn="0" w:oddVBand="0" w:evenVBand="0" w:oddHBand="0" w:evenHBand="0" w:firstRowFirstColumn="0" w:firstRowLastColumn="0" w:lastRowFirstColumn="0" w:lastRowLastColumn="0"/>
          <w:jc w:val="center"/>
          <w:del w:id="1221" w:author="Steve Beadle" w:date="2024-10-22T09:56:00Z"/>
        </w:trPr>
        <w:tc>
          <w:tcPr>
            <w:tcW w:w="2420" w:type="dxa"/>
            <w:shd w:val="clear" w:color="auto" w:fill="5BABD3"/>
          </w:tcPr>
          <w:p w14:paraId="2E2D06D5" w14:textId="025E6DE3" w:rsidR="007D285E" w:rsidRPr="00B50947" w:rsidDel="00622EF4" w:rsidRDefault="007D285E" w:rsidP="007D285E">
            <w:pPr>
              <w:pStyle w:val="TableHeading"/>
              <w:rPr>
                <w:del w:id="1222" w:author="Steve Beadle" w:date="2024-10-22T09:56:00Z"/>
                <w:b/>
                <w:sz w:val="20"/>
                <w:szCs w:val="20"/>
              </w:rPr>
            </w:pPr>
            <w:del w:id="1223" w:author="Steve Beadle" w:date="2024-10-22T09:56:00Z">
              <w:r w:rsidRPr="00B50947" w:rsidDel="00622EF4">
                <w:rPr>
                  <w:b/>
                  <w:sz w:val="20"/>
                  <w:szCs w:val="20"/>
                </w:rPr>
                <w:delText>Information</w:delText>
              </w:r>
            </w:del>
          </w:p>
        </w:tc>
        <w:tc>
          <w:tcPr>
            <w:tcW w:w="1141" w:type="dxa"/>
            <w:shd w:val="clear" w:color="auto" w:fill="5BABD3"/>
          </w:tcPr>
          <w:p w14:paraId="106BD4BA" w14:textId="4D0A6097" w:rsidR="007D285E" w:rsidRPr="00B50947" w:rsidDel="00622EF4" w:rsidRDefault="007D285E" w:rsidP="007D285E">
            <w:pPr>
              <w:pStyle w:val="TableHeading"/>
              <w:rPr>
                <w:del w:id="1224" w:author="Steve Beadle" w:date="2024-10-22T09:56:00Z"/>
                <w:b/>
                <w:sz w:val="20"/>
                <w:szCs w:val="20"/>
              </w:rPr>
            </w:pPr>
            <w:del w:id="1225" w:author="Steve Beadle" w:date="2024-10-22T09:56:00Z">
              <w:r w:rsidRPr="00B50947" w:rsidDel="00622EF4">
                <w:rPr>
                  <w:b/>
                  <w:sz w:val="20"/>
                  <w:szCs w:val="20"/>
                </w:rPr>
                <w:delText>Type</w:delText>
              </w:r>
            </w:del>
          </w:p>
        </w:tc>
        <w:tc>
          <w:tcPr>
            <w:tcW w:w="1427" w:type="dxa"/>
            <w:shd w:val="clear" w:color="auto" w:fill="5BABD3"/>
          </w:tcPr>
          <w:p w14:paraId="13CC91A7" w14:textId="02EC9C2A" w:rsidR="007D285E" w:rsidRPr="00B50947" w:rsidDel="00622EF4" w:rsidRDefault="007D285E" w:rsidP="007D285E">
            <w:pPr>
              <w:pStyle w:val="TableHeading"/>
              <w:rPr>
                <w:del w:id="1226" w:author="Steve Beadle" w:date="2024-10-22T09:56:00Z"/>
                <w:b/>
                <w:sz w:val="20"/>
                <w:szCs w:val="20"/>
              </w:rPr>
            </w:pPr>
            <w:del w:id="1227" w:author="Steve Beadle" w:date="2024-10-22T09:56:00Z">
              <w:r w:rsidRPr="00B50947" w:rsidDel="00622EF4">
                <w:rPr>
                  <w:b/>
                  <w:sz w:val="20"/>
                  <w:szCs w:val="20"/>
                </w:rPr>
                <w:delText>JSON Name</w:delText>
              </w:r>
            </w:del>
          </w:p>
        </w:tc>
        <w:tc>
          <w:tcPr>
            <w:tcW w:w="4084" w:type="dxa"/>
            <w:shd w:val="clear" w:color="auto" w:fill="5BABD3"/>
          </w:tcPr>
          <w:p w14:paraId="29FC8258" w14:textId="2308F0B6" w:rsidR="007D285E" w:rsidRPr="00B50947" w:rsidDel="00622EF4" w:rsidRDefault="007D285E" w:rsidP="007D285E">
            <w:pPr>
              <w:pStyle w:val="TableHeading"/>
              <w:rPr>
                <w:del w:id="1228" w:author="Steve Beadle" w:date="2024-10-22T09:56:00Z"/>
                <w:b/>
                <w:sz w:val="20"/>
                <w:szCs w:val="20"/>
              </w:rPr>
            </w:pPr>
            <w:del w:id="1229" w:author="Steve Beadle" w:date="2024-10-22T09:56:00Z">
              <w:r w:rsidRPr="00B50947" w:rsidDel="00622EF4">
                <w:rPr>
                  <w:b/>
                  <w:sz w:val="20"/>
                  <w:szCs w:val="20"/>
                </w:rPr>
                <w:delText>Description</w:delText>
              </w:r>
            </w:del>
          </w:p>
        </w:tc>
      </w:tr>
      <w:tr w:rsidR="007D285E" w:rsidRPr="00B50947" w:rsidDel="00622EF4" w14:paraId="71ECA2ED" w14:textId="574FB40A" w:rsidTr="007D285E">
        <w:trPr>
          <w:jc w:val="center"/>
          <w:del w:id="1230" w:author="Steve Beadle" w:date="2024-10-22T09:56:00Z"/>
        </w:trPr>
        <w:tc>
          <w:tcPr>
            <w:tcW w:w="2420" w:type="dxa"/>
          </w:tcPr>
          <w:p w14:paraId="309B003D" w14:textId="43DD5C68" w:rsidR="007D285E" w:rsidRPr="00B50947" w:rsidDel="00622EF4" w:rsidRDefault="007D285E" w:rsidP="003D1407">
            <w:pPr>
              <w:pStyle w:val="TableText"/>
              <w:rPr>
                <w:del w:id="1231" w:author="Steve Beadle" w:date="2024-10-22T09:56:00Z"/>
              </w:rPr>
            </w:pPr>
            <w:del w:id="1232" w:author="Steve Beadle" w:date="2024-10-22T09:56:00Z">
              <w:r w:rsidRPr="00B50947" w:rsidDel="00622EF4">
                <w:delText xml:space="preserve">Significant </w:delText>
              </w:r>
              <w:r w:rsidR="000E3760" w:rsidDel="00622EF4">
                <w:delText>C</w:delText>
              </w:r>
              <w:r w:rsidR="000E3760" w:rsidRPr="00B50947" w:rsidDel="00622EF4">
                <w:delText xml:space="preserve">hange </w:delText>
              </w:r>
              <w:r w:rsidR="000E3760" w:rsidDel="00622EF4">
                <w:delText>V</w:delText>
              </w:r>
              <w:r w:rsidR="000E3760" w:rsidRPr="00B50947" w:rsidDel="00622EF4">
                <w:delText>alue</w:delText>
              </w:r>
            </w:del>
          </w:p>
        </w:tc>
        <w:tc>
          <w:tcPr>
            <w:tcW w:w="1141" w:type="dxa"/>
          </w:tcPr>
          <w:p w14:paraId="4564E0ED" w14:textId="0758ACAE" w:rsidR="007D285E" w:rsidRPr="00B50947" w:rsidDel="00622EF4" w:rsidRDefault="007D285E" w:rsidP="003D1407">
            <w:pPr>
              <w:pStyle w:val="TableText"/>
              <w:rPr>
                <w:del w:id="1233" w:author="Steve Beadle" w:date="2024-10-22T09:56:00Z"/>
              </w:rPr>
            </w:pPr>
            <w:del w:id="1234" w:author="Steve Beadle" w:date="2024-10-22T09:56:00Z">
              <w:r w:rsidRPr="00B50947" w:rsidDel="00622EF4">
                <w:delText>Number</w:delText>
              </w:r>
            </w:del>
          </w:p>
        </w:tc>
        <w:tc>
          <w:tcPr>
            <w:tcW w:w="1427" w:type="dxa"/>
          </w:tcPr>
          <w:p w14:paraId="4A15C9DA" w14:textId="469B89DF" w:rsidR="007D285E" w:rsidRPr="00B50947" w:rsidDel="00622EF4" w:rsidRDefault="007D285E" w:rsidP="003D1407">
            <w:pPr>
              <w:pStyle w:val="TableText"/>
              <w:rPr>
                <w:del w:id="1235" w:author="Steve Beadle" w:date="2024-10-22T09:56:00Z"/>
              </w:rPr>
            </w:pPr>
            <w:del w:id="1236" w:author="Steve Beadle" w:date="2024-10-22T09:56:00Z">
              <w:r w:rsidRPr="00B50947" w:rsidDel="00622EF4">
                <w:delText>change</w:delText>
              </w:r>
            </w:del>
          </w:p>
        </w:tc>
        <w:tc>
          <w:tcPr>
            <w:tcW w:w="4084" w:type="dxa"/>
          </w:tcPr>
          <w:p w14:paraId="40ED7D4C" w14:textId="550FB997" w:rsidR="007D285E" w:rsidRPr="00B50947" w:rsidDel="00622EF4" w:rsidRDefault="007D285E" w:rsidP="003D1407">
            <w:pPr>
              <w:pStyle w:val="TableText"/>
              <w:rPr>
                <w:del w:id="1237" w:author="Steve Beadle" w:date="2024-10-22T09:56:00Z"/>
              </w:rPr>
            </w:pPr>
            <w:del w:id="1238" w:author="Steve Beadle" w:date="2024-10-22T09:56:00Z">
              <w:r w:rsidRPr="00B50947" w:rsidDel="00622EF4">
                <w:delText>The value of the change limit.</w:delText>
              </w:r>
            </w:del>
          </w:p>
        </w:tc>
      </w:tr>
    </w:tbl>
    <w:p w14:paraId="0C64AF18" w14:textId="27BAC9D6" w:rsidR="007D285E" w:rsidDel="00622EF4" w:rsidRDefault="007D285E" w:rsidP="007D285E">
      <w:pPr>
        <w:pStyle w:val="BodyText"/>
        <w:rPr>
          <w:del w:id="1239" w:author="Steve Beadle" w:date="2024-10-22T09:56:00Z"/>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49B731C1"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A331DC">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240" w:author="Steve Beadle" w:date="2024-10-22T10:06:00Z">
        <w:r w:rsidR="00A331DC" w:rsidRPr="00A331DC">
          <w:rPr>
            <w:rStyle w:val="Crossreference"/>
            <w:rPrChange w:id="1241" w:author="Steve Beadle" w:date="2024-10-22T10:06:00Z">
              <w:rPr/>
            </w:rPrChange>
          </w:rPr>
          <w:t>Points</w:t>
        </w:r>
      </w:ins>
      <w:del w:id="1242" w:author="Steve Beadle" w:date="2024-10-22T10:05:00Z">
        <w:r w:rsidR="00B95937" w:rsidRPr="00622EF4" w:rsidDel="00A331DC">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243" w:name="_Toc180483766"/>
      <w:r>
        <w:t xml:space="preserve">Counter </w:t>
      </w:r>
      <w:r w:rsidR="006B0494">
        <w:t>points</w:t>
      </w:r>
      <w:bookmarkEnd w:id="1243"/>
    </w:p>
    <w:p w14:paraId="7A85E138" w14:textId="6DE522EC"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244" w:author="Steve Beadle" w:date="2024-10-22T10:06:00Z">
        <w:r w:rsidR="00A331DC" w:rsidRPr="00A331DC">
          <w:rPr>
            <w:rStyle w:val="Crossreference"/>
            <w:rPrChange w:id="1245" w:author="Steve Beadle" w:date="2024-10-22T10:06:00Z">
              <w:rPr/>
            </w:rPrChange>
          </w:rPr>
          <w:t xml:space="preserve">Table </w:t>
        </w:r>
        <w:r w:rsidR="00A331DC" w:rsidRPr="00A331DC">
          <w:rPr>
            <w:rStyle w:val="Crossreference"/>
            <w:rPrChange w:id="1246" w:author="Steve Beadle" w:date="2024-10-22T10:06:00Z">
              <w:rPr>
                <w:noProof/>
              </w:rPr>
            </w:rPrChange>
          </w:rPr>
          <w:t>13</w:t>
        </w:r>
      </w:ins>
      <w:del w:id="1247" w:author="Steve Beadle" w:date="2024-10-22T10:05:00Z">
        <w:r w:rsidR="00B95937" w:rsidRPr="00622EF4" w:rsidDel="00A331DC">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63552F02" w:rsidR="007D46B2" w:rsidRDefault="007D46B2" w:rsidP="007D46B2">
      <w:pPr>
        <w:pStyle w:val="Caption"/>
      </w:pPr>
      <w:bookmarkStart w:id="1248" w:name="_Ref161829255"/>
      <w:bookmarkStart w:id="1249" w:name="_Toc180483851"/>
      <w:r>
        <w:t xml:space="preserve">Table </w:t>
      </w:r>
      <w:r>
        <w:fldChar w:fldCharType="begin"/>
      </w:r>
      <w:r>
        <w:instrText xml:space="preserve"> SEQ Table \* ARABIC </w:instrText>
      </w:r>
      <w:r>
        <w:fldChar w:fldCharType="separate"/>
      </w:r>
      <w:ins w:id="1250" w:author="Steve Beadle" w:date="2024-10-22T10:06:00Z">
        <w:r w:rsidR="00A331DC">
          <w:rPr>
            <w:noProof/>
          </w:rPr>
          <w:t>13</w:t>
        </w:r>
      </w:ins>
      <w:del w:id="1251" w:author="Steve Beadle" w:date="2024-10-22T10:05:00Z">
        <w:r w:rsidR="00B95937" w:rsidDel="00A331DC">
          <w:rPr>
            <w:noProof/>
          </w:rPr>
          <w:delText>14</w:delText>
        </w:r>
      </w:del>
      <w:r>
        <w:rPr>
          <w:noProof/>
        </w:rPr>
        <w:fldChar w:fldCharType="end"/>
      </w:r>
      <w:bookmarkEnd w:id="1248"/>
      <w:r>
        <w:tab/>
      </w:r>
      <w:r w:rsidRPr="007D46B2">
        <w:t xml:space="preserve">Information used in counter </w:t>
      </w:r>
      <w:r w:rsidR="00676F46">
        <w:t>p</w:t>
      </w:r>
      <w:r w:rsidRPr="007D46B2">
        <w:t>oints</w:t>
      </w:r>
      <w:bookmarkEnd w:id="1249"/>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0208A5C"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r w:rsidR="00A8786E">
              <w:rPr>
                <w:lang w:bidi="he-IL"/>
              </w:rPr>
              <w:t>milli</w:t>
            </w:r>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62B3A2E7" w:rsidR="007D46B2" w:rsidRPr="00B50947" w:rsidRDefault="007D46B2" w:rsidP="003D1407">
            <w:pPr>
              <w:pStyle w:val="TableText"/>
              <w:rPr>
                <w:lang w:bidi="he-IL"/>
              </w:rPr>
            </w:pPr>
            <w:r w:rsidRPr="00B50947">
              <w:rPr>
                <w:lang w:bidi="he-IL"/>
              </w:rPr>
              <w:t xml:space="preserve">Offset from start of week (Monday) in </w:t>
            </w:r>
            <w:r w:rsidR="00A8786E">
              <w:rPr>
                <w:lang w:bidi="he-IL"/>
              </w:rPr>
              <w:t>milli</w:t>
            </w:r>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402AC46D"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r w:rsidR="00A8786E">
              <w:rPr>
                <w:lang w:bidi="he-IL"/>
              </w:rPr>
              <w:t>milli</w:t>
            </w:r>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62F16E18" w:rsidR="007D46B2" w:rsidRPr="00B50947" w:rsidRDefault="00A331DC" w:rsidP="003D1407">
            <w:pPr>
              <w:pStyle w:val="TableText"/>
              <w:rPr>
                <w:lang w:bidi="he-IL"/>
              </w:rPr>
            </w:pPr>
            <w:ins w:id="1252" w:author="Steve Beadle" w:date="2024-10-22T10:00:00Z">
              <w:r w:rsidRPr="00A331DC">
                <w:rPr>
                  <w:lang w:bidi="he-IL"/>
                </w:rPr>
                <w:t>The value difference (a positive value) used to determine when the point has changed by a significant amount.</w:t>
              </w:r>
            </w:ins>
            <w:del w:id="1253" w:author="Steve Beadle" w:date="2024-10-22T09:56:00Z">
              <w:r w:rsidR="007D46B2" w:rsidRPr="00B50947" w:rsidDel="00622EF4">
                <w:rPr>
                  <w:lang w:bidi="he-IL"/>
                </w:rPr>
                <w:delText>This configuration record defines parameters that are used by</w:delText>
              </w:r>
              <w:r w:rsidR="00FF421A" w:rsidRPr="00B50947" w:rsidDel="00622EF4">
                <w:rPr>
                  <w:lang w:bidi="he-IL"/>
                </w:rPr>
                <w:delText xml:space="preserve"> an FD</w:delText>
              </w:r>
              <w:r w:rsidR="007D46B2" w:rsidRPr="00B50947" w:rsidDel="00622EF4">
                <w:rPr>
                  <w:lang w:bidi="he-IL"/>
                </w:rPr>
                <w:delText xml:space="preserve"> to take an action when a counter </w:delText>
              </w:r>
              <w:r w:rsidR="006935F1" w:rsidDel="00622EF4">
                <w:rPr>
                  <w:lang w:bidi="he-IL"/>
                </w:rPr>
                <w:delText>point</w:delText>
              </w:r>
              <w:r w:rsidR="007D46B2" w:rsidRPr="00B50947" w:rsidDel="00622EF4">
                <w:rPr>
                  <w:lang w:bidi="he-IL"/>
                </w:rPr>
                <w:delText xml:space="preserve"> changes by a significant amount.</w:delText>
              </w:r>
            </w:del>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lastRenderedPageBreak/>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12EAA487" w:rsidR="005F2CCD" w:rsidRPr="005F2CCD" w:rsidDel="00622EF4" w:rsidRDefault="005F2CCD" w:rsidP="005F2CCD">
      <w:pPr>
        <w:spacing w:after="120"/>
        <w:ind w:left="284" w:right="851"/>
        <w:rPr>
          <w:del w:id="1254" w:author="Steve Beadle" w:date="2024-10-22T09:56:00Z"/>
        </w:rPr>
      </w:pPr>
      <w:del w:id="1255" w:author="Steve Beadle" w:date="2024-10-22T09:56:00Z">
        <w:r w:rsidRPr="005F2CCD" w:rsidDel="00622EF4">
          <w:delText xml:space="preserve">The information in </w:delText>
        </w:r>
        <w:r w:rsidRPr="005F2CCD" w:rsidDel="00622EF4">
          <w:rPr>
            <w:rStyle w:val="Crossreference"/>
          </w:rPr>
          <w:fldChar w:fldCharType="begin"/>
        </w:r>
        <w:r w:rsidRPr="005F2CCD" w:rsidDel="00622EF4">
          <w:rPr>
            <w:rStyle w:val="Crossreference"/>
          </w:rPr>
          <w:delInstrText xml:space="preserve"> REF _Ref161305322 \h  \* MERGEFORMAT </w:delInstrText>
        </w:r>
        <w:r w:rsidRPr="005F2CCD" w:rsidDel="00622EF4">
          <w:rPr>
            <w:rStyle w:val="Crossreference"/>
          </w:rPr>
        </w:r>
        <w:r w:rsidRPr="005F2CCD" w:rsidDel="00622EF4">
          <w:rPr>
            <w:rStyle w:val="Crossreference"/>
          </w:rPr>
          <w:fldChar w:fldCharType="separate"/>
        </w:r>
        <w:r w:rsidR="00B95937" w:rsidRPr="00622EF4" w:rsidDel="00622EF4">
          <w:rPr>
            <w:rStyle w:val="Crossreference"/>
          </w:rPr>
          <w:delText>Table 15</w:delText>
        </w:r>
        <w:r w:rsidRPr="005F2CCD" w:rsidDel="00622EF4">
          <w:rPr>
            <w:rStyle w:val="Crossreference"/>
          </w:rPr>
          <w:fldChar w:fldCharType="end"/>
        </w:r>
        <w:r w:rsidRPr="005F2CCD" w:rsidDel="00622EF4">
          <w:delText xml:space="preserve"> is used to define significant change for analogue </w:delText>
        </w:r>
        <w:r w:rsidR="006935F1" w:rsidDel="00622EF4">
          <w:delText>point</w:delText>
        </w:r>
        <w:r w:rsidRPr="005F2CCD" w:rsidDel="00622EF4">
          <w:delText>s, in the analogue and counter tables.</w:delText>
        </w:r>
      </w:del>
    </w:p>
    <w:p w14:paraId="5DDDBFF1" w14:textId="738ECD01" w:rsidR="005F2CCD" w:rsidRPr="005F2CCD" w:rsidDel="00622EF4" w:rsidRDefault="005F2CCD" w:rsidP="00251DC9">
      <w:pPr>
        <w:pStyle w:val="Caption"/>
        <w:keepNext/>
        <w:rPr>
          <w:del w:id="1256" w:author="Steve Beadle" w:date="2024-10-22T09:56:00Z"/>
        </w:rPr>
      </w:pPr>
      <w:bookmarkStart w:id="1257" w:name="_Ref161305322"/>
      <w:del w:id="1258" w:author="Steve Beadle" w:date="2024-10-22T09:56:00Z">
        <w:r w:rsidRPr="005F2CCD" w:rsidDel="00622EF4">
          <w:delText xml:space="preserve">Table </w:delText>
        </w:r>
        <w:r w:rsidDel="00622EF4">
          <w:fldChar w:fldCharType="begin"/>
        </w:r>
        <w:r w:rsidDel="00622EF4">
          <w:delInstrText xml:space="preserve"> SEQ Table \* ARABIC </w:delInstrText>
        </w:r>
        <w:r w:rsidDel="00622EF4">
          <w:fldChar w:fldCharType="separate"/>
        </w:r>
        <w:r w:rsidR="00B95937" w:rsidDel="00622EF4">
          <w:rPr>
            <w:noProof/>
          </w:rPr>
          <w:delText>15</w:delText>
        </w:r>
        <w:r w:rsidDel="00622EF4">
          <w:rPr>
            <w:noProof/>
          </w:rPr>
          <w:fldChar w:fldCharType="end"/>
        </w:r>
        <w:bookmarkEnd w:id="1257"/>
        <w:r w:rsidRPr="005F2CCD" w:rsidDel="00622EF4">
          <w:tab/>
          <w:delText xml:space="preserve">Information used in defining significant change for </w:delText>
        </w:r>
        <w:r w:rsidDel="00622EF4">
          <w:delText>counter</w:delText>
        </w:r>
        <w:r w:rsidRPr="005F2CCD" w:rsidDel="00622EF4">
          <w:delText xml:space="preserve"> </w:delText>
        </w:r>
        <w:r w:rsidR="00C4094A" w:rsidDel="00622EF4">
          <w:delText>p</w:delText>
        </w:r>
        <w:r w:rsidRPr="005F2CCD" w:rsidDel="00622EF4">
          <w:delText>oints</w:delText>
        </w:r>
      </w:del>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rsidDel="00622EF4" w14:paraId="1CED936D" w14:textId="63EA5BF8" w:rsidTr="002C016B">
        <w:trPr>
          <w:cnfStyle w:val="100000000000" w:firstRow="1" w:lastRow="0" w:firstColumn="0" w:lastColumn="0" w:oddVBand="0" w:evenVBand="0" w:oddHBand="0" w:evenHBand="0" w:firstRowFirstColumn="0" w:firstRowLastColumn="0" w:lastRowFirstColumn="0" w:lastRowLastColumn="0"/>
          <w:jc w:val="center"/>
          <w:del w:id="1259" w:author="Steve Beadle" w:date="2024-10-22T09:56:00Z"/>
        </w:trPr>
        <w:tc>
          <w:tcPr>
            <w:tcW w:w="2420" w:type="dxa"/>
            <w:shd w:val="clear" w:color="auto" w:fill="5BABD3"/>
          </w:tcPr>
          <w:p w14:paraId="1F19799A" w14:textId="7C7B8136" w:rsidR="005F2CCD" w:rsidRPr="005F2CCD" w:rsidDel="00622EF4" w:rsidRDefault="005F2CCD" w:rsidP="00251DC9">
            <w:pPr>
              <w:keepNext/>
              <w:spacing w:before="60" w:after="60"/>
              <w:rPr>
                <w:del w:id="1260" w:author="Steve Beadle" w:date="2024-10-22T09:56:00Z"/>
                <w:rFonts w:eastAsia="DengXian"/>
                <w:bCs/>
                <w:color w:val="FFFFFF" w:themeColor="background1"/>
                <w:sz w:val="20"/>
                <w:szCs w:val="20"/>
              </w:rPr>
            </w:pPr>
            <w:del w:id="1261" w:author="Steve Beadle" w:date="2024-10-22T09:56:00Z">
              <w:r w:rsidRPr="005F2CCD" w:rsidDel="00622EF4">
                <w:rPr>
                  <w:rFonts w:eastAsia="DengXian"/>
                  <w:bCs/>
                  <w:color w:val="FFFFFF" w:themeColor="background1"/>
                  <w:sz w:val="20"/>
                  <w:szCs w:val="20"/>
                </w:rPr>
                <w:delText>Information</w:delText>
              </w:r>
            </w:del>
          </w:p>
        </w:tc>
        <w:tc>
          <w:tcPr>
            <w:tcW w:w="1141" w:type="dxa"/>
            <w:shd w:val="clear" w:color="auto" w:fill="5BABD3"/>
          </w:tcPr>
          <w:p w14:paraId="2F5ABA1A" w14:textId="3DD98996" w:rsidR="005F2CCD" w:rsidRPr="005F2CCD" w:rsidDel="00622EF4" w:rsidRDefault="005F2CCD" w:rsidP="005F2CCD">
            <w:pPr>
              <w:spacing w:before="60" w:after="60"/>
              <w:rPr>
                <w:del w:id="1262" w:author="Steve Beadle" w:date="2024-10-22T09:56:00Z"/>
                <w:rFonts w:eastAsia="DengXian"/>
                <w:bCs/>
                <w:color w:val="FFFFFF" w:themeColor="background1"/>
                <w:sz w:val="20"/>
                <w:szCs w:val="20"/>
              </w:rPr>
            </w:pPr>
            <w:del w:id="1263" w:author="Steve Beadle" w:date="2024-10-22T09:56:00Z">
              <w:r w:rsidRPr="005F2CCD" w:rsidDel="00622EF4">
                <w:rPr>
                  <w:rFonts w:eastAsia="DengXian"/>
                  <w:bCs/>
                  <w:color w:val="FFFFFF" w:themeColor="background1"/>
                  <w:sz w:val="20"/>
                  <w:szCs w:val="20"/>
                </w:rPr>
                <w:delText>Type</w:delText>
              </w:r>
            </w:del>
          </w:p>
        </w:tc>
        <w:tc>
          <w:tcPr>
            <w:tcW w:w="1679" w:type="dxa"/>
            <w:shd w:val="clear" w:color="auto" w:fill="5BABD3"/>
          </w:tcPr>
          <w:p w14:paraId="46A230EA" w14:textId="13FFDE95" w:rsidR="005F2CCD" w:rsidRPr="005F2CCD" w:rsidDel="00622EF4" w:rsidRDefault="005F2CCD" w:rsidP="005F2CCD">
            <w:pPr>
              <w:spacing w:before="60" w:after="60"/>
              <w:rPr>
                <w:del w:id="1264" w:author="Steve Beadle" w:date="2024-10-22T09:56:00Z"/>
                <w:rFonts w:eastAsia="DengXian"/>
                <w:bCs/>
                <w:color w:val="FFFFFF" w:themeColor="background1"/>
                <w:sz w:val="20"/>
                <w:szCs w:val="20"/>
              </w:rPr>
            </w:pPr>
            <w:del w:id="1265" w:author="Steve Beadle" w:date="2024-10-22T09:56:00Z">
              <w:r w:rsidRPr="005F2CCD" w:rsidDel="00622EF4">
                <w:rPr>
                  <w:rFonts w:eastAsia="DengXian"/>
                  <w:bCs/>
                  <w:color w:val="FFFFFF" w:themeColor="background1"/>
                  <w:sz w:val="20"/>
                  <w:szCs w:val="20"/>
                </w:rPr>
                <w:delText>JSON Name</w:delText>
              </w:r>
            </w:del>
          </w:p>
        </w:tc>
        <w:tc>
          <w:tcPr>
            <w:tcW w:w="3832" w:type="dxa"/>
            <w:shd w:val="clear" w:color="auto" w:fill="5BABD3"/>
          </w:tcPr>
          <w:p w14:paraId="573B670F" w14:textId="6939A7E1" w:rsidR="005F2CCD" w:rsidRPr="005F2CCD" w:rsidDel="00622EF4" w:rsidRDefault="005F2CCD" w:rsidP="005F2CCD">
            <w:pPr>
              <w:spacing w:before="60" w:after="60"/>
              <w:rPr>
                <w:del w:id="1266" w:author="Steve Beadle" w:date="2024-10-22T09:56:00Z"/>
                <w:rFonts w:eastAsia="DengXian"/>
                <w:bCs/>
                <w:color w:val="FFFFFF" w:themeColor="background1"/>
                <w:sz w:val="20"/>
                <w:szCs w:val="20"/>
              </w:rPr>
            </w:pPr>
            <w:del w:id="1267" w:author="Steve Beadle" w:date="2024-10-22T09:56:00Z">
              <w:r w:rsidRPr="005F2CCD" w:rsidDel="00622EF4">
                <w:rPr>
                  <w:rFonts w:eastAsia="DengXian"/>
                  <w:bCs/>
                  <w:color w:val="FFFFFF" w:themeColor="background1"/>
                  <w:sz w:val="20"/>
                  <w:szCs w:val="20"/>
                </w:rPr>
                <w:delText>Description</w:delText>
              </w:r>
            </w:del>
          </w:p>
        </w:tc>
      </w:tr>
      <w:tr w:rsidR="005F2CCD" w:rsidRPr="005F2CCD" w:rsidDel="00622EF4" w14:paraId="6762909D" w14:textId="440D972F" w:rsidTr="002C016B">
        <w:trPr>
          <w:jc w:val="center"/>
          <w:del w:id="1268" w:author="Steve Beadle" w:date="2024-10-22T09:56:00Z"/>
        </w:trPr>
        <w:tc>
          <w:tcPr>
            <w:tcW w:w="2420" w:type="dxa"/>
          </w:tcPr>
          <w:p w14:paraId="613D826E" w14:textId="1AC5B36B" w:rsidR="005F2CCD" w:rsidRPr="005F2CCD" w:rsidDel="00622EF4" w:rsidRDefault="005F2CCD" w:rsidP="005F2CCD">
            <w:pPr>
              <w:spacing w:before="60" w:after="60"/>
              <w:rPr>
                <w:del w:id="1269" w:author="Steve Beadle" w:date="2024-10-22T09:56:00Z"/>
                <w:rFonts w:eastAsia="DengXian"/>
                <w:sz w:val="20"/>
                <w:szCs w:val="20"/>
              </w:rPr>
            </w:pPr>
            <w:del w:id="1270" w:author="Steve Beadle" w:date="2024-10-22T09:56:00Z">
              <w:r w:rsidRPr="005F2CCD" w:rsidDel="00622EF4">
                <w:rPr>
                  <w:rFonts w:eastAsia="DengXian"/>
                  <w:sz w:val="20"/>
                  <w:szCs w:val="20"/>
                </w:rPr>
                <w:delText xml:space="preserve">Significant </w:delText>
              </w:r>
              <w:r w:rsidR="000E3760" w:rsidDel="00622EF4">
                <w:rPr>
                  <w:rFonts w:eastAsia="DengXian"/>
                  <w:sz w:val="20"/>
                  <w:szCs w:val="20"/>
                </w:rPr>
                <w:delText>C</w:delText>
              </w:r>
              <w:r w:rsidR="000E3760" w:rsidRPr="005F2CCD" w:rsidDel="00622EF4">
                <w:rPr>
                  <w:rFonts w:eastAsia="DengXian"/>
                  <w:sz w:val="20"/>
                  <w:szCs w:val="20"/>
                </w:rPr>
                <w:delText xml:space="preserve">hange </w:delText>
              </w:r>
              <w:r w:rsidR="000E3760" w:rsidDel="00622EF4">
                <w:rPr>
                  <w:rFonts w:eastAsia="DengXian"/>
                  <w:sz w:val="20"/>
                  <w:szCs w:val="20"/>
                </w:rPr>
                <w:delText>V</w:delText>
              </w:r>
              <w:r w:rsidR="000E3760" w:rsidRPr="005F2CCD" w:rsidDel="00622EF4">
                <w:rPr>
                  <w:rFonts w:eastAsia="DengXian"/>
                  <w:sz w:val="20"/>
                  <w:szCs w:val="20"/>
                </w:rPr>
                <w:delText>alue</w:delText>
              </w:r>
            </w:del>
          </w:p>
        </w:tc>
        <w:tc>
          <w:tcPr>
            <w:tcW w:w="1141" w:type="dxa"/>
          </w:tcPr>
          <w:p w14:paraId="0FC19AE5" w14:textId="42F7DACB" w:rsidR="005F2CCD" w:rsidRPr="005F2CCD" w:rsidDel="00622EF4" w:rsidRDefault="005F2CCD" w:rsidP="005F2CCD">
            <w:pPr>
              <w:spacing w:before="60" w:after="60"/>
              <w:rPr>
                <w:del w:id="1271" w:author="Steve Beadle" w:date="2024-10-22T09:56:00Z"/>
                <w:rFonts w:eastAsia="DengXian"/>
                <w:sz w:val="20"/>
                <w:szCs w:val="20"/>
              </w:rPr>
            </w:pPr>
            <w:del w:id="1272" w:author="Steve Beadle" w:date="2024-10-22T09:56:00Z">
              <w:r w:rsidRPr="005F2CCD" w:rsidDel="00622EF4">
                <w:rPr>
                  <w:rFonts w:eastAsia="DengXian"/>
                  <w:sz w:val="20"/>
                  <w:szCs w:val="20"/>
                </w:rPr>
                <w:delText>Number</w:delText>
              </w:r>
            </w:del>
          </w:p>
        </w:tc>
        <w:tc>
          <w:tcPr>
            <w:tcW w:w="1679" w:type="dxa"/>
          </w:tcPr>
          <w:p w14:paraId="115FEA02" w14:textId="1C214D1E" w:rsidR="005F2CCD" w:rsidRPr="002C016B" w:rsidDel="00622EF4" w:rsidRDefault="005F2CCD" w:rsidP="005F2CCD">
            <w:pPr>
              <w:spacing w:before="60" w:after="60"/>
              <w:rPr>
                <w:del w:id="1273" w:author="Steve Beadle" w:date="2024-10-22T09:56:00Z"/>
                <w:rFonts w:eastAsia="DengXian"/>
                <w:sz w:val="20"/>
                <w:szCs w:val="20"/>
              </w:rPr>
            </w:pPr>
            <w:del w:id="1274" w:author="Steve Beadle" w:date="2024-10-22T09:56:00Z">
              <w:r w:rsidRPr="002C016B" w:rsidDel="00622EF4">
                <w:rPr>
                  <w:rFonts w:eastAsia="DengXian"/>
                  <w:sz w:val="20"/>
                  <w:szCs w:val="20"/>
                </w:rPr>
                <w:delText>change</w:delText>
              </w:r>
            </w:del>
          </w:p>
        </w:tc>
        <w:tc>
          <w:tcPr>
            <w:tcW w:w="3832" w:type="dxa"/>
          </w:tcPr>
          <w:p w14:paraId="27A105A7" w14:textId="1C5D5834" w:rsidR="005F2CCD" w:rsidRPr="005F2CCD" w:rsidDel="00622EF4" w:rsidRDefault="005F2CCD" w:rsidP="005F2CCD">
            <w:pPr>
              <w:spacing w:before="60" w:after="60"/>
              <w:rPr>
                <w:del w:id="1275" w:author="Steve Beadle" w:date="2024-10-22T09:56:00Z"/>
                <w:rFonts w:eastAsia="DengXian"/>
                <w:sz w:val="20"/>
                <w:szCs w:val="20"/>
              </w:rPr>
            </w:pPr>
            <w:del w:id="1276" w:author="Steve Beadle" w:date="2024-10-22T09:56:00Z">
              <w:r w:rsidRPr="005F2CCD" w:rsidDel="00622EF4">
                <w:rPr>
                  <w:rFonts w:eastAsia="DengXian"/>
                  <w:sz w:val="20"/>
                  <w:szCs w:val="20"/>
                </w:rPr>
                <w:delText>The value of the change limit.</w:delText>
              </w:r>
            </w:del>
          </w:p>
        </w:tc>
      </w:tr>
    </w:tbl>
    <w:p w14:paraId="4B52B2AC" w14:textId="586DCD2D" w:rsidR="005F2CCD" w:rsidRPr="005F2CCD" w:rsidDel="00622EF4" w:rsidRDefault="005F2CCD" w:rsidP="005F2CCD">
      <w:pPr>
        <w:spacing w:after="120"/>
        <w:ind w:left="284" w:right="851"/>
        <w:rPr>
          <w:del w:id="1277" w:author="Steve Beadle" w:date="2024-10-22T09:56:00Z"/>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5382CEC3"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A331DC">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1278" w:author="Steve Beadle" w:date="2024-10-22T10:06:00Z">
        <w:r w:rsidR="00A331DC" w:rsidRPr="00A331DC">
          <w:rPr>
            <w:color w:val="0000FF"/>
            <w:u w:val="single"/>
            <w:rPrChange w:id="1279" w:author="Steve Beadle" w:date="2024-10-22T10:06:00Z">
              <w:rPr/>
            </w:rPrChange>
          </w:rPr>
          <w:t>Points</w:t>
        </w:r>
      </w:ins>
      <w:del w:id="1280" w:author="Steve Beadle" w:date="2024-10-22T10:05:00Z">
        <w:r w:rsidR="00B95937" w:rsidRPr="00622EF4" w:rsidDel="00A331DC">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1281" w:name="_Toc180483767"/>
      <w:r w:rsidRPr="005F2CCD">
        <w:rPr>
          <w:rFonts w:eastAsia="DengXian"/>
          <w:lang w:eastAsia="en-US"/>
        </w:rPr>
        <w:t xml:space="preserve">Analogue </w:t>
      </w:r>
      <w:r w:rsidR="006B0494" w:rsidRPr="005F2CCD">
        <w:rPr>
          <w:rFonts w:eastAsia="DengXian"/>
          <w:lang w:eastAsia="en-US"/>
        </w:rPr>
        <w:t>limits</w:t>
      </w:r>
      <w:bookmarkEnd w:id="1281"/>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44523558"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282" w:author="Steve Beadle" w:date="2024-10-22T10:06:00Z">
        <w:r w:rsidR="00A331DC" w:rsidRPr="00A331DC">
          <w:rPr>
            <w:rStyle w:val="Crossreference"/>
            <w:rPrChange w:id="1283" w:author="Steve Beadle" w:date="2024-10-22T10:06:00Z">
              <w:rPr/>
            </w:rPrChange>
          </w:rPr>
          <w:t xml:space="preserve">Table </w:t>
        </w:r>
        <w:r w:rsidR="00A331DC" w:rsidRPr="00A331DC">
          <w:rPr>
            <w:rStyle w:val="Crossreference"/>
            <w:rPrChange w:id="1284" w:author="Steve Beadle" w:date="2024-10-22T10:06:00Z">
              <w:rPr>
                <w:noProof/>
              </w:rPr>
            </w:rPrChange>
          </w:rPr>
          <w:t>14</w:t>
        </w:r>
      </w:ins>
      <w:del w:id="1285" w:author="Steve Beadle" w:date="2024-10-22T10:05:00Z">
        <w:r w:rsidR="00B95937" w:rsidRPr="00622EF4" w:rsidDel="00A331DC">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3C3F54FD" w:rsidR="005F2CCD" w:rsidRDefault="005F2CCD" w:rsidP="005F2CCD">
      <w:pPr>
        <w:pStyle w:val="Caption"/>
      </w:pPr>
      <w:bookmarkStart w:id="1286" w:name="_Ref161306485"/>
      <w:bookmarkStart w:id="1287" w:name="_Toc180483852"/>
      <w:r>
        <w:t xml:space="preserve">Table </w:t>
      </w:r>
      <w:r>
        <w:fldChar w:fldCharType="begin"/>
      </w:r>
      <w:r>
        <w:instrText xml:space="preserve"> SEQ Table \* ARABIC </w:instrText>
      </w:r>
      <w:r>
        <w:fldChar w:fldCharType="separate"/>
      </w:r>
      <w:ins w:id="1288" w:author="Steve Beadle" w:date="2024-10-22T10:06:00Z">
        <w:r w:rsidR="00A331DC">
          <w:rPr>
            <w:noProof/>
          </w:rPr>
          <w:t>14</w:t>
        </w:r>
      </w:ins>
      <w:del w:id="1289" w:author="Steve Beadle" w:date="2024-10-22T10:05:00Z">
        <w:r w:rsidR="00B95937" w:rsidDel="00A331DC">
          <w:rPr>
            <w:noProof/>
          </w:rPr>
          <w:delText>16</w:delText>
        </w:r>
      </w:del>
      <w:r>
        <w:rPr>
          <w:noProof/>
        </w:rPr>
        <w:fldChar w:fldCharType="end"/>
      </w:r>
      <w:bookmarkEnd w:id="1286"/>
      <w:r>
        <w:tab/>
      </w:r>
      <w:r w:rsidRPr="005F2CCD">
        <w:t>Information used in defining an analogue limit</w:t>
      </w:r>
      <w:bookmarkEnd w:id="1287"/>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r w:rsidRPr="00B50947">
              <w:t>parentType</w:t>
            </w:r>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r w:rsidRPr="00B50947">
              <w:t>num</w:t>
            </w:r>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 xml:space="preserve">Action to be taken on entering this state (0=do nothing, 1=log event with </w:t>
            </w:r>
            <w:r w:rsidRPr="00B50947">
              <w:lastRenderedPageBreak/>
              <w:t>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lastRenderedPageBreak/>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r w:rsidRPr="00B50947">
              <w:t>dirctn</w:t>
            </w:r>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r w:rsidRPr="00B50947">
              <w:t>hyst</w:t>
            </w:r>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r w:rsidRPr="00B50947">
              <w:t>mon</w:t>
            </w:r>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r w:rsidRPr="00B50947">
              <w:t>tue</w:t>
            </w:r>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r w:rsidRPr="00B50947">
              <w:t>thu</w:t>
            </w:r>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r w:rsidRPr="00B50947">
              <w:t>fri</w:t>
            </w:r>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7975B8C4"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290" w:author="Steve Beadle" w:date="2024-10-22T10:06:00Z">
        <w:r w:rsidR="00A331DC" w:rsidRPr="00A331DC">
          <w:rPr>
            <w:rStyle w:val="Crossreference"/>
            <w:rPrChange w:id="1291" w:author="Steve Beadle" w:date="2024-10-22T10:06:00Z">
              <w:rPr/>
            </w:rPrChange>
          </w:rPr>
          <w:t xml:space="preserve">Figure </w:t>
        </w:r>
        <w:r w:rsidR="00A331DC" w:rsidRPr="00A331DC">
          <w:rPr>
            <w:rStyle w:val="Crossreference"/>
            <w:rPrChange w:id="1292" w:author="Steve Beadle" w:date="2024-10-22T10:06:00Z">
              <w:rPr>
                <w:noProof/>
              </w:rPr>
            </w:rPrChange>
          </w:rPr>
          <w:t>6</w:t>
        </w:r>
      </w:ins>
      <w:del w:id="1293" w:author="Steve Beadle" w:date="2024-10-22T10:05:00Z">
        <w:r w:rsidR="00B95937" w:rsidRPr="00622EF4" w:rsidDel="00A331DC">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2900268B"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1294" w:author="Steve Beadle" w:date="2024-10-22T10:06:00Z">
        <w:r w:rsidR="00A331DC" w:rsidRPr="00A331DC">
          <w:rPr>
            <w:rStyle w:val="Crossreference"/>
            <w:rPrChange w:id="1295" w:author="Steve Beadle" w:date="2024-10-22T10:06:00Z">
              <w:rPr/>
            </w:rPrChange>
          </w:rPr>
          <w:t xml:space="preserve">Figure </w:t>
        </w:r>
        <w:r w:rsidR="00A331DC" w:rsidRPr="00A331DC">
          <w:rPr>
            <w:rStyle w:val="Crossreference"/>
            <w:rPrChange w:id="1296" w:author="Steve Beadle" w:date="2024-10-22T10:06:00Z">
              <w:rPr>
                <w:noProof/>
              </w:rPr>
            </w:rPrChange>
          </w:rPr>
          <w:t>6</w:t>
        </w:r>
      </w:ins>
      <w:del w:id="1297" w:author="Steve Beadle" w:date="2024-10-22T10:05:00Z">
        <w:r w:rsidR="00B95937" w:rsidRPr="00622EF4" w:rsidDel="00A331DC">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3F960C38" w:rsidR="00D51AF5" w:rsidRDefault="00D51AF5" w:rsidP="00D51AF5">
      <w:pPr>
        <w:pStyle w:val="Caption"/>
      </w:pPr>
      <w:bookmarkStart w:id="1298" w:name="_Ref161306703"/>
      <w:bookmarkStart w:id="1299" w:name="_Toc180483832"/>
      <w:r>
        <w:t xml:space="preserve">Figure </w:t>
      </w:r>
      <w:r>
        <w:fldChar w:fldCharType="begin"/>
      </w:r>
      <w:r>
        <w:instrText xml:space="preserve"> SEQ Figure \* ARABIC </w:instrText>
      </w:r>
      <w:r>
        <w:fldChar w:fldCharType="separate"/>
      </w:r>
      <w:r w:rsidR="00A331DC">
        <w:rPr>
          <w:noProof/>
        </w:rPr>
        <w:t>6</w:t>
      </w:r>
      <w:r>
        <w:rPr>
          <w:noProof/>
        </w:rPr>
        <w:fldChar w:fldCharType="end"/>
      </w:r>
      <w:bookmarkEnd w:id="1298"/>
      <w:r>
        <w:tab/>
      </w:r>
      <w:r w:rsidRPr="00D51AF5">
        <w:t>State change mechanism</w:t>
      </w:r>
      <w:bookmarkEnd w:id="1299"/>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0418DE13" w:rsidR="00D51AF5" w:rsidRDefault="00D51AF5" w:rsidP="00D51AF5">
      <w:pPr>
        <w:pStyle w:val="Caption"/>
      </w:pPr>
      <w:bookmarkStart w:id="1300" w:name="_Toc180483833"/>
      <w:r>
        <w:t xml:space="preserve">Figure </w:t>
      </w:r>
      <w:r>
        <w:fldChar w:fldCharType="begin"/>
      </w:r>
      <w:r>
        <w:instrText xml:space="preserve"> SEQ Figure \* ARABIC </w:instrText>
      </w:r>
      <w:r>
        <w:fldChar w:fldCharType="separate"/>
      </w:r>
      <w:r w:rsidR="00A331DC">
        <w:rPr>
          <w:noProof/>
        </w:rPr>
        <w:t>7</w:t>
      </w:r>
      <w:r>
        <w:rPr>
          <w:noProof/>
        </w:rPr>
        <w:fldChar w:fldCharType="end"/>
      </w:r>
      <w:r>
        <w:tab/>
      </w:r>
      <w:r w:rsidRPr="00D51AF5">
        <w:t>Analogue normal state</w:t>
      </w:r>
      <w:bookmarkEnd w:id="1300"/>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1452CF4"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1301" w:author="Steve Beadle" w:date="2024-10-22T10:06:00Z">
        <w:r w:rsidR="00A331DC" w:rsidRPr="00A331DC">
          <w:rPr>
            <w:rStyle w:val="Crossreference"/>
            <w:rPrChange w:id="1302" w:author="Steve Beadle" w:date="2024-10-22T10:06:00Z">
              <w:rPr/>
            </w:rPrChange>
          </w:rPr>
          <w:t xml:space="preserve">Figure </w:t>
        </w:r>
        <w:r w:rsidR="00A331DC" w:rsidRPr="00A331DC">
          <w:rPr>
            <w:rStyle w:val="Crossreference"/>
            <w:rPrChange w:id="1303" w:author="Steve Beadle" w:date="2024-10-22T10:06:00Z">
              <w:rPr>
                <w:noProof/>
              </w:rPr>
            </w:rPrChange>
          </w:rPr>
          <w:t>8</w:t>
        </w:r>
      </w:ins>
      <w:del w:id="1304" w:author="Steve Beadle" w:date="2024-10-22T10:05:00Z">
        <w:r w:rsidR="00B95937" w:rsidRPr="00622EF4" w:rsidDel="00A331DC">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1305" w:author="Steve Beadle" w:date="2024-10-22T10:06:00Z">
        <w:r w:rsidR="00A331DC" w:rsidRPr="00A331DC">
          <w:rPr>
            <w:rStyle w:val="Crossreference"/>
            <w:rPrChange w:id="1306" w:author="Steve Beadle" w:date="2024-10-22T10:06:00Z">
              <w:rPr/>
            </w:rPrChange>
          </w:rPr>
          <w:t xml:space="preserve">Figure </w:t>
        </w:r>
        <w:r w:rsidR="00A331DC" w:rsidRPr="00A331DC">
          <w:rPr>
            <w:rStyle w:val="Crossreference"/>
            <w:rPrChange w:id="1307" w:author="Steve Beadle" w:date="2024-10-22T10:06:00Z">
              <w:rPr>
                <w:noProof/>
              </w:rPr>
            </w:rPrChange>
          </w:rPr>
          <w:t>9</w:t>
        </w:r>
      </w:ins>
      <w:del w:id="1308" w:author="Steve Beadle" w:date="2024-10-22T10:05:00Z">
        <w:r w:rsidR="00B95937" w:rsidRPr="00622EF4" w:rsidDel="00A331DC">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1B99B206"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1309" w:author="Steve Beadle" w:date="2024-10-22T10:06:00Z">
        <w:r w:rsidR="00A331DC" w:rsidRPr="00A331DC">
          <w:rPr>
            <w:rStyle w:val="Crossreference"/>
            <w:rPrChange w:id="1310" w:author="Steve Beadle" w:date="2024-10-22T10:06:00Z">
              <w:rPr/>
            </w:rPrChange>
          </w:rPr>
          <w:t xml:space="preserve">Figure </w:t>
        </w:r>
        <w:r w:rsidR="00A331DC" w:rsidRPr="00A331DC">
          <w:rPr>
            <w:rStyle w:val="Crossreference"/>
            <w:rPrChange w:id="1311" w:author="Steve Beadle" w:date="2024-10-22T10:06:00Z">
              <w:rPr>
                <w:noProof/>
              </w:rPr>
            </w:rPrChange>
          </w:rPr>
          <w:t>8</w:t>
        </w:r>
      </w:ins>
      <w:del w:id="1312" w:author="Steve Beadle" w:date="2024-10-22T10:05:00Z">
        <w:r w:rsidR="00B95937" w:rsidRPr="00622EF4" w:rsidDel="00A331DC">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0E107FBD" w:rsidR="00E43FE2" w:rsidRDefault="00E43FE2" w:rsidP="00E43FE2">
      <w:pPr>
        <w:pStyle w:val="Caption"/>
      </w:pPr>
      <w:bookmarkStart w:id="1313" w:name="_Ref161308030"/>
      <w:bookmarkStart w:id="1314" w:name="_Toc180483834"/>
      <w:r>
        <w:t xml:space="preserve">Figure </w:t>
      </w:r>
      <w:r>
        <w:fldChar w:fldCharType="begin"/>
      </w:r>
      <w:r>
        <w:instrText xml:space="preserve"> SEQ Figure \* ARABIC </w:instrText>
      </w:r>
      <w:r>
        <w:fldChar w:fldCharType="separate"/>
      </w:r>
      <w:r w:rsidR="00A331DC">
        <w:rPr>
          <w:noProof/>
        </w:rPr>
        <w:t>8</w:t>
      </w:r>
      <w:r>
        <w:rPr>
          <w:noProof/>
        </w:rPr>
        <w:fldChar w:fldCharType="end"/>
      </w:r>
      <w:bookmarkEnd w:id="1313"/>
      <w:r>
        <w:tab/>
      </w:r>
      <w:r w:rsidRPr="00E43FE2">
        <w:t>Ramping analogue value with 4 limits</w:t>
      </w:r>
      <w:bookmarkEnd w:id="1314"/>
    </w:p>
    <w:p w14:paraId="7DA37B18" w14:textId="3E1E1343"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1315" w:author="Steve Beadle" w:date="2024-10-22T10:06:00Z">
        <w:r w:rsidR="00A331DC" w:rsidRPr="00A331DC">
          <w:rPr>
            <w:rStyle w:val="Crossreference"/>
            <w:rPrChange w:id="1316" w:author="Steve Beadle" w:date="2024-10-22T10:06:00Z">
              <w:rPr/>
            </w:rPrChange>
          </w:rPr>
          <w:t xml:space="preserve">Figure </w:t>
        </w:r>
        <w:r w:rsidR="00A331DC" w:rsidRPr="00A331DC">
          <w:rPr>
            <w:rStyle w:val="Crossreference"/>
            <w:rPrChange w:id="1317" w:author="Steve Beadle" w:date="2024-10-22T10:06:00Z">
              <w:rPr>
                <w:noProof/>
              </w:rPr>
            </w:rPrChange>
          </w:rPr>
          <w:t>9</w:t>
        </w:r>
      </w:ins>
      <w:del w:id="1318" w:author="Steve Beadle" w:date="2024-10-22T10:05:00Z">
        <w:r w:rsidR="00B95937" w:rsidRPr="00622EF4" w:rsidDel="00A331DC">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47662110" w:rsidR="00E43FE2" w:rsidRDefault="00E43FE2" w:rsidP="00E43FE2">
      <w:pPr>
        <w:pStyle w:val="Caption"/>
      </w:pPr>
      <w:bookmarkStart w:id="1319" w:name="_Ref161308250"/>
      <w:bookmarkStart w:id="1320" w:name="_Toc180483835"/>
      <w:r>
        <w:t xml:space="preserve">Figure </w:t>
      </w:r>
      <w:r>
        <w:fldChar w:fldCharType="begin"/>
      </w:r>
      <w:r>
        <w:instrText xml:space="preserve"> SEQ Figure \* ARABIC </w:instrText>
      </w:r>
      <w:r>
        <w:fldChar w:fldCharType="separate"/>
      </w:r>
      <w:r w:rsidR="00A331DC">
        <w:rPr>
          <w:noProof/>
        </w:rPr>
        <w:t>9</w:t>
      </w:r>
      <w:r>
        <w:rPr>
          <w:noProof/>
        </w:rPr>
        <w:fldChar w:fldCharType="end"/>
      </w:r>
      <w:bookmarkEnd w:id="1319"/>
      <w:r>
        <w:tab/>
      </w:r>
      <w:r w:rsidRPr="00E43FE2">
        <w:t xml:space="preserve">Step-change analogue value with </w:t>
      </w:r>
      <w:r w:rsidR="00D01088">
        <w:t>4</w:t>
      </w:r>
      <w:r w:rsidRPr="00E43FE2">
        <w:t xml:space="preserve"> limits</w:t>
      </w:r>
      <w:bookmarkEnd w:id="1320"/>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77A27176" w:rsidR="00AB3C53" w:rsidRPr="00AB3C53" w:rsidRDefault="00AB3C53" w:rsidP="00AB3C53">
      <w:pPr>
        <w:pStyle w:val="BodyText"/>
        <w:rPr>
          <w:rFonts w:eastAsia="DengXian"/>
        </w:rPr>
      </w:pPr>
      <w:bookmarkStart w:id="1321"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A331DC">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1322" w:author="Steve Beadle" w:date="2024-10-22T10:06:00Z">
        <w:r w:rsidR="00A331DC" w:rsidRPr="00A331DC">
          <w:rPr>
            <w:rStyle w:val="Crossreference"/>
            <w:rPrChange w:id="1323" w:author="Steve Beadle" w:date="2024-10-22T10:06:00Z">
              <w:rPr/>
            </w:rPrChange>
          </w:rPr>
          <w:t>Limit and control profiles</w:t>
        </w:r>
      </w:ins>
      <w:del w:id="1324" w:author="Steve Beadle" w:date="2024-10-22T10:05:00Z">
        <w:r w:rsidR="00B95937" w:rsidRPr="00622EF4" w:rsidDel="00A331DC">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321"/>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325" w:name="_Toc180483768"/>
      <w:r w:rsidRPr="0023515A">
        <w:rPr>
          <w:rFonts w:eastAsia="DengXian"/>
        </w:rPr>
        <w:t xml:space="preserve">Counter </w:t>
      </w:r>
      <w:r w:rsidR="006B0494" w:rsidRPr="0023515A">
        <w:rPr>
          <w:rFonts w:eastAsia="DengXian"/>
        </w:rPr>
        <w:t>limits</w:t>
      </w:r>
      <w:bookmarkEnd w:id="1325"/>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4F13F48F"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1326" w:author="Steve Beadle" w:date="2024-10-22T10:06:00Z">
        <w:r w:rsidR="00A331DC" w:rsidRPr="00A331DC">
          <w:rPr>
            <w:rStyle w:val="Crossreference"/>
            <w:rPrChange w:id="1327" w:author="Steve Beadle" w:date="2024-10-22T10:06:00Z">
              <w:rPr/>
            </w:rPrChange>
          </w:rPr>
          <w:t xml:space="preserve">Figure </w:t>
        </w:r>
        <w:r w:rsidR="00A331DC" w:rsidRPr="00A331DC">
          <w:rPr>
            <w:rStyle w:val="Crossreference"/>
            <w:rPrChange w:id="1328" w:author="Steve Beadle" w:date="2024-10-22T10:06:00Z">
              <w:rPr>
                <w:noProof/>
              </w:rPr>
            </w:rPrChange>
          </w:rPr>
          <w:t>10</w:t>
        </w:r>
      </w:ins>
      <w:del w:id="1329" w:author="Steve Beadle" w:date="2024-10-22T10:05:00Z">
        <w:r w:rsidR="00B95937" w:rsidRPr="00622EF4" w:rsidDel="00A331DC">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70796802" w:rsidR="00B1706D" w:rsidRDefault="00B1706D" w:rsidP="00B1706D">
      <w:pPr>
        <w:pStyle w:val="Caption"/>
      </w:pPr>
      <w:bookmarkStart w:id="1330" w:name="_Ref161765726"/>
      <w:bookmarkStart w:id="1331" w:name="_Toc180483836"/>
      <w:r>
        <w:t xml:space="preserve">Figure </w:t>
      </w:r>
      <w:r>
        <w:fldChar w:fldCharType="begin"/>
      </w:r>
      <w:r>
        <w:instrText xml:space="preserve"> SEQ Figure \* ARABIC </w:instrText>
      </w:r>
      <w:r>
        <w:fldChar w:fldCharType="separate"/>
      </w:r>
      <w:r w:rsidR="00A331DC">
        <w:rPr>
          <w:noProof/>
        </w:rPr>
        <w:t>10</w:t>
      </w:r>
      <w:r>
        <w:rPr>
          <w:noProof/>
        </w:rPr>
        <w:fldChar w:fldCharType="end"/>
      </w:r>
      <w:bookmarkEnd w:id="1330"/>
      <w:r>
        <w:tab/>
      </w:r>
      <w:r w:rsidRPr="00B1706D">
        <w:t>Counter normal state</w:t>
      </w:r>
      <w:bookmarkEnd w:id="1331"/>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031E0FA7"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1332" w:author="Steve Beadle" w:date="2024-10-22T10:06:00Z">
        <w:r w:rsidR="00A331DC" w:rsidRPr="00A331DC">
          <w:rPr>
            <w:rStyle w:val="Crossreference"/>
            <w:rPrChange w:id="1333" w:author="Steve Beadle" w:date="2024-10-22T10:06:00Z">
              <w:rPr/>
            </w:rPrChange>
          </w:rPr>
          <w:t xml:space="preserve">Table </w:t>
        </w:r>
        <w:r w:rsidR="00A331DC" w:rsidRPr="00A331DC">
          <w:rPr>
            <w:rStyle w:val="Crossreference"/>
            <w:rPrChange w:id="1334" w:author="Steve Beadle" w:date="2024-10-22T10:06:00Z">
              <w:rPr>
                <w:noProof/>
              </w:rPr>
            </w:rPrChange>
          </w:rPr>
          <w:t>15</w:t>
        </w:r>
      </w:ins>
      <w:del w:id="1335" w:author="Steve Beadle" w:date="2024-10-22T10:05:00Z">
        <w:r w:rsidR="00B95937" w:rsidRPr="00622EF4" w:rsidDel="00A331DC">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14A5E44C" w:rsidR="00B1706D" w:rsidRDefault="00B1706D" w:rsidP="00B1706D">
      <w:pPr>
        <w:pStyle w:val="Caption"/>
      </w:pPr>
      <w:bookmarkStart w:id="1336" w:name="_Ref161312936"/>
      <w:bookmarkStart w:id="1337" w:name="_Toc180483853"/>
      <w:r>
        <w:t xml:space="preserve">Table </w:t>
      </w:r>
      <w:r>
        <w:fldChar w:fldCharType="begin"/>
      </w:r>
      <w:r>
        <w:instrText xml:space="preserve"> SEQ Table \* ARABIC </w:instrText>
      </w:r>
      <w:r>
        <w:fldChar w:fldCharType="separate"/>
      </w:r>
      <w:ins w:id="1338" w:author="Steve Beadle" w:date="2024-10-22T10:06:00Z">
        <w:r w:rsidR="00A331DC">
          <w:rPr>
            <w:noProof/>
          </w:rPr>
          <w:t>15</w:t>
        </w:r>
      </w:ins>
      <w:del w:id="1339" w:author="Steve Beadle" w:date="2024-10-22T10:05:00Z">
        <w:r w:rsidR="00B95937" w:rsidDel="00A331DC">
          <w:rPr>
            <w:noProof/>
          </w:rPr>
          <w:delText>17</w:delText>
        </w:r>
      </w:del>
      <w:r>
        <w:rPr>
          <w:noProof/>
        </w:rPr>
        <w:fldChar w:fldCharType="end"/>
      </w:r>
      <w:bookmarkEnd w:id="1336"/>
      <w:r>
        <w:tab/>
      </w:r>
      <w:r w:rsidR="003557AA" w:rsidRPr="003557AA">
        <w:t>Information used in defining a counter limit</w:t>
      </w:r>
      <w:bookmarkEnd w:id="1337"/>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r w:rsidRPr="00163DC5">
              <w:t>num</w:t>
            </w:r>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r w:rsidRPr="00163DC5">
              <w:t>mon</w:t>
            </w:r>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r w:rsidRPr="00163DC5">
              <w:t>tue</w:t>
            </w:r>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6C01BDAF" w:rsidR="003557AA" w:rsidRPr="00163DC5" w:rsidRDefault="003557AA" w:rsidP="003D1407">
            <w:pPr>
              <w:pStyle w:val="TableText"/>
            </w:pPr>
            <w:r w:rsidRPr="00163DC5">
              <w:t xml:space="preserve">Profile number for </w:t>
            </w:r>
            <w:r w:rsidR="00D105EA">
              <w:t>Tues</w:t>
            </w:r>
            <w:r w:rsidRPr="00163DC5">
              <w:t>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19D6E613" w:rsidR="003557AA" w:rsidRPr="00163DC5" w:rsidRDefault="003557AA" w:rsidP="003D1407">
            <w:pPr>
              <w:pStyle w:val="TableText"/>
            </w:pPr>
            <w:r w:rsidRPr="00163DC5">
              <w:t xml:space="preserve">Profile number for </w:t>
            </w:r>
            <w:r w:rsidR="00D105EA">
              <w:t>Wednes</w:t>
            </w:r>
            <w:r w:rsidRPr="00163DC5">
              <w:t>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r w:rsidRPr="00163DC5">
              <w:t>thu</w:t>
            </w:r>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64453859" w:rsidR="003557AA" w:rsidRPr="00163DC5" w:rsidRDefault="003557AA" w:rsidP="003D1407">
            <w:pPr>
              <w:pStyle w:val="TableText"/>
            </w:pPr>
            <w:r w:rsidRPr="00163DC5">
              <w:t xml:space="preserve">Profile number for </w:t>
            </w:r>
            <w:r w:rsidR="00D105EA">
              <w:t>Thurs</w:t>
            </w:r>
            <w:r w:rsidRPr="00163DC5">
              <w:t>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r w:rsidRPr="00163DC5">
              <w:t>fri</w:t>
            </w:r>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4E8F992E" w:rsidR="003557AA" w:rsidRPr="00163DC5" w:rsidRDefault="003557AA" w:rsidP="003D1407">
            <w:pPr>
              <w:pStyle w:val="TableText"/>
            </w:pPr>
            <w:r w:rsidRPr="00163DC5">
              <w:t xml:space="preserve">Profile number for </w:t>
            </w:r>
            <w:r w:rsidR="00D105EA">
              <w:t>Fri</w:t>
            </w:r>
            <w:r w:rsidRPr="00163DC5">
              <w:t>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5F4544C" w:rsidR="003557AA" w:rsidRPr="00163DC5" w:rsidRDefault="003557AA" w:rsidP="003D1407">
            <w:pPr>
              <w:pStyle w:val="TableText"/>
            </w:pPr>
            <w:r w:rsidRPr="00163DC5">
              <w:t xml:space="preserve">Profile number for </w:t>
            </w:r>
            <w:r w:rsidR="00D105EA">
              <w:t>Satur</w:t>
            </w:r>
            <w:r w:rsidRPr="00163DC5">
              <w:t>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3952D89A" w:rsidR="003557AA" w:rsidRPr="00163DC5" w:rsidRDefault="003557AA" w:rsidP="003D1407">
            <w:pPr>
              <w:pStyle w:val="TableText"/>
            </w:pPr>
            <w:r w:rsidRPr="00163DC5">
              <w:t xml:space="preserve">Profile number for </w:t>
            </w:r>
            <w:r w:rsidR="00D105EA">
              <w:t>Sun</w:t>
            </w:r>
            <w:r w:rsidRPr="00163DC5">
              <w:t>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05432BE2"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A331DC">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340" w:author="Steve Beadle" w:date="2024-10-22T10:06:00Z">
        <w:r w:rsidR="00A331DC" w:rsidRPr="00A331DC">
          <w:rPr>
            <w:rStyle w:val="Crossreference"/>
            <w:rPrChange w:id="1341" w:author="Steve Beadle" w:date="2024-10-22T10:06:00Z">
              <w:rPr/>
            </w:rPrChange>
          </w:rPr>
          <w:t>Limit and control profiles</w:t>
        </w:r>
      </w:ins>
      <w:del w:id="1342" w:author="Steve Beadle" w:date="2024-10-22T10:05:00Z">
        <w:r w:rsidR="00B95937" w:rsidRPr="00622EF4" w:rsidDel="00A331DC">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343" w:name="_Toc180483769"/>
      <w:r w:rsidRPr="00384B6A">
        <w:rPr>
          <w:rFonts w:eastAsia="DengXian"/>
        </w:rPr>
        <w:t xml:space="preserve">No </w:t>
      </w:r>
      <w:r w:rsidR="006B0494" w:rsidRPr="00384B6A">
        <w:rPr>
          <w:rFonts w:eastAsia="DengXian"/>
        </w:rPr>
        <w:t>change</w:t>
      </w:r>
      <w:bookmarkEnd w:id="1343"/>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202BB83E"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1344" w:author="Steve Beadle" w:date="2024-10-22T10:06:00Z">
        <w:r w:rsidR="00A331DC" w:rsidRPr="00A331DC">
          <w:rPr>
            <w:rStyle w:val="Crossreference"/>
            <w:rPrChange w:id="1345" w:author="Steve Beadle" w:date="2024-10-22T10:06:00Z">
              <w:rPr/>
            </w:rPrChange>
          </w:rPr>
          <w:t xml:space="preserve">Table </w:t>
        </w:r>
        <w:r w:rsidR="00A331DC" w:rsidRPr="00A331DC">
          <w:rPr>
            <w:rStyle w:val="Crossreference"/>
            <w:rPrChange w:id="1346" w:author="Steve Beadle" w:date="2024-10-22T10:06:00Z">
              <w:rPr>
                <w:noProof/>
              </w:rPr>
            </w:rPrChange>
          </w:rPr>
          <w:t>16</w:t>
        </w:r>
      </w:ins>
      <w:del w:id="1347" w:author="Steve Beadle" w:date="2024-10-22T10:05:00Z">
        <w:r w:rsidR="00B95937" w:rsidRPr="00622EF4" w:rsidDel="00A331DC">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2F89BB94" w:rsidR="003557AA" w:rsidRDefault="00384B6A" w:rsidP="000A491B">
      <w:pPr>
        <w:pStyle w:val="Caption"/>
        <w:keepNext/>
      </w:pPr>
      <w:bookmarkStart w:id="1348" w:name="_Ref161314992"/>
      <w:bookmarkStart w:id="1349" w:name="_Toc180483854"/>
      <w:r>
        <w:lastRenderedPageBreak/>
        <w:t xml:space="preserve">Table </w:t>
      </w:r>
      <w:r>
        <w:fldChar w:fldCharType="begin"/>
      </w:r>
      <w:r>
        <w:instrText xml:space="preserve"> SEQ Table \* ARABIC </w:instrText>
      </w:r>
      <w:r>
        <w:fldChar w:fldCharType="separate"/>
      </w:r>
      <w:ins w:id="1350" w:author="Steve Beadle" w:date="2024-10-22T10:06:00Z">
        <w:r w:rsidR="00A331DC">
          <w:rPr>
            <w:noProof/>
          </w:rPr>
          <w:t>16</w:t>
        </w:r>
      </w:ins>
      <w:del w:id="1351" w:author="Steve Beadle" w:date="2024-10-22T10:05:00Z">
        <w:r w:rsidR="00B95937" w:rsidDel="00A331DC">
          <w:rPr>
            <w:noProof/>
          </w:rPr>
          <w:delText>18</w:delText>
        </w:r>
      </w:del>
      <w:r>
        <w:rPr>
          <w:noProof/>
        </w:rPr>
        <w:fldChar w:fldCharType="end"/>
      </w:r>
      <w:bookmarkEnd w:id="1348"/>
      <w:r>
        <w:tab/>
      </w:r>
      <w:r w:rsidRPr="00384B6A">
        <w:t xml:space="preserve">Information used in defining no change for analogue and counter </w:t>
      </w:r>
      <w:r w:rsidR="009A0F57">
        <w:t>p</w:t>
      </w:r>
      <w:r w:rsidRPr="00384B6A">
        <w:t>oints</w:t>
      </w:r>
      <w:bookmarkEnd w:id="1349"/>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r w:rsidRPr="00163DC5">
              <w:t>parentType</w:t>
            </w:r>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r w:rsidRPr="00163DC5">
              <w:t>num</w:t>
            </w:r>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14A44936"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A331DC">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352" w:author="Steve Beadle" w:date="2024-10-22T10:06:00Z">
        <w:r w:rsidR="00A331DC" w:rsidRPr="00A331DC">
          <w:rPr>
            <w:rStyle w:val="Crossreference"/>
            <w:rPrChange w:id="1353" w:author="Steve Beadle" w:date="2024-10-22T10:06:00Z">
              <w:rPr/>
            </w:rPrChange>
          </w:rPr>
          <w:t>Limit and control profiles</w:t>
        </w:r>
      </w:ins>
      <w:del w:id="1354" w:author="Steve Beadle" w:date="2024-10-22T10:05:00Z">
        <w:r w:rsidR="00B95937" w:rsidRPr="00622EF4" w:rsidDel="00A331DC">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355" w:name="_Toc180483770"/>
      <w:r w:rsidRPr="000A491B">
        <w:lastRenderedPageBreak/>
        <w:t xml:space="preserve">Extended </w:t>
      </w:r>
      <w:r w:rsidR="006B0494" w:rsidRPr="000A491B">
        <w:t>points</w:t>
      </w:r>
      <w:bookmarkEnd w:id="1355"/>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1D36DB4D"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1356" w:author="Steve Beadle" w:date="2024-10-22T10:06:00Z">
        <w:r w:rsidR="00A331DC" w:rsidRPr="00A331DC">
          <w:rPr>
            <w:rStyle w:val="Crossreference"/>
            <w:rPrChange w:id="1357" w:author="Steve Beadle" w:date="2024-10-22T10:06:00Z">
              <w:rPr/>
            </w:rPrChange>
          </w:rPr>
          <w:t xml:space="preserve">Table </w:t>
        </w:r>
        <w:r w:rsidR="00A331DC" w:rsidRPr="00A331DC">
          <w:rPr>
            <w:rStyle w:val="Crossreference"/>
            <w:rPrChange w:id="1358" w:author="Steve Beadle" w:date="2024-10-22T10:06:00Z">
              <w:rPr>
                <w:noProof/>
              </w:rPr>
            </w:rPrChange>
          </w:rPr>
          <w:t>17</w:t>
        </w:r>
      </w:ins>
      <w:del w:id="1359" w:author="Steve Beadle" w:date="2024-10-22T10:05:00Z">
        <w:r w:rsidR="00B95937" w:rsidRPr="00622EF4" w:rsidDel="00A331DC">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0FEB8863" w:rsidR="00122B46" w:rsidRDefault="00122B46" w:rsidP="00122B46">
      <w:pPr>
        <w:pStyle w:val="Caption"/>
      </w:pPr>
      <w:bookmarkStart w:id="1360" w:name="_Ref161315144"/>
      <w:bookmarkStart w:id="1361" w:name="_Toc180483855"/>
      <w:r>
        <w:t xml:space="preserve">Table </w:t>
      </w:r>
      <w:r>
        <w:fldChar w:fldCharType="begin"/>
      </w:r>
      <w:r>
        <w:instrText xml:space="preserve"> SEQ Table \* ARABIC </w:instrText>
      </w:r>
      <w:r>
        <w:fldChar w:fldCharType="separate"/>
      </w:r>
      <w:ins w:id="1362" w:author="Steve Beadle" w:date="2024-10-22T10:06:00Z">
        <w:r w:rsidR="00A331DC">
          <w:rPr>
            <w:noProof/>
          </w:rPr>
          <w:t>17</w:t>
        </w:r>
      </w:ins>
      <w:del w:id="1363" w:author="Steve Beadle" w:date="2024-10-22T10:05:00Z">
        <w:r w:rsidR="00B95937" w:rsidDel="00A331DC">
          <w:rPr>
            <w:noProof/>
          </w:rPr>
          <w:delText>19</w:delText>
        </w:r>
      </w:del>
      <w:r>
        <w:rPr>
          <w:noProof/>
        </w:rPr>
        <w:fldChar w:fldCharType="end"/>
      </w:r>
      <w:bookmarkEnd w:id="1360"/>
      <w:r>
        <w:tab/>
      </w:r>
      <w:r w:rsidRPr="00122B46">
        <w:t>Information used in defining exten</w:t>
      </w:r>
      <w:r>
        <w:t>ded</w:t>
      </w:r>
      <w:r w:rsidRPr="00122B46">
        <w:t xml:space="preserve"> </w:t>
      </w:r>
      <w:r w:rsidR="009A0F57">
        <w:t>p</w:t>
      </w:r>
      <w:r w:rsidRPr="00122B46">
        <w:t>oints</w:t>
      </w:r>
      <w:bookmarkEnd w:id="1361"/>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r w:rsidRPr="00163DC5">
              <w:t>parentType</w:t>
            </w:r>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r w:rsidRPr="00163DC5">
              <w:t>num</w:t>
            </w:r>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r w:rsidRPr="00163DC5">
              <w:t>className</w:t>
            </w:r>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"RoC"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"StdDev",</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7B4CBA40"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Bit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364" w:name="_Toc180483771"/>
      <w:r>
        <w:t>Minimum</w:t>
      </w:r>
      <w:bookmarkEnd w:id="1364"/>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365" w:name="_Toc180483772"/>
      <w:r>
        <w:t>Maximum</w:t>
      </w:r>
      <w:bookmarkEnd w:id="1365"/>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366" w:name="_Toc180483773"/>
      <w:r>
        <w:t>Mean</w:t>
      </w:r>
      <w:bookmarkEnd w:id="1366"/>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367" w:name="_Toc180483774"/>
      <w:r>
        <w:t xml:space="preserve">Standard </w:t>
      </w:r>
      <w:r w:rsidR="006B0494">
        <w:t>deviation</w:t>
      </w:r>
      <w:bookmarkEnd w:id="1367"/>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368" w:name="_Toc180483775"/>
      <w:r>
        <w:lastRenderedPageBreak/>
        <w:t>Integral</w:t>
      </w:r>
      <w:bookmarkEnd w:id="1368"/>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63E6681D"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1369" w:author="Steve Beadle" w:date="2024-10-22T10:06:00Z">
        <w:r w:rsidR="00A331DC" w:rsidRPr="00A331DC">
          <w:rPr>
            <w:rStyle w:val="Crossreference"/>
            <w:rPrChange w:id="1370" w:author="Steve Beadle" w:date="2024-10-22T10:06:00Z">
              <w:rPr/>
            </w:rPrChange>
          </w:rPr>
          <w:t xml:space="preserve">Figure </w:t>
        </w:r>
        <w:r w:rsidR="00A331DC" w:rsidRPr="00A331DC">
          <w:rPr>
            <w:rStyle w:val="Crossreference"/>
            <w:rPrChange w:id="1371" w:author="Steve Beadle" w:date="2024-10-22T10:06:00Z">
              <w:rPr>
                <w:noProof/>
              </w:rPr>
            </w:rPrChange>
          </w:rPr>
          <w:t>11</w:t>
        </w:r>
      </w:ins>
      <w:del w:id="1372" w:author="Steve Beadle" w:date="2024-10-22T10:05:00Z">
        <w:r w:rsidR="00B95937" w:rsidRPr="00622EF4" w:rsidDel="00A331DC">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75EFCFE6" w:rsidR="008D5866" w:rsidRDefault="008D5866" w:rsidP="008D5866">
      <w:pPr>
        <w:pStyle w:val="Caption"/>
      </w:pPr>
      <w:bookmarkStart w:id="1373" w:name="_Ref161316465"/>
      <w:bookmarkStart w:id="1374" w:name="_Toc180483837"/>
      <w:r>
        <w:t xml:space="preserve">Figure </w:t>
      </w:r>
      <w:r>
        <w:fldChar w:fldCharType="begin"/>
      </w:r>
      <w:r>
        <w:instrText xml:space="preserve"> SEQ Figure \* ARABIC </w:instrText>
      </w:r>
      <w:r>
        <w:fldChar w:fldCharType="separate"/>
      </w:r>
      <w:r w:rsidR="00A331DC">
        <w:rPr>
          <w:noProof/>
        </w:rPr>
        <w:t>11</w:t>
      </w:r>
      <w:r>
        <w:rPr>
          <w:noProof/>
        </w:rPr>
        <w:fldChar w:fldCharType="end"/>
      </w:r>
      <w:bookmarkEnd w:id="1373"/>
      <w:r>
        <w:tab/>
      </w:r>
      <w:r w:rsidRPr="008D5866">
        <w:t xml:space="preserve">Example of calculation of integral extended </w:t>
      </w:r>
      <w:r w:rsidR="00801C39">
        <w:t>p</w:t>
      </w:r>
      <w:r w:rsidRPr="008D5866">
        <w:t>oint value</w:t>
      </w:r>
      <w:bookmarkEnd w:id="1374"/>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375" w:name="_Toc180483776"/>
      <w:r>
        <w:t>Rate of change</w:t>
      </w:r>
      <w:bookmarkEnd w:id="1375"/>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1F15FBDC"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A331DC">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376" w:author="Steve Beadle" w:date="2024-10-22T10:06:00Z">
        <w:r w:rsidR="00A331DC" w:rsidRPr="00A331DC">
          <w:rPr>
            <w:rStyle w:val="Crossreference"/>
            <w:rPrChange w:id="1377" w:author="Steve Beadle" w:date="2024-10-22T10:06:00Z">
              <w:rPr/>
            </w:rPrChange>
          </w:rPr>
          <w:t>Limit and control profiles</w:t>
        </w:r>
      </w:ins>
      <w:del w:id="1378" w:author="Steve Beadle" w:date="2024-10-22T10:05:00Z">
        <w:r w:rsidR="00B95937" w:rsidRPr="00622EF4" w:rsidDel="00A331DC">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379" w:name="_Toc180483777"/>
      <w:r>
        <w:lastRenderedPageBreak/>
        <w:t xml:space="preserve">State </w:t>
      </w:r>
      <w:r w:rsidR="006B0494">
        <w:t>counter</w:t>
      </w:r>
      <w:bookmarkEnd w:id="137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380" w:name="_Toc180483778"/>
      <w:r>
        <w:t xml:space="preserve">State </w:t>
      </w:r>
      <w:r w:rsidR="006B0494">
        <w:t>runtime</w:t>
      </w:r>
      <w:bookmarkEnd w:id="138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381" w:name="_Ref161319455"/>
      <w:bookmarkStart w:id="1382" w:name="_Toc180483779"/>
      <w:r w:rsidRPr="00E622A5">
        <w:t>Limit and control profiles</w:t>
      </w:r>
      <w:bookmarkEnd w:id="1381"/>
      <w:bookmarkEnd w:id="138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383" w:name="_Toc180483780"/>
      <w:r>
        <w:t xml:space="preserve">Limit </w:t>
      </w:r>
      <w:r w:rsidR="006B0494">
        <w:t>profiles</w:t>
      </w:r>
      <w:bookmarkEnd w:id="138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6E38BF81"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1384" w:author="Steve Beadle" w:date="2024-10-22T10:06:00Z">
        <w:r w:rsidR="00A331DC" w:rsidRPr="00A331DC">
          <w:rPr>
            <w:rStyle w:val="Crossreference"/>
            <w:rPrChange w:id="1385" w:author="Steve Beadle" w:date="2024-10-22T10:06:00Z">
              <w:rPr/>
            </w:rPrChange>
          </w:rPr>
          <w:t xml:space="preserve">Table </w:t>
        </w:r>
        <w:r w:rsidR="00A331DC" w:rsidRPr="00A331DC">
          <w:rPr>
            <w:rStyle w:val="Crossreference"/>
            <w:rPrChange w:id="1386" w:author="Steve Beadle" w:date="2024-10-22T10:06:00Z">
              <w:rPr>
                <w:noProof/>
              </w:rPr>
            </w:rPrChange>
          </w:rPr>
          <w:t>18</w:t>
        </w:r>
      </w:ins>
      <w:del w:id="1387" w:author="Steve Beadle" w:date="2024-10-22T10:05:00Z">
        <w:r w:rsidR="00B95937" w:rsidRPr="00622EF4" w:rsidDel="00A331DC">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217C9E95" w:rsidR="00E622A5" w:rsidRDefault="003D567B" w:rsidP="00163DC5">
      <w:pPr>
        <w:pStyle w:val="Caption"/>
        <w:keepNext/>
      </w:pPr>
      <w:bookmarkStart w:id="1388" w:name="_Ref161319951"/>
      <w:bookmarkStart w:id="1389" w:name="_Toc180483856"/>
      <w:r>
        <w:t xml:space="preserve">Table </w:t>
      </w:r>
      <w:r>
        <w:fldChar w:fldCharType="begin"/>
      </w:r>
      <w:r>
        <w:instrText xml:space="preserve"> SEQ Table \* ARABIC </w:instrText>
      </w:r>
      <w:r>
        <w:fldChar w:fldCharType="separate"/>
      </w:r>
      <w:ins w:id="1390" w:author="Steve Beadle" w:date="2024-10-22T10:06:00Z">
        <w:r w:rsidR="00A331DC">
          <w:rPr>
            <w:noProof/>
          </w:rPr>
          <w:t>18</w:t>
        </w:r>
      </w:ins>
      <w:del w:id="1391" w:author="Steve Beadle" w:date="2024-10-22T10:05:00Z">
        <w:r w:rsidR="00B95937" w:rsidDel="00A331DC">
          <w:rPr>
            <w:noProof/>
          </w:rPr>
          <w:delText>20</w:delText>
        </w:r>
      </w:del>
      <w:r>
        <w:rPr>
          <w:noProof/>
        </w:rPr>
        <w:fldChar w:fldCharType="end"/>
      </w:r>
      <w:bookmarkEnd w:id="1388"/>
      <w:r>
        <w:tab/>
      </w:r>
      <w:r w:rsidRPr="003D567B">
        <w:t xml:space="preserve">Information used in defining limit profiles for analogue and counter </w:t>
      </w:r>
      <w:r w:rsidR="00115B0F">
        <w:t>p</w:t>
      </w:r>
      <w:r w:rsidRPr="003D567B">
        <w:t>oints</w:t>
      </w:r>
      <w:bookmarkEnd w:id="1389"/>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r w:rsidRPr="00620BD5">
              <w:t>num</w:t>
            </w:r>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1392" w:name="_Toc180483781"/>
      <w:r>
        <w:t xml:space="preserve">Control </w:t>
      </w:r>
      <w:r w:rsidR="006B0494">
        <w:t>profiles</w:t>
      </w:r>
      <w:bookmarkEnd w:id="1392"/>
    </w:p>
    <w:p w14:paraId="0A4B768C" w14:textId="531817B6"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1393" w:author="Steve Beadle" w:date="2024-10-22T10:06:00Z">
        <w:r w:rsidR="00A331DC" w:rsidRPr="00A331DC">
          <w:rPr>
            <w:rStyle w:val="Crossreference"/>
            <w:rPrChange w:id="1394" w:author="Steve Beadle" w:date="2024-10-22T10:06:00Z">
              <w:rPr/>
            </w:rPrChange>
          </w:rPr>
          <w:t xml:space="preserve">Table </w:t>
        </w:r>
        <w:r w:rsidR="00A331DC" w:rsidRPr="00A331DC">
          <w:rPr>
            <w:rStyle w:val="Crossreference"/>
            <w:rPrChange w:id="1395" w:author="Steve Beadle" w:date="2024-10-22T10:06:00Z">
              <w:rPr>
                <w:noProof/>
              </w:rPr>
            </w:rPrChange>
          </w:rPr>
          <w:t>19</w:t>
        </w:r>
      </w:ins>
      <w:del w:id="1396" w:author="Steve Beadle" w:date="2024-10-22T10:05:00Z">
        <w:r w:rsidR="00B95937" w:rsidRPr="00622EF4" w:rsidDel="00A331DC">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5FF88521" w:rsidR="003D567B" w:rsidRDefault="003D567B" w:rsidP="003D567B">
      <w:pPr>
        <w:pStyle w:val="Caption"/>
      </w:pPr>
      <w:bookmarkStart w:id="1397" w:name="_Ref161319984"/>
      <w:bookmarkStart w:id="1398" w:name="_Toc180483857"/>
      <w:r>
        <w:t xml:space="preserve">Table </w:t>
      </w:r>
      <w:r>
        <w:fldChar w:fldCharType="begin"/>
      </w:r>
      <w:r>
        <w:instrText xml:space="preserve"> SEQ Table \* ARABIC </w:instrText>
      </w:r>
      <w:r>
        <w:fldChar w:fldCharType="separate"/>
      </w:r>
      <w:ins w:id="1399" w:author="Steve Beadle" w:date="2024-10-22T10:06:00Z">
        <w:r w:rsidR="00A331DC">
          <w:rPr>
            <w:noProof/>
          </w:rPr>
          <w:t>19</w:t>
        </w:r>
      </w:ins>
      <w:del w:id="1400" w:author="Steve Beadle" w:date="2024-10-22T10:05:00Z">
        <w:r w:rsidR="00B95937" w:rsidDel="00A331DC">
          <w:rPr>
            <w:noProof/>
          </w:rPr>
          <w:delText>21</w:delText>
        </w:r>
      </w:del>
      <w:r>
        <w:rPr>
          <w:noProof/>
        </w:rPr>
        <w:fldChar w:fldCharType="end"/>
      </w:r>
      <w:bookmarkEnd w:id="1397"/>
      <w:r>
        <w:tab/>
      </w:r>
      <w:r w:rsidRPr="003D567B">
        <w:t xml:space="preserve"> Information used in defining a control profile</w:t>
      </w:r>
      <w:bookmarkEnd w:id="1398"/>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r w:rsidRPr="00163DC5">
              <w:t>parentType</w:t>
            </w:r>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r w:rsidRPr="00163DC5">
              <w:t>num</w:t>
            </w:r>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r w:rsidRPr="00163DC5">
              <w:t>mon</w:t>
            </w:r>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r w:rsidRPr="00163DC5">
              <w:t>tue</w:t>
            </w:r>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576836F9" w:rsidR="00270690" w:rsidRPr="00163DC5" w:rsidRDefault="00270690" w:rsidP="003D1407">
            <w:pPr>
              <w:pStyle w:val="TableText"/>
            </w:pPr>
            <w:r w:rsidRPr="00163DC5">
              <w:t xml:space="preserve">Profile number for </w:t>
            </w:r>
            <w:r w:rsidR="00F7132B">
              <w:t>Tues</w:t>
            </w:r>
            <w:r w:rsidR="00F7132B" w:rsidRPr="00163DC5">
              <w:t>day</w:t>
            </w:r>
            <w:r w:rsidRPr="00163DC5">
              <w:t>.</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5411E1FF" w:rsidR="00270690" w:rsidRPr="00163DC5" w:rsidRDefault="00270690" w:rsidP="003D1407">
            <w:pPr>
              <w:pStyle w:val="TableText"/>
            </w:pPr>
            <w:r w:rsidRPr="00163DC5">
              <w:t xml:space="preserve">Profile number for </w:t>
            </w:r>
            <w:r w:rsidR="00F7132B">
              <w:t>Wednes</w:t>
            </w:r>
            <w:r w:rsidR="00F7132B" w:rsidRPr="00163DC5">
              <w:t>day</w:t>
            </w:r>
            <w:r w:rsidRPr="00163DC5">
              <w:t>.</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r w:rsidRPr="00163DC5">
              <w:t>thu</w:t>
            </w:r>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4D17D0EC" w:rsidR="00270690" w:rsidRPr="00163DC5" w:rsidRDefault="00270690" w:rsidP="003D1407">
            <w:pPr>
              <w:pStyle w:val="TableText"/>
            </w:pPr>
            <w:r w:rsidRPr="00163DC5">
              <w:t xml:space="preserve">Profile number for </w:t>
            </w:r>
            <w:r w:rsidR="00F7132B">
              <w:t>Thurs</w:t>
            </w:r>
            <w:r w:rsidR="00F7132B" w:rsidRPr="00163DC5">
              <w:t>day</w:t>
            </w:r>
            <w:r w:rsidRPr="00163DC5">
              <w:t>.</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r w:rsidRPr="00163DC5">
              <w:t>fri</w:t>
            </w:r>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25B6CD0C" w:rsidR="00270690" w:rsidRPr="00163DC5" w:rsidRDefault="00270690" w:rsidP="003D1407">
            <w:pPr>
              <w:pStyle w:val="TableText"/>
            </w:pPr>
            <w:r w:rsidRPr="00163DC5">
              <w:t xml:space="preserve">Profile number for </w:t>
            </w:r>
            <w:r w:rsidR="00F7132B">
              <w:t>Fri</w:t>
            </w:r>
            <w:r w:rsidR="00F7132B" w:rsidRPr="00163DC5">
              <w:t>day</w:t>
            </w:r>
            <w:r w:rsidRPr="00163DC5">
              <w:t>.</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0E4FAA1" w:rsidR="00270690" w:rsidRPr="00163DC5" w:rsidRDefault="00270690" w:rsidP="003D1407">
            <w:pPr>
              <w:pStyle w:val="TableText"/>
            </w:pPr>
            <w:r w:rsidRPr="00163DC5">
              <w:t xml:space="preserve">Profile number for </w:t>
            </w:r>
            <w:r w:rsidR="00F7132B">
              <w:t>Satur</w:t>
            </w:r>
            <w:r w:rsidR="00F7132B" w:rsidRPr="00163DC5">
              <w:t>day</w:t>
            </w:r>
            <w:r w:rsidRPr="00163DC5">
              <w:t>.</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1B6FF850" w:rsidR="00270690" w:rsidRPr="00163DC5" w:rsidRDefault="00270690" w:rsidP="003D1407">
            <w:pPr>
              <w:pStyle w:val="TableText"/>
            </w:pPr>
            <w:r w:rsidRPr="00163DC5">
              <w:t xml:space="preserve">Profile number for </w:t>
            </w:r>
            <w:r w:rsidR="00F7132B">
              <w:t>Sun</w:t>
            </w:r>
            <w:r w:rsidR="00F7132B" w:rsidRPr="00163DC5">
              <w:t>day</w:t>
            </w:r>
            <w:r w:rsidRPr="00163DC5">
              <w:t>.</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401" w:name="_Ref162955578"/>
      <w:bookmarkStart w:id="1402" w:name="_Toc180483782"/>
      <w:r w:rsidRPr="00270690">
        <w:t xml:space="preserve">Calculated </w:t>
      </w:r>
      <w:r w:rsidR="006B0494" w:rsidRPr="00270690">
        <w:t>points</w:t>
      </w:r>
      <w:bookmarkEnd w:id="1401"/>
      <w:bookmarkEnd w:id="1402"/>
    </w:p>
    <w:p w14:paraId="1745A76B" w14:textId="57840EDB"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1403" w:author="Steve Beadle" w:date="2024-10-22T10:06:00Z">
        <w:r w:rsidR="00A331DC" w:rsidRPr="00A331DC">
          <w:rPr>
            <w:rStyle w:val="Crossreference"/>
            <w:rPrChange w:id="1404" w:author="Steve Beadle" w:date="2024-10-22T10:06:00Z">
              <w:rPr/>
            </w:rPrChange>
          </w:rPr>
          <w:t xml:space="preserve">Table </w:t>
        </w:r>
        <w:r w:rsidR="00A331DC" w:rsidRPr="00A331DC">
          <w:rPr>
            <w:rStyle w:val="Crossreference"/>
            <w:rPrChange w:id="1405" w:author="Steve Beadle" w:date="2024-10-22T10:06:00Z">
              <w:rPr>
                <w:noProof/>
              </w:rPr>
            </w:rPrChange>
          </w:rPr>
          <w:t>20</w:t>
        </w:r>
      </w:ins>
      <w:del w:id="1406" w:author="Steve Beadle" w:date="2024-10-22T10:05:00Z">
        <w:r w:rsidR="00B95937" w:rsidRPr="00622EF4" w:rsidDel="00A331DC">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58901550" w:rsidR="00270690" w:rsidRDefault="00270690" w:rsidP="00270690">
      <w:pPr>
        <w:pStyle w:val="Caption"/>
      </w:pPr>
      <w:bookmarkStart w:id="1407" w:name="_Ref161320438"/>
      <w:bookmarkStart w:id="1408" w:name="_Toc180483858"/>
      <w:r>
        <w:t xml:space="preserve">Table </w:t>
      </w:r>
      <w:r>
        <w:fldChar w:fldCharType="begin"/>
      </w:r>
      <w:r>
        <w:instrText xml:space="preserve"> SEQ Table \* ARABIC </w:instrText>
      </w:r>
      <w:r>
        <w:fldChar w:fldCharType="separate"/>
      </w:r>
      <w:ins w:id="1409" w:author="Steve Beadle" w:date="2024-10-22T10:06:00Z">
        <w:r w:rsidR="00A331DC">
          <w:rPr>
            <w:noProof/>
          </w:rPr>
          <w:t>20</w:t>
        </w:r>
      </w:ins>
      <w:del w:id="1410" w:author="Steve Beadle" w:date="2024-10-22T10:05:00Z">
        <w:r w:rsidR="00B95937" w:rsidDel="00A331DC">
          <w:rPr>
            <w:noProof/>
          </w:rPr>
          <w:delText>22</w:delText>
        </w:r>
      </w:del>
      <w:r>
        <w:rPr>
          <w:noProof/>
        </w:rPr>
        <w:fldChar w:fldCharType="end"/>
      </w:r>
      <w:bookmarkEnd w:id="1407"/>
      <w:r>
        <w:tab/>
      </w:r>
      <w:r w:rsidRPr="00270690">
        <w:t xml:space="preserve">Information used in defining a </w:t>
      </w:r>
      <w:r w:rsidR="00DA1A5D">
        <w:t>p</w:t>
      </w:r>
      <w:r w:rsidR="00C03691" w:rsidRPr="00270690">
        <w:t>oint</w:t>
      </w:r>
      <w:r w:rsidRPr="00270690">
        <w:t xml:space="preserve"> calculation</w:t>
      </w:r>
      <w:bookmarkEnd w:id="1408"/>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r w:rsidRPr="00163DC5">
              <w:t>calcCode</w:t>
            </w:r>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r w:rsidRPr="00163DC5">
              <w:t>calcOnChange</w:t>
            </w:r>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616E64A5"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A331DC">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411" w:name="_Toc180483783"/>
      <w:r>
        <w:t xml:space="preserve">Incident </w:t>
      </w:r>
      <w:r w:rsidR="006B0494">
        <w:t>logging</w:t>
      </w:r>
      <w:bookmarkEnd w:id="1411"/>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6FBEF09C"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1412" w:author="Steve Beadle" w:date="2024-10-22T10:06:00Z">
        <w:r w:rsidR="00A331DC" w:rsidRPr="00A331DC">
          <w:rPr>
            <w:rStyle w:val="Crossreference"/>
            <w:rPrChange w:id="1413" w:author="Steve Beadle" w:date="2024-10-22T10:06:00Z">
              <w:rPr/>
            </w:rPrChange>
          </w:rPr>
          <w:t xml:space="preserve">Table </w:t>
        </w:r>
        <w:r w:rsidR="00A331DC" w:rsidRPr="00A331DC">
          <w:rPr>
            <w:rStyle w:val="Crossreference"/>
            <w:rPrChange w:id="1414" w:author="Steve Beadle" w:date="2024-10-22T10:06:00Z">
              <w:rPr>
                <w:noProof/>
              </w:rPr>
            </w:rPrChange>
          </w:rPr>
          <w:t>21</w:t>
        </w:r>
      </w:ins>
      <w:del w:id="1415" w:author="Steve Beadle" w:date="2024-10-22T10:05:00Z">
        <w:r w:rsidR="00B95937" w:rsidRPr="00622EF4" w:rsidDel="00A331DC">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5738D1EA" w:rsidR="003B6C56" w:rsidRDefault="003B6C56" w:rsidP="003B6C56">
      <w:pPr>
        <w:pStyle w:val="Caption"/>
      </w:pPr>
      <w:bookmarkStart w:id="1416" w:name="_Ref161320994"/>
      <w:bookmarkStart w:id="1417" w:name="_Toc180483859"/>
      <w:r>
        <w:t xml:space="preserve">Table </w:t>
      </w:r>
      <w:r>
        <w:fldChar w:fldCharType="begin"/>
      </w:r>
      <w:r>
        <w:instrText xml:space="preserve"> SEQ Table \* ARABIC </w:instrText>
      </w:r>
      <w:r>
        <w:fldChar w:fldCharType="separate"/>
      </w:r>
      <w:ins w:id="1418" w:author="Steve Beadle" w:date="2024-10-22T10:06:00Z">
        <w:r w:rsidR="00A331DC">
          <w:rPr>
            <w:noProof/>
          </w:rPr>
          <w:t>21</w:t>
        </w:r>
      </w:ins>
      <w:del w:id="1419" w:author="Steve Beadle" w:date="2024-10-22T10:05:00Z">
        <w:r w:rsidR="00B95937" w:rsidDel="00A331DC">
          <w:rPr>
            <w:noProof/>
          </w:rPr>
          <w:delText>23</w:delText>
        </w:r>
      </w:del>
      <w:r>
        <w:rPr>
          <w:noProof/>
        </w:rPr>
        <w:fldChar w:fldCharType="end"/>
      </w:r>
      <w:bookmarkEnd w:id="1416"/>
      <w:r>
        <w:tab/>
      </w:r>
      <w:r w:rsidRPr="003B6C56">
        <w:t>Information used in defining an incident log</w:t>
      </w:r>
      <w:bookmarkEnd w:id="1417"/>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r w:rsidRPr="00163DC5">
              <w:t>parentType</w:t>
            </w:r>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r w:rsidRPr="00163DC5">
              <w:t>num</w:t>
            </w:r>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r w:rsidRPr="00163DC5">
              <w:t>triggerPoint</w:t>
            </w:r>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r w:rsidRPr="00163DC5">
              <w:t>TriggerType</w:t>
            </w:r>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r w:rsidRPr="00163DC5">
              <w:t>triggerType</w:t>
            </w:r>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r w:rsidRPr="00163DC5">
              <w:t>triggerMask</w:t>
            </w:r>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r w:rsidRPr="00163DC5">
              <w:t>triggerStart</w:t>
            </w:r>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r w:rsidRPr="00163DC5">
              <w:t>triggerLength</w:t>
            </w:r>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r w:rsidRPr="00163DC5">
              <w:t>logRate</w:t>
            </w:r>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r w:rsidRPr="00163DC5">
              <w:t>logOffset</w:t>
            </w:r>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420" w:name="_Toc180483784"/>
      <w:r>
        <w:lastRenderedPageBreak/>
        <w:t>Controls and overrides</w:t>
      </w:r>
      <w:bookmarkEnd w:id="1420"/>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421" w:name="_Toc180483785"/>
      <w:r>
        <w:t>Controls</w:t>
      </w:r>
      <w:bookmarkEnd w:id="1421"/>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422" w:name="_Toc180483786"/>
      <w:r w:rsidRPr="005077D9">
        <w:t xml:space="preserve">Overriding a </w:t>
      </w:r>
      <w:r w:rsidR="006B0494" w:rsidRPr="005077D9">
        <w:t>point</w:t>
      </w:r>
      <w:bookmarkEnd w:id="1422"/>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423" w:name="_Toc180483787"/>
      <w:r>
        <w:lastRenderedPageBreak/>
        <w:t>Data reporting</w:t>
      </w:r>
      <w:bookmarkEnd w:id="1423"/>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424" w:name="_Toc163727621"/>
      <w:bookmarkStart w:id="1425" w:name="_Toc180483788"/>
      <w:bookmarkEnd w:id="1424"/>
      <w:r>
        <w:t xml:space="preserve">Data </w:t>
      </w:r>
      <w:r w:rsidR="006B0494">
        <w:t>formats</w:t>
      </w:r>
      <w:bookmarkEnd w:id="1425"/>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typeand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426" w:name="_Toc180483789"/>
      <w:r w:rsidRPr="00620AA0">
        <w:t>Requesting data</w:t>
      </w:r>
      <w:bookmarkEnd w:id="1426"/>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"data"</w:t>
      </w:r>
      <w:r w:rsidRPr="00163DC5">
        <w:t>:"</w:t>
      </w:r>
      <w:r w:rsidR="006A219A">
        <w:t>c</w:t>
      </w:r>
      <w:r w:rsidRPr="00163DC5">
        <w:t>urrent"}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 xml:space="preserve">urrent",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"data"</w:t>
      </w:r>
      <w:r w:rsidRPr="00BA7567">
        <w:t>:"</w:t>
      </w:r>
      <w:r w:rsidR="006A219A">
        <w:t>h</w:t>
      </w:r>
      <w:r w:rsidRPr="00BA7567">
        <w:t xml:space="preserve">istory",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"data"</w:t>
      </w:r>
      <w:r w:rsidRPr="00BA7567">
        <w:t>:"</w:t>
      </w:r>
      <w:r w:rsidR="006A219A">
        <w:t>h</w:t>
      </w:r>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4AB200A9" w:rsidR="00FA1683" w:rsidRDefault="00C50BE3" w:rsidP="00D46C42">
      <w:pPr>
        <w:pStyle w:val="Caption"/>
      </w:pPr>
      <w:bookmarkStart w:id="1427" w:name="_Toc180483860"/>
      <w:r w:rsidRPr="00BA7567">
        <w:t xml:space="preserve">Table </w:t>
      </w:r>
      <w:r>
        <w:fldChar w:fldCharType="begin"/>
      </w:r>
      <w:r>
        <w:instrText xml:space="preserve"> SEQ Table \* ARABIC </w:instrText>
      </w:r>
      <w:r>
        <w:fldChar w:fldCharType="separate"/>
      </w:r>
      <w:ins w:id="1428" w:author="Steve Beadle" w:date="2024-10-22T10:06:00Z">
        <w:r w:rsidR="00A331DC">
          <w:rPr>
            <w:noProof/>
          </w:rPr>
          <w:t>22</w:t>
        </w:r>
      </w:ins>
      <w:del w:id="1429" w:author="Steve Beadle" w:date="2024-10-22T10:05:00Z">
        <w:r w:rsidR="00B95937" w:rsidDel="00A331DC">
          <w:rPr>
            <w:noProof/>
          </w:rPr>
          <w:delText>24</w:delText>
        </w:r>
      </w:del>
      <w:r>
        <w:rPr>
          <w:noProof/>
        </w:rPr>
        <w:fldChar w:fldCharType="end"/>
      </w:r>
      <w:r w:rsidR="00D46C42" w:rsidRPr="00BA7567">
        <w:tab/>
        <w:t>Elements of the data request message</w:t>
      </w:r>
      <w:bookmarkEnd w:id="1427"/>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430" w:name="_Toc180483790"/>
      <w:r>
        <w:lastRenderedPageBreak/>
        <w:t xml:space="preserve">Field </w:t>
      </w:r>
      <w:r w:rsidR="006B0494">
        <w:t>devic</w:t>
      </w:r>
      <w:r>
        <w:t>e core blocks</w:t>
      </w:r>
      <w:bookmarkEnd w:id="1430"/>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5A15399F"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A331DC">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1431" w:author="Steve Beadle" w:date="2024-10-22T10:06:00Z">
        <w:r w:rsidR="00A331DC" w:rsidRPr="00A331DC">
          <w:rPr>
            <w:rStyle w:val="Crossreference"/>
            <w:rPrChange w:id="1432" w:author="Steve Beadle" w:date="2024-10-22T10:06:00Z">
              <w:rPr/>
            </w:rPrChange>
          </w:rPr>
          <w:t>Payload compression</w:t>
        </w:r>
      </w:ins>
      <w:del w:id="1433" w:author="Steve Beadle" w:date="2024-10-22T10:05:00Z">
        <w:r w:rsidR="00B95937" w:rsidRPr="00622EF4" w:rsidDel="00A331DC">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434" w:name="_Ref160026567"/>
      <w:bookmarkStart w:id="1435" w:name="_Toc180483791"/>
      <w:r>
        <w:lastRenderedPageBreak/>
        <w:t>Use of MQTT</w:t>
      </w:r>
      <w:bookmarkEnd w:id="1434"/>
      <w:bookmarkEnd w:id="1435"/>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436" w:name="_Toc180483792"/>
      <w:r w:rsidRPr="00B176E4">
        <w:t>Retained messages and connection state</w:t>
      </w:r>
      <w:bookmarkEnd w:id="1436"/>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437" w:name="_Toc156487355"/>
      <w:bookmarkStart w:id="1438" w:name="_Toc180483793"/>
      <w:r>
        <w:t>Publish/</w:t>
      </w:r>
      <w:r w:rsidR="0012344C">
        <w:t>subscribe</w:t>
      </w:r>
      <w:r>
        <w:t xml:space="preserve"> transports</w:t>
      </w:r>
      <w:bookmarkEnd w:id="1437"/>
      <w:bookmarkEnd w:id="1438"/>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439" w:name="_Toc180483794"/>
      <w:r>
        <w:t>Payload</w:t>
      </w:r>
      <w:bookmarkEnd w:id="1439"/>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440" w:name="_Ref162949991"/>
      <w:bookmarkStart w:id="1441" w:name="_Toc180483795"/>
      <w:r>
        <w:lastRenderedPageBreak/>
        <w:t>Payload compression</w:t>
      </w:r>
      <w:bookmarkEnd w:id="1440"/>
      <w:bookmarkEnd w:id="1441"/>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442" w:name="_Toc180483796"/>
      <w:r>
        <w:t xml:space="preserve">Other </w:t>
      </w:r>
      <w:r w:rsidR="0012344C">
        <w:t>topics</w:t>
      </w:r>
      <w:bookmarkEnd w:id="1442"/>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443" w:name="_Toc156487360"/>
      <w:bookmarkStart w:id="1444" w:name="_Toc180483797"/>
      <w:r>
        <w:t>Getdeviceinfo</w:t>
      </w:r>
      <w:bookmarkEnd w:id="1443"/>
      <w:bookmarkEnd w:id="1444"/>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445" w:name="_Toc156487361"/>
      <w:bookmarkStart w:id="1446" w:name="_Toc180483798"/>
      <w:r>
        <w:t xml:space="preserve">Maintaining </w:t>
      </w:r>
      <w:bookmarkEnd w:id="1445"/>
      <w:r w:rsidR="0012344C">
        <w:t>time</w:t>
      </w:r>
      <w:bookmarkEnd w:id="1446"/>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447" w:name="_Toc156487362"/>
      <w:bookmarkStart w:id="1448" w:name="_Toc180483799"/>
      <w:r>
        <w:lastRenderedPageBreak/>
        <w:t xml:space="preserve">Communications, QoS, </w:t>
      </w:r>
      <w:bookmarkEnd w:id="1447"/>
      <w:r w:rsidR="0012344C">
        <w:t>retention</w:t>
      </w:r>
      <w:bookmarkEnd w:id="1448"/>
    </w:p>
    <w:p w14:paraId="48A88406" w14:textId="5650BAB4"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A331DC">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449" w:name="_Toc180483800"/>
      <w:r>
        <w:lastRenderedPageBreak/>
        <w:t>Fi</w:t>
      </w:r>
      <w:r w:rsidR="00C9038A">
        <w:t>el</w:t>
      </w:r>
      <w:r>
        <w:t xml:space="preserve">d </w:t>
      </w:r>
      <w:r w:rsidR="0012344C">
        <w:t>device</w:t>
      </w:r>
      <w:r>
        <w:t xml:space="preserve"> lifecycle</w:t>
      </w:r>
      <w:bookmarkEnd w:id="1449"/>
    </w:p>
    <w:p w14:paraId="63CC4D64" w14:textId="44DA2F3E"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1450" w:author="Steve Beadle" w:date="2024-10-22T10:06:00Z">
        <w:r w:rsidR="00A331DC" w:rsidRPr="00A331DC">
          <w:rPr>
            <w:rStyle w:val="Crossreference"/>
            <w:rPrChange w:id="1451" w:author="Steve Beadle" w:date="2024-10-22T10:06:00Z">
              <w:rPr/>
            </w:rPrChange>
          </w:rPr>
          <w:t xml:space="preserve">Figure </w:t>
        </w:r>
        <w:r w:rsidR="00A331DC" w:rsidRPr="00A331DC">
          <w:rPr>
            <w:rStyle w:val="Crossreference"/>
            <w:rPrChange w:id="1452" w:author="Steve Beadle" w:date="2024-10-22T10:06:00Z">
              <w:rPr>
                <w:noProof/>
              </w:rPr>
            </w:rPrChange>
          </w:rPr>
          <w:t>12</w:t>
        </w:r>
      </w:ins>
      <w:del w:id="1453" w:author="Steve Beadle" w:date="2024-10-22T10:05:00Z">
        <w:r w:rsidR="00B95937" w:rsidRPr="00622EF4" w:rsidDel="00A331DC">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6D1003C2" w:rsidR="00272391" w:rsidRDefault="00272391" w:rsidP="00272391">
      <w:pPr>
        <w:pStyle w:val="Caption"/>
      </w:pPr>
      <w:bookmarkStart w:id="1454" w:name="_Ref161393121"/>
      <w:bookmarkStart w:id="1455" w:name="_Toc180483838"/>
      <w:r>
        <w:t xml:space="preserve">Figure </w:t>
      </w:r>
      <w:r>
        <w:fldChar w:fldCharType="begin"/>
      </w:r>
      <w:r>
        <w:instrText xml:space="preserve"> SEQ Figure \* ARABIC </w:instrText>
      </w:r>
      <w:r>
        <w:fldChar w:fldCharType="separate"/>
      </w:r>
      <w:r w:rsidR="00A331DC">
        <w:rPr>
          <w:noProof/>
        </w:rPr>
        <w:t>12</w:t>
      </w:r>
      <w:r>
        <w:rPr>
          <w:noProof/>
        </w:rPr>
        <w:fldChar w:fldCharType="end"/>
      </w:r>
      <w:bookmarkEnd w:id="1454"/>
      <w:r>
        <w:tab/>
        <w:t>Connection state model</w:t>
      </w:r>
      <w:bookmarkEnd w:id="1455"/>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456" w:name="_Toc180483801"/>
      <w:r>
        <w:t>Status message</w:t>
      </w:r>
      <w:bookmarkEnd w:id="1456"/>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457" w:name="_Last_Will_and"/>
      <w:bookmarkStart w:id="1458" w:name="_Toc156487366"/>
      <w:bookmarkStart w:id="1459" w:name="_Toc180483802"/>
      <w:bookmarkEnd w:id="1457"/>
      <w:r>
        <w:t xml:space="preserve">Last </w:t>
      </w:r>
      <w:r w:rsidR="00DB0F88">
        <w:t>Will</w:t>
      </w:r>
      <w:r w:rsidR="0012344C">
        <w:t xml:space="preserve"> and </w:t>
      </w:r>
      <w:bookmarkEnd w:id="1458"/>
      <w:r w:rsidR="00DB0F88">
        <w:t>Testament</w:t>
      </w:r>
      <w:bookmarkEnd w:id="1459"/>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460" w:name="_Toc156487367"/>
      <w:bookmarkStart w:id="1461" w:name="_Toc180483803"/>
      <w:r>
        <w:t xml:space="preserve">Field </w:t>
      </w:r>
      <w:r w:rsidR="0012344C">
        <w:t>device replacement</w:t>
      </w:r>
      <w:bookmarkEnd w:id="1460"/>
      <w:bookmarkEnd w:id="1461"/>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462" w:name="_Toc180483804"/>
      <w:r>
        <w:lastRenderedPageBreak/>
        <w:t>Security</w:t>
      </w:r>
      <w:bookmarkEnd w:id="1462"/>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463" w:name="_Toc162423095"/>
      <w:bookmarkStart w:id="1464" w:name="_Toc162423686"/>
      <w:bookmarkStart w:id="1465" w:name="_Toc180483805"/>
      <w:r>
        <w:lastRenderedPageBreak/>
        <w:t>Class names and ontology</w:t>
      </w:r>
      <w:bookmarkEnd w:id="1463"/>
      <w:bookmarkEnd w:id="1464"/>
      <w:bookmarkEnd w:id="1465"/>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466" w:name="_Toc162423096"/>
      <w:bookmarkStart w:id="1467" w:name="_Toc162423687"/>
      <w:bookmarkStart w:id="1468" w:name="_Toc180483806"/>
      <w:r>
        <w:t>Fixed class names</w:t>
      </w:r>
      <w:bookmarkEnd w:id="1466"/>
      <w:bookmarkEnd w:id="1467"/>
      <w:bookmarkEnd w:id="1468"/>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694183A8" w:rsidR="00DB49C5" w:rsidRDefault="00DB49C5" w:rsidP="00DB49C5">
      <w:pPr>
        <w:pStyle w:val="Caption"/>
      </w:pPr>
      <w:bookmarkStart w:id="1469" w:name="_Toc162423151"/>
      <w:bookmarkStart w:id="1470" w:name="_Toc162423742"/>
      <w:bookmarkStart w:id="1471" w:name="_Toc180483861"/>
      <w:r>
        <w:t xml:space="preserve">Table </w:t>
      </w:r>
      <w:r>
        <w:fldChar w:fldCharType="begin"/>
      </w:r>
      <w:r>
        <w:instrText xml:space="preserve"> SEQ Table \* ARABIC </w:instrText>
      </w:r>
      <w:r>
        <w:fldChar w:fldCharType="separate"/>
      </w:r>
      <w:ins w:id="1472" w:author="Steve Beadle" w:date="2024-10-22T10:06:00Z">
        <w:r w:rsidR="00A331DC">
          <w:rPr>
            <w:noProof/>
          </w:rPr>
          <w:t>23</w:t>
        </w:r>
      </w:ins>
      <w:del w:id="1473" w:author="Steve Beadle" w:date="2024-10-22T10:05:00Z">
        <w:r w:rsidR="00B95937" w:rsidDel="00A331DC">
          <w:rPr>
            <w:noProof/>
          </w:rPr>
          <w:delText>25</w:delText>
        </w:r>
      </w:del>
      <w:r>
        <w:rPr>
          <w:noProof/>
        </w:rPr>
        <w:fldChar w:fldCharType="end"/>
      </w:r>
      <w:r>
        <w:tab/>
        <w:t>Fixed class names</w:t>
      </w:r>
      <w:bookmarkEnd w:id="1469"/>
      <w:bookmarkEnd w:id="1470"/>
      <w:bookmarkEnd w:id="1471"/>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1474"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r w:rsidRPr="004B3F83">
              <w:t>deg.C</w:t>
            </w:r>
          </w:p>
        </w:tc>
        <w:bookmarkEnd w:id="1474"/>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475" w:name="_Toc162423097"/>
      <w:bookmarkStart w:id="1476" w:name="_Toc162423688"/>
      <w:bookmarkStart w:id="1477" w:name="_Toc180483807"/>
      <w:r w:rsidRPr="00670623">
        <w:lastRenderedPageBreak/>
        <w:t>F</w:t>
      </w:r>
      <w:r w:rsidR="00686D0D" w:rsidRPr="00670623">
        <w:t>ield device profile extensions and layout</w:t>
      </w:r>
      <w:bookmarkEnd w:id="1477"/>
    </w:p>
    <w:p w14:paraId="3B7A4F4E" w14:textId="6560B810" w:rsidR="00DB49C5" w:rsidRDefault="00DB49C5" w:rsidP="005600C9">
      <w:pPr>
        <w:pStyle w:val="Heading2"/>
      </w:pPr>
      <w:bookmarkStart w:id="1478" w:name="_Toc180483808"/>
      <w:r>
        <w:t>Vendor extensions</w:t>
      </w:r>
      <w:bookmarkEnd w:id="1475"/>
      <w:bookmarkEnd w:id="1476"/>
      <w:bookmarkEnd w:id="1478"/>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479" w:name="_Toc162423098"/>
      <w:bookmarkStart w:id="1480" w:name="_Toc162423689"/>
      <w:bookmarkStart w:id="1481" w:name="_Toc180483809"/>
      <w:r>
        <w:t>New properties</w:t>
      </w:r>
      <w:bookmarkEnd w:id="1479"/>
      <w:bookmarkEnd w:id="1480"/>
      <w:bookmarkEnd w:id="1481"/>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482" w:name="_Toc162423099"/>
      <w:bookmarkStart w:id="1483" w:name="_Toc162423690"/>
      <w:bookmarkStart w:id="1484" w:name="_Toc180483810"/>
      <w:r>
        <w:t>New objects</w:t>
      </w:r>
      <w:bookmarkEnd w:id="1482"/>
      <w:bookmarkEnd w:id="1483"/>
      <w:bookmarkEnd w:id="1484"/>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485" w:name="_Toc162423100"/>
      <w:bookmarkStart w:id="1486" w:name="_Toc162423691"/>
      <w:bookmarkStart w:id="1487" w:name="_Toc180483811"/>
      <w:r>
        <w:t>Translation</w:t>
      </w:r>
      <w:bookmarkEnd w:id="1485"/>
      <w:bookmarkEnd w:id="1486"/>
      <w:bookmarkEnd w:id="1487"/>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488" w:name="_Toc162423101"/>
      <w:bookmarkStart w:id="1489" w:name="_Toc162423692"/>
      <w:bookmarkStart w:id="1490" w:name="_Toc180483812"/>
      <w:r>
        <w:t>Suggesting SA UI layout</w:t>
      </w:r>
      <w:bookmarkEnd w:id="1488"/>
      <w:bookmarkEnd w:id="1489"/>
      <w:bookmarkEnd w:id="1490"/>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491" w:name="_Toc162423102"/>
      <w:bookmarkStart w:id="1492" w:name="_Toc162423693"/>
      <w:bookmarkStart w:id="1493" w:name="_Toc180483813"/>
      <w:r>
        <w:t>configFields</w:t>
      </w:r>
      <w:bookmarkEnd w:id="1491"/>
      <w:bookmarkEnd w:id="1492"/>
      <w:bookmarkEnd w:id="1493"/>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494" w:name="_Toc162423103"/>
      <w:bookmarkStart w:id="1495" w:name="_Toc162423694"/>
      <w:bookmarkStart w:id="1496" w:name="_Toc180483814"/>
      <w:r>
        <w:t>Group</w:t>
      </w:r>
      <w:bookmarkEnd w:id="1494"/>
      <w:bookmarkEnd w:id="1495"/>
      <w:bookmarkEnd w:id="1496"/>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1497" w:name="_Ref160025839"/>
      <w:bookmarkStart w:id="1498" w:name="_Toc162423104"/>
      <w:bookmarkStart w:id="1499" w:name="_Toc162423695"/>
      <w:bookmarkStart w:id="1500" w:name="_Toc180483815"/>
      <w:r>
        <w:lastRenderedPageBreak/>
        <w:t>Example use cases</w:t>
      </w:r>
      <w:bookmarkEnd w:id="1497"/>
      <w:bookmarkEnd w:id="1498"/>
      <w:bookmarkEnd w:id="1499"/>
      <w:bookmarkEnd w:id="1500"/>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1501" w:name="_Toc156487379"/>
    </w:p>
    <w:p w14:paraId="4EC08F38" w14:textId="77777777" w:rsidR="00DB49C5" w:rsidRPr="00D86809" w:rsidRDefault="00DB49C5" w:rsidP="00DB49C5">
      <w:pPr>
        <w:pStyle w:val="Heading2"/>
        <w:ind w:left="578" w:hanging="578"/>
        <w:rPr>
          <w:rFonts w:eastAsia="DengXian Light"/>
          <w:lang w:eastAsia="en-US"/>
        </w:rPr>
      </w:pPr>
      <w:bookmarkStart w:id="1502" w:name="_Toc162423105"/>
      <w:bookmarkStart w:id="1503" w:name="_Toc162423696"/>
      <w:bookmarkStart w:id="1504" w:name="_Toc180483816"/>
      <w:r w:rsidRPr="00D86809">
        <w:rPr>
          <w:rFonts w:eastAsia="DengXian Light"/>
          <w:lang w:eastAsia="en-US"/>
        </w:rPr>
        <w:t>Simplest case</w:t>
      </w:r>
      <w:bookmarkEnd w:id="1501"/>
      <w:bookmarkEnd w:id="1502"/>
      <w:bookmarkEnd w:id="1503"/>
      <w:bookmarkEnd w:id="1504"/>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6FB9B9D0"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w:t>
      </w:r>
      <w:r w:rsidR="00CA7BEB">
        <w:rPr>
          <w:color w:val="C45911" w:themeColor="accent2" w:themeShade="BF"/>
        </w:rPr>
        <w:t>ai</w:t>
      </w:r>
      <w:r w:rsidRPr="0058439C">
        <w:rPr>
          <w:color w:val="C45911" w:themeColor="accent2" w:themeShade="BF"/>
        </w:rPr>
        <w:t>"</w:t>
      </w:r>
      <w:r w:rsidRPr="00AB2D7E">
        <w:t>:1,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1505" w:name="_Toc156487380"/>
      <w:bookmarkStart w:id="1506" w:name="_Toc162423106"/>
      <w:bookmarkStart w:id="1507" w:name="_Toc162423697"/>
      <w:bookmarkStart w:id="1508" w:name="_Toc180483817"/>
      <w:r w:rsidRPr="00D86809">
        <w:rPr>
          <w:rFonts w:eastAsia="DengXian Light"/>
          <w:lang w:eastAsia="en-US"/>
        </w:rPr>
        <w:t>A configurable field device</w:t>
      </w:r>
      <w:bookmarkEnd w:id="1505"/>
      <w:bookmarkEnd w:id="1506"/>
      <w:bookmarkEnd w:id="1507"/>
      <w:bookmarkEnd w:id="1508"/>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1509" w:name="_Toc162423107"/>
      <w:bookmarkStart w:id="1510" w:name="_Toc162423698"/>
      <w:bookmarkStart w:id="1511" w:name="_Toc180483818"/>
      <w:r w:rsidRPr="007A017D">
        <w:lastRenderedPageBreak/>
        <w:t xml:space="preserve">Supervisory application </w:t>
      </w:r>
      <w:r>
        <w:t>p</w:t>
      </w:r>
      <w:r w:rsidRPr="007A017D">
        <w:t>rofile document</w:t>
      </w:r>
      <w:bookmarkEnd w:id="1509"/>
      <w:bookmarkEnd w:id="1510"/>
      <w:bookmarkEnd w:id="1511"/>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1512" w:name="_Toc162423108"/>
      <w:bookmarkStart w:id="1513" w:name="_Toc162423699"/>
      <w:bookmarkStart w:id="1514" w:name="_Toc180483819"/>
      <w:r>
        <w:lastRenderedPageBreak/>
        <w:t xml:space="preserve">Appendix: </w:t>
      </w:r>
      <w:r w:rsidR="00DB49C5">
        <w:t>JSON files</w:t>
      </w:r>
      <w:bookmarkEnd w:id="1512"/>
      <w:bookmarkEnd w:id="1513"/>
      <w:bookmarkEnd w:id="1514"/>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1515" w:name="_Ref161392844"/>
      <w:bookmarkStart w:id="1516" w:name="_Ref161827497"/>
      <w:bookmarkStart w:id="1517" w:name="_Toc162423109"/>
      <w:bookmarkStart w:id="1518" w:name="_Toc162423700"/>
      <w:bookmarkStart w:id="1519" w:name="_Toc180483820"/>
      <w:r>
        <w:lastRenderedPageBreak/>
        <w:t xml:space="preserve">Appendix: </w:t>
      </w:r>
      <w:r w:rsidR="00DB49C5" w:rsidRPr="00466D9D">
        <w:t>Topic summary</w:t>
      </w:r>
      <w:bookmarkEnd w:id="1515"/>
      <w:bookmarkEnd w:id="1516"/>
      <w:bookmarkEnd w:id="1517"/>
      <w:bookmarkEnd w:id="1518"/>
      <w:bookmarkEnd w:id="1519"/>
    </w:p>
    <w:p w14:paraId="2DB155DE" w14:textId="77777777" w:rsidR="00DB49C5" w:rsidRDefault="00DB49C5" w:rsidP="00DB49C5">
      <w:pPr>
        <w:pStyle w:val="BodyText"/>
      </w:pPr>
      <w:r>
        <w:t>This section lists the topics used by the protocol.</w:t>
      </w:r>
    </w:p>
    <w:p w14:paraId="0737ED35" w14:textId="1C3FBF0E" w:rsidR="00DB49C5" w:rsidRDefault="00DB49C5" w:rsidP="00DB49C5">
      <w:pPr>
        <w:pStyle w:val="Caption"/>
      </w:pPr>
      <w:bookmarkStart w:id="1520" w:name="_Toc162423152"/>
      <w:bookmarkStart w:id="1521" w:name="_Toc162423743"/>
      <w:bookmarkStart w:id="1522" w:name="_Toc180483862"/>
      <w:r>
        <w:t xml:space="preserve">Table </w:t>
      </w:r>
      <w:r>
        <w:fldChar w:fldCharType="begin"/>
      </w:r>
      <w:r>
        <w:instrText xml:space="preserve"> SEQ Table \* ARABIC </w:instrText>
      </w:r>
      <w:r>
        <w:fldChar w:fldCharType="separate"/>
      </w:r>
      <w:ins w:id="1523" w:author="Steve Beadle" w:date="2024-10-22T10:06:00Z">
        <w:r w:rsidR="00A331DC">
          <w:rPr>
            <w:noProof/>
          </w:rPr>
          <w:t>24</w:t>
        </w:r>
      </w:ins>
      <w:del w:id="1524" w:author="Steve Beadle" w:date="2024-10-22T10:05:00Z">
        <w:r w:rsidR="00B95937" w:rsidDel="00A331DC">
          <w:rPr>
            <w:noProof/>
          </w:rPr>
          <w:delText>26</w:delText>
        </w:r>
      </w:del>
      <w:r>
        <w:rPr>
          <w:noProof/>
        </w:rPr>
        <w:fldChar w:fldCharType="end"/>
      </w:r>
      <w:r>
        <w:tab/>
        <w:t>Topics used by the protocol</w:t>
      </w:r>
      <w:bookmarkEnd w:id="1520"/>
      <w:bookmarkEnd w:id="1521"/>
      <w:bookmarkEnd w:id="1522"/>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[UUID]/UP/lwt</w:t>
            </w:r>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[UUID]/DOWN/getdeviceinfo</w:t>
            </w:r>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[UUID]/DOWN/getdata</w:t>
            </w:r>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[UUID]/DOWN/setclock</w:t>
            </w:r>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[UUID]/UP/getclock</w:t>
            </w:r>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1525" w:name="_Ref161043520"/>
      <w:bookmarkStart w:id="1526" w:name="_Toc162423110"/>
      <w:bookmarkStart w:id="1527" w:name="_Toc162423701"/>
      <w:bookmarkStart w:id="1528" w:name="_Toc180483821"/>
      <w:r>
        <w:lastRenderedPageBreak/>
        <w:t xml:space="preserve">Appendix: </w:t>
      </w:r>
      <w:r w:rsidR="00DB49C5" w:rsidRPr="00360437">
        <w:t>Calculated point code</w:t>
      </w:r>
      <w:bookmarkEnd w:id="1525"/>
      <w:bookmarkEnd w:id="1526"/>
      <w:bookmarkEnd w:id="1527"/>
      <w:bookmarkEnd w:id="1528"/>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11B136B3"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529" w:author="Steve Beadle" w:date="2024-10-22T10:06:00Z">
        <w:r w:rsidR="00A331DC" w:rsidRPr="00A331DC">
          <w:rPr>
            <w:rStyle w:val="Crossreference"/>
            <w:rPrChange w:id="1530" w:author="Steve Beadle" w:date="2024-10-22T10:06:00Z">
              <w:rPr/>
            </w:rPrChange>
          </w:rPr>
          <w:t xml:space="preserve">Table </w:t>
        </w:r>
        <w:r w:rsidR="00A331DC" w:rsidRPr="00A331DC">
          <w:rPr>
            <w:rStyle w:val="Crossreference"/>
            <w:rPrChange w:id="1531" w:author="Steve Beadle" w:date="2024-10-22T10:06:00Z">
              <w:rPr>
                <w:noProof/>
              </w:rPr>
            </w:rPrChange>
          </w:rPr>
          <w:t>26</w:t>
        </w:r>
      </w:ins>
      <w:del w:id="1532" w:author="Steve Beadle" w:date="2024-10-22T10:05:00Z">
        <w:r w:rsidR="00B95937" w:rsidRPr="00622EF4" w:rsidDel="00A331DC">
          <w:rPr>
            <w:rStyle w:val="Crossreference"/>
          </w:rPr>
          <w:delText>Table 28</w:delText>
        </w:r>
      </w:del>
      <w:r w:rsidRPr="00BA7567">
        <w:rPr>
          <w:rStyle w:val="Crossreference"/>
        </w:rPr>
        <w:fldChar w:fldCharType="end"/>
      </w:r>
      <w:r>
        <w:t>.</w:t>
      </w:r>
    </w:p>
    <w:p w14:paraId="1B967DCF" w14:textId="32119265" w:rsidR="00DB49C5" w:rsidRDefault="00DB49C5" w:rsidP="00DB49C5">
      <w:pPr>
        <w:pStyle w:val="BodyText"/>
      </w:pPr>
      <w:bookmarkStart w:id="1533"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534" w:author="Steve Beadle" w:date="2024-10-22T10:06:00Z">
        <w:r w:rsidR="00A331DC" w:rsidRPr="00A331DC">
          <w:rPr>
            <w:rStyle w:val="Crossreference"/>
            <w:rPrChange w:id="1535" w:author="Steve Beadle" w:date="2024-10-22T10:06:00Z">
              <w:rPr/>
            </w:rPrChange>
          </w:rPr>
          <w:t xml:space="preserve">Table </w:t>
        </w:r>
        <w:r w:rsidR="00A331DC" w:rsidRPr="00A331DC">
          <w:rPr>
            <w:rStyle w:val="Crossreference"/>
            <w:rPrChange w:id="1536" w:author="Steve Beadle" w:date="2024-10-22T10:06:00Z">
              <w:rPr>
                <w:noProof/>
              </w:rPr>
            </w:rPrChange>
          </w:rPr>
          <w:t>25</w:t>
        </w:r>
      </w:ins>
      <w:del w:id="1537" w:author="Steve Beadle" w:date="2024-10-22T10:05:00Z">
        <w:r w:rsidR="00B95937" w:rsidRPr="00622EF4" w:rsidDel="00A331DC">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1533"/>
      <w:r w:rsidRPr="004D5666">
        <w:t>.</w:t>
      </w:r>
    </w:p>
    <w:p w14:paraId="19F69BBA" w14:textId="77777777" w:rsidR="00DB49C5" w:rsidRPr="0002479E" w:rsidRDefault="00DB49C5" w:rsidP="00DB49C5">
      <w:pPr>
        <w:pStyle w:val="AppendixH2"/>
        <w:rPr>
          <w:vanish/>
        </w:rPr>
      </w:pPr>
      <w:bookmarkStart w:id="1538" w:name="_Toc162423111"/>
      <w:bookmarkStart w:id="1539" w:name="_Toc162423702"/>
      <w:bookmarkStart w:id="1540" w:name="_Toc156487387"/>
      <w:bookmarkStart w:id="1541" w:name="_Toc180483822"/>
      <w:r>
        <w:t>Evaluation of a calculated point value</w:t>
      </w:r>
      <w:bookmarkEnd w:id="1538"/>
      <w:bookmarkEnd w:id="1539"/>
      <w:bookmarkEnd w:id="1541"/>
    </w:p>
    <w:bookmarkEnd w:id="1540"/>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1542"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1542"/>
    </w:p>
    <w:p w14:paraId="5CD45450" w14:textId="63619690"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1543" w:author="Steve Beadle" w:date="2024-10-22T10:06:00Z">
        <w:r w:rsidR="00A331DC" w:rsidRPr="00A331DC">
          <w:rPr>
            <w:rStyle w:val="Crossreference"/>
            <w:rPrChange w:id="1544" w:author="Steve Beadle" w:date="2024-10-22T10:06:00Z">
              <w:rPr/>
            </w:rPrChange>
          </w:rPr>
          <w:t xml:space="preserve">Table </w:t>
        </w:r>
        <w:r w:rsidR="00A331DC" w:rsidRPr="00A331DC">
          <w:rPr>
            <w:rStyle w:val="Crossreference"/>
            <w:rPrChange w:id="1545" w:author="Steve Beadle" w:date="2024-10-22T10:06:00Z">
              <w:rPr>
                <w:noProof/>
              </w:rPr>
            </w:rPrChange>
          </w:rPr>
          <w:t>25</w:t>
        </w:r>
      </w:ins>
      <w:del w:id="1546" w:author="Steve Beadle" w:date="2024-10-22T10:05:00Z">
        <w:r w:rsidR="00B95937" w:rsidRPr="00622EF4" w:rsidDel="00A331DC">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1549" w:name="_Toc156487388"/>
      <w:bookmarkStart w:id="1550" w:name="_Toc162423112"/>
      <w:bookmarkStart w:id="1551" w:name="_Toc162423703"/>
      <w:bookmarkStart w:id="1552" w:name="_Toc180483823"/>
      <w:r>
        <w:lastRenderedPageBreak/>
        <w:t>Operation codes</w:t>
      </w:r>
      <w:bookmarkEnd w:id="1549"/>
      <w:bookmarkEnd w:id="1550"/>
      <w:bookmarkEnd w:id="1551"/>
      <w:bookmarkEnd w:id="1552"/>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3C0C7AF8" w:rsidR="00DB49C5" w:rsidRPr="004D5666" w:rsidRDefault="00DB49C5" w:rsidP="00DB49C5">
      <w:pPr>
        <w:pStyle w:val="Caption"/>
      </w:pPr>
      <w:bookmarkStart w:id="1553" w:name="_Ref161653695"/>
      <w:bookmarkStart w:id="1554" w:name="_Toc162423153"/>
      <w:bookmarkStart w:id="1555" w:name="_Toc162423744"/>
      <w:bookmarkStart w:id="1556" w:name="_Toc180483863"/>
      <w:r>
        <w:t xml:space="preserve">Table </w:t>
      </w:r>
      <w:r>
        <w:fldChar w:fldCharType="begin"/>
      </w:r>
      <w:r>
        <w:instrText xml:space="preserve"> SEQ Table \* ARABIC </w:instrText>
      </w:r>
      <w:r>
        <w:fldChar w:fldCharType="separate"/>
      </w:r>
      <w:ins w:id="1557" w:author="Steve Beadle" w:date="2024-10-22T10:06:00Z">
        <w:r w:rsidR="00A331DC">
          <w:rPr>
            <w:noProof/>
          </w:rPr>
          <w:t>25</w:t>
        </w:r>
      </w:ins>
      <w:del w:id="1558" w:author="Steve Beadle" w:date="2024-10-22T10:05:00Z">
        <w:r w:rsidR="00B95937" w:rsidDel="00A331DC">
          <w:rPr>
            <w:noProof/>
          </w:rPr>
          <w:delText>27</w:delText>
        </w:r>
      </w:del>
      <w:r>
        <w:rPr>
          <w:noProof/>
        </w:rPr>
        <w:fldChar w:fldCharType="end"/>
      </w:r>
      <w:bookmarkEnd w:id="1553"/>
      <w:r>
        <w:tab/>
        <w:t>Operation codes</w:t>
      </w:r>
      <w:bookmarkEnd w:id="1554"/>
      <w:bookmarkEnd w:id="1555"/>
      <w:bookmarkEnd w:id="1556"/>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1563" w:name="_Toc156487389"/>
      <w:bookmarkStart w:id="1564" w:name="_Toc162423113"/>
      <w:bookmarkStart w:id="1565" w:name="_Toc162423704"/>
      <w:bookmarkStart w:id="1566" w:name="_Toc180483824"/>
      <w:r>
        <w:t>Example</w:t>
      </w:r>
      <w:bookmarkEnd w:id="1563"/>
      <w:bookmarkEnd w:id="1564"/>
      <w:bookmarkEnd w:id="1565"/>
      <w:bookmarkEnd w:id="1566"/>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7DF794B3" w:rsidR="00DB49C5" w:rsidRPr="00A05FD1" w:rsidRDefault="00DB49C5" w:rsidP="00DB49C5">
      <w:pPr>
        <w:pStyle w:val="Caption"/>
      </w:pPr>
      <w:bookmarkStart w:id="1567" w:name="_Ref161653674"/>
      <w:bookmarkStart w:id="1568" w:name="_Toc162423154"/>
      <w:bookmarkStart w:id="1569" w:name="_Toc162423745"/>
      <w:bookmarkStart w:id="1570" w:name="_Toc180483864"/>
      <w:r>
        <w:t xml:space="preserve">Table </w:t>
      </w:r>
      <w:r>
        <w:fldChar w:fldCharType="begin"/>
      </w:r>
      <w:r>
        <w:instrText xml:space="preserve"> SEQ Table \* ARABIC </w:instrText>
      </w:r>
      <w:r>
        <w:fldChar w:fldCharType="separate"/>
      </w:r>
      <w:ins w:id="1571" w:author="Steve Beadle" w:date="2024-10-22T10:06:00Z">
        <w:r w:rsidR="00A331DC">
          <w:rPr>
            <w:noProof/>
          </w:rPr>
          <w:t>26</w:t>
        </w:r>
      </w:ins>
      <w:del w:id="1572" w:author="Steve Beadle" w:date="2024-10-22T10:05:00Z">
        <w:r w:rsidR="00B95937" w:rsidDel="00A331DC">
          <w:rPr>
            <w:noProof/>
          </w:rPr>
          <w:delText>28</w:delText>
        </w:r>
      </w:del>
      <w:r>
        <w:rPr>
          <w:noProof/>
        </w:rPr>
        <w:fldChar w:fldCharType="end"/>
      </w:r>
      <w:bookmarkEnd w:id="1567"/>
      <w:r>
        <w:tab/>
        <w:t>Example of a calculation</w:t>
      </w:r>
      <w:bookmarkEnd w:id="1568"/>
      <w:bookmarkEnd w:id="1569"/>
      <w:bookmarkEnd w:id="1570"/>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1573" w:name="_Toc156487390"/>
      <w:bookmarkStart w:id="1574" w:name="_Toc162423114"/>
      <w:bookmarkStart w:id="1575" w:name="_Toc162423705"/>
      <w:bookmarkStart w:id="1576" w:name="_Toc180483825"/>
      <w:r>
        <w:t>Quality flags</w:t>
      </w:r>
      <w:bookmarkEnd w:id="1573"/>
      <w:bookmarkEnd w:id="1574"/>
      <w:bookmarkEnd w:id="1575"/>
      <w:bookmarkEnd w:id="1576"/>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1577" w:name="_Toc162423115"/>
      <w:bookmarkStart w:id="1578" w:name="_Toc162423706"/>
      <w:bookmarkStart w:id="1579" w:name="_Toc180483826"/>
      <w:r>
        <w:lastRenderedPageBreak/>
        <w:t xml:space="preserve">Appendix: </w:t>
      </w:r>
      <w:r w:rsidR="00DB49C5">
        <w:t>Revision history</w:t>
      </w:r>
      <w:bookmarkEnd w:id="1577"/>
      <w:bookmarkEnd w:id="1578"/>
      <w:bookmarkEnd w:id="1579"/>
    </w:p>
    <w:p w14:paraId="682BCB37" w14:textId="77777777" w:rsidR="007E11A9" w:rsidRDefault="007E11A9" w:rsidP="00DB49C5">
      <w:pPr>
        <w:pStyle w:val="BodyText"/>
      </w:pPr>
    </w:p>
    <w:p w14:paraId="787E64E2" w14:textId="0F3BE4CA" w:rsidR="007E11A9" w:rsidRPr="00A05FD1" w:rsidRDefault="007E11A9" w:rsidP="007E11A9">
      <w:pPr>
        <w:pStyle w:val="Caption"/>
      </w:pPr>
      <w:bookmarkStart w:id="1580" w:name="_Toc180483865"/>
      <w:r>
        <w:t xml:space="preserve">Table </w:t>
      </w:r>
      <w:r>
        <w:fldChar w:fldCharType="begin"/>
      </w:r>
      <w:r>
        <w:instrText xml:space="preserve"> SEQ Table \* ARABIC </w:instrText>
      </w:r>
      <w:r>
        <w:fldChar w:fldCharType="separate"/>
      </w:r>
      <w:ins w:id="1581" w:author="Steve Beadle" w:date="2024-10-22T10:06:00Z">
        <w:r w:rsidR="00A331DC">
          <w:rPr>
            <w:noProof/>
          </w:rPr>
          <w:t>27</w:t>
        </w:r>
      </w:ins>
      <w:del w:id="1582" w:author="Steve Beadle" w:date="2024-10-22T10:05:00Z">
        <w:r w:rsidR="00B95937" w:rsidDel="00A331DC">
          <w:rPr>
            <w:noProof/>
          </w:rPr>
          <w:delText>29</w:delText>
        </w:r>
      </w:del>
      <w:r>
        <w:rPr>
          <w:noProof/>
        </w:rPr>
        <w:fldChar w:fldCharType="end"/>
      </w:r>
      <w:r>
        <w:tab/>
        <w:t>Lucid Protocol Revision History</w:t>
      </w:r>
      <w:bookmarkEnd w:id="1580"/>
    </w:p>
    <w:tbl>
      <w:tblPr>
        <w:tblStyle w:val="TableGrid4"/>
        <w:tblW w:w="8075" w:type="dxa"/>
        <w:jc w:val="center"/>
        <w:tblLook w:val="04A0" w:firstRow="1" w:lastRow="0" w:firstColumn="1" w:lastColumn="0" w:noHBand="0" w:noVBand="1"/>
      </w:tblPr>
      <w:tblGrid>
        <w:gridCol w:w="1129"/>
        <w:gridCol w:w="1459"/>
        <w:gridCol w:w="5487"/>
      </w:tblGrid>
      <w:tr w:rsidR="007E11A9" w:rsidRPr="006A60EA" w14:paraId="5D1A0812" w14:textId="77777777" w:rsidTr="00CA7BEB">
        <w:trPr>
          <w:jc w:val="center"/>
        </w:trPr>
        <w:tc>
          <w:tcPr>
            <w:tcW w:w="1129" w:type="dxa"/>
            <w:shd w:val="clear" w:color="auto" w:fill="5BABD3"/>
          </w:tcPr>
          <w:p w14:paraId="23F11C6D" w14:textId="15174783" w:rsidR="007E11A9" w:rsidRPr="006A60EA" w:rsidRDefault="007E11A9" w:rsidP="001629AA">
            <w:pPr>
              <w:pStyle w:val="TableHeading"/>
              <w:rPr>
                <w:sz w:val="20"/>
                <w:szCs w:val="20"/>
              </w:rPr>
            </w:pPr>
            <w:r>
              <w:rPr>
                <w:sz w:val="20"/>
                <w:szCs w:val="20"/>
              </w:rPr>
              <w:t>Version</w:t>
            </w:r>
          </w:p>
        </w:tc>
        <w:tc>
          <w:tcPr>
            <w:tcW w:w="1459" w:type="dxa"/>
            <w:shd w:val="clear" w:color="auto" w:fill="5BABD3"/>
          </w:tcPr>
          <w:p w14:paraId="73DC51D8" w14:textId="64B266DA" w:rsidR="007E11A9" w:rsidRPr="006A60EA" w:rsidRDefault="007E11A9" w:rsidP="001629AA">
            <w:pPr>
              <w:pStyle w:val="TableHeading"/>
              <w:rPr>
                <w:sz w:val="20"/>
                <w:szCs w:val="20"/>
              </w:rPr>
            </w:pPr>
            <w:r>
              <w:rPr>
                <w:sz w:val="20"/>
                <w:szCs w:val="20"/>
              </w:rPr>
              <w:t>Date</w:t>
            </w:r>
          </w:p>
        </w:tc>
        <w:tc>
          <w:tcPr>
            <w:tcW w:w="5487" w:type="dxa"/>
            <w:shd w:val="clear" w:color="auto" w:fill="5BABD3"/>
          </w:tcPr>
          <w:p w14:paraId="122629B0" w14:textId="586AA177" w:rsidR="007E11A9" w:rsidRPr="006A60EA" w:rsidRDefault="007E11A9" w:rsidP="001629AA">
            <w:pPr>
              <w:pStyle w:val="TableHeading"/>
              <w:rPr>
                <w:sz w:val="20"/>
                <w:szCs w:val="20"/>
              </w:rPr>
            </w:pPr>
            <w:r>
              <w:rPr>
                <w:sz w:val="20"/>
                <w:szCs w:val="20"/>
              </w:rPr>
              <w:t>Description</w:t>
            </w:r>
          </w:p>
        </w:tc>
      </w:tr>
      <w:tr w:rsidR="007E11A9" w:rsidRPr="006A60EA" w14:paraId="7786712D" w14:textId="77777777" w:rsidTr="00CA7BEB">
        <w:trPr>
          <w:jc w:val="center"/>
        </w:trPr>
        <w:tc>
          <w:tcPr>
            <w:tcW w:w="1129" w:type="dxa"/>
          </w:tcPr>
          <w:p w14:paraId="4AB49126" w14:textId="77777777" w:rsidR="007E11A9" w:rsidRPr="006A60EA" w:rsidRDefault="007E11A9" w:rsidP="001629AA">
            <w:pPr>
              <w:pStyle w:val="TableText"/>
            </w:pPr>
            <w:r w:rsidRPr="006A60EA">
              <w:t>1</w:t>
            </w:r>
          </w:p>
        </w:tc>
        <w:tc>
          <w:tcPr>
            <w:tcW w:w="1459" w:type="dxa"/>
          </w:tcPr>
          <w:p w14:paraId="0C314D41" w14:textId="58A9E436" w:rsidR="007E11A9" w:rsidRPr="006A60EA" w:rsidRDefault="0082559A" w:rsidP="001629AA">
            <w:pPr>
              <w:pStyle w:val="TableText"/>
            </w:pPr>
            <w:r>
              <w:t>08/10/2018</w:t>
            </w:r>
          </w:p>
        </w:tc>
        <w:tc>
          <w:tcPr>
            <w:tcW w:w="5487" w:type="dxa"/>
          </w:tcPr>
          <w:p w14:paraId="60354AE1" w14:textId="34D76406" w:rsidR="007E11A9" w:rsidRPr="006A60EA" w:rsidRDefault="0082559A" w:rsidP="001629AA">
            <w:pPr>
              <w:pStyle w:val="TableText"/>
            </w:pPr>
            <w:r>
              <w:t>Initial version</w:t>
            </w:r>
          </w:p>
        </w:tc>
      </w:tr>
      <w:tr w:rsidR="007E11A9" w:rsidRPr="006A60EA" w14:paraId="35A9C7D8" w14:textId="77777777" w:rsidTr="00CA7BEB">
        <w:trPr>
          <w:jc w:val="center"/>
        </w:trPr>
        <w:tc>
          <w:tcPr>
            <w:tcW w:w="1129" w:type="dxa"/>
          </w:tcPr>
          <w:p w14:paraId="7BB0CA93" w14:textId="77777777" w:rsidR="007E11A9" w:rsidRPr="006A60EA" w:rsidRDefault="007E11A9" w:rsidP="001629AA">
            <w:pPr>
              <w:pStyle w:val="TableText"/>
            </w:pPr>
            <w:r w:rsidRPr="006A60EA">
              <w:t>2</w:t>
            </w:r>
          </w:p>
        </w:tc>
        <w:tc>
          <w:tcPr>
            <w:tcW w:w="1459" w:type="dxa"/>
          </w:tcPr>
          <w:p w14:paraId="485853BA" w14:textId="12AAD264" w:rsidR="007E11A9" w:rsidRPr="006A60EA" w:rsidRDefault="00E85A7F" w:rsidP="001629AA">
            <w:pPr>
              <w:pStyle w:val="TableText"/>
            </w:pPr>
            <w:r>
              <w:t>17/05/2024</w:t>
            </w:r>
          </w:p>
        </w:tc>
        <w:tc>
          <w:tcPr>
            <w:tcW w:w="5487" w:type="dxa"/>
          </w:tcPr>
          <w:p w14:paraId="3FBC4B83" w14:textId="1EE0E75B" w:rsidR="007E11A9" w:rsidRPr="006A60EA" w:rsidRDefault="0082559A" w:rsidP="001629AA">
            <w:pPr>
              <w:pStyle w:val="TableText"/>
            </w:pPr>
            <w:r>
              <w:t>Update version after multiple plugfests</w:t>
            </w:r>
          </w:p>
        </w:tc>
      </w:tr>
      <w:tr w:rsidR="007E11A9" w:rsidRPr="006A60EA" w14:paraId="725A53A9" w14:textId="77777777" w:rsidTr="00CA7BEB">
        <w:trPr>
          <w:jc w:val="center"/>
        </w:trPr>
        <w:tc>
          <w:tcPr>
            <w:tcW w:w="1129" w:type="dxa"/>
          </w:tcPr>
          <w:p w14:paraId="4D64687C" w14:textId="28CAC8BB" w:rsidR="007E11A9" w:rsidRPr="006A60EA" w:rsidRDefault="007E11A9" w:rsidP="001629AA">
            <w:pPr>
              <w:pStyle w:val="TableText"/>
            </w:pPr>
          </w:p>
        </w:tc>
        <w:tc>
          <w:tcPr>
            <w:tcW w:w="1459" w:type="dxa"/>
          </w:tcPr>
          <w:p w14:paraId="20092DAC" w14:textId="458C0C90" w:rsidR="007E11A9" w:rsidRPr="006A60EA" w:rsidRDefault="007E11A9" w:rsidP="001629AA">
            <w:pPr>
              <w:pStyle w:val="TableText"/>
            </w:pPr>
          </w:p>
        </w:tc>
        <w:tc>
          <w:tcPr>
            <w:tcW w:w="5487" w:type="dxa"/>
          </w:tcPr>
          <w:p w14:paraId="6387F8A2" w14:textId="66DCF411" w:rsidR="007E11A9" w:rsidRPr="006A60EA" w:rsidRDefault="007E11A9" w:rsidP="001629AA">
            <w:pPr>
              <w:pStyle w:val="TableText"/>
            </w:pPr>
          </w:p>
        </w:tc>
      </w:tr>
      <w:tr w:rsidR="007E11A9" w:rsidRPr="006A60EA" w14:paraId="632D250E" w14:textId="77777777" w:rsidTr="00CA7BEB">
        <w:trPr>
          <w:jc w:val="center"/>
        </w:trPr>
        <w:tc>
          <w:tcPr>
            <w:tcW w:w="1129" w:type="dxa"/>
          </w:tcPr>
          <w:p w14:paraId="0E48816B" w14:textId="438CB282" w:rsidR="007E11A9" w:rsidRPr="006A60EA" w:rsidRDefault="007E11A9" w:rsidP="001629AA">
            <w:pPr>
              <w:pStyle w:val="TableText"/>
            </w:pPr>
          </w:p>
        </w:tc>
        <w:tc>
          <w:tcPr>
            <w:tcW w:w="1459" w:type="dxa"/>
          </w:tcPr>
          <w:p w14:paraId="0E99A5A3" w14:textId="7B2B3492" w:rsidR="007E11A9" w:rsidRPr="006A60EA" w:rsidRDefault="007E11A9" w:rsidP="001629AA">
            <w:pPr>
              <w:pStyle w:val="TableText"/>
            </w:pPr>
          </w:p>
        </w:tc>
        <w:tc>
          <w:tcPr>
            <w:tcW w:w="5487" w:type="dxa"/>
          </w:tcPr>
          <w:p w14:paraId="471747E0" w14:textId="06836E4D" w:rsidR="007E11A9" w:rsidRPr="006A60EA" w:rsidRDefault="007E11A9" w:rsidP="001629AA">
            <w:pPr>
              <w:pStyle w:val="TableText"/>
            </w:pPr>
          </w:p>
        </w:tc>
      </w:tr>
      <w:tr w:rsidR="007E11A9" w:rsidRPr="006A60EA" w14:paraId="392739CE" w14:textId="77777777" w:rsidTr="00CA7BEB">
        <w:trPr>
          <w:jc w:val="center"/>
        </w:trPr>
        <w:tc>
          <w:tcPr>
            <w:tcW w:w="1129" w:type="dxa"/>
          </w:tcPr>
          <w:p w14:paraId="55F36B44" w14:textId="7B7BA7C1" w:rsidR="007E11A9" w:rsidRPr="006A60EA" w:rsidRDefault="007E11A9" w:rsidP="001629AA">
            <w:pPr>
              <w:pStyle w:val="TableText"/>
            </w:pPr>
          </w:p>
        </w:tc>
        <w:tc>
          <w:tcPr>
            <w:tcW w:w="1459" w:type="dxa"/>
          </w:tcPr>
          <w:p w14:paraId="76670018" w14:textId="07A90D9B" w:rsidR="007E11A9" w:rsidRPr="006A60EA" w:rsidRDefault="007E11A9" w:rsidP="001629AA">
            <w:pPr>
              <w:pStyle w:val="TableText"/>
            </w:pPr>
          </w:p>
        </w:tc>
        <w:tc>
          <w:tcPr>
            <w:tcW w:w="5487" w:type="dxa"/>
          </w:tcPr>
          <w:p w14:paraId="6A938A22" w14:textId="77777777" w:rsidR="007E11A9" w:rsidRPr="006A60EA" w:rsidRDefault="007E11A9" w:rsidP="001629AA">
            <w:pPr>
              <w:pStyle w:val="TableText"/>
            </w:pPr>
          </w:p>
        </w:tc>
      </w:tr>
    </w:tbl>
    <w:p w14:paraId="5182AD9C" w14:textId="77777777" w:rsidR="007E11A9" w:rsidRDefault="007E11A9" w:rsidP="00DB49C5">
      <w:pPr>
        <w:pStyle w:val="BodyText"/>
      </w:pPr>
    </w:p>
    <w:p w14:paraId="6A24B092" w14:textId="77777777" w:rsidR="007E11A9" w:rsidRDefault="007E11A9" w:rsidP="00DB49C5">
      <w:pPr>
        <w:pStyle w:val="BodyText"/>
      </w:pPr>
    </w:p>
    <w:p w14:paraId="2781522D" w14:textId="089BAC4C" w:rsidR="00DB49C5" w:rsidRPr="00360437" w:rsidRDefault="007E11A9" w:rsidP="00DB49C5">
      <w:pPr>
        <w:pStyle w:val="BodyText"/>
      </w:pPr>
      <w:r>
        <w:t>Also r</w:t>
      </w:r>
      <w:r w:rsidR="002D43A9">
        <w:t xml:space="preserve">efer to history page at: </w:t>
      </w:r>
      <w:hyperlink r:id="rId58" w:history="1">
        <w:r w:rsidR="002D43A9" w:rsidRPr="00847E59">
          <w:rPr>
            <w:rStyle w:val="Hyperlink"/>
          </w:rPr>
          <w:t>https://github.com/LucidProtocol/Lucid-Specification/commits/master/Lucid%20protocol%20specification%20v2.0.pdf</w:t>
        </w:r>
      </w:hyperlink>
      <w:r w:rsidR="002D43A9">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6E478" w14:textId="77777777" w:rsidR="008C1423" w:rsidRDefault="008C1423">
      <w:r>
        <w:separator/>
      </w:r>
    </w:p>
    <w:p w14:paraId="3087C096" w14:textId="77777777" w:rsidR="008C1423" w:rsidRDefault="008C1423"/>
  </w:endnote>
  <w:endnote w:type="continuationSeparator" w:id="0">
    <w:p w14:paraId="483E583E" w14:textId="77777777" w:rsidR="008C1423" w:rsidRDefault="008C1423">
      <w:r>
        <w:continuationSeparator/>
      </w:r>
    </w:p>
    <w:p w14:paraId="1ACC116D" w14:textId="77777777" w:rsidR="008C1423" w:rsidRDefault="008C1423"/>
  </w:endnote>
  <w:endnote w:type="continuationNotice" w:id="1">
    <w:p w14:paraId="274216DC" w14:textId="77777777" w:rsidR="008C1423" w:rsidRDefault="008C1423"/>
    <w:p w14:paraId="2D73B3D0" w14:textId="77777777" w:rsidR="008C1423" w:rsidRDefault="008C14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41FA5F50"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A331DC">
        <w:t>2.1</w:t>
      </w:r>
    </w:fldSimple>
    <w:r w:rsidR="00617D3E">
      <w:t xml:space="preserve"> | </w:t>
    </w:r>
    <w:fldSimple w:instr=" DOCPROPERTY  &quot;Issue Date&quot;  \* MERGEFORMAT ">
      <w:ins w:id="1046" w:author="Steve Beadle" w:date="2024-10-22T10:06:00Z">
        <w:r w:rsidR="00A331DC">
          <w:t>22-Oct-24</w:t>
        </w:r>
      </w:ins>
      <w:del w:id="1047" w:author="Steve Beadle" w:date="2024-10-22T10:05:00Z">
        <w:r w:rsidR="00B95937" w:rsidDel="00A331DC">
          <w:delText>26-Jun-24</w:delText>
        </w:r>
      </w:del>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2FD225AA"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A331DC">
        <w:t>2.1</w:t>
      </w:r>
    </w:fldSimple>
    <w:r>
      <w:t xml:space="preserve"> | </w:t>
    </w:r>
    <w:fldSimple w:instr=" DOCPROPERTY  &quot;Issue Date&quot;  \* MERGEFORMAT ">
      <w:ins w:id="1547" w:author="Steve Beadle" w:date="2024-10-22T10:06:00Z">
        <w:r w:rsidR="00A331DC">
          <w:t>22-Oct-24</w:t>
        </w:r>
      </w:ins>
      <w:del w:id="1548" w:author="Steve Beadle" w:date="2024-10-22T10:05:00Z">
        <w:r w:rsidR="00B95937" w:rsidDel="00A331DC">
          <w:delText>26-Jun-24</w:delText>
        </w:r>
      </w:del>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7558ABC0"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ins w:id="1559" w:author="Steve Beadle" w:date="2024-10-22T10:06:00Z">
        <w:r w:rsidR="00A331DC">
          <w:t>22-Oct-24</w:t>
        </w:r>
      </w:ins>
      <w:del w:id="1560" w:author="Steve Beadle" w:date="2024-10-22T10:05:00Z">
        <w:r w:rsidR="00B95937" w:rsidDel="00A331DC">
          <w:delText>26-Jun-24</w:delText>
        </w:r>
      </w:del>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5914C66C"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ins w:id="1561" w:author="Steve Beadle" w:date="2024-10-22T10:06:00Z">
        <w:r w:rsidR="00A331DC">
          <w:t>22-Oct-24</w:t>
        </w:r>
      </w:ins>
      <w:del w:id="1562" w:author="Steve Beadle" w:date="2024-10-22T10:05:00Z">
        <w:r w:rsidR="00B95937" w:rsidDel="00A331DC">
          <w:delText>26-Jun-24</w:delText>
        </w:r>
      </w:del>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4840E51D"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ins w:id="1583" w:author="Steve Beadle" w:date="2024-10-22T10:06:00Z">
        <w:r w:rsidR="00A331DC">
          <w:t>22-Oct-24</w:t>
        </w:r>
      </w:ins>
      <w:del w:id="1584" w:author="Steve Beadle" w:date="2024-10-22T10:05:00Z">
        <w:r w:rsidR="00B95937" w:rsidDel="00A331DC">
          <w:delText>26-Jun-24</w:delText>
        </w:r>
      </w:del>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7CF089DD"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ins w:id="1585" w:author="Steve Beadle" w:date="2024-10-22T10:06:00Z">
        <w:r w:rsidR="00A331DC">
          <w:t>22-Oct-24</w:t>
        </w:r>
      </w:ins>
      <w:del w:id="1586" w:author="Steve Beadle" w:date="2024-10-22T10:05:00Z">
        <w:r w:rsidR="00B95937" w:rsidDel="00A331DC">
          <w:delText>26-Jun-24</w:delText>
        </w:r>
      </w:del>
    </w:fldSimple>
    <w:bookmarkStart w:id="1587" w:name="_Toc195946168"/>
    <w:bookmarkStart w:id="1588" w:name="_Toc195946220"/>
    <w:bookmarkEnd w:id="1587"/>
    <w:bookmarkEnd w:id="158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7664D" w14:textId="77777777" w:rsidR="008C1423" w:rsidRDefault="008C1423">
      <w:r>
        <w:separator/>
      </w:r>
    </w:p>
    <w:p w14:paraId="0ABC793C" w14:textId="77777777" w:rsidR="008C1423" w:rsidRDefault="008C1423"/>
  </w:footnote>
  <w:footnote w:type="continuationSeparator" w:id="0">
    <w:p w14:paraId="033B6C5E" w14:textId="77777777" w:rsidR="008C1423" w:rsidRDefault="008C1423">
      <w:r>
        <w:continuationSeparator/>
      </w:r>
    </w:p>
    <w:p w14:paraId="19B8F8BD" w14:textId="77777777" w:rsidR="008C1423" w:rsidRDefault="008C1423"/>
  </w:footnote>
  <w:footnote w:type="continuationNotice" w:id="1">
    <w:p w14:paraId="5C52094E" w14:textId="77777777" w:rsidR="008C1423" w:rsidRDefault="008C1423"/>
    <w:p w14:paraId="523BED25" w14:textId="77777777" w:rsidR="008C1423" w:rsidRDefault="008C14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9F3"/>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0FAC"/>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4C09"/>
    <w:rsid w:val="0019703A"/>
    <w:rsid w:val="00197550"/>
    <w:rsid w:val="001975A5"/>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2A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13E"/>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070A"/>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3577"/>
    <w:rsid w:val="00464016"/>
    <w:rsid w:val="00465862"/>
    <w:rsid w:val="00465A47"/>
    <w:rsid w:val="00466D9D"/>
    <w:rsid w:val="00470449"/>
    <w:rsid w:val="00470619"/>
    <w:rsid w:val="00470BB5"/>
    <w:rsid w:val="0047335A"/>
    <w:rsid w:val="004734CD"/>
    <w:rsid w:val="004744EE"/>
    <w:rsid w:val="00474956"/>
    <w:rsid w:val="004755E8"/>
    <w:rsid w:val="00476227"/>
    <w:rsid w:val="004815C2"/>
    <w:rsid w:val="00482F20"/>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2EF4"/>
    <w:rsid w:val="00623CB7"/>
    <w:rsid w:val="00624CE2"/>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32F"/>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3A"/>
    <w:rsid w:val="007D46B2"/>
    <w:rsid w:val="007D49D6"/>
    <w:rsid w:val="007D4B58"/>
    <w:rsid w:val="007D4BFF"/>
    <w:rsid w:val="007D5CB0"/>
    <w:rsid w:val="007D603C"/>
    <w:rsid w:val="007D6B34"/>
    <w:rsid w:val="007D7525"/>
    <w:rsid w:val="007E0285"/>
    <w:rsid w:val="007E0B5F"/>
    <w:rsid w:val="007E1194"/>
    <w:rsid w:val="007E11A9"/>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59A"/>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53FF"/>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423"/>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4CC"/>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3AF8"/>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1DC"/>
    <w:rsid w:val="00A332B9"/>
    <w:rsid w:val="00A338B7"/>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1CC6"/>
    <w:rsid w:val="00AD3085"/>
    <w:rsid w:val="00AD3C8E"/>
    <w:rsid w:val="00AD3E12"/>
    <w:rsid w:val="00AD5B05"/>
    <w:rsid w:val="00AD6499"/>
    <w:rsid w:val="00AD650E"/>
    <w:rsid w:val="00AD657E"/>
    <w:rsid w:val="00AD6C81"/>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74FC0"/>
    <w:rsid w:val="00B80BDF"/>
    <w:rsid w:val="00B816BD"/>
    <w:rsid w:val="00B8257D"/>
    <w:rsid w:val="00B828CE"/>
    <w:rsid w:val="00B83006"/>
    <w:rsid w:val="00B832C6"/>
    <w:rsid w:val="00B845D3"/>
    <w:rsid w:val="00B84D9C"/>
    <w:rsid w:val="00B84E58"/>
    <w:rsid w:val="00B84F06"/>
    <w:rsid w:val="00B851A6"/>
    <w:rsid w:val="00B85460"/>
    <w:rsid w:val="00B86E80"/>
    <w:rsid w:val="00B878B8"/>
    <w:rsid w:val="00B87F7F"/>
    <w:rsid w:val="00B916B2"/>
    <w:rsid w:val="00B93EC3"/>
    <w:rsid w:val="00B95831"/>
    <w:rsid w:val="00B95937"/>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A7BEB"/>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5EA"/>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07A4"/>
    <w:rsid w:val="00D81E30"/>
    <w:rsid w:val="00D81FE8"/>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A7F"/>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5622"/>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32B"/>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35360509">
      <w:bodyDiv w:val="1"/>
      <w:marLeft w:val="0"/>
      <w:marRight w:val="0"/>
      <w:marTop w:val="0"/>
      <w:marBottom w:val="0"/>
      <w:divBdr>
        <w:top w:val="none" w:sz="0" w:space="0" w:color="auto"/>
        <w:left w:val="none" w:sz="0" w:space="0" w:color="auto"/>
        <w:bottom w:val="none" w:sz="0" w:space="0" w:color="auto"/>
        <w:right w:val="none" w:sz="0" w:space="0" w:color="auto"/>
      </w:divBdr>
      <w:divsChild>
        <w:div w:id="770665061">
          <w:marLeft w:val="0"/>
          <w:marRight w:val="0"/>
          <w:marTop w:val="0"/>
          <w:marBottom w:val="0"/>
          <w:divBdr>
            <w:top w:val="none" w:sz="0" w:space="0" w:color="auto"/>
            <w:left w:val="none" w:sz="0" w:space="0" w:color="auto"/>
            <w:bottom w:val="none" w:sz="0" w:space="0" w:color="auto"/>
            <w:right w:val="none" w:sz="0" w:space="0" w:color="auto"/>
          </w:divBdr>
          <w:divsChild>
            <w:div w:id="18857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org/"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tools.ietf.org/html/rfc3339" TargetMode="External"/><Relationship Id="rId29" Type="http://schemas.openxmlformats.org/officeDocument/2006/relationships/footer" Target="footer2.xm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datatracker.ietf.org/doc/html/rfc2119" TargetMode="Externa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org"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3.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11157</TotalTime>
  <Pages>1</Pages>
  <Words>27725</Words>
  <Characters>158034</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185389</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The WITS PSA</dc:creator>
  <cp:keywords/>
  <cp:lastModifiedBy>Steve Beadle</cp:lastModifiedBy>
  <cp:revision>834</cp:revision>
  <cp:lastPrinted>2024-10-22T09:06:00Z</cp:lastPrinted>
  <dcterms:created xsi:type="dcterms:W3CDTF">2024-02-28T10:16:00Z</dcterms:created>
  <dcterms:modified xsi:type="dcterms:W3CDTF">2024-10-22T09:07:00Z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22-Oct-24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