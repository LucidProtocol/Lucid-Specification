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4A28334F">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2098921"/>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209892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209892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209892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209892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209892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209892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EB3CEC">
            <w:pPr>
              <w:pStyle w:val="TableText"/>
              <w:jc w:val="lef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535CF261" w14:textId="3F752AAF" w:rsidR="003A215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2098921" w:history="1">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r w:rsidR="003A2150">
          <w:rPr>
            <w:webHidden/>
          </w:rPr>
          <w:fldChar w:fldCharType="separate"/>
        </w:r>
        <w:r w:rsidR="00EF5D28">
          <w:rPr>
            <w:webHidden/>
          </w:rPr>
          <w:t>2</w:t>
        </w:r>
        <w:r w:rsidR="003A2150">
          <w:rPr>
            <w:webHidden/>
          </w:rPr>
          <w:fldChar w:fldCharType="end"/>
        </w:r>
      </w:hyperlink>
    </w:p>
    <w:p w14:paraId="2FCB5F83" w14:textId="724FF95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2" w:history="1">
        <w:r w:rsidRPr="008A1F7D">
          <w:rPr>
            <w:rStyle w:val="Hyperlink"/>
          </w:rPr>
          <w:t>Copyright</w:t>
        </w:r>
        <w:r>
          <w:rPr>
            <w:webHidden/>
          </w:rPr>
          <w:tab/>
        </w:r>
        <w:r>
          <w:rPr>
            <w:webHidden/>
          </w:rPr>
          <w:fldChar w:fldCharType="begin"/>
        </w:r>
        <w:r>
          <w:rPr>
            <w:webHidden/>
          </w:rPr>
          <w:instrText xml:space="preserve"> PAGEREF _Toc172098922 \h </w:instrText>
        </w:r>
        <w:r>
          <w:rPr>
            <w:webHidden/>
          </w:rPr>
        </w:r>
        <w:r>
          <w:rPr>
            <w:webHidden/>
          </w:rPr>
          <w:fldChar w:fldCharType="separate"/>
        </w:r>
        <w:r w:rsidR="00EF5D28">
          <w:rPr>
            <w:webHidden/>
          </w:rPr>
          <w:t>2</w:t>
        </w:r>
        <w:r>
          <w:rPr>
            <w:webHidden/>
          </w:rPr>
          <w:fldChar w:fldCharType="end"/>
        </w:r>
      </w:hyperlink>
    </w:p>
    <w:p w14:paraId="281BEA20" w14:textId="5DFF1D5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3" w:history="1">
        <w:r w:rsidRPr="008A1F7D">
          <w:rPr>
            <w:rStyle w:val="Hyperlink"/>
          </w:rPr>
          <w:t>Contact address</w:t>
        </w:r>
        <w:r>
          <w:rPr>
            <w:webHidden/>
          </w:rPr>
          <w:tab/>
        </w:r>
        <w:r>
          <w:rPr>
            <w:webHidden/>
          </w:rPr>
          <w:fldChar w:fldCharType="begin"/>
        </w:r>
        <w:r>
          <w:rPr>
            <w:webHidden/>
          </w:rPr>
          <w:instrText xml:space="preserve"> PAGEREF _Toc172098923 \h </w:instrText>
        </w:r>
        <w:r>
          <w:rPr>
            <w:webHidden/>
          </w:rPr>
        </w:r>
        <w:r>
          <w:rPr>
            <w:webHidden/>
          </w:rPr>
          <w:fldChar w:fldCharType="separate"/>
        </w:r>
        <w:r w:rsidR="00EF5D28">
          <w:rPr>
            <w:webHidden/>
          </w:rPr>
          <w:t>3</w:t>
        </w:r>
        <w:r>
          <w:rPr>
            <w:webHidden/>
          </w:rPr>
          <w:fldChar w:fldCharType="end"/>
        </w:r>
      </w:hyperlink>
    </w:p>
    <w:p w14:paraId="51F196AE" w14:textId="2341DE0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4" w:history="1">
        <w:r w:rsidRPr="008A1F7D">
          <w:rPr>
            <w:rStyle w:val="Hyperlink"/>
          </w:rPr>
          <w:t>Notices</w:t>
        </w:r>
        <w:r>
          <w:rPr>
            <w:webHidden/>
          </w:rPr>
          <w:tab/>
        </w:r>
        <w:r>
          <w:rPr>
            <w:webHidden/>
          </w:rPr>
          <w:fldChar w:fldCharType="begin"/>
        </w:r>
        <w:r>
          <w:rPr>
            <w:webHidden/>
          </w:rPr>
          <w:instrText xml:space="preserve"> PAGEREF _Toc172098924 \h </w:instrText>
        </w:r>
        <w:r>
          <w:rPr>
            <w:webHidden/>
          </w:rPr>
        </w:r>
        <w:r>
          <w:rPr>
            <w:webHidden/>
          </w:rPr>
          <w:fldChar w:fldCharType="separate"/>
        </w:r>
        <w:r w:rsidR="00EF5D28">
          <w:rPr>
            <w:webHidden/>
          </w:rPr>
          <w:t>3</w:t>
        </w:r>
        <w:r>
          <w:rPr>
            <w:webHidden/>
          </w:rPr>
          <w:fldChar w:fldCharType="end"/>
        </w:r>
      </w:hyperlink>
    </w:p>
    <w:p w14:paraId="3C2E6EDF" w14:textId="664457DF"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5" w:history="1">
        <w:r w:rsidRPr="008A1F7D">
          <w:rPr>
            <w:rStyle w:val="Hyperlink"/>
          </w:rPr>
          <w:t>Conventions</w:t>
        </w:r>
        <w:r>
          <w:rPr>
            <w:webHidden/>
          </w:rPr>
          <w:tab/>
        </w:r>
        <w:r>
          <w:rPr>
            <w:webHidden/>
          </w:rPr>
          <w:fldChar w:fldCharType="begin"/>
        </w:r>
        <w:r>
          <w:rPr>
            <w:webHidden/>
          </w:rPr>
          <w:instrText xml:space="preserve"> PAGEREF _Toc172098925 \h </w:instrText>
        </w:r>
        <w:r>
          <w:rPr>
            <w:webHidden/>
          </w:rPr>
        </w:r>
        <w:r>
          <w:rPr>
            <w:webHidden/>
          </w:rPr>
          <w:fldChar w:fldCharType="separate"/>
        </w:r>
        <w:r w:rsidR="00EF5D28">
          <w:rPr>
            <w:webHidden/>
          </w:rPr>
          <w:t>3</w:t>
        </w:r>
        <w:r>
          <w:rPr>
            <w:webHidden/>
          </w:rPr>
          <w:fldChar w:fldCharType="end"/>
        </w:r>
      </w:hyperlink>
    </w:p>
    <w:p w14:paraId="5C603CCC" w14:textId="06B4894C"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6" w:history="1">
        <w:r w:rsidRPr="008A1F7D">
          <w:rPr>
            <w:rStyle w:val="Hyperlink"/>
          </w:rPr>
          <w:t>Glossary of terms</w:t>
        </w:r>
        <w:r>
          <w:rPr>
            <w:webHidden/>
          </w:rPr>
          <w:tab/>
        </w:r>
        <w:r>
          <w:rPr>
            <w:webHidden/>
          </w:rPr>
          <w:fldChar w:fldCharType="begin"/>
        </w:r>
        <w:r>
          <w:rPr>
            <w:webHidden/>
          </w:rPr>
          <w:instrText xml:space="preserve"> PAGEREF _Toc172098926 \h </w:instrText>
        </w:r>
        <w:r>
          <w:rPr>
            <w:webHidden/>
          </w:rPr>
        </w:r>
        <w:r>
          <w:rPr>
            <w:webHidden/>
          </w:rPr>
          <w:fldChar w:fldCharType="separate"/>
        </w:r>
        <w:r w:rsidR="00EF5D28">
          <w:rPr>
            <w:webHidden/>
          </w:rPr>
          <w:t>3</w:t>
        </w:r>
        <w:r>
          <w:rPr>
            <w:webHidden/>
          </w:rPr>
          <w:fldChar w:fldCharType="end"/>
        </w:r>
      </w:hyperlink>
    </w:p>
    <w:p w14:paraId="73094B80" w14:textId="4825206D"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7" w:history="1">
        <w:r w:rsidRPr="008A1F7D">
          <w:rPr>
            <w:rStyle w:val="Hyperlink"/>
          </w:rPr>
          <w:t>References</w:t>
        </w:r>
        <w:r>
          <w:rPr>
            <w:webHidden/>
          </w:rPr>
          <w:tab/>
        </w:r>
        <w:r>
          <w:rPr>
            <w:webHidden/>
          </w:rPr>
          <w:fldChar w:fldCharType="begin"/>
        </w:r>
        <w:r>
          <w:rPr>
            <w:webHidden/>
          </w:rPr>
          <w:instrText xml:space="preserve"> PAGEREF _Toc172098927 \h </w:instrText>
        </w:r>
        <w:r>
          <w:rPr>
            <w:webHidden/>
          </w:rPr>
        </w:r>
        <w:r>
          <w:rPr>
            <w:webHidden/>
          </w:rPr>
          <w:fldChar w:fldCharType="separate"/>
        </w:r>
        <w:r w:rsidR="00EF5D28">
          <w:rPr>
            <w:webHidden/>
          </w:rPr>
          <w:t>4</w:t>
        </w:r>
        <w:r>
          <w:rPr>
            <w:webHidden/>
          </w:rPr>
          <w:fldChar w:fldCharType="end"/>
        </w:r>
      </w:hyperlink>
    </w:p>
    <w:p w14:paraId="46A27532" w14:textId="36DC945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8" w:history="1">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r>
          <w:rPr>
            <w:webHidden/>
          </w:rPr>
        </w:r>
        <w:r>
          <w:rPr>
            <w:webHidden/>
          </w:rPr>
          <w:fldChar w:fldCharType="separate"/>
        </w:r>
        <w:r w:rsidR="00EF5D28">
          <w:rPr>
            <w:webHidden/>
          </w:rPr>
          <w:t>11</w:t>
        </w:r>
        <w:r>
          <w:rPr>
            <w:webHidden/>
          </w:rPr>
          <w:fldChar w:fldCharType="end"/>
        </w:r>
      </w:hyperlink>
    </w:p>
    <w:p w14:paraId="6176D734" w14:textId="2834DDD7" w:rsidR="003A2150" w:rsidRDefault="003A2150">
      <w:pPr>
        <w:pStyle w:val="TOC2"/>
        <w:rPr>
          <w:rFonts w:asciiTheme="minorHAnsi" w:eastAsiaTheme="minorEastAsia" w:hAnsiTheme="minorHAnsi" w:cstheme="minorBidi"/>
          <w:kern w:val="2"/>
          <w:sz w:val="24"/>
          <w:szCs w:val="24"/>
          <w14:ligatures w14:val="standardContextual"/>
        </w:rPr>
      </w:pPr>
      <w:hyperlink w:anchor="_Toc172098929" w:history="1">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r>
          <w:rPr>
            <w:webHidden/>
          </w:rPr>
        </w:r>
        <w:r>
          <w:rPr>
            <w:webHidden/>
          </w:rPr>
          <w:fldChar w:fldCharType="separate"/>
        </w:r>
        <w:r w:rsidR="00EF5D28">
          <w:rPr>
            <w:webHidden/>
          </w:rPr>
          <w:t>11</w:t>
        </w:r>
        <w:r>
          <w:rPr>
            <w:webHidden/>
          </w:rPr>
          <w:fldChar w:fldCharType="end"/>
        </w:r>
      </w:hyperlink>
    </w:p>
    <w:p w14:paraId="272AD024" w14:textId="246522BF" w:rsidR="003A2150" w:rsidRDefault="003A2150">
      <w:pPr>
        <w:pStyle w:val="TOC2"/>
        <w:rPr>
          <w:rFonts w:asciiTheme="minorHAnsi" w:eastAsiaTheme="minorEastAsia" w:hAnsiTheme="minorHAnsi" w:cstheme="minorBidi"/>
          <w:kern w:val="2"/>
          <w:sz w:val="24"/>
          <w:szCs w:val="24"/>
          <w14:ligatures w14:val="standardContextual"/>
        </w:rPr>
      </w:pPr>
      <w:hyperlink w:anchor="_Toc172098930" w:history="1">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r>
          <w:rPr>
            <w:webHidden/>
          </w:rPr>
        </w:r>
        <w:r>
          <w:rPr>
            <w:webHidden/>
          </w:rPr>
          <w:fldChar w:fldCharType="separate"/>
        </w:r>
        <w:r w:rsidR="00EF5D28">
          <w:rPr>
            <w:webHidden/>
          </w:rPr>
          <w:t>11</w:t>
        </w:r>
        <w:r>
          <w:rPr>
            <w:webHidden/>
          </w:rPr>
          <w:fldChar w:fldCharType="end"/>
        </w:r>
      </w:hyperlink>
    </w:p>
    <w:p w14:paraId="307FBE49" w14:textId="3A0347BF" w:rsidR="003A2150" w:rsidRDefault="003A2150">
      <w:pPr>
        <w:pStyle w:val="TOC2"/>
        <w:rPr>
          <w:rFonts w:asciiTheme="minorHAnsi" w:eastAsiaTheme="minorEastAsia" w:hAnsiTheme="minorHAnsi" w:cstheme="minorBidi"/>
          <w:kern w:val="2"/>
          <w:sz w:val="24"/>
          <w:szCs w:val="24"/>
          <w14:ligatures w14:val="standardContextual"/>
        </w:rPr>
      </w:pPr>
      <w:hyperlink w:anchor="_Toc172098931" w:history="1">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r>
          <w:rPr>
            <w:webHidden/>
          </w:rPr>
        </w:r>
        <w:r>
          <w:rPr>
            <w:webHidden/>
          </w:rPr>
          <w:fldChar w:fldCharType="separate"/>
        </w:r>
        <w:r w:rsidR="00EF5D28">
          <w:rPr>
            <w:webHidden/>
          </w:rPr>
          <w:t>12</w:t>
        </w:r>
        <w:r>
          <w:rPr>
            <w:webHidden/>
          </w:rPr>
          <w:fldChar w:fldCharType="end"/>
        </w:r>
      </w:hyperlink>
    </w:p>
    <w:p w14:paraId="2FB3BBC1" w14:textId="1195FCB2" w:rsidR="003A2150" w:rsidRDefault="003A2150">
      <w:pPr>
        <w:pStyle w:val="TOC2"/>
        <w:rPr>
          <w:rFonts w:asciiTheme="minorHAnsi" w:eastAsiaTheme="minorEastAsia" w:hAnsiTheme="minorHAnsi" w:cstheme="minorBidi"/>
          <w:kern w:val="2"/>
          <w:sz w:val="24"/>
          <w:szCs w:val="24"/>
          <w14:ligatures w14:val="standardContextual"/>
        </w:rPr>
      </w:pPr>
      <w:hyperlink w:anchor="_Toc172098932" w:history="1">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r>
          <w:rPr>
            <w:webHidden/>
          </w:rPr>
        </w:r>
        <w:r>
          <w:rPr>
            <w:webHidden/>
          </w:rPr>
          <w:fldChar w:fldCharType="separate"/>
        </w:r>
        <w:r w:rsidR="00EF5D28">
          <w:rPr>
            <w:webHidden/>
          </w:rPr>
          <w:t>12</w:t>
        </w:r>
        <w:r>
          <w:rPr>
            <w:webHidden/>
          </w:rPr>
          <w:fldChar w:fldCharType="end"/>
        </w:r>
      </w:hyperlink>
    </w:p>
    <w:p w14:paraId="1D36AEA9" w14:textId="5E077767" w:rsidR="003A2150" w:rsidRDefault="003A2150">
      <w:pPr>
        <w:pStyle w:val="TOC2"/>
        <w:rPr>
          <w:rFonts w:asciiTheme="minorHAnsi" w:eastAsiaTheme="minorEastAsia" w:hAnsiTheme="minorHAnsi" w:cstheme="minorBidi"/>
          <w:kern w:val="2"/>
          <w:sz w:val="24"/>
          <w:szCs w:val="24"/>
          <w14:ligatures w14:val="standardContextual"/>
        </w:rPr>
      </w:pPr>
      <w:hyperlink w:anchor="_Toc172098933" w:history="1">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r>
          <w:rPr>
            <w:webHidden/>
          </w:rPr>
        </w:r>
        <w:r>
          <w:rPr>
            <w:webHidden/>
          </w:rPr>
          <w:fldChar w:fldCharType="separate"/>
        </w:r>
        <w:r w:rsidR="00EF5D28">
          <w:rPr>
            <w:webHidden/>
          </w:rPr>
          <w:t>13</w:t>
        </w:r>
        <w:r>
          <w:rPr>
            <w:webHidden/>
          </w:rPr>
          <w:fldChar w:fldCharType="end"/>
        </w:r>
      </w:hyperlink>
    </w:p>
    <w:p w14:paraId="55D7512D" w14:textId="4BD5B101" w:rsidR="003A2150" w:rsidRDefault="003A2150">
      <w:pPr>
        <w:pStyle w:val="TOC2"/>
        <w:rPr>
          <w:rFonts w:asciiTheme="minorHAnsi" w:eastAsiaTheme="minorEastAsia" w:hAnsiTheme="minorHAnsi" w:cstheme="minorBidi"/>
          <w:kern w:val="2"/>
          <w:sz w:val="24"/>
          <w:szCs w:val="24"/>
          <w14:ligatures w14:val="standardContextual"/>
        </w:rPr>
      </w:pPr>
      <w:hyperlink w:anchor="_Toc172098934" w:history="1">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r>
          <w:rPr>
            <w:webHidden/>
          </w:rPr>
        </w:r>
        <w:r>
          <w:rPr>
            <w:webHidden/>
          </w:rPr>
          <w:fldChar w:fldCharType="separate"/>
        </w:r>
        <w:r w:rsidR="00EF5D28">
          <w:rPr>
            <w:webHidden/>
          </w:rPr>
          <w:t>13</w:t>
        </w:r>
        <w:r>
          <w:rPr>
            <w:webHidden/>
          </w:rPr>
          <w:fldChar w:fldCharType="end"/>
        </w:r>
      </w:hyperlink>
    </w:p>
    <w:p w14:paraId="405205A3" w14:textId="39E699B4" w:rsidR="003A2150" w:rsidRDefault="003A2150">
      <w:pPr>
        <w:pStyle w:val="TOC2"/>
        <w:rPr>
          <w:rFonts w:asciiTheme="minorHAnsi" w:eastAsiaTheme="minorEastAsia" w:hAnsiTheme="minorHAnsi" w:cstheme="minorBidi"/>
          <w:kern w:val="2"/>
          <w:sz w:val="24"/>
          <w:szCs w:val="24"/>
          <w14:ligatures w14:val="standardContextual"/>
        </w:rPr>
      </w:pPr>
      <w:hyperlink w:anchor="_Toc172098935" w:history="1">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r>
          <w:rPr>
            <w:webHidden/>
          </w:rPr>
        </w:r>
        <w:r>
          <w:rPr>
            <w:webHidden/>
          </w:rPr>
          <w:fldChar w:fldCharType="separate"/>
        </w:r>
        <w:r w:rsidR="00EF5D28">
          <w:rPr>
            <w:webHidden/>
          </w:rPr>
          <w:t>13</w:t>
        </w:r>
        <w:r>
          <w:rPr>
            <w:webHidden/>
          </w:rPr>
          <w:fldChar w:fldCharType="end"/>
        </w:r>
      </w:hyperlink>
    </w:p>
    <w:p w14:paraId="25AF1356" w14:textId="3A955721"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36" w:history="1">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r>
          <w:rPr>
            <w:webHidden/>
          </w:rPr>
        </w:r>
        <w:r>
          <w:rPr>
            <w:webHidden/>
          </w:rPr>
          <w:fldChar w:fldCharType="separate"/>
        </w:r>
        <w:r w:rsidR="00EF5D28">
          <w:rPr>
            <w:webHidden/>
          </w:rPr>
          <w:t>14</w:t>
        </w:r>
        <w:r>
          <w:rPr>
            <w:webHidden/>
          </w:rPr>
          <w:fldChar w:fldCharType="end"/>
        </w:r>
      </w:hyperlink>
    </w:p>
    <w:p w14:paraId="48858AE8" w14:textId="3BC94124" w:rsidR="003A2150" w:rsidRDefault="003A2150">
      <w:pPr>
        <w:pStyle w:val="TOC2"/>
        <w:rPr>
          <w:rFonts w:asciiTheme="minorHAnsi" w:eastAsiaTheme="minorEastAsia" w:hAnsiTheme="minorHAnsi" w:cstheme="minorBidi"/>
          <w:kern w:val="2"/>
          <w:sz w:val="24"/>
          <w:szCs w:val="24"/>
          <w14:ligatures w14:val="standardContextual"/>
        </w:rPr>
      </w:pPr>
      <w:hyperlink w:anchor="_Toc172098937" w:history="1">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r>
          <w:rPr>
            <w:webHidden/>
          </w:rPr>
        </w:r>
        <w:r>
          <w:rPr>
            <w:webHidden/>
          </w:rPr>
          <w:fldChar w:fldCharType="separate"/>
        </w:r>
        <w:r w:rsidR="00EF5D28">
          <w:rPr>
            <w:webHidden/>
          </w:rPr>
          <w:t>14</w:t>
        </w:r>
        <w:r>
          <w:rPr>
            <w:webHidden/>
          </w:rPr>
          <w:fldChar w:fldCharType="end"/>
        </w:r>
      </w:hyperlink>
    </w:p>
    <w:p w14:paraId="462EB6C1" w14:textId="28D7F122"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8" w:history="1">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r>
          <w:rPr>
            <w:noProof/>
            <w:webHidden/>
          </w:rPr>
        </w:r>
        <w:r>
          <w:rPr>
            <w:noProof/>
            <w:webHidden/>
          </w:rPr>
          <w:fldChar w:fldCharType="separate"/>
        </w:r>
        <w:r w:rsidR="00EF5D28">
          <w:rPr>
            <w:noProof/>
            <w:webHidden/>
          </w:rPr>
          <w:t>16</w:t>
        </w:r>
        <w:r>
          <w:rPr>
            <w:noProof/>
            <w:webHidden/>
          </w:rPr>
          <w:fldChar w:fldCharType="end"/>
        </w:r>
      </w:hyperlink>
    </w:p>
    <w:p w14:paraId="0925E71A" w14:textId="670157D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9" w:history="1">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r>
          <w:rPr>
            <w:noProof/>
            <w:webHidden/>
          </w:rPr>
        </w:r>
        <w:r>
          <w:rPr>
            <w:noProof/>
            <w:webHidden/>
          </w:rPr>
          <w:fldChar w:fldCharType="separate"/>
        </w:r>
        <w:r w:rsidR="00EF5D28">
          <w:rPr>
            <w:noProof/>
            <w:webHidden/>
          </w:rPr>
          <w:t>16</w:t>
        </w:r>
        <w:r>
          <w:rPr>
            <w:noProof/>
            <w:webHidden/>
          </w:rPr>
          <w:fldChar w:fldCharType="end"/>
        </w:r>
      </w:hyperlink>
    </w:p>
    <w:p w14:paraId="0E1F93E2" w14:textId="052D2D7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0" w:history="1">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r>
          <w:rPr>
            <w:noProof/>
            <w:webHidden/>
          </w:rPr>
        </w:r>
        <w:r>
          <w:rPr>
            <w:noProof/>
            <w:webHidden/>
          </w:rPr>
          <w:fldChar w:fldCharType="separate"/>
        </w:r>
        <w:r w:rsidR="00EF5D28">
          <w:rPr>
            <w:noProof/>
            <w:webHidden/>
          </w:rPr>
          <w:t>20</w:t>
        </w:r>
        <w:r>
          <w:rPr>
            <w:noProof/>
            <w:webHidden/>
          </w:rPr>
          <w:fldChar w:fldCharType="end"/>
        </w:r>
      </w:hyperlink>
    </w:p>
    <w:p w14:paraId="6C790ADB" w14:textId="727B5201"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1" w:history="1">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r>
          <w:rPr>
            <w:noProof/>
            <w:webHidden/>
          </w:rPr>
        </w:r>
        <w:r>
          <w:rPr>
            <w:noProof/>
            <w:webHidden/>
          </w:rPr>
          <w:fldChar w:fldCharType="separate"/>
        </w:r>
        <w:r w:rsidR="00EF5D28">
          <w:rPr>
            <w:noProof/>
            <w:webHidden/>
          </w:rPr>
          <w:t>25</w:t>
        </w:r>
        <w:r>
          <w:rPr>
            <w:noProof/>
            <w:webHidden/>
          </w:rPr>
          <w:fldChar w:fldCharType="end"/>
        </w:r>
      </w:hyperlink>
    </w:p>
    <w:p w14:paraId="7AA277E1" w14:textId="7D35D01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2" w:history="1">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r>
          <w:rPr>
            <w:noProof/>
            <w:webHidden/>
          </w:rPr>
        </w:r>
        <w:r>
          <w:rPr>
            <w:noProof/>
            <w:webHidden/>
          </w:rPr>
          <w:fldChar w:fldCharType="separate"/>
        </w:r>
        <w:r w:rsidR="00EF5D28">
          <w:rPr>
            <w:noProof/>
            <w:webHidden/>
          </w:rPr>
          <w:t>26</w:t>
        </w:r>
        <w:r>
          <w:rPr>
            <w:noProof/>
            <w:webHidden/>
          </w:rPr>
          <w:fldChar w:fldCharType="end"/>
        </w:r>
      </w:hyperlink>
    </w:p>
    <w:p w14:paraId="45DDEA8C" w14:textId="06B60F71" w:rsidR="003A2150" w:rsidRDefault="003A2150">
      <w:pPr>
        <w:pStyle w:val="TOC2"/>
        <w:rPr>
          <w:rFonts w:asciiTheme="minorHAnsi" w:eastAsiaTheme="minorEastAsia" w:hAnsiTheme="minorHAnsi" w:cstheme="minorBidi"/>
          <w:kern w:val="2"/>
          <w:sz w:val="24"/>
          <w:szCs w:val="24"/>
          <w14:ligatures w14:val="standardContextual"/>
        </w:rPr>
      </w:pPr>
      <w:hyperlink w:anchor="_Toc172098943" w:history="1">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r>
          <w:rPr>
            <w:webHidden/>
          </w:rPr>
        </w:r>
        <w:r>
          <w:rPr>
            <w:webHidden/>
          </w:rPr>
          <w:fldChar w:fldCharType="separate"/>
        </w:r>
        <w:r w:rsidR="00EF5D28">
          <w:rPr>
            <w:webHidden/>
          </w:rPr>
          <w:t>26</w:t>
        </w:r>
        <w:r>
          <w:rPr>
            <w:webHidden/>
          </w:rPr>
          <w:fldChar w:fldCharType="end"/>
        </w:r>
      </w:hyperlink>
    </w:p>
    <w:p w14:paraId="6D7BE7C8" w14:textId="3C26347F" w:rsidR="003A2150" w:rsidRDefault="003A2150">
      <w:pPr>
        <w:pStyle w:val="TOC2"/>
        <w:rPr>
          <w:rFonts w:asciiTheme="minorHAnsi" w:eastAsiaTheme="minorEastAsia" w:hAnsiTheme="minorHAnsi" w:cstheme="minorBidi"/>
          <w:kern w:val="2"/>
          <w:sz w:val="24"/>
          <w:szCs w:val="24"/>
          <w14:ligatures w14:val="standardContextual"/>
        </w:rPr>
      </w:pPr>
      <w:hyperlink w:anchor="_Toc172098944" w:history="1">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r>
          <w:rPr>
            <w:webHidden/>
          </w:rPr>
        </w:r>
        <w:r>
          <w:rPr>
            <w:webHidden/>
          </w:rPr>
          <w:fldChar w:fldCharType="separate"/>
        </w:r>
        <w:r w:rsidR="00EF5D28">
          <w:rPr>
            <w:webHidden/>
          </w:rPr>
          <w:t>26</w:t>
        </w:r>
        <w:r>
          <w:rPr>
            <w:webHidden/>
          </w:rPr>
          <w:fldChar w:fldCharType="end"/>
        </w:r>
      </w:hyperlink>
    </w:p>
    <w:p w14:paraId="4577C537" w14:textId="6BCC36C6" w:rsidR="003A2150" w:rsidRDefault="003A2150">
      <w:pPr>
        <w:pStyle w:val="TOC2"/>
        <w:rPr>
          <w:rFonts w:asciiTheme="minorHAnsi" w:eastAsiaTheme="minorEastAsia" w:hAnsiTheme="minorHAnsi" w:cstheme="minorBidi"/>
          <w:kern w:val="2"/>
          <w:sz w:val="24"/>
          <w:szCs w:val="24"/>
          <w14:ligatures w14:val="standardContextual"/>
        </w:rPr>
      </w:pPr>
      <w:hyperlink w:anchor="_Toc172098945" w:history="1">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r>
          <w:rPr>
            <w:webHidden/>
          </w:rPr>
        </w:r>
        <w:r>
          <w:rPr>
            <w:webHidden/>
          </w:rPr>
          <w:fldChar w:fldCharType="separate"/>
        </w:r>
        <w:r w:rsidR="00EF5D28">
          <w:rPr>
            <w:webHidden/>
          </w:rPr>
          <w:t>27</w:t>
        </w:r>
        <w:r>
          <w:rPr>
            <w:webHidden/>
          </w:rPr>
          <w:fldChar w:fldCharType="end"/>
        </w:r>
      </w:hyperlink>
    </w:p>
    <w:p w14:paraId="1ED595A4" w14:textId="7EC4FDE3"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r>
        <w:rPr>
          <w:noProof/>
          <w:webHidden/>
        </w:rPr>
        <w:fldChar w:fldCharType="separate"/>
      </w:r>
      <w:ins w:id="17" w:author="Mark Davison" w:date="2024-09-20T09:36:00Z" w16du:dateUtc="2024-09-20T08:36:00Z">
        <w:r w:rsidR="00EF5D28">
          <w:rPr>
            <w:noProof/>
            <w:webHidden/>
          </w:rPr>
          <w:t>30</w:t>
        </w:r>
      </w:ins>
      <w:del w:id="18" w:author="Mark Davison" w:date="2024-09-20T09:35:00Z" w16du:dateUtc="2024-09-20T08:35:00Z">
        <w:r w:rsidR="005456FF" w:rsidDel="00EF5D28">
          <w:rPr>
            <w:noProof/>
            <w:webHidden/>
          </w:rPr>
          <w:delText>31</w:delText>
        </w:r>
      </w:del>
      <w:r>
        <w:rPr>
          <w:noProof/>
          <w:webHidden/>
        </w:rPr>
        <w:fldChar w:fldCharType="end"/>
      </w:r>
      <w:r w:rsidRPr="008A1F7D">
        <w:rPr>
          <w:rStyle w:val="Hyperlink"/>
          <w:noProof/>
        </w:rPr>
        <w:fldChar w:fldCharType="end"/>
      </w:r>
    </w:p>
    <w:p w14:paraId="02DA7313" w14:textId="30AB266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7" w:history="1">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r>
          <w:rPr>
            <w:noProof/>
            <w:webHidden/>
          </w:rPr>
        </w:r>
        <w:r>
          <w:rPr>
            <w:noProof/>
            <w:webHidden/>
          </w:rPr>
          <w:fldChar w:fldCharType="separate"/>
        </w:r>
        <w:r w:rsidR="00EF5D28">
          <w:rPr>
            <w:noProof/>
            <w:webHidden/>
          </w:rPr>
          <w:t>32</w:t>
        </w:r>
        <w:r>
          <w:rPr>
            <w:noProof/>
            <w:webHidden/>
          </w:rPr>
          <w:fldChar w:fldCharType="end"/>
        </w:r>
      </w:hyperlink>
    </w:p>
    <w:p w14:paraId="117D3FC0" w14:textId="274842D2"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r>
        <w:rPr>
          <w:noProof/>
          <w:webHidden/>
        </w:rPr>
        <w:fldChar w:fldCharType="separate"/>
      </w:r>
      <w:ins w:id="19" w:author="Mark Davison" w:date="2024-09-20T09:36:00Z" w16du:dateUtc="2024-09-20T08:36:00Z">
        <w:r w:rsidR="00EF5D28">
          <w:rPr>
            <w:noProof/>
            <w:webHidden/>
          </w:rPr>
          <w:t>34</w:t>
        </w:r>
      </w:ins>
      <w:del w:id="20" w:author="Mark Davison" w:date="2024-09-20T09:35:00Z" w16du:dateUtc="2024-09-20T08:35:00Z">
        <w:r w:rsidR="005456FF" w:rsidDel="00EF5D28">
          <w:rPr>
            <w:noProof/>
            <w:webHidden/>
          </w:rPr>
          <w:delText>35</w:delText>
        </w:r>
      </w:del>
      <w:r>
        <w:rPr>
          <w:noProof/>
          <w:webHidden/>
        </w:rPr>
        <w:fldChar w:fldCharType="end"/>
      </w:r>
      <w:r w:rsidRPr="008A1F7D">
        <w:rPr>
          <w:rStyle w:val="Hyperlink"/>
          <w:noProof/>
        </w:rPr>
        <w:fldChar w:fldCharType="end"/>
      </w:r>
    </w:p>
    <w:p w14:paraId="0D0363CD" w14:textId="799464C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9" w:history="1">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r>
          <w:rPr>
            <w:noProof/>
            <w:webHidden/>
          </w:rPr>
        </w:r>
        <w:r>
          <w:rPr>
            <w:noProof/>
            <w:webHidden/>
          </w:rPr>
          <w:fldChar w:fldCharType="separate"/>
        </w:r>
        <w:r w:rsidR="00EF5D28">
          <w:rPr>
            <w:noProof/>
            <w:webHidden/>
          </w:rPr>
          <w:t>37</w:t>
        </w:r>
        <w:r>
          <w:rPr>
            <w:noProof/>
            <w:webHidden/>
          </w:rPr>
          <w:fldChar w:fldCharType="end"/>
        </w:r>
      </w:hyperlink>
    </w:p>
    <w:p w14:paraId="561858AF" w14:textId="6D65963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0" w:history="1">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r>
          <w:rPr>
            <w:noProof/>
            <w:webHidden/>
          </w:rPr>
        </w:r>
        <w:r>
          <w:rPr>
            <w:noProof/>
            <w:webHidden/>
          </w:rPr>
          <w:fldChar w:fldCharType="separate"/>
        </w:r>
        <w:r w:rsidR="00EF5D28">
          <w:rPr>
            <w:noProof/>
            <w:webHidden/>
          </w:rPr>
          <w:t>39</w:t>
        </w:r>
        <w:r>
          <w:rPr>
            <w:noProof/>
            <w:webHidden/>
          </w:rPr>
          <w:fldChar w:fldCharType="end"/>
        </w:r>
      </w:hyperlink>
    </w:p>
    <w:p w14:paraId="7F0F07AA" w14:textId="4CB87D56"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r>
        <w:rPr>
          <w:noProof/>
          <w:webHidden/>
        </w:rPr>
        <w:fldChar w:fldCharType="separate"/>
      </w:r>
      <w:ins w:id="21" w:author="Mark Davison" w:date="2024-09-20T09:36:00Z" w16du:dateUtc="2024-09-20T08:36:00Z">
        <w:r w:rsidR="00EF5D28">
          <w:rPr>
            <w:noProof/>
            <w:webHidden/>
          </w:rPr>
          <w:t>46</w:t>
        </w:r>
      </w:ins>
      <w:del w:id="22" w:author="Mark Davison" w:date="2024-09-20T09:35:00Z" w16du:dateUtc="2024-09-20T08:35:00Z">
        <w:r w:rsidR="005456FF" w:rsidDel="00EF5D28">
          <w:rPr>
            <w:noProof/>
            <w:webHidden/>
          </w:rPr>
          <w:delText>47</w:delText>
        </w:r>
      </w:del>
      <w:r>
        <w:rPr>
          <w:noProof/>
          <w:webHidden/>
        </w:rPr>
        <w:fldChar w:fldCharType="end"/>
      </w:r>
      <w:r w:rsidRPr="008A1F7D">
        <w:rPr>
          <w:rStyle w:val="Hyperlink"/>
          <w:noProof/>
        </w:rPr>
        <w:fldChar w:fldCharType="end"/>
      </w:r>
    </w:p>
    <w:p w14:paraId="7EA5F9A4" w14:textId="7CCB2092"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r>
        <w:rPr>
          <w:noProof/>
          <w:webHidden/>
        </w:rPr>
        <w:fldChar w:fldCharType="separate"/>
      </w:r>
      <w:ins w:id="23" w:author="Mark Davison" w:date="2024-09-20T09:36:00Z" w16du:dateUtc="2024-09-20T08:36:00Z">
        <w:r w:rsidR="00EF5D28">
          <w:rPr>
            <w:noProof/>
            <w:webHidden/>
          </w:rPr>
          <w:t>49</w:t>
        </w:r>
      </w:ins>
      <w:del w:id="24" w:author="Mark Davison" w:date="2024-09-20T09:35:00Z" w16du:dateUtc="2024-09-20T08:35:00Z">
        <w:r w:rsidR="005456FF" w:rsidDel="00EF5D28">
          <w:rPr>
            <w:noProof/>
            <w:webHidden/>
          </w:rPr>
          <w:delText>50</w:delText>
        </w:r>
      </w:del>
      <w:r>
        <w:rPr>
          <w:noProof/>
          <w:webHidden/>
        </w:rPr>
        <w:fldChar w:fldCharType="end"/>
      </w:r>
      <w:r w:rsidRPr="008A1F7D">
        <w:rPr>
          <w:rStyle w:val="Hyperlink"/>
          <w:noProof/>
        </w:rPr>
        <w:fldChar w:fldCharType="end"/>
      </w:r>
    </w:p>
    <w:p w14:paraId="40671691" w14:textId="73475BAB"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r>
        <w:rPr>
          <w:webHidden/>
        </w:rPr>
        <w:fldChar w:fldCharType="separate"/>
      </w:r>
      <w:ins w:id="25" w:author="Mark Davison" w:date="2024-09-20T09:36:00Z" w16du:dateUtc="2024-09-20T08:36:00Z">
        <w:r w:rsidR="00EF5D28">
          <w:rPr>
            <w:webHidden/>
          </w:rPr>
          <w:t>51</w:t>
        </w:r>
      </w:ins>
      <w:del w:id="26" w:author="Mark Davison" w:date="2024-09-20T09:35:00Z" w16du:dateUtc="2024-09-20T08:35:00Z">
        <w:r w:rsidR="005456FF" w:rsidDel="00EF5D28">
          <w:rPr>
            <w:webHidden/>
          </w:rPr>
          <w:delText>52</w:delText>
        </w:r>
      </w:del>
      <w:r>
        <w:rPr>
          <w:webHidden/>
        </w:rPr>
        <w:fldChar w:fldCharType="end"/>
      </w:r>
      <w:r w:rsidRPr="008A1F7D">
        <w:rPr>
          <w:rStyle w:val="Hyperlink"/>
        </w:rPr>
        <w:fldChar w:fldCharType="end"/>
      </w:r>
    </w:p>
    <w:p w14:paraId="4DD99A9B" w14:textId="489E45C4"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r>
        <w:rPr>
          <w:noProof/>
          <w:webHidden/>
        </w:rPr>
        <w:fldChar w:fldCharType="separate"/>
      </w:r>
      <w:ins w:id="27" w:author="Mark Davison" w:date="2024-09-20T09:36:00Z" w16du:dateUtc="2024-09-20T08:36:00Z">
        <w:r w:rsidR="00EF5D28">
          <w:rPr>
            <w:noProof/>
            <w:webHidden/>
          </w:rPr>
          <w:t>53</w:t>
        </w:r>
      </w:ins>
      <w:del w:id="28" w:author="Mark Davison" w:date="2024-09-20T09:35:00Z" w16du:dateUtc="2024-09-20T08:35:00Z">
        <w:r w:rsidR="005456FF" w:rsidDel="00EF5D28">
          <w:rPr>
            <w:noProof/>
            <w:webHidden/>
          </w:rPr>
          <w:delText>54</w:delText>
        </w:r>
      </w:del>
      <w:r>
        <w:rPr>
          <w:noProof/>
          <w:webHidden/>
        </w:rPr>
        <w:fldChar w:fldCharType="end"/>
      </w:r>
      <w:r w:rsidRPr="008A1F7D">
        <w:rPr>
          <w:rStyle w:val="Hyperlink"/>
          <w:noProof/>
        </w:rPr>
        <w:fldChar w:fldCharType="end"/>
      </w:r>
    </w:p>
    <w:p w14:paraId="300D15A9" w14:textId="166975A9"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r>
        <w:rPr>
          <w:noProof/>
          <w:webHidden/>
        </w:rPr>
        <w:fldChar w:fldCharType="separate"/>
      </w:r>
      <w:ins w:id="29" w:author="Mark Davison" w:date="2024-09-20T09:36:00Z" w16du:dateUtc="2024-09-20T08:36:00Z">
        <w:r w:rsidR="00EF5D28">
          <w:rPr>
            <w:noProof/>
            <w:webHidden/>
          </w:rPr>
          <w:t>53</w:t>
        </w:r>
      </w:ins>
      <w:del w:id="30" w:author="Mark Davison" w:date="2024-09-20T09:35:00Z" w16du:dateUtc="2024-09-20T08:35:00Z">
        <w:r w:rsidR="005456FF" w:rsidDel="00EF5D28">
          <w:rPr>
            <w:noProof/>
            <w:webHidden/>
          </w:rPr>
          <w:delText>54</w:delText>
        </w:r>
      </w:del>
      <w:r>
        <w:rPr>
          <w:noProof/>
          <w:webHidden/>
        </w:rPr>
        <w:fldChar w:fldCharType="end"/>
      </w:r>
      <w:r w:rsidRPr="008A1F7D">
        <w:rPr>
          <w:rStyle w:val="Hyperlink"/>
          <w:noProof/>
        </w:rPr>
        <w:fldChar w:fldCharType="end"/>
      </w:r>
    </w:p>
    <w:p w14:paraId="0104B6B6" w14:textId="5FDBDBF8"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r>
        <w:rPr>
          <w:noProof/>
          <w:webHidden/>
        </w:rPr>
        <w:fldChar w:fldCharType="separate"/>
      </w:r>
      <w:ins w:id="31" w:author="Mark Davison" w:date="2024-09-20T09:36:00Z" w16du:dateUtc="2024-09-20T08:36:00Z">
        <w:r w:rsidR="00EF5D28">
          <w:rPr>
            <w:noProof/>
            <w:webHidden/>
          </w:rPr>
          <w:t>53</w:t>
        </w:r>
      </w:ins>
      <w:del w:id="32" w:author="Mark Davison" w:date="2024-09-20T09:35:00Z" w16du:dateUtc="2024-09-20T08:35:00Z">
        <w:r w:rsidR="005456FF" w:rsidDel="00EF5D28">
          <w:rPr>
            <w:noProof/>
            <w:webHidden/>
          </w:rPr>
          <w:delText>54</w:delText>
        </w:r>
      </w:del>
      <w:r>
        <w:rPr>
          <w:noProof/>
          <w:webHidden/>
        </w:rPr>
        <w:fldChar w:fldCharType="end"/>
      </w:r>
      <w:r w:rsidRPr="008A1F7D">
        <w:rPr>
          <w:rStyle w:val="Hyperlink"/>
          <w:noProof/>
        </w:rPr>
        <w:fldChar w:fldCharType="end"/>
      </w:r>
    </w:p>
    <w:p w14:paraId="2CE20E14" w14:textId="6603FF7D"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r>
        <w:rPr>
          <w:noProof/>
          <w:webHidden/>
        </w:rPr>
        <w:fldChar w:fldCharType="separate"/>
      </w:r>
      <w:ins w:id="33" w:author="Mark Davison" w:date="2024-09-20T09:36:00Z" w16du:dateUtc="2024-09-20T08:36:00Z">
        <w:r w:rsidR="00EF5D28">
          <w:rPr>
            <w:noProof/>
            <w:webHidden/>
          </w:rPr>
          <w:t>53</w:t>
        </w:r>
      </w:ins>
      <w:del w:id="34" w:author="Mark Davison" w:date="2024-09-20T09:35:00Z" w16du:dateUtc="2024-09-20T08:35:00Z">
        <w:r w:rsidR="005456FF" w:rsidDel="00EF5D28">
          <w:rPr>
            <w:noProof/>
            <w:webHidden/>
          </w:rPr>
          <w:delText>54</w:delText>
        </w:r>
      </w:del>
      <w:r>
        <w:rPr>
          <w:noProof/>
          <w:webHidden/>
        </w:rPr>
        <w:fldChar w:fldCharType="end"/>
      </w:r>
      <w:r w:rsidRPr="008A1F7D">
        <w:rPr>
          <w:rStyle w:val="Hyperlink"/>
          <w:noProof/>
        </w:rPr>
        <w:fldChar w:fldCharType="end"/>
      </w:r>
    </w:p>
    <w:p w14:paraId="7742E450" w14:textId="768ED8D4"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r>
        <w:rPr>
          <w:noProof/>
          <w:webHidden/>
        </w:rPr>
        <w:fldChar w:fldCharType="separate"/>
      </w:r>
      <w:ins w:id="35" w:author="Mark Davison" w:date="2024-09-20T09:36:00Z" w16du:dateUtc="2024-09-20T08:36:00Z">
        <w:r w:rsidR="00EF5D28">
          <w:rPr>
            <w:noProof/>
            <w:webHidden/>
          </w:rPr>
          <w:t>54</w:t>
        </w:r>
      </w:ins>
      <w:del w:id="36" w:author="Mark Davison" w:date="2024-09-20T09:35:00Z" w16du:dateUtc="2024-09-20T08:35:00Z">
        <w:r w:rsidR="005456FF" w:rsidDel="00EF5D28">
          <w:rPr>
            <w:noProof/>
            <w:webHidden/>
          </w:rPr>
          <w:delText>55</w:delText>
        </w:r>
      </w:del>
      <w:r>
        <w:rPr>
          <w:noProof/>
          <w:webHidden/>
        </w:rPr>
        <w:fldChar w:fldCharType="end"/>
      </w:r>
      <w:r w:rsidRPr="008A1F7D">
        <w:rPr>
          <w:rStyle w:val="Hyperlink"/>
          <w:noProof/>
        </w:rPr>
        <w:fldChar w:fldCharType="end"/>
      </w:r>
    </w:p>
    <w:p w14:paraId="5C3DCE9A" w14:textId="516A73C8"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r>
        <w:rPr>
          <w:noProof/>
          <w:webHidden/>
        </w:rPr>
        <w:fldChar w:fldCharType="separate"/>
      </w:r>
      <w:ins w:id="37" w:author="Mark Davison" w:date="2024-09-20T09:36:00Z" w16du:dateUtc="2024-09-20T08:36:00Z">
        <w:r w:rsidR="00EF5D28">
          <w:rPr>
            <w:noProof/>
            <w:webHidden/>
          </w:rPr>
          <w:t>54</w:t>
        </w:r>
      </w:ins>
      <w:del w:id="38" w:author="Mark Davison" w:date="2024-09-20T09:35:00Z" w16du:dateUtc="2024-09-20T08:35:00Z">
        <w:r w:rsidR="005456FF" w:rsidDel="00EF5D28">
          <w:rPr>
            <w:noProof/>
            <w:webHidden/>
          </w:rPr>
          <w:delText>55</w:delText>
        </w:r>
      </w:del>
      <w:r>
        <w:rPr>
          <w:noProof/>
          <w:webHidden/>
        </w:rPr>
        <w:fldChar w:fldCharType="end"/>
      </w:r>
      <w:r w:rsidRPr="008A1F7D">
        <w:rPr>
          <w:rStyle w:val="Hyperlink"/>
          <w:noProof/>
        </w:rPr>
        <w:fldChar w:fldCharType="end"/>
      </w:r>
    </w:p>
    <w:p w14:paraId="4A2BE401" w14:textId="27637725"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r>
        <w:rPr>
          <w:noProof/>
          <w:webHidden/>
        </w:rPr>
        <w:fldChar w:fldCharType="separate"/>
      </w:r>
      <w:ins w:id="39" w:author="Mark Davison" w:date="2024-09-20T09:36:00Z" w16du:dateUtc="2024-09-20T08:36:00Z">
        <w:r w:rsidR="00EF5D28">
          <w:rPr>
            <w:noProof/>
            <w:webHidden/>
          </w:rPr>
          <w:t>56</w:t>
        </w:r>
      </w:ins>
      <w:del w:id="40" w:author="Mark Davison" w:date="2024-09-20T09:35:00Z" w16du:dateUtc="2024-09-20T08:35:00Z">
        <w:r w:rsidR="005456FF" w:rsidDel="00EF5D28">
          <w:rPr>
            <w:noProof/>
            <w:webHidden/>
          </w:rPr>
          <w:delText>57</w:delText>
        </w:r>
      </w:del>
      <w:r>
        <w:rPr>
          <w:noProof/>
          <w:webHidden/>
        </w:rPr>
        <w:fldChar w:fldCharType="end"/>
      </w:r>
      <w:r w:rsidRPr="008A1F7D">
        <w:rPr>
          <w:rStyle w:val="Hyperlink"/>
          <w:noProof/>
        </w:rPr>
        <w:fldChar w:fldCharType="end"/>
      </w:r>
    </w:p>
    <w:p w14:paraId="10D6D016" w14:textId="4CE0A80F"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r>
        <w:rPr>
          <w:noProof/>
          <w:webHidden/>
        </w:rPr>
        <w:fldChar w:fldCharType="separate"/>
      </w:r>
      <w:ins w:id="41" w:author="Mark Davison" w:date="2024-09-20T09:36:00Z" w16du:dateUtc="2024-09-20T08:36:00Z">
        <w:r w:rsidR="00EF5D28">
          <w:rPr>
            <w:noProof/>
            <w:webHidden/>
          </w:rPr>
          <w:t>56</w:t>
        </w:r>
      </w:ins>
      <w:del w:id="42" w:author="Mark Davison" w:date="2024-09-20T09:35:00Z" w16du:dateUtc="2024-09-20T08:35:00Z">
        <w:r w:rsidR="005456FF" w:rsidDel="00EF5D28">
          <w:rPr>
            <w:noProof/>
            <w:webHidden/>
          </w:rPr>
          <w:delText>57</w:delText>
        </w:r>
      </w:del>
      <w:r>
        <w:rPr>
          <w:noProof/>
          <w:webHidden/>
        </w:rPr>
        <w:fldChar w:fldCharType="end"/>
      </w:r>
      <w:r w:rsidRPr="008A1F7D">
        <w:rPr>
          <w:rStyle w:val="Hyperlink"/>
          <w:noProof/>
        </w:rPr>
        <w:fldChar w:fldCharType="end"/>
      </w:r>
    </w:p>
    <w:p w14:paraId="1BF987AE" w14:textId="3C2377A9"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r>
        <w:rPr>
          <w:webHidden/>
        </w:rPr>
        <w:fldChar w:fldCharType="separate"/>
      </w:r>
      <w:ins w:id="43" w:author="Mark Davison" w:date="2024-09-20T09:36:00Z" w16du:dateUtc="2024-09-20T08:36:00Z">
        <w:r w:rsidR="00EF5D28">
          <w:rPr>
            <w:webHidden/>
          </w:rPr>
          <w:t>56</w:t>
        </w:r>
      </w:ins>
      <w:del w:id="44" w:author="Mark Davison" w:date="2024-09-20T09:35:00Z" w16du:dateUtc="2024-09-20T08:35:00Z">
        <w:r w:rsidR="005456FF" w:rsidDel="00EF5D28">
          <w:rPr>
            <w:webHidden/>
          </w:rPr>
          <w:delText>57</w:delText>
        </w:r>
      </w:del>
      <w:r>
        <w:rPr>
          <w:webHidden/>
        </w:rPr>
        <w:fldChar w:fldCharType="end"/>
      </w:r>
      <w:r w:rsidRPr="008A1F7D">
        <w:rPr>
          <w:rStyle w:val="Hyperlink"/>
        </w:rPr>
        <w:fldChar w:fldCharType="end"/>
      </w:r>
    </w:p>
    <w:p w14:paraId="4ED6CDB7" w14:textId="527DD5A8"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r>
        <w:rPr>
          <w:noProof/>
          <w:webHidden/>
        </w:rPr>
        <w:fldChar w:fldCharType="separate"/>
      </w:r>
      <w:ins w:id="45" w:author="Mark Davison" w:date="2024-09-20T09:36:00Z" w16du:dateUtc="2024-09-20T08:36:00Z">
        <w:r w:rsidR="00EF5D28">
          <w:rPr>
            <w:noProof/>
            <w:webHidden/>
          </w:rPr>
          <w:t>56</w:t>
        </w:r>
      </w:ins>
      <w:del w:id="46" w:author="Mark Davison" w:date="2024-09-20T09:35:00Z" w16du:dateUtc="2024-09-20T08:35:00Z">
        <w:r w:rsidR="005456FF" w:rsidDel="00EF5D28">
          <w:rPr>
            <w:noProof/>
            <w:webHidden/>
          </w:rPr>
          <w:delText>57</w:delText>
        </w:r>
      </w:del>
      <w:r>
        <w:rPr>
          <w:noProof/>
          <w:webHidden/>
        </w:rPr>
        <w:fldChar w:fldCharType="end"/>
      </w:r>
      <w:r w:rsidRPr="008A1F7D">
        <w:rPr>
          <w:rStyle w:val="Hyperlink"/>
          <w:noProof/>
        </w:rPr>
        <w:fldChar w:fldCharType="end"/>
      </w:r>
    </w:p>
    <w:p w14:paraId="219EC577" w14:textId="35B8879D"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r>
        <w:rPr>
          <w:noProof/>
          <w:webHidden/>
        </w:rPr>
        <w:fldChar w:fldCharType="separate"/>
      </w:r>
      <w:ins w:id="47" w:author="Mark Davison" w:date="2024-09-20T09:36:00Z" w16du:dateUtc="2024-09-20T08:36:00Z">
        <w:r w:rsidR="00EF5D28">
          <w:rPr>
            <w:noProof/>
            <w:webHidden/>
          </w:rPr>
          <w:t>57</w:t>
        </w:r>
      </w:ins>
      <w:del w:id="48" w:author="Mark Davison" w:date="2024-09-20T09:35:00Z" w16du:dateUtc="2024-09-20T08:35:00Z">
        <w:r w:rsidR="005456FF" w:rsidDel="00EF5D28">
          <w:rPr>
            <w:noProof/>
            <w:webHidden/>
          </w:rPr>
          <w:delText>58</w:delText>
        </w:r>
      </w:del>
      <w:r>
        <w:rPr>
          <w:noProof/>
          <w:webHidden/>
        </w:rPr>
        <w:fldChar w:fldCharType="end"/>
      </w:r>
      <w:r w:rsidRPr="008A1F7D">
        <w:rPr>
          <w:rStyle w:val="Hyperlink"/>
          <w:noProof/>
        </w:rPr>
        <w:fldChar w:fldCharType="end"/>
      </w:r>
    </w:p>
    <w:p w14:paraId="630A33DB" w14:textId="7C722D3D"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r>
        <w:rPr>
          <w:webHidden/>
        </w:rPr>
        <w:fldChar w:fldCharType="separate"/>
      </w:r>
      <w:ins w:id="49" w:author="Mark Davison" w:date="2024-09-20T09:36:00Z" w16du:dateUtc="2024-09-20T08:36:00Z">
        <w:r w:rsidR="00EF5D28">
          <w:rPr>
            <w:webHidden/>
          </w:rPr>
          <w:t>58</w:t>
        </w:r>
      </w:ins>
      <w:del w:id="50" w:author="Mark Davison" w:date="2024-09-20T09:35:00Z" w16du:dateUtc="2024-09-20T08:35:00Z">
        <w:r w:rsidR="005456FF" w:rsidDel="00EF5D28">
          <w:rPr>
            <w:webHidden/>
          </w:rPr>
          <w:delText>59</w:delText>
        </w:r>
      </w:del>
      <w:r>
        <w:rPr>
          <w:webHidden/>
        </w:rPr>
        <w:fldChar w:fldCharType="end"/>
      </w:r>
      <w:r w:rsidRPr="008A1F7D">
        <w:rPr>
          <w:rStyle w:val="Hyperlink"/>
        </w:rPr>
        <w:fldChar w:fldCharType="end"/>
      </w:r>
    </w:p>
    <w:p w14:paraId="1974394B" w14:textId="4E98CA41"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r>
        <w:rPr>
          <w:webHidden/>
        </w:rPr>
        <w:fldChar w:fldCharType="separate"/>
      </w:r>
      <w:ins w:id="51" w:author="Mark Davison" w:date="2024-09-20T09:36:00Z" w16du:dateUtc="2024-09-20T08:36:00Z">
        <w:r w:rsidR="00EF5D28">
          <w:rPr>
            <w:webHidden/>
          </w:rPr>
          <w:t>58</w:t>
        </w:r>
      </w:ins>
      <w:del w:id="52" w:author="Mark Davison" w:date="2024-09-20T09:35:00Z" w16du:dateUtc="2024-09-20T08:35:00Z">
        <w:r w:rsidR="005456FF" w:rsidDel="00EF5D28">
          <w:rPr>
            <w:webHidden/>
          </w:rPr>
          <w:delText>59</w:delText>
        </w:r>
      </w:del>
      <w:r>
        <w:rPr>
          <w:webHidden/>
        </w:rPr>
        <w:fldChar w:fldCharType="end"/>
      </w:r>
      <w:r w:rsidRPr="008A1F7D">
        <w:rPr>
          <w:rStyle w:val="Hyperlink"/>
        </w:rPr>
        <w:fldChar w:fldCharType="end"/>
      </w:r>
    </w:p>
    <w:p w14:paraId="1AC6B8D5" w14:textId="06290511"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r>
        <w:rPr>
          <w:webHidden/>
        </w:rPr>
        <w:fldChar w:fldCharType="separate"/>
      </w:r>
      <w:ins w:id="53" w:author="Mark Davison" w:date="2024-09-20T09:36:00Z" w16du:dateUtc="2024-09-20T08:36:00Z">
        <w:r w:rsidR="00EF5D28">
          <w:rPr>
            <w:webHidden/>
          </w:rPr>
          <w:t>60</w:t>
        </w:r>
      </w:ins>
      <w:del w:id="54" w:author="Mark Davison" w:date="2024-09-20T09:35:00Z" w16du:dateUtc="2024-09-20T08:35:00Z">
        <w:r w:rsidR="005456FF" w:rsidDel="00EF5D28">
          <w:rPr>
            <w:webHidden/>
          </w:rPr>
          <w:delText>61</w:delText>
        </w:r>
      </w:del>
      <w:r>
        <w:rPr>
          <w:webHidden/>
        </w:rPr>
        <w:fldChar w:fldCharType="end"/>
      </w:r>
      <w:r w:rsidRPr="008A1F7D">
        <w:rPr>
          <w:rStyle w:val="Hyperlink"/>
        </w:rPr>
        <w:fldChar w:fldCharType="end"/>
      </w:r>
    </w:p>
    <w:p w14:paraId="54AD7AE6" w14:textId="0C34D0C0"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r>
        <w:rPr>
          <w:webHidden/>
        </w:rPr>
        <w:fldChar w:fldCharType="separate"/>
      </w:r>
      <w:ins w:id="55" w:author="Mark Davison" w:date="2024-09-20T09:36:00Z" w16du:dateUtc="2024-09-20T08:36:00Z">
        <w:r w:rsidR="00EF5D28">
          <w:rPr>
            <w:webHidden/>
          </w:rPr>
          <w:t>60</w:t>
        </w:r>
      </w:ins>
      <w:del w:id="56" w:author="Mark Davison" w:date="2024-09-20T09:35:00Z" w16du:dateUtc="2024-09-20T08:35:00Z">
        <w:r w:rsidR="005456FF" w:rsidDel="00EF5D28">
          <w:rPr>
            <w:webHidden/>
          </w:rPr>
          <w:delText>61</w:delText>
        </w:r>
      </w:del>
      <w:r>
        <w:rPr>
          <w:webHidden/>
        </w:rPr>
        <w:fldChar w:fldCharType="end"/>
      </w:r>
      <w:r w:rsidRPr="008A1F7D">
        <w:rPr>
          <w:rStyle w:val="Hyperlink"/>
        </w:rPr>
        <w:fldChar w:fldCharType="end"/>
      </w:r>
    </w:p>
    <w:p w14:paraId="1E50BA40" w14:textId="63FB898D"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r>
        <w:rPr>
          <w:webHidden/>
        </w:rPr>
        <w:fldChar w:fldCharType="separate"/>
      </w:r>
      <w:ins w:id="57" w:author="Mark Davison" w:date="2024-09-20T09:36:00Z" w16du:dateUtc="2024-09-20T08:36:00Z">
        <w:r w:rsidR="00EF5D28">
          <w:rPr>
            <w:webHidden/>
          </w:rPr>
          <w:t>60</w:t>
        </w:r>
      </w:ins>
      <w:del w:id="58" w:author="Mark Davison" w:date="2024-09-20T09:35:00Z" w16du:dateUtc="2024-09-20T08:35:00Z">
        <w:r w:rsidR="005456FF" w:rsidDel="00EF5D28">
          <w:rPr>
            <w:webHidden/>
          </w:rPr>
          <w:delText>61</w:delText>
        </w:r>
      </w:del>
      <w:r>
        <w:rPr>
          <w:webHidden/>
        </w:rPr>
        <w:fldChar w:fldCharType="end"/>
      </w:r>
      <w:r w:rsidRPr="008A1F7D">
        <w:rPr>
          <w:rStyle w:val="Hyperlink"/>
        </w:rPr>
        <w:fldChar w:fldCharType="end"/>
      </w:r>
    </w:p>
    <w:p w14:paraId="1A05E3EC" w14:textId="702156E4"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r>
        <w:rPr>
          <w:webHidden/>
        </w:rPr>
        <w:fldChar w:fldCharType="separate"/>
      </w:r>
      <w:ins w:id="59" w:author="Mark Davison" w:date="2024-09-20T09:36:00Z" w16du:dateUtc="2024-09-20T08:36:00Z">
        <w:r w:rsidR="00EF5D28">
          <w:rPr>
            <w:webHidden/>
          </w:rPr>
          <w:t>62</w:t>
        </w:r>
      </w:ins>
      <w:del w:id="60" w:author="Mark Davison" w:date="2024-09-20T09:35:00Z" w16du:dateUtc="2024-09-20T08:35:00Z">
        <w:r w:rsidR="005456FF" w:rsidDel="00EF5D28">
          <w:rPr>
            <w:webHidden/>
          </w:rPr>
          <w:delText>63</w:delText>
        </w:r>
      </w:del>
      <w:r>
        <w:rPr>
          <w:webHidden/>
        </w:rPr>
        <w:fldChar w:fldCharType="end"/>
      </w:r>
      <w:r w:rsidRPr="008A1F7D">
        <w:rPr>
          <w:rStyle w:val="Hyperlink"/>
        </w:rPr>
        <w:fldChar w:fldCharType="end"/>
      </w:r>
    </w:p>
    <w:p w14:paraId="6F0590D3" w14:textId="4BC46F16"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r>
        <w:rPr>
          <w:webHidden/>
        </w:rPr>
        <w:fldChar w:fldCharType="separate"/>
      </w:r>
      <w:ins w:id="61" w:author="Mark Davison" w:date="2024-09-20T09:36:00Z" w16du:dateUtc="2024-09-20T08:36:00Z">
        <w:r w:rsidR="00EF5D28">
          <w:rPr>
            <w:webHidden/>
          </w:rPr>
          <w:t>62</w:t>
        </w:r>
      </w:ins>
      <w:del w:id="62" w:author="Mark Davison" w:date="2024-09-20T09:35:00Z" w16du:dateUtc="2024-09-20T08:35:00Z">
        <w:r w:rsidR="005456FF" w:rsidDel="00EF5D28">
          <w:rPr>
            <w:webHidden/>
          </w:rPr>
          <w:delText>63</w:delText>
        </w:r>
      </w:del>
      <w:r>
        <w:rPr>
          <w:webHidden/>
        </w:rPr>
        <w:fldChar w:fldCharType="end"/>
      </w:r>
      <w:r w:rsidRPr="008A1F7D">
        <w:rPr>
          <w:rStyle w:val="Hyperlink"/>
        </w:rPr>
        <w:fldChar w:fldCharType="end"/>
      </w:r>
    </w:p>
    <w:p w14:paraId="4391E26B" w14:textId="27E1CA22"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r>
        <w:rPr>
          <w:webHidden/>
        </w:rPr>
        <w:fldChar w:fldCharType="separate"/>
      </w:r>
      <w:ins w:id="63" w:author="Mark Davison" w:date="2024-09-20T09:36:00Z" w16du:dateUtc="2024-09-20T08:36:00Z">
        <w:r w:rsidR="00EF5D28">
          <w:rPr>
            <w:webHidden/>
          </w:rPr>
          <w:t>63</w:t>
        </w:r>
      </w:ins>
      <w:del w:id="64" w:author="Mark Davison" w:date="2024-09-20T09:35:00Z" w16du:dateUtc="2024-09-20T08:35:00Z">
        <w:r w:rsidR="005456FF" w:rsidDel="00EF5D28">
          <w:rPr>
            <w:webHidden/>
          </w:rPr>
          <w:delText>64</w:delText>
        </w:r>
      </w:del>
      <w:r>
        <w:rPr>
          <w:webHidden/>
        </w:rPr>
        <w:fldChar w:fldCharType="end"/>
      </w:r>
      <w:r w:rsidRPr="008A1F7D">
        <w:rPr>
          <w:rStyle w:val="Hyperlink"/>
        </w:rPr>
        <w:fldChar w:fldCharType="end"/>
      </w:r>
    </w:p>
    <w:p w14:paraId="4EA7EEC6" w14:textId="500BEEB5"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r>
        <w:rPr>
          <w:webHidden/>
        </w:rPr>
        <w:fldChar w:fldCharType="separate"/>
      </w:r>
      <w:ins w:id="65" w:author="Mark Davison" w:date="2024-09-20T09:36:00Z" w16du:dateUtc="2024-09-20T08:36:00Z">
        <w:r w:rsidR="00EF5D28">
          <w:rPr>
            <w:webHidden/>
          </w:rPr>
          <w:t>65</w:t>
        </w:r>
      </w:ins>
      <w:del w:id="66" w:author="Mark Davison" w:date="2024-09-20T09:35:00Z" w16du:dateUtc="2024-09-20T08:35:00Z">
        <w:r w:rsidR="005456FF" w:rsidDel="00EF5D28">
          <w:rPr>
            <w:webHidden/>
          </w:rPr>
          <w:delText>66</w:delText>
        </w:r>
      </w:del>
      <w:r>
        <w:rPr>
          <w:webHidden/>
        </w:rPr>
        <w:fldChar w:fldCharType="end"/>
      </w:r>
      <w:r w:rsidRPr="008A1F7D">
        <w:rPr>
          <w:rStyle w:val="Hyperlink"/>
        </w:rPr>
        <w:fldChar w:fldCharType="end"/>
      </w:r>
    </w:p>
    <w:p w14:paraId="1B7FFBD9" w14:textId="251FA473"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r>
        <w:rPr>
          <w:webHidden/>
        </w:rPr>
        <w:fldChar w:fldCharType="separate"/>
      </w:r>
      <w:ins w:id="67" w:author="Mark Davison" w:date="2024-09-20T09:36:00Z" w16du:dateUtc="2024-09-20T08:36:00Z">
        <w:r w:rsidR="00EF5D28">
          <w:rPr>
            <w:webHidden/>
          </w:rPr>
          <w:t>66</w:t>
        </w:r>
      </w:ins>
      <w:del w:id="68" w:author="Mark Davison" w:date="2024-09-20T09:35:00Z" w16du:dateUtc="2024-09-20T08:35:00Z">
        <w:r w:rsidR="005456FF" w:rsidDel="00EF5D28">
          <w:rPr>
            <w:webHidden/>
          </w:rPr>
          <w:delText>67</w:delText>
        </w:r>
      </w:del>
      <w:r>
        <w:rPr>
          <w:webHidden/>
        </w:rPr>
        <w:fldChar w:fldCharType="end"/>
      </w:r>
      <w:r w:rsidRPr="008A1F7D">
        <w:rPr>
          <w:rStyle w:val="Hyperlink"/>
        </w:rPr>
        <w:fldChar w:fldCharType="end"/>
      </w:r>
    </w:p>
    <w:p w14:paraId="17ED661D" w14:textId="45A99749"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r>
        <w:rPr>
          <w:webHidden/>
        </w:rPr>
        <w:fldChar w:fldCharType="separate"/>
      </w:r>
      <w:ins w:id="69" w:author="Mark Davison" w:date="2024-09-20T09:36:00Z" w16du:dateUtc="2024-09-20T08:36:00Z">
        <w:r w:rsidR="00EF5D28">
          <w:rPr>
            <w:webHidden/>
          </w:rPr>
          <w:t>66</w:t>
        </w:r>
      </w:ins>
      <w:del w:id="70" w:author="Mark Davison" w:date="2024-09-20T09:35:00Z" w16du:dateUtc="2024-09-20T08:35:00Z">
        <w:r w:rsidR="005456FF" w:rsidDel="00EF5D28">
          <w:rPr>
            <w:webHidden/>
          </w:rPr>
          <w:delText>67</w:delText>
        </w:r>
      </w:del>
      <w:r>
        <w:rPr>
          <w:webHidden/>
        </w:rPr>
        <w:fldChar w:fldCharType="end"/>
      </w:r>
      <w:r w:rsidRPr="008A1F7D">
        <w:rPr>
          <w:rStyle w:val="Hyperlink"/>
        </w:rPr>
        <w:fldChar w:fldCharType="end"/>
      </w:r>
    </w:p>
    <w:p w14:paraId="09731572" w14:textId="07A5EB65"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r>
        <w:rPr>
          <w:webHidden/>
        </w:rPr>
        <w:fldChar w:fldCharType="separate"/>
      </w:r>
      <w:ins w:id="71" w:author="Mark Davison" w:date="2024-09-20T09:36:00Z" w16du:dateUtc="2024-09-20T08:36:00Z">
        <w:r w:rsidR="00EF5D28">
          <w:rPr>
            <w:webHidden/>
          </w:rPr>
          <w:t>66</w:t>
        </w:r>
      </w:ins>
      <w:del w:id="72" w:author="Mark Davison" w:date="2024-09-20T09:35:00Z" w16du:dateUtc="2024-09-20T08:35:00Z">
        <w:r w:rsidR="005456FF" w:rsidDel="00EF5D28">
          <w:rPr>
            <w:webHidden/>
          </w:rPr>
          <w:delText>67</w:delText>
        </w:r>
      </w:del>
      <w:r>
        <w:rPr>
          <w:webHidden/>
        </w:rPr>
        <w:fldChar w:fldCharType="end"/>
      </w:r>
      <w:r w:rsidRPr="008A1F7D">
        <w:rPr>
          <w:rStyle w:val="Hyperlink"/>
        </w:rPr>
        <w:fldChar w:fldCharType="end"/>
      </w:r>
    </w:p>
    <w:p w14:paraId="1F0A5EA7" w14:textId="6AA18553"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r>
        <w:rPr>
          <w:webHidden/>
        </w:rPr>
        <w:fldChar w:fldCharType="separate"/>
      </w:r>
      <w:ins w:id="73" w:author="Mark Davison" w:date="2024-09-20T09:36:00Z" w16du:dateUtc="2024-09-20T08:36:00Z">
        <w:r w:rsidR="00EF5D28">
          <w:rPr>
            <w:webHidden/>
          </w:rPr>
          <w:t>66</w:t>
        </w:r>
      </w:ins>
      <w:del w:id="74" w:author="Mark Davison" w:date="2024-09-20T09:35:00Z" w16du:dateUtc="2024-09-20T08:35:00Z">
        <w:r w:rsidR="005456FF" w:rsidDel="00EF5D28">
          <w:rPr>
            <w:webHidden/>
          </w:rPr>
          <w:delText>67</w:delText>
        </w:r>
      </w:del>
      <w:r>
        <w:rPr>
          <w:webHidden/>
        </w:rPr>
        <w:fldChar w:fldCharType="end"/>
      </w:r>
      <w:r w:rsidRPr="008A1F7D">
        <w:rPr>
          <w:rStyle w:val="Hyperlink"/>
        </w:rPr>
        <w:fldChar w:fldCharType="end"/>
      </w:r>
    </w:p>
    <w:p w14:paraId="6BDDF4E6" w14:textId="6C1A72D2"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r>
        <w:rPr>
          <w:noProof/>
          <w:webHidden/>
        </w:rPr>
        <w:fldChar w:fldCharType="separate"/>
      </w:r>
      <w:ins w:id="75" w:author="Mark Davison" w:date="2024-09-20T09:36:00Z" w16du:dateUtc="2024-09-20T08:36:00Z">
        <w:r w:rsidR="00EF5D28">
          <w:rPr>
            <w:noProof/>
            <w:webHidden/>
          </w:rPr>
          <w:t>67</w:t>
        </w:r>
      </w:ins>
      <w:del w:id="76" w:author="Mark Davison" w:date="2024-09-20T09:35:00Z" w16du:dateUtc="2024-09-20T08:35:00Z">
        <w:r w:rsidR="005456FF" w:rsidDel="00EF5D28">
          <w:rPr>
            <w:noProof/>
            <w:webHidden/>
          </w:rPr>
          <w:delText>68</w:delText>
        </w:r>
      </w:del>
      <w:r>
        <w:rPr>
          <w:noProof/>
          <w:webHidden/>
        </w:rPr>
        <w:fldChar w:fldCharType="end"/>
      </w:r>
      <w:r w:rsidRPr="008A1F7D">
        <w:rPr>
          <w:rStyle w:val="Hyperlink"/>
          <w:noProof/>
        </w:rPr>
        <w:fldChar w:fldCharType="end"/>
      </w:r>
    </w:p>
    <w:p w14:paraId="3D08F94A" w14:textId="0405A726"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r>
        <w:rPr>
          <w:webHidden/>
        </w:rPr>
        <w:fldChar w:fldCharType="separate"/>
      </w:r>
      <w:ins w:id="77" w:author="Mark Davison" w:date="2024-09-20T09:36:00Z" w16du:dateUtc="2024-09-20T08:36:00Z">
        <w:r w:rsidR="00EF5D28">
          <w:rPr>
            <w:webHidden/>
          </w:rPr>
          <w:t>67</w:t>
        </w:r>
      </w:ins>
      <w:del w:id="78" w:author="Mark Davison" w:date="2024-09-20T09:35:00Z" w16du:dateUtc="2024-09-20T08:35:00Z">
        <w:r w:rsidR="005456FF" w:rsidDel="00EF5D28">
          <w:rPr>
            <w:webHidden/>
          </w:rPr>
          <w:delText>68</w:delText>
        </w:r>
      </w:del>
      <w:r>
        <w:rPr>
          <w:webHidden/>
        </w:rPr>
        <w:fldChar w:fldCharType="end"/>
      </w:r>
      <w:r w:rsidRPr="008A1F7D">
        <w:rPr>
          <w:rStyle w:val="Hyperlink"/>
        </w:rPr>
        <w:fldChar w:fldCharType="end"/>
      </w:r>
    </w:p>
    <w:p w14:paraId="1C506EB7" w14:textId="1A62819D"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r>
        <w:rPr>
          <w:noProof/>
          <w:webHidden/>
        </w:rPr>
        <w:fldChar w:fldCharType="separate"/>
      </w:r>
      <w:ins w:id="79" w:author="Mark Davison" w:date="2024-09-20T09:36:00Z" w16du:dateUtc="2024-09-20T08:36:00Z">
        <w:r w:rsidR="00EF5D28">
          <w:rPr>
            <w:noProof/>
            <w:webHidden/>
          </w:rPr>
          <w:t>67</w:t>
        </w:r>
      </w:ins>
      <w:del w:id="80" w:author="Mark Davison" w:date="2024-09-20T09:35:00Z" w16du:dateUtc="2024-09-20T08:35:00Z">
        <w:r w:rsidR="005456FF" w:rsidDel="00EF5D28">
          <w:rPr>
            <w:noProof/>
            <w:webHidden/>
          </w:rPr>
          <w:delText>68</w:delText>
        </w:r>
      </w:del>
      <w:r>
        <w:rPr>
          <w:noProof/>
          <w:webHidden/>
        </w:rPr>
        <w:fldChar w:fldCharType="end"/>
      </w:r>
      <w:r w:rsidRPr="008A1F7D">
        <w:rPr>
          <w:rStyle w:val="Hyperlink"/>
          <w:noProof/>
        </w:rPr>
        <w:fldChar w:fldCharType="end"/>
      </w:r>
    </w:p>
    <w:p w14:paraId="54B42C5C" w14:textId="0A5C8D07"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r>
        <w:rPr>
          <w:noProof/>
          <w:webHidden/>
        </w:rPr>
        <w:fldChar w:fldCharType="separate"/>
      </w:r>
      <w:ins w:id="81" w:author="Mark Davison" w:date="2024-09-20T09:36:00Z" w16du:dateUtc="2024-09-20T08:36:00Z">
        <w:r w:rsidR="00EF5D28">
          <w:rPr>
            <w:noProof/>
            <w:webHidden/>
          </w:rPr>
          <w:t>67</w:t>
        </w:r>
      </w:ins>
      <w:del w:id="82" w:author="Mark Davison" w:date="2024-09-20T09:35:00Z" w16du:dateUtc="2024-09-20T08:35:00Z">
        <w:r w:rsidR="005456FF" w:rsidDel="00EF5D28">
          <w:rPr>
            <w:noProof/>
            <w:webHidden/>
          </w:rPr>
          <w:delText>68</w:delText>
        </w:r>
      </w:del>
      <w:r>
        <w:rPr>
          <w:noProof/>
          <w:webHidden/>
        </w:rPr>
        <w:fldChar w:fldCharType="end"/>
      </w:r>
      <w:r w:rsidRPr="008A1F7D">
        <w:rPr>
          <w:rStyle w:val="Hyperlink"/>
          <w:noProof/>
        </w:rPr>
        <w:fldChar w:fldCharType="end"/>
      </w:r>
    </w:p>
    <w:p w14:paraId="1F16A302" w14:textId="25808D46"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r>
        <w:rPr>
          <w:webHidden/>
        </w:rPr>
        <w:fldChar w:fldCharType="separate"/>
      </w:r>
      <w:ins w:id="83" w:author="Mark Davison" w:date="2024-09-20T09:36:00Z" w16du:dateUtc="2024-09-20T08:36:00Z">
        <w:r w:rsidR="00EF5D28">
          <w:rPr>
            <w:webHidden/>
          </w:rPr>
          <w:t>69</w:t>
        </w:r>
      </w:ins>
      <w:del w:id="84" w:author="Mark Davison" w:date="2024-09-20T09:35:00Z" w16du:dateUtc="2024-09-20T08:35:00Z">
        <w:r w:rsidR="005456FF" w:rsidDel="00EF5D28">
          <w:rPr>
            <w:webHidden/>
          </w:rPr>
          <w:delText>70</w:delText>
        </w:r>
      </w:del>
      <w:r>
        <w:rPr>
          <w:webHidden/>
        </w:rPr>
        <w:fldChar w:fldCharType="end"/>
      </w:r>
      <w:r w:rsidRPr="008A1F7D">
        <w:rPr>
          <w:rStyle w:val="Hyperlink"/>
        </w:rPr>
        <w:fldChar w:fldCharType="end"/>
      </w:r>
    </w:p>
    <w:p w14:paraId="4278588C" w14:textId="7100183C"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r>
        <w:rPr>
          <w:webHidden/>
        </w:rPr>
        <w:fldChar w:fldCharType="separate"/>
      </w:r>
      <w:ins w:id="85" w:author="Mark Davison" w:date="2024-09-20T09:36:00Z" w16du:dateUtc="2024-09-20T08:36:00Z">
        <w:r w:rsidR="00EF5D28">
          <w:rPr>
            <w:webHidden/>
          </w:rPr>
          <w:t>70</w:t>
        </w:r>
      </w:ins>
      <w:del w:id="86" w:author="Mark Davison" w:date="2024-09-20T09:35:00Z" w16du:dateUtc="2024-09-20T08:35:00Z">
        <w:r w:rsidR="005456FF" w:rsidDel="00EF5D28">
          <w:rPr>
            <w:webHidden/>
          </w:rPr>
          <w:delText>71</w:delText>
        </w:r>
      </w:del>
      <w:r>
        <w:rPr>
          <w:webHidden/>
        </w:rPr>
        <w:fldChar w:fldCharType="end"/>
      </w:r>
      <w:r w:rsidRPr="008A1F7D">
        <w:rPr>
          <w:rStyle w:val="Hyperlink"/>
        </w:rPr>
        <w:fldChar w:fldCharType="end"/>
      </w:r>
    </w:p>
    <w:p w14:paraId="1DE9BE04" w14:textId="66FF218A"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r>
        <w:rPr>
          <w:webHidden/>
        </w:rPr>
        <w:fldChar w:fldCharType="separate"/>
      </w:r>
      <w:ins w:id="87" w:author="Mark Davison" w:date="2024-09-20T09:36:00Z" w16du:dateUtc="2024-09-20T08:36:00Z">
        <w:r w:rsidR="00EF5D28">
          <w:rPr>
            <w:webHidden/>
          </w:rPr>
          <w:t>70</w:t>
        </w:r>
      </w:ins>
      <w:del w:id="88" w:author="Mark Davison" w:date="2024-09-20T09:35:00Z" w16du:dateUtc="2024-09-20T08:35:00Z">
        <w:r w:rsidR="005456FF" w:rsidDel="00EF5D28">
          <w:rPr>
            <w:webHidden/>
          </w:rPr>
          <w:delText>71</w:delText>
        </w:r>
      </w:del>
      <w:r>
        <w:rPr>
          <w:webHidden/>
        </w:rPr>
        <w:fldChar w:fldCharType="end"/>
      </w:r>
      <w:r w:rsidRPr="008A1F7D">
        <w:rPr>
          <w:rStyle w:val="Hyperlink"/>
        </w:rPr>
        <w:fldChar w:fldCharType="end"/>
      </w:r>
    </w:p>
    <w:p w14:paraId="2B2B5A0C" w14:textId="497CB19A"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r>
        <w:rPr>
          <w:webHidden/>
        </w:rPr>
        <w:fldChar w:fldCharType="separate"/>
      </w:r>
      <w:ins w:id="89" w:author="Mark Davison" w:date="2024-09-20T09:36:00Z" w16du:dateUtc="2024-09-20T08:36:00Z">
        <w:r w:rsidR="00EF5D28">
          <w:rPr>
            <w:webHidden/>
          </w:rPr>
          <w:t>72</w:t>
        </w:r>
      </w:ins>
      <w:del w:id="90" w:author="Mark Davison" w:date="2024-09-20T09:35:00Z" w16du:dateUtc="2024-09-20T08:35:00Z">
        <w:r w:rsidR="005456FF" w:rsidDel="00EF5D28">
          <w:rPr>
            <w:webHidden/>
          </w:rPr>
          <w:delText>73</w:delText>
        </w:r>
      </w:del>
      <w:r>
        <w:rPr>
          <w:webHidden/>
        </w:rPr>
        <w:fldChar w:fldCharType="end"/>
      </w:r>
      <w:r w:rsidRPr="008A1F7D">
        <w:rPr>
          <w:rStyle w:val="Hyperlink"/>
        </w:rPr>
        <w:fldChar w:fldCharType="end"/>
      </w:r>
    </w:p>
    <w:p w14:paraId="392A59D9" w14:textId="1E4A5390"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r>
        <w:rPr>
          <w:webHidden/>
        </w:rPr>
        <w:fldChar w:fldCharType="separate"/>
      </w:r>
      <w:ins w:id="91" w:author="Mark Davison" w:date="2024-09-20T09:36:00Z" w16du:dateUtc="2024-09-20T08:36:00Z">
        <w:r w:rsidR="00EF5D28">
          <w:rPr>
            <w:webHidden/>
          </w:rPr>
          <w:t>72</w:t>
        </w:r>
      </w:ins>
      <w:del w:id="92" w:author="Mark Davison" w:date="2024-09-20T09:35:00Z" w16du:dateUtc="2024-09-20T08:35:00Z">
        <w:r w:rsidR="005456FF" w:rsidDel="00EF5D28">
          <w:rPr>
            <w:webHidden/>
          </w:rPr>
          <w:delText>73</w:delText>
        </w:r>
      </w:del>
      <w:r>
        <w:rPr>
          <w:webHidden/>
        </w:rPr>
        <w:fldChar w:fldCharType="end"/>
      </w:r>
      <w:r w:rsidRPr="008A1F7D">
        <w:rPr>
          <w:rStyle w:val="Hyperlink"/>
        </w:rPr>
        <w:fldChar w:fldCharType="end"/>
      </w:r>
    </w:p>
    <w:p w14:paraId="28C5AB5B" w14:textId="24351140"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r>
        <w:rPr>
          <w:webHidden/>
        </w:rPr>
        <w:fldChar w:fldCharType="separate"/>
      </w:r>
      <w:ins w:id="93" w:author="Mark Davison" w:date="2024-09-20T09:36:00Z" w16du:dateUtc="2024-09-20T08:36:00Z">
        <w:r w:rsidR="00EF5D28">
          <w:rPr>
            <w:webHidden/>
          </w:rPr>
          <w:t>74</w:t>
        </w:r>
      </w:ins>
      <w:del w:id="94" w:author="Mark Davison" w:date="2024-09-20T09:35:00Z" w16du:dateUtc="2024-09-20T08:35:00Z">
        <w:r w:rsidR="005456FF" w:rsidDel="00EF5D28">
          <w:rPr>
            <w:webHidden/>
          </w:rPr>
          <w:delText>75</w:delText>
        </w:r>
      </w:del>
      <w:r>
        <w:rPr>
          <w:webHidden/>
        </w:rPr>
        <w:fldChar w:fldCharType="end"/>
      </w:r>
      <w:r w:rsidRPr="008A1F7D">
        <w:rPr>
          <w:rStyle w:val="Hyperlink"/>
        </w:rPr>
        <w:fldChar w:fldCharType="end"/>
      </w:r>
    </w:p>
    <w:p w14:paraId="424B8D83" w14:textId="10969125"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r>
        <w:rPr>
          <w:webHidden/>
        </w:rPr>
        <w:fldChar w:fldCharType="separate"/>
      </w:r>
      <w:ins w:id="95" w:author="Mark Davison" w:date="2024-09-20T09:36:00Z" w16du:dateUtc="2024-09-20T08:36:00Z">
        <w:r w:rsidR="00EF5D28">
          <w:rPr>
            <w:webHidden/>
          </w:rPr>
          <w:t>76</w:t>
        </w:r>
      </w:ins>
      <w:del w:id="96" w:author="Mark Davison" w:date="2024-09-20T09:35:00Z" w16du:dateUtc="2024-09-20T08:35:00Z">
        <w:r w:rsidR="005456FF" w:rsidDel="00EF5D28">
          <w:rPr>
            <w:webHidden/>
          </w:rPr>
          <w:delText>77</w:delText>
        </w:r>
      </w:del>
      <w:r>
        <w:rPr>
          <w:webHidden/>
        </w:rPr>
        <w:fldChar w:fldCharType="end"/>
      </w:r>
      <w:r w:rsidRPr="008A1F7D">
        <w:rPr>
          <w:rStyle w:val="Hyperlink"/>
        </w:rPr>
        <w:fldChar w:fldCharType="end"/>
      </w:r>
    </w:p>
    <w:p w14:paraId="6780B10E" w14:textId="03B10EE7"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r>
        <w:rPr>
          <w:webHidden/>
        </w:rPr>
        <w:fldChar w:fldCharType="separate"/>
      </w:r>
      <w:ins w:id="97" w:author="Mark Davison" w:date="2024-09-20T09:36:00Z" w16du:dateUtc="2024-09-20T08:36:00Z">
        <w:r w:rsidR="00EF5D28">
          <w:rPr>
            <w:webHidden/>
          </w:rPr>
          <w:t>76</w:t>
        </w:r>
      </w:ins>
      <w:del w:id="98" w:author="Mark Davison" w:date="2024-09-20T09:35:00Z" w16du:dateUtc="2024-09-20T08:35:00Z">
        <w:r w:rsidR="005456FF" w:rsidDel="00EF5D28">
          <w:rPr>
            <w:webHidden/>
          </w:rPr>
          <w:delText>77</w:delText>
        </w:r>
      </w:del>
      <w:r>
        <w:rPr>
          <w:webHidden/>
        </w:rPr>
        <w:fldChar w:fldCharType="end"/>
      </w:r>
      <w:r w:rsidRPr="008A1F7D">
        <w:rPr>
          <w:rStyle w:val="Hyperlink"/>
        </w:rPr>
        <w:fldChar w:fldCharType="end"/>
      </w:r>
    </w:p>
    <w:p w14:paraId="4F155774" w14:textId="0EDAB451"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r>
        <w:rPr>
          <w:webHidden/>
        </w:rPr>
        <w:fldChar w:fldCharType="separate"/>
      </w:r>
      <w:ins w:id="99" w:author="Mark Davison" w:date="2024-09-20T09:36:00Z" w16du:dateUtc="2024-09-20T08:36:00Z">
        <w:r w:rsidR="00EF5D28">
          <w:rPr>
            <w:webHidden/>
          </w:rPr>
          <w:t>78</w:t>
        </w:r>
      </w:ins>
      <w:del w:id="100" w:author="Mark Davison" w:date="2024-09-20T09:35:00Z" w16du:dateUtc="2024-09-20T08:35:00Z">
        <w:r w:rsidR="005456FF" w:rsidDel="00EF5D28">
          <w:rPr>
            <w:webHidden/>
          </w:rPr>
          <w:delText>79</w:delText>
        </w:r>
      </w:del>
      <w:r>
        <w:rPr>
          <w:webHidden/>
        </w:rPr>
        <w:fldChar w:fldCharType="end"/>
      </w:r>
      <w:r w:rsidRPr="008A1F7D">
        <w:rPr>
          <w:rStyle w:val="Hyperlink"/>
        </w:rPr>
        <w:fldChar w:fldCharType="end"/>
      </w:r>
    </w:p>
    <w:p w14:paraId="00C8D02A" w14:textId="11D367BA"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r>
        <w:rPr>
          <w:webHidden/>
        </w:rPr>
        <w:fldChar w:fldCharType="separate"/>
      </w:r>
      <w:ins w:id="101" w:author="Mark Davison" w:date="2024-09-20T09:36:00Z" w16du:dateUtc="2024-09-20T08:36:00Z">
        <w:r w:rsidR="00EF5D28">
          <w:rPr>
            <w:webHidden/>
          </w:rPr>
          <w:t>78</w:t>
        </w:r>
      </w:ins>
      <w:del w:id="102" w:author="Mark Davison" w:date="2024-09-20T09:35:00Z" w16du:dateUtc="2024-09-20T08:35:00Z">
        <w:r w:rsidR="005456FF" w:rsidDel="00EF5D28">
          <w:rPr>
            <w:webHidden/>
          </w:rPr>
          <w:delText>79</w:delText>
        </w:r>
      </w:del>
      <w:r>
        <w:rPr>
          <w:webHidden/>
        </w:rPr>
        <w:fldChar w:fldCharType="end"/>
      </w:r>
      <w:r w:rsidRPr="008A1F7D">
        <w:rPr>
          <w:rStyle w:val="Hyperlink"/>
        </w:rPr>
        <w:fldChar w:fldCharType="end"/>
      </w:r>
    </w:p>
    <w:p w14:paraId="32E698A0" w14:textId="6C904267"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r>
        <w:rPr>
          <w:noProof/>
          <w:webHidden/>
        </w:rPr>
        <w:fldChar w:fldCharType="separate"/>
      </w:r>
      <w:ins w:id="103" w:author="Mark Davison" w:date="2024-09-20T09:36:00Z" w16du:dateUtc="2024-09-20T08:36:00Z">
        <w:r w:rsidR="00EF5D28">
          <w:rPr>
            <w:noProof/>
            <w:webHidden/>
          </w:rPr>
          <w:t>78</w:t>
        </w:r>
      </w:ins>
      <w:del w:id="104" w:author="Mark Davison" w:date="2024-09-20T09:35:00Z" w16du:dateUtc="2024-09-20T08:35:00Z">
        <w:r w:rsidR="005456FF" w:rsidDel="00EF5D28">
          <w:rPr>
            <w:noProof/>
            <w:webHidden/>
          </w:rPr>
          <w:delText>79</w:delText>
        </w:r>
      </w:del>
      <w:r>
        <w:rPr>
          <w:noProof/>
          <w:webHidden/>
        </w:rPr>
        <w:fldChar w:fldCharType="end"/>
      </w:r>
      <w:r w:rsidRPr="008A1F7D">
        <w:rPr>
          <w:rStyle w:val="Hyperlink"/>
          <w:noProof/>
        </w:rPr>
        <w:fldChar w:fldCharType="end"/>
      </w:r>
    </w:p>
    <w:p w14:paraId="537A02E6" w14:textId="294CC65F"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r>
        <w:rPr>
          <w:noProof/>
          <w:webHidden/>
        </w:rPr>
        <w:fldChar w:fldCharType="separate"/>
      </w:r>
      <w:ins w:id="105" w:author="Mark Davison" w:date="2024-09-20T09:36:00Z" w16du:dateUtc="2024-09-20T08:36:00Z">
        <w:r w:rsidR="00EF5D28">
          <w:rPr>
            <w:noProof/>
            <w:webHidden/>
          </w:rPr>
          <w:t>78</w:t>
        </w:r>
      </w:ins>
      <w:del w:id="106" w:author="Mark Davison" w:date="2024-09-20T09:35:00Z" w16du:dateUtc="2024-09-20T08:35:00Z">
        <w:r w:rsidR="005456FF" w:rsidDel="00EF5D28">
          <w:rPr>
            <w:noProof/>
            <w:webHidden/>
          </w:rPr>
          <w:delText>79</w:delText>
        </w:r>
      </w:del>
      <w:r>
        <w:rPr>
          <w:noProof/>
          <w:webHidden/>
        </w:rPr>
        <w:fldChar w:fldCharType="end"/>
      </w:r>
      <w:r w:rsidRPr="008A1F7D">
        <w:rPr>
          <w:rStyle w:val="Hyperlink"/>
          <w:noProof/>
        </w:rPr>
        <w:fldChar w:fldCharType="end"/>
      </w:r>
    </w:p>
    <w:p w14:paraId="0ACE0F8E" w14:textId="4D23D3F4"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r>
        <w:rPr>
          <w:noProof/>
          <w:webHidden/>
        </w:rPr>
        <w:fldChar w:fldCharType="separate"/>
      </w:r>
      <w:ins w:id="107" w:author="Mark Davison" w:date="2024-09-20T09:36:00Z" w16du:dateUtc="2024-09-20T08:36:00Z">
        <w:r w:rsidR="00EF5D28">
          <w:rPr>
            <w:noProof/>
            <w:webHidden/>
          </w:rPr>
          <w:t>78</w:t>
        </w:r>
      </w:ins>
      <w:del w:id="108" w:author="Mark Davison" w:date="2024-09-20T09:35:00Z" w16du:dateUtc="2024-09-20T08:35:00Z">
        <w:r w:rsidR="005456FF" w:rsidDel="00EF5D28">
          <w:rPr>
            <w:noProof/>
            <w:webHidden/>
          </w:rPr>
          <w:delText>79</w:delText>
        </w:r>
      </w:del>
      <w:r>
        <w:rPr>
          <w:noProof/>
          <w:webHidden/>
        </w:rPr>
        <w:fldChar w:fldCharType="end"/>
      </w:r>
      <w:r w:rsidRPr="008A1F7D">
        <w:rPr>
          <w:rStyle w:val="Hyperlink"/>
          <w:noProof/>
        </w:rPr>
        <w:fldChar w:fldCharType="end"/>
      </w:r>
    </w:p>
    <w:p w14:paraId="1E377C3A" w14:textId="4626113F"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r>
        <w:rPr>
          <w:webHidden/>
        </w:rPr>
        <w:fldChar w:fldCharType="separate"/>
      </w:r>
      <w:ins w:id="109" w:author="Mark Davison" w:date="2024-09-20T09:36:00Z" w16du:dateUtc="2024-09-20T08:36:00Z">
        <w:r w:rsidR="00EF5D28">
          <w:rPr>
            <w:webHidden/>
          </w:rPr>
          <w:t>78</w:t>
        </w:r>
      </w:ins>
      <w:del w:id="110" w:author="Mark Davison" w:date="2024-09-20T09:35:00Z" w16du:dateUtc="2024-09-20T08:35:00Z">
        <w:r w:rsidR="005456FF" w:rsidDel="00EF5D28">
          <w:rPr>
            <w:webHidden/>
          </w:rPr>
          <w:delText>79</w:delText>
        </w:r>
      </w:del>
      <w:r>
        <w:rPr>
          <w:webHidden/>
        </w:rPr>
        <w:fldChar w:fldCharType="end"/>
      </w:r>
      <w:r w:rsidRPr="008A1F7D">
        <w:rPr>
          <w:rStyle w:val="Hyperlink"/>
        </w:rPr>
        <w:fldChar w:fldCharType="end"/>
      </w:r>
    </w:p>
    <w:p w14:paraId="51A5750A" w14:textId="1E29B232"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r>
        <w:rPr>
          <w:noProof/>
          <w:webHidden/>
        </w:rPr>
        <w:fldChar w:fldCharType="separate"/>
      </w:r>
      <w:ins w:id="111" w:author="Mark Davison" w:date="2024-09-20T09:36:00Z" w16du:dateUtc="2024-09-20T08:36:00Z">
        <w:r w:rsidR="00EF5D28">
          <w:rPr>
            <w:noProof/>
            <w:webHidden/>
          </w:rPr>
          <w:t>78</w:t>
        </w:r>
      </w:ins>
      <w:del w:id="112" w:author="Mark Davison" w:date="2024-09-20T09:35:00Z" w16du:dateUtc="2024-09-20T08:35:00Z">
        <w:r w:rsidR="005456FF" w:rsidDel="00EF5D28">
          <w:rPr>
            <w:noProof/>
            <w:webHidden/>
          </w:rPr>
          <w:delText>79</w:delText>
        </w:r>
      </w:del>
      <w:r>
        <w:rPr>
          <w:noProof/>
          <w:webHidden/>
        </w:rPr>
        <w:fldChar w:fldCharType="end"/>
      </w:r>
      <w:r w:rsidRPr="008A1F7D">
        <w:rPr>
          <w:rStyle w:val="Hyperlink"/>
          <w:noProof/>
        </w:rPr>
        <w:fldChar w:fldCharType="end"/>
      </w:r>
    </w:p>
    <w:p w14:paraId="5387F4C5" w14:textId="358078E8"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r>
        <w:rPr>
          <w:noProof/>
          <w:webHidden/>
        </w:rPr>
        <w:fldChar w:fldCharType="separate"/>
      </w:r>
      <w:ins w:id="113" w:author="Mark Davison" w:date="2024-09-20T09:36:00Z" w16du:dateUtc="2024-09-20T08:36:00Z">
        <w:r w:rsidR="00EF5D28">
          <w:rPr>
            <w:noProof/>
            <w:webHidden/>
          </w:rPr>
          <w:t>78</w:t>
        </w:r>
      </w:ins>
      <w:del w:id="114" w:author="Mark Davison" w:date="2024-09-20T09:35:00Z" w16du:dateUtc="2024-09-20T08:35:00Z">
        <w:r w:rsidR="005456FF" w:rsidDel="00EF5D28">
          <w:rPr>
            <w:noProof/>
            <w:webHidden/>
          </w:rPr>
          <w:delText>79</w:delText>
        </w:r>
      </w:del>
      <w:r>
        <w:rPr>
          <w:noProof/>
          <w:webHidden/>
        </w:rPr>
        <w:fldChar w:fldCharType="end"/>
      </w:r>
      <w:r w:rsidRPr="008A1F7D">
        <w:rPr>
          <w:rStyle w:val="Hyperlink"/>
          <w:noProof/>
        </w:rPr>
        <w:fldChar w:fldCharType="end"/>
      </w:r>
    </w:p>
    <w:p w14:paraId="21C6183D" w14:textId="6E735E80"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r>
        <w:rPr>
          <w:webHidden/>
        </w:rPr>
        <w:fldChar w:fldCharType="separate"/>
      </w:r>
      <w:ins w:id="115" w:author="Mark Davison" w:date="2024-09-20T09:36:00Z" w16du:dateUtc="2024-09-20T08:36:00Z">
        <w:r w:rsidR="00EF5D28">
          <w:rPr>
            <w:webHidden/>
          </w:rPr>
          <w:t>80</w:t>
        </w:r>
      </w:ins>
      <w:del w:id="116" w:author="Mark Davison" w:date="2024-09-20T09:35:00Z" w16du:dateUtc="2024-09-20T08:35:00Z">
        <w:r w:rsidR="005456FF" w:rsidDel="00EF5D28">
          <w:rPr>
            <w:webHidden/>
          </w:rPr>
          <w:delText>81</w:delText>
        </w:r>
      </w:del>
      <w:r>
        <w:rPr>
          <w:webHidden/>
        </w:rPr>
        <w:fldChar w:fldCharType="end"/>
      </w:r>
      <w:r w:rsidRPr="008A1F7D">
        <w:rPr>
          <w:rStyle w:val="Hyperlink"/>
        </w:rPr>
        <w:fldChar w:fldCharType="end"/>
      </w:r>
    </w:p>
    <w:p w14:paraId="479C9A80" w14:textId="434B5347"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r>
        <w:rPr>
          <w:webHidden/>
        </w:rPr>
        <w:fldChar w:fldCharType="separate"/>
      </w:r>
      <w:ins w:id="117" w:author="Mark Davison" w:date="2024-09-20T09:36:00Z" w16du:dateUtc="2024-09-20T08:36:00Z">
        <w:r w:rsidR="00EF5D28">
          <w:rPr>
            <w:webHidden/>
          </w:rPr>
          <w:t>80</w:t>
        </w:r>
      </w:ins>
      <w:del w:id="118" w:author="Mark Davison" w:date="2024-09-20T09:35:00Z" w16du:dateUtc="2024-09-20T08:35:00Z">
        <w:r w:rsidR="005456FF" w:rsidDel="00EF5D28">
          <w:rPr>
            <w:webHidden/>
          </w:rPr>
          <w:delText>81</w:delText>
        </w:r>
      </w:del>
      <w:r>
        <w:rPr>
          <w:webHidden/>
        </w:rPr>
        <w:fldChar w:fldCharType="end"/>
      </w:r>
      <w:r w:rsidRPr="008A1F7D">
        <w:rPr>
          <w:rStyle w:val="Hyperlink"/>
        </w:rPr>
        <w:fldChar w:fldCharType="end"/>
      </w:r>
    </w:p>
    <w:p w14:paraId="5DDFFF22" w14:textId="4C64E684"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r>
        <w:rPr>
          <w:webHidden/>
        </w:rPr>
        <w:fldChar w:fldCharType="separate"/>
      </w:r>
      <w:ins w:id="119" w:author="Mark Davison" w:date="2024-09-20T09:36:00Z" w16du:dateUtc="2024-09-20T08:36:00Z">
        <w:r w:rsidR="00EF5D28">
          <w:rPr>
            <w:webHidden/>
          </w:rPr>
          <w:t>80</w:t>
        </w:r>
      </w:ins>
      <w:del w:id="120" w:author="Mark Davison" w:date="2024-09-20T09:35:00Z" w16du:dateUtc="2024-09-20T08:35:00Z">
        <w:r w:rsidR="005456FF" w:rsidDel="00EF5D28">
          <w:rPr>
            <w:webHidden/>
          </w:rPr>
          <w:delText>81</w:delText>
        </w:r>
      </w:del>
      <w:r>
        <w:rPr>
          <w:webHidden/>
        </w:rPr>
        <w:fldChar w:fldCharType="end"/>
      </w:r>
      <w:r w:rsidRPr="008A1F7D">
        <w:rPr>
          <w:rStyle w:val="Hyperlink"/>
        </w:rPr>
        <w:fldChar w:fldCharType="end"/>
      </w:r>
    </w:p>
    <w:p w14:paraId="754BA4FF" w14:textId="64480A02"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r>
        <w:rPr>
          <w:webHidden/>
        </w:rPr>
        <w:fldChar w:fldCharType="separate"/>
      </w:r>
      <w:ins w:id="121" w:author="Mark Davison" w:date="2024-09-20T09:36:00Z" w16du:dateUtc="2024-09-20T08:36:00Z">
        <w:r w:rsidR="00EF5D28">
          <w:rPr>
            <w:webHidden/>
          </w:rPr>
          <w:t>82</w:t>
        </w:r>
      </w:ins>
      <w:del w:id="122" w:author="Mark Davison" w:date="2024-09-20T09:35:00Z" w16du:dateUtc="2024-09-20T08:35:00Z">
        <w:r w:rsidR="005456FF" w:rsidDel="00EF5D28">
          <w:rPr>
            <w:webHidden/>
          </w:rPr>
          <w:delText>83</w:delText>
        </w:r>
      </w:del>
      <w:r>
        <w:rPr>
          <w:webHidden/>
        </w:rPr>
        <w:fldChar w:fldCharType="end"/>
      </w:r>
      <w:r w:rsidRPr="008A1F7D">
        <w:rPr>
          <w:rStyle w:val="Hyperlink"/>
        </w:rPr>
        <w:fldChar w:fldCharType="end"/>
      </w:r>
    </w:p>
    <w:p w14:paraId="7205CF2F" w14:textId="44FACEC9"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r>
        <w:rPr>
          <w:webHidden/>
        </w:rPr>
        <w:fldChar w:fldCharType="separate"/>
      </w:r>
      <w:ins w:id="123" w:author="Mark Davison" w:date="2024-09-20T09:36:00Z" w16du:dateUtc="2024-09-20T08:36:00Z">
        <w:r w:rsidR="00EF5D28">
          <w:rPr>
            <w:webHidden/>
          </w:rPr>
          <w:t>84</w:t>
        </w:r>
      </w:ins>
      <w:del w:id="124" w:author="Mark Davison" w:date="2024-09-20T09:35:00Z" w16du:dateUtc="2024-09-20T08:35:00Z">
        <w:r w:rsidR="005456FF" w:rsidDel="00EF5D28">
          <w:rPr>
            <w:webHidden/>
          </w:rPr>
          <w:delText>85</w:delText>
        </w:r>
      </w:del>
      <w:r>
        <w:rPr>
          <w:webHidden/>
        </w:rPr>
        <w:fldChar w:fldCharType="end"/>
      </w:r>
      <w:r w:rsidRPr="008A1F7D">
        <w:rPr>
          <w:rStyle w:val="Hyperlink"/>
        </w:rPr>
        <w:fldChar w:fldCharType="end"/>
      </w:r>
    </w:p>
    <w:p w14:paraId="63EA2459" w14:textId="61BAE726"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r>
        <w:rPr>
          <w:webHidden/>
        </w:rPr>
        <w:fldChar w:fldCharType="separate"/>
      </w:r>
      <w:ins w:id="125" w:author="Mark Davison" w:date="2024-09-20T09:36:00Z" w16du:dateUtc="2024-09-20T08:36:00Z">
        <w:r w:rsidR="00EF5D28">
          <w:rPr>
            <w:webHidden/>
          </w:rPr>
          <w:t>85</w:t>
        </w:r>
      </w:ins>
      <w:del w:id="126" w:author="Mark Davison" w:date="2024-09-20T09:35:00Z" w16du:dateUtc="2024-09-20T08:35:00Z">
        <w:r w:rsidR="005456FF" w:rsidDel="00EF5D28">
          <w:rPr>
            <w:webHidden/>
          </w:rPr>
          <w:delText>86</w:delText>
        </w:r>
      </w:del>
      <w:r>
        <w:rPr>
          <w:webHidden/>
        </w:rPr>
        <w:fldChar w:fldCharType="end"/>
      </w:r>
      <w:r w:rsidRPr="008A1F7D">
        <w:rPr>
          <w:rStyle w:val="Hyperlink"/>
        </w:rPr>
        <w:fldChar w:fldCharType="end"/>
      </w:r>
    </w:p>
    <w:p w14:paraId="2881684A" w14:textId="46BF5C38"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r>
        <w:rPr>
          <w:webHidden/>
        </w:rPr>
        <w:fldChar w:fldCharType="separate"/>
      </w:r>
      <w:ins w:id="127" w:author="Mark Davison" w:date="2024-09-20T09:36:00Z" w16du:dateUtc="2024-09-20T08:36:00Z">
        <w:r w:rsidR="00EF5D28">
          <w:rPr>
            <w:webHidden/>
          </w:rPr>
          <w:t>86</w:t>
        </w:r>
      </w:ins>
      <w:del w:id="128" w:author="Mark Davison" w:date="2024-09-20T09:35:00Z" w16du:dateUtc="2024-09-20T08:35:00Z">
        <w:r w:rsidR="005456FF" w:rsidDel="00EF5D28">
          <w:rPr>
            <w:webHidden/>
          </w:rPr>
          <w:delText>87</w:delText>
        </w:r>
      </w:del>
      <w:r>
        <w:rPr>
          <w:webHidden/>
        </w:rPr>
        <w:fldChar w:fldCharType="end"/>
      </w:r>
      <w:r w:rsidRPr="008A1F7D">
        <w:rPr>
          <w:rStyle w:val="Hyperlink"/>
        </w:rPr>
        <w:fldChar w:fldCharType="end"/>
      </w:r>
    </w:p>
    <w:p w14:paraId="078A9F53" w14:textId="11CB6BFF"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r>
        <w:rPr>
          <w:webHidden/>
        </w:rPr>
        <w:fldChar w:fldCharType="separate"/>
      </w:r>
      <w:ins w:id="129" w:author="Mark Davison" w:date="2024-09-20T09:36:00Z" w16du:dateUtc="2024-09-20T08:36:00Z">
        <w:r w:rsidR="00EF5D28">
          <w:rPr>
            <w:webHidden/>
          </w:rPr>
          <w:t>86</w:t>
        </w:r>
      </w:ins>
      <w:del w:id="130" w:author="Mark Davison" w:date="2024-09-20T09:35:00Z" w16du:dateUtc="2024-09-20T08:35:00Z">
        <w:r w:rsidR="005456FF" w:rsidDel="00EF5D28">
          <w:rPr>
            <w:webHidden/>
          </w:rPr>
          <w:delText>87</w:delText>
        </w:r>
      </w:del>
      <w:r>
        <w:rPr>
          <w:webHidden/>
        </w:rPr>
        <w:fldChar w:fldCharType="end"/>
      </w:r>
      <w:r w:rsidRPr="008A1F7D">
        <w:rPr>
          <w:rStyle w:val="Hyperlink"/>
        </w:rPr>
        <w:fldChar w:fldCharType="end"/>
      </w:r>
    </w:p>
    <w:p w14:paraId="6C0EEEB8" w14:textId="0960B3EC"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r>
        <w:rPr>
          <w:webHidden/>
        </w:rPr>
        <w:fldChar w:fldCharType="separate"/>
      </w:r>
      <w:ins w:id="131" w:author="Mark Davison" w:date="2024-09-20T09:36:00Z" w16du:dateUtc="2024-09-20T08:36:00Z">
        <w:r w:rsidR="00EF5D28">
          <w:rPr>
            <w:webHidden/>
          </w:rPr>
          <w:t>87</w:t>
        </w:r>
      </w:ins>
      <w:del w:id="132" w:author="Mark Davison" w:date="2024-09-20T09:35:00Z" w16du:dateUtc="2024-09-20T08:35:00Z">
        <w:r w:rsidR="005456FF" w:rsidDel="00EF5D28">
          <w:rPr>
            <w:webHidden/>
          </w:rPr>
          <w:delText>88</w:delText>
        </w:r>
      </w:del>
      <w:r>
        <w:rPr>
          <w:webHidden/>
        </w:rPr>
        <w:fldChar w:fldCharType="end"/>
      </w:r>
      <w:r w:rsidRPr="008A1F7D">
        <w:rPr>
          <w:rStyle w:val="Hyperlink"/>
        </w:rPr>
        <w:fldChar w:fldCharType="end"/>
      </w:r>
    </w:p>
    <w:p w14:paraId="13E8F232" w14:textId="6DFEEBF3"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r>
        <w:rPr>
          <w:webHidden/>
        </w:rPr>
        <w:fldChar w:fldCharType="separate"/>
      </w:r>
      <w:ins w:id="133" w:author="Mark Davison" w:date="2024-09-20T09:36:00Z" w16du:dateUtc="2024-09-20T08:36:00Z">
        <w:r w:rsidR="00EF5D28">
          <w:rPr>
            <w:webHidden/>
          </w:rPr>
          <w:t>93</w:t>
        </w:r>
      </w:ins>
      <w:del w:id="134" w:author="Mark Davison" w:date="2024-09-20T09:35:00Z" w16du:dateUtc="2024-09-20T08:35:00Z">
        <w:r w:rsidR="005456FF" w:rsidDel="00EF5D28">
          <w:rPr>
            <w:webHidden/>
          </w:rPr>
          <w:delText>94</w:delText>
        </w:r>
      </w:del>
      <w:r>
        <w:rPr>
          <w:webHidden/>
        </w:rPr>
        <w:fldChar w:fldCharType="end"/>
      </w:r>
      <w:r w:rsidRPr="008A1F7D">
        <w:rPr>
          <w:rStyle w:val="Hyperlink"/>
        </w:rPr>
        <w:fldChar w:fldCharType="end"/>
      </w:r>
    </w:p>
    <w:p w14:paraId="6AA02AA0" w14:textId="33389643"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r>
        <w:rPr>
          <w:webHidden/>
        </w:rPr>
        <w:fldChar w:fldCharType="separate"/>
      </w:r>
      <w:ins w:id="135" w:author="Mark Davison" w:date="2024-09-20T09:36:00Z" w16du:dateUtc="2024-09-20T08:36:00Z">
        <w:r w:rsidR="00EF5D28">
          <w:rPr>
            <w:webHidden/>
          </w:rPr>
          <w:t>93</w:t>
        </w:r>
      </w:ins>
      <w:del w:id="136" w:author="Mark Davison" w:date="2024-09-20T09:35:00Z" w16du:dateUtc="2024-09-20T08:35:00Z">
        <w:r w:rsidR="005456FF" w:rsidDel="00EF5D28">
          <w:rPr>
            <w:webHidden/>
          </w:rPr>
          <w:delText>94</w:delText>
        </w:r>
      </w:del>
      <w:r>
        <w:rPr>
          <w:webHidden/>
        </w:rPr>
        <w:fldChar w:fldCharType="end"/>
      </w:r>
      <w:r w:rsidRPr="008A1F7D">
        <w:rPr>
          <w:rStyle w:val="Hyperlink"/>
        </w:rPr>
        <w:fldChar w:fldCharType="end"/>
      </w:r>
    </w:p>
    <w:p w14:paraId="1D901A63" w14:textId="3F8AFA57"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r>
        <w:rPr>
          <w:webHidden/>
        </w:rPr>
        <w:fldChar w:fldCharType="separate"/>
      </w:r>
      <w:ins w:id="137" w:author="Mark Davison" w:date="2024-09-20T09:36:00Z" w16du:dateUtc="2024-09-20T08:36:00Z">
        <w:r w:rsidR="00EF5D28">
          <w:rPr>
            <w:webHidden/>
          </w:rPr>
          <w:t>95</w:t>
        </w:r>
      </w:ins>
      <w:del w:id="138" w:author="Mark Davison" w:date="2024-09-20T09:35:00Z" w16du:dateUtc="2024-09-20T08:35:00Z">
        <w:r w:rsidR="005456FF" w:rsidDel="00EF5D28">
          <w:rPr>
            <w:webHidden/>
          </w:rPr>
          <w:delText>96</w:delText>
        </w:r>
      </w:del>
      <w:r>
        <w:rPr>
          <w:webHidden/>
        </w:rPr>
        <w:fldChar w:fldCharType="end"/>
      </w:r>
      <w:r w:rsidRPr="008A1F7D">
        <w:rPr>
          <w:rStyle w:val="Hyperlink"/>
        </w:rPr>
        <w:fldChar w:fldCharType="end"/>
      </w:r>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430B32D8"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EF5D28">
          <w:rPr>
            <w:noProof/>
            <w:webHidden/>
          </w:rPr>
          <w:t>15</w:t>
        </w:r>
        <w:r w:rsidR="00354D14">
          <w:rPr>
            <w:noProof/>
            <w:webHidden/>
          </w:rPr>
          <w:fldChar w:fldCharType="end"/>
        </w:r>
      </w:hyperlink>
    </w:p>
    <w:p w14:paraId="243303C7" w14:textId="67B534E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EF5D28">
          <w:rPr>
            <w:noProof/>
            <w:webHidden/>
          </w:rPr>
          <w:t>16</w:t>
        </w:r>
        <w:r w:rsidR="00354D14">
          <w:rPr>
            <w:noProof/>
            <w:webHidden/>
          </w:rPr>
          <w:fldChar w:fldCharType="end"/>
        </w:r>
      </w:hyperlink>
    </w:p>
    <w:p w14:paraId="5424BCD6" w14:textId="236C743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EF5D28">
          <w:rPr>
            <w:noProof/>
            <w:webHidden/>
          </w:rPr>
          <w:t>20</w:t>
        </w:r>
        <w:r w:rsidR="00354D14">
          <w:rPr>
            <w:noProof/>
            <w:webHidden/>
          </w:rPr>
          <w:fldChar w:fldCharType="end"/>
        </w:r>
      </w:hyperlink>
    </w:p>
    <w:p w14:paraId="206D4BE4" w14:textId="18882A6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EF5D28">
          <w:rPr>
            <w:noProof/>
            <w:webHidden/>
          </w:rPr>
          <w:t>34</w:t>
        </w:r>
        <w:r w:rsidR="00354D14">
          <w:rPr>
            <w:noProof/>
            <w:webHidden/>
          </w:rPr>
          <w:fldChar w:fldCharType="end"/>
        </w:r>
      </w:hyperlink>
    </w:p>
    <w:p w14:paraId="1C051DC2" w14:textId="541EDEE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EF5D28">
          <w:rPr>
            <w:noProof/>
            <w:webHidden/>
          </w:rPr>
          <w:t>36</w:t>
        </w:r>
        <w:r w:rsidR="00354D14">
          <w:rPr>
            <w:noProof/>
            <w:webHidden/>
          </w:rPr>
          <w:fldChar w:fldCharType="end"/>
        </w:r>
      </w:hyperlink>
    </w:p>
    <w:p w14:paraId="0B534A3C" w14:textId="6B9F4EB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139" w:author="Mark Davison" w:date="2024-09-20T09:36:00Z" w16du:dateUtc="2024-09-20T08:36:00Z">
        <w:r w:rsidR="00EF5D28">
          <w:rPr>
            <w:noProof/>
            <w:webHidden/>
          </w:rPr>
          <w:t>41</w:t>
        </w:r>
      </w:ins>
      <w:del w:id="140" w:author="Mark Davison" w:date="2024-09-20T09:35:00Z" w16du:dateUtc="2024-09-20T08:35:00Z">
        <w:r w:rsidR="005456FF" w:rsidDel="00EF5D28">
          <w:rPr>
            <w:noProof/>
            <w:webHidden/>
          </w:rPr>
          <w:delText>42</w:delText>
        </w:r>
      </w:del>
      <w:r w:rsidR="00354D14">
        <w:rPr>
          <w:noProof/>
          <w:webHidden/>
        </w:rPr>
        <w:fldChar w:fldCharType="end"/>
      </w:r>
      <w:r>
        <w:rPr>
          <w:noProof/>
        </w:rPr>
        <w:fldChar w:fldCharType="end"/>
      </w:r>
    </w:p>
    <w:p w14:paraId="1553A077" w14:textId="2132FED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141" w:author="Mark Davison" w:date="2024-09-20T09:36:00Z" w16du:dateUtc="2024-09-20T08:36:00Z">
        <w:r w:rsidR="00EF5D28">
          <w:rPr>
            <w:noProof/>
            <w:webHidden/>
          </w:rPr>
          <w:t>41</w:t>
        </w:r>
      </w:ins>
      <w:del w:id="142" w:author="Mark Davison" w:date="2024-09-20T09:35:00Z" w16du:dateUtc="2024-09-20T08:35:00Z">
        <w:r w:rsidR="005456FF" w:rsidDel="00EF5D28">
          <w:rPr>
            <w:noProof/>
            <w:webHidden/>
          </w:rPr>
          <w:delText>42</w:delText>
        </w:r>
      </w:del>
      <w:r w:rsidR="00354D14">
        <w:rPr>
          <w:noProof/>
          <w:webHidden/>
        </w:rPr>
        <w:fldChar w:fldCharType="end"/>
      </w:r>
      <w:r>
        <w:rPr>
          <w:noProof/>
        </w:rPr>
        <w:fldChar w:fldCharType="end"/>
      </w:r>
    </w:p>
    <w:p w14:paraId="443F9F57" w14:textId="631E96A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143" w:author="Mark Davison" w:date="2024-09-20T09:36:00Z" w16du:dateUtc="2024-09-20T08:36:00Z">
        <w:r w:rsidR="00EF5D28">
          <w:rPr>
            <w:noProof/>
            <w:webHidden/>
          </w:rPr>
          <w:t>43</w:t>
        </w:r>
      </w:ins>
      <w:del w:id="144" w:author="Mark Davison" w:date="2024-09-20T09:35:00Z" w16du:dateUtc="2024-09-20T08:35:00Z">
        <w:r w:rsidR="005456FF" w:rsidDel="00EF5D28">
          <w:rPr>
            <w:noProof/>
            <w:webHidden/>
          </w:rPr>
          <w:delText>44</w:delText>
        </w:r>
      </w:del>
      <w:r w:rsidR="00354D14">
        <w:rPr>
          <w:noProof/>
          <w:webHidden/>
        </w:rPr>
        <w:fldChar w:fldCharType="end"/>
      </w:r>
      <w:r>
        <w:rPr>
          <w:noProof/>
        </w:rPr>
        <w:fldChar w:fldCharType="end"/>
      </w:r>
    </w:p>
    <w:p w14:paraId="57D0A997" w14:textId="7A5A49C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145" w:author="Mark Davison" w:date="2024-09-20T09:36:00Z" w16du:dateUtc="2024-09-20T08:36:00Z">
        <w:r w:rsidR="00EF5D28">
          <w:rPr>
            <w:noProof/>
            <w:webHidden/>
          </w:rPr>
          <w:t>44</w:t>
        </w:r>
      </w:ins>
      <w:del w:id="146" w:author="Mark Davison" w:date="2024-09-20T09:35:00Z" w16du:dateUtc="2024-09-20T08:35:00Z">
        <w:r w:rsidR="005456FF" w:rsidDel="00EF5D28">
          <w:rPr>
            <w:noProof/>
            <w:webHidden/>
          </w:rPr>
          <w:delText>45</w:delText>
        </w:r>
      </w:del>
      <w:r w:rsidR="00354D14">
        <w:rPr>
          <w:noProof/>
          <w:webHidden/>
        </w:rPr>
        <w:fldChar w:fldCharType="end"/>
      </w:r>
      <w:r>
        <w:rPr>
          <w:noProof/>
        </w:rPr>
        <w:fldChar w:fldCharType="end"/>
      </w:r>
    </w:p>
    <w:p w14:paraId="7B06EFA7" w14:textId="1B53CF7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147" w:author="Mark Davison" w:date="2024-09-20T09:36:00Z" w16du:dateUtc="2024-09-20T08:36:00Z">
        <w:r w:rsidR="00EF5D28">
          <w:rPr>
            <w:noProof/>
            <w:webHidden/>
          </w:rPr>
          <w:t>47</w:t>
        </w:r>
      </w:ins>
      <w:del w:id="148" w:author="Mark Davison" w:date="2024-09-20T09:35:00Z" w16du:dateUtc="2024-09-20T08:35:00Z">
        <w:r w:rsidR="005456FF" w:rsidDel="00EF5D28">
          <w:rPr>
            <w:noProof/>
            <w:webHidden/>
          </w:rPr>
          <w:delText>48</w:delText>
        </w:r>
      </w:del>
      <w:r w:rsidR="00354D14">
        <w:rPr>
          <w:noProof/>
          <w:webHidden/>
        </w:rPr>
        <w:fldChar w:fldCharType="end"/>
      </w:r>
      <w:r>
        <w:rPr>
          <w:noProof/>
        </w:rPr>
        <w:fldChar w:fldCharType="end"/>
      </w:r>
    </w:p>
    <w:p w14:paraId="5424C5CA" w14:textId="25B032B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149" w:author="Mark Davison" w:date="2024-09-20T09:36:00Z" w16du:dateUtc="2024-09-20T08:36:00Z">
        <w:r w:rsidR="00EF5D28">
          <w:rPr>
            <w:noProof/>
            <w:webHidden/>
          </w:rPr>
          <w:t>54</w:t>
        </w:r>
      </w:ins>
      <w:del w:id="150" w:author="Mark Davison" w:date="2024-09-20T09:35:00Z" w16du:dateUtc="2024-09-20T08:35:00Z">
        <w:r w:rsidR="005456FF" w:rsidDel="00EF5D28">
          <w:rPr>
            <w:noProof/>
            <w:webHidden/>
          </w:rPr>
          <w:delText>55</w:delText>
        </w:r>
      </w:del>
      <w:r w:rsidR="00354D14">
        <w:rPr>
          <w:noProof/>
          <w:webHidden/>
        </w:rPr>
        <w:fldChar w:fldCharType="end"/>
      </w:r>
      <w:r>
        <w:rPr>
          <w:noProof/>
        </w:rPr>
        <w:fldChar w:fldCharType="end"/>
      </w:r>
    </w:p>
    <w:p w14:paraId="21C4B46C" w14:textId="15A97B7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151" w:author="Mark Davison" w:date="2024-09-20T09:36:00Z" w16du:dateUtc="2024-09-20T08:36:00Z">
        <w:r w:rsidR="00EF5D28">
          <w:rPr>
            <w:noProof/>
            <w:webHidden/>
          </w:rPr>
          <w:t>70</w:t>
        </w:r>
      </w:ins>
      <w:del w:id="152" w:author="Mark Davison" w:date="2024-09-20T09:35:00Z" w16du:dateUtc="2024-09-20T08:35:00Z">
        <w:r w:rsidR="005456FF" w:rsidDel="00EF5D28">
          <w:rPr>
            <w:noProof/>
            <w:webHidden/>
          </w:rPr>
          <w:delText>71</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450D5478"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EF5D28">
          <w:rPr>
            <w:noProof/>
            <w:webHidden/>
          </w:rPr>
          <w:t>22</w:t>
        </w:r>
        <w:r w:rsidR="00354D14">
          <w:rPr>
            <w:noProof/>
            <w:webHidden/>
          </w:rPr>
          <w:fldChar w:fldCharType="end"/>
        </w:r>
      </w:hyperlink>
    </w:p>
    <w:p w14:paraId="58BD7C53" w14:textId="43B485A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EF5D28">
          <w:rPr>
            <w:noProof/>
            <w:webHidden/>
          </w:rPr>
          <w:t>23</w:t>
        </w:r>
        <w:r w:rsidR="00354D14">
          <w:rPr>
            <w:noProof/>
            <w:webHidden/>
          </w:rPr>
          <w:fldChar w:fldCharType="end"/>
        </w:r>
      </w:hyperlink>
    </w:p>
    <w:p w14:paraId="78574F78" w14:textId="2570D80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EF5D28">
          <w:rPr>
            <w:noProof/>
            <w:webHidden/>
          </w:rPr>
          <w:t>23</w:t>
        </w:r>
        <w:r w:rsidR="00354D14">
          <w:rPr>
            <w:noProof/>
            <w:webHidden/>
          </w:rPr>
          <w:fldChar w:fldCharType="end"/>
        </w:r>
      </w:hyperlink>
    </w:p>
    <w:p w14:paraId="4890AE32" w14:textId="6F0CD01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EF5D28">
          <w:rPr>
            <w:noProof/>
            <w:webHidden/>
          </w:rPr>
          <w:t>25</w:t>
        </w:r>
        <w:r w:rsidR="00354D14">
          <w:rPr>
            <w:noProof/>
            <w:webHidden/>
          </w:rPr>
          <w:fldChar w:fldCharType="end"/>
        </w:r>
      </w:hyperlink>
    </w:p>
    <w:p w14:paraId="71779AE3" w14:textId="1C4CB4B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EF5D28">
          <w:rPr>
            <w:noProof/>
            <w:webHidden/>
          </w:rPr>
          <w:t>26</w:t>
        </w:r>
        <w:r w:rsidR="00354D14">
          <w:rPr>
            <w:noProof/>
            <w:webHidden/>
          </w:rPr>
          <w:fldChar w:fldCharType="end"/>
        </w:r>
      </w:hyperlink>
    </w:p>
    <w:p w14:paraId="147DF7CB" w14:textId="341D3C5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EF5D28">
          <w:rPr>
            <w:noProof/>
            <w:webHidden/>
          </w:rPr>
          <w:t>26</w:t>
        </w:r>
        <w:r w:rsidR="00354D14">
          <w:rPr>
            <w:noProof/>
            <w:webHidden/>
          </w:rPr>
          <w:fldChar w:fldCharType="end"/>
        </w:r>
      </w:hyperlink>
    </w:p>
    <w:p w14:paraId="3F97EE01" w14:textId="16B586A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EF5D28">
          <w:rPr>
            <w:noProof/>
            <w:webHidden/>
          </w:rPr>
          <w:t>27</w:t>
        </w:r>
        <w:r w:rsidR="00354D14">
          <w:rPr>
            <w:noProof/>
            <w:webHidden/>
          </w:rPr>
          <w:fldChar w:fldCharType="end"/>
        </w:r>
      </w:hyperlink>
    </w:p>
    <w:p w14:paraId="42926C3D" w14:textId="049DCB9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EF5D28">
          <w:rPr>
            <w:noProof/>
            <w:webHidden/>
          </w:rPr>
          <w:t>28</w:t>
        </w:r>
        <w:r w:rsidR="00354D14">
          <w:rPr>
            <w:noProof/>
            <w:webHidden/>
          </w:rPr>
          <w:fldChar w:fldCharType="end"/>
        </w:r>
      </w:hyperlink>
    </w:p>
    <w:p w14:paraId="064F2BC4" w14:textId="6E18AC3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EF5D28">
          <w:rPr>
            <w:noProof/>
            <w:webHidden/>
          </w:rPr>
          <w:t>30</w:t>
        </w:r>
        <w:r w:rsidR="00354D14">
          <w:rPr>
            <w:noProof/>
            <w:webHidden/>
          </w:rPr>
          <w:fldChar w:fldCharType="end"/>
        </w:r>
      </w:hyperlink>
    </w:p>
    <w:p w14:paraId="264EBC3F" w14:textId="76C16F4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EF5D28">
          <w:rPr>
            <w:noProof/>
            <w:webHidden/>
          </w:rPr>
          <w:t>31</w:t>
        </w:r>
        <w:r w:rsidR="00354D14">
          <w:rPr>
            <w:noProof/>
            <w:webHidden/>
          </w:rPr>
          <w:fldChar w:fldCharType="end"/>
        </w:r>
      </w:hyperlink>
    </w:p>
    <w:p w14:paraId="35987FA6" w14:textId="7B7CB1E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EF5D28">
          <w:rPr>
            <w:noProof/>
            <w:webHidden/>
          </w:rPr>
          <w:t>32</w:t>
        </w:r>
        <w:r w:rsidR="00354D14">
          <w:rPr>
            <w:noProof/>
            <w:webHidden/>
          </w:rPr>
          <w:fldChar w:fldCharType="end"/>
        </w:r>
      </w:hyperlink>
    </w:p>
    <w:p w14:paraId="3665D713" w14:textId="261708E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153" w:author="Mark Davison" w:date="2024-09-20T09:36:00Z" w16du:dateUtc="2024-09-20T08:36:00Z">
        <w:r w:rsidR="00EF5D28">
          <w:rPr>
            <w:noProof/>
            <w:webHidden/>
          </w:rPr>
          <w:t>34</w:t>
        </w:r>
      </w:ins>
      <w:del w:id="154" w:author="Mark Davison" w:date="2024-09-20T09:35:00Z" w16du:dateUtc="2024-09-20T08:35:00Z">
        <w:r w:rsidR="005456FF" w:rsidDel="00EF5D28">
          <w:rPr>
            <w:noProof/>
            <w:webHidden/>
          </w:rPr>
          <w:delText>35</w:delText>
        </w:r>
      </w:del>
      <w:r w:rsidR="00354D14">
        <w:rPr>
          <w:noProof/>
          <w:webHidden/>
        </w:rPr>
        <w:fldChar w:fldCharType="end"/>
      </w:r>
      <w:r>
        <w:rPr>
          <w:noProof/>
        </w:rPr>
        <w:fldChar w:fldCharType="end"/>
      </w:r>
    </w:p>
    <w:p w14:paraId="7BF8D096" w14:textId="11280DD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EF5D28">
          <w:rPr>
            <w:noProof/>
            <w:webHidden/>
          </w:rPr>
          <w:t>37</w:t>
        </w:r>
        <w:r w:rsidR="00354D14">
          <w:rPr>
            <w:noProof/>
            <w:webHidden/>
          </w:rPr>
          <w:fldChar w:fldCharType="end"/>
        </w:r>
      </w:hyperlink>
    </w:p>
    <w:p w14:paraId="1366FEC9" w14:textId="44A0508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EF5D28">
          <w:rPr>
            <w:noProof/>
            <w:webHidden/>
          </w:rPr>
          <w:t>37</w:t>
        </w:r>
        <w:r w:rsidR="00354D14">
          <w:rPr>
            <w:noProof/>
            <w:webHidden/>
          </w:rPr>
          <w:fldChar w:fldCharType="end"/>
        </w:r>
      </w:hyperlink>
    </w:p>
    <w:p w14:paraId="714914E5" w14:textId="38E0A12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EF5D28">
          <w:rPr>
            <w:noProof/>
            <w:webHidden/>
          </w:rPr>
          <w:t>38</w:t>
        </w:r>
        <w:r w:rsidR="00354D14">
          <w:rPr>
            <w:noProof/>
            <w:webHidden/>
          </w:rPr>
          <w:fldChar w:fldCharType="end"/>
        </w:r>
      </w:hyperlink>
    </w:p>
    <w:p w14:paraId="1BB39805" w14:textId="7D2228E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EF5D28">
          <w:rPr>
            <w:noProof/>
            <w:webHidden/>
          </w:rPr>
          <w:t>39</w:t>
        </w:r>
        <w:r w:rsidR="00354D14">
          <w:rPr>
            <w:noProof/>
            <w:webHidden/>
          </w:rPr>
          <w:fldChar w:fldCharType="end"/>
        </w:r>
      </w:hyperlink>
    </w:p>
    <w:p w14:paraId="53DBB0FC" w14:textId="32B6A27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155" w:author="Mark Davison" w:date="2024-09-20T09:36:00Z" w16du:dateUtc="2024-09-20T08:36:00Z">
        <w:r w:rsidR="00EF5D28">
          <w:rPr>
            <w:noProof/>
            <w:webHidden/>
          </w:rPr>
          <w:t>47</w:t>
        </w:r>
      </w:ins>
      <w:del w:id="156" w:author="Mark Davison" w:date="2024-09-20T09:35:00Z" w16du:dateUtc="2024-09-20T08:35:00Z">
        <w:r w:rsidR="005456FF" w:rsidDel="00EF5D28">
          <w:rPr>
            <w:noProof/>
            <w:webHidden/>
          </w:rPr>
          <w:delText>48</w:delText>
        </w:r>
      </w:del>
      <w:r w:rsidR="00354D14">
        <w:rPr>
          <w:noProof/>
          <w:webHidden/>
        </w:rPr>
        <w:fldChar w:fldCharType="end"/>
      </w:r>
      <w:r>
        <w:rPr>
          <w:noProof/>
        </w:rPr>
        <w:fldChar w:fldCharType="end"/>
      </w:r>
    </w:p>
    <w:p w14:paraId="2E21A417" w14:textId="1DDCEF7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157" w:author="Mark Davison" w:date="2024-09-20T09:36:00Z" w16du:dateUtc="2024-09-20T08:36:00Z">
        <w:r w:rsidR="00EF5D28">
          <w:rPr>
            <w:noProof/>
            <w:webHidden/>
          </w:rPr>
          <w:t>50</w:t>
        </w:r>
      </w:ins>
      <w:del w:id="158" w:author="Mark Davison" w:date="2024-09-20T09:35:00Z" w16du:dateUtc="2024-09-20T08:35:00Z">
        <w:r w:rsidR="005456FF" w:rsidDel="00EF5D28">
          <w:rPr>
            <w:noProof/>
            <w:webHidden/>
          </w:rPr>
          <w:delText>51</w:delText>
        </w:r>
      </w:del>
      <w:r w:rsidR="00354D14">
        <w:rPr>
          <w:noProof/>
          <w:webHidden/>
        </w:rPr>
        <w:fldChar w:fldCharType="end"/>
      </w:r>
      <w:r>
        <w:rPr>
          <w:noProof/>
        </w:rPr>
        <w:fldChar w:fldCharType="end"/>
      </w:r>
    </w:p>
    <w:p w14:paraId="5BA0D973" w14:textId="7D4BF07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159" w:author="Mark Davison" w:date="2024-09-20T09:36:00Z" w16du:dateUtc="2024-09-20T08:36:00Z">
        <w:r w:rsidR="00EF5D28">
          <w:rPr>
            <w:noProof/>
            <w:webHidden/>
          </w:rPr>
          <w:t>52</w:t>
        </w:r>
      </w:ins>
      <w:del w:id="160" w:author="Mark Davison" w:date="2024-09-20T09:35:00Z" w16du:dateUtc="2024-09-20T08:35:00Z">
        <w:r w:rsidR="005456FF" w:rsidDel="00EF5D28">
          <w:rPr>
            <w:noProof/>
            <w:webHidden/>
          </w:rPr>
          <w:delText>53</w:delText>
        </w:r>
      </w:del>
      <w:r w:rsidR="00354D14">
        <w:rPr>
          <w:noProof/>
          <w:webHidden/>
        </w:rPr>
        <w:fldChar w:fldCharType="end"/>
      </w:r>
      <w:r>
        <w:rPr>
          <w:noProof/>
        </w:rPr>
        <w:fldChar w:fldCharType="end"/>
      </w:r>
    </w:p>
    <w:p w14:paraId="44C2FB7A" w14:textId="2E61BF2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161" w:author="Mark Davison" w:date="2024-09-20T09:36:00Z" w16du:dateUtc="2024-09-20T08:36:00Z">
        <w:r w:rsidR="00EF5D28">
          <w:rPr>
            <w:noProof/>
            <w:webHidden/>
          </w:rPr>
          <w:t>57</w:t>
        </w:r>
      </w:ins>
      <w:del w:id="162" w:author="Mark Davison" w:date="2024-09-20T09:35:00Z" w16du:dateUtc="2024-09-20T08:35:00Z">
        <w:r w:rsidR="005456FF" w:rsidDel="00EF5D28">
          <w:rPr>
            <w:noProof/>
            <w:webHidden/>
          </w:rPr>
          <w:delText>58</w:delText>
        </w:r>
      </w:del>
      <w:r w:rsidR="00354D14">
        <w:rPr>
          <w:noProof/>
          <w:webHidden/>
        </w:rPr>
        <w:fldChar w:fldCharType="end"/>
      </w:r>
      <w:r>
        <w:rPr>
          <w:noProof/>
        </w:rPr>
        <w:fldChar w:fldCharType="end"/>
      </w:r>
    </w:p>
    <w:p w14:paraId="073643FA" w14:textId="51D1282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163" w:author="Mark Davison" w:date="2024-09-20T09:36:00Z" w16du:dateUtc="2024-09-20T08:36:00Z">
        <w:r w:rsidR="00EF5D28">
          <w:rPr>
            <w:noProof/>
            <w:webHidden/>
          </w:rPr>
          <w:t>57</w:t>
        </w:r>
      </w:ins>
      <w:del w:id="164" w:author="Mark Davison" w:date="2024-09-20T09:35:00Z" w16du:dateUtc="2024-09-20T08:35:00Z">
        <w:r w:rsidR="005456FF" w:rsidDel="00EF5D28">
          <w:rPr>
            <w:noProof/>
            <w:webHidden/>
          </w:rPr>
          <w:delText>58</w:delText>
        </w:r>
      </w:del>
      <w:r w:rsidR="00354D14">
        <w:rPr>
          <w:noProof/>
          <w:webHidden/>
        </w:rPr>
        <w:fldChar w:fldCharType="end"/>
      </w:r>
      <w:r>
        <w:rPr>
          <w:noProof/>
        </w:rPr>
        <w:fldChar w:fldCharType="end"/>
      </w:r>
    </w:p>
    <w:p w14:paraId="47DA7A54" w14:textId="5A34DB1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165" w:author="Mark Davison" w:date="2024-09-20T09:36:00Z" w16du:dateUtc="2024-09-20T08:36:00Z">
        <w:r w:rsidR="00EF5D28">
          <w:rPr>
            <w:noProof/>
            <w:webHidden/>
          </w:rPr>
          <w:t>58</w:t>
        </w:r>
      </w:ins>
      <w:del w:id="166" w:author="Mark Davison" w:date="2024-09-20T09:35:00Z" w16du:dateUtc="2024-09-20T08:35:00Z">
        <w:r w:rsidR="005456FF" w:rsidDel="00EF5D28">
          <w:rPr>
            <w:noProof/>
            <w:webHidden/>
          </w:rPr>
          <w:delText>59</w:delText>
        </w:r>
      </w:del>
      <w:r w:rsidR="00354D14">
        <w:rPr>
          <w:noProof/>
          <w:webHidden/>
        </w:rPr>
        <w:fldChar w:fldCharType="end"/>
      </w:r>
      <w:r>
        <w:rPr>
          <w:noProof/>
        </w:rPr>
        <w:fldChar w:fldCharType="end"/>
      </w:r>
    </w:p>
    <w:p w14:paraId="2393BE50" w14:textId="1B59C9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167" w:author="Mark Davison" w:date="2024-09-20T09:36:00Z" w16du:dateUtc="2024-09-20T08:36:00Z">
        <w:r w:rsidR="00EF5D28">
          <w:rPr>
            <w:noProof/>
            <w:webHidden/>
          </w:rPr>
          <w:t>58</w:t>
        </w:r>
      </w:ins>
      <w:del w:id="168" w:author="Mark Davison" w:date="2024-09-20T09:35:00Z" w16du:dateUtc="2024-09-20T08:35:00Z">
        <w:r w:rsidR="005456FF" w:rsidDel="00EF5D28">
          <w:rPr>
            <w:noProof/>
            <w:webHidden/>
          </w:rPr>
          <w:delText>59</w:delText>
        </w:r>
      </w:del>
      <w:r w:rsidR="00354D14">
        <w:rPr>
          <w:noProof/>
          <w:webHidden/>
        </w:rPr>
        <w:fldChar w:fldCharType="end"/>
      </w:r>
      <w:r>
        <w:rPr>
          <w:noProof/>
        </w:rPr>
        <w:fldChar w:fldCharType="end"/>
      </w:r>
    </w:p>
    <w:p w14:paraId="75F8B5B6" w14:textId="319435A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169" w:author="Mark Davison" w:date="2024-09-20T09:36:00Z" w16du:dateUtc="2024-09-20T08:36:00Z">
        <w:r w:rsidR="00EF5D28">
          <w:rPr>
            <w:noProof/>
            <w:webHidden/>
          </w:rPr>
          <w:t>64</w:t>
        </w:r>
      </w:ins>
      <w:del w:id="170" w:author="Mark Davison" w:date="2024-09-20T09:35:00Z" w16du:dateUtc="2024-09-20T08:35:00Z">
        <w:r w:rsidR="005456FF" w:rsidDel="00EF5D28">
          <w:rPr>
            <w:noProof/>
            <w:webHidden/>
          </w:rPr>
          <w:delText>65</w:delText>
        </w:r>
      </w:del>
      <w:r w:rsidR="00354D14">
        <w:rPr>
          <w:noProof/>
          <w:webHidden/>
        </w:rPr>
        <w:fldChar w:fldCharType="end"/>
      </w:r>
      <w:r>
        <w:rPr>
          <w:noProof/>
        </w:rPr>
        <w:fldChar w:fldCharType="end"/>
      </w:r>
    </w:p>
    <w:p w14:paraId="615FFF3A" w14:textId="6A98829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171" w:author="Mark Davison" w:date="2024-09-20T09:36:00Z" w16du:dateUtc="2024-09-20T08:36:00Z">
        <w:r w:rsidR="00EF5D28">
          <w:rPr>
            <w:noProof/>
            <w:webHidden/>
          </w:rPr>
          <w:t>76</w:t>
        </w:r>
      </w:ins>
      <w:del w:id="172" w:author="Mark Davison" w:date="2024-09-20T09:35:00Z" w16du:dateUtc="2024-09-20T08:35:00Z">
        <w:r w:rsidR="005456FF" w:rsidDel="00EF5D28">
          <w:rPr>
            <w:noProof/>
            <w:webHidden/>
          </w:rPr>
          <w:delText>77</w:delText>
        </w:r>
      </w:del>
      <w:r w:rsidR="00354D14">
        <w:rPr>
          <w:noProof/>
          <w:webHidden/>
        </w:rPr>
        <w:fldChar w:fldCharType="end"/>
      </w:r>
      <w:r>
        <w:rPr>
          <w:noProof/>
        </w:rPr>
        <w:fldChar w:fldCharType="end"/>
      </w:r>
    </w:p>
    <w:p w14:paraId="3ACF3481" w14:textId="6E19119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173" w:author="Mark Davison" w:date="2024-09-20T09:36:00Z" w16du:dateUtc="2024-09-20T08:36:00Z">
        <w:r w:rsidR="00EF5D28">
          <w:rPr>
            <w:noProof/>
            <w:webHidden/>
          </w:rPr>
          <w:t>85</w:t>
        </w:r>
      </w:ins>
      <w:del w:id="174" w:author="Mark Davison" w:date="2024-09-20T09:35:00Z" w16du:dateUtc="2024-09-20T08:35:00Z">
        <w:r w:rsidR="005456FF" w:rsidDel="00EF5D28">
          <w:rPr>
            <w:noProof/>
            <w:webHidden/>
          </w:rPr>
          <w:delText>86</w:delText>
        </w:r>
      </w:del>
      <w:r w:rsidR="00354D14">
        <w:rPr>
          <w:noProof/>
          <w:webHidden/>
        </w:rPr>
        <w:fldChar w:fldCharType="end"/>
      </w:r>
      <w:r>
        <w:rPr>
          <w:noProof/>
        </w:rPr>
        <w:fldChar w:fldCharType="end"/>
      </w:r>
    </w:p>
    <w:p w14:paraId="3A1E09F0" w14:textId="5BC43C0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175" w:author="Mark Davison" w:date="2024-09-20T09:36:00Z" w16du:dateUtc="2024-09-20T08:36:00Z">
        <w:r w:rsidR="00EF5D28">
          <w:rPr>
            <w:noProof/>
            <w:webHidden/>
          </w:rPr>
          <w:t>87</w:t>
        </w:r>
      </w:ins>
      <w:del w:id="176" w:author="Mark Davison" w:date="2024-09-20T09:35:00Z" w16du:dateUtc="2024-09-20T08:35:00Z">
        <w:r w:rsidR="005456FF" w:rsidDel="00EF5D28">
          <w:rPr>
            <w:noProof/>
            <w:webHidden/>
          </w:rPr>
          <w:delText>88</w:delText>
        </w:r>
      </w:del>
      <w:r w:rsidR="00354D14">
        <w:rPr>
          <w:noProof/>
          <w:webHidden/>
        </w:rPr>
        <w:fldChar w:fldCharType="end"/>
      </w:r>
      <w:r>
        <w:rPr>
          <w:noProof/>
        </w:rPr>
        <w:fldChar w:fldCharType="end"/>
      </w:r>
    </w:p>
    <w:p w14:paraId="2D700432" w14:textId="3A16DEC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177" w:author="Mark Davison" w:date="2024-09-20T09:36:00Z" w16du:dateUtc="2024-09-20T08:36:00Z">
        <w:r w:rsidR="00EF5D28">
          <w:rPr>
            <w:noProof/>
            <w:webHidden/>
          </w:rPr>
          <w:t>93</w:t>
        </w:r>
      </w:ins>
      <w:del w:id="178" w:author="Mark Davison" w:date="2024-09-20T09:35:00Z" w16du:dateUtc="2024-09-20T08:35:00Z">
        <w:r w:rsidR="005456FF" w:rsidDel="00EF5D28">
          <w:rPr>
            <w:noProof/>
            <w:webHidden/>
          </w:rPr>
          <w:delText>94</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9" w:name="_Ref160012265"/>
      <w:bookmarkStart w:id="180" w:name="_Toc172098928"/>
      <w:r>
        <w:lastRenderedPageBreak/>
        <w:t>Introduction</w:t>
      </w:r>
      <w:bookmarkEnd w:id="179"/>
      <w:bookmarkEnd w:id="180"/>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81" w:name="_Toc172098929"/>
      <w:r>
        <w:t>Purpose</w:t>
      </w:r>
      <w:bookmarkEnd w:id="181"/>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182" w:name="_Toc172098930"/>
      <w:r>
        <w:t>Use of the protocol</w:t>
      </w:r>
      <w:bookmarkEnd w:id="182"/>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183" w:name="_Toc172098931"/>
      <w:r>
        <w:t>Protocol history</w:t>
      </w:r>
      <w:bookmarkEnd w:id="183"/>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184" w:name="_Toc172098932"/>
      <w:r>
        <w:t>Protocol transport</w:t>
      </w:r>
      <w:bookmarkEnd w:id="184"/>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5AE6D567"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EF5D28">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185" w:author="Mark Davison" w:date="2024-09-20T09:36:00Z" w16du:dateUtc="2024-09-20T08:36:00Z">
        <w:r w:rsidR="00EF5D28" w:rsidRPr="00EF5D28">
          <w:rPr>
            <w:rStyle w:val="Crossreference"/>
            <w:rPrChange w:id="186" w:author="Mark Davison" w:date="2024-09-20T09:36:00Z" w16du:dateUtc="2024-09-20T08:36:00Z">
              <w:rPr/>
            </w:rPrChange>
          </w:rPr>
          <w:t>Use of MQTT</w:t>
        </w:r>
      </w:ins>
      <w:del w:id="187" w:author="Mark Davison" w:date="2024-09-20T09:35:00Z" w16du:dateUtc="2024-09-20T08:35:00Z">
        <w:r w:rsidR="005456FF" w:rsidRPr="00914C55" w:rsidDel="00EF5D28">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408F2F2F"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188" w:author="Mark Davison" w:date="2024-09-20T09:36:00Z" w16du:dateUtc="2024-09-20T08:36:00Z">
        <w:r w:rsidR="00EF5D28" w:rsidRPr="00EF5D28">
          <w:rPr>
            <w:rStyle w:val="Crossreference"/>
            <w:rFonts w:eastAsia="DengXian"/>
            <w:rPrChange w:id="189" w:author="Mark Davison" w:date="2024-09-20T09:36:00Z" w16du:dateUtc="2024-09-20T08:36:00Z">
              <w:rPr>
                <w:rFonts w:eastAsia="DengXian" w:cs="Arial"/>
                <w:lang w:eastAsia="en-US"/>
              </w:rPr>
            </w:rPrChange>
          </w:rPr>
          <w:t>[JSONSchema]</w:t>
        </w:r>
      </w:ins>
      <w:del w:id="190" w:author="Mark Davison" w:date="2024-09-20T09:35:00Z" w16du:dateUtc="2024-09-20T08:35:00Z">
        <w:r w:rsidR="005456FF" w:rsidRPr="00914C55" w:rsidDel="00EF5D28">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191" w:name="_Ref163149864"/>
      <w:bookmarkStart w:id="192" w:name="_Ref163149872"/>
      <w:bookmarkStart w:id="193" w:name="_Ref163149876"/>
      <w:bookmarkStart w:id="194"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191"/>
      <w:bookmarkEnd w:id="192"/>
      <w:bookmarkEnd w:id="193"/>
      <w:bookmarkEnd w:id="194"/>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195" w:name="_Toc172098934"/>
      <w:r w:rsidRPr="00A05273">
        <w:t xml:space="preserve">Lucid </w:t>
      </w:r>
      <w:r w:rsidR="00A018AA">
        <w:t>b</w:t>
      </w:r>
      <w:r w:rsidRPr="00A05273">
        <w:t xml:space="preserve">etween </w:t>
      </w:r>
      <w:r w:rsidR="006B0494" w:rsidRPr="00A05273">
        <w:t>supervisory applications</w:t>
      </w:r>
      <w:bookmarkEnd w:id="195"/>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196" w:name="_Toc172098935"/>
      <w:r>
        <w:t>Data representation</w:t>
      </w:r>
      <w:bookmarkEnd w:id="196"/>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197" w:name="_Toc172098936"/>
      <w:r>
        <w:lastRenderedPageBreak/>
        <w:t xml:space="preserve">Data </w:t>
      </w:r>
      <w:r w:rsidR="006B0494">
        <w:t>model</w:t>
      </w:r>
      <w:bookmarkEnd w:id="197"/>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198" w:name="_Toc172098937"/>
      <w:r>
        <w:t xml:space="preserve">Field </w:t>
      </w:r>
      <w:r w:rsidR="006B0494">
        <w:t>device</w:t>
      </w:r>
      <w:bookmarkEnd w:id="198"/>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482728B3"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199" w:author="Mark Davison" w:date="2024-09-20T09:36:00Z" w16du:dateUtc="2024-09-20T08:36:00Z">
        <w:r w:rsidR="00EF5D28" w:rsidRPr="00EF5D28">
          <w:rPr>
            <w:rStyle w:val="Crossreference"/>
            <w:rPrChange w:id="200" w:author="Mark Davison" w:date="2024-09-20T09:36:00Z" w16du:dateUtc="2024-09-20T08:36:00Z">
              <w:rPr/>
            </w:rPrChange>
          </w:rPr>
          <w:t xml:space="preserve">Figure </w:t>
        </w:r>
        <w:r w:rsidR="00EF5D28" w:rsidRPr="00EF5D28">
          <w:rPr>
            <w:rStyle w:val="Crossreference"/>
            <w:rPrChange w:id="201" w:author="Mark Davison" w:date="2024-09-20T09:36:00Z" w16du:dateUtc="2024-09-20T08:36:00Z">
              <w:rPr>
                <w:noProof/>
              </w:rPr>
            </w:rPrChange>
          </w:rPr>
          <w:t>1</w:t>
        </w:r>
      </w:ins>
      <w:del w:id="202" w:author="Mark Davison" w:date="2024-09-20T09:35:00Z" w16du:dateUtc="2024-09-20T08:35:00Z">
        <w:r w:rsidR="005456FF" w:rsidRPr="00914C55" w:rsidDel="00EF5D28">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72967AB5"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EF5D28">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203" w:author="Mark Davison" w:date="2024-09-20T09:36:00Z" w16du:dateUtc="2024-09-20T08:36:00Z">
        <w:r w:rsidR="00EF5D28" w:rsidRPr="00EF5D28">
          <w:rPr>
            <w:rStyle w:val="Crossreference"/>
            <w:rPrChange w:id="204" w:author="Mark Davison" w:date="2024-09-20T09:36:00Z" w16du:dateUtc="2024-09-20T08:36:00Z">
              <w:rPr/>
            </w:rPrChange>
          </w:rPr>
          <w:t>Example use cases</w:t>
        </w:r>
      </w:ins>
      <w:del w:id="205" w:author="Mark Davison" w:date="2024-09-20T09:35:00Z" w16du:dateUtc="2024-09-20T08:35:00Z">
        <w:r w:rsidR="005456FF" w:rsidRPr="00914C55" w:rsidDel="00EF5D28">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1901005F" w:rsidR="00E279F0" w:rsidRDefault="00E279F0" w:rsidP="009F3044">
      <w:pPr>
        <w:pStyle w:val="Caption"/>
      </w:pPr>
      <w:bookmarkStart w:id="206" w:name="_Ref160528474"/>
      <w:bookmarkStart w:id="207" w:name="_Toc170288628"/>
      <w:r>
        <w:t xml:space="preserve">Figure </w:t>
      </w:r>
      <w:r>
        <w:fldChar w:fldCharType="begin"/>
      </w:r>
      <w:r>
        <w:instrText xml:space="preserve"> SEQ Figure \* ARABIC </w:instrText>
      </w:r>
      <w:r>
        <w:fldChar w:fldCharType="separate"/>
      </w:r>
      <w:r w:rsidR="00EF5D28">
        <w:rPr>
          <w:noProof/>
        </w:rPr>
        <w:t>1</w:t>
      </w:r>
      <w:r>
        <w:rPr>
          <w:noProof/>
        </w:rPr>
        <w:fldChar w:fldCharType="end"/>
      </w:r>
      <w:bookmarkEnd w:id="206"/>
      <w:r>
        <w:tab/>
      </w:r>
      <w:r w:rsidRPr="00E279F0">
        <w:t xml:space="preserve">Field device and </w:t>
      </w:r>
      <w:r w:rsidR="00A018AA">
        <w:t>s</w:t>
      </w:r>
      <w:r w:rsidRPr="00E279F0">
        <w:t>upervisory application messages</w:t>
      </w:r>
      <w:bookmarkEnd w:id="207"/>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681777E"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EF5D28">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208" w:author="Mark Davison" w:date="2024-09-20T09:36:00Z" w16du:dateUtc="2024-09-20T08:36:00Z">
        <w:r w:rsidR="00EF5D28" w:rsidRPr="00EF5D28">
          <w:rPr>
            <w:rStyle w:val="Crossreference"/>
            <w:rPrChange w:id="209" w:author="Mark Davison" w:date="2024-09-20T09:36:00Z" w16du:dateUtc="2024-09-20T08:36:00Z">
              <w:rPr/>
            </w:rPrChange>
          </w:rPr>
          <w:t>Use of MQTT</w:t>
        </w:r>
      </w:ins>
      <w:del w:id="210" w:author="Mark Davison" w:date="2024-09-20T09:35:00Z" w16du:dateUtc="2024-09-20T08:35:00Z">
        <w:r w:rsidR="005456FF" w:rsidRPr="00914C55" w:rsidDel="00EF5D28">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211" w:name="_Toc172098938"/>
      <w:r>
        <w:t>Lucid schema</w:t>
      </w:r>
      <w:bookmarkEnd w:id="211"/>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32B6A500" w:rsidR="005950AA" w:rsidRDefault="00FC7015" w:rsidP="009F3044">
      <w:pPr>
        <w:pStyle w:val="Caption"/>
      </w:pPr>
      <w:bookmarkStart w:id="212" w:name="_Toc170288629"/>
      <w:r w:rsidRPr="00BA7567">
        <w:t>Figure</w:t>
      </w:r>
      <w:r w:rsidR="00D82389" w:rsidRPr="00BA7567">
        <w:t xml:space="preserve"> </w:t>
      </w:r>
      <w:r>
        <w:fldChar w:fldCharType="begin"/>
      </w:r>
      <w:r>
        <w:instrText xml:space="preserve"> SEQ Figure \* ARABIC </w:instrText>
      </w:r>
      <w:r>
        <w:fldChar w:fldCharType="separate"/>
      </w:r>
      <w:r w:rsidR="00EF5D28">
        <w:rPr>
          <w:noProof/>
        </w:rPr>
        <w:t>2</w:t>
      </w:r>
      <w:r>
        <w:rPr>
          <w:noProof/>
        </w:rPr>
        <w:fldChar w:fldCharType="end"/>
      </w:r>
      <w:r w:rsidR="00D82389" w:rsidRPr="00BA7567">
        <w:tab/>
        <w:t>JSON schema</w:t>
      </w:r>
      <w:bookmarkEnd w:id="212"/>
    </w:p>
    <w:p w14:paraId="6D28A886" w14:textId="29299CF9" w:rsidR="009C3498" w:rsidRDefault="009C3498" w:rsidP="009C3498">
      <w:pPr>
        <w:pStyle w:val="Heading3"/>
      </w:pPr>
      <w:bookmarkStart w:id="213" w:name="_Toc172098939"/>
      <w:r>
        <w:t xml:space="preserve">Device </w:t>
      </w:r>
      <w:r w:rsidR="006B0494">
        <w:t>profile</w:t>
      </w:r>
      <w:bookmarkEnd w:id="213"/>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214"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214"/>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7609FC6B"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EF5D28">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215" w:author="Mark Davison" w:date="2024-09-20T09:36:00Z" w16du:dateUtc="2024-09-20T08:36:00Z">
        <w:r w:rsidR="00EF5D28" w:rsidRPr="00EF5D28">
          <w:rPr>
            <w:rStyle w:val="Crossreference"/>
            <w:rPrChange w:id="216" w:author="Mark Davison" w:date="2024-09-20T09:36:00Z" w16du:dateUtc="2024-09-20T08:36:00Z">
              <w:rPr/>
            </w:rPrChange>
          </w:rPr>
          <w:t>Configuration</w:t>
        </w:r>
      </w:ins>
      <w:del w:id="217" w:author="Mark Davison" w:date="2024-09-20T09:35:00Z" w16du:dateUtc="2024-09-20T08:35:00Z">
        <w:r w:rsidR="005456FF" w:rsidRPr="00914C55" w:rsidDel="00EF5D28">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65035A69"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218" w:author="Mark Davison" w:date="2024-09-20T09:36:00Z" w16du:dateUtc="2024-09-20T08:36:00Z">
        <w:r w:rsidR="00EF5D28" w:rsidRPr="00EF5D28">
          <w:rPr>
            <w:rStyle w:val="Crossreference"/>
            <w:rPrChange w:id="219" w:author="Mark Davison" w:date="2024-09-20T09:36:00Z" w16du:dateUtc="2024-09-20T08:36:00Z">
              <w:rPr/>
            </w:rPrChange>
          </w:rPr>
          <w:t xml:space="preserve">Figure </w:t>
        </w:r>
        <w:r w:rsidR="00EF5D28" w:rsidRPr="00EF5D28">
          <w:rPr>
            <w:rStyle w:val="Crossreference"/>
            <w:rPrChange w:id="220" w:author="Mark Davison" w:date="2024-09-20T09:36:00Z" w16du:dateUtc="2024-09-20T08:36:00Z">
              <w:rPr>
                <w:noProof/>
              </w:rPr>
            </w:rPrChange>
          </w:rPr>
          <w:t>3</w:t>
        </w:r>
      </w:ins>
      <w:del w:id="221" w:author="Mark Davison" w:date="2024-09-20T09:35:00Z" w16du:dateUtc="2024-09-20T08:35:00Z">
        <w:r w:rsidR="005456FF" w:rsidRPr="00914C55" w:rsidDel="00EF5D28">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2F9AD36A"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EF5D28">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EF5D28">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EF5D28"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34793683" w:rsidR="00D616A6" w:rsidRDefault="00FC7015" w:rsidP="007335B8">
      <w:pPr>
        <w:pStyle w:val="Caption"/>
      </w:pPr>
      <w:bookmarkStart w:id="222" w:name="_Ref160529908"/>
      <w:bookmarkStart w:id="223" w:name="_Toc160543266"/>
      <w:bookmarkStart w:id="224" w:name="_Toc170288630"/>
      <w:r>
        <w:t xml:space="preserve">Figure </w:t>
      </w:r>
      <w:r>
        <w:fldChar w:fldCharType="begin"/>
      </w:r>
      <w:r>
        <w:instrText xml:space="preserve"> SEQ Figure \* ARABIC </w:instrText>
      </w:r>
      <w:r>
        <w:fldChar w:fldCharType="separate"/>
      </w:r>
      <w:r w:rsidR="00EF5D28">
        <w:rPr>
          <w:noProof/>
        </w:rPr>
        <w:t>3</w:t>
      </w:r>
      <w:r>
        <w:rPr>
          <w:noProof/>
        </w:rPr>
        <w:fldChar w:fldCharType="end"/>
      </w:r>
      <w:bookmarkEnd w:id="222"/>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223"/>
      <w:bookmarkEnd w:id="224"/>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225" w:name="_Ref160530157"/>
      <w:bookmarkStart w:id="226" w:name="_Toc172098940"/>
      <w:r>
        <w:t>Configuration</w:t>
      </w:r>
      <w:bookmarkEnd w:id="225"/>
      <w:bookmarkEnd w:id="226"/>
    </w:p>
    <w:p w14:paraId="3B8A49D7" w14:textId="7AFEA7D0"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EF5D28">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227" w:author="Mark Davison" w:date="2024-09-20T09:36:00Z" w16du:dateUtc="2024-09-20T08:36:00Z">
        <w:r w:rsidR="00EF5D28" w:rsidRPr="00EF5D28">
          <w:rPr>
            <w:rStyle w:val="Crossreference"/>
            <w:rPrChange w:id="228" w:author="Mark Davison" w:date="2024-09-20T09:36:00Z" w16du:dateUtc="2024-09-20T08:36:00Z">
              <w:rPr/>
            </w:rPrChange>
          </w:rPr>
          <w:t>Configuration errors</w:t>
        </w:r>
      </w:ins>
      <w:del w:id="229" w:author="Mark Davison" w:date="2024-09-20T09:35:00Z" w16du:dateUtc="2024-09-20T08:35:00Z">
        <w:r w:rsidR="005456FF" w:rsidRPr="00914C55" w:rsidDel="00EF5D28">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230" w:name="_Ref162954664"/>
      <w:r>
        <w:t xml:space="preserve">Configuration </w:t>
      </w:r>
      <w:r w:rsidR="006B0494">
        <w:t>errors</w:t>
      </w:r>
      <w:bookmarkEnd w:id="230"/>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3F9401B2"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231" w:author="Mark Davison" w:date="2024-09-20T09:36:00Z" w16du:dateUtc="2024-09-20T08:36:00Z">
        <w:r w:rsidR="00EF5D28" w:rsidRPr="00EF5D28">
          <w:rPr>
            <w:rStyle w:val="Crossreference"/>
            <w:rPrChange w:id="232" w:author="Mark Davison" w:date="2024-09-20T09:36:00Z" w16du:dateUtc="2024-09-20T08:36:00Z">
              <w:rPr/>
            </w:rPrChange>
          </w:rPr>
          <w:t xml:space="preserve">Table </w:t>
        </w:r>
        <w:r w:rsidR="00EF5D28" w:rsidRPr="00EF5D28">
          <w:rPr>
            <w:rStyle w:val="Crossreference"/>
            <w:rPrChange w:id="233" w:author="Mark Davison" w:date="2024-09-20T09:36:00Z" w16du:dateUtc="2024-09-20T08:36:00Z">
              <w:rPr>
                <w:noProof/>
              </w:rPr>
            </w:rPrChange>
          </w:rPr>
          <w:t>1</w:t>
        </w:r>
      </w:ins>
      <w:del w:id="234" w:author="Mark Davison" w:date="2024-09-20T09:35:00Z" w16du:dateUtc="2024-09-20T08:35:00Z">
        <w:r w:rsidR="005456FF" w:rsidRPr="00914C55" w:rsidDel="00EF5D28">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1B5B895B" w:rsidR="00180D58" w:rsidRDefault="00FC7015" w:rsidP="00297394">
      <w:pPr>
        <w:pStyle w:val="Caption"/>
        <w:keepNext/>
      </w:pPr>
      <w:bookmarkStart w:id="235" w:name="_Ref160457063"/>
      <w:bookmarkStart w:id="236" w:name="_Toc160543307"/>
      <w:bookmarkStart w:id="237" w:name="_Toc170288640"/>
      <w:r>
        <w:t xml:space="preserve">Table </w:t>
      </w:r>
      <w:r>
        <w:fldChar w:fldCharType="begin"/>
      </w:r>
      <w:r>
        <w:instrText xml:space="preserve"> SEQ Table \* ARABIC </w:instrText>
      </w:r>
      <w:r>
        <w:fldChar w:fldCharType="separate"/>
      </w:r>
      <w:r w:rsidR="00EF5D28">
        <w:rPr>
          <w:noProof/>
        </w:rPr>
        <w:t>1</w:t>
      </w:r>
      <w:r>
        <w:rPr>
          <w:noProof/>
        </w:rPr>
        <w:fldChar w:fldCharType="end"/>
      </w:r>
      <w:bookmarkEnd w:id="235"/>
      <w:r w:rsidR="00180D58">
        <w:tab/>
      </w:r>
      <w:r w:rsidR="00180D58" w:rsidRPr="00180D58">
        <w:t>Device elements</w:t>
      </w:r>
      <w:bookmarkEnd w:id="236"/>
      <w:bookmarkEnd w:id="23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C94ABFE"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238" w:author="Mark Davison" w:date="2024-09-20T09:36:00Z" w16du:dateUtc="2024-09-20T08:36:00Z">
        <w:r w:rsidR="00EF5D28" w:rsidRPr="00EF5D28">
          <w:rPr>
            <w:rStyle w:val="Crossreference"/>
            <w:rPrChange w:id="239" w:author="Mark Davison" w:date="2024-09-20T09:36:00Z" w16du:dateUtc="2024-09-20T08:36:00Z">
              <w:rPr/>
            </w:rPrChange>
          </w:rPr>
          <w:t xml:space="preserve">Table </w:t>
        </w:r>
        <w:r w:rsidR="00EF5D28" w:rsidRPr="00EF5D28">
          <w:rPr>
            <w:rStyle w:val="Crossreference"/>
            <w:rPrChange w:id="240" w:author="Mark Davison" w:date="2024-09-20T09:36:00Z" w16du:dateUtc="2024-09-20T08:36:00Z">
              <w:rPr>
                <w:noProof/>
              </w:rPr>
            </w:rPrChange>
          </w:rPr>
          <w:t>2</w:t>
        </w:r>
      </w:ins>
      <w:del w:id="241" w:author="Mark Davison" w:date="2024-09-20T09:35:00Z" w16du:dateUtc="2024-09-20T08:35:00Z">
        <w:r w:rsidR="005456FF" w:rsidRPr="00914C55" w:rsidDel="00EF5D28">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B7C200A" w:rsidR="004313A4" w:rsidRDefault="004313A4" w:rsidP="009F3044">
      <w:pPr>
        <w:pStyle w:val="Caption"/>
      </w:pPr>
      <w:bookmarkStart w:id="242" w:name="_Ref160537695"/>
      <w:bookmarkStart w:id="243" w:name="_Toc160543308"/>
      <w:bookmarkStart w:id="244" w:name="_Toc170288641"/>
      <w:r>
        <w:t xml:space="preserve">Table </w:t>
      </w:r>
      <w:r>
        <w:fldChar w:fldCharType="begin"/>
      </w:r>
      <w:r>
        <w:instrText xml:space="preserve"> SEQ Table \* ARABIC </w:instrText>
      </w:r>
      <w:r>
        <w:fldChar w:fldCharType="separate"/>
      </w:r>
      <w:r w:rsidR="00EF5D28">
        <w:rPr>
          <w:noProof/>
        </w:rPr>
        <w:t>2</w:t>
      </w:r>
      <w:r>
        <w:rPr>
          <w:noProof/>
        </w:rPr>
        <w:fldChar w:fldCharType="end"/>
      </w:r>
      <w:bookmarkEnd w:id="242"/>
      <w:r>
        <w:tab/>
      </w:r>
      <w:r w:rsidRPr="004313A4">
        <w:t>Channel elements</w:t>
      </w:r>
      <w:bookmarkEnd w:id="243"/>
      <w:bookmarkEnd w:id="244"/>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C7FDF5A"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245" w:author="Mark Davison" w:date="2024-09-20T09:36:00Z" w16du:dateUtc="2024-09-20T08:36:00Z">
        <w:r w:rsidR="00EF5D28" w:rsidRPr="00EF5D28">
          <w:rPr>
            <w:rStyle w:val="Crossreference"/>
            <w:rPrChange w:id="246" w:author="Mark Davison" w:date="2024-09-20T09:36:00Z" w16du:dateUtc="2024-09-20T08:36:00Z">
              <w:rPr/>
            </w:rPrChange>
          </w:rPr>
          <w:t xml:space="preserve">Table </w:t>
        </w:r>
        <w:r w:rsidR="00EF5D28" w:rsidRPr="00EF5D28">
          <w:rPr>
            <w:rStyle w:val="Crossreference"/>
            <w:rPrChange w:id="247" w:author="Mark Davison" w:date="2024-09-20T09:36:00Z" w16du:dateUtc="2024-09-20T08:36:00Z">
              <w:rPr>
                <w:noProof/>
              </w:rPr>
            </w:rPrChange>
          </w:rPr>
          <w:t>3</w:t>
        </w:r>
      </w:ins>
      <w:del w:id="248" w:author="Mark Davison" w:date="2024-09-20T09:35:00Z" w16du:dateUtc="2024-09-20T08:35:00Z">
        <w:r w:rsidR="005456FF" w:rsidRPr="00914C55" w:rsidDel="00EF5D28">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399F60DB" w:rsidR="00B14B69" w:rsidRDefault="00B14B69" w:rsidP="00537F2E">
      <w:pPr>
        <w:pStyle w:val="Caption"/>
        <w:keepNext/>
      </w:pPr>
      <w:bookmarkStart w:id="249" w:name="_Ref160457959"/>
      <w:bookmarkStart w:id="250" w:name="_Toc160543309"/>
      <w:bookmarkStart w:id="251" w:name="_Toc170288642"/>
      <w:r>
        <w:t xml:space="preserve">Table </w:t>
      </w:r>
      <w:r>
        <w:fldChar w:fldCharType="begin"/>
      </w:r>
      <w:r>
        <w:instrText xml:space="preserve"> SEQ Table \* ARABIC </w:instrText>
      </w:r>
      <w:r>
        <w:fldChar w:fldCharType="separate"/>
      </w:r>
      <w:r w:rsidR="00EF5D28">
        <w:rPr>
          <w:noProof/>
        </w:rPr>
        <w:t>3</w:t>
      </w:r>
      <w:r>
        <w:rPr>
          <w:noProof/>
        </w:rPr>
        <w:fldChar w:fldCharType="end"/>
      </w:r>
      <w:bookmarkEnd w:id="249"/>
      <w:r>
        <w:tab/>
      </w:r>
      <w:r w:rsidR="005A587D">
        <w:t>Connection</w:t>
      </w:r>
      <w:r w:rsidRPr="00B14B69">
        <w:t xml:space="preserve"> elements</w:t>
      </w:r>
      <w:bookmarkEnd w:id="250"/>
      <w:bookmarkEnd w:id="2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252" w:name="_Toc172098941"/>
      <w:r w:rsidRPr="005A587D">
        <w:lastRenderedPageBreak/>
        <w:t xml:space="preserve">Connection </w:t>
      </w:r>
      <w:r w:rsidR="006B0494" w:rsidRPr="005A587D">
        <w:t>scheduling</w:t>
      </w:r>
      <w:bookmarkEnd w:id="2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2A11109"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253" w:author="Mark Davison" w:date="2024-09-20T09:36:00Z" w16du:dateUtc="2024-09-20T08:36:00Z">
        <w:r w:rsidR="00EF5D28" w:rsidRPr="00EF5D28">
          <w:rPr>
            <w:rStyle w:val="Crossreference"/>
            <w:rPrChange w:id="254" w:author="Mark Davison" w:date="2024-09-20T09:36:00Z" w16du:dateUtc="2024-09-20T08:36:00Z">
              <w:rPr/>
            </w:rPrChange>
          </w:rPr>
          <w:t xml:space="preserve">Table </w:t>
        </w:r>
        <w:r w:rsidR="00EF5D28" w:rsidRPr="00EF5D28">
          <w:rPr>
            <w:rStyle w:val="Crossreference"/>
            <w:rPrChange w:id="255" w:author="Mark Davison" w:date="2024-09-20T09:36:00Z" w16du:dateUtc="2024-09-20T08:36:00Z">
              <w:rPr>
                <w:noProof/>
              </w:rPr>
            </w:rPrChange>
          </w:rPr>
          <w:t>4</w:t>
        </w:r>
      </w:ins>
      <w:del w:id="256" w:author="Mark Davison" w:date="2024-09-20T09:35:00Z" w16du:dateUtc="2024-09-20T08:35:00Z">
        <w:r w:rsidR="005456FF" w:rsidRPr="00914C55" w:rsidDel="00EF5D28">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7BF674E2" w:rsidR="005A587D" w:rsidRDefault="00732C0C" w:rsidP="009F3044">
      <w:pPr>
        <w:pStyle w:val="Caption"/>
      </w:pPr>
      <w:bookmarkStart w:id="257" w:name="_Ref160460276"/>
      <w:bookmarkStart w:id="258" w:name="_Toc160543310"/>
      <w:bookmarkStart w:id="259" w:name="_Toc170288643"/>
      <w:r>
        <w:t xml:space="preserve">Table </w:t>
      </w:r>
      <w:r>
        <w:fldChar w:fldCharType="begin"/>
      </w:r>
      <w:r>
        <w:instrText xml:space="preserve"> SEQ Table \* ARABIC </w:instrText>
      </w:r>
      <w:r>
        <w:fldChar w:fldCharType="separate"/>
      </w:r>
      <w:r w:rsidR="00EF5D28">
        <w:rPr>
          <w:noProof/>
        </w:rPr>
        <w:t>4</w:t>
      </w:r>
      <w:r>
        <w:rPr>
          <w:noProof/>
        </w:rPr>
        <w:fldChar w:fldCharType="end"/>
      </w:r>
      <w:bookmarkEnd w:id="257"/>
      <w:r>
        <w:tab/>
      </w:r>
      <w:r w:rsidRPr="00732C0C">
        <w:t xml:space="preserve">Information used in defining </w:t>
      </w:r>
      <w:r w:rsidR="00F14026">
        <w:t>s</w:t>
      </w:r>
      <w:r w:rsidRPr="00732C0C">
        <w:t xml:space="preserve">cheduled </w:t>
      </w:r>
      <w:r w:rsidR="00F14026">
        <w:t>c</w:t>
      </w:r>
      <w:r w:rsidRPr="00732C0C">
        <w:t>onnections</w:t>
      </w:r>
      <w:bookmarkEnd w:id="258"/>
      <w:bookmarkEnd w:id="259"/>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17218DA3"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EF5D28">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260" w:author="Mark Davison" w:date="2024-09-20T09:36:00Z" w16du:dateUtc="2024-09-20T08:36:00Z">
        <w:r w:rsidR="00EF5D28" w:rsidRPr="00EF5D28">
          <w:rPr>
            <w:rStyle w:val="Crossreference"/>
            <w:rPrChange w:id="261" w:author="Mark Davison" w:date="2024-09-20T09:36:00Z" w16du:dateUtc="2024-09-20T08:36:00Z">
              <w:rPr/>
            </w:rPrChange>
          </w:rPr>
          <w:t>Time formats</w:t>
        </w:r>
      </w:ins>
      <w:del w:id="262" w:author="Mark Davison" w:date="2024-09-20T09:35:00Z" w16du:dateUtc="2024-09-20T08:35:00Z">
        <w:r w:rsidR="005456FF" w:rsidRPr="00914C55" w:rsidDel="00EF5D28">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263" w:name="_Ref160538894"/>
      <w:bookmarkStart w:id="264" w:name="_Ref160538900"/>
      <w:bookmarkStart w:id="265" w:name="_Toc172098942"/>
      <w:r>
        <w:lastRenderedPageBreak/>
        <w:t>Time formats</w:t>
      </w:r>
      <w:bookmarkEnd w:id="263"/>
      <w:bookmarkEnd w:id="264"/>
      <w:bookmarkEnd w:id="265"/>
    </w:p>
    <w:p w14:paraId="435B32B8" w14:textId="45B0B37E"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266" w:author="Mark Davison" w:date="2024-09-20T09:36:00Z" w16du:dateUtc="2024-09-20T08:36:00Z">
        <w:r w:rsidR="00EF5D28" w:rsidRPr="00EF5D28">
          <w:rPr>
            <w:rStyle w:val="Crossreference"/>
            <w:rPrChange w:id="267" w:author="Mark Davison" w:date="2024-09-20T09:36:00Z" w16du:dateUtc="2024-09-20T08:36:00Z">
              <w:rPr/>
            </w:rPrChange>
          </w:rPr>
          <w:t xml:space="preserve">Table </w:t>
        </w:r>
        <w:r w:rsidR="00EF5D28" w:rsidRPr="00EF5D28">
          <w:rPr>
            <w:rStyle w:val="Crossreference"/>
            <w:rPrChange w:id="268" w:author="Mark Davison" w:date="2024-09-20T09:36:00Z" w16du:dateUtc="2024-09-20T08:36:00Z">
              <w:rPr>
                <w:noProof/>
              </w:rPr>
            </w:rPrChange>
          </w:rPr>
          <w:t>5</w:t>
        </w:r>
      </w:ins>
      <w:del w:id="269" w:author="Mark Davison" w:date="2024-09-20T09:35:00Z" w16du:dateUtc="2024-09-20T08:35:00Z">
        <w:r w:rsidR="005456FF" w:rsidRPr="00914C55" w:rsidDel="00EF5D28">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2FC87C48" w:rsidR="0007620E" w:rsidRPr="00AE3465" w:rsidRDefault="0007620E" w:rsidP="000B4273">
      <w:pPr>
        <w:pStyle w:val="Caption"/>
        <w:keepNext/>
      </w:pPr>
      <w:bookmarkStart w:id="270" w:name="_Ref160532049"/>
      <w:bookmarkStart w:id="271" w:name="_Toc170288644"/>
      <w:r>
        <w:t xml:space="preserve">Table </w:t>
      </w:r>
      <w:r>
        <w:fldChar w:fldCharType="begin"/>
      </w:r>
      <w:r>
        <w:instrText xml:space="preserve"> SEQ Table \* ARABIC </w:instrText>
      </w:r>
      <w:r>
        <w:fldChar w:fldCharType="separate"/>
      </w:r>
      <w:r w:rsidR="00EF5D28">
        <w:rPr>
          <w:noProof/>
        </w:rPr>
        <w:t>5</w:t>
      </w:r>
      <w:r>
        <w:rPr>
          <w:noProof/>
        </w:rPr>
        <w:fldChar w:fldCharType="end"/>
      </w:r>
      <w:bookmarkEnd w:id="270"/>
      <w:r w:rsidRPr="00AE3465">
        <w:tab/>
        <w:t>Time formats</w:t>
      </w:r>
      <w:bookmarkEnd w:id="27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272" w:name="_Toc172098943"/>
      <w:r>
        <w:t>Events</w:t>
      </w:r>
      <w:bookmarkEnd w:id="272"/>
    </w:p>
    <w:p w14:paraId="1E9023B2" w14:textId="24FD079C"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EF5D28">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273" w:author="Mark Davison" w:date="2024-09-20T09:36:00Z" w16du:dateUtc="2024-09-20T08:36:00Z">
        <w:r w:rsidR="00EF5D28" w:rsidRPr="00EF5D28">
          <w:rPr>
            <w:rStyle w:val="Crossreference"/>
            <w:rPrChange w:id="274" w:author="Mark Davison" w:date="2024-09-20T09:36:00Z" w16du:dateUtc="2024-09-20T08:36:00Z">
              <w:rPr/>
            </w:rPrChange>
          </w:rPr>
          <w:t>Points</w:t>
        </w:r>
      </w:ins>
      <w:del w:id="275" w:author="Mark Davison" w:date="2024-09-20T09:35:00Z" w16du:dateUtc="2024-09-20T08:35:00Z">
        <w:r w:rsidR="005456FF" w:rsidRPr="00914C55" w:rsidDel="00EF5D28">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276" w:name="_Toc172098944"/>
      <w:r>
        <w:t>Actions</w:t>
      </w:r>
      <w:bookmarkEnd w:id="276"/>
    </w:p>
    <w:p w14:paraId="4C058027" w14:textId="0DEDD2A5"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277" w:author="Mark Davison" w:date="2024-09-20T09:36:00Z" w16du:dateUtc="2024-09-20T08:36:00Z">
        <w:r w:rsidR="00EF5D28" w:rsidRPr="00EF5D28">
          <w:rPr>
            <w:rStyle w:val="Crossreference"/>
            <w:rPrChange w:id="278" w:author="Mark Davison" w:date="2024-09-20T09:36:00Z" w16du:dateUtc="2024-09-20T08:36:00Z">
              <w:rPr/>
            </w:rPrChange>
          </w:rPr>
          <w:t xml:space="preserve">Table </w:t>
        </w:r>
        <w:r w:rsidR="00EF5D28" w:rsidRPr="00EF5D28">
          <w:rPr>
            <w:rStyle w:val="Crossreference"/>
            <w:rPrChange w:id="279" w:author="Mark Davison" w:date="2024-09-20T09:36:00Z" w16du:dateUtc="2024-09-20T08:36:00Z">
              <w:rPr>
                <w:noProof/>
              </w:rPr>
            </w:rPrChange>
          </w:rPr>
          <w:t>6</w:t>
        </w:r>
      </w:ins>
      <w:del w:id="280" w:author="Mark Davison" w:date="2024-09-20T09:35:00Z" w16du:dateUtc="2024-09-20T08:35:00Z">
        <w:r w:rsidR="005456FF" w:rsidRPr="00914C55" w:rsidDel="00EF5D28">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51550757" w:rsidR="00910BE0" w:rsidRDefault="00910BE0" w:rsidP="009F3044">
      <w:pPr>
        <w:pStyle w:val="Caption"/>
      </w:pPr>
      <w:bookmarkStart w:id="281" w:name="_Ref160614062"/>
      <w:bookmarkStart w:id="282" w:name="_Toc170288645"/>
      <w:r>
        <w:t xml:space="preserve">Table </w:t>
      </w:r>
      <w:r>
        <w:fldChar w:fldCharType="begin"/>
      </w:r>
      <w:r>
        <w:instrText xml:space="preserve"> SEQ Table \* ARABIC </w:instrText>
      </w:r>
      <w:r>
        <w:fldChar w:fldCharType="separate"/>
      </w:r>
      <w:r w:rsidR="00EF5D28">
        <w:rPr>
          <w:noProof/>
        </w:rPr>
        <w:t>6</w:t>
      </w:r>
      <w:r>
        <w:rPr>
          <w:noProof/>
        </w:rPr>
        <w:fldChar w:fldCharType="end"/>
      </w:r>
      <w:bookmarkEnd w:id="281"/>
      <w:r>
        <w:tab/>
        <w:t>Actions</w:t>
      </w:r>
      <w:bookmarkEnd w:id="28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439C7854"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283" w:author="Mark Davison" w:date="2024-09-20T09:36:00Z" w16du:dateUtc="2024-09-20T08:36:00Z">
        <w:r w:rsidR="00EF5D28" w:rsidRPr="00EF5D28">
          <w:rPr>
            <w:rStyle w:val="Crossreference"/>
            <w:rPrChange w:id="284" w:author="Mark Davison" w:date="2024-09-20T09:36:00Z" w16du:dateUtc="2024-09-20T08:36:00Z">
              <w:rPr/>
            </w:rPrChange>
          </w:rPr>
          <w:t xml:space="preserve">Table </w:t>
        </w:r>
        <w:r w:rsidR="00EF5D28" w:rsidRPr="00EF5D28">
          <w:rPr>
            <w:rStyle w:val="Crossreference"/>
            <w:rPrChange w:id="285" w:author="Mark Davison" w:date="2024-09-20T09:36:00Z" w16du:dateUtc="2024-09-20T08:36:00Z">
              <w:rPr>
                <w:noProof/>
              </w:rPr>
            </w:rPrChange>
          </w:rPr>
          <w:t>8</w:t>
        </w:r>
      </w:ins>
      <w:del w:id="286" w:author="Mark Davison" w:date="2024-09-20T09:35:00Z" w16du:dateUtc="2024-09-20T08:35:00Z">
        <w:r w:rsidR="005456FF" w:rsidRPr="00914C55" w:rsidDel="00EF5D28">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287" w:name="_Ref160616879"/>
      <w:bookmarkStart w:id="288" w:name="_Toc172098945"/>
      <w:r>
        <w:t>Points</w:t>
      </w:r>
      <w:bookmarkEnd w:id="287"/>
      <w:bookmarkEnd w:id="288"/>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5431395B"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289" w:author="Mark Davison" w:date="2024-09-20T09:36:00Z" w16du:dateUtc="2024-09-20T08:36:00Z">
        <w:r w:rsidR="00EF5D28" w:rsidRPr="00EF5D28">
          <w:rPr>
            <w:rStyle w:val="Crossreference"/>
            <w:rPrChange w:id="290" w:author="Mark Davison" w:date="2024-09-20T09:36:00Z" w16du:dateUtc="2024-09-20T08:36:00Z">
              <w:rPr/>
            </w:rPrChange>
          </w:rPr>
          <w:t xml:space="preserve">Table </w:t>
        </w:r>
        <w:r w:rsidR="00EF5D28" w:rsidRPr="00EF5D28">
          <w:rPr>
            <w:rStyle w:val="Crossreference"/>
            <w:rPrChange w:id="291" w:author="Mark Davison" w:date="2024-09-20T09:36:00Z" w16du:dateUtc="2024-09-20T08:36:00Z">
              <w:rPr>
                <w:noProof/>
              </w:rPr>
            </w:rPrChange>
          </w:rPr>
          <w:t>7</w:t>
        </w:r>
      </w:ins>
      <w:del w:id="292" w:author="Mark Davison" w:date="2024-09-20T09:35:00Z" w16du:dateUtc="2024-09-20T08:35:00Z">
        <w:r w:rsidR="005456FF" w:rsidRPr="00914C55" w:rsidDel="00EF5D28">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2D0483DE" w:rsidR="00212C02" w:rsidRPr="00212C02" w:rsidRDefault="00BB5A05" w:rsidP="009F3044">
      <w:pPr>
        <w:pStyle w:val="Caption"/>
      </w:pPr>
      <w:bookmarkStart w:id="293" w:name="_Ref161139195"/>
      <w:bookmarkStart w:id="294" w:name="_Toc170288646"/>
      <w:r>
        <w:t xml:space="preserve">Table </w:t>
      </w:r>
      <w:r>
        <w:fldChar w:fldCharType="begin"/>
      </w:r>
      <w:r>
        <w:instrText xml:space="preserve"> SEQ Table \* ARABIC </w:instrText>
      </w:r>
      <w:r>
        <w:fldChar w:fldCharType="separate"/>
      </w:r>
      <w:r w:rsidR="00EF5D28">
        <w:rPr>
          <w:noProof/>
        </w:rPr>
        <w:t>7</w:t>
      </w:r>
      <w:r>
        <w:rPr>
          <w:noProof/>
        </w:rPr>
        <w:fldChar w:fldCharType="end"/>
      </w:r>
      <w:bookmarkEnd w:id="293"/>
      <w:r>
        <w:tab/>
      </w:r>
      <w:r w:rsidRPr="00BB5A05">
        <w:t xml:space="preserve">Configuration structure for a </w:t>
      </w:r>
      <w:r w:rsidR="00994C7D">
        <w:t>d</w:t>
      </w:r>
      <w:r w:rsidRPr="00BB5A05">
        <w:t xml:space="preserve">evice </w:t>
      </w:r>
      <w:r w:rsidR="00994C7D">
        <w:t>l</w:t>
      </w:r>
      <w:r w:rsidRPr="00BB5A05">
        <w:t>ink</w:t>
      </w:r>
      <w:bookmarkEnd w:id="29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13D98F39"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EF5D28">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295" w:author="Mark Davison" w:date="2024-09-20T09:36:00Z" w16du:dateUtc="2024-09-20T08:36:00Z">
        <w:r w:rsidR="00EF5D28" w:rsidRPr="00EF5D28">
          <w:rPr>
            <w:rStyle w:val="Crossreference"/>
            <w:rPrChange w:id="296" w:author="Mark Davison" w:date="2024-09-20T09:36:00Z" w16du:dateUtc="2024-09-20T08:36:00Z">
              <w:rPr/>
            </w:rPrChange>
          </w:rPr>
          <w:t>Calculated points</w:t>
        </w:r>
      </w:ins>
      <w:del w:id="297" w:author="Mark Davison" w:date="2024-09-20T09:35:00Z" w16du:dateUtc="2024-09-20T08:35:00Z">
        <w:r w:rsidR="005456FF" w:rsidRPr="00914C55" w:rsidDel="00EF5D28">
          <w:rPr>
            <w:rStyle w:val="Crossreference"/>
          </w:rPr>
          <w:delText>Calculated points</w:delText>
        </w:r>
      </w:del>
      <w:r w:rsidR="006C34B5" w:rsidRPr="00BA7567">
        <w:rPr>
          <w:rStyle w:val="Crossreference"/>
        </w:rPr>
        <w:fldChar w:fldCharType="end"/>
      </w:r>
      <w:r w:rsidRPr="00BA7567">
        <w:t>.</w:t>
      </w:r>
    </w:p>
    <w:p w14:paraId="3B8A64C0" w14:textId="46F0EBB1"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298" w:author="Mark Davison" w:date="2024-09-20T09:36:00Z" w16du:dateUtc="2024-09-20T08:36:00Z">
        <w:r w:rsidR="00EF5D28" w:rsidRPr="00EF5D28">
          <w:rPr>
            <w:rStyle w:val="Crossreference"/>
            <w:rPrChange w:id="299" w:author="Mark Davison" w:date="2024-09-20T09:36:00Z" w16du:dateUtc="2024-09-20T08:36:00Z">
              <w:rPr/>
            </w:rPrChange>
          </w:rPr>
          <w:t xml:space="preserve">Table </w:t>
        </w:r>
        <w:r w:rsidR="00EF5D28" w:rsidRPr="00EF5D28">
          <w:rPr>
            <w:rStyle w:val="Crossreference"/>
            <w:rPrChange w:id="300" w:author="Mark Davison" w:date="2024-09-20T09:36:00Z" w16du:dateUtc="2024-09-20T08:36:00Z">
              <w:rPr>
                <w:noProof/>
              </w:rPr>
            </w:rPrChange>
          </w:rPr>
          <w:t>8</w:t>
        </w:r>
      </w:ins>
      <w:del w:id="301" w:author="Mark Davison" w:date="2024-09-20T09:35:00Z" w16du:dateUtc="2024-09-20T08:35:00Z">
        <w:r w:rsidR="005456FF" w:rsidRPr="00914C55" w:rsidDel="00EF5D28">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333298F" w:rsidR="009F3044" w:rsidRDefault="009F3044" w:rsidP="00FC378E">
      <w:pPr>
        <w:pStyle w:val="Caption"/>
        <w:keepNext/>
      </w:pPr>
      <w:bookmarkStart w:id="302" w:name="_Ref161048279"/>
      <w:bookmarkStart w:id="303" w:name="_Toc170288647"/>
      <w:r>
        <w:t xml:space="preserve">Table </w:t>
      </w:r>
      <w:r>
        <w:fldChar w:fldCharType="begin"/>
      </w:r>
      <w:r>
        <w:instrText xml:space="preserve"> SEQ Table \* ARABIC </w:instrText>
      </w:r>
      <w:r>
        <w:fldChar w:fldCharType="separate"/>
      </w:r>
      <w:r w:rsidR="00EF5D28">
        <w:rPr>
          <w:noProof/>
        </w:rPr>
        <w:t>8</w:t>
      </w:r>
      <w:r>
        <w:rPr>
          <w:noProof/>
        </w:rPr>
        <w:fldChar w:fldCharType="end"/>
      </w:r>
      <w:bookmarkEnd w:id="302"/>
      <w:r>
        <w:tab/>
      </w:r>
      <w:r w:rsidRPr="009F3044">
        <w:t xml:space="preserve">Configuration structure for a </w:t>
      </w:r>
      <w:r w:rsidR="0071041B">
        <w:t>p</w:t>
      </w:r>
      <w:r w:rsidR="004B4EE1">
        <w:t>oint</w:t>
      </w:r>
      <w:bookmarkEnd w:id="303"/>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lastRenderedPageBreak/>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76B009F2"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304" w:author="Mark Davison" w:date="2024-09-20T09:36:00Z" w16du:dateUtc="2024-09-20T08:36:00Z">
        <w:r w:rsidR="00EF5D28" w:rsidRPr="00EF5D28">
          <w:rPr>
            <w:rStyle w:val="Crossreference"/>
            <w:rPrChange w:id="305" w:author="Mark Davison" w:date="2024-09-20T09:36:00Z" w16du:dateUtc="2024-09-20T08:36:00Z">
              <w:rPr/>
            </w:rPrChange>
          </w:rPr>
          <w:t xml:space="preserve">Table </w:t>
        </w:r>
        <w:r w:rsidR="00EF5D28" w:rsidRPr="00EF5D28">
          <w:rPr>
            <w:rStyle w:val="Crossreference"/>
            <w:rPrChange w:id="306" w:author="Mark Davison" w:date="2024-09-20T09:36:00Z" w16du:dateUtc="2024-09-20T08:36:00Z">
              <w:rPr>
                <w:noProof/>
              </w:rPr>
            </w:rPrChange>
          </w:rPr>
          <w:t>9</w:t>
        </w:r>
      </w:ins>
      <w:del w:id="307" w:author="Mark Davison" w:date="2024-09-20T09:35:00Z" w16du:dateUtc="2024-09-20T08:35:00Z">
        <w:r w:rsidR="005456FF" w:rsidRPr="00914C55" w:rsidDel="00EF5D28">
          <w:rPr>
            <w:rStyle w:val="Crossreference"/>
          </w:rPr>
          <w:delText>Table 9</w:delText>
        </w:r>
      </w:del>
      <w:r w:rsidR="00896295" w:rsidRPr="00896295">
        <w:rPr>
          <w:rStyle w:val="Crossreference"/>
        </w:rPr>
        <w:fldChar w:fldCharType="end"/>
      </w:r>
      <w:r w:rsidR="00896295">
        <w:t xml:space="preserve"> for further information.</w:t>
      </w:r>
    </w:p>
    <w:p w14:paraId="4E380CB1" w14:textId="15664A8B" w:rsidR="009F3044" w:rsidRDefault="009F3044" w:rsidP="00896295">
      <w:pPr>
        <w:pStyle w:val="Caption"/>
        <w:keepNext/>
      </w:pPr>
      <w:bookmarkStart w:id="308" w:name="_Ref161149864"/>
      <w:bookmarkStart w:id="309" w:name="_Toc170288648"/>
      <w:r>
        <w:t xml:space="preserve">Table </w:t>
      </w:r>
      <w:r>
        <w:fldChar w:fldCharType="begin"/>
      </w:r>
      <w:r>
        <w:instrText xml:space="preserve"> SEQ Table \* ARABIC </w:instrText>
      </w:r>
      <w:r>
        <w:fldChar w:fldCharType="separate"/>
      </w:r>
      <w:r w:rsidR="00EF5D28">
        <w:rPr>
          <w:noProof/>
        </w:rPr>
        <w:t>9</w:t>
      </w:r>
      <w:r>
        <w:rPr>
          <w:noProof/>
        </w:rPr>
        <w:fldChar w:fldCharType="end"/>
      </w:r>
      <w:bookmarkEnd w:id="308"/>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3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310" w:name="_Toc172098946"/>
      <w:r w:rsidRPr="00982CA0">
        <w:t xml:space="preserve">Point </w:t>
      </w:r>
      <w:r w:rsidR="006B0494" w:rsidRPr="00982CA0">
        <w:t>quality flags</w:t>
      </w:r>
      <w:bookmarkEnd w:id="310"/>
    </w:p>
    <w:p w14:paraId="1020421F" w14:textId="565D7EB5"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311" w:author="Mark Davison" w:date="2024-09-20T09:36:00Z" w16du:dateUtc="2024-09-20T08:36:00Z">
        <w:r w:rsidR="00EF5D28" w:rsidRPr="00EF5D28">
          <w:rPr>
            <w:rStyle w:val="Crossreference"/>
            <w:rPrChange w:id="312" w:author="Mark Davison" w:date="2024-09-20T09:36:00Z" w16du:dateUtc="2024-09-20T08:36:00Z">
              <w:rPr/>
            </w:rPrChange>
          </w:rPr>
          <w:t xml:space="preserve">Table </w:t>
        </w:r>
        <w:r w:rsidR="00EF5D28" w:rsidRPr="00EF5D28">
          <w:rPr>
            <w:rStyle w:val="Crossreference"/>
            <w:rPrChange w:id="313" w:author="Mark Davison" w:date="2024-09-20T09:36:00Z" w16du:dateUtc="2024-09-20T08:36:00Z">
              <w:rPr>
                <w:noProof/>
              </w:rPr>
            </w:rPrChange>
          </w:rPr>
          <w:t>10</w:t>
        </w:r>
      </w:ins>
      <w:del w:id="314" w:author="Mark Davison" w:date="2024-09-20T09:35:00Z" w16du:dateUtc="2024-09-20T08:35:00Z">
        <w:r w:rsidR="005456FF" w:rsidRPr="00914C55" w:rsidDel="00EF5D28">
          <w:rPr>
            <w:rStyle w:val="Crossreference"/>
          </w:rPr>
          <w:delText>Table 10</w:delText>
        </w:r>
      </w:del>
      <w:r w:rsidR="00896295" w:rsidRPr="00896295">
        <w:rPr>
          <w:rStyle w:val="Crossreference"/>
        </w:rPr>
        <w:fldChar w:fldCharType="end"/>
      </w:r>
      <w:r w:rsidR="00896295">
        <w:t>.</w:t>
      </w:r>
    </w:p>
    <w:p w14:paraId="2FF81EEA" w14:textId="1C5072AC" w:rsidR="00893D2D" w:rsidRDefault="00893D2D" w:rsidP="00896295">
      <w:pPr>
        <w:pStyle w:val="Caption"/>
        <w:keepNext/>
      </w:pPr>
      <w:bookmarkStart w:id="315" w:name="_Ref161150038"/>
      <w:bookmarkStart w:id="316" w:name="_Toc170288649"/>
      <w:r>
        <w:t xml:space="preserve">Table </w:t>
      </w:r>
      <w:r>
        <w:fldChar w:fldCharType="begin"/>
      </w:r>
      <w:r>
        <w:instrText xml:space="preserve"> SEQ Table \* ARABIC </w:instrText>
      </w:r>
      <w:r>
        <w:fldChar w:fldCharType="separate"/>
      </w:r>
      <w:r w:rsidR="00EF5D28">
        <w:rPr>
          <w:noProof/>
        </w:rPr>
        <w:t>10</w:t>
      </w:r>
      <w:r>
        <w:rPr>
          <w:noProof/>
        </w:rPr>
        <w:fldChar w:fldCharType="end"/>
      </w:r>
      <w:bookmarkEnd w:id="315"/>
      <w:r>
        <w:tab/>
      </w:r>
      <w:r w:rsidRPr="00893D2D">
        <w:t xml:space="preserve">Point </w:t>
      </w:r>
      <w:r w:rsidR="000104B4">
        <w:t>q</w:t>
      </w:r>
      <w:r w:rsidRPr="00893D2D">
        <w:t xml:space="preserve">uality </w:t>
      </w:r>
      <w:r w:rsidR="000104B4">
        <w:t>f</w:t>
      </w:r>
      <w:r w:rsidRPr="00893D2D">
        <w:t>lags</w:t>
      </w:r>
      <w:bookmarkEnd w:id="316"/>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lastRenderedPageBreak/>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2951A649"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317" w:author="Mark Davison" w:date="2024-09-20T09:36:00Z" w16du:dateUtc="2024-09-20T08:36:00Z">
        <w:r w:rsidR="00EF5D28" w:rsidRPr="00EF5D28">
          <w:rPr>
            <w:rStyle w:val="Crossreference"/>
            <w:rPrChange w:id="318" w:author="Mark Davison" w:date="2024-09-20T09:36:00Z" w16du:dateUtc="2024-09-20T08:36:00Z">
              <w:rPr/>
            </w:rPrChange>
          </w:rPr>
          <w:t xml:space="preserve">Table </w:t>
        </w:r>
        <w:r w:rsidR="00EF5D28" w:rsidRPr="00EF5D28">
          <w:rPr>
            <w:rStyle w:val="Crossreference"/>
            <w:rPrChange w:id="319" w:author="Mark Davison" w:date="2024-09-20T09:36:00Z" w16du:dateUtc="2024-09-20T08:36:00Z">
              <w:rPr>
                <w:noProof/>
              </w:rPr>
            </w:rPrChange>
          </w:rPr>
          <w:t>8</w:t>
        </w:r>
      </w:ins>
      <w:del w:id="320" w:author="Mark Davison" w:date="2024-09-20T09:35:00Z" w16du:dateUtc="2024-09-20T08:35:00Z">
        <w:r w:rsidR="005456FF" w:rsidRPr="00914C55" w:rsidDel="00EF5D28">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321" w:name="_Toc172098947"/>
      <w:r w:rsidRPr="00A513E2">
        <w:t xml:space="preserve">Binary </w:t>
      </w:r>
      <w:r w:rsidR="006B0494" w:rsidRPr="00A513E2">
        <w:t>points</w:t>
      </w:r>
      <w:bookmarkEnd w:id="321"/>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4A751478"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322" w:author="Mark Davison" w:date="2024-09-20T09:36:00Z" w16du:dateUtc="2024-09-20T08:36:00Z">
        <w:r w:rsidR="00EF5D28" w:rsidRPr="00EF5D28">
          <w:rPr>
            <w:rStyle w:val="Crossreference"/>
            <w:rPrChange w:id="323" w:author="Mark Davison" w:date="2024-09-20T09:36:00Z" w16du:dateUtc="2024-09-20T08:36:00Z">
              <w:rPr/>
            </w:rPrChange>
          </w:rPr>
          <w:t>Table</w:t>
        </w:r>
        <w:r w:rsidR="00EF5D28">
          <w:t xml:space="preserve"> </w:t>
        </w:r>
        <w:r w:rsidR="00EF5D28">
          <w:rPr>
            <w:noProof/>
          </w:rPr>
          <w:t>11</w:t>
        </w:r>
      </w:ins>
      <w:del w:id="324" w:author="Mark Davison" w:date="2024-09-20T09:35:00Z" w16du:dateUtc="2024-09-20T08:35:00Z">
        <w:r w:rsidR="005456FF" w:rsidRPr="00914C55" w:rsidDel="00EF5D28">
          <w:rPr>
            <w:rStyle w:val="Crossreference"/>
          </w:rPr>
          <w:delText>Table</w:delText>
        </w:r>
        <w:r w:rsidR="005456FF" w:rsidDel="00EF5D28">
          <w:delText xml:space="preserve"> </w:delText>
        </w:r>
        <w:r w:rsidR="005456FF" w:rsidDel="00EF5D28">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61ED5E3E" w:rsidR="00D014F9" w:rsidRDefault="00D014F9" w:rsidP="00D014F9">
      <w:pPr>
        <w:pStyle w:val="Caption"/>
      </w:pPr>
      <w:bookmarkStart w:id="325" w:name="_Ref161299982"/>
      <w:bookmarkStart w:id="326" w:name="_Toc170288650"/>
      <w:r>
        <w:t xml:space="preserve">Table </w:t>
      </w:r>
      <w:r>
        <w:fldChar w:fldCharType="begin"/>
      </w:r>
      <w:r>
        <w:instrText xml:space="preserve"> SEQ Table \* ARABIC </w:instrText>
      </w:r>
      <w:r>
        <w:fldChar w:fldCharType="separate"/>
      </w:r>
      <w:r w:rsidR="00EF5D28">
        <w:rPr>
          <w:noProof/>
        </w:rPr>
        <w:t>11</w:t>
      </w:r>
      <w:r>
        <w:rPr>
          <w:noProof/>
        </w:rPr>
        <w:fldChar w:fldCharType="end"/>
      </w:r>
      <w:bookmarkEnd w:id="325"/>
      <w:r>
        <w:tab/>
        <w:t xml:space="preserve">Configuration structure for a binary </w:t>
      </w:r>
      <w:r w:rsidR="000104B4">
        <w:t>p</w:t>
      </w:r>
      <w:r>
        <w:t>oint</w:t>
      </w:r>
      <w:bookmarkEnd w:id="326"/>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730DB3B7"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327" w:author="Mark Davison" w:date="2024-09-20T09:36:00Z" w16du:dateUtc="2024-09-20T08:36:00Z">
        <w:r w:rsidR="00EF5D28" w:rsidRPr="00EF5D28">
          <w:rPr>
            <w:rStyle w:val="Crossreference"/>
            <w:rPrChange w:id="328" w:author="Mark Davison" w:date="2024-09-20T09:36:00Z" w16du:dateUtc="2024-09-20T08:36:00Z">
              <w:rPr/>
            </w:rPrChange>
          </w:rPr>
          <w:t xml:space="preserve">Figure </w:t>
        </w:r>
        <w:r w:rsidR="00EF5D28" w:rsidRPr="00EF5D28">
          <w:rPr>
            <w:rStyle w:val="Crossreference"/>
            <w:rPrChange w:id="329" w:author="Mark Davison" w:date="2024-09-20T09:36:00Z" w16du:dateUtc="2024-09-20T08:36:00Z">
              <w:rPr>
                <w:noProof/>
              </w:rPr>
            </w:rPrChange>
          </w:rPr>
          <w:t>4</w:t>
        </w:r>
      </w:ins>
      <w:del w:id="330" w:author="Mark Davison" w:date="2024-09-20T09:35:00Z" w16du:dateUtc="2024-09-20T08:35:00Z">
        <w:r w:rsidR="005456FF" w:rsidRPr="00914C55" w:rsidDel="00EF5D28">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5D52BCF7">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77D32277" w:rsidR="00A20075" w:rsidRDefault="00A20075" w:rsidP="00A20075">
      <w:pPr>
        <w:pStyle w:val="Caption"/>
      </w:pPr>
      <w:bookmarkStart w:id="331" w:name="_Ref161910224"/>
      <w:bookmarkStart w:id="332" w:name="_Toc170288631"/>
      <w:r>
        <w:t xml:space="preserve">Figure </w:t>
      </w:r>
      <w:r>
        <w:fldChar w:fldCharType="begin"/>
      </w:r>
      <w:r>
        <w:instrText xml:space="preserve"> SEQ Figure \* ARABIC </w:instrText>
      </w:r>
      <w:r>
        <w:fldChar w:fldCharType="separate"/>
      </w:r>
      <w:r w:rsidR="00EF5D28">
        <w:rPr>
          <w:noProof/>
        </w:rPr>
        <w:t>4</w:t>
      </w:r>
      <w:r>
        <w:rPr>
          <w:noProof/>
        </w:rPr>
        <w:fldChar w:fldCharType="end"/>
      </w:r>
      <w:bookmarkEnd w:id="331"/>
      <w:r>
        <w:tab/>
      </w:r>
      <w:r w:rsidRPr="00BA7567">
        <w:t>Supported implementation of persistence for binary points</w:t>
      </w:r>
      <w:bookmarkEnd w:id="332"/>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333" w:name="_Toc172098948"/>
      <w:r>
        <w:t xml:space="preserve">Analogue </w:t>
      </w:r>
      <w:r w:rsidR="006B0494">
        <w:t>points</w:t>
      </w:r>
      <w:bookmarkEnd w:id="333"/>
    </w:p>
    <w:p w14:paraId="7B6E8A76" w14:textId="654AD602"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334" w:author="Mark Davison" w:date="2024-09-20T09:36:00Z" w16du:dateUtc="2024-09-20T08:36:00Z">
        <w:r w:rsidR="00EF5D28" w:rsidRPr="00EF5D28">
          <w:rPr>
            <w:rStyle w:val="Crossreference"/>
            <w:rPrChange w:id="335" w:author="Mark Davison" w:date="2024-09-20T09:36:00Z" w16du:dateUtc="2024-09-20T08:36:00Z">
              <w:rPr/>
            </w:rPrChange>
          </w:rPr>
          <w:t xml:space="preserve">Table </w:t>
        </w:r>
        <w:r w:rsidR="00EF5D28" w:rsidRPr="00EF5D28">
          <w:rPr>
            <w:rStyle w:val="Crossreference"/>
            <w:rPrChange w:id="336" w:author="Mark Davison" w:date="2024-09-20T09:36:00Z" w16du:dateUtc="2024-09-20T08:36:00Z">
              <w:rPr>
                <w:noProof/>
              </w:rPr>
            </w:rPrChange>
          </w:rPr>
          <w:t>12</w:t>
        </w:r>
      </w:ins>
      <w:del w:id="337" w:author="Mark Davison" w:date="2024-09-20T09:35:00Z" w16du:dateUtc="2024-09-20T08:35:00Z">
        <w:r w:rsidR="005456FF" w:rsidRPr="00914C55" w:rsidDel="00EF5D28">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0631FB0C" w:rsidR="00A20075" w:rsidRDefault="00A20075" w:rsidP="00A20075">
      <w:pPr>
        <w:pStyle w:val="Caption"/>
      </w:pPr>
      <w:bookmarkStart w:id="338" w:name="_Ref161301633"/>
      <w:bookmarkStart w:id="339" w:name="_Toc170288651"/>
      <w:r>
        <w:t xml:space="preserve">Table </w:t>
      </w:r>
      <w:r>
        <w:fldChar w:fldCharType="begin"/>
      </w:r>
      <w:r>
        <w:instrText xml:space="preserve"> SEQ Table \* ARABIC </w:instrText>
      </w:r>
      <w:r>
        <w:fldChar w:fldCharType="separate"/>
      </w:r>
      <w:r w:rsidR="00EF5D28">
        <w:rPr>
          <w:noProof/>
        </w:rPr>
        <w:t>12</w:t>
      </w:r>
      <w:r>
        <w:rPr>
          <w:noProof/>
        </w:rPr>
        <w:fldChar w:fldCharType="end"/>
      </w:r>
      <w:bookmarkEnd w:id="338"/>
      <w:r>
        <w:tab/>
      </w:r>
      <w:r w:rsidRPr="00A20075">
        <w:t>Configuration structure for a</w:t>
      </w:r>
      <w:r>
        <w:t>n</w:t>
      </w:r>
      <w:r w:rsidRPr="00A20075">
        <w:t xml:space="preserve"> </w:t>
      </w:r>
      <w:r>
        <w:t>analogue</w:t>
      </w:r>
      <w:r w:rsidRPr="00A20075">
        <w:t xml:space="preserve"> </w:t>
      </w:r>
      <w:r w:rsidR="00B445A6">
        <w:t>p</w:t>
      </w:r>
      <w:r w:rsidRPr="00A20075">
        <w:t>oint</w:t>
      </w:r>
      <w:bookmarkEnd w:id="339"/>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1B490B0F"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340" w:author="Mark Davison" w:date="2024-09-20T09:36:00Z" w16du:dateUtc="2024-09-20T08:36:00Z">
        <w:r w:rsidR="00EF5D28" w:rsidRPr="00EF5D28">
          <w:rPr>
            <w:rStyle w:val="Crossreference"/>
            <w:rPrChange w:id="341" w:author="Mark Davison" w:date="2024-09-20T09:36:00Z" w16du:dateUtc="2024-09-20T08:36:00Z">
              <w:rPr/>
            </w:rPrChange>
          </w:rPr>
          <w:t xml:space="preserve">Figure </w:t>
        </w:r>
        <w:r w:rsidR="00EF5D28" w:rsidRPr="00EF5D28">
          <w:rPr>
            <w:rStyle w:val="Crossreference"/>
            <w:rPrChange w:id="342" w:author="Mark Davison" w:date="2024-09-20T09:36:00Z" w16du:dateUtc="2024-09-20T08:36:00Z">
              <w:rPr>
                <w:noProof/>
              </w:rPr>
            </w:rPrChange>
          </w:rPr>
          <w:t>5</w:t>
        </w:r>
      </w:ins>
      <w:del w:id="343" w:author="Mark Davison" w:date="2024-09-20T09:35:00Z" w16du:dateUtc="2024-09-20T08:35:00Z">
        <w:r w:rsidR="005456FF" w:rsidRPr="00914C55" w:rsidDel="00EF5D28">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1105795" w:rsidR="00C71A0E" w:rsidRDefault="00C71A0E" w:rsidP="00C71A0E">
      <w:pPr>
        <w:pStyle w:val="Caption"/>
      </w:pPr>
      <w:bookmarkStart w:id="344" w:name="_Ref161302842"/>
      <w:bookmarkStart w:id="345" w:name="_Toc170288632"/>
      <w:r>
        <w:t xml:space="preserve">Figure </w:t>
      </w:r>
      <w:r>
        <w:fldChar w:fldCharType="begin"/>
      </w:r>
      <w:r>
        <w:instrText xml:space="preserve"> SEQ Figure \* ARABIC </w:instrText>
      </w:r>
      <w:r>
        <w:fldChar w:fldCharType="separate"/>
      </w:r>
      <w:r w:rsidR="00EF5D28">
        <w:rPr>
          <w:noProof/>
        </w:rPr>
        <w:t>5</w:t>
      </w:r>
      <w:r>
        <w:rPr>
          <w:noProof/>
        </w:rPr>
        <w:fldChar w:fldCharType="end"/>
      </w:r>
      <w:bookmarkEnd w:id="344"/>
      <w:r>
        <w:tab/>
        <w:t>Analogue scaling</w:t>
      </w:r>
      <w:bookmarkEnd w:id="34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65054E85"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346" w:author="Mark Davison" w:date="2024-09-20T09:36:00Z" w16du:dateUtc="2024-09-20T08:36:00Z">
        <w:r w:rsidR="00EF5D28" w:rsidRPr="00EF5D28">
          <w:rPr>
            <w:rStyle w:val="Crossreference"/>
            <w:rPrChange w:id="347" w:author="Mark Davison" w:date="2024-09-20T09:36:00Z" w16du:dateUtc="2024-09-20T08:36:00Z">
              <w:rPr/>
            </w:rPrChange>
          </w:rPr>
          <w:t xml:space="preserve">Table </w:t>
        </w:r>
        <w:r w:rsidR="00EF5D28" w:rsidRPr="00EF5D28">
          <w:rPr>
            <w:rStyle w:val="Crossreference"/>
            <w:rPrChange w:id="348" w:author="Mark Davison" w:date="2024-09-20T09:36:00Z" w16du:dateUtc="2024-09-20T08:36:00Z">
              <w:rPr>
                <w:noProof/>
              </w:rPr>
            </w:rPrChange>
          </w:rPr>
          <w:t>13</w:t>
        </w:r>
      </w:ins>
      <w:del w:id="349" w:author="Mark Davison" w:date="2024-09-20T09:35:00Z" w16du:dateUtc="2024-09-20T08:35:00Z">
        <w:r w:rsidR="005456FF" w:rsidRPr="00914C55" w:rsidDel="00EF5D28">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1CFB651C" w:rsidR="00740693" w:rsidRDefault="007D285E" w:rsidP="007D285E">
      <w:pPr>
        <w:pStyle w:val="Caption"/>
      </w:pPr>
      <w:bookmarkStart w:id="350" w:name="_Ref161304973"/>
      <w:bookmarkStart w:id="351" w:name="_Toc170288652"/>
      <w:r>
        <w:t xml:space="preserve">Table </w:t>
      </w:r>
      <w:r>
        <w:fldChar w:fldCharType="begin"/>
      </w:r>
      <w:r>
        <w:instrText xml:space="preserve"> SEQ Table \* ARABIC </w:instrText>
      </w:r>
      <w:r>
        <w:fldChar w:fldCharType="separate"/>
      </w:r>
      <w:r w:rsidR="00EF5D28">
        <w:rPr>
          <w:noProof/>
        </w:rPr>
        <w:t>13</w:t>
      </w:r>
      <w:r>
        <w:rPr>
          <w:noProof/>
        </w:rPr>
        <w:fldChar w:fldCharType="end"/>
      </w:r>
      <w:bookmarkEnd w:id="350"/>
      <w:r>
        <w:tab/>
      </w:r>
      <w:r w:rsidRPr="007D285E">
        <w:t xml:space="preserve">Information used in defining significant change for analogue </w:t>
      </w:r>
      <w:r w:rsidR="00676F46">
        <w:t>p</w:t>
      </w:r>
      <w:r w:rsidRPr="007D285E">
        <w:t>oints</w:t>
      </w:r>
      <w:bookmarkEnd w:id="351"/>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75D6074E"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EF5D28">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352" w:author="Mark Davison" w:date="2024-09-20T09:36:00Z" w16du:dateUtc="2024-09-20T08:36:00Z">
        <w:r w:rsidR="00EF5D28" w:rsidRPr="00EF5D28">
          <w:rPr>
            <w:rStyle w:val="Crossreference"/>
            <w:rPrChange w:id="353" w:author="Mark Davison" w:date="2024-09-20T09:36:00Z" w16du:dateUtc="2024-09-20T08:36:00Z">
              <w:rPr/>
            </w:rPrChange>
          </w:rPr>
          <w:t>Points</w:t>
        </w:r>
      </w:ins>
      <w:del w:id="354" w:author="Mark Davison" w:date="2024-09-20T09:35:00Z" w16du:dateUtc="2024-09-20T08:35:00Z">
        <w:r w:rsidR="005456FF" w:rsidRPr="00914C55" w:rsidDel="00EF5D28">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355" w:name="_Toc172098949"/>
      <w:r>
        <w:t xml:space="preserve">Counter </w:t>
      </w:r>
      <w:r w:rsidR="006B0494">
        <w:t>points</w:t>
      </w:r>
      <w:bookmarkEnd w:id="355"/>
    </w:p>
    <w:p w14:paraId="7A85E138" w14:textId="77D06173"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356" w:author="Mark Davison" w:date="2024-09-20T09:36:00Z" w16du:dateUtc="2024-09-20T08:36:00Z">
        <w:r w:rsidR="00EF5D28" w:rsidRPr="00EF5D28">
          <w:rPr>
            <w:rStyle w:val="Crossreference"/>
            <w:rPrChange w:id="357" w:author="Mark Davison" w:date="2024-09-20T09:36:00Z" w16du:dateUtc="2024-09-20T08:36:00Z">
              <w:rPr/>
            </w:rPrChange>
          </w:rPr>
          <w:t xml:space="preserve">Table </w:t>
        </w:r>
        <w:r w:rsidR="00EF5D28" w:rsidRPr="00EF5D28">
          <w:rPr>
            <w:rStyle w:val="Crossreference"/>
            <w:rPrChange w:id="358" w:author="Mark Davison" w:date="2024-09-20T09:36:00Z" w16du:dateUtc="2024-09-20T08:36:00Z">
              <w:rPr>
                <w:noProof/>
              </w:rPr>
            </w:rPrChange>
          </w:rPr>
          <w:t>14</w:t>
        </w:r>
      </w:ins>
      <w:del w:id="359" w:author="Mark Davison" w:date="2024-09-20T09:35:00Z" w16du:dateUtc="2024-09-20T08:35:00Z">
        <w:r w:rsidR="005456FF" w:rsidRPr="00914C55" w:rsidDel="00EF5D28">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1E391F2" w:rsidR="007D46B2" w:rsidRDefault="007D46B2" w:rsidP="007D46B2">
      <w:pPr>
        <w:pStyle w:val="Caption"/>
      </w:pPr>
      <w:bookmarkStart w:id="360" w:name="_Ref161829255"/>
      <w:bookmarkStart w:id="361" w:name="_Toc170288653"/>
      <w:r>
        <w:t xml:space="preserve">Table </w:t>
      </w:r>
      <w:r>
        <w:fldChar w:fldCharType="begin"/>
      </w:r>
      <w:r>
        <w:instrText xml:space="preserve"> SEQ Table \* ARABIC </w:instrText>
      </w:r>
      <w:r>
        <w:fldChar w:fldCharType="separate"/>
      </w:r>
      <w:r w:rsidR="00EF5D28">
        <w:rPr>
          <w:noProof/>
        </w:rPr>
        <w:t>14</w:t>
      </w:r>
      <w:r>
        <w:rPr>
          <w:noProof/>
        </w:rPr>
        <w:fldChar w:fldCharType="end"/>
      </w:r>
      <w:bookmarkEnd w:id="360"/>
      <w:r>
        <w:tab/>
      </w:r>
      <w:r w:rsidRPr="007D46B2">
        <w:t xml:space="preserve">Information used in counter </w:t>
      </w:r>
      <w:r w:rsidR="00676F46">
        <w:t>p</w:t>
      </w:r>
      <w:r w:rsidRPr="007D46B2">
        <w:t>oints</w:t>
      </w:r>
      <w:bookmarkEnd w:id="361"/>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6D2EC32"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77777777" w:rsidR="007D46B2" w:rsidRPr="00B50947" w:rsidRDefault="007D46B2" w:rsidP="003D1407">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24BC0804"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53EA2E8B"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362" w:author="Mark Davison" w:date="2024-09-20T09:36:00Z" w16du:dateUtc="2024-09-20T08:36:00Z">
        <w:r w:rsidR="00EF5D28" w:rsidRPr="00EF5D28">
          <w:rPr>
            <w:rStyle w:val="Crossreference"/>
            <w:rPrChange w:id="363" w:author="Mark Davison" w:date="2024-09-20T09:36:00Z" w16du:dateUtc="2024-09-20T08:36:00Z">
              <w:rPr/>
            </w:rPrChange>
          </w:rPr>
          <w:t xml:space="preserve">Table </w:t>
        </w:r>
        <w:r w:rsidR="00EF5D28" w:rsidRPr="00EF5D28">
          <w:rPr>
            <w:rStyle w:val="Crossreference"/>
            <w:rPrChange w:id="364" w:author="Mark Davison" w:date="2024-09-20T09:36:00Z" w16du:dateUtc="2024-09-20T08:36:00Z">
              <w:rPr>
                <w:noProof/>
              </w:rPr>
            </w:rPrChange>
          </w:rPr>
          <w:t>15</w:t>
        </w:r>
      </w:ins>
      <w:del w:id="365" w:author="Mark Davison" w:date="2024-09-20T09:35:00Z" w16du:dateUtc="2024-09-20T08:35:00Z">
        <w:r w:rsidR="005456FF" w:rsidRPr="00914C55" w:rsidDel="00EF5D28">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348BA582" w:rsidR="005F2CCD" w:rsidRPr="005F2CCD" w:rsidRDefault="005F2CCD" w:rsidP="00251DC9">
      <w:pPr>
        <w:pStyle w:val="Caption"/>
        <w:keepNext/>
      </w:pPr>
      <w:bookmarkStart w:id="366" w:name="_Ref161305322"/>
      <w:bookmarkStart w:id="367" w:name="_Toc170288654"/>
      <w:r w:rsidRPr="005F2CCD">
        <w:t xml:space="preserve">Table </w:t>
      </w:r>
      <w:r>
        <w:fldChar w:fldCharType="begin"/>
      </w:r>
      <w:r>
        <w:instrText xml:space="preserve"> SEQ Table \* ARABIC </w:instrText>
      </w:r>
      <w:r>
        <w:fldChar w:fldCharType="separate"/>
      </w:r>
      <w:r w:rsidR="00EF5D28">
        <w:rPr>
          <w:noProof/>
        </w:rPr>
        <w:t>15</w:t>
      </w:r>
      <w:r>
        <w:rPr>
          <w:noProof/>
        </w:rPr>
        <w:fldChar w:fldCharType="end"/>
      </w:r>
      <w:bookmarkEnd w:id="366"/>
      <w:r w:rsidRPr="005F2CCD">
        <w:tab/>
        <w:t xml:space="preserve">Information used in defining significant change for </w:t>
      </w:r>
      <w:r>
        <w:t>counter</w:t>
      </w:r>
      <w:r w:rsidRPr="005F2CCD">
        <w:t xml:space="preserve"> </w:t>
      </w:r>
      <w:r w:rsidR="00C4094A">
        <w:t>p</w:t>
      </w:r>
      <w:r w:rsidRPr="005F2CCD">
        <w:t>oints</w:t>
      </w:r>
      <w:bookmarkEnd w:id="367"/>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7667F1D"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EF5D28">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368" w:author="Mark Davison" w:date="2024-09-20T09:36:00Z" w16du:dateUtc="2024-09-20T08:36:00Z">
        <w:r w:rsidR="00EF5D28" w:rsidRPr="00EF5D28">
          <w:rPr>
            <w:color w:val="0000FF"/>
            <w:u w:val="single"/>
            <w:rPrChange w:id="369" w:author="Mark Davison" w:date="2024-09-20T09:36:00Z" w16du:dateUtc="2024-09-20T08:36:00Z">
              <w:rPr/>
            </w:rPrChange>
          </w:rPr>
          <w:t>Points</w:t>
        </w:r>
      </w:ins>
      <w:del w:id="370" w:author="Mark Davison" w:date="2024-09-20T09:35:00Z" w16du:dateUtc="2024-09-20T08:35:00Z">
        <w:r w:rsidR="005456FF" w:rsidRPr="00914C55" w:rsidDel="00EF5D28">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371" w:name="_Toc172098950"/>
      <w:r w:rsidRPr="005F2CCD">
        <w:rPr>
          <w:rFonts w:eastAsia="DengXian"/>
          <w:lang w:eastAsia="en-US"/>
        </w:rPr>
        <w:t xml:space="preserve">Analogue </w:t>
      </w:r>
      <w:r w:rsidR="006B0494" w:rsidRPr="005F2CCD">
        <w:rPr>
          <w:rFonts w:eastAsia="DengXian"/>
          <w:lang w:eastAsia="en-US"/>
        </w:rPr>
        <w:t>limits</w:t>
      </w:r>
      <w:bookmarkEnd w:id="371"/>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1B697A3C"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372" w:author="Mark Davison" w:date="2024-09-20T09:36:00Z" w16du:dateUtc="2024-09-20T08:36:00Z">
        <w:r w:rsidR="00EF5D28" w:rsidRPr="00EF5D28">
          <w:rPr>
            <w:rStyle w:val="Crossreference"/>
            <w:rPrChange w:id="373" w:author="Mark Davison" w:date="2024-09-20T09:36:00Z" w16du:dateUtc="2024-09-20T08:36:00Z">
              <w:rPr/>
            </w:rPrChange>
          </w:rPr>
          <w:t xml:space="preserve">Table </w:t>
        </w:r>
        <w:r w:rsidR="00EF5D28" w:rsidRPr="00EF5D28">
          <w:rPr>
            <w:rStyle w:val="Crossreference"/>
            <w:rPrChange w:id="374" w:author="Mark Davison" w:date="2024-09-20T09:36:00Z" w16du:dateUtc="2024-09-20T08:36:00Z">
              <w:rPr>
                <w:noProof/>
              </w:rPr>
            </w:rPrChange>
          </w:rPr>
          <w:t>16</w:t>
        </w:r>
      </w:ins>
      <w:del w:id="375" w:author="Mark Davison" w:date="2024-09-20T09:35:00Z" w16du:dateUtc="2024-09-20T08:35:00Z">
        <w:r w:rsidR="005456FF" w:rsidRPr="00914C55" w:rsidDel="00EF5D28">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43A9D715" w:rsidR="005F2CCD" w:rsidRDefault="005F2CCD" w:rsidP="005F2CCD">
      <w:pPr>
        <w:pStyle w:val="Caption"/>
      </w:pPr>
      <w:bookmarkStart w:id="376" w:name="_Ref161306485"/>
      <w:bookmarkStart w:id="377" w:name="_Toc170288655"/>
      <w:r>
        <w:t xml:space="preserve">Table </w:t>
      </w:r>
      <w:r>
        <w:fldChar w:fldCharType="begin"/>
      </w:r>
      <w:r>
        <w:instrText xml:space="preserve"> SEQ Table \* ARABIC </w:instrText>
      </w:r>
      <w:r>
        <w:fldChar w:fldCharType="separate"/>
      </w:r>
      <w:r w:rsidR="00EF5D28">
        <w:rPr>
          <w:noProof/>
        </w:rPr>
        <w:t>16</w:t>
      </w:r>
      <w:r>
        <w:rPr>
          <w:noProof/>
        </w:rPr>
        <w:fldChar w:fldCharType="end"/>
      </w:r>
      <w:bookmarkEnd w:id="376"/>
      <w:r>
        <w:tab/>
      </w:r>
      <w:r w:rsidRPr="005F2CCD">
        <w:t>Information used in defining an analogue limit</w:t>
      </w:r>
      <w:bookmarkEnd w:id="377"/>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142B32A4"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378" w:author="Mark Davison" w:date="2024-09-20T09:36:00Z" w16du:dateUtc="2024-09-20T08:36:00Z">
        <w:r w:rsidR="00EF5D28" w:rsidRPr="00EF5D28">
          <w:rPr>
            <w:rStyle w:val="Crossreference"/>
            <w:rPrChange w:id="379" w:author="Mark Davison" w:date="2024-09-20T09:36:00Z" w16du:dateUtc="2024-09-20T08:36:00Z">
              <w:rPr/>
            </w:rPrChange>
          </w:rPr>
          <w:t xml:space="preserve">Figure </w:t>
        </w:r>
        <w:r w:rsidR="00EF5D28" w:rsidRPr="00EF5D28">
          <w:rPr>
            <w:rStyle w:val="Crossreference"/>
            <w:rPrChange w:id="380" w:author="Mark Davison" w:date="2024-09-20T09:36:00Z" w16du:dateUtc="2024-09-20T08:36:00Z">
              <w:rPr>
                <w:noProof/>
              </w:rPr>
            </w:rPrChange>
          </w:rPr>
          <w:t>6</w:t>
        </w:r>
      </w:ins>
      <w:del w:id="381" w:author="Mark Davison" w:date="2024-09-20T09:35:00Z" w16du:dateUtc="2024-09-20T08:35:00Z">
        <w:r w:rsidR="005456FF" w:rsidRPr="00914C55" w:rsidDel="00EF5D28">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9E8EC1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382" w:author="Mark Davison" w:date="2024-09-20T09:36:00Z" w16du:dateUtc="2024-09-20T08:36:00Z">
        <w:r w:rsidR="00EF5D28" w:rsidRPr="00EF5D28">
          <w:rPr>
            <w:rStyle w:val="Crossreference"/>
            <w:rPrChange w:id="383" w:author="Mark Davison" w:date="2024-09-20T09:36:00Z" w16du:dateUtc="2024-09-20T08:36:00Z">
              <w:rPr/>
            </w:rPrChange>
          </w:rPr>
          <w:t xml:space="preserve">Figure </w:t>
        </w:r>
        <w:r w:rsidR="00EF5D28" w:rsidRPr="00EF5D28">
          <w:rPr>
            <w:rStyle w:val="Crossreference"/>
            <w:rPrChange w:id="384" w:author="Mark Davison" w:date="2024-09-20T09:36:00Z" w16du:dateUtc="2024-09-20T08:36:00Z">
              <w:rPr>
                <w:noProof/>
              </w:rPr>
            </w:rPrChange>
          </w:rPr>
          <w:t>6</w:t>
        </w:r>
      </w:ins>
      <w:del w:id="385" w:author="Mark Davison" w:date="2024-09-20T09:35:00Z" w16du:dateUtc="2024-09-20T08:35:00Z">
        <w:r w:rsidR="005456FF" w:rsidRPr="00914C55" w:rsidDel="00EF5D28">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334584E5" w:rsidR="00D51AF5" w:rsidRDefault="00D51AF5" w:rsidP="00D51AF5">
      <w:pPr>
        <w:pStyle w:val="Caption"/>
      </w:pPr>
      <w:bookmarkStart w:id="386" w:name="_Ref161306703"/>
      <w:bookmarkStart w:id="387" w:name="_Toc170288633"/>
      <w:r>
        <w:t xml:space="preserve">Figure </w:t>
      </w:r>
      <w:r>
        <w:fldChar w:fldCharType="begin"/>
      </w:r>
      <w:r>
        <w:instrText xml:space="preserve"> SEQ Figure \* ARABIC </w:instrText>
      </w:r>
      <w:r>
        <w:fldChar w:fldCharType="separate"/>
      </w:r>
      <w:r w:rsidR="00EF5D28">
        <w:rPr>
          <w:noProof/>
        </w:rPr>
        <w:t>6</w:t>
      </w:r>
      <w:r>
        <w:rPr>
          <w:noProof/>
        </w:rPr>
        <w:fldChar w:fldCharType="end"/>
      </w:r>
      <w:bookmarkEnd w:id="386"/>
      <w:r>
        <w:tab/>
      </w:r>
      <w:r w:rsidRPr="00D51AF5">
        <w:t>State change mechanism</w:t>
      </w:r>
      <w:bookmarkEnd w:id="38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31A6ED5F" w:rsidR="00D51AF5" w:rsidRDefault="00D51AF5" w:rsidP="00D51AF5">
      <w:pPr>
        <w:pStyle w:val="Caption"/>
      </w:pPr>
      <w:bookmarkStart w:id="388" w:name="_Toc170288634"/>
      <w:r>
        <w:t xml:space="preserve">Figure </w:t>
      </w:r>
      <w:r>
        <w:fldChar w:fldCharType="begin"/>
      </w:r>
      <w:r>
        <w:instrText xml:space="preserve"> SEQ Figure \* ARABIC </w:instrText>
      </w:r>
      <w:r>
        <w:fldChar w:fldCharType="separate"/>
      </w:r>
      <w:r w:rsidR="00EF5D28">
        <w:rPr>
          <w:noProof/>
        </w:rPr>
        <w:t>7</w:t>
      </w:r>
      <w:r>
        <w:rPr>
          <w:noProof/>
        </w:rPr>
        <w:fldChar w:fldCharType="end"/>
      </w:r>
      <w:r>
        <w:tab/>
      </w:r>
      <w:r w:rsidRPr="00D51AF5">
        <w:t>Analogue normal state</w:t>
      </w:r>
      <w:bookmarkEnd w:id="38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7B2C4D37"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389" w:author="Mark Davison" w:date="2024-09-20T09:36:00Z" w16du:dateUtc="2024-09-20T08:36:00Z">
        <w:r w:rsidR="00EF5D28" w:rsidRPr="00EF5D28">
          <w:rPr>
            <w:rStyle w:val="Crossreference"/>
            <w:rPrChange w:id="390" w:author="Mark Davison" w:date="2024-09-20T09:36:00Z" w16du:dateUtc="2024-09-20T08:36:00Z">
              <w:rPr/>
            </w:rPrChange>
          </w:rPr>
          <w:t xml:space="preserve">Figure </w:t>
        </w:r>
        <w:r w:rsidR="00EF5D28" w:rsidRPr="00EF5D28">
          <w:rPr>
            <w:rStyle w:val="Crossreference"/>
            <w:rPrChange w:id="391" w:author="Mark Davison" w:date="2024-09-20T09:36:00Z" w16du:dateUtc="2024-09-20T08:36:00Z">
              <w:rPr>
                <w:noProof/>
              </w:rPr>
            </w:rPrChange>
          </w:rPr>
          <w:t>8</w:t>
        </w:r>
      </w:ins>
      <w:del w:id="392" w:author="Mark Davison" w:date="2024-09-20T09:35:00Z" w16du:dateUtc="2024-09-20T08:35:00Z">
        <w:r w:rsidR="005456FF" w:rsidRPr="00914C55" w:rsidDel="00EF5D28">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393" w:author="Mark Davison" w:date="2024-09-20T09:36:00Z" w16du:dateUtc="2024-09-20T08:36:00Z">
        <w:r w:rsidR="00EF5D28" w:rsidRPr="00EF5D28">
          <w:rPr>
            <w:rStyle w:val="Crossreference"/>
            <w:rPrChange w:id="394" w:author="Mark Davison" w:date="2024-09-20T09:36:00Z" w16du:dateUtc="2024-09-20T08:36:00Z">
              <w:rPr/>
            </w:rPrChange>
          </w:rPr>
          <w:t xml:space="preserve">Figure </w:t>
        </w:r>
        <w:r w:rsidR="00EF5D28" w:rsidRPr="00EF5D28">
          <w:rPr>
            <w:rStyle w:val="Crossreference"/>
            <w:rPrChange w:id="395" w:author="Mark Davison" w:date="2024-09-20T09:36:00Z" w16du:dateUtc="2024-09-20T08:36:00Z">
              <w:rPr>
                <w:noProof/>
              </w:rPr>
            </w:rPrChange>
          </w:rPr>
          <w:t>9</w:t>
        </w:r>
      </w:ins>
      <w:del w:id="396" w:author="Mark Davison" w:date="2024-09-20T09:35:00Z" w16du:dateUtc="2024-09-20T08:35:00Z">
        <w:r w:rsidR="005456FF" w:rsidRPr="00914C55" w:rsidDel="00EF5D28">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0C661170"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397" w:author="Mark Davison" w:date="2024-09-20T09:36:00Z" w16du:dateUtc="2024-09-20T08:36:00Z">
        <w:r w:rsidR="00EF5D28" w:rsidRPr="00EF5D28">
          <w:rPr>
            <w:rStyle w:val="Crossreference"/>
            <w:rPrChange w:id="398" w:author="Mark Davison" w:date="2024-09-20T09:36:00Z" w16du:dateUtc="2024-09-20T08:36:00Z">
              <w:rPr/>
            </w:rPrChange>
          </w:rPr>
          <w:t xml:space="preserve">Figure </w:t>
        </w:r>
        <w:r w:rsidR="00EF5D28" w:rsidRPr="00EF5D28">
          <w:rPr>
            <w:rStyle w:val="Crossreference"/>
            <w:rPrChange w:id="399" w:author="Mark Davison" w:date="2024-09-20T09:36:00Z" w16du:dateUtc="2024-09-20T08:36:00Z">
              <w:rPr>
                <w:noProof/>
              </w:rPr>
            </w:rPrChange>
          </w:rPr>
          <w:t>8</w:t>
        </w:r>
      </w:ins>
      <w:del w:id="400" w:author="Mark Davison" w:date="2024-09-20T09:35:00Z" w16du:dateUtc="2024-09-20T08:35:00Z">
        <w:r w:rsidR="005456FF" w:rsidRPr="00914C55" w:rsidDel="00EF5D28">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43F61156" w:rsidR="00E43FE2" w:rsidRDefault="00E43FE2" w:rsidP="00E43FE2">
      <w:pPr>
        <w:pStyle w:val="Caption"/>
      </w:pPr>
      <w:bookmarkStart w:id="401" w:name="_Ref161308030"/>
      <w:bookmarkStart w:id="402" w:name="_Toc170288635"/>
      <w:r>
        <w:t xml:space="preserve">Figure </w:t>
      </w:r>
      <w:r>
        <w:fldChar w:fldCharType="begin"/>
      </w:r>
      <w:r>
        <w:instrText xml:space="preserve"> SEQ Figure \* ARABIC </w:instrText>
      </w:r>
      <w:r>
        <w:fldChar w:fldCharType="separate"/>
      </w:r>
      <w:r w:rsidR="00EF5D28">
        <w:rPr>
          <w:noProof/>
        </w:rPr>
        <w:t>8</w:t>
      </w:r>
      <w:r>
        <w:rPr>
          <w:noProof/>
        </w:rPr>
        <w:fldChar w:fldCharType="end"/>
      </w:r>
      <w:bookmarkEnd w:id="401"/>
      <w:r>
        <w:tab/>
      </w:r>
      <w:r w:rsidRPr="00E43FE2">
        <w:t>Ramping analogue value with 4 limits</w:t>
      </w:r>
      <w:bookmarkEnd w:id="402"/>
    </w:p>
    <w:p w14:paraId="7DA37B18" w14:textId="75C0BFE1"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403" w:author="Mark Davison" w:date="2024-09-20T09:36:00Z" w16du:dateUtc="2024-09-20T08:36:00Z">
        <w:r w:rsidR="00EF5D28" w:rsidRPr="00EF5D28">
          <w:rPr>
            <w:rStyle w:val="Crossreference"/>
            <w:rPrChange w:id="404" w:author="Mark Davison" w:date="2024-09-20T09:36:00Z" w16du:dateUtc="2024-09-20T08:36:00Z">
              <w:rPr/>
            </w:rPrChange>
          </w:rPr>
          <w:t xml:space="preserve">Figure </w:t>
        </w:r>
        <w:r w:rsidR="00EF5D28" w:rsidRPr="00EF5D28">
          <w:rPr>
            <w:rStyle w:val="Crossreference"/>
            <w:rPrChange w:id="405" w:author="Mark Davison" w:date="2024-09-20T09:36:00Z" w16du:dateUtc="2024-09-20T08:36:00Z">
              <w:rPr>
                <w:noProof/>
              </w:rPr>
            </w:rPrChange>
          </w:rPr>
          <w:t>9</w:t>
        </w:r>
      </w:ins>
      <w:del w:id="406" w:author="Mark Davison" w:date="2024-09-20T09:35:00Z" w16du:dateUtc="2024-09-20T08:35:00Z">
        <w:r w:rsidR="005456FF" w:rsidRPr="00914C55" w:rsidDel="00EF5D28">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642CCD06" w:rsidR="00E43FE2" w:rsidRDefault="00E43FE2" w:rsidP="00E43FE2">
      <w:pPr>
        <w:pStyle w:val="Caption"/>
      </w:pPr>
      <w:bookmarkStart w:id="407" w:name="_Ref161308250"/>
      <w:bookmarkStart w:id="408" w:name="_Toc170288636"/>
      <w:r>
        <w:t xml:space="preserve">Figure </w:t>
      </w:r>
      <w:r>
        <w:fldChar w:fldCharType="begin"/>
      </w:r>
      <w:r>
        <w:instrText xml:space="preserve"> SEQ Figure \* ARABIC </w:instrText>
      </w:r>
      <w:r>
        <w:fldChar w:fldCharType="separate"/>
      </w:r>
      <w:r w:rsidR="00EF5D28">
        <w:rPr>
          <w:noProof/>
        </w:rPr>
        <w:t>9</w:t>
      </w:r>
      <w:r>
        <w:rPr>
          <w:noProof/>
        </w:rPr>
        <w:fldChar w:fldCharType="end"/>
      </w:r>
      <w:bookmarkEnd w:id="407"/>
      <w:r>
        <w:tab/>
      </w:r>
      <w:r w:rsidRPr="00E43FE2">
        <w:t xml:space="preserve">Step-change analogue value with </w:t>
      </w:r>
      <w:r w:rsidR="00D01088">
        <w:t>4</w:t>
      </w:r>
      <w:r w:rsidRPr="00E43FE2">
        <w:t xml:space="preserve"> limits</w:t>
      </w:r>
      <w:bookmarkEnd w:id="40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4209EF6C" w:rsidR="00AB3C53" w:rsidRPr="00AB3C53" w:rsidRDefault="00AB3C53" w:rsidP="00AB3C53">
      <w:pPr>
        <w:pStyle w:val="BodyText"/>
        <w:rPr>
          <w:rFonts w:eastAsia="DengXian"/>
        </w:rPr>
      </w:pPr>
      <w:bookmarkStart w:id="40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EF5D28">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410" w:author="Mark Davison" w:date="2024-09-20T09:36:00Z" w16du:dateUtc="2024-09-20T08:36:00Z">
        <w:r w:rsidR="00EF5D28" w:rsidRPr="00EF5D28">
          <w:rPr>
            <w:rStyle w:val="Crossreference"/>
            <w:rPrChange w:id="411" w:author="Mark Davison" w:date="2024-09-20T09:36:00Z" w16du:dateUtc="2024-09-20T08:36:00Z">
              <w:rPr/>
            </w:rPrChange>
          </w:rPr>
          <w:t>Limit and control profiles</w:t>
        </w:r>
      </w:ins>
      <w:del w:id="412" w:author="Mark Davison" w:date="2024-09-20T09:35:00Z" w16du:dateUtc="2024-09-20T08:35:00Z">
        <w:r w:rsidR="005456FF" w:rsidRPr="00914C55" w:rsidDel="00EF5D28">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40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413" w:name="_Toc172098951"/>
      <w:r w:rsidRPr="0023515A">
        <w:rPr>
          <w:rFonts w:eastAsia="DengXian"/>
        </w:rPr>
        <w:t xml:space="preserve">Counter </w:t>
      </w:r>
      <w:r w:rsidR="006B0494" w:rsidRPr="0023515A">
        <w:rPr>
          <w:rFonts w:eastAsia="DengXian"/>
        </w:rPr>
        <w:t>limits</w:t>
      </w:r>
      <w:bookmarkEnd w:id="413"/>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2641FF58"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414" w:author="Mark Davison" w:date="2024-09-20T09:36:00Z" w16du:dateUtc="2024-09-20T08:36:00Z">
        <w:r w:rsidR="00EF5D28" w:rsidRPr="00EF5D28">
          <w:rPr>
            <w:rStyle w:val="Crossreference"/>
            <w:rPrChange w:id="415" w:author="Mark Davison" w:date="2024-09-20T09:36:00Z" w16du:dateUtc="2024-09-20T08:36:00Z">
              <w:rPr/>
            </w:rPrChange>
          </w:rPr>
          <w:t xml:space="preserve">Figure </w:t>
        </w:r>
        <w:r w:rsidR="00EF5D28" w:rsidRPr="00EF5D28">
          <w:rPr>
            <w:rStyle w:val="Crossreference"/>
            <w:rPrChange w:id="416" w:author="Mark Davison" w:date="2024-09-20T09:36:00Z" w16du:dateUtc="2024-09-20T08:36:00Z">
              <w:rPr>
                <w:noProof/>
              </w:rPr>
            </w:rPrChange>
          </w:rPr>
          <w:t>10</w:t>
        </w:r>
      </w:ins>
      <w:del w:id="417" w:author="Mark Davison" w:date="2024-09-20T09:35:00Z" w16du:dateUtc="2024-09-20T08:35:00Z">
        <w:r w:rsidR="005456FF" w:rsidRPr="00914C55" w:rsidDel="00EF5D28">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533D8FC9" w:rsidR="00B1706D" w:rsidRDefault="00B1706D" w:rsidP="00B1706D">
      <w:pPr>
        <w:pStyle w:val="Caption"/>
      </w:pPr>
      <w:bookmarkStart w:id="418" w:name="_Ref161765726"/>
      <w:bookmarkStart w:id="419" w:name="_Toc170288637"/>
      <w:r>
        <w:t xml:space="preserve">Figure </w:t>
      </w:r>
      <w:r>
        <w:fldChar w:fldCharType="begin"/>
      </w:r>
      <w:r>
        <w:instrText xml:space="preserve"> SEQ Figure \* ARABIC </w:instrText>
      </w:r>
      <w:r>
        <w:fldChar w:fldCharType="separate"/>
      </w:r>
      <w:r w:rsidR="00EF5D28">
        <w:rPr>
          <w:noProof/>
        </w:rPr>
        <w:t>10</w:t>
      </w:r>
      <w:r>
        <w:rPr>
          <w:noProof/>
        </w:rPr>
        <w:fldChar w:fldCharType="end"/>
      </w:r>
      <w:bookmarkEnd w:id="418"/>
      <w:r>
        <w:tab/>
      </w:r>
      <w:r w:rsidRPr="00B1706D">
        <w:t>Counter normal state</w:t>
      </w:r>
      <w:bookmarkEnd w:id="419"/>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8FF041A"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420" w:author="Mark Davison" w:date="2024-09-20T09:36:00Z" w16du:dateUtc="2024-09-20T08:36:00Z">
        <w:r w:rsidR="00EF5D28" w:rsidRPr="00EF5D28">
          <w:rPr>
            <w:rStyle w:val="Crossreference"/>
            <w:rPrChange w:id="421" w:author="Mark Davison" w:date="2024-09-20T09:36:00Z" w16du:dateUtc="2024-09-20T08:36:00Z">
              <w:rPr/>
            </w:rPrChange>
          </w:rPr>
          <w:t xml:space="preserve">Table </w:t>
        </w:r>
        <w:r w:rsidR="00EF5D28" w:rsidRPr="00EF5D28">
          <w:rPr>
            <w:rStyle w:val="Crossreference"/>
            <w:rPrChange w:id="422" w:author="Mark Davison" w:date="2024-09-20T09:36:00Z" w16du:dateUtc="2024-09-20T08:36:00Z">
              <w:rPr>
                <w:noProof/>
              </w:rPr>
            </w:rPrChange>
          </w:rPr>
          <w:t>17</w:t>
        </w:r>
      </w:ins>
      <w:del w:id="423" w:author="Mark Davison" w:date="2024-09-20T09:35:00Z" w16du:dateUtc="2024-09-20T08:35:00Z">
        <w:r w:rsidR="005456FF" w:rsidRPr="00914C55" w:rsidDel="00EF5D28">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4B73BCAE" w:rsidR="00B1706D" w:rsidRDefault="00B1706D" w:rsidP="00B1706D">
      <w:pPr>
        <w:pStyle w:val="Caption"/>
      </w:pPr>
      <w:bookmarkStart w:id="424" w:name="_Ref161312936"/>
      <w:bookmarkStart w:id="425" w:name="_Toc170288656"/>
      <w:r>
        <w:t xml:space="preserve">Table </w:t>
      </w:r>
      <w:r>
        <w:fldChar w:fldCharType="begin"/>
      </w:r>
      <w:r>
        <w:instrText xml:space="preserve"> SEQ Table \* ARABIC </w:instrText>
      </w:r>
      <w:r>
        <w:fldChar w:fldCharType="separate"/>
      </w:r>
      <w:r w:rsidR="00EF5D28">
        <w:rPr>
          <w:noProof/>
        </w:rPr>
        <w:t>17</w:t>
      </w:r>
      <w:r>
        <w:rPr>
          <w:noProof/>
        </w:rPr>
        <w:fldChar w:fldCharType="end"/>
      </w:r>
      <w:bookmarkEnd w:id="424"/>
      <w:r>
        <w:tab/>
      </w:r>
      <w:r w:rsidR="003557AA" w:rsidRPr="003557AA">
        <w:t>Information used in defining a counter limit</w:t>
      </w:r>
      <w:bookmarkEnd w:id="425"/>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77777777" w:rsidR="003557AA" w:rsidRPr="00163DC5" w:rsidRDefault="003557AA" w:rsidP="003D1407">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77777777" w:rsidR="003557AA" w:rsidRPr="00163DC5" w:rsidRDefault="003557AA" w:rsidP="003D1407">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77777777" w:rsidR="003557AA" w:rsidRPr="00163DC5" w:rsidRDefault="003557AA" w:rsidP="003D1407">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77777777" w:rsidR="003557AA" w:rsidRPr="00163DC5" w:rsidRDefault="003557AA" w:rsidP="003D1407">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7777777" w:rsidR="003557AA" w:rsidRPr="00163DC5" w:rsidRDefault="003557AA" w:rsidP="003D1407">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77777777" w:rsidR="003557AA" w:rsidRPr="00163DC5" w:rsidRDefault="003557AA" w:rsidP="003D1407">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544F177"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EF5D2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426" w:author="Mark Davison" w:date="2024-09-20T09:36:00Z" w16du:dateUtc="2024-09-20T08:36:00Z">
        <w:r w:rsidR="00EF5D28" w:rsidRPr="00EF5D28">
          <w:rPr>
            <w:rStyle w:val="Crossreference"/>
            <w:rPrChange w:id="427" w:author="Mark Davison" w:date="2024-09-20T09:36:00Z" w16du:dateUtc="2024-09-20T08:36:00Z">
              <w:rPr/>
            </w:rPrChange>
          </w:rPr>
          <w:t>Limit and control profiles</w:t>
        </w:r>
      </w:ins>
      <w:del w:id="428" w:author="Mark Davison" w:date="2024-09-20T09:35:00Z" w16du:dateUtc="2024-09-20T08:35:00Z">
        <w:r w:rsidR="005456FF" w:rsidRPr="00914C55" w:rsidDel="00EF5D28">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429" w:name="_Toc172098952"/>
      <w:r w:rsidRPr="00384B6A">
        <w:rPr>
          <w:rFonts w:eastAsia="DengXian"/>
        </w:rPr>
        <w:t xml:space="preserve">No </w:t>
      </w:r>
      <w:r w:rsidR="006B0494" w:rsidRPr="00384B6A">
        <w:rPr>
          <w:rFonts w:eastAsia="DengXian"/>
        </w:rPr>
        <w:t>change</w:t>
      </w:r>
      <w:bookmarkEnd w:id="42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0D0E0316"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430" w:author="Mark Davison" w:date="2024-09-20T09:36:00Z" w16du:dateUtc="2024-09-20T08:36:00Z">
        <w:r w:rsidR="00EF5D28" w:rsidRPr="00EF5D28">
          <w:rPr>
            <w:rStyle w:val="Crossreference"/>
            <w:rPrChange w:id="431" w:author="Mark Davison" w:date="2024-09-20T09:36:00Z" w16du:dateUtc="2024-09-20T08:36:00Z">
              <w:rPr/>
            </w:rPrChange>
          </w:rPr>
          <w:t xml:space="preserve">Table </w:t>
        </w:r>
        <w:r w:rsidR="00EF5D28" w:rsidRPr="00EF5D28">
          <w:rPr>
            <w:rStyle w:val="Crossreference"/>
            <w:rPrChange w:id="432" w:author="Mark Davison" w:date="2024-09-20T09:36:00Z" w16du:dateUtc="2024-09-20T08:36:00Z">
              <w:rPr>
                <w:noProof/>
              </w:rPr>
            </w:rPrChange>
          </w:rPr>
          <w:t>18</w:t>
        </w:r>
      </w:ins>
      <w:del w:id="433" w:author="Mark Davison" w:date="2024-09-20T09:35:00Z" w16du:dateUtc="2024-09-20T08:35:00Z">
        <w:r w:rsidR="005456FF" w:rsidRPr="00914C55" w:rsidDel="00EF5D28">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75177732" w:rsidR="003557AA" w:rsidRDefault="00384B6A" w:rsidP="000A491B">
      <w:pPr>
        <w:pStyle w:val="Caption"/>
        <w:keepNext/>
      </w:pPr>
      <w:bookmarkStart w:id="434" w:name="_Ref161314992"/>
      <w:bookmarkStart w:id="435" w:name="_Toc170288657"/>
      <w:r>
        <w:lastRenderedPageBreak/>
        <w:t xml:space="preserve">Table </w:t>
      </w:r>
      <w:r>
        <w:fldChar w:fldCharType="begin"/>
      </w:r>
      <w:r>
        <w:instrText xml:space="preserve"> SEQ Table \* ARABIC </w:instrText>
      </w:r>
      <w:r>
        <w:fldChar w:fldCharType="separate"/>
      </w:r>
      <w:r w:rsidR="00EF5D28">
        <w:rPr>
          <w:noProof/>
        </w:rPr>
        <w:t>18</w:t>
      </w:r>
      <w:r>
        <w:rPr>
          <w:noProof/>
        </w:rPr>
        <w:fldChar w:fldCharType="end"/>
      </w:r>
      <w:bookmarkEnd w:id="434"/>
      <w:r>
        <w:tab/>
      </w:r>
      <w:r w:rsidRPr="00384B6A">
        <w:t xml:space="preserve">Information used in defining no change for analogue and counter </w:t>
      </w:r>
      <w:r w:rsidR="009A0F57">
        <w:t>p</w:t>
      </w:r>
      <w:r w:rsidRPr="00384B6A">
        <w:t>oints</w:t>
      </w:r>
      <w:bookmarkEnd w:id="435"/>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2C72CC05"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EF5D2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436" w:author="Mark Davison" w:date="2024-09-20T09:36:00Z" w16du:dateUtc="2024-09-20T08:36:00Z">
        <w:r w:rsidR="00EF5D28" w:rsidRPr="00EF5D28">
          <w:rPr>
            <w:rStyle w:val="Crossreference"/>
            <w:rPrChange w:id="437" w:author="Mark Davison" w:date="2024-09-20T09:36:00Z" w16du:dateUtc="2024-09-20T08:36:00Z">
              <w:rPr/>
            </w:rPrChange>
          </w:rPr>
          <w:t>Limit and control profiles</w:t>
        </w:r>
      </w:ins>
      <w:del w:id="438" w:author="Mark Davison" w:date="2024-09-20T09:35:00Z" w16du:dateUtc="2024-09-20T08:35:00Z">
        <w:r w:rsidR="005456FF" w:rsidRPr="00914C55" w:rsidDel="00EF5D28">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439" w:name="_Toc172098953"/>
      <w:r w:rsidRPr="000A491B">
        <w:lastRenderedPageBreak/>
        <w:t xml:space="preserve">Extended </w:t>
      </w:r>
      <w:r w:rsidR="006B0494" w:rsidRPr="000A491B">
        <w:t>points</w:t>
      </w:r>
      <w:bookmarkEnd w:id="439"/>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4D215D24"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440" w:author="Mark Davison" w:date="2024-09-20T09:36:00Z" w16du:dateUtc="2024-09-20T08:36:00Z">
        <w:r w:rsidR="00EF5D28" w:rsidRPr="00EF5D28">
          <w:rPr>
            <w:rStyle w:val="Crossreference"/>
            <w:rPrChange w:id="441" w:author="Mark Davison" w:date="2024-09-20T09:36:00Z" w16du:dateUtc="2024-09-20T08:36:00Z">
              <w:rPr/>
            </w:rPrChange>
          </w:rPr>
          <w:t xml:space="preserve">Table </w:t>
        </w:r>
        <w:r w:rsidR="00EF5D28" w:rsidRPr="00EF5D28">
          <w:rPr>
            <w:rStyle w:val="Crossreference"/>
            <w:rPrChange w:id="442" w:author="Mark Davison" w:date="2024-09-20T09:36:00Z" w16du:dateUtc="2024-09-20T08:36:00Z">
              <w:rPr>
                <w:noProof/>
              </w:rPr>
            </w:rPrChange>
          </w:rPr>
          <w:t>19</w:t>
        </w:r>
      </w:ins>
      <w:del w:id="443" w:author="Mark Davison" w:date="2024-09-20T09:35:00Z" w16du:dateUtc="2024-09-20T08:35:00Z">
        <w:r w:rsidR="005456FF" w:rsidRPr="00914C55" w:rsidDel="00EF5D28">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331CEC45" w:rsidR="00122B46" w:rsidRDefault="00122B46" w:rsidP="00122B46">
      <w:pPr>
        <w:pStyle w:val="Caption"/>
      </w:pPr>
      <w:bookmarkStart w:id="444" w:name="_Ref161315144"/>
      <w:bookmarkStart w:id="445" w:name="_Toc170288658"/>
      <w:r>
        <w:t xml:space="preserve">Table </w:t>
      </w:r>
      <w:r>
        <w:fldChar w:fldCharType="begin"/>
      </w:r>
      <w:r>
        <w:instrText xml:space="preserve"> SEQ Table \* ARABIC </w:instrText>
      </w:r>
      <w:r>
        <w:fldChar w:fldCharType="separate"/>
      </w:r>
      <w:r w:rsidR="00EF5D28">
        <w:rPr>
          <w:noProof/>
        </w:rPr>
        <w:t>19</w:t>
      </w:r>
      <w:r>
        <w:rPr>
          <w:noProof/>
        </w:rPr>
        <w:fldChar w:fldCharType="end"/>
      </w:r>
      <w:bookmarkEnd w:id="444"/>
      <w:r>
        <w:tab/>
      </w:r>
      <w:r w:rsidRPr="00122B46">
        <w:t>Information used in defining exten</w:t>
      </w:r>
      <w:r>
        <w:t>ded</w:t>
      </w:r>
      <w:r w:rsidRPr="00122B46">
        <w:t xml:space="preserve"> </w:t>
      </w:r>
      <w:r w:rsidR="009A0F57">
        <w:t>p</w:t>
      </w:r>
      <w:r w:rsidRPr="00122B46">
        <w:t>oints</w:t>
      </w:r>
      <w:bookmarkEnd w:id="445"/>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6F7367A1"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ins w:id="446" w:author="Mark Davison" w:date="2024-09-20T09:33:00Z" w16du:dateUtc="2024-09-20T08:33:00Z">
              <w:r w:rsidR="00914C55">
                <w:rPr>
                  <w:lang w:bidi="he-IL"/>
                </w:rPr>
                <w:t>state</w:t>
              </w:r>
            </w:ins>
            <w:del w:id="447" w:author="Mark Davison" w:date="2024-09-20T09:33:00Z" w16du:dateUtc="2024-09-20T08:33:00Z">
              <w:r w:rsidRPr="00163DC5" w:rsidDel="00914C55">
                <w:rPr>
                  <w:lang w:bidi="he-IL"/>
                </w:rPr>
                <w:delText>value</w:delText>
              </w:r>
            </w:del>
            <w:r w:rsidRPr="00163DC5">
              <w:rPr>
                <w:lang w:bidi="he-IL"/>
              </w:rPr>
              <w:t xml:space="preserve"> matches </w:t>
            </w:r>
            <w:ins w:id="448" w:author="Mark Davison" w:date="2024-09-20T09:33:00Z" w16du:dateUtc="2024-09-20T08:33:00Z">
              <w:r w:rsidR="00914C55">
                <w:rPr>
                  <w:lang w:bidi="he-IL"/>
                </w:rPr>
                <w:t xml:space="preserve">a state set </w:t>
              </w:r>
            </w:ins>
            <w:ins w:id="449" w:author="Mark Davison" w:date="2024-09-20T09:34:00Z" w16du:dateUtc="2024-09-20T08:34:00Z">
              <w:r w:rsidR="00914C55">
                <w:rPr>
                  <w:lang w:bidi="he-IL"/>
                </w:rPr>
                <w:t xml:space="preserve">in </w:t>
              </w:r>
            </w:ins>
            <w:r w:rsidRPr="00163DC5">
              <w:rPr>
                <w:lang w:bidi="he-IL"/>
              </w:rPr>
              <w:t>this bit mask. Only applies to Run Time or Count</w:t>
            </w:r>
            <w:del w:id="450" w:author="Mark Davison" w:date="2024-09-20T09:33:00Z" w16du:dateUtc="2024-09-20T08:33:00Z">
              <w:r w:rsidRPr="00163DC5" w:rsidDel="00914C55">
                <w:rPr>
                  <w:lang w:bidi="he-IL"/>
                </w:rPr>
                <w:delText>er</w:delText>
              </w:r>
            </w:del>
            <w:r w:rsidRPr="00163DC5">
              <w:rPr>
                <w:lang w:bidi="he-IL"/>
              </w:rPr>
              <w:t>.</w:t>
            </w:r>
            <w:ins w:id="451" w:author="Mark Davison" w:date="2024-09-20T09:34:00Z" w16du:dateUtc="2024-09-20T08:34:00Z">
              <w:r w:rsidR="00914C55">
                <w:rPr>
                  <w:lang w:bidi="he-IL"/>
                </w:rPr>
                <w:t xml:space="preserve"> Bit 0 is state 0, bit 1 state 1 and so on. A state mask of 0</w:t>
              </w:r>
            </w:ins>
            <w:ins w:id="452" w:author="Mark Davison" w:date="2024-09-20T09:35:00Z" w16du:dateUtc="2024-09-20T08:35:00Z">
              <w:r w:rsidR="00914C55">
                <w:rPr>
                  <w:lang w:bidi="he-IL"/>
                </w:rPr>
                <w:t xml:space="preserve"> will result in no Run Time or Count updates.</w:t>
              </w:r>
            </w:ins>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453" w:name="_Toc172098954"/>
      <w:r>
        <w:t>Minimum</w:t>
      </w:r>
      <w:bookmarkEnd w:id="453"/>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454" w:name="_Toc172098955"/>
      <w:r>
        <w:t>Maximum</w:t>
      </w:r>
      <w:bookmarkEnd w:id="454"/>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455" w:name="_Toc172098956"/>
      <w:r>
        <w:t>Mean</w:t>
      </w:r>
      <w:bookmarkEnd w:id="455"/>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456" w:name="_Toc172098957"/>
      <w:r>
        <w:t xml:space="preserve">Standard </w:t>
      </w:r>
      <w:r w:rsidR="006B0494">
        <w:t>deviation</w:t>
      </w:r>
      <w:bookmarkEnd w:id="456"/>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457" w:name="_Toc172098958"/>
      <w:r>
        <w:lastRenderedPageBreak/>
        <w:t>Integral</w:t>
      </w:r>
      <w:bookmarkEnd w:id="457"/>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41609C5E"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458" w:author="Mark Davison" w:date="2024-09-20T09:36:00Z" w16du:dateUtc="2024-09-20T08:36:00Z">
        <w:r w:rsidR="00EF5D28" w:rsidRPr="00EF5D28">
          <w:rPr>
            <w:rStyle w:val="Crossreference"/>
            <w:rPrChange w:id="459" w:author="Mark Davison" w:date="2024-09-20T09:36:00Z" w16du:dateUtc="2024-09-20T08:36:00Z">
              <w:rPr/>
            </w:rPrChange>
          </w:rPr>
          <w:t xml:space="preserve">Figure </w:t>
        </w:r>
        <w:r w:rsidR="00EF5D28" w:rsidRPr="00EF5D28">
          <w:rPr>
            <w:rStyle w:val="Crossreference"/>
            <w:rPrChange w:id="460" w:author="Mark Davison" w:date="2024-09-20T09:36:00Z" w16du:dateUtc="2024-09-20T08:36:00Z">
              <w:rPr>
                <w:noProof/>
              </w:rPr>
            </w:rPrChange>
          </w:rPr>
          <w:t>11</w:t>
        </w:r>
      </w:ins>
      <w:del w:id="461" w:author="Mark Davison" w:date="2024-09-20T09:35:00Z" w16du:dateUtc="2024-09-20T08:35:00Z">
        <w:r w:rsidR="005456FF" w:rsidRPr="00914C55" w:rsidDel="00EF5D28">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30BE3ADC" w:rsidR="008D5866" w:rsidRDefault="008D5866" w:rsidP="008D5866">
      <w:pPr>
        <w:pStyle w:val="Caption"/>
      </w:pPr>
      <w:bookmarkStart w:id="462" w:name="_Ref161316465"/>
      <w:bookmarkStart w:id="463" w:name="_Toc170288638"/>
      <w:r>
        <w:t xml:space="preserve">Figure </w:t>
      </w:r>
      <w:r>
        <w:fldChar w:fldCharType="begin"/>
      </w:r>
      <w:r>
        <w:instrText xml:space="preserve"> SEQ Figure \* ARABIC </w:instrText>
      </w:r>
      <w:r>
        <w:fldChar w:fldCharType="separate"/>
      </w:r>
      <w:r w:rsidR="00EF5D28">
        <w:rPr>
          <w:noProof/>
        </w:rPr>
        <w:t>11</w:t>
      </w:r>
      <w:r>
        <w:rPr>
          <w:noProof/>
        </w:rPr>
        <w:fldChar w:fldCharType="end"/>
      </w:r>
      <w:bookmarkEnd w:id="462"/>
      <w:r>
        <w:tab/>
      </w:r>
      <w:r w:rsidRPr="008D5866">
        <w:t xml:space="preserve">Example of calculation of integral extended </w:t>
      </w:r>
      <w:r w:rsidR="00801C39">
        <w:t>p</w:t>
      </w:r>
      <w:r w:rsidRPr="008D5866">
        <w:t>oint value</w:t>
      </w:r>
      <w:bookmarkEnd w:id="463"/>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464" w:name="_Toc172098959"/>
      <w:r>
        <w:t>Rate of change</w:t>
      </w:r>
      <w:bookmarkEnd w:id="464"/>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3E53D939"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EF5D28">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465" w:author="Mark Davison" w:date="2024-09-20T09:36:00Z" w16du:dateUtc="2024-09-20T08:36:00Z">
        <w:r w:rsidR="00EF5D28" w:rsidRPr="00EF5D28">
          <w:rPr>
            <w:rStyle w:val="Crossreference"/>
            <w:rPrChange w:id="466" w:author="Mark Davison" w:date="2024-09-20T09:36:00Z" w16du:dateUtc="2024-09-20T08:36:00Z">
              <w:rPr/>
            </w:rPrChange>
          </w:rPr>
          <w:t>Limit and control profiles</w:t>
        </w:r>
      </w:ins>
      <w:del w:id="467" w:author="Mark Davison" w:date="2024-09-20T09:35:00Z" w16du:dateUtc="2024-09-20T08:35:00Z">
        <w:r w:rsidR="005456FF" w:rsidRPr="00914C55" w:rsidDel="00EF5D28">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468" w:name="_Toc172098960"/>
      <w:r>
        <w:lastRenderedPageBreak/>
        <w:t xml:space="preserve">State </w:t>
      </w:r>
      <w:r w:rsidR="006B0494">
        <w:t>counter</w:t>
      </w:r>
      <w:bookmarkEnd w:id="468"/>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469" w:name="_Toc172098961"/>
      <w:r>
        <w:t xml:space="preserve">State </w:t>
      </w:r>
      <w:r w:rsidR="006B0494">
        <w:t>runtime</w:t>
      </w:r>
      <w:bookmarkEnd w:id="469"/>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470" w:name="_Ref161319455"/>
      <w:bookmarkStart w:id="471" w:name="_Toc172098962"/>
      <w:r w:rsidRPr="00E622A5">
        <w:t>Limit and control profiles</w:t>
      </w:r>
      <w:bookmarkEnd w:id="470"/>
      <w:bookmarkEnd w:id="471"/>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472" w:name="_Toc172098963"/>
      <w:r>
        <w:t xml:space="preserve">Limit </w:t>
      </w:r>
      <w:r w:rsidR="006B0494">
        <w:t>profiles</w:t>
      </w:r>
      <w:bookmarkEnd w:id="472"/>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F688436"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473" w:author="Mark Davison" w:date="2024-09-20T09:36:00Z" w16du:dateUtc="2024-09-20T08:36:00Z">
        <w:r w:rsidR="00EF5D28" w:rsidRPr="00EF5D28">
          <w:rPr>
            <w:rStyle w:val="Crossreference"/>
            <w:rPrChange w:id="474" w:author="Mark Davison" w:date="2024-09-20T09:36:00Z" w16du:dateUtc="2024-09-20T08:36:00Z">
              <w:rPr/>
            </w:rPrChange>
          </w:rPr>
          <w:t xml:space="preserve">Table </w:t>
        </w:r>
        <w:r w:rsidR="00EF5D28" w:rsidRPr="00EF5D28">
          <w:rPr>
            <w:rStyle w:val="Crossreference"/>
            <w:rPrChange w:id="475" w:author="Mark Davison" w:date="2024-09-20T09:36:00Z" w16du:dateUtc="2024-09-20T08:36:00Z">
              <w:rPr>
                <w:noProof/>
              </w:rPr>
            </w:rPrChange>
          </w:rPr>
          <w:t>20</w:t>
        </w:r>
      </w:ins>
      <w:del w:id="476" w:author="Mark Davison" w:date="2024-09-20T09:35:00Z" w16du:dateUtc="2024-09-20T08:35:00Z">
        <w:r w:rsidR="005456FF" w:rsidRPr="00914C55" w:rsidDel="00EF5D28">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54AAF412" w:rsidR="00E622A5" w:rsidRDefault="003D567B" w:rsidP="00163DC5">
      <w:pPr>
        <w:pStyle w:val="Caption"/>
        <w:keepNext/>
      </w:pPr>
      <w:bookmarkStart w:id="477" w:name="_Ref161319951"/>
      <w:bookmarkStart w:id="478" w:name="_Toc170288659"/>
      <w:r>
        <w:t xml:space="preserve">Table </w:t>
      </w:r>
      <w:r>
        <w:fldChar w:fldCharType="begin"/>
      </w:r>
      <w:r>
        <w:instrText xml:space="preserve"> SEQ Table \* ARABIC </w:instrText>
      </w:r>
      <w:r>
        <w:fldChar w:fldCharType="separate"/>
      </w:r>
      <w:r w:rsidR="00EF5D28">
        <w:rPr>
          <w:noProof/>
        </w:rPr>
        <w:t>20</w:t>
      </w:r>
      <w:r>
        <w:rPr>
          <w:noProof/>
        </w:rPr>
        <w:fldChar w:fldCharType="end"/>
      </w:r>
      <w:bookmarkEnd w:id="477"/>
      <w:r>
        <w:tab/>
      </w:r>
      <w:r w:rsidRPr="003D567B">
        <w:t xml:space="preserve">Information used in defining limit profiles for analogue and counter </w:t>
      </w:r>
      <w:r w:rsidR="00115B0F">
        <w:t>p</w:t>
      </w:r>
      <w:r w:rsidRPr="003D567B">
        <w:t>oints</w:t>
      </w:r>
      <w:bookmarkEnd w:id="478"/>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479" w:name="_Toc172098964"/>
      <w:r>
        <w:t xml:space="preserve">Control </w:t>
      </w:r>
      <w:r w:rsidR="006B0494">
        <w:t>profiles</w:t>
      </w:r>
      <w:bookmarkEnd w:id="479"/>
    </w:p>
    <w:p w14:paraId="0A4B768C" w14:textId="17F87374"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480" w:author="Mark Davison" w:date="2024-09-20T09:36:00Z" w16du:dateUtc="2024-09-20T08:36:00Z">
        <w:r w:rsidR="00EF5D28" w:rsidRPr="00EF5D28">
          <w:rPr>
            <w:rStyle w:val="Crossreference"/>
            <w:rPrChange w:id="481" w:author="Mark Davison" w:date="2024-09-20T09:36:00Z" w16du:dateUtc="2024-09-20T08:36:00Z">
              <w:rPr/>
            </w:rPrChange>
          </w:rPr>
          <w:t xml:space="preserve">Table </w:t>
        </w:r>
        <w:r w:rsidR="00EF5D28" w:rsidRPr="00EF5D28">
          <w:rPr>
            <w:rStyle w:val="Crossreference"/>
            <w:rPrChange w:id="482" w:author="Mark Davison" w:date="2024-09-20T09:36:00Z" w16du:dateUtc="2024-09-20T08:36:00Z">
              <w:rPr>
                <w:noProof/>
              </w:rPr>
            </w:rPrChange>
          </w:rPr>
          <w:t>21</w:t>
        </w:r>
      </w:ins>
      <w:del w:id="483" w:author="Mark Davison" w:date="2024-09-20T09:35:00Z" w16du:dateUtc="2024-09-20T08:35:00Z">
        <w:r w:rsidR="005456FF" w:rsidRPr="00914C55" w:rsidDel="00EF5D28">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0BC28DC6" w:rsidR="003D567B" w:rsidRDefault="003D567B" w:rsidP="003D567B">
      <w:pPr>
        <w:pStyle w:val="Caption"/>
      </w:pPr>
      <w:bookmarkStart w:id="484" w:name="_Ref161319984"/>
      <w:bookmarkStart w:id="485" w:name="_Toc170288660"/>
      <w:r>
        <w:t xml:space="preserve">Table </w:t>
      </w:r>
      <w:r>
        <w:fldChar w:fldCharType="begin"/>
      </w:r>
      <w:r>
        <w:instrText xml:space="preserve"> SEQ Table \* ARABIC </w:instrText>
      </w:r>
      <w:r>
        <w:fldChar w:fldCharType="separate"/>
      </w:r>
      <w:r w:rsidR="00EF5D28">
        <w:rPr>
          <w:noProof/>
        </w:rPr>
        <w:t>21</w:t>
      </w:r>
      <w:r>
        <w:rPr>
          <w:noProof/>
        </w:rPr>
        <w:fldChar w:fldCharType="end"/>
      </w:r>
      <w:bookmarkEnd w:id="484"/>
      <w:r>
        <w:tab/>
      </w:r>
      <w:r w:rsidRPr="003D567B">
        <w:t xml:space="preserve"> Information used in defining a control profile</w:t>
      </w:r>
      <w:bookmarkEnd w:id="485"/>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77777777" w:rsidR="00270690" w:rsidRPr="00163DC5" w:rsidRDefault="00270690" w:rsidP="003D1407">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77777777" w:rsidR="00270690" w:rsidRPr="00163DC5" w:rsidRDefault="00270690" w:rsidP="003D1407">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77777777" w:rsidR="00270690" w:rsidRPr="00163DC5" w:rsidRDefault="00270690" w:rsidP="003D1407">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77777777" w:rsidR="00270690" w:rsidRPr="00163DC5" w:rsidRDefault="00270690" w:rsidP="003D1407">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7777777" w:rsidR="00270690" w:rsidRPr="00163DC5" w:rsidRDefault="00270690" w:rsidP="003D1407">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77777777" w:rsidR="00270690" w:rsidRPr="00163DC5" w:rsidRDefault="00270690" w:rsidP="003D1407">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486" w:name="_Ref162955578"/>
      <w:bookmarkStart w:id="487" w:name="_Toc172098965"/>
      <w:r w:rsidRPr="00270690">
        <w:t xml:space="preserve">Calculated </w:t>
      </w:r>
      <w:r w:rsidR="006B0494" w:rsidRPr="00270690">
        <w:t>points</w:t>
      </w:r>
      <w:bookmarkEnd w:id="486"/>
      <w:bookmarkEnd w:id="487"/>
    </w:p>
    <w:p w14:paraId="1745A76B" w14:textId="790255DE"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488" w:author="Mark Davison" w:date="2024-09-20T09:36:00Z" w16du:dateUtc="2024-09-20T08:36:00Z">
        <w:r w:rsidR="00EF5D28" w:rsidRPr="00EF5D28">
          <w:rPr>
            <w:rStyle w:val="Crossreference"/>
            <w:rPrChange w:id="489" w:author="Mark Davison" w:date="2024-09-20T09:36:00Z" w16du:dateUtc="2024-09-20T08:36:00Z">
              <w:rPr/>
            </w:rPrChange>
          </w:rPr>
          <w:t xml:space="preserve">Table </w:t>
        </w:r>
        <w:r w:rsidR="00EF5D28" w:rsidRPr="00EF5D28">
          <w:rPr>
            <w:rStyle w:val="Crossreference"/>
            <w:rPrChange w:id="490" w:author="Mark Davison" w:date="2024-09-20T09:36:00Z" w16du:dateUtc="2024-09-20T08:36:00Z">
              <w:rPr>
                <w:noProof/>
              </w:rPr>
            </w:rPrChange>
          </w:rPr>
          <w:t>22</w:t>
        </w:r>
      </w:ins>
      <w:del w:id="491" w:author="Mark Davison" w:date="2024-09-20T09:35:00Z" w16du:dateUtc="2024-09-20T08:35:00Z">
        <w:r w:rsidR="005456FF" w:rsidRPr="00914C55" w:rsidDel="00EF5D28">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14C7613" w:rsidR="00270690" w:rsidRDefault="00270690" w:rsidP="00270690">
      <w:pPr>
        <w:pStyle w:val="Caption"/>
      </w:pPr>
      <w:bookmarkStart w:id="492" w:name="_Ref161320438"/>
      <w:bookmarkStart w:id="493" w:name="_Toc170288661"/>
      <w:r>
        <w:t xml:space="preserve">Table </w:t>
      </w:r>
      <w:r>
        <w:fldChar w:fldCharType="begin"/>
      </w:r>
      <w:r>
        <w:instrText xml:space="preserve"> SEQ Table \* ARABIC </w:instrText>
      </w:r>
      <w:r>
        <w:fldChar w:fldCharType="separate"/>
      </w:r>
      <w:r w:rsidR="00EF5D28">
        <w:rPr>
          <w:noProof/>
        </w:rPr>
        <w:t>22</w:t>
      </w:r>
      <w:r>
        <w:rPr>
          <w:noProof/>
        </w:rPr>
        <w:fldChar w:fldCharType="end"/>
      </w:r>
      <w:bookmarkEnd w:id="492"/>
      <w:r>
        <w:tab/>
      </w:r>
      <w:r w:rsidRPr="00270690">
        <w:t xml:space="preserve">Information used in defining a </w:t>
      </w:r>
      <w:r w:rsidR="00DA1A5D">
        <w:t>p</w:t>
      </w:r>
      <w:r w:rsidR="00C03691" w:rsidRPr="00270690">
        <w:t>oint</w:t>
      </w:r>
      <w:r w:rsidRPr="00270690">
        <w:t xml:space="preserve"> calculation</w:t>
      </w:r>
      <w:bookmarkEnd w:id="493"/>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5A3E94BC"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EF5D28">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494" w:name="_Toc172098966"/>
      <w:r>
        <w:t xml:space="preserve">Incident </w:t>
      </w:r>
      <w:r w:rsidR="006B0494">
        <w:t>logging</w:t>
      </w:r>
      <w:bookmarkEnd w:id="494"/>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3FEC3742"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495" w:author="Mark Davison" w:date="2024-09-20T09:36:00Z" w16du:dateUtc="2024-09-20T08:36:00Z">
        <w:r w:rsidR="00EF5D28" w:rsidRPr="00EF5D28">
          <w:rPr>
            <w:rStyle w:val="Crossreference"/>
            <w:rPrChange w:id="496" w:author="Mark Davison" w:date="2024-09-20T09:36:00Z" w16du:dateUtc="2024-09-20T08:36:00Z">
              <w:rPr/>
            </w:rPrChange>
          </w:rPr>
          <w:t xml:space="preserve">Table </w:t>
        </w:r>
        <w:r w:rsidR="00EF5D28" w:rsidRPr="00EF5D28">
          <w:rPr>
            <w:rStyle w:val="Crossreference"/>
            <w:rPrChange w:id="497" w:author="Mark Davison" w:date="2024-09-20T09:36:00Z" w16du:dateUtc="2024-09-20T08:36:00Z">
              <w:rPr>
                <w:noProof/>
              </w:rPr>
            </w:rPrChange>
          </w:rPr>
          <w:t>23</w:t>
        </w:r>
      </w:ins>
      <w:del w:id="498" w:author="Mark Davison" w:date="2024-09-20T09:35:00Z" w16du:dateUtc="2024-09-20T08:35:00Z">
        <w:r w:rsidR="005456FF" w:rsidRPr="00914C55" w:rsidDel="00EF5D28">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6F9D057D" w:rsidR="003B6C56" w:rsidRDefault="003B6C56" w:rsidP="003B6C56">
      <w:pPr>
        <w:pStyle w:val="Caption"/>
      </w:pPr>
      <w:bookmarkStart w:id="499" w:name="_Ref161320994"/>
      <w:bookmarkStart w:id="500" w:name="_Toc170288662"/>
      <w:r>
        <w:t xml:space="preserve">Table </w:t>
      </w:r>
      <w:r>
        <w:fldChar w:fldCharType="begin"/>
      </w:r>
      <w:r>
        <w:instrText xml:space="preserve"> SEQ Table \* ARABIC </w:instrText>
      </w:r>
      <w:r>
        <w:fldChar w:fldCharType="separate"/>
      </w:r>
      <w:r w:rsidR="00EF5D28">
        <w:rPr>
          <w:noProof/>
        </w:rPr>
        <w:t>23</w:t>
      </w:r>
      <w:r>
        <w:rPr>
          <w:noProof/>
        </w:rPr>
        <w:fldChar w:fldCharType="end"/>
      </w:r>
      <w:bookmarkEnd w:id="499"/>
      <w:r>
        <w:tab/>
      </w:r>
      <w:r w:rsidRPr="003B6C56">
        <w:t>Information used in defining an incident log</w:t>
      </w:r>
      <w:bookmarkEnd w:id="500"/>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501" w:name="_Toc172098967"/>
      <w:r>
        <w:lastRenderedPageBreak/>
        <w:t>Controls and overrides</w:t>
      </w:r>
      <w:bookmarkEnd w:id="501"/>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502" w:name="_Toc172098968"/>
      <w:r>
        <w:t>Controls</w:t>
      </w:r>
      <w:bookmarkEnd w:id="502"/>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503" w:name="_Toc172098969"/>
      <w:r w:rsidRPr="005077D9">
        <w:t xml:space="preserve">Overriding a </w:t>
      </w:r>
      <w:r w:rsidR="006B0494" w:rsidRPr="005077D9">
        <w:t>point</w:t>
      </w:r>
      <w:bookmarkEnd w:id="503"/>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504" w:name="_Toc172098970"/>
      <w:r>
        <w:lastRenderedPageBreak/>
        <w:t>Data reporting</w:t>
      </w:r>
      <w:bookmarkEnd w:id="504"/>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505" w:name="_Toc163727621"/>
      <w:bookmarkStart w:id="506" w:name="_Toc172098971"/>
      <w:bookmarkEnd w:id="505"/>
      <w:r>
        <w:t xml:space="preserve">Data </w:t>
      </w:r>
      <w:r w:rsidR="006B0494">
        <w:t>formats</w:t>
      </w:r>
      <w:bookmarkEnd w:id="506"/>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507" w:name="_Toc172098972"/>
      <w:r w:rsidRPr="00620AA0">
        <w:t>Requesting data</w:t>
      </w:r>
      <w:bookmarkEnd w:id="507"/>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7F1D9A45" w:rsidR="00FA1683" w:rsidRDefault="00C50BE3" w:rsidP="00D46C42">
      <w:pPr>
        <w:pStyle w:val="Caption"/>
      </w:pPr>
      <w:bookmarkStart w:id="508" w:name="_Toc170288663"/>
      <w:r w:rsidRPr="00BA7567">
        <w:t xml:space="preserve">Table </w:t>
      </w:r>
      <w:r>
        <w:fldChar w:fldCharType="begin"/>
      </w:r>
      <w:r>
        <w:instrText xml:space="preserve"> SEQ Table \* ARABIC </w:instrText>
      </w:r>
      <w:r>
        <w:fldChar w:fldCharType="separate"/>
      </w:r>
      <w:r w:rsidR="00EF5D28">
        <w:rPr>
          <w:noProof/>
        </w:rPr>
        <w:t>24</w:t>
      </w:r>
      <w:r>
        <w:rPr>
          <w:noProof/>
        </w:rPr>
        <w:fldChar w:fldCharType="end"/>
      </w:r>
      <w:r w:rsidR="00D46C42" w:rsidRPr="00BA7567">
        <w:tab/>
        <w:t>Elements of the data request message</w:t>
      </w:r>
      <w:bookmarkEnd w:id="508"/>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509" w:name="_Toc172098973"/>
      <w:r>
        <w:lastRenderedPageBreak/>
        <w:t xml:space="preserve">Field </w:t>
      </w:r>
      <w:r w:rsidR="006B0494">
        <w:t>devic</w:t>
      </w:r>
      <w:r>
        <w:t>e core blocks</w:t>
      </w:r>
      <w:bookmarkEnd w:id="509"/>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6F0F8C0A"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EF5D28">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510" w:author="Mark Davison" w:date="2024-09-20T09:36:00Z" w16du:dateUtc="2024-09-20T08:36:00Z">
        <w:r w:rsidR="00EF5D28" w:rsidRPr="00EF5D28">
          <w:rPr>
            <w:rStyle w:val="Crossreference"/>
            <w:rPrChange w:id="511" w:author="Mark Davison" w:date="2024-09-20T09:36:00Z" w16du:dateUtc="2024-09-20T08:36:00Z">
              <w:rPr/>
            </w:rPrChange>
          </w:rPr>
          <w:t>Payload compression</w:t>
        </w:r>
      </w:ins>
      <w:del w:id="512" w:author="Mark Davison" w:date="2024-09-20T09:35:00Z" w16du:dateUtc="2024-09-20T08:35:00Z">
        <w:r w:rsidR="005456FF" w:rsidRPr="00914C55" w:rsidDel="00EF5D28">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513" w:name="_Ref160026567"/>
      <w:bookmarkStart w:id="514" w:name="_Toc172098974"/>
      <w:r>
        <w:lastRenderedPageBreak/>
        <w:t>Use of MQTT</w:t>
      </w:r>
      <w:bookmarkEnd w:id="513"/>
      <w:bookmarkEnd w:id="514"/>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515" w:name="_Toc172098975"/>
      <w:r w:rsidRPr="00B176E4">
        <w:t>Retained messages and connection state</w:t>
      </w:r>
      <w:bookmarkEnd w:id="515"/>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516" w:name="_Toc156487355"/>
      <w:bookmarkStart w:id="517" w:name="_Toc172098976"/>
      <w:r>
        <w:t>Publish/</w:t>
      </w:r>
      <w:r w:rsidR="0012344C">
        <w:t>subscribe</w:t>
      </w:r>
      <w:r>
        <w:t xml:space="preserve"> transports</w:t>
      </w:r>
      <w:bookmarkEnd w:id="516"/>
      <w:bookmarkEnd w:id="517"/>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518" w:name="_Toc172098977"/>
      <w:r>
        <w:t>Payload</w:t>
      </w:r>
      <w:bookmarkEnd w:id="518"/>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519" w:name="_Ref162949991"/>
      <w:bookmarkStart w:id="520" w:name="_Toc172098978"/>
      <w:r>
        <w:lastRenderedPageBreak/>
        <w:t>Payload compression</w:t>
      </w:r>
      <w:bookmarkEnd w:id="519"/>
      <w:bookmarkEnd w:id="520"/>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521" w:name="_Toc172098979"/>
      <w:r>
        <w:t xml:space="preserve">Other </w:t>
      </w:r>
      <w:r w:rsidR="0012344C">
        <w:t>topics</w:t>
      </w:r>
      <w:bookmarkEnd w:id="521"/>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522" w:name="_Toc156487360"/>
      <w:bookmarkStart w:id="523" w:name="_Toc172098980"/>
      <w:r>
        <w:t>Getdeviceinfo</w:t>
      </w:r>
      <w:bookmarkEnd w:id="522"/>
      <w:bookmarkEnd w:id="523"/>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524" w:name="_Toc156487361"/>
      <w:bookmarkStart w:id="525" w:name="_Toc172098981"/>
      <w:r>
        <w:t xml:space="preserve">Maintaining </w:t>
      </w:r>
      <w:bookmarkEnd w:id="524"/>
      <w:r w:rsidR="0012344C">
        <w:t>time</w:t>
      </w:r>
      <w:bookmarkEnd w:id="525"/>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526" w:name="_Toc156487362"/>
      <w:bookmarkStart w:id="527" w:name="_Toc172098982"/>
      <w:r>
        <w:lastRenderedPageBreak/>
        <w:t xml:space="preserve">Communications, QoS, </w:t>
      </w:r>
      <w:bookmarkEnd w:id="526"/>
      <w:r w:rsidR="0012344C">
        <w:t>retention</w:t>
      </w:r>
      <w:bookmarkEnd w:id="527"/>
    </w:p>
    <w:p w14:paraId="48A88406" w14:textId="330DA9D7"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EF5D28">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528" w:name="_Toc172098983"/>
      <w:r>
        <w:lastRenderedPageBreak/>
        <w:t>Fi</w:t>
      </w:r>
      <w:r w:rsidR="00C9038A">
        <w:t>el</w:t>
      </w:r>
      <w:r>
        <w:t xml:space="preserve">d </w:t>
      </w:r>
      <w:r w:rsidR="0012344C">
        <w:t>device</w:t>
      </w:r>
      <w:r>
        <w:t xml:space="preserve"> lifecycle</w:t>
      </w:r>
      <w:bookmarkEnd w:id="528"/>
    </w:p>
    <w:p w14:paraId="63CC4D64" w14:textId="0F481A9C"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529" w:author="Mark Davison" w:date="2024-09-20T09:36:00Z" w16du:dateUtc="2024-09-20T08:36:00Z">
        <w:r w:rsidR="00EF5D28" w:rsidRPr="00EF5D28">
          <w:rPr>
            <w:rStyle w:val="Crossreference"/>
            <w:rPrChange w:id="530" w:author="Mark Davison" w:date="2024-09-20T09:36:00Z" w16du:dateUtc="2024-09-20T08:36:00Z">
              <w:rPr/>
            </w:rPrChange>
          </w:rPr>
          <w:t xml:space="preserve">Figure </w:t>
        </w:r>
        <w:r w:rsidR="00EF5D28" w:rsidRPr="00EF5D28">
          <w:rPr>
            <w:rStyle w:val="Crossreference"/>
            <w:rPrChange w:id="531" w:author="Mark Davison" w:date="2024-09-20T09:36:00Z" w16du:dateUtc="2024-09-20T08:36:00Z">
              <w:rPr>
                <w:noProof/>
              </w:rPr>
            </w:rPrChange>
          </w:rPr>
          <w:t>12</w:t>
        </w:r>
      </w:ins>
      <w:del w:id="532" w:author="Mark Davison" w:date="2024-09-20T09:35:00Z" w16du:dateUtc="2024-09-20T08:35:00Z">
        <w:r w:rsidR="005456FF" w:rsidRPr="00914C55" w:rsidDel="00EF5D28">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B0B1D88" w:rsidR="00272391" w:rsidRDefault="00272391" w:rsidP="00272391">
      <w:pPr>
        <w:pStyle w:val="Caption"/>
      </w:pPr>
      <w:bookmarkStart w:id="533" w:name="_Ref161393121"/>
      <w:bookmarkStart w:id="534" w:name="_Toc170288639"/>
      <w:r>
        <w:t xml:space="preserve">Figure </w:t>
      </w:r>
      <w:r>
        <w:fldChar w:fldCharType="begin"/>
      </w:r>
      <w:r>
        <w:instrText xml:space="preserve"> SEQ Figure \* ARABIC </w:instrText>
      </w:r>
      <w:r>
        <w:fldChar w:fldCharType="separate"/>
      </w:r>
      <w:r w:rsidR="00EF5D28">
        <w:rPr>
          <w:noProof/>
        </w:rPr>
        <w:t>12</w:t>
      </w:r>
      <w:r>
        <w:rPr>
          <w:noProof/>
        </w:rPr>
        <w:fldChar w:fldCharType="end"/>
      </w:r>
      <w:bookmarkEnd w:id="533"/>
      <w:r>
        <w:tab/>
        <w:t>Connection state model</w:t>
      </w:r>
      <w:bookmarkEnd w:id="534"/>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535" w:name="_Toc172098984"/>
      <w:r>
        <w:t>Status message</w:t>
      </w:r>
      <w:bookmarkEnd w:id="535"/>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536" w:name="_Last_Will_and"/>
      <w:bookmarkStart w:id="537" w:name="_Toc156487366"/>
      <w:bookmarkStart w:id="538" w:name="_Toc172098985"/>
      <w:bookmarkEnd w:id="536"/>
      <w:r>
        <w:t xml:space="preserve">Last </w:t>
      </w:r>
      <w:r w:rsidR="00DB0F88">
        <w:t>Will</w:t>
      </w:r>
      <w:r w:rsidR="0012344C">
        <w:t xml:space="preserve"> and </w:t>
      </w:r>
      <w:bookmarkEnd w:id="537"/>
      <w:r w:rsidR="00DB0F88">
        <w:t>Testament</w:t>
      </w:r>
      <w:bookmarkEnd w:id="538"/>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539" w:name="_Toc156487367"/>
      <w:bookmarkStart w:id="540" w:name="_Toc172098986"/>
      <w:r>
        <w:t xml:space="preserve">Field </w:t>
      </w:r>
      <w:r w:rsidR="0012344C">
        <w:t>device replacement</w:t>
      </w:r>
      <w:bookmarkEnd w:id="539"/>
      <w:bookmarkEnd w:id="540"/>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541" w:name="_Toc172098987"/>
      <w:r>
        <w:lastRenderedPageBreak/>
        <w:t>Security</w:t>
      </w:r>
      <w:bookmarkEnd w:id="541"/>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542" w:name="_Toc162423095"/>
      <w:bookmarkStart w:id="543" w:name="_Toc162423686"/>
      <w:bookmarkStart w:id="544" w:name="_Toc172098988"/>
      <w:r>
        <w:lastRenderedPageBreak/>
        <w:t>Class names and ontology</w:t>
      </w:r>
      <w:bookmarkEnd w:id="542"/>
      <w:bookmarkEnd w:id="543"/>
      <w:bookmarkEnd w:id="544"/>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545" w:name="_Toc162423096"/>
      <w:bookmarkStart w:id="546" w:name="_Toc162423687"/>
      <w:bookmarkStart w:id="547" w:name="_Toc172098989"/>
      <w:r>
        <w:t>Fixed class names</w:t>
      </w:r>
      <w:bookmarkEnd w:id="545"/>
      <w:bookmarkEnd w:id="546"/>
      <w:bookmarkEnd w:id="547"/>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21F2AFD2" w:rsidR="00DB49C5" w:rsidRDefault="00DB49C5" w:rsidP="00DB49C5">
      <w:pPr>
        <w:pStyle w:val="Caption"/>
      </w:pPr>
      <w:bookmarkStart w:id="548" w:name="_Toc162423151"/>
      <w:bookmarkStart w:id="549" w:name="_Toc162423742"/>
      <w:bookmarkStart w:id="550" w:name="_Toc170288664"/>
      <w:r>
        <w:t xml:space="preserve">Table </w:t>
      </w:r>
      <w:r>
        <w:fldChar w:fldCharType="begin"/>
      </w:r>
      <w:r>
        <w:instrText xml:space="preserve"> SEQ Table \* ARABIC </w:instrText>
      </w:r>
      <w:r>
        <w:fldChar w:fldCharType="separate"/>
      </w:r>
      <w:r w:rsidR="00EF5D28">
        <w:rPr>
          <w:noProof/>
        </w:rPr>
        <w:t>25</w:t>
      </w:r>
      <w:r>
        <w:rPr>
          <w:noProof/>
        </w:rPr>
        <w:fldChar w:fldCharType="end"/>
      </w:r>
      <w:r>
        <w:tab/>
        <w:t>Fixed class names</w:t>
      </w:r>
      <w:bookmarkEnd w:id="548"/>
      <w:bookmarkEnd w:id="549"/>
      <w:bookmarkEnd w:id="550"/>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551"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551"/>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552" w:name="_Toc172098990"/>
      <w:bookmarkStart w:id="553" w:name="_Toc162423097"/>
      <w:bookmarkStart w:id="554" w:name="_Toc162423688"/>
      <w:r w:rsidRPr="00670623">
        <w:lastRenderedPageBreak/>
        <w:t>F</w:t>
      </w:r>
      <w:r w:rsidR="00686D0D" w:rsidRPr="00670623">
        <w:t>ield device profile extensions and layout</w:t>
      </w:r>
      <w:bookmarkEnd w:id="552"/>
    </w:p>
    <w:p w14:paraId="3B7A4F4E" w14:textId="6560B810" w:rsidR="00DB49C5" w:rsidRDefault="00DB49C5" w:rsidP="005600C9">
      <w:pPr>
        <w:pStyle w:val="Heading2"/>
      </w:pPr>
      <w:bookmarkStart w:id="555" w:name="_Toc172098991"/>
      <w:r>
        <w:t>Vendor extensions</w:t>
      </w:r>
      <w:bookmarkEnd w:id="553"/>
      <w:bookmarkEnd w:id="554"/>
      <w:bookmarkEnd w:id="555"/>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556" w:name="_Toc162423098"/>
      <w:bookmarkStart w:id="557" w:name="_Toc162423689"/>
      <w:bookmarkStart w:id="558" w:name="_Toc172098992"/>
      <w:r>
        <w:t>New properties</w:t>
      </w:r>
      <w:bookmarkEnd w:id="556"/>
      <w:bookmarkEnd w:id="557"/>
      <w:bookmarkEnd w:id="558"/>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559" w:name="_Toc162423099"/>
      <w:bookmarkStart w:id="560" w:name="_Toc162423690"/>
      <w:bookmarkStart w:id="561" w:name="_Toc172098993"/>
      <w:r>
        <w:t>New objects</w:t>
      </w:r>
      <w:bookmarkEnd w:id="559"/>
      <w:bookmarkEnd w:id="560"/>
      <w:bookmarkEnd w:id="561"/>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562" w:name="_Toc162423100"/>
      <w:bookmarkStart w:id="563" w:name="_Toc162423691"/>
      <w:bookmarkStart w:id="564" w:name="_Toc172098994"/>
      <w:r>
        <w:t>Translation</w:t>
      </w:r>
      <w:bookmarkEnd w:id="562"/>
      <w:bookmarkEnd w:id="563"/>
      <w:bookmarkEnd w:id="564"/>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565" w:name="_Toc162423101"/>
      <w:bookmarkStart w:id="566" w:name="_Toc162423692"/>
      <w:bookmarkStart w:id="567" w:name="_Toc172098995"/>
      <w:r>
        <w:t>Suggesting SA UI layout</w:t>
      </w:r>
      <w:bookmarkEnd w:id="565"/>
      <w:bookmarkEnd w:id="566"/>
      <w:bookmarkEnd w:id="567"/>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68" w:name="_Toc162423102"/>
      <w:bookmarkStart w:id="569" w:name="_Toc162423693"/>
      <w:bookmarkStart w:id="570" w:name="_Toc172098996"/>
      <w:r>
        <w:t>configFields</w:t>
      </w:r>
      <w:bookmarkEnd w:id="568"/>
      <w:bookmarkEnd w:id="569"/>
      <w:bookmarkEnd w:id="570"/>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71" w:name="_Toc162423103"/>
      <w:bookmarkStart w:id="572" w:name="_Toc162423694"/>
      <w:bookmarkStart w:id="573" w:name="_Toc172098997"/>
      <w:r>
        <w:t>Group</w:t>
      </w:r>
      <w:bookmarkEnd w:id="571"/>
      <w:bookmarkEnd w:id="572"/>
      <w:bookmarkEnd w:id="573"/>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74" w:name="_Ref160025839"/>
      <w:bookmarkStart w:id="575" w:name="_Toc162423104"/>
      <w:bookmarkStart w:id="576" w:name="_Toc162423695"/>
      <w:bookmarkStart w:id="577" w:name="_Toc172098998"/>
      <w:r>
        <w:lastRenderedPageBreak/>
        <w:t>Example use cases</w:t>
      </w:r>
      <w:bookmarkEnd w:id="574"/>
      <w:bookmarkEnd w:id="575"/>
      <w:bookmarkEnd w:id="576"/>
      <w:bookmarkEnd w:id="577"/>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78" w:name="_Toc156487379"/>
    </w:p>
    <w:p w14:paraId="4EC08F38" w14:textId="77777777" w:rsidR="00DB49C5" w:rsidRPr="00D86809" w:rsidRDefault="00DB49C5" w:rsidP="00DB49C5">
      <w:pPr>
        <w:pStyle w:val="Heading2"/>
        <w:ind w:left="578" w:hanging="578"/>
        <w:rPr>
          <w:rFonts w:eastAsia="DengXian Light"/>
          <w:lang w:eastAsia="en-US"/>
        </w:rPr>
      </w:pPr>
      <w:bookmarkStart w:id="579" w:name="_Toc162423105"/>
      <w:bookmarkStart w:id="580" w:name="_Toc162423696"/>
      <w:bookmarkStart w:id="581" w:name="_Toc172098999"/>
      <w:r w:rsidRPr="00D86809">
        <w:rPr>
          <w:rFonts w:eastAsia="DengXian Light"/>
          <w:lang w:eastAsia="en-US"/>
        </w:rPr>
        <w:t>Simplest case</w:t>
      </w:r>
      <w:bookmarkEnd w:id="578"/>
      <w:bookmarkEnd w:id="579"/>
      <w:bookmarkEnd w:id="580"/>
      <w:bookmarkEnd w:id="581"/>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82" w:name="_Toc156487380"/>
      <w:bookmarkStart w:id="583" w:name="_Toc162423106"/>
      <w:bookmarkStart w:id="584" w:name="_Toc162423697"/>
      <w:bookmarkStart w:id="585" w:name="_Toc172099000"/>
      <w:r w:rsidRPr="00D86809">
        <w:rPr>
          <w:rFonts w:eastAsia="DengXian Light"/>
          <w:lang w:eastAsia="en-US"/>
        </w:rPr>
        <w:t>A configurable field device</w:t>
      </w:r>
      <w:bookmarkEnd w:id="582"/>
      <w:bookmarkEnd w:id="583"/>
      <w:bookmarkEnd w:id="584"/>
      <w:bookmarkEnd w:id="585"/>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86" w:name="_Toc162423107"/>
      <w:bookmarkStart w:id="587" w:name="_Toc162423698"/>
      <w:bookmarkStart w:id="588" w:name="_Toc172099001"/>
      <w:r w:rsidRPr="007A017D">
        <w:lastRenderedPageBreak/>
        <w:t xml:space="preserve">Supervisory application </w:t>
      </w:r>
      <w:r>
        <w:t>p</w:t>
      </w:r>
      <w:r w:rsidRPr="007A017D">
        <w:t>rofile document</w:t>
      </w:r>
      <w:bookmarkEnd w:id="586"/>
      <w:bookmarkEnd w:id="587"/>
      <w:bookmarkEnd w:id="588"/>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89" w:name="_Toc162423108"/>
      <w:bookmarkStart w:id="590" w:name="_Toc162423699"/>
      <w:bookmarkStart w:id="591" w:name="_Toc172099002"/>
      <w:r>
        <w:lastRenderedPageBreak/>
        <w:t xml:space="preserve">Appendix: </w:t>
      </w:r>
      <w:r w:rsidR="00DB49C5">
        <w:t>JSON files</w:t>
      </w:r>
      <w:bookmarkEnd w:id="589"/>
      <w:bookmarkEnd w:id="590"/>
      <w:bookmarkEnd w:id="591"/>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592" w:name="_Ref161392844"/>
      <w:bookmarkStart w:id="593" w:name="_Ref161827497"/>
      <w:bookmarkStart w:id="594" w:name="_Toc162423109"/>
      <w:bookmarkStart w:id="595" w:name="_Toc162423700"/>
      <w:bookmarkStart w:id="596" w:name="_Toc172099003"/>
      <w:r>
        <w:lastRenderedPageBreak/>
        <w:t xml:space="preserve">Appendix: </w:t>
      </w:r>
      <w:r w:rsidR="00DB49C5" w:rsidRPr="00466D9D">
        <w:t>Topic summary</w:t>
      </w:r>
      <w:bookmarkEnd w:id="592"/>
      <w:bookmarkEnd w:id="593"/>
      <w:bookmarkEnd w:id="594"/>
      <w:bookmarkEnd w:id="595"/>
      <w:bookmarkEnd w:id="596"/>
    </w:p>
    <w:p w14:paraId="2DB155DE" w14:textId="77777777" w:rsidR="00DB49C5" w:rsidRDefault="00DB49C5" w:rsidP="00DB49C5">
      <w:pPr>
        <w:pStyle w:val="BodyText"/>
      </w:pPr>
      <w:r>
        <w:t>This section lists the topics used by the protocol.</w:t>
      </w:r>
    </w:p>
    <w:p w14:paraId="0737ED35" w14:textId="56F570F8" w:rsidR="00DB49C5" w:rsidRDefault="00DB49C5" w:rsidP="00DB49C5">
      <w:pPr>
        <w:pStyle w:val="Caption"/>
      </w:pPr>
      <w:bookmarkStart w:id="597" w:name="_Toc162423152"/>
      <w:bookmarkStart w:id="598" w:name="_Toc162423743"/>
      <w:bookmarkStart w:id="599" w:name="_Toc170288665"/>
      <w:r>
        <w:t xml:space="preserve">Table </w:t>
      </w:r>
      <w:r>
        <w:fldChar w:fldCharType="begin"/>
      </w:r>
      <w:r>
        <w:instrText xml:space="preserve"> SEQ Table \* ARABIC </w:instrText>
      </w:r>
      <w:r>
        <w:fldChar w:fldCharType="separate"/>
      </w:r>
      <w:r w:rsidR="00EF5D28">
        <w:rPr>
          <w:noProof/>
        </w:rPr>
        <w:t>26</w:t>
      </w:r>
      <w:r>
        <w:rPr>
          <w:noProof/>
        </w:rPr>
        <w:fldChar w:fldCharType="end"/>
      </w:r>
      <w:r>
        <w:tab/>
        <w:t>Topics used by the protocol</w:t>
      </w:r>
      <w:bookmarkEnd w:id="597"/>
      <w:bookmarkEnd w:id="598"/>
      <w:bookmarkEnd w:id="599"/>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600" w:name="_Ref161043520"/>
      <w:bookmarkStart w:id="601" w:name="_Toc162423110"/>
      <w:bookmarkStart w:id="602" w:name="_Toc162423701"/>
      <w:bookmarkStart w:id="603" w:name="_Toc172099004"/>
      <w:r>
        <w:lastRenderedPageBreak/>
        <w:t xml:space="preserve">Appendix: </w:t>
      </w:r>
      <w:r w:rsidR="00DB49C5" w:rsidRPr="00360437">
        <w:t>Calculated point code</w:t>
      </w:r>
      <w:bookmarkEnd w:id="600"/>
      <w:bookmarkEnd w:id="601"/>
      <w:bookmarkEnd w:id="602"/>
      <w:bookmarkEnd w:id="603"/>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33880307"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604" w:author="Mark Davison" w:date="2024-09-20T09:36:00Z" w16du:dateUtc="2024-09-20T08:36:00Z">
        <w:r w:rsidR="00EF5D28" w:rsidRPr="00EF5D28">
          <w:rPr>
            <w:rStyle w:val="Crossreference"/>
            <w:rPrChange w:id="605" w:author="Mark Davison" w:date="2024-09-20T09:36:00Z" w16du:dateUtc="2024-09-20T08:36:00Z">
              <w:rPr/>
            </w:rPrChange>
          </w:rPr>
          <w:t xml:space="preserve">Table </w:t>
        </w:r>
        <w:r w:rsidR="00EF5D28" w:rsidRPr="00EF5D28">
          <w:rPr>
            <w:rStyle w:val="Crossreference"/>
            <w:rPrChange w:id="606" w:author="Mark Davison" w:date="2024-09-20T09:36:00Z" w16du:dateUtc="2024-09-20T08:36:00Z">
              <w:rPr>
                <w:noProof/>
              </w:rPr>
            </w:rPrChange>
          </w:rPr>
          <w:t>28</w:t>
        </w:r>
      </w:ins>
      <w:del w:id="607" w:author="Mark Davison" w:date="2024-09-20T09:35:00Z" w16du:dateUtc="2024-09-20T08:35:00Z">
        <w:r w:rsidR="005456FF" w:rsidRPr="00914C55" w:rsidDel="00EF5D28">
          <w:rPr>
            <w:rStyle w:val="Crossreference"/>
          </w:rPr>
          <w:delText>Table 28</w:delText>
        </w:r>
      </w:del>
      <w:r w:rsidRPr="00BA7567">
        <w:rPr>
          <w:rStyle w:val="Crossreference"/>
        </w:rPr>
        <w:fldChar w:fldCharType="end"/>
      </w:r>
      <w:r>
        <w:t>.</w:t>
      </w:r>
    </w:p>
    <w:p w14:paraId="1B967DCF" w14:textId="1016B795" w:rsidR="00DB49C5" w:rsidRDefault="00DB49C5" w:rsidP="00DB49C5">
      <w:pPr>
        <w:pStyle w:val="BodyText"/>
      </w:pPr>
      <w:bookmarkStart w:id="608"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609" w:author="Mark Davison" w:date="2024-09-20T09:36:00Z" w16du:dateUtc="2024-09-20T08:36:00Z">
        <w:r w:rsidR="00EF5D28" w:rsidRPr="00EF5D28">
          <w:rPr>
            <w:rStyle w:val="Crossreference"/>
            <w:rPrChange w:id="610" w:author="Mark Davison" w:date="2024-09-20T09:36:00Z" w16du:dateUtc="2024-09-20T08:36:00Z">
              <w:rPr/>
            </w:rPrChange>
          </w:rPr>
          <w:t xml:space="preserve">Table </w:t>
        </w:r>
        <w:r w:rsidR="00EF5D28" w:rsidRPr="00EF5D28">
          <w:rPr>
            <w:rStyle w:val="Crossreference"/>
            <w:rPrChange w:id="611" w:author="Mark Davison" w:date="2024-09-20T09:36:00Z" w16du:dateUtc="2024-09-20T08:36:00Z">
              <w:rPr>
                <w:noProof/>
              </w:rPr>
            </w:rPrChange>
          </w:rPr>
          <w:t>27</w:t>
        </w:r>
      </w:ins>
      <w:del w:id="612" w:author="Mark Davison" w:date="2024-09-20T09:35:00Z" w16du:dateUtc="2024-09-20T08:35:00Z">
        <w:r w:rsidR="005456FF" w:rsidRPr="00914C55" w:rsidDel="00EF5D28">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608"/>
      <w:r w:rsidRPr="004D5666">
        <w:t>.</w:t>
      </w:r>
    </w:p>
    <w:p w14:paraId="19F69BBA" w14:textId="77777777" w:rsidR="00DB49C5" w:rsidRPr="0002479E" w:rsidRDefault="00DB49C5" w:rsidP="00DB49C5">
      <w:pPr>
        <w:pStyle w:val="AppendixH2"/>
        <w:rPr>
          <w:vanish/>
        </w:rPr>
      </w:pPr>
      <w:bookmarkStart w:id="613" w:name="_Toc162423111"/>
      <w:bookmarkStart w:id="614" w:name="_Toc162423702"/>
      <w:bookmarkStart w:id="615" w:name="_Toc172099005"/>
      <w:bookmarkStart w:id="616" w:name="_Toc156487387"/>
      <w:r>
        <w:t>Evaluation of a calculated point value</w:t>
      </w:r>
      <w:bookmarkEnd w:id="613"/>
      <w:bookmarkEnd w:id="614"/>
      <w:bookmarkEnd w:id="615"/>
    </w:p>
    <w:bookmarkEnd w:id="616"/>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617"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617"/>
    </w:p>
    <w:p w14:paraId="5CD45450" w14:textId="72CE9BC3"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618" w:author="Mark Davison" w:date="2024-09-20T09:36:00Z" w16du:dateUtc="2024-09-20T08:36:00Z">
        <w:r w:rsidR="00EF5D28" w:rsidRPr="00EF5D28">
          <w:rPr>
            <w:rStyle w:val="Crossreference"/>
            <w:rPrChange w:id="619" w:author="Mark Davison" w:date="2024-09-20T09:36:00Z" w16du:dateUtc="2024-09-20T08:36:00Z">
              <w:rPr/>
            </w:rPrChange>
          </w:rPr>
          <w:t xml:space="preserve">Table </w:t>
        </w:r>
        <w:r w:rsidR="00EF5D28" w:rsidRPr="00EF5D28">
          <w:rPr>
            <w:rStyle w:val="Crossreference"/>
            <w:rPrChange w:id="620" w:author="Mark Davison" w:date="2024-09-20T09:36:00Z" w16du:dateUtc="2024-09-20T08:36:00Z">
              <w:rPr>
                <w:noProof/>
              </w:rPr>
            </w:rPrChange>
          </w:rPr>
          <w:t>27</w:t>
        </w:r>
      </w:ins>
      <w:del w:id="621" w:author="Mark Davison" w:date="2024-09-20T09:35:00Z" w16du:dateUtc="2024-09-20T08:35:00Z">
        <w:r w:rsidR="005456FF" w:rsidRPr="00914C55" w:rsidDel="00EF5D28">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622" w:name="_Toc156487388"/>
      <w:bookmarkStart w:id="623" w:name="_Toc162423112"/>
      <w:bookmarkStart w:id="624" w:name="_Toc162423703"/>
      <w:bookmarkStart w:id="625" w:name="_Toc172099006"/>
      <w:r>
        <w:lastRenderedPageBreak/>
        <w:t>Operation codes</w:t>
      </w:r>
      <w:bookmarkEnd w:id="622"/>
      <w:bookmarkEnd w:id="623"/>
      <w:bookmarkEnd w:id="624"/>
      <w:bookmarkEnd w:id="625"/>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4B28A94D" w:rsidR="00DB49C5" w:rsidRPr="004D5666" w:rsidRDefault="00DB49C5" w:rsidP="00DB49C5">
      <w:pPr>
        <w:pStyle w:val="Caption"/>
      </w:pPr>
      <w:bookmarkStart w:id="626" w:name="_Ref161653695"/>
      <w:bookmarkStart w:id="627" w:name="_Toc162423153"/>
      <w:bookmarkStart w:id="628" w:name="_Toc162423744"/>
      <w:bookmarkStart w:id="629" w:name="_Toc170288666"/>
      <w:r>
        <w:t xml:space="preserve">Table </w:t>
      </w:r>
      <w:r>
        <w:fldChar w:fldCharType="begin"/>
      </w:r>
      <w:r>
        <w:instrText xml:space="preserve"> SEQ Table \* ARABIC </w:instrText>
      </w:r>
      <w:r>
        <w:fldChar w:fldCharType="separate"/>
      </w:r>
      <w:r w:rsidR="00EF5D28">
        <w:rPr>
          <w:noProof/>
        </w:rPr>
        <w:t>27</w:t>
      </w:r>
      <w:r>
        <w:rPr>
          <w:noProof/>
        </w:rPr>
        <w:fldChar w:fldCharType="end"/>
      </w:r>
      <w:bookmarkEnd w:id="626"/>
      <w:r>
        <w:tab/>
        <w:t>Operation codes</w:t>
      </w:r>
      <w:bookmarkEnd w:id="627"/>
      <w:bookmarkEnd w:id="628"/>
      <w:bookmarkEnd w:id="629"/>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630" w:name="_Toc156487389"/>
      <w:bookmarkStart w:id="631" w:name="_Toc162423113"/>
      <w:bookmarkStart w:id="632" w:name="_Toc162423704"/>
      <w:bookmarkStart w:id="633" w:name="_Toc172099007"/>
      <w:r>
        <w:t>Example</w:t>
      </w:r>
      <w:bookmarkEnd w:id="630"/>
      <w:bookmarkEnd w:id="631"/>
      <w:bookmarkEnd w:id="632"/>
      <w:bookmarkEnd w:id="633"/>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34C92871" w:rsidR="00DB49C5" w:rsidRPr="00A05FD1" w:rsidRDefault="00DB49C5" w:rsidP="00DB49C5">
      <w:pPr>
        <w:pStyle w:val="Caption"/>
      </w:pPr>
      <w:bookmarkStart w:id="634" w:name="_Ref161653674"/>
      <w:bookmarkStart w:id="635" w:name="_Toc162423154"/>
      <w:bookmarkStart w:id="636" w:name="_Toc162423745"/>
      <w:bookmarkStart w:id="637" w:name="_Toc170288667"/>
      <w:r>
        <w:t xml:space="preserve">Table </w:t>
      </w:r>
      <w:r>
        <w:fldChar w:fldCharType="begin"/>
      </w:r>
      <w:r>
        <w:instrText xml:space="preserve"> SEQ Table \* ARABIC </w:instrText>
      </w:r>
      <w:r>
        <w:fldChar w:fldCharType="separate"/>
      </w:r>
      <w:r w:rsidR="00EF5D28">
        <w:rPr>
          <w:noProof/>
        </w:rPr>
        <w:t>28</w:t>
      </w:r>
      <w:r>
        <w:rPr>
          <w:noProof/>
        </w:rPr>
        <w:fldChar w:fldCharType="end"/>
      </w:r>
      <w:bookmarkEnd w:id="634"/>
      <w:r>
        <w:tab/>
        <w:t>Example of a calculation</w:t>
      </w:r>
      <w:bookmarkEnd w:id="635"/>
      <w:bookmarkEnd w:id="636"/>
      <w:bookmarkEnd w:id="637"/>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638" w:name="_Toc156487390"/>
      <w:bookmarkStart w:id="639" w:name="_Toc162423114"/>
      <w:bookmarkStart w:id="640" w:name="_Toc162423705"/>
      <w:bookmarkStart w:id="641" w:name="_Toc172099008"/>
      <w:r>
        <w:t>Quality flags</w:t>
      </w:r>
      <w:bookmarkEnd w:id="638"/>
      <w:bookmarkEnd w:id="639"/>
      <w:bookmarkEnd w:id="640"/>
      <w:bookmarkEnd w:id="641"/>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642" w:name="_Toc162423115"/>
      <w:bookmarkStart w:id="643" w:name="_Toc162423706"/>
      <w:bookmarkStart w:id="644" w:name="_Toc172099009"/>
      <w:r>
        <w:lastRenderedPageBreak/>
        <w:t xml:space="preserve">Appendix: </w:t>
      </w:r>
      <w:r w:rsidR="00DB49C5">
        <w:t>Revision history</w:t>
      </w:r>
      <w:bookmarkEnd w:id="642"/>
      <w:bookmarkEnd w:id="643"/>
      <w:bookmarkEnd w:id="644"/>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D11DE" w14:textId="77777777" w:rsidR="00620102" w:rsidRDefault="00620102">
      <w:r>
        <w:separator/>
      </w:r>
    </w:p>
    <w:p w14:paraId="5B734C89" w14:textId="77777777" w:rsidR="00620102" w:rsidRDefault="00620102"/>
  </w:endnote>
  <w:endnote w:type="continuationSeparator" w:id="0">
    <w:p w14:paraId="0D32E57E" w14:textId="77777777" w:rsidR="00620102" w:rsidRDefault="00620102">
      <w:r>
        <w:continuationSeparator/>
      </w:r>
    </w:p>
    <w:p w14:paraId="749ABFF4" w14:textId="77777777" w:rsidR="00620102" w:rsidRDefault="00620102"/>
  </w:endnote>
  <w:endnote w:type="continuationNotice" w:id="1">
    <w:p w14:paraId="225CB676" w14:textId="77777777" w:rsidR="00620102" w:rsidRDefault="00620102"/>
    <w:p w14:paraId="59D089A2" w14:textId="77777777" w:rsidR="00620102" w:rsidRDefault="00620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40A5929D"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EF5D28">
        <w:t>2.1</w:t>
      </w:r>
    </w:fldSimple>
    <w:r w:rsidR="00617D3E">
      <w:t xml:space="preserve"> | </w:t>
    </w:r>
    <w:fldSimple w:instr=" DOCPROPERTY  &quot;Issue Date&quot;  \* MERGEFORMAT ">
      <w:r w:rsidR="00EF5D28">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CB9D05B"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EF5D28">
        <w:t>2.1</w:t>
      </w:r>
    </w:fldSimple>
    <w:r>
      <w:t xml:space="preserve"> | </w:t>
    </w:r>
    <w:fldSimple w:instr=" DOCPROPERTY  &quot;Issue Date&quot;  \* MERGEFORMAT ">
      <w:r w:rsidR="00EF5D28">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5B074F20"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EF5D28">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62AA6A23"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EF5D28">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7F3FC0A6"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EF5D28">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51F8E113"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EF5D28">
        <w:t>26-Jun-24</w:t>
      </w:r>
    </w:fldSimple>
    <w:bookmarkStart w:id="645" w:name="_Toc195946168"/>
    <w:bookmarkStart w:id="646" w:name="_Toc195946220"/>
    <w:bookmarkEnd w:id="645"/>
    <w:bookmarkEnd w:id="64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476B6" w14:textId="77777777" w:rsidR="00620102" w:rsidRDefault="00620102">
      <w:r>
        <w:separator/>
      </w:r>
    </w:p>
    <w:p w14:paraId="07FB0082" w14:textId="77777777" w:rsidR="00620102" w:rsidRDefault="00620102"/>
  </w:footnote>
  <w:footnote w:type="continuationSeparator" w:id="0">
    <w:p w14:paraId="5140AFBB" w14:textId="77777777" w:rsidR="00620102" w:rsidRDefault="00620102">
      <w:r>
        <w:continuationSeparator/>
      </w:r>
    </w:p>
    <w:p w14:paraId="39A2898D" w14:textId="77777777" w:rsidR="00620102" w:rsidRDefault="00620102"/>
  </w:footnote>
  <w:footnote w:type="continuationNotice" w:id="1">
    <w:p w14:paraId="78749718" w14:textId="77777777" w:rsidR="00620102" w:rsidRDefault="00620102"/>
    <w:p w14:paraId="2BD5671C" w14:textId="77777777" w:rsidR="00620102" w:rsidRDefault="006201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9620</TotalTime>
  <Pages>1</Pages>
  <Words>26928</Words>
  <Characters>153496</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180064</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817</cp:revision>
  <cp:lastPrinted>2024-09-20T08:36:00Z</cp:lastPrinted>
  <dcterms:created xsi:type="dcterms:W3CDTF">2024-02-28T10:16:00Z</dcterms:created>
  <dcterms:modified xsi:type="dcterms:W3CDTF">2024-09-20T08:36:00Z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