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48D30C7C">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2764F2A6" w:rsidR="00B0230C" w:rsidRDefault="00C16248" w:rsidP="00824B44">
      <w:pPr>
        <w:pStyle w:val="Documentdate"/>
        <w:spacing w:before="240"/>
        <w:ind w:right="504"/>
      </w:pPr>
      <w:r>
        <w:t xml:space="preserve">Date: </w:t>
      </w:r>
      <w:fldSimple w:instr=" DOCPROPERTY  &quot;Issue Date&quot;  \* MERGEFORMAT ">
        <w:r w:rsidR="00B517EE">
          <w:t>25-Jun-24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70288539"/>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70288540"/>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70288541"/>
      <w:r w:rsidRPr="00392D81">
        <w:lastRenderedPageBreak/>
        <w:t>Conta</w:t>
      </w:r>
      <w:r w:rsidR="00004108" w:rsidRPr="00392D81">
        <w:t xml:space="preserve">ct </w:t>
      </w:r>
      <w:r w:rsidR="00004108" w:rsidRPr="00AF4EAB">
        <w:t>address</w:t>
      </w:r>
      <w:bookmarkEnd w:id="2"/>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70288542"/>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70288543"/>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2B16D9">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  "MAY", and "OPTIONAL" in this document are to be interpreted as described in RFC 2119.</w:t>
      </w:r>
    </w:p>
    <w:p w14:paraId="3C497133" w14:textId="578A522E" w:rsidR="00B706D4" w:rsidRPr="00E20E84" w:rsidRDefault="00B706D4" w:rsidP="00A93F64">
      <w:pPr>
        <w:pStyle w:val="Headingpreface"/>
      </w:pPr>
      <w:bookmarkStart w:id="5" w:name="_Toc170288544"/>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2B16D9">
            <w:pPr>
              <w:pStyle w:val="TableText"/>
            </w:pPr>
            <w:r>
              <w:t>BOM</w:t>
            </w:r>
          </w:p>
        </w:tc>
        <w:tc>
          <w:tcPr>
            <w:tcW w:w="5600" w:type="dxa"/>
            <w:shd w:val="clear" w:color="auto" w:fill="auto"/>
          </w:tcPr>
          <w:p w14:paraId="0D9F5CF8" w14:textId="38318580" w:rsidR="007D4BFF" w:rsidRPr="00BB4BBA" w:rsidRDefault="007D4BFF" w:rsidP="002B16D9">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2B16D9">
            <w:pPr>
              <w:pStyle w:val="TableText"/>
            </w:pPr>
            <w:r w:rsidRPr="00A811D3">
              <w:t xml:space="preserve">Broker </w:t>
            </w:r>
          </w:p>
        </w:tc>
        <w:tc>
          <w:tcPr>
            <w:tcW w:w="5600" w:type="dxa"/>
            <w:shd w:val="clear" w:color="auto" w:fill="auto"/>
          </w:tcPr>
          <w:p w14:paraId="5990A8A3" w14:textId="10DE1DD3" w:rsidR="00B706D4" w:rsidRPr="008A325B" w:rsidRDefault="00BB4BBA" w:rsidP="002B16D9">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2B16D9">
            <w:pPr>
              <w:pStyle w:val="TableText"/>
            </w:pPr>
            <w:r w:rsidRPr="00A811D3">
              <w:t>Device Configuration</w:t>
            </w:r>
          </w:p>
        </w:tc>
        <w:tc>
          <w:tcPr>
            <w:tcW w:w="5600" w:type="dxa"/>
            <w:shd w:val="clear" w:color="auto" w:fill="auto"/>
          </w:tcPr>
          <w:p w14:paraId="3BDAA492" w14:textId="4D6328A0" w:rsidR="00B706D4" w:rsidRPr="008A325B" w:rsidRDefault="00BB4BBA" w:rsidP="002B16D9">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2B16D9">
            <w:pPr>
              <w:pStyle w:val="TableText"/>
            </w:pPr>
            <w:r w:rsidRPr="00A811D3">
              <w:t>Device Profile</w:t>
            </w:r>
          </w:p>
        </w:tc>
        <w:tc>
          <w:tcPr>
            <w:tcW w:w="5600" w:type="dxa"/>
            <w:shd w:val="clear" w:color="auto" w:fill="auto"/>
          </w:tcPr>
          <w:p w14:paraId="09A2EAF4" w14:textId="4CE85B31" w:rsidR="00BB4BBA" w:rsidRPr="00BB4BBA" w:rsidRDefault="00BB4BBA" w:rsidP="002B16D9">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2B16D9">
            <w:pPr>
              <w:pStyle w:val="TableText"/>
            </w:pPr>
            <w:r w:rsidRPr="00BA7567">
              <w:t>FD</w:t>
            </w:r>
          </w:p>
        </w:tc>
        <w:tc>
          <w:tcPr>
            <w:tcW w:w="5600" w:type="dxa"/>
            <w:shd w:val="clear" w:color="auto" w:fill="auto"/>
          </w:tcPr>
          <w:p w14:paraId="2AF25EC1" w14:textId="549A3A59" w:rsidR="00BB4BBA" w:rsidRPr="00BA7567" w:rsidRDefault="00816354" w:rsidP="002B16D9">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2B16D9">
            <w:pPr>
              <w:pStyle w:val="TableText"/>
            </w:pPr>
            <w:r w:rsidRPr="00BA7567">
              <w:t>Field Device Link</w:t>
            </w:r>
          </w:p>
        </w:tc>
        <w:tc>
          <w:tcPr>
            <w:tcW w:w="5600" w:type="dxa"/>
            <w:shd w:val="clear" w:color="auto" w:fill="auto"/>
          </w:tcPr>
          <w:p w14:paraId="65C6452C" w14:textId="4E7D717A" w:rsidR="0030026D" w:rsidRPr="00BA7567" w:rsidRDefault="0030026D" w:rsidP="002B16D9">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2B16D9">
            <w:pPr>
              <w:pStyle w:val="TableText"/>
            </w:pPr>
            <w:r>
              <w:t>IIOT</w:t>
            </w:r>
          </w:p>
        </w:tc>
        <w:tc>
          <w:tcPr>
            <w:tcW w:w="5600" w:type="dxa"/>
            <w:shd w:val="clear" w:color="auto" w:fill="auto"/>
          </w:tcPr>
          <w:p w14:paraId="6E463C40" w14:textId="610A4A28" w:rsidR="00A811D3" w:rsidRPr="00BB4BBA" w:rsidRDefault="00A811D3" w:rsidP="002B16D9">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2B16D9">
            <w:pPr>
              <w:pStyle w:val="TableText"/>
            </w:pPr>
            <w:r>
              <w:t>IOT</w:t>
            </w:r>
          </w:p>
        </w:tc>
        <w:tc>
          <w:tcPr>
            <w:tcW w:w="5600" w:type="dxa"/>
            <w:shd w:val="clear" w:color="auto" w:fill="auto"/>
          </w:tcPr>
          <w:p w14:paraId="7B848EBB" w14:textId="35C94245" w:rsidR="00A811D3" w:rsidRPr="00BB4BBA" w:rsidRDefault="00A811D3" w:rsidP="002B16D9">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2B16D9">
            <w:pPr>
              <w:pStyle w:val="TableText"/>
            </w:pPr>
            <w:r w:rsidRPr="00BA7567">
              <w:t>JSON</w:t>
            </w:r>
          </w:p>
        </w:tc>
        <w:tc>
          <w:tcPr>
            <w:tcW w:w="5600" w:type="dxa"/>
            <w:shd w:val="clear" w:color="auto" w:fill="auto"/>
          </w:tcPr>
          <w:p w14:paraId="733E1C28" w14:textId="64698931" w:rsidR="00BB4BBA" w:rsidRPr="00BA7567" w:rsidRDefault="00D34840" w:rsidP="002B16D9">
            <w:pPr>
              <w:pStyle w:val="TableTex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2B16D9">
            <w:pPr>
              <w:pStyle w:val="TableText"/>
            </w:pPr>
            <w:r>
              <w:lastRenderedPageBreak/>
              <w:t>LWT</w:t>
            </w:r>
          </w:p>
        </w:tc>
        <w:tc>
          <w:tcPr>
            <w:tcW w:w="5600" w:type="dxa"/>
            <w:shd w:val="clear" w:color="auto" w:fill="auto"/>
          </w:tcPr>
          <w:p w14:paraId="7AC6EC30" w14:textId="33D8725A" w:rsidR="00E05760" w:rsidRPr="009D3A7D" w:rsidRDefault="00E05760" w:rsidP="002B16D9">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2B16D9">
            <w:pPr>
              <w:pStyle w:val="TableText"/>
            </w:pPr>
            <w:r w:rsidRPr="00A811D3">
              <w:t>MQTT</w:t>
            </w:r>
          </w:p>
        </w:tc>
        <w:tc>
          <w:tcPr>
            <w:tcW w:w="5600" w:type="dxa"/>
            <w:shd w:val="clear" w:color="auto" w:fill="auto"/>
          </w:tcPr>
          <w:p w14:paraId="1F7933A6" w14:textId="7F4172FF" w:rsidR="00BB4BBA" w:rsidRPr="00BB4BBA" w:rsidRDefault="009D3A7D" w:rsidP="002B16D9">
            <w:pPr>
              <w:pStyle w:val="TableText"/>
            </w:pPr>
            <w:r w:rsidRPr="009D3A7D">
              <w:t>Lightweight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2B16D9">
            <w:pPr>
              <w:pStyle w:val="TableText"/>
            </w:pPr>
            <w:r>
              <w:t>OT</w:t>
            </w:r>
          </w:p>
        </w:tc>
        <w:tc>
          <w:tcPr>
            <w:tcW w:w="5600" w:type="dxa"/>
            <w:shd w:val="clear" w:color="auto" w:fill="auto"/>
          </w:tcPr>
          <w:p w14:paraId="756A96A9" w14:textId="08AB4CAB" w:rsidR="00A811D3" w:rsidRPr="009D3A7D" w:rsidRDefault="00A811D3" w:rsidP="002B16D9">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2B16D9">
            <w:pPr>
              <w:pStyle w:val="TableText"/>
            </w:pPr>
            <w:r>
              <w:t>Payload</w:t>
            </w:r>
          </w:p>
        </w:tc>
        <w:tc>
          <w:tcPr>
            <w:tcW w:w="5600" w:type="dxa"/>
            <w:shd w:val="clear" w:color="auto" w:fill="auto"/>
          </w:tcPr>
          <w:p w14:paraId="09411C6E" w14:textId="23F8E4CB" w:rsidR="00405E4C" w:rsidRDefault="00405E4C" w:rsidP="002B16D9">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2B16D9">
            <w:pPr>
              <w:pStyle w:val="TableText"/>
            </w:pPr>
            <w:r w:rsidRPr="00A811D3">
              <w:t>Point</w:t>
            </w:r>
          </w:p>
        </w:tc>
        <w:tc>
          <w:tcPr>
            <w:tcW w:w="5600" w:type="dxa"/>
            <w:shd w:val="clear" w:color="auto" w:fill="auto"/>
          </w:tcPr>
          <w:p w14:paraId="19804CDD" w14:textId="13DB969E" w:rsidR="00BB4BBA" w:rsidRPr="00BB4BBA" w:rsidRDefault="009D3A7D" w:rsidP="002B16D9">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2B16D9">
            <w:pPr>
              <w:pStyle w:val="TableText"/>
            </w:pPr>
            <w:r w:rsidRPr="00BA7567">
              <w:t>QoS</w:t>
            </w:r>
          </w:p>
        </w:tc>
        <w:tc>
          <w:tcPr>
            <w:tcW w:w="5600" w:type="dxa"/>
            <w:shd w:val="clear" w:color="auto" w:fill="auto"/>
          </w:tcPr>
          <w:p w14:paraId="27E95950" w14:textId="6674BEB2" w:rsidR="000C3CED" w:rsidRPr="00BA7567" w:rsidRDefault="00403DE2" w:rsidP="002B16D9">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2B16D9">
            <w:pPr>
              <w:pStyle w:val="TableText"/>
            </w:pPr>
            <w:r w:rsidRPr="00BA7567">
              <w:t>SA</w:t>
            </w:r>
          </w:p>
        </w:tc>
        <w:tc>
          <w:tcPr>
            <w:tcW w:w="5600" w:type="dxa"/>
            <w:shd w:val="clear" w:color="auto" w:fill="auto"/>
          </w:tcPr>
          <w:p w14:paraId="4BFC9EF9" w14:textId="39AC0F0D" w:rsidR="009D3A7D" w:rsidRPr="00BA7567" w:rsidRDefault="00A9514D" w:rsidP="002B16D9">
            <w:pPr>
              <w:pStyle w:val="TableTex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2B16D9">
            <w:pPr>
              <w:pStyle w:val="TableText"/>
            </w:pPr>
            <w:r w:rsidRPr="00A811D3">
              <w:t>Topic</w:t>
            </w:r>
          </w:p>
        </w:tc>
        <w:tc>
          <w:tcPr>
            <w:tcW w:w="5600" w:type="dxa"/>
            <w:shd w:val="clear" w:color="auto" w:fill="auto"/>
          </w:tcPr>
          <w:p w14:paraId="69BE1500" w14:textId="157FFB34" w:rsidR="009D3A7D" w:rsidRPr="009D3A7D" w:rsidRDefault="009D3A7D" w:rsidP="002B16D9">
            <w:pPr>
              <w:pStyle w:val="TableTex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2B16D9">
            <w:pPr>
              <w:pStyle w:val="TableText"/>
            </w:pPr>
            <w:r w:rsidRPr="00A811D3">
              <w:t xml:space="preserve">UUID </w:t>
            </w:r>
          </w:p>
        </w:tc>
        <w:tc>
          <w:tcPr>
            <w:tcW w:w="5600" w:type="dxa"/>
            <w:shd w:val="clear" w:color="auto" w:fill="auto"/>
          </w:tcPr>
          <w:p w14:paraId="37DB77FD" w14:textId="08854C4A" w:rsidR="009D3A7D" w:rsidRPr="009D3A7D" w:rsidRDefault="009D3A7D" w:rsidP="002B16D9">
            <w:pPr>
              <w:pStyle w:val="TableTex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70288545"/>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rsidP="00AA2B4E">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2B16D9">
            <w:pPr>
              <w:pStyle w:val="TableText"/>
              <w:rPr>
                <w:rFonts w:eastAsia="DengXian" w:cs="Arial"/>
                <w:lang w:val="fr-FR" w:eastAsia="en-US"/>
              </w:rPr>
            </w:pPr>
            <w:r w:rsidRPr="004172D7">
              <w:rPr>
                <w:rFonts w:eastAsia="DengXian" w:cs="Arial"/>
                <w:lang w:eastAsia="en-US"/>
              </w:rPr>
              <w:t>MQTT Version 3.1.1. 2014. OASIS Standard</w:t>
            </w:r>
            <w:r w:rsidRPr="004172D7">
              <w:rPr>
                <w:rFonts w:eastAsia="DengXian" w:cs="Arial"/>
                <w:lang w:val="fr-FR" w:eastAsia="en-US"/>
              </w:rPr>
              <w:t xml:space="preserve">: </w:t>
            </w:r>
            <w:hyperlink r:id="rId16" w:history="1">
              <w:r w:rsidRPr="004172D7">
                <w:rPr>
                  <w:rStyle w:val="Hyperlink"/>
                  <w:rFonts w:eastAsia="DengXian"/>
                  <w:sz w:val="20"/>
                </w:rPr>
                <w:t>http://docs.oasis-open.org/mqtt/mqtt/v3.1.1/mqtt-v3.1.1.htm</w:t>
              </w:r>
              <w:r w:rsidRPr="004172D7">
                <w:rPr>
                  <w:rFonts w:eastAsia="DengXian" w:cs="Arial"/>
                  <w:color w:val="0563C1"/>
                  <w:lang w:val="fr-FR" w:eastAsia="en-US"/>
                </w:rPr>
                <w:t>l</w:t>
              </w:r>
            </w:hyperlink>
            <w:r w:rsidRPr="004172D7">
              <w:rPr>
                <w:rFonts w:eastAsia="DengXian" w:cs="Arial"/>
                <w:lang w:val="fr-FR" w:eastAsia="en-US"/>
              </w:rPr>
              <w:t xml:space="preserve"> </w:t>
            </w:r>
          </w:p>
          <w:p w14:paraId="58615684" w14:textId="16AFA694" w:rsidR="00A05273" w:rsidRPr="004172D7" w:rsidRDefault="0024040F" w:rsidP="002B16D9">
            <w:pPr>
              <w:pStyle w:val="TableText"/>
              <w:rPr>
                <w:rFonts w:eastAsia="DengXian" w:cs="Arial"/>
                <w:lang w:val="fr-FR" w:eastAsia="en-US"/>
              </w:rPr>
            </w:pPr>
            <w:r w:rsidRPr="004172D7">
              <w:rPr>
                <w:rFonts w:eastAsia="DengXian" w:cs="Arial"/>
                <w:lang w:eastAsia="en-US"/>
              </w:rPr>
              <w:t>MQTT Version 5. 2019. OASIS Standard</w:t>
            </w:r>
            <w:r w:rsidRPr="004172D7">
              <w:rPr>
                <w:rFonts w:eastAsia="DengXian" w:cs="Arial"/>
                <w:lang w:val="fr-FR" w:eastAsia="en-US"/>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9" w:name="JSONSchema"/>
            <w:r w:rsidRPr="004172D7">
              <w:rPr>
                <w:rFonts w:eastAsia="DengXian" w:cs="Arial"/>
                <w:lang w:eastAsia="en-US"/>
              </w:rPr>
              <w:t>[JSONSchema]</w:t>
            </w:r>
            <w:bookmarkEnd w:id="9"/>
            <w:r w:rsidRPr="004172D7">
              <w:rPr>
                <w:rFonts w:eastAsia="DengXian" w:cs="Arial"/>
                <w:lang w:eastAsia="en-US"/>
              </w:rPr>
              <w:t xml:space="preserve"> </w:t>
            </w:r>
          </w:p>
        </w:tc>
        <w:tc>
          <w:tcPr>
            <w:tcW w:w="7751" w:type="dxa"/>
          </w:tcPr>
          <w:p w14:paraId="74FDDEC9" w14:textId="7B5192AF" w:rsidR="00A05273" w:rsidRPr="004172D7" w:rsidRDefault="00A05273" w:rsidP="00AA2B4E">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320399">
        <w:tc>
          <w:tcPr>
            <w:tcW w:w="1843" w:type="dxa"/>
          </w:tcPr>
          <w:p w14:paraId="29E6239F" w14:textId="55EDEB02" w:rsidR="00AA2B4E" w:rsidRPr="004172D7" w:rsidRDefault="00AA2B4E">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AA2B4E">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rsidP="00AA2B4E">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rsidP="00AA2B4E">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rsidP="00AA2B4E">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2B16D9">
            <w:pPr>
              <w:pStyle w:val="TableTex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2B16D9">
            <w:pPr>
              <w:pStyle w:val="TableText"/>
              <w:rPr>
                <w:rFonts w:eastAsia="MS Mincho"/>
              </w:rPr>
            </w:pPr>
            <w:r w:rsidRPr="004172D7">
              <w:rPr>
                <w:rFonts w:eastAsia="MS Mincho"/>
              </w:rPr>
              <w:t xml:space="preserve">Brotli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320399">
        <w:tc>
          <w:tcPr>
            <w:tcW w:w="1843" w:type="dxa"/>
          </w:tcPr>
          <w:p w14:paraId="4EDF0387" w14:textId="5D30A60D" w:rsidR="00B05CC1" w:rsidRPr="004172D7" w:rsidRDefault="00B05CC1">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2B16D9">
            <w:pPr>
              <w:pStyle w:val="TableText"/>
              <w:rPr>
                <w:rFonts w:eastAsia="MS Mincho"/>
              </w:rPr>
            </w:pPr>
            <w:r>
              <w:rPr>
                <w:rFonts w:eastAsia="DengXian" w:cs="Arial"/>
                <w:lang w:eastAsia="en-US"/>
              </w:rPr>
              <w:t>Deflate</w:t>
            </w:r>
            <w:r>
              <w:rPr>
                <w:rFonts w:eastAsia="MS Mincho"/>
              </w:rPr>
              <w:t xml:space="preserve"> data compression:</w:t>
            </w:r>
          </w:p>
          <w:p w14:paraId="5C972ECE" w14:textId="79CACEF6" w:rsidR="00B05CC1" w:rsidRPr="004172D7" w:rsidRDefault="00000000" w:rsidP="002B16D9">
            <w:pPr>
              <w:pStyle w:val="TableText"/>
              <w:rPr>
                <w:rFonts w:eastAsia="MS Mincho"/>
              </w:rPr>
            </w:pPr>
            <w:hyperlink r:id="rId25"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2B16D9">
            <w:pPr>
              <w:pStyle w:val="TableTex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2B16D9">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t xml:space="preserve">Table of </w:t>
      </w:r>
      <w:r w:rsidR="009B7F37" w:rsidRPr="00BA7567">
        <w:t>c</w:t>
      </w:r>
      <w:r w:rsidR="006952F5" w:rsidRPr="00BA7567">
        <w:t>ontents</w:t>
      </w:r>
      <w:bookmarkStart w:id="15" w:name="_Toc195946170"/>
      <w:bookmarkStart w:id="16" w:name="_Toc195946222"/>
      <w:bookmarkEnd w:id="13"/>
      <w:bookmarkEnd w:id="14"/>
    </w:p>
    <w:p w14:paraId="61E46BB4" w14:textId="2C578982" w:rsidR="00354D14" w:rsidRDefault="00FF421A">
      <w:pPr>
        <w:pStyle w:val="TOC1"/>
        <w:rPr>
          <w:rFonts w:asciiTheme="minorHAnsi" w:eastAsiaTheme="minorEastAsia" w:hAnsiTheme="minorHAnsi" w:cstheme="minorBidi"/>
          <w:bCs w:val="0"/>
          <w:kern w:val="2"/>
          <w:sz w:val="22"/>
          <w:szCs w:val="22"/>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0288539" w:history="1">
        <w:r w:rsidR="00354D14" w:rsidRPr="004E2D0B">
          <w:rPr>
            <w:rStyle w:val="Hyperlink"/>
          </w:rPr>
          <w:t>Disclaimer and license agreement</w:t>
        </w:r>
        <w:r w:rsidR="00354D14">
          <w:rPr>
            <w:webHidden/>
          </w:rPr>
          <w:tab/>
        </w:r>
        <w:r w:rsidR="00354D14">
          <w:rPr>
            <w:webHidden/>
          </w:rPr>
          <w:fldChar w:fldCharType="begin"/>
        </w:r>
        <w:r w:rsidR="00354D14">
          <w:rPr>
            <w:webHidden/>
          </w:rPr>
          <w:instrText xml:space="preserve"> PAGEREF _Toc170288539 \h </w:instrText>
        </w:r>
        <w:r w:rsidR="00354D14">
          <w:rPr>
            <w:webHidden/>
          </w:rPr>
        </w:r>
        <w:r w:rsidR="00354D14">
          <w:rPr>
            <w:webHidden/>
          </w:rPr>
          <w:fldChar w:fldCharType="separate"/>
        </w:r>
        <w:r w:rsidR="00461D1E">
          <w:rPr>
            <w:webHidden/>
          </w:rPr>
          <w:t>2</w:t>
        </w:r>
        <w:r w:rsidR="00354D14">
          <w:rPr>
            <w:webHidden/>
          </w:rPr>
          <w:fldChar w:fldCharType="end"/>
        </w:r>
      </w:hyperlink>
    </w:p>
    <w:p w14:paraId="1304BBD3" w14:textId="689CA33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0" w:history="1">
        <w:r w:rsidR="00354D14" w:rsidRPr="004E2D0B">
          <w:rPr>
            <w:rStyle w:val="Hyperlink"/>
          </w:rPr>
          <w:t>Copyright</w:t>
        </w:r>
        <w:r w:rsidR="00354D14">
          <w:rPr>
            <w:webHidden/>
          </w:rPr>
          <w:tab/>
        </w:r>
        <w:r w:rsidR="00354D14">
          <w:rPr>
            <w:webHidden/>
          </w:rPr>
          <w:fldChar w:fldCharType="begin"/>
        </w:r>
        <w:r w:rsidR="00354D14">
          <w:rPr>
            <w:webHidden/>
          </w:rPr>
          <w:instrText xml:space="preserve"> PAGEREF _Toc170288540 \h </w:instrText>
        </w:r>
        <w:r w:rsidR="00354D14">
          <w:rPr>
            <w:webHidden/>
          </w:rPr>
        </w:r>
        <w:r w:rsidR="00354D14">
          <w:rPr>
            <w:webHidden/>
          </w:rPr>
          <w:fldChar w:fldCharType="separate"/>
        </w:r>
        <w:r w:rsidR="00461D1E">
          <w:rPr>
            <w:webHidden/>
          </w:rPr>
          <w:t>2</w:t>
        </w:r>
        <w:r w:rsidR="00354D14">
          <w:rPr>
            <w:webHidden/>
          </w:rPr>
          <w:fldChar w:fldCharType="end"/>
        </w:r>
      </w:hyperlink>
    </w:p>
    <w:p w14:paraId="37A6428D" w14:textId="2626078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1" w:history="1">
        <w:r w:rsidR="00354D14" w:rsidRPr="004E2D0B">
          <w:rPr>
            <w:rStyle w:val="Hyperlink"/>
          </w:rPr>
          <w:t>Contact address</w:t>
        </w:r>
        <w:r w:rsidR="00354D14">
          <w:rPr>
            <w:webHidden/>
          </w:rPr>
          <w:tab/>
        </w:r>
        <w:r w:rsidR="00354D14">
          <w:rPr>
            <w:webHidden/>
          </w:rPr>
          <w:fldChar w:fldCharType="begin"/>
        </w:r>
        <w:r w:rsidR="00354D14">
          <w:rPr>
            <w:webHidden/>
          </w:rPr>
          <w:instrText xml:space="preserve"> PAGEREF _Toc170288541 \h </w:instrText>
        </w:r>
        <w:r w:rsidR="00354D14">
          <w:rPr>
            <w:webHidden/>
          </w:rPr>
        </w:r>
        <w:r w:rsidR="00354D14">
          <w:rPr>
            <w:webHidden/>
          </w:rPr>
          <w:fldChar w:fldCharType="separate"/>
        </w:r>
        <w:r w:rsidR="00461D1E">
          <w:rPr>
            <w:webHidden/>
          </w:rPr>
          <w:t>3</w:t>
        </w:r>
        <w:r w:rsidR="00354D14">
          <w:rPr>
            <w:webHidden/>
          </w:rPr>
          <w:fldChar w:fldCharType="end"/>
        </w:r>
      </w:hyperlink>
    </w:p>
    <w:p w14:paraId="0053FE35" w14:textId="10425EC8"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2" w:history="1">
        <w:r w:rsidR="00354D14" w:rsidRPr="004E2D0B">
          <w:rPr>
            <w:rStyle w:val="Hyperlink"/>
          </w:rPr>
          <w:t>Notices</w:t>
        </w:r>
        <w:r w:rsidR="00354D14">
          <w:rPr>
            <w:webHidden/>
          </w:rPr>
          <w:tab/>
        </w:r>
        <w:r w:rsidR="00354D14">
          <w:rPr>
            <w:webHidden/>
          </w:rPr>
          <w:fldChar w:fldCharType="begin"/>
        </w:r>
        <w:r w:rsidR="00354D14">
          <w:rPr>
            <w:webHidden/>
          </w:rPr>
          <w:instrText xml:space="preserve"> PAGEREF _Toc170288542 \h </w:instrText>
        </w:r>
        <w:r w:rsidR="00354D14">
          <w:rPr>
            <w:webHidden/>
          </w:rPr>
        </w:r>
        <w:r w:rsidR="00354D14">
          <w:rPr>
            <w:webHidden/>
          </w:rPr>
          <w:fldChar w:fldCharType="separate"/>
        </w:r>
        <w:r w:rsidR="00461D1E">
          <w:rPr>
            <w:webHidden/>
          </w:rPr>
          <w:t>3</w:t>
        </w:r>
        <w:r w:rsidR="00354D14">
          <w:rPr>
            <w:webHidden/>
          </w:rPr>
          <w:fldChar w:fldCharType="end"/>
        </w:r>
      </w:hyperlink>
    </w:p>
    <w:p w14:paraId="314BE8B5" w14:textId="33CD3D56"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3" w:history="1">
        <w:r w:rsidR="00354D14" w:rsidRPr="004E2D0B">
          <w:rPr>
            <w:rStyle w:val="Hyperlink"/>
          </w:rPr>
          <w:t>Conventions</w:t>
        </w:r>
        <w:r w:rsidR="00354D14">
          <w:rPr>
            <w:webHidden/>
          </w:rPr>
          <w:tab/>
        </w:r>
        <w:r w:rsidR="00354D14">
          <w:rPr>
            <w:webHidden/>
          </w:rPr>
          <w:fldChar w:fldCharType="begin"/>
        </w:r>
        <w:r w:rsidR="00354D14">
          <w:rPr>
            <w:webHidden/>
          </w:rPr>
          <w:instrText xml:space="preserve"> PAGEREF _Toc170288543 \h </w:instrText>
        </w:r>
        <w:r w:rsidR="00354D14">
          <w:rPr>
            <w:webHidden/>
          </w:rPr>
        </w:r>
        <w:r w:rsidR="00354D14">
          <w:rPr>
            <w:webHidden/>
          </w:rPr>
          <w:fldChar w:fldCharType="separate"/>
        </w:r>
        <w:r w:rsidR="00461D1E">
          <w:rPr>
            <w:webHidden/>
          </w:rPr>
          <w:t>3</w:t>
        </w:r>
        <w:r w:rsidR="00354D14">
          <w:rPr>
            <w:webHidden/>
          </w:rPr>
          <w:fldChar w:fldCharType="end"/>
        </w:r>
      </w:hyperlink>
    </w:p>
    <w:p w14:paraId="482B3D19" w14:textId="790D57A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4" w:history="1">
        <w:r w:rsidR="00354D14" w:rsidRPr="004E2D0B">
          <w:rPr>
            <w:rStyle w:val="Hyperlink"/>
          </w:rPr>
          <w:t>Glossary of terms</w:t>
        </w:r>
        <w:r w:rsidR="00354D14">
          <w:rPr>
            <w:webHidden/>
          </w:rPr>
          <w:tab/>
        </w:r>
        <w:r w:rsidR="00354D14">
          <w:rPr>
            <w:webHidden/>
          </w:rPr>
          <w:fldChar w:fldCharType="begin"/>
        </w:r>
        <w:r w:rsidR="00354D14">
          <w:rPr>
            <w:webHidden/>
          </w:rPr>
          <w:instrText xml:space="preserve"> PAGEREF _Toc170288544 \h </w:instrText>
        </w:r>
        <w:r w:rsidR="00354D14">
          <w:rPr>
            <w:webHidden/>
          </w:rPr>
        </w:r>
        <w:r w:rsidR="00354D14">
          <w:rPr>
            <w:webHidden/>
          </w:rPr>
          <w:fldChar w:fldCharType="separate"/>
        </w:r>
        <w:r w:rsidR="00461D1E">
          <w:rPr>
            <w:webHidden/>
          </w:rPr>
          <w:t>3</w:t>
        </w:r>
        <w:r w:rsidR="00354D14">
          <w:rPr>
            <w:webHidden/>
          </w:rPr>
          <w:fldChar w:fldCharType="end"/>
        </w:r>
      </w:hyperlink>
    </w:p>
    <w:p w14:paraId="3DD3CC09" w14:textId="777AA54A"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5" w:history="1">
        <w:r w:rsidR="00354D14" w:rsidRPr="004E2D0B">
          <w:rPr>
            <w:rStyle w:val="Hyperlink"/>
          </w:rPr>
          <w:t>References</w:t>
        </w:r>
        <w:r w:rsidR="00354D14">
          <w:rPr>
            <w:webHidden/>
          </w:rPr>
          <w:tab/>
        </w:r>
        <w:r w:rsidR="00354D14">
          <w:rPr>
            <w:webHidden/>
          </w:rPr>
          <w:fldChar w:fldCharType="begin"/>
        </w:r>
        <w:r w:rsidR="00354D14">
          <w:rPr>
            <w:webHidden/>
          </w:rPr>
          <w:instrText xml:space="preserve"> PAGEREF _Toc170288545 \h </w:instrText>
        </w:r>
        <w:r w:rsidR="00354D14">
          <w:rPr>
            <w:webHidden/>
          </w:rPr>
        </w:r>
        <w:r w:rsidR="00354D14">
          <w:rPr>
            <w:webHidden/>
          </w:rPr>
          <w:fldChar w:fldCharType="separate"/>
        </w:r>
        <w:r w:rsidR="00461D1E">
          <w:rPr>
            <w:webHidden/>
          </w:rPr>
          <w:t>4</w:t>
        </w:r>
        <w:r w:rsidR="00354D14">
          <w:rPr>
            <w:webHidden/>
          </w:rPr>
          <w:fldChar w:fldCharType="end"/>
        </w:r>
      </w:hyperlink>
    </w:p>
    <w:p w14:paraId="01475AF4" w14:textId="7B79AFC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6" w:history="1">
        <w:r w:rsidR="00354D14" w:rsidRPr="004E2D0B">
          <w:rPr>
            <w:rStyle w:val="Hyperlink"/>
          </w:rPr>
          <w:t>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Introduction</w:t>
        </w:r>
        <w:r w:rsidR="00354D14">
          <w:rPr>
            <w:webHidden/>
          </w:rPr>
          <w:tab/>
        </w:r>
        <w:r w:rsidR="00354D14">
          <w:rPr>
            <w:webHidden/>
          </w:rPr>
          <w:fldChar w:fldCharType="begin"/>
        </w:r>
        <w:r w:rsidR="00354D14">
          <w:rPr>
            <w:webHidden/>
          </w:rPr>
          <w:instrText xml:space="preserve"> PAGEREF _Toc170288546 \h </w:instrText>
        </w:r>
        <w:r w:rsidR="00354D14">
          <w:rPr>
            <w:webHidden/>
          </w:rPr>
        </w:r>
        <w:r w:rsidR="00354D14">
          <w:rPr>
            <w:webHidden/>
          </w:rPr>
          <w:fldChar w:fldCharType="separate"/>
        </w:r>
        <w:r w:rsidR="00461D1E">
          <w:rPr>
            <w:webHidden/>
          </w:rPr>
          <w:t>11</w:t>
        </w:r>
        <w:r w:rsidR="00354D14">
          <w:rPr>
            <w:webHidden/>
          </w:rPr>
          <w:fldChar w:fldCharType="end"/>
        </w:r>
      </w:hyperlink>
    </w:p>
    <w:p w14:paraId="2978E269" w14:textId="20ED485A" w:rsidR="00354D14" w:rsidRDefault="00000000">
      <w:pPr>
        <w:pStyle w:val="TOC2"/>
        <w:rPr>
          <w:rFonts w:asciiTheme="minorHAnsi" w:eastAsiaTheme="minorEastAsia" w:hAnsiTheme="minorHAnsi" w:cstheme="minorBidi"/>
          <w:kern w:val="2"/>
          <w:sz w:val="22"/>
          <w:szCs w:val="22"/>
          <w14:ligatures w14:val="standardContextual"/>
        </w:rPr>
      </w:pPr>
      <w:hyperlink w:anchor="_Toc170288547" w:history="1">
        <w:r w:rsidR="00354D14" w:rsidRPr="004E2D0B">
          <w:rPr>
            <w:rStyle w:val="Hyperlink"/>
          </w:rPr>
          <w:t>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Purpose</w:t>
        </w:r>
        <w:r w:rsidR="00354D14">
          <w:rPr>
            <w:webHidden/>
          </w:rPr>
          <w:tab/>
        </w:r>
        <w:r w:rsidR="00354D14">
          <w:rPr>
            <w:webHidden/>
          </w:rPr>
          <w:fldChar w:fldCharType="begin"/>
        </w:r>
        <w:r w:rsidR="00354D14">
          <w:rPr>
            <w:webHidden/>
          </w:rPr>
          <w:instrText xml:space="preserve"> PAGEREF _Toc170288547 \h </w:instrText>
        </w:r>
        <w:r w:rsidR="00354D14">
          <w:rPr>
            <w:webHidden/>
          </w:rPr>
        </w:r>
        <w:r w:rsidR="00354D14">
          <w:rPr>
            <w:webHidden/>
          </w:rPr>
          <w:fldChar w:fldCharType="separate"/>
        </w:r>
        <w:r w:rsidR="00461D1E">
          <w:rPr>
            <w:webHidden/>
          </w:rPr>
          <w:t>11</w:t>
        </w:r>
        <w:r w:rsidR="00354D14">
          <w:rPr>
            <w:webHidden/>
          </w:rPr>
          <w:fldChar w:fldCharType="end"/>
        </w:r>
      </w:hyperlink>
    </w:p>
    <w:p w14:paraId="1D92B096" w14:textId="17A7FC19" w:rsidR="00354D14" w:rsidRDefault="00000000">
      <w:pPr>
        <w:pStyle w:val="TOC2"/>
        <w:rPr>
          <w:rFonts w:asciiTheme="minorHAnsi" w:eastAsiaTheme="minorEastAsia" w:hAnsiTheme="minorHAnsi" w:cstheme="minorBidi"/>
          <w:kern w:val="2"/>
          <w:sz w:val="22"/>
          <w:szCs w:val="22"/>
          <w14:ligatures w14:val="standardContextual"/>
        </w:rPr>
      </w:pPr>
      <w:hyperlink w:anchor="_Toc170288548" w:history="1">
        <w:r w:rsidR="00354D14" w:rsidRPr="004E2D0B">
          <w:rPr>
            <w:rStyle w:val="Hyperlink"/>
          </w:rPr>
          <w:t>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Use of the protocol</w:t>
        </w:r>
        <w:r w:rsidR="00354D14">
          <w:rPr>
            <w:webHidden/>
          </w:rPr>
          <w:tab/>
        </w:r>
        <w:r w:rsidR="00354D14">
          <w:rPr>
            <w:webHidden/>
          </w:rPr>
          <w:fldChar w:fldCharType="begin"/>
        </w:r>
        <w:r w:rsidR="00354D14">
          <w:rPr>
            <w:webHidden/>
          </w:rPr>
          <w:instrText xml:space="preserve"> PAGEREF _Toc170288548 \h </w:instrText>
        </w:r>
        <w:r w:rsidR="00354D14">
          <w:rPr>
            <w:webHidden/>
          </w:rPr>
        </w:r>
        <w:r w:rsidR="00354D14">
          <w:rPr>
            <w:webHidden/>
          </w:rPr>
          <w:fldChar w:fldCharType="separate"/>
        </w:r>
        <w:r w:rsidR="00461D1E">
          <w:rPr>
            <w:webHidden/>
          </w:rPr>
          <w:t>11</w:t>
        </w:r>
        <w:r w:rsidR="00354D14">
          <w:rPr>
            <w:webHidden/>
          </w:rPr>
          <w:fldChar w:fldCharType="end"/>
        </w:r>
      </w:hyperlink>
    </w:p>
    <w:p w14:paraId="1F8D32B0" w14:textId="7F17CD2D" w:rsidR="00354D14" w:rsidRDefault="00000000">
      <w:pPr>
        <w:pStyle w:val="TOC2"/>
        <w:rPr>
          <w:rFonts w:asciiTheme="minorHAnsi" w:eastAsiaTheme="minorEastAsia" w:hAnsiTheme="minorHAnsi" w:cstheme="minorBidi"/>
          <w:kern w:val="2"/>
          <w:sz w:val="22"/>
          <w:szCs w:val="22"/>
          <w14:ligatures w14:val="standardContextual"/>
        </w:rPr>
      </w:pPr>
      <w:hyperlink w:anchor="_Toc170288549" w:history="1">
        <w:r w:rsidR="00354D14" w:rsidRPr="004E2D0B">
          <w:rPr>
            <w:rStyle w:val="Hyperlink"/>
          </w:rPr>
          <w:t>1.3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history</w:t>
        </w:r>
        <w:r w:rsidR="00354D14">
          <w:rPr>
            <w:webHidden/>
          </w:rPr>
          <w:tab/>
        </w:r>
        <w:r w:rsidR="00354D14">
          <w:rPr>
            <w:webHidden/>
          </w:rPr>
          <w:fldChar w:fldCharType="begin"/>
        </w:r>
        <w:r w:rsidR="00354D14">
          <w:rPr>
            <w:webHidden/>
          </w:rPr>
          <w:instrText xml:space="preserve"> PAGEREF _Toc170288549 \h </w:instrText>
        </w:r>
        <w:r w:rsidR="00354D14">
          <w:rPr>
            <w:webHidden/>
          </w:rPr>
        </w:r>
        <w:r w:rsidR="00354D14">
          <w:rPr>
            <w:webHidden/>
          </w:rPr>
          <w:fldChar w:fldCharType="separate"/>
        </w:r>
        <w:r w:rsidR="00461D1E">
          <w:rPr>
            <w:webHidden/>
          </w:rPr>
          <w:t>12</w:t>
        </w:r>
        <w:r w:rsidR="00354D14">
          <w:rPr>
            <w:webHidden/>
          </w:rPr>
          <w:fldChar w:fldCharType="end"/>
        </w:r>
      </w:hyperlink>
    </w:p>
    <w:p w14:paraId="06DE5103" w14:textId="2CBC22DE" w:rsidR="00354D14" w:rsidRDefault="00000000">
      <w:pPr>
        <w:pStyle w:val="TOC2"/>
        <w:rPr>
          <w:rFonts w:asciiTheme="minorHAnsi" w:eastAsiaTheme="minorEastAsia" w:hAnsiTheme="minorHAnsi" w:cstheme="minorBidi"/>
          <w:kern w:val="2"/>
          <w:sz w:val="22"/>
          <w:szCs w:val="22"/>
          <w14:ligatures w14:val="standardContextual"/>
        </w:rPr>
      </w:pPr>
      <w:hyperlink w:anchor="_Toc170288550" w:history="1">
        <w:r w:rsidR="00354D14" w:rsidRPr="004E2D0B">
          <w:rPr>
            <w:rStyle w:val="Hyperlink"/>
          </w:rPr>
          <w:t>1.4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transport</w:t>
        </w:r>
        <w:r w:rsidR="00354D14">
          <w:rPr>
            <w:webHidden/>
          </w:rPr>
          <w:tab/>
        </w:r>
        <w:r w:rsidR="00354D14">
          <w:rPr>
            <w:webHidden/>
          </w:rPr>
          <w:fldChar w:fldCharType="begin"/>
        </w:r>
        <w:r w:rsidR="00354D14">
          <w:rPr>
            <w:webHidden/>
          </w:rPr>
          <w:instrText xml:space="preserve"> PAGEREF _Toc170288550 \h </w:instrText>
        </w:r>
        <w:r w:rsidR="00354D14">
          <w:rPr>
            <w:webHidden/>
          </w:rPr>
        </w:r>
        <w:r w:rsidR="00354D14">
          <w:rPr>
            <w:webHidden/>
          </w:rPr>
          <w:fldChar w:fldCharType="separate"/>
        </w:r>
        <w:r w:rsidR="00461D1E">
          <w:rPr>
            <w:webHidden/>
          </w:rPr>
          <w:t>12</w:t>
        </w:r>
        <w:r w:rsidR="00354D14">
          <w:rPr>
            <w:webHidden/>
          </w:rPr>
          <w:fldChar w:fldCharType="end"/>
        </w:r>
      </w:hyperlink>
    </w:p>
    <w:p w14:paraId="19D68B5D" w14:textId="341CDC7E" w:rsidR="00354D14" w:rsidRDefault="00000000">
      <w:pPr>
        <w:pStyle w:val="TOC2"/>
        <w:rPr>
          <w:rFonts w:asciiTheme="minorHAnsi" w:eastAsiaTheme="minorEastAsia" w:hAnsiTheme="minorHAnsi" w:cstheme="minorBidi"/>
          <w:kern w:val="2"/>
          <w:sz w:val="22"/>
          <w:szCs w:val="22"/>
          <w14:ligatures w14:val="standardContextual"/>
        </w:rPr>
      </w:pPr>
      <w:hyperlink w:anchor="_Toc170288551" w:history="1">
        <w:r w:rsidR="00354D14" w:rsidRPr="004E2D0B">
          <w:rPr>
            <w:rStyle w:val="Hyperlink"/>
          </w:rPr>
          <w:t>1.5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Supervisory application and field device relationship</w:t>
        </w:r>
        <w:r w:rsidR="00354D14">
          <w:rPr>
            <w:webHidden/>
          </w:rPr>
          <w:tab/>
        </w:r>
        <w:r w:rsidR="00354D14">
          <w:rPr>
            <w:webHidden/>
          </w:rPr>
          <w:fldChar w:fldCharType="begin"/>
        </w:r>
        <w:r w:rsidR="00354D14">
          <w:rPr>
            <w:webHidden/>
          </w:rPr>
          <w:instrText xml:space="preserve"> PAGEREF _Toc170288551 \h </w:instrText>
        </w:r>
        <w:r w:rsidR="00354D14">
          <w:rPr>
            <w:webHidden/>
          </w:rPr>
        </w:r>
        <w:r w:rsidR="00354D14">
          <w:rPr>
            <w:webHidden/>
          </w:rPr>
          <w:fldChar w:fldCharType="separate"/>
        </w:r>
        <w:r w:rsidR="00461D1E">
          <w:rPr>
            <w:webHidden/>
          </w:rPr>
          <w:t>13</w:t>
        </w:r>
        <w:r w:rsidR="00354D14">
          <w:rPr>
            <w:webHidden/>
          </w:rPr>
          <w:fldChar w:fldCharType="end"/>
        </w:r>
      </w:hyperlink>
    </w:p>
    <w:p w14:paraId="56AD3182" w14:textId="053D8958" w:rsidR="00354D14" w:rsidRDefault="00000000">
      <w:pPr>
        <w:pStyle w:val="TOC2"/>
        <w:rPr>
          <w:rFonts w:asciiTheme="minorHAnsi" w:eastAsiaTheme="minorEastAsia" w:hAnsiTheme="minorHAnsi" w:cstheme="minorBidi"/>
          <w:kern w:val="2"/>
          <w:sz w:val="22"/>
          <w:szCs w:val="22"/>
          <w14:ligatures w14:val="standardContextual"/>
        </w:rPr>
      </w:pPr>
      <w:hyperlink w:anchor="_Toc170288552" w:history="1">
        <w:r w:rsidR="00354D14" w:rsidRPr="004E2D0B">
          <w:rPr>
            <w:rStyle w:val="Hyperlink"/>
          </w:rPr>
          <w:t>1.6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Lucid between supervisory applications</w:t>
        </w:r>
        <w:r w:rsidR="00354D14">
          <w:rPr>
            <w:webHidden/>
          </w:rPr>
          <w:tab/>
        </w:r>
        <w:r w:rsidR="00354D14">
          <w:rPr>
            <w:webHidden/>
          </w:rPr>
          <w:fldChar w:fldCharType="begin"/>
        </w:r>
        <w:r w:rsidR="00354D14">
          <w:rPr>
            <w:webHidden/>
          </w:rPr>
          <w:instrText xml:space="preserve"> PAGEREF _Toc170288552 \h </w:instrText>
        </w:r>
        <w:r w:rsidR="00354D14">
          <w:rPr>
            <w:webHidden/>
          </w:rPr>
        </w:r>
        <w:r w:rsidR="00354D14">
          <w:rPr>
            <w:webHidden/>
          </w:rPr>
          <w:fldChar w:fldCharType="separate"/>
        </w:r>
        <w:r w:rsidR="00461D1E">
          <w:rPr>
            <w:webHidden/>
          </w:rPr>
          <w:t>13</w:t>
        </w:r>
        <w:r w:rsidR="00354D14">
          <w:rPr>
            <w:webHidden/>
          </w:rPr>
          <w:fldChar w:fldCharType="end"/>
        </w:r>
      </w:hyperlink>
    </w:p>
    <w:p w14:paraId="4D512BB2" w14:textId="0F19FEAA" w:rsidR="00354D14" w:rsidRDefault="00000000">
      <w:pPr>
        <w:pStyle w:val="TOC2"/>
        <w:rPr>
          <w:rFonts w:asciiTheme="minorHAnsi" w:eastAsiaTheme="minorEastAsia" w:hAnsiTheme="minorHAnsi" w:cstheme="minorBidi"/>
          <w:kern w:val="2"/>
          <w:sz w:val="22"/>
          <w:szCs w:val="22"/>
          <w14:ligatures w14:val="standardContextual"/>
        </w:rPr>
      </w:pPr>
      <w:hyperlink w:anchor="_Toc170288553" w:history="1">
        <w:r w:rsidR="00354D14" w:rsidRPr="004E2D0B">
          <w:rPr>
            <w:rStyle w:val="Hyperlink"/>
          </w:rPr>
          <w:t>1.7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representation</w:t>
        </w:r>
        <w:r w:rsidR="00354D14">
          <w:rPr>
            <w:webHidden/>
          </w:rPr>
          <w:tab/>
        </w:r>
        <w:r w:rsidR="00354D14">
          <w:rPr>
            <w:webHidden/>
          </w:rPr>
          <w:fldChar w:fldCharType="begin"/>
        </w:r>
        <w:r w:rsidR="00354D14">
          <w:rPr>
            <w:webHidden/>
          </w:rPr>
          <w:instrText xml:space="preserve"> PAGEREF _Toc170288553 \h </w:instrText>
        </w:r>
        <w:r w:rsidR="00354D14">
          <w:rPr>
            <w:webHidden/>
          </w:rPr>
        </w:r>
        <w:r w:rsidR="00354D14">
          <w:rPr>
            <w:webHidden/>
          </w:rPr>
          <w:fldChar w:fldCharType="separate"/>
        </w:r>
        <w:r w:rsidR="00461D1E">
          <w:rPr>
            <w:webHidden/>
          </w:rPr>
          <w:t>13</w:t>
        </w:r>
        <w:r w:rsidR="00354D14">
          <w:rPr>
            <w:webHidden/>
          </w:rPr>
          <w:fldChar w:fldCharType="end"/>
        </w:r>
      </w:hyperlink>
    </w:p>
    <w:p w14:paraId="3E061731" w14:textId="328D5F94"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54" w:history="1">
        <w:r w:rsidR="00354D14" w:rsidRPr="004E2D0B">
          <w:rPr>
            <w:rStyle w:val="Hyperlink"/>
          </w:rPr>
          <w:t>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model</w:t>
        </w:r>
        <w:r w:rsidR="00354D14">
          <w:rPr>
            <w:webHidden/>
          </w:rPr>
          <w:tab/>
        </w:r>
        <w:r w:rsidR="00354D14">
          <w:rPr>
            <w:webHidden/>
          </w:rPr>
          <w:fldChar w:fldCharType="begin"/>
        </w:r>
        <w:r w:rsidR="00354D14">
          <w:rPr>
            <w:webHidden/>
          </w:rPr>
          <w:instrText xml:space="preserve"> PAGEREF _Toc170288554 \h </w:instrText>
        </w:r>
        <w:r w:rsidR="00354D14">
          <w:rPr>
            <w:webHidden/>
          </w:rPr>
        </w:r>
        <w:r w:rsidR="00354D14">
          <w:rPr>
            <w:webHidden/>
          </w:rPr>
          <w:fldChar w:fldCharType="separate"/>
        </w:r>
        <w:r w:rsidR="00461D1E">
          <w:rPr>
            <w:webHidden/>
          </w:rPr>
          <w:t>14</w:t>
        </w:r>
        <w:r w:rsidR="00354D14">
          <w:rPr>
            <w:webHidden/>
          </w:rPr>
          <w:fldChar w:fldCharType="end"/>
        </w:r>
      </w:hyperlink>
    </w:p>
    <w:p w14:paraId="0AB4903D" w14:textId="1AE7AF89" w:rsidR="00354D14" w:rsidRDefault="00000000">
      <w:pPr>
        <w:pStyle w:val="TOC2"/>
        <w:rPr>
          <w:rFonts w:asciiTheme="minorHAnsi" w:eastAsiaTheme="minorEastAsia" w:hAnsiTheme="minorHAnsi" w:cstheme="minorBidi"/>
          <w:kern w:val="2"/>
          <w:sz w:val="22"/>
          <w:szCs w:val="22"/>
          <w14:ligatures w14:val="standardContextual"/>
        </w:rPr>
      </w:pPr>
      <w:hyperlink w:anchor="_Toc170288555" w:history="1">
        <w:r w:rsidR="00354D14" w:rsidRPr="004E2D0B">
          <w:rPr>
            <w:rStyle w:val="Hyperlink"/>
          </w:rPr>
          <w:t>2.1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w:t>
        </w:r>
        <w:r w:rsidR="00354D14">
          <w:rPr>
            <w:webHidden/>
          </w:rPr>
          <w:tab/>
        </w:r>
        <w:r w:rsidR="00354D14">
          <w:rPr>
            <w:webHidden/>
          </w:rPr>
          <w:fldChar w:fldCharType="begin"/>
        </w:r>
        <w:r w:rsidR="00354D14">
          <w:rPr>
            <w:webHidden/>
          </w:rPr>
          <w:instrText xml:space="preserve"> PAGEREF _Toc170288555 \h </w:instrText>
        </w:r>
        <w:r w:rsidR="00354D14">
          <w:rPr>
            <w:webHidden/>
          </w:rPr>
        </w:r>
        <w:r w:rsidR="00354D14">
          <w:rPr>
            <w:webHidden/>
          </w:rPr>
          <w:fldChar w:fldCharType="separate"/>
        </w:r>
        <w:r w:rsidR="00461D1E">
          <w:rPr>
            <w:webHidden/>
          </w:rPr>
          <w:t>14</w:t>
        </w:r>
        <w:r w:rsidR="00354D14">
          <w:rPr>
            <w:webHidden/>
          </w:rPr>
          <w:fldChar w:fldCharType="end"/>
        </w:r>
      </w:hyperlink>
    </w:p>
    <w:p w14:paraId="4C0E3B0B" w14:textId="23A405F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6" w:history="1">
        <w:r w:rsidR="00354D14" w:rsidRPr="004E2D0B">
          <w:rPr>
            <w:rStyle w:val="Hyperlink"/>
            <w:noProof/>
          </w:rPr>
          <w:t>2.1.1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Lucid schema</w:t>
        </w:r>
        <w:r w:rsidR="00354D14">
          <w:rPr>
            <w:noProof/>
            <w:webHidden/>
          </w:rPr>
          <w:tab/>
        </w:r>
        <w:r w:rsidR="00354D14">
          <w:rPr>
            <w:noProof/>
            <w:webHidden/>
          </w:rPr>
          <w:fldChar w:fldCharType="begin"/>
        </w:r>
        <w:r w:rsidR="00354D14">
          <w:rPr>
            <w:noProof/>
            <w:webHidden/>
          </w:rPr>
          <w:instrText xml:space="preserve"> PAGEREF _Toc170288556 \h </w:instrText>
        </w:r>
        <w:r w:rsidR="00354D14">
          <w:rPr>
            <w:noProof/>
            <w:webHidden/>
          </w:rPr>
        </w:r>
        <w:r w:rsidR="00354D14">
          <w:rPr>
            <w:noProof/>
            <w:webHidden/>
          </w:rPr>
          <w:fldChar w:fldCharType="separate"/>
        </w:r>
        <w:r w:rsidR="00461D1E">
          <w:rPr>
            <w:noProof/>
            <w:webHidden/>
          </w:rPr>
          <w:t>16</w:t>
        </w:r>
        <w:r w:rsidR="00354D14">
          <w:rPr>
            <w:noProof/>
            <w:webHidden/>
          </w:rPr>
          <w:fldChar w:fldCharType="end"/>
        </w:r>
      </w:hyperlink>
    </w:p>
    <w:p w14:paraId="58FBE864" w14:textId="06859808"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7" w:history="1">
        <w:r w:rsidR="00354D14" w:rsidRPr="004E2D0B">
          <w:rPr>
            <w:rStyle w:val="Hyperlink"/>
            <w:noProof/>
          </w:rPr>
          <w:t>2.1.2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Device profile</w:t>
        </w:r>
        <w:r w:rsidR="00354D14">
          <w:rPr>
            <w:noProof/>
            <w:webHidden/>
          </w:rPr>
          <w:tab/>
        </w:r>
        <w:r w:rsidR="00354D14">
          <w:rPr>
            <w:noProof/>
            <w:webHidden/>
          </w:rPr>
          <w:fldChar w:fldCharType="begin"/>
        </w:r>
        <w:r w:rsidR="00354D14">
          <w:rPr>
            <w:noProof/>
            <w:webHidden/>
          </w:rPr>
          <w:instrText xml:space="preserve"> PAGEREF _Toc170288557 \h </w:instrText>
        </w:r>
        <w:r w:rsidR="00354D14">
          <w:rPr>
            <w:noProof/>
            <w:webHidden/>
          </w:rPr>
        </w:r>
        <w:r w:rsidR="00354D14">
          <w:rPr>
            <w:noProof/>
            <w:webHidden/>
          </w:rPr>
          <w:fldChar w:fldCharType="separate"/>
        </w:r>
        <w:r w:rsidR="00461D1E">
          <w:rPr>
            <w:noProof/>
            <w:webHidden/>
          </w:rPr>
          <w:t>16</w:t>
        </w:r>
        <w:r w:rsidR="00354D14">
          <w:rPr>
            <w:noProof/>
            <w:webHidden/>
          </w:rPr>
          <w:fldChar w:fldCharType="end"/>
        </w:r>
      </w:hyperlink>
    </w:p>
    <w:p w14:paraId="530F2489" w14:textId="29C9CBD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8" w:history="1">
        <w:r w:rsidR="00354D14" w:rsidRPr="004E2D0B">
          <w:rPr>
            <w:rStyle w:val="Hyperlink"/>
            <w:noProof/>
          </w:rPr>
          <w:t>2.1.3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Configuration</w:t>
        </w:r>
        <w:r w:rsidR="00354D14">
          <w:rPr>
            <w:noProof/>
            <w:webHidden/>
          </w:rPr>
          <w:tab/>
        </w:r>
        <w:r w:rsidR="00354D14">
          <w:rPr>
            <w:noProof/>
            <w:webHidden/>
          </w:rPr>
          <w:fldChar w:fldCharType="begin"/>
        </w:r>
        <w:r w:rsidR="00354D14">
          <w:rPr>
            <w:noProof/>
            <w:webHidden/>
          </w:rPr>
          <w:instrText xml:space="preserve"> PAGEREF _Toc170288558 \h </w:instrText>
        </w:r>
        <w:r w:rsidR="00354D14">
          <w:rPr>
            <w:noProof/>
            <w:webHidden/>
          </w:rPr>
        </w:r>
        <w:r w:rsidR="00354D14">
          <w:rPr>
            <w:noProof/>
            <w:webHidden/>
          </w:rPr>
          <w:fldChar w:fldCharType="separate"/>
        </w:r>
        <w:r w:rsidR="00461D1E">
          <w:rPr>
            <w:noProof/>
            <w:webHidden/>
          </w:rPr>
          <w:t>20</w:t>
        </w:r>
        <w:r w:rsidR="00354D14">
          <w:rPr>
            <w:noProof/>
            <w:webHidden/>
          </w:rPr>
          <w:fldChar w:fldCharType="end"/>
        </w:r>
      </w:hyperlink>
    </w:p>
    <w:p w14:paraId="06F97E4E" w14:textId="02A0CE8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9" w:history="1">
        <w:r w:rsidR="00354D14" w:rsidRPr="004E2D0B">
          <w:rPr>
            <w:rStyle w:val="Hyperlink"/>
            <w:noProof/>
          </w:rPr>
          <w:t>2.1.4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Connection scheduling</w:t>
        </w:r>
        <w:r w:rsidR="00354D14">
          <w:rPr>
            <w:noProof/>
            <w:webHidden/>
          </w:rPr>
          <w:tab/>
        </w:r>
        <w:r w:rsidR="00354D14">
          <w:rPr>
            <w:noProof/>
            <w:webHidden/>
          </w:rPr>
          <w:fldChar w:fldCharType="begin"/>
        </w:r>
        <w:r w:rsidR="00354D14">
          <w:rPr>
            <w:noProof/>
            <w:webHidden/>
          </w:rPr>
          <w:instrText xml:space="preserve"> PAGEREF _Toc170288559 \h </w:instrText>
        </w:r>
        <w:r w:rsidR="00354D14">
          <w:rPr>
            <w:noProof/>
            <w:webHidden/>
          </w:rPr>
        </w:r>
        <w:r w:rsidR="00354D14">
          <w:rPr>
            <w:noProof/>
            <w:webHidden/>
          </w:rPr>
          <w:fldChar w:fldCharType="separate"/>
        </w:r>
        <w:r w:rsidR="00461D1E">
          <w:rPr>
            <w:noProof/>
            <w:webHidden/>
          </w:rPr>
          <w:t>25</w:t>
        </w:r>
        <w:r w:rsidR="00354D14">
          <w:rPr>
            <w:noProof/>
            <w:webHidden/>
          </w:rPr>
          <w:fldChar w:fldCharType="end"/>
        </w:r>
      </w:hyperlink>
    </w:p>
    <w:p w14:paraId="2C6F2458" w14:textId="324175E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0" w:history="1">
        <w:r w:rsidR="00354D14" w:rsidRPr="004E2D0B">
          <w:rPr>
            <w:rStyle w:val="Hyperlink"/>
            <w:noProof/>
          </w:rPr>
          <w:t>2.1.5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_Toc170288560 \h </w:instrText>
        </w:r>
        <w:r w:rsidR="00354D14">
          <w:rPr>
            <w:noProof/>
            <w:webHidden/>
          </w:rPr>
        </w:r>
        <w:r w:rsidR="00354D14">
          <w:rPr>
            <w:noProof/>
            <w:webHidden/>
          </w:rPr>
          <w:fldChar w:fldCharType="separate"/>
        </w:r>
        <w:r w:rsidR="00461D1E">
          <w:rPr>
            <w:noProof/>
            <w:webHidden/>
          </w:rPr>
          <w:t>26</w:t>
        </w:r>
        <w:r w:rsidR="00354D14">
          <w:rPr>
            <w:noProof/>
            <w:webHidden/>
          </w:rPr>
          <w:fldChar w:fldCharType="end"/>
        </w:r>
      </w:hyperlink>
    </w:p>
    <w:p w14:paraId="3ED20BAD" w14:textId="15E17550" w:rsidR="00354D14" w:rsidRDefault="00000000">
      <w:pPr>
        <w:pStyle w:val="TOC2"/>
        <w:rPr>
          <w:rFonts w:asciiTheme="minorHAnsi" w:eastAsiaTheme="minorEastAsia" w:hAnsiTheme="minorHAnsi" w:cstheme="minorBidi"/>
          <w:kern w:val="2"/>
          <w:sz w:val="22"/>
          <w:szCs w:val="22"/>
          <w14:ligatures w14:val="standardContextual"/>
        </w:rPr>
      </w:pPr>
      <w:hyperlink w:anchor="_Toc170288561" w:history="1">
        <w:r w:rsidR="00354D14" w:rsidRPr="004E2D0B">
          <w:rPr>
            <w:rStyle w:val="Hyperlink"/>
          </w:rPr>
          <w:t>2.2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Events</w:t>
        </w:r>
        <w:r w:rsidR="00354D14">
          <w:rPr>
            <w:webHidden/>
          </w:rPr>
          <w:tab/>
        </w:r>
        <w:r w:rsidR="00354D14">
          <w:rPr>
            <w:webHidden/>
          </w:rPr>
          <w:fldChar w:fldCharType="begin"/>
        </w:r>
        <w:r w:rsidR="00354D14">
          <w:rPr>
            <w:webHidden/>
          </w:rPr>
          <w:instrText xml:space="preserve"> PAGEREF _Toc170288561 \h </w:instrText>
        </w:r>
        <w:r w:rsidR="00354D14">
          <w:rPr>
            <w:webHidden/>
          </w:rPr>
        </w:r>
        <w:r w:rsidR="00354D14">
          <w:rPr>
            <w:webHidden/>
          </w:rPr>
          <w:fldChar w:fldCharType="separate"/>
        </w:r>
        <w:r w:rsidR="00461D1E">
          <w:rPr>
            <w:webHidden/>
          </w:rPr>
          <w:t>26</w:t>
        </w:r>
        <w:r w:rsidR="00354D14">
          <w:rPr>
            <w:webHidden/>
          </w:rPr>
          <w:fldChar w:fldCharType="end"/>
        </w:r>
      </w:hyperlink>
    </w:p>
    <w:p w14:paraId="1B16BF2C" w14:textId="0C512DC5" w:rsidR="00354D14" w:rsidRDefault="00000000">
      <w:pPr>
        <w:pStyle w:val="TOC2"/>
        <w:rPr>
          <w:rFonts w:asciiTheme="minorHAnsi" w:eastAsiaTheme="minorEastAsia" w:hAnsiTheme="minorHAnsi" w:cstheme="minorBidi"/>
          <w:kern w:val="2"/>
          <w:sz w:val="22"/>
          <w:szCs w:val="22"/>
          <w14:ligatures w14:val="standardContextual"/>
        </w:rPr>
      </w:pPr>
      <w:hyperlink w:anchor="_Toc170288562" w:history="1">
        <w:r w:rsidR="00354D14" w:rsidRPr="004E2D0B">
          <w:rPr>
            <w:rStyle w:val="Hyperlink"/>
          </w:rPr>
          <w:t>2.3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Actions</w:t>
        </w:r>
        <w:r w:rsidR="00354D14">
          <w:rPr>
            <w:webHidden/>
          </w:rPr>
          <w:tab/>
        </w:r>
        <w:r w:rsidR="00354D14">
          <w:rPr>
            <w:webHidden/>
          </w:rPr>
          <w:fldChar w:fldCharType="begin"/>
        </w:r>
        <w:r w:rsidR="00354D14">
          <w:rPr>
            <w:webHidden/>
          </w:rPr>
          <w:instrText xml:space="preserve"> PAGEREF _Toc170288562 \h </w:instrText>
        </w:r>
        <w:r w:rsidR="00354D14">
          <w:rPr>
            <w:webHidden/>
          </w:rPr>
        </w:r>
        <w:r w:rsidR="00354D14">
          <w:rPr>
            <w:webHidden/>
          </w:rPr>
          <w:fldChar w:fldCharType="separate"/>
        </w:r>
        <w:r w:rsidR="00461D1E">
          <w:rPr>
            <w:webHidden/>
          </w:rPr>
          <w:t>26</w:t>
        </w:r>
        <w:r w:rsidR="00354D14">
          <w:rPr>
            <w:webHidden/>
          </w:rPr>
          <w:fldChar w:fldCharType="end"/>
        </w:r>
      </w:hyperlink>
    </w:p>
    <w:p w14:paraId="52B0ADDC" w14:textId="6C0133F5" w:rsidR="00354D14" w:rsidRDefault="00000000">
      <w:pPr>
        <w:pStyle w:val="TOC2"/>
        <w:rPr>
          <w:rFonts w:asciiTheme="minorHAnsi" w:eastAsiaTheme="minorEastAsia" w:hAnsiTheme="minorHAnsi" w:cstheme="minorBidi"/>
          <w:kern w:val="2"/>
          <w:sz w:val="22"/>
          <w:szCs w:val="22"/>
          <w14:ligatures w14:val="standardContextual"/>
        </w:rPr>
      </w:pPr>
      <w:hyperlink w:anchor="_Toc170288563" w:history="1">
        <w:r w:rsidR="00354D14" w:rsidRPr="004E2D0B">
          <w:rPr>
            <w:rStyle w:val="Hyperlink"/>
          </w:rPr>
          <w:t>2.4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Points</w:t>
        </w:r>
        <w:r w:rsidR="00354D14">
          <w:rPr>
            <w:webHidden/>
          </w:rPr>
          <w:tab/>
        </w:r>
        <w:r w:rsidR="00354D14">
          <w:rPr>
            <w:webHidden/>
          </w:rPr>
          <w:fldChar w:fldCharType="begin"/>
        </w:r>
        <w:r w:rsidR="00354D14">
          <w:rPr>
            <w:webHidden/>
          </w:rPr>
          <w:instrText xml:space="preserve"> PAGEREF _Toc170288563 \h </w:instrText>
        </w:r>
        <w:r w:rsidR="00354D14">
          <w:rPr>
            <w:webHidden/>
          </w:rPr>
        </w:r>
        <w:r w:rsidR="00354D14">
          <w:rPr>
            <w:webHidden/>
          </w:rPr>
          <w:fldChar w:fldCharType="separate"/>
        </w:r>
        <w:r w:rsidR="00461D1E">
          <w:rPr>
            <w:webHidden/>
          </w:rPr>
          <w:t>27</w:t>
        </w:r>
        <w:r w:rsidR="00354D14">
          <w:rPr>
            <w:webHidden/>
          </w:rPr>
          <w:fldChar w:fldCharType="end"/>
        </w:r>
      </w:hyperlink>
    </w:p>
    <w:p w14:paraId="5F0AB792" w14:textId="179BE36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4" w:history="1">
        <w:r w:rsidR="00354D14" w:rsidRPr="004E2D0B">
          <w:rPr>
            <w:rStyle w:val="Hyperlink"/>
            <w:noProof/>
          </w:rPr>
          <w:t>2.4.1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_Toc170288564 \h </w:instrText>
        </w:r>
        <w:r w:rsidR="00354D14">
          <w:rPr>
            <w:noProof/>
            <w:webHidden/>
          </w:rPr>
        </w:r>
        <w:r w:rsidR="00354D14">
          <w:rPr>
            <w:noProof/>
            <w:webHidden/>
          </w:rPr>
          <w:fldChar w:fldCharType="separate"/>
        </w:r>
        <w:r w:rsidR="00461D1E">
          <w:rPr>
            <w:noProof/>
            <w:webHidden/>
          </w:rPr>
          <w:t>30</w:t>
        </w:r>
        <w:r w:rsidR="00354D14">
          <w:rPr>
            <w:noProof/>
            <w:webHidden/>
          </w:rPr>
          <w:fldChar w:fldCharType="end"/>
        </w:r>
      </w:hyperlink>
    </w:p>
    <w:p w14:paraId="39315666" w14:textId="07EC5B2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5" w:history="1">
        <w:r w:rsidR="00354D14" w:rsidRPr="004E2D0B">
          <w:rPr>
            <w:rStyle w:val="Hyperlink"/>
            <w:noProof/>
          </w:rPr>
          <w:t>2.4.2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Binary points</w:t>
        </w:r>
        <w:r w:rsidR="00354D14">
          <w:rPr>
            <w:noProof/>
            <w:webHidden/>
          </w:rPr>
          <w:tab/>
        </w:r>
        <w:r w:rsidR="00354D14">
          <w:rPr>
            <w:noProof/>
            <w:webHidden/>
          </w:rPr>
          <w:fldChar w:fldCharType="begin"/>
        </w:r>
        <w:r w:rsidR="00354D14">
          <w:rPr>
            <w:noProof/>
            <w:webHidden/>
          </w:rPr>
          <w:instrText xml:space="preserve"> PAGEREF _Toc170288565 \h </w:instrText>
        </w:r>
        <w:r w:rsidR="00354D14">
          <w:rPr>
            <w:noProof/>
            <w:webHidden/>
          </w:rPr>
        </w:r>
        <w:r w:rsidR="00354D14">
          <w:rPr>
            <w:noProof/>
            <w:webHidden/>
          </w:rPr>
          <w:fldChar w:fldCharType="separate"/>
        </w:r>
        <w:r w:rsidR="00461D1E">
          <w:rPr>
            <w:noProof/>
            <w:webHidden/>
          </w:rPr>
          <w:t>32</w:t>
        </w:r>
        <w:r w:rsidR="00354D14">
          <w:rPr>
            <w:noProof/>
            <w:webHidden/>
          </w:rPr>
          <w:fldChar w:fldCharType="end"/>
        </w:r>
      </w:hyperlink>
    </w:p>
    <w:p w14:paraId="34CC5249" w14:textId="61A4FE8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6" w:history="1">
        <w:r w:rsidR="00354D14" w:rsidRPr="004E2D0B">
          <w:rPr>
            <w:rStyle w:val="Hyperlink"/>
            <w:noProof/>
          </w:rPr>
          <w:t>2.4.3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Analogue points</w:t>
        </w:r>
        <w:r w:rsidR="00354D14">
          <w:rPr>
            <w:noProof/>
            <w:webHidden/>
          </w:rPr>
          <w:tab/>
        </w:r>
        <w:r w:rsidR="00354D14">
          <w:rPr>
            <w:noProof/>
            <w:webHidden/>
          </w:rPr>
          <w:fldChar w:fldCharType="begin"/>
        </w:r>
        <w:r w:rsidR="00354D14">
          <w:rPr>
            <w:noProof/>
            <w:webHidden/>
          </w:rPr>
          <w:instrText xml:space="preserve"> PAGEREF _Toc170288566 \h </w:instrText>
        </w:r>
        <w:r w:rsidR="00354D14">
          <w:rPr>
            <w:noProof/>
            <w:webHidden/>
          </w:rPr>
        </w:r>
        <w:r w:rsidR="00354D14">
          <w:rPr>
            <w:noProof/>
            <w:webHidden/>
          </w:rPr>
          <w:fldChar w:fldCharType="separate"/>
        </w:r>
        <w:r w:rsidR="00461D1E">
          <w:rPr>
            <w:noProof/>
            <w:webHidden/>
          </w:rPr>
          <w:t>34</w:t>
        </w:r>
        <w:r w:rsidR="00354D14">
          <w:rPr>
            <w:noProof/>
            <w:webHidden/>
          </w:rPr>
          <w:fldChar w:fldCharType="end"/>
        </w:r>
      </w:hyperlink>
    </w:p>
    <w:p w14:paraId="1D7D7C16" w14:textId="596D9698"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7" w:history="1">
        <w:r w:rsidR="00354D14" w:rsidRPr="004E2D0B">
          <w:rPr>
            <w:rStyle w:val="Hyperlink"/>
            <w:noProof/>
          </w:rPr>
          <w:t>2.4.4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Counter points</w:t>
        </w:r>
        <w:r w:rsidR="00354D14">
          <w:rPr>
            <w:noProof/>
            <w:webHidden/>
          </w:rPr>
          <w:tab/>
        </w:r>
        <w:r w:rsidR="00354D14">
          <w:rPr>
            <w:noProof/>
            <w:webHidden/>
          </w:rPr>
          <w:fldChar w:fldCharType="begin"/>
        </w:r>
        <w:r w:rsidR="00354D14">
          <w:rPr>
            <w:noProof/>
            <w:webHidden/>
          </w:rPr>
          <w:instrText xml:space="preserve"> PAGEREF _Toc170288567 \h </w:instrText>
        </w:r>
        <w:r w:rsidR="00354D14">
          <w:rPr>
            <w:noProof/>
            <w:webHidden/>
          </w:rPr>
        </w:r>
        <w:r w:rsidR="00354D14">
          <w:rPr>
            <w:noProof/>
            <w:webHidden/>
          </w:rPr>
          <w:fldChar w:fldCharType="separate"/>
        </w:r>
        <w:r w:rsidR="00461D1E">
          <w:rPr>
            <w:noProof/>
            <w:webHidden/>
          </w:rPr>
          <w:t>37</w:t>
        </w:r>
        <w:r w:rsidR="00354D14">
          <w:rPr>
            <w:noProof/>
            <w:webHidden/>
          </w:rPr>
          <w:fldChar w:fldCharType="end"/>
        </w:r>
      </w:hyperlink>
    </w:p>
    <w:p w14:paraId="720E08FE" w14:textId="4B50215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8" w:history="1">
        <w:r w:rsidR="00354D14" w:rsidRPr="004E2D0B">
          <w:rPr>
            <w:rStyle w:val="Hyperlink"/>
            <w:rFonts w:eastAsia="DengXian"/>
            <w:noProof/>
            <w:lang w:eastAsia="en-US"/>
          </w:rPr>
          <w:t>2.4.5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lang w:eastAsia="en-US"/>
          </w:rPr>
          <w:t>Analogue limits</w:t>
        </w:r>
        <w:r w:rsidR="00354D14">
          <w:rPr>
            <w:noProof/>
            <w:webHidden/>
          </w:rPr>
          <w:tab/>
        </w:r>
        <w:r w:rsidR="00354D14">
          <w:rPr>
            <w:noProof/>
            <w:webHidden/>
          </w:rPr>
          <w:fldChar w:fldCharType="begin"/>
        </w:r>
        <w:r w:rsidR="00354D14">
          <w:rPr>
            <w:noProof/>
            <w:webHidden/>
          </w:rPr>
          <w:instrText xml:space="preserve"> PAGEREF _Toc170288568 \h </w:instrText>
        </w:r>
        <w:r w:rsidR="00354D14">
          <w:rPr>
            <w:noProof/>
            <w:webHidden/>
          </w:rPr>
        </w:r>
        <w:r w:rsidR="00354D14">
          <w:rPr>
            <w:noProof/>
            <w:webHidden/>
          </w:rPr>
          <w:fldChar w:fldCharType="separate"/>
        </w:r>
        <w:r w:rsidR="00461D1E">
          <w:rPr>
            <w:noProof/>
            <w:webHidden/>
          </w:rPr>
          <w:t>39</w:t>
        </w:r>
        <w:r w:rsidR="00354D14">
          <w:rPr>
            <w:noProof/>
            <w:webHidden/>
          </w:rPr>
          <w:fldChar w:fldCharType="end"/>
        </w:r>
      </w:hyperlink>
    </w:p>
    <w:p w14:paraId="1F7BF089" w14:textId="5F1AFC4B"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9" w:history="1">
        <w:r w:rsidR="00354D14" w:rsidRPr="004E2D0B">
          <w:rPr>
            <w:rStyle w:val="Hyperlink"/>
            <w:rFonts w:eastAsia="DengXian"/>
            <w:noProof/>
          </w:rPr>
          <w:t>2.4.6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Counter limits</w:t>
        </w:r>
        <w:r w:rsidR="00354D14">
          <w:rPr>
            <w:noProof/>
            <w:webHidden/>
          </w:rPr>
          <w:tab/>
        </w:r>
        <w:r w:rsidR="00354D14">
          <w:rPr>
            <w:noProof/>
            <w:webHidden/>
          </w:rPr>
          <w:fldChar w:fldCharType="begin"/>
        </w:r>
        <w:r w:rsidR="00354D14">
          <w:rPr>
            <w:noProof/>
            <w:webHidden/>
          </w:rPr>
          <w:instrText xml:space="preserve"> PAGEREF _Toc170288569 \h </w:instrText>
        </w:r>
        <w:r w:rsidR="00354D14">
          <w:rPr>
            <w:noProof/>
            <w:webHidden/>
          </w:rPr>
        </w:r>
        <w:r w:rsidR="00354D14">
          <w:rPr>
            <w:noProof/>
            <w:webHidden/>
          </w:rPr>
          <w:fldChar w:fldCharType="separate"/>
        </w:r>
        <w:r w:rsidR="00461D1E">
          <w:rPr>
            <w:noProof/>
            <w:webHidden/>
          </w:rPr>
          <w:t>47</w:t>
        </w:r>
        <w:r w:rsidR="00354D14">
          <w:rPr>
            <w:noProof/>
            <w:webHidden/>
          </w:rPr>
          <w:fldChar w:fldCharType="end"/>
        </w:r>
      </w:hyperlink>
    </w:p>
    <w:p w14:paraId="70C77FC6" w14:textId="24509F5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0" w:history="1">
        <w:r w:rsidR="00354D14" w:rsidRPr="004E2D0B">
          <w:rPr>
            <w:rStyle w:val="Hyperlink"/>
            <w:rFonts w:eastAsia="DengXian"/>
            <w:noProof/>
          </w:rPr>
          <w:t>2.4.7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No change</w:t>
        </w:r>
        <w:r w:rsidR="00354D14">
          <w:rPr>
            <w:noProof/>
            <w:webHidden/>
          </w:rPr>
          <w:tab/>
        </w:r>
        <w:r w:rsidR="00354D14">
          <w:rPr>
            <w:noProof/>
            <w:webHidden/>
          </w:rPr>
          <w:fldChar w:fldCharType="begin"/>
        </w:r>
        <w:r w:rsidR="00354D14">
          <w:rPr>
            <w:noProof/>
            <w:webHidden/>
          </w:rPr>
          <w:instrText xml:space="preserve"> PAGEREF _Toc170288570 \h </w:instrText>
        </w:r>
        <w:r w:rsidR="00354D14">
          <w:rPr>
            <w:noProof/>
            <w:webHidden/>
          </w:rPr>
        </w:r>
        <w:r w:rsidR="00354D14">
          <w:rPr>
            <w:noProof/>
            <w:webHidden/>
          </w:rPr>
          <w:fldChar w:fldCharType="separate"/>
        </w:r>
        <w:r w:rsidR="00461D1E">
          <w:rPr>
            <w:noProof/>
            <w:webHidden/>
          </w:rPr>
          <w:t>50</w:t>
        </w:r>
        <w:r w:rsidR="00354D14">
          <w:rPr>
            <w:noProof/>
            <w:webHidden/>
          </w:rPr>
          <w:fldChar w:fldCharType="end"/>
        </w:r>
      </w:hyperlink>
    </w:p>
    <w:p w14:paraId="307DBE20" w14:textId="5F6C4C7C" w:rsidR="00354D14" w:rsidRDefault="00000000">
      <w:pPr>
        <w:pStyle w:val="TOC2"/>
        <w:rPr>
          <w:rFonts w:asciiTheme="minorHAnsi" w:eastAsiaTheme="minorEastAsia" w:hAnsiTheme="minorHAnsi" w:cstheme="minorBidi"/>
          <w:kern w:val="2"/>
          <w:sz w:val="22"/>
          <w:szCs w:val="22"/>
          <w14:ligatures w14:val="standardContextual"/>
        </w:rPr>
      </w:pPr>
      <w:hyperlink w:anchor="_Toc170288571" w:history="1">
        <w:r w:rsidR="00354D14" w:rsidRPr="004E2D0B">
          <w:rPr>
            <w:rStyle w:val="Hyperlink"/>
          </w:rPr>
          <w:t>2.5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Extended points</w:t>
        </w:r>
        <w:r w:rsidR="00354D14">
          <w:rPr>
            <w:webHidden/>
          </w:rPr>
          <w:tab/>
        </w:r>
        <w:r w:rsidR="00354D14">
          <w:rPr>
            <w:webHidden/>
          </w:rPr>
          <w:fldChar w:fldCharType="begin"/>
        </w:r>
        <w:r w:rsidR="00354D14">
          <w:rPr>
            <w:webHidden/>
          </w:rPr>
          <w:instrText xml:space="preserve"> PAGEREF _Toc170288571 \h </w:instrText>
        </w:r>
        <w:r w:rsidR="00354D14">
          <w:rPr>
            <w:webHidden/>
          </w:rPr>
        </w:r>
        <w:r w:rsidR="00354D14">
          <w:rPr>
            <w:webHidden/>
          </w:rPr>
          <w:fldChar w:fldCharType="separate"/>
        </w:r>
        <w:r w:rsidR="00461D1E">
          <w:rPr>
            <w:webHidden/>
          </w:rPr>
          <w:t>52</w:t>
        </w:r>
        <w:r w:rsidR="00354D14">
          <w:rPr>
            <w:webHidden/>
          </w:rPr>
          <w:fldChar w:fldCharType="end"/>
        </w:r>
      </w:hyperlink>
    </w:p>
    <w:p w14:paraId="62F39A61" w14:textId="36DD37EF"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2" w:history="1">
        <w:r w:rsidR="00354D14" w:rsidRPr="004E2D0B">
          <w:rPr>
            <w:rStyle w:val="Hyperlink"/>
            <w:noProof/>
          </w:rPr>
          <w:t>2.5.1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Minimum</w:t>
        </w:r>
        <w:r w:rsidR="00354D14">
          <w:rPr>
            <w:noProof/>
            <w:webHidden/>
          </w:rPr>
          <w:tab/>
        </w:r>
        <w:r w:rsidR="00354D14">
          <w:rPr>
            <w:noProof/>
            <w:webHidden/>
          </w:rPr>
          <w:fldChar w:fldCharType="begin"/>
        </w:r>
        <w:r w:rsidR="00354D14">
          <w:rPr>
            <w:noProof/>
            <w:webHidden/>
          </w:rPr>
          <w:instrText xml:space="preserve"> PAGEREF _Toc170288572 \h </w:instrText>
        </w:r>
        <w:r w:rsidR="00354D14">
          <w:rPr>
            <w:noProof/>
            <w:webHidden/>
          </w:rPr>
        </w:r>
        <w:r w:rsidR="00354D14">
          <w:rPr>
            <w:noProof/>
            <w:webHidden/>
          </w:rPr>
          <w:fldChar w:fldCharType="separate"/>
        </w:r>
        <w:r w:rsidR="00461D1E">
          <w:rPr>
            <w:noProof/>
            <w:webHidden/>
          </w:rPr>
          <w:t>54</w:t>
        </w:r>
        <w:r w:rsidR="00354D14">
          <w:rPr>
            <w:noProof/>
            <w:webHidden/>
          </w:rPr>
          <w:fldChar w:fldCharType="end"/>
        </w:r>
      </w:hyperlink>
    </w:p>
    <w:p w14:paraId="36766364" w14:textId="24BCCC8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3" w:history="1">
        <w:r w:rsidR="00354D14" w:rsidRPr="004E2D0B">
          <w:rPr>
            <w:rStyle w:val="Hyperlink"/>
            <w:noProof/>
          </w:rPr>
          <w:t>2.5.2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Maximum</w:t>
        </w:r>
        <w:r w:rsidR="00354D14">
          <w:rPr>
            <w:noProof/>
            <w:webHidden/>
          </w:rPr>
          <w:tab/>
        </w:r>
        <w:r w:rsidR="00354D14">
          <w:rPr>
            <w:noProof/>
            <w:webHidden/>
          </w:rPr>
          <w:fldChar w:fldCharType="begin"/>
        </w:r>
        <w:r w:rsidR="00354D14">
          <w:rPr>
            <w:noProof/>
            <w:webHidden/>
          </w:rPr>
          <w:instrText xml:space="preserve"> PAGEREF _Toc170288573 \h </w:instrText>
        </w:r>
        <w:r w:rsidR="00354D14">
          <w:rPr>
            <w:noProof/>
            <w:webHidden/>
          </w:rPr>
        </w:r>
        <w:r w:rsidR="00354D14">
          <w:rPr>
            <w:noProof/>
            <w:webHidden/>
          </w:rPr>
          <w:fldChar w:fldCharType="separate"/>
        </w:r>
        <w:r w:rsidR="00461D1E">
          <w:rPr>
            <w:noProof/>
            <w:webHidden/>
          </w:rPr>
          <w:t>54</w:t>
        </w:r>
        <w:r w:rsidR="00354D14">
          <w:rPr>
            <w:noProof/>
            <w:webHidden/>
          </w:rPr>
          <w:fldChar w:fldCharType="end"/>
        </w:r>
      </w:hyperlink>
    </w:p>
    <w:p w14:paraId="76CFB93C" w14:textId="46F8D0D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4" w:history="1">
        <w:r w:rsidR="00354D14" w:rsidRPr="004E2D0B">
          <w:rPr>
            <w:rStyle w:val="Hyperlink"/>
            <w:noProof/>
          </w:rPr>
          <w:t>2.5.3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Mean</w:t>
        </w:r>
        <w:r w:rsidR="00354D14">
          <w:rPr>
            <w:noProof/>
            <w:webHidden/>
          </w:rPr>
          <w:tab/>
        </w:r>
        <w:r w:rsidR="00354D14">
          <w:rPr>
            <w:noProof/>
            <w:webHidden/>
          </w:rPr>
          <w:fldChar w:fldCharType="begin"/>
        </w:r>
        <w:r w:rsidR="00354D14">
          <w:rPr>
            <w:noProof/>
            <w:webHidden/>
          </w:rPr>
          <w:instrText xml:space="preserve"> PAGEREF _Toc170288574 \h </w:instrText>
        </w:r>
        <w:r w:rsidR="00354D14">
          <w:rPr>
            <w:noProof/>
            <w:webHidden/>
          </w:rPr>
        </w:r>
        <w:r w:rsidR="00354D14">
          <w:rPr>
            <w:noProof/>
            <w:webHidden/>
          </w:rPr>
          <w:fldChar w:fldCharType="separate"/>
        </w:r>
        <w:r w:rsidR="00461D1E">
          <w:rPr>
            <w:noProof/>
            <w:webHidden/>
          </w:rPr>
          <w:t>54</w:t>
        </w:r>
        <w:r w:rsidR="00354D14">
          <w:rPr>
            <w:noProof/>
            <w:webHidden/>
          </w:rPr>
          <w:fldChar w:fldCharType="end"/>
        </w:r>
      </w:hyperlink>
    </w:p>
    <w:p w14:paraId="1A021EB2" w14:textId="64BA30C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5" w:history="1">
        <w:r w:rsidR="00354D14" w:rsidRPr="004E2D0B">
          <w:rPr>
            <w:rStyle w:val="Hyperlink"/>
            <w:noProof/>
          </w:rPr>
          <w:t>2.5.4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Standard deviation</w:t>
        </w:r>
        <w:r w:rsidR="00354D14">
          <w:rPr>
            <w:noProof/>
            <w:webHidden/>
          </w:rPr>
          <w:tab/>
        </w:r>
        <w:r w:rsidR="00354D14">
          <w:rPr>
            <w:noProof/>
            <w:webHidden/>
          </w:rPr>
          <w:fldChar w:fldCharType="begin"/>
        </w:r>
        <w:r w:rsidR="00354D14">
          <w:rPr>
            <w:noProof/>
            <w:webHidden/>
          </w:rPr>
          <w:instrText xml:space="preserve"> PAGEREF _Toc170288575 \h </w:instrText>
        </w:r>
        <w:r w:rsidR="00354D14">
          <w:rPr>
            <w:noProof/>
            <w:webHidden/>
          </w:rPr>
        </w:r>
        <w:r w:rsidR="00354D14">
          <w:rPr>
            <w:noProof/>
            <w:webHidden/>
          </w:rPr>
          <w:fldChar w:fldCharType="separate"/>
        </w:r>
        <w:r w:rsidR="00461D1E">
          <w:rPr>
            <w:noProof/>
            <w:webHidden/>
          </w:rPr>
          <w:t>54</w:t>
        </w:r>
        <w:r w:rsidR="00354D14">
          <w:rPr>
            <w:noProof/>
            <w:webHidden/>
          </w:rPr>
          <w:fldChar w:fldCharType="end"/>
        </w:r>
      </w:hyperlink>
    </w:p>
    <w:p w14:paraId="5E605BB8" w14:textId="02F4A01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6" w:history="1">
        <w:r w:rsidR="00354D14" w:rsidRPr="004E2D0B">
          <w:rPr>
            <w:rStyle w:val="Hyperlink"/>
            <w:noProof/>
          </w:rPr>
          <w:t>2.5.5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Integral</w:t>
        </w:r>
        <w:r w:rsidR="00354D14">
          <w:rPr>
            <w:noProof/>
            <w:webHidden/>
          </w:rPr>
          <w:tab/>
        </w:r>
        <w:r w:rsidR="00354D14">
          <w:rPr>
            <w:noProof/>
            <w:webHidden/>
          </w:rPr>
          <w:fldChar w:fldCharType="begin"/>
        </w:r>
        <w:r w:rsidR="00354D14">
          <w:rPr>
            <w:noProof/>
            <w:webHidden/>
          </w:rPr>
          <w:instrText xml:space="preserve"> PAGEREF _Toc170288576 \h </w:instrText>
        </w:r>
        <w:r w:rsidR="00354D14">
          <w:rPr>
            <w:noProof/>
            <w:webHidden/>
          </w:rPr>
        </w:r>
        <w:r w:rsidR="00354D14">
          <w:rPr>
            <w:noProof/>
            <w:webHidden/>
          </w:rPr>
          <w:fldChar w:fldCharType="separate"/>
        </w:r>
        <w:r w:rsidR="00461D1E">
          <w:rPr>
            <w:noProof/>
            <w:webHidden/>
          </w:rPr>
          <w:t>55</w:t>
        </w:r>
        <w:r w:rsidR="00354D14">
          <w:rPr>
            <w:noProof/>
            <w:webHidden/>
          </w:rPr>
          <w:fldChar w:fldCharType="end"/>
        </w:r>
      </w:hyperlink>
    </w:p>
    <w:p w14:paraId="31AB7F81" w14:textId="2FF6AA1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7" w:history="1">
        <w:r w:rsidR="00354D14" w:rsidRPr="004E2D0B">
          <w:rPr>
            <w:rStyle w:val="Hyperlink"/>
            <w:noProof/>
          </w:rPr>
          <w:t>2.5.6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Rate of change</w:t>
        </w:r>
        <w:r w:rsidR="00354D14">
          <w:rPr>
            <w:noProof/>
            <w:webHidden/>
          </w:rPr>
          <w:tab/>
        </w:r>
        <w:r w:rsidR="00354D14">
          <w:rPr>
            <w:noProof/>
            <w:webHidden/>
          </w:rPr>
          <w:fldChar w:fldCharType="begin"/>
        </w:r>
        <w:r w:rsidR="00354D14">
          <w:rPr>
            <w:noProof/>
            <w:webHidden/>
          </w:rPr>
          <w:instrText xml:space="preserve"> PAGEREF _Toc170288577 \h </w:instrText>
        </w:r>
        <w:r w:rsidR="00354D14">
          <w:rPr>
            <w:noProof/>
            <w:webHidden/>
          </w:rPr>
        </w:r>
        <w:r w:rsidR="00354D14">
          <w:rPr>
            <w:noProof/>
            <w:webHidden/>
          </w:rPr>
          <w:fldChar w:fldCharType="separate"/>
        </w:r>
        <w:r w:rsidR="00461D1E">
          <w:rPr>
            <w:noProof/>
            <w:webHidden/>
          </w:rPr>
          <w:t>55</w:t>
        </w:r>
        <w:r w:rsidR="00354D14">
          <w:rPr>
            <w:noProof/>
            <w:webHidden/>
          </w:rPr>
          <w:fldChar w:fldCharType="end"/>
        </w:r>
      </w:hyperlink>
    </w:p>
    <w:p w14:paraId="1B4753A7" w14:textId="55249A09"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8" w:history="1">
        <w:r w:rsidR="00354D14" w:rsidRPr="004E2D0B">
          <w:rPr>
            <w:rStyle w:val="Hyperlink"/>
            <w:noProof/>
          </w:rPr>
          <w:t>2.5.7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counter</w:t>
        </w:r>
        <w:r w:rsidR="00354D14">
          <w:rPr>
            <w:noProof/>
            <w:webHidden/>
          </w:rPr>
          <w:tab/>
        </w:r>
        <w:r w:rsidR="00354D14">
          <w:rPr>
            <w:noProof/>
            <w:webHidden/>
          </w:rPr>
          <w:fldChar w:fldCharType="begin"/>
        </w:r>
        <w:r w:rsidR="00354D14">
          <w:rPr>
            <w:noProof/>
            <w:webHidden/>
          </w:rPr>
          <w:instrText xml:space="preserve"> PAGEREF _Toc170288578 \h </w:instrText>
        </w:r>
        <w:r w:rsidR="00354D14">
          <w:rPr>
            <w:noProof/>
            <w:webHidden/>
          </w:rPr>
        </w:r>
        <w:r w:rsidR="00354D14">
          <w:rPr>
            <w:noProof/>
            <w:webHidden/>
          </w:rPr>
          <w:fldChar w:fldCharType="separate"/>
        </w:r>
        <w:r w:rsidR="00461D1E">
          <w:rPr>
            <w:noProof/>
            <w:webHidden/>
          </w:rPr>
          <w:t>57</w:t>
        </w:r>
        <w:r w:rsidR="00354D14">
          <w:rPr>
            <w:noProof/>
            <w:webHidden/>
          </w:rPr>
          <w:fldChar w:fldCharType="end"/>
        </w:r>
      </w:hyperlink>
    </w:p>
    <w:p w14:paraId="1A60F4B4" w14:textId="5114EB0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9" w:history="1">
        <w:r w:rsidR="00354D14" w:rsidRPr="004E2D0B">
          <w:rPr>
            <w:rStyle w:val="Hyperlink"/>
            <w:noProof/>
          </w:rPr>
          <w:t>2.5.8</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runtime</w:t>
        </w:r>
        <w:r w:rsidR="00354D14">
          <w:rPr>
            <w:noProof/>
            <w:webHidden/>
          </w:rPr>
          <w:tab/>
        </w:r>
        <w:r w:rsidR="00354D14">
          <w:rPr>
            <w:noProof/>
            <w:webHidden/>
          </w:rPr>
          <w:fldChar w:fldCharType="begin"/>
        </w:r>
        <w:r w:rsidR="00354D14">
          <w:rPr>
            <w:noProof/>
            <w:webHidden/>
          </w:rPr>
          <w:instrText xml:space="preserve"> PAGEREF _Toc170288579 \h </w:instrText>
        </w:r>
        <w:r w:rsidR="00354D14">
          <w:rPr>
            <w:noProof/>
            <w:webHidden/>
          </w:rPr>
        </w:r>
        <w:r w:rsidR="00354D14">
          <w:rPr>
            <w:noProof/>
            <w:webHidden/>
          </w:rPr>
          <w:fldChar w:fldCharType="separate"/>
        </w:r>
        <w:r w:rsidR="00461D1E">
          <w:rPr>
            <w:noProof/>
            <w:webHidden/>
          </w:rPr>
          <w:t>57</w:t>
        </w:r>
        <w:r w:rsidR="00354D14">
          <w:rPr>
            <w:noProof/>
            <w:webHidden/>
          </w:rPr>
          <w:fldChar w:fldCharType="end"/>
        </w:r>
      </w:hyperlink>
    </w:p>
    <w:p w14:paraId="1498585D" w14:textId="5CFB644C" w:rsidR="00354D14" w:rsidRDefault="00000000">
      <w:pPr>
        <w:pStyle w:val="TOC2"/>
        <w:rPr>
          <w:rFonts w:asciiTheme="minorHAnsi" w:eastAsiaTheme="minorEastAsia" w:hAnsiTheme="minorHAnsi" w:cstheme="minorBidi"/>
          <w:kern w:val="2"/>
          <w:sz w:val="22"/>
          <w:szCs w:val="22"/>
          <w14:ligatures w14:val="standardContextual"/>
        </w:rPr>
      </w:pPr>
      <w:hyperlink w:anchor="_Toc170288580" w:history="1">
        <w:r w:rsidR="00354D14" w:rsidRPr="004E2D0B">
          <w:rPr>
            <w:rStyle w:val="Hyperlink"/>
          </w:rPr>
          <w:t>2.6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Limit and control profiles</w:t>
        </w:r>
        <w:r w:rsidR="00354D14">
          <w:rPr>
            <w:webHidden/>
          </w:rPr>
          <w:tab/>
        </w:r>
        <w:r w:rsidR="00354D14">
          <w:rPr>
            <w:webHidden/>
          </w:rPr>
          <w:fldChar w:fldCharType="begin"/>
        </w:r>
        <w:r w:rsidR="00354D14">
          <w:rPr>
            <w:webHidden/>
          </w:rPr>
          <w:instrText xml:space="preserve"> PAGEREF _Toc170288580 \h </w:instrText>
        </w:r>
        <w:r w:rsidR="00354D14">
          <w:rPr>
            <w:webHidden/>
          </w:rPr>
        </w:r>
        <w:r w:rsidR="00354D14">
          <w:rPr>
            <w:webHidden/>
          </w:rPr>
          <w:fldChar w:fldCharType="separate"/>
        </w:r>
        <w:r w:rsidR="00461D1E">
          <w:rPr>
            <w:webHidden/>
          </w:rPr>
          <w:t>57</w:t>
        </w:r>
        <w:r w:rsidR="00354D14">
          <w:rPr>
            <w:webHidden/>
          </w:rPr>
          <w:fldChar w:fldCharType="end"/>
        </w:r>
      </w:hyperlink>
    </w:p>
    <w:p w14:paraId="33829964" w14:textId="44B95D39"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1" w:history="1">
        <w:r w:rsidR="00354D14" w:rsidRPr="004E2D0B">
          <w:rPr>
            <w:rStyle w:val="Hyperlink"/>
            <w:noProof/>
          </w:rPr>
          <w:t>2.6.1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Limit profiles</w:t>
        </w:r>
        <w:r w:rsidR="00354D14">
          <w:rPr>
            <w:noProof/>
            <w:webHidden/>
          </w:rPr>
          <w:tab/>
        </w:r>
        <w:r w:rsidR="00354D14">
          <w:rPr>
            <w:noProof/>
            <w:webHidden/>
          </w:rPr>
          <w:fldChar w:fldCharType="begin"/>
        </w:r>
        <w:r w:rsidR="00354D14">
          <w:rPr>
            <w:noProof/>
            <w:webHidden/>
          </w:rPr>
          <w:instrText xml:space="preserve"> PAGEREF _Toc170288581 \h </w:instrText>
        </w:r>
        <w:r w:rsidR="00354D14">
          <w:rPr>
            <w:noProof/>
            <w:webHidden/>
          </w:rPr>
        </w:r>
        <w:r w:rsidR="00354D14">
          <w:rPr>
            <w:noProof/>
            <w:webHidden/>
          </w:rPr>
          <w:fldChar w:fldCharType="separate"/>
        </w:r>
        <w:r w:rsidR="00461D1E">
          <w:rPr>
            <w:noProof/>
            <w:webHidden/>
          </w:rPr>
          <w:t>57</w:t>
        </w:r>
        <w:r w:rsidR="00354D14">
          <w:rPr>
            <w:noProof/>
            <w:webHidden/>
          </w:rPr>
          <w:fldChar w:fldCharType="end"/>
        </w:r>
      </w:hyperlink>
    </w:p>
    <w:p w14:paraId="34434E3F" w14:textId="4F48B8A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2" w:history="1">
        <w:r w:rsidR="00354D14" w:rsidRPr="004E2D0B">
          <w:rPr>
            <w:rStyle w:val="Hyperlink"/>
            <w:noProof/>
          </w:rPr>
          <w:t>2.6.2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Control profiles</w:t>
        </w:r>
        <w:r w:rsidR="00354D14">
          <w:rPr>
            <w:noProof/>
            <w:webHidden/>
          </w:rPr>
          <w:tab/>
        </w:r>
        <w:r w:rsidR="00354D14">
          <w:rPr>
            <w:noProof/>
            <w:webHidden/>
          </w:rPr>
          <w:fldChar w:fldCharType="begin"/>
        </w:r>
        <w:r w:rsidR="00354D14">
          <w:rPr>
            <w:noProof/>
            <w:webHidden/>
          </w:rPr>
          <w:instrText xml:space="preserve"> PAGEREF _Toc170288582 \h </w:instrText>
        </w:r>
        <w:r w:rsidR="00354D14">
          <w:rPr>
            <w:noProof/>
            <w:webHidden/>
          </w:rPr>
        </w:r>
        <w:r w:rsidR="00354D14">
          <w:rPr>
            <w:noProof/>
            <w:webHidden/>
          </w:rPr>
          <w:fldChar w:fldCharType="separate"/>
        </w:r>
        <w:r w:rsidR="00461D1E">
          <w:rPr>
            <w:noProof/>
            <w:webHidden/>
          </w:rPr>
          <w:t>58</w:t>
        </w:r>
        <w:r w:rsidR="00354D14">
          <w:rPr>
            <w:noProof/>
            <w:webHidden/>
          </w:rPr>
          <w:fldChar w:fldCharType="end"/>
        </w:r>
      </w:hyperlink>
    </w:p>
    <w:p w14:paraId="151D9437" w14:textId="6B2B2153" w:rsidR="00354D14" w:rsidRDefault="00000000">
      <w:pPr>
        <w:pStyle w:val="TOC2"/>
        <w:rPr>
          <w:rFonts w:asciiTheme="minorHAnsi" w:eastAsiaTheme="minorEastAsia" w:hAnsiTheme="minorHAnsi" w:cstheme="minorBidi"/>
          <w:kern w:val="2"/>
          <w:sz w:val="22"/>
          <w:szCs w:val="22"/>
          <w14:ligatures w14:val="standardContextual"/>
        </w:rPr>
      </w:pPr>
      <w:hyperlink w:anchor="_Toc170288583" w:history="1">
        <w:r w:rsidR="00354D14" w:rsidRPr="004E2D0B">
          <w:rPr>
            <w:rStyle w:val="Hyperlink"/>
          </w:rPr>
          <w:t>2.7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Calculated points</w:t>
        </w:r>
        <w:r w:rsidR="00354D14">
          <w:rPr>
            <w:webHidden/>
          </w:rPr>
          <w:tab/>
        </w:r>
        <w:r w:rsidR="00354D14">
          <w:rPr>
            <w:webHidden/>
          </w:rPr>
          <w:fldChar w:fldCharType="begin"/>
        </w:r>
        <w:r w:rsidR="00354D14">
          <w:rPr>
            <w:webHidden/>
          </w:rPr>
          <w:instrText xml:space="preserve"> PAGEREF _Toc170288583 \h </w:instrText>
        </w:r>
        <w:r w:rsidR="00354D14">
          <w:rPr>
            <w:webHidden/>
          </w:rPr>
        </w:r>
        <w:r w:rsidR="00354D14">
          <w:rPr>
            <w:webHidden/>
          </w:rPr>
          <w:fldChar w:fldCharType="separate"/>
        </w:r>
        <w:r w:rsidR="00461D1E">
          <w:rPr>
            <w:webHidden/>
          </w:rPr>
          <w:t>59</w:t>
        </w:r>
        <w:r w:rsidR="00354D14">
          <w:rPr>
            <w:webHidden/>
          </w:rPr>
          <w:fldChar w:fldCharType="end"/>
        </w:r>
      </w:hyperlink>
    </w:p>
    <w:p w14:paraId="2ACBC6D7" w14:textId="50B44189" w:rsidR="00354D14" w:rsidRDefault="00000000">
      <w:pPr>
        <w:pStyle w:val="TOC2"/>
        <w:rPr>
          <w:rFonts w:asciiTheme="minorHAnsi" w:eastAsiaTheme="minorEastAsia" w:hAnsiTheme="minorHAnsi" w:cstheme="minorBidi"/>
          <w:kern w:val="2"/>
          <w:sz w:val="22"/>
          <w:szCs w:val="22"/>
          <w14:ligatures w14:val="standardContextual"/>
        </w:rPr>
      </w:pPr>
      <w:hyperlink w:anchor="_Toc170288584" w:history="1">
        <w:r w:rsidR="00354D14" w:rsidRPr="004E2D0B">
          <w:rPr>
            <w:rStyle w:val="Hyperlink"/>
          </w:rPr>
          <w:t>2.8</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Incident logging</w:t>
        </w:r>
        <w:r w:rsidR="00354D14">
          <w:rPr>
            <w:webHidden/>
          </w:rPr>
          <w:tab/>
        </w:r>
        <w:r w:rsidR="00354D14">
          <w:rPr>
            <w:webHidden/>
          </w:rPr>
          <w:fldChar w:fldCharType="begin"/>
        </w:r>
        <w:r w:rsidR="00354D14">
          <w:rPr>
            <w:webHidden/>
          </w:rPr>
          <w:instrText xml:space="preserve"> PAGEREF _Toc170288584 \h </w:instrText>
        </w:r>
        <w:r w:rsidR="00354D14">
          <w:rPr>
            <w:webHidden/>
          </w:rPr>
        </w:r>
        <w:r w:rsidR="00354D14">
          <w:rPr>
            <w:webHidden/>
          </w:rPr>
          <w:fldChar w:fldCharType="separate"/>
        </w:r>
        <w:r w:rsidR="00461D1E">
          <w:rPr>
            <w:webHidden/>
          </w:rPr>
          <w:t>59</w:t>
        </w:r>
        <w:r w:rsidR="00354D14">
          <w:rPr>
            <w:webHidden/>
          </w:rPr>
          <w:fldChar w:fldCharType="end"/>
        </w:r>
      </w:hyperlink>
    </w:p>
    <w:p w14:paraId="6697FD2C" w14:textId="5BFD6F08"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5" w:history="1">
        <w:r w:rsidR="00354D14" w:rsidRPr="004E2D0B">
          <w:rPr>
            <w:rStyle w:val="Hyperlink"/>
          </w:rPr>
          <w:t>3</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Controls and overrides</w:t>
        </w:r>
        <w:r w:rsidR="00354D14">
          <w:rPr>
            <w:webHidden/>
          </w:rPr>
          <w:tab/>
        </w:r>
        <w:r w:rsidR="00354D14">
          <w:rPr>
            <w:webHidden/>
          </w:rPr>
          <w:fldChar w:fldCharType="begin"/>
        </w:r>
        <w:r w:rsidR="00354D14">
          <w:rPr>
            <w:webHidden/>
          </w:rPr>
          <w:instrText xml:space="preserve"> PAGEREF _Toc170288585 \h </w:instrText>
        </w:r>
        <w:r w:rsidR="00354D14">
          <w:rPr>
            <w:webHidden/>
          </w:rPr>
        </w:r>
        <w:r w:rsidR="00354D14">
          <w:rPr>
            <w:webHidden/>
          </w:rPr>
          <w:fldChar w:fldCharType="separate"/>
        </w:r>
        <w:r w:rsidR="00461D1E">
          <w:rPr>
            <w:webHidden/>
          </w:rPr>
          <w:t>61</w:t>
        </w:r>
        <w:r w:rsidR="00354D14">
          <w:rPr>
            <w:webHidden/>
          </w:rPr>
          <w:fldChar w:fldCharType="end"/>
        </w:r>
      </w:hyperlink>
    </w:p>
    <w:p w14:paraId="6FD85D5E" w14:textId="2C70A33F" w:rsidR="00354D14" w:rsidRDefault="00000000">
      <w:pPr>
        <w:pStyle w:val="TOC2"/>
        <w:rPr>
          <w:rFonts w:asciiTheme="minorHAnsi" w:eastAsiaTheme="minorEastAsia" w:hAnsiTheme="minorHAnsi" w:cstheme="minorBidi"/>
          <w:kern w:val="2"/>
          <w:sz w:val="22"/>
          <w:szCs w:val="22"/>
          <w14:ligatures w14:val="standardContextual"/>
        </w:rPr>
      </w:pPr>
      <w:hyperlink w:anchor="_Toc170288586" w:history="1">
        <w:r w:rsidR="00354D14" w:rsidRPr="004E2D0B">
          <w:rPr>
            <w:rStyle w:val="Hyperlink"/>
          </w:rPr>
          <w:t>3.1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Controls</w:t>
        </w:r>
        <w:r w:rsidR="00354D14">
          <w:rPr>
            <w:webHidden/>
          </w:rPr>
          <w:tab/>
        </w:r>
        <w:r w:rsidR="00354D14">
          <w:rPr>
            <w:webHidden/>
          </w:rPr>
          <w:fldChar w:fldCharType="begin"/>
        </w:r>
        <w:r w:rsidR="00354D14">
          <w:rPr>
            <w:webHidden/>
          </w:rPr>
          <w:instrText xml:space="preserve"> PAGEREF _Toc170288586 \h </w:instrText>
        </w:r>
        <w:r w:rsidR="00354D14">
          <w:rPr>
            <w:webHidden/>
          </w:rPr>
        </w:r>
        <w:r w:rsidR="00354D14">
          <w:rPr>
            <w:webHidden/>
          </w:rPr>
          <w:fldChar w:fldCharType="separate"/>
        </w:r>
        <w:r w:rsidR="00461D1E">
          <w:rPr>
            <w:webHidden/>
          </w:rPr>
          <w:t>61</w:t>
        </w:r>
        <w:r w:rsidR="00354D14">
          <w:rPr>
            <w:webHidden/>
          </w:rPr>
          <w:fldChar w:fldCharType="end"/>
        </w:r>
      </w:hyperlink>
    </w:p>
    <w:p w14:paraId="5A82DDED" w14:textId="6B270CB0" w:rsidR="00354D14" w:rsidRDefault="00000000">
      <w:pPr>
        <w:pStyle w:val="TOC2"/>
        <w:rPr>
          <w:rFonts w:asciiTheme="minorHAnsi" w:eastAsiaTheme="minorEastAsia" w:hAnsiTheme="minorHAnsi" w:cstheme="minorBidi"/>
          <w:kern w:val="2"/>
          <w:sz w:val="22"/>
          <w:szCs w:val="22"/>
          <w14:ligatures w14:val="standardContextual"/>
        </w:rPr>
      </w:pPr>
      <w:hyperlink w:anchor="_Toc170288587" w:history="1">
        <w:r w:rsidR="00354D14" w:rsidRPr="004E2D0B">
          <w:rPr>
            <w:rStyle w:val="Hyperlink"/>
          </w:rPr>
          <w:t>3.2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Overriding a point</w:t>
        </w:r>
        <w:r w:rsidR="00354D14">
          <w:rPr>
            <w:webHidden/>
          </w:rPr>
          <w:tab/>
        </w:r>
        <w:r w:rsidR="00354D14">
          <w:rPr>
            <w:webHidden/>
          </w:rPr>
          <w:fldChar w:fldCharType="begin"/>
        </w:r>
        <w:r w:rsidR="00354D14">
          <w:rPr>
            <w:webHidden/>
          </w:rPr>
          <w:instrText xml:space="preserve"> PAGEREF _Toc170288587 \h </w:instrText>
        </w:r>
        <w:r w:rsidR="00354D14">
          <w:rPr>
            <w:webHidden/>
          </w:rPr>
        </w:r>
        <w:r w:rsidR="00354D14">
          <w:rPr>
            <w:webHidden/>
          </w:rPr>
          <w:fldChar w:fldCharType="separate"/>
        </w:r>
        <w:r w:rsidR="00461D1E">
          <w:rPr>
            <w:webHidden/>
          </w:rPr>
          <w:t>61</w:t>
        </w:r>
        <w:r w:rsidR="00354D14">
          <w:rPr>
            <w:webHidden/>
          </w:rPr>
          <w:fldChar w:fldCharType="end"/>
        </w:r>
      </w:hyperlink>
    </w:p>
    <w:p w14:paraId="6988B3D2" w14:textId="386F967C"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8" w:history="1">
        <w:r w:rsidR="00354D14" w:rsidRPr="004E2D0B">
          <w:rPr>
            <w:rStyle w:val="Hyperlink"/>
          </w:rPr>
          <w:t>4</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reporting</w:t>
        </w:r>
        <w:r w:rsidR="00354D14">
          <w:rPr>
            <w:webHidden/>
          </w:rPr>
          <w:tab/>
        </w:r>
        <w:r w:rsidR="00354D14">
          <w:rPr>
            <w:webHidden/>
          </w:rPr>
          <w:fldChar w:fldCharType="begin"/>
        </w:r>
        <w:r w:rsidR="00354D14">
          <w:rPr>
            <w:webHidden/>
          </w:rPr>
          <w:instrText xml:space="preserve"> PAGEREF _Toc170288588 \h </w:instrText>
        </w:r>
        <w:r w:rsidR="00354D14">
          <w:rPr>
            <w:webHidden/>
          </w:rPr>
        </w:r>
        <w:r w:rsidR="00354D14">
          <w:rPr>
            <w:webHidden/>
          </w:rPr>
          <w:fldChar w:fldCharType="separate"/>
        </w:r>
        <w:r w:rsidR="00461D1E">
          <w:rPr>
            <w:webHidden/>
          </w:rPr>
          <w:t>63</w:t>
        </w:r>
        <w:r w:rsidR="00354D14">
          <w:rPr>
            <w:webHidden/>
          </w:rPr>
          <w:fldChar w:fldCharType="end"/>
        </w:r>
      </w:hyperlink>
    </w:p>
    <w:p w14:paraId="3C67809E" w14:textId="3865D360" w:rsidR="00354D14" w:rsidRDefault="00000000">
      <w:pPr>
        <w:pStyle w:val="TOC2"/>
        <w:rPr>
          <w:rFonts w:asciiTheme="minorHAnsi" w:eastAsiaTheme="minorEastAsia" w:hAnsiTheme="minorHAnsi" w:cstheme="minorBidi"/>
          <w:kern w:val="2"/>
          <w:sz w:val="22"/>
          <w:szCs w:val="22"/>
          <w14:ligatures w14:val="standardContextual"/>
        </w:rPr>
      </w:pPr>
      <w:hyperlink w:anchor="_Toc170288589" w:history="1">
        <w:r w:rsidR="00354D14" w:rsidRPr="004E2D0B">
          <w:rPr>
            <w:rStyle w:val="Hyperlink"/>
          </w:rPr>
          <w:t>4.1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formats</w:t>
        </w:r>
        <w:r w:rsidR="00354D14">
          <w:rPr>
            <w:webHidden/>
          </w:rPr>
          <w:tab/>
        </w:r>
        <w:r w:rsidR="00354D14">
          <w:rPr>
            <w:webHidden/>
          </w:rPr>
          <w:fldChar w:fldCharType="begin"/>
        </w:r>
        <w:r w:rsidR="00354D14">
          <w:rPr>
            <w:webHidden/>
          </w:rPr>
          <w:instrText xml:space="preserve"> PAGEREF _Toc170288589 \h </w:instrText>
        </w:r>
        <w:r w:rsidR="00354D14">
          <w:rPr>
            <w:webHidden/>
          </w:rPr>
        </w:r>
        <w:r w:rsidR="00354D14">
          <w:rPr>
            <w:webHidden/>
          </w:rPr>
          <w:fldChar w:fldCharType="separate"/>
        </w:r>
        <w:r w:rsidR="00461D1E">
          <w:rPr>
            <w:webHidden/>
          </w:rPr>
          <w:t>63</w:t>
        </w:r>
        <w:r w:rsidR="00354D14">
          <w:rPr>
            <w:webHidden/>
          </w:rPr>
          <w:fldChar w:fldCharType="end"/>
        </w:r>
      </w:hyperlink>
    </w:p>
    <w:p w14:paraId="69BDF481" w14:textId="5E5BAFEC" w:rsidR="00354D14" w:rsidRDefault="00000000">
      <w:pPr>
        <w:pStyle w:val="TOC2"/>
        <w:rPr>
          <w:rFonts w:asciiTheme="minorHAnsi" w:eastAsiaTheme="minorEastAsia" w:hAnsiTheme="minorHAnsi" w:cstheme="minorBidi"/>
          <w:kern w:val="2"/>
          <w:sz w:val="22"/>
          <w:szCs w:val="22"/>
          <w14:ligatures w14:val="standardContextual"/>
        </w:rPr>
      </w:pPr>
      <w:hyperlink w:anchor="_Toc170288590" w:history="1">
        <w:r w:rsidR="00354D14" w:rsidRPr="004E2D0B">
          <w:rPr>
            <w:rStyle w:val="Hyperlink"/>
          </w:rPr>
          <w:t>4.2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Requesting data</w:t>
        </w:r>
        <w:r w:rsidR="00354D14">
          <w:rPr>
            <w:webHidden/>
          </w:rPr>
          <w:tab/>
        </w:r>
        <w:r w:rsidR="00354D14">
          <w:rPr>
            <w:webHidden/>
          </w:rPr>
          <w:fldChar w:fldCharType="begin"/>
        </w:r>
        <w:r w:rsidR="00354D14">
          <w:rPr>
            <w:webHidden/>
          </w:rPr>
          <w:instrText xml:space="preserve"> PAGEREF _Toc170288590 \h </w:instrText>
        </w:r>
        <w:r w:rsidR="00354D14">
          <w:rPr>
            <w:webHidden/>
          </w:rPr>
        </w:r>
        <w:r w:rsidR="00354D14">
          <w:rPr>
            <w:webHidden/>
          </w:rPr>
          <w:fldChar w:fldCharType="separate"/>
        </w:r>
        <w:r w:rsidR="00461D1E">
          <w:rPr>
            <w:webHidden/>
          </w:rPr>
          <w:t>64</w:t>
        </w:r>
        <w:r w:rsidR="00354D14">
          <w:rPr>
            <w:webHidden/>
          </w:rPr>
          <w:fldChar w:fldCharType="end"/>
        </w:r>
      </w:hyperlink>
    </w:p>
    <w:p w14:paraId="3759E12A" w14:textId="7C4ACC33"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1" w:history="1">
        <w:r w:rsidR="00354D14" w:rsidRPr="004E2D0B">
          <w:rPr>
            <w:rStyle w:val="Hyperlink"/>
          </w:rPr>
          <w:t>5</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core blocks</w:t>
        </w:r>
        <w:r w:rsidR="00354D14">
          <w:rPr>
            <w:webHidden/>
          </w:rPr>
          <w:tab/>
        </w:r>
        <w:r w:rsidR="00354D14">
          <w:rPr>
            <w:webHidden/>
          </w:rPr>
          <w:fldChar w:fldCharType="begin"/>
        </w:r>
        <w:r w:rsidR="00354D14">
          <w:rPr>
            <w:webHidden/>
          </w:rPr>
          <w:instrText xml:space="preserve"> PAGEREF _Toc170288591 \h </w:instrText>
        </w:r>
        <w:r w:rsidR="00354D14">
          <w:rPr>
            <w:webHidden/>
          </w:rPr>
        </w:r>
        <w:r w:rsidR="00354D14">
          <w:rPr>
            <w:webHidden/>
          </w:rPr>
          <w:fldChar w:fldCharType="separate"/>
        </w:r>
        <w:r w:rsidR="00461D1E">
          <w:rPr>
            <w:webHidden/>
          </w:rPr>
          <w:t>66</w:t>
        </w:r>
        <w:r w:rsidR="00354D14">
          <w:rPr>
            <w:webHidden/>
          </w:rPr>
          <w:fldChar w:fldCharType="end"/>
        </w:r>
      </w:hyperlink>
    </w:p>
    <w:p w14:paraId="0E1FDC1B" w14:textId="033FEFBD"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2" w:history="1">
        <w:r w:rsidR="00354D14" w:rsidRPr="004E2D0B">
          <w:rPr>
            <w:rStyle w:val="Hyperlink"/>
          </w:rPr>
          <w:t>6</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Use of MQTT</w:t>
        </w:r>
        <w:r w:rsidR="00354D14">
          <w:rPr>
            <w:webHidden/>
          </w:rPr>
          <w:tab/>
        </w:r>
        <w:r w:rsidR="00354D14">
          <w:rPr>
            <w:webHidden/>
          </w:rPr>
          <w:fldChar w:fldCharType="begin"/>
        </w:r>
        <w:r w:rsidR="00354D14">
          <w:rPr>
            <w:webHidden/>
          </w:rPr>
          <w:instrText xml:space="preserve"> PAGEREF _Toc170288592 \h </w:instrText>
        </w:r>
        <w:r w:rsidR="00354D14">
          <w:rPr>
            <w:webHidden/>
          </w:rPr>
        </w:r>
        <w:r w:rsidR="00354D14">
          <w:rPr>
            <w:webHidden/>
          </w:rPr>
          <w:fldChar w:fldCharType="separate"/>
        </w:r>
        <w:r w:rsidR="00461D1E">
          <w:rPr>
            <w:webHidden/>
          </w:rPr>
          <w:t>67</w:t>
        </w:r>
        <w:r w:rsidR="00354D14">
          <w:rPr>
            <w:webHidden/>
          </w:rPr>
          <w:fldChar w:fldCharType="end"/>
        </w:r>
      </w:hyperlink>
    </w:p>
    <w:p w14:paraId="774BB519" w14:textId="22603B6F" w:rsidR="00354D14" w:rsidRDefault="00000000">
      <w:pPr>
        <w:pStyle w:val="TOC2"/>
        <w:rPr>
          <w:rFonts w:asciiTheme="minorHAnsi" w:eastAsiaTheme="minorEastAsia" w:hAnsiTheme="minorHAnsi" w:cstheme="minorBidi"/>
          <w:kern w:val="2"/>
          <w:sz w:val="22"/>
          <w:szCs w:val="22"/>
          <w14:ligatures w14:val="standardContextual"/>
        </w:rPr>
      </w:pPr>
      <w:hyperlink w:anchor="_Toc170288593" w:history="1">
        <w:r w:rsidR="00354D14" w:rsidRPr="004E2D0B">
          <w:rPr>
            <w:rStyle w:val="Hyperlink"/>
          </w:rPr>
          <w:t>6.1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Retained messages and connection state</w:t>
        </w:r>
        <w:r w:rsidR="00354D14">
          <w:rPr>
            <w:webHidden/>
          </w:rPr>
          <w:tab/>
        </w:r>
        <w:r w:rsidR="00354D14">
          <w:rPr>
            <w:webHidden/>
          </w:rPr>
          <w:fldChar w:fldCharType="begin"/>
        </w:r>
        <w:r w:rsidR="00354D14">
          <w:rPr>
            <w:webHidden/>
          </w:rPr>
          <w:instrText xml:space="preserve"> PAGEREF _Toc170288593 \h </w:instrText>
        </w:r>
        <w:r w:rsidR="00354D14">
          <w:rPr>
            <w:webHidden/>
          </w:rPr>
        </w:r>
        <w:r w:rsidR="00354D14">
          <w:rPr>
            <w:webHidden/>
          </w:rPr>
          <w:fldChar w:fldCharType="separate"/>
        </w:r>
        <w:r w:rsidR="00461D1E">
          <w:rPr>
            <w:webHidden/>
          </w:rPr>
          <w:t>67</w:t>
        </w:r>
        <w:r w:rsidR="00354D14">
          <w:rPr>
            <w:webHidden/>
          </w:rPr>
          <w:fldChar w:fldCharType="end"/>
        </w:r>
      </w:hyperlink>
    </w:p>
    <w:p w14:paraId="2E6F7040" w14:textId="5F606931" w:rsidR="00354D14" w:rsidRDefault="00000000">
      <w:pPr>
        <w:pStyle w:val="TOC2"/>
        <w:rPr>
          <w:rFonts w:asciiTheme="minorHAnsi" w:eastAsiaTheme="minorEastAsia" w:hAnsiTheme="minorHAnsi" w:cstheme="minorBidi"/>
          <w:kern w:val="2"/>
          <w:sz w:val="22"/>
          <w:szCs w:val="22"/>
          <w14:ligatures w14:val="standardContextual"/>
        </w:rPr>
      </w:pPr>
      <w:hyperlink w:anchor="_Toc170288594" w:history="1">
        <w:r w:rsidR="00354D14" w:rsidRPr="004E2D0B">
          <w:rPr>
            <w:rStyle w:val="Hyperlink"/>
          </w:rPr>
          <w:t>6.2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Publish/subscribe transports</w:t>
        </w:r>
        <w:r w:rsidR="00354D14">
          <w:rPr>
            <w:webHidden/>
          </w:rPr>
          <w:tab/>
        </w:r>
        <w:r w:rsidR="00354D14">
          <w:rPr>
            <w:webHidden/>
          </w:rPr>
          <w:fldChar w:fldCharType="begin"/>
        </w:r>
        <w:r w:rsidR="00354D14">
          <w:rPr>
            <w:webHidden/>
          </w:rPr>
          <w:instrText xml:space="preserve"> PAGEREF _Toc170288594 \h </w:instrText>
        </w:r>
        <w:r w:rsidR="00354D14">
          <w:rPr>
            <w:webHidden/>
          </w:rPr>
        </w:r>
        <w:r w:rsidR="00354D14">
          <w:rPr>
            <w:webHidden/>
          </w:rPr>
          <w:fldChar w:fldCharType="separate"/>
        </w:r>
        <w:r w:rsidR="00461D1E">
          <w:rPr>
            <w:webHidden/>
          </w:rPr>
          <w:t>67</w:t>
        </w:r>
        <w:r w:rsidR="00354D14">
          <w:rPr>
            <w:webHidden/>
          </w:rPr>
          <w:fldChar w:fldCharType="end"/>
        </w:r>
      </w:hyperlink>
    </w:p>
    <w:p w14:paraId="04321DF2" w14:textId="5B56FC73" w:rsidR="00354D14" w:rsidRDefault="00000000">
      <w:pPr>
        <w:pStyle w:val="TOC2"/>
        <w:rPr>
          <w:rFonts w:asciiTheme="minorHAnsi" w:eastAsiaTheme="minorEastAsia" w:hAnsiTheme="minorHAnsi" w:cstheme="minorBidi"/>
          <w:kern w:val="2"/>
          <w:sz w:val="22"/>
          <w:szCs w:val="22"/>
          <w14:ligatures w14:val="standardContextual"/>
        </w:rPr>
      </w:pPr>
      <w:hyperlink w:anchor="_Toc170288595" w:history="1">
        <w:r w:rsidR="00354D14" w:rsidRPr="004E2D0B">
          <w:rPr>
            <w:rStyle w:val="Hyperlink"/>
          </w:rPr>
          <w:t>6.3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Payload</w:t>
        </w:r>
        <w:r w:rsidR="00354D14">
          <w:rPr>
            <w:webHidden/>
          </w:rPr>
          <w:tab/>
        </w:r>
        <w:r w:rsidR="00354D14">
          <w:rPr>
            <w:webHidden/>
          </w:rPr>
          <w:fldChar w:fldCharType="begin"/>
        </w:r>
        <w:r w:rsidR="00354D14">
          <w:rPr>
            <w:webHidden/>
          </w:rPr>
          <w:instrText xml:space="preserve"> PAGEREF _Toc170288595 \h </w:instrText>
        </w:r>
        <w:r w:rsidR="00354D14">
          <w:rPr>
            <w:webHidden/>
          </w:rPr>
        </w:r>
        <w:r w:rsidR="00354D14">
          <w:rPr>
            <w:webHidden/>
          </w:rPr>
          <w:fldChar w:fldCharType="separate"/>
        </w:r>
        <w:r w:rsidR="00461D1E">
          <w:rPr>
            <w:webHidden/>
          </w:rPr>
          <w:t>67</w:t>
        </w:r>
        <w:r w:rsidR="00354D14">
          <w:rPr>
            <w:webHidden/>
          </w:rPr>
          <w:fldChar w:fldCharType="end"/>
        </w:r>
      </w:hyperlink>
    </w:p>
    <w:p w14:paraId="11B38676" w14:textId="63E909A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6" w:history="1">
        <w:r w:rsidR="00354D14" w:rsidRPr="004E2D0B">
          <w:rPr>
            <w:rStyle w:val="Hyperlink"/>
            <w:noProof/>
          </w:rPr>
          <w:t>6.3.1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Payload compression</w:t>
        </w:r>
        <w:r w:rsidR="00354D14">
          <w:rPr>
            <w:noProof/>
            <w:webHidden/>
          </w:rPr>
          <w:tab/>
        </w:r>
        <w:r w:rsidR="00354D14">
          <w:rPr>
            <w:noProof/>
            <w:webHidden/>
          </w:rPr>
          <w:fldChar w:fldCharType="begin"/>
        </w:r>
        <w:r w:rsidR="00354D14">
          <w:rPr>
            <w:noProof/>
            <w:webHidden/>
          </w:rPr>
          <w:instrText xml:space="preserve"> PAGEREF _Toc170288596 \h </w:instrText>
        </w:r>
        <w:r w:rsidR="00354D14">
          <w:rPr>
            <w:noProof/>
            <w:webHidden/>
          </w:rPr>
        </w:r>
        <w:r w:rsidR="00354D14">
          <w:rPr>
            <w:noProof/>
            <w:webHidden/>
          </w:rPr>
          <w:fldChar w:fldCharType="separate"/>
        </w:r>
        <w:r w:rsidR="00461D1E">
          <w:rPr>
            <w:noProof/>
            <w:webHidden/>
          </w:rPr>
          <w:t>68</w:t>
        </w:r>
        <w:r w:rsidR="00354D14">
          <w:rPr>
            <w:noProof/>
            <w:webHidden/>
          </w:rPr>
          <w:fldChar w:fldCharType="end"/>
        </w:r>
      </w:hyperlink>
    </w:p>
    <w:p w14:paraId="2F3A2387" w14:textId="2F8B02C4" w:rsidR="00354D14" w:rsidRDefault="00000000">
      <w:pPr>
        <w:pStyle w:val="TOC2"/>
        <w:rPr>
          <w:rFonts w:asciiTheme="minorHAnsi" w:eastAsiaTheme="minorEastAsia" w:hAnsiTheme="minorHAnsi" w:cstheme="minorBidi"/>
          <w:kern w:val="2"/>
          <w:sz w:val="22"/>
          <w:szCs w:val="22"/>
          <w14:ligatures w14:val="standardContextual"/>
        </w:rPr>
      </w:pPr>
      <w:hyperlink w:anchor="_Toc170288597" w:history="1">
        <w:r w:rsidR="00354D14" w:rsidRPr="004E2D0B">
          <w:rPr>
            <w:rStyle w:val="Hyperlink"/>
          </w:rPr>
          <w:t>6.4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Other topics</w:t>
        </w:r>
        <w:r w:rsidR="00354D14">
          <w:rPr>
            <w:webHidden/>
          </w:rPr>
          <w:tab/>
        </w:r>
        <w:r w:rsidR="00354D14">
          <w:rPr>
            <w:webHidden/>
          </w:rPr>
          <w:fldChar w:fldCharType="begin"/>
        </w:r>
        <w:r w:rsidR="00354D14">
          <w:rPr>
            <w:webHidden/>
          </w:rPr>
          <w:instrText xml:space="preserve"> PAGEREF _Toc170288597 \h </w:instrText>
        </w:r>
        <w:r w:rsidR="00354D14">
          <w:rPr>
            <w:webHidden/>
          </w:rPr>
        </w:r>
        <w:r w:rsidR="00354D14">
          <w:rPr>
            <w:webHidden/>
          </w:rPr>
          <w:fldChar w:fldCharType="separate"/>
        </w:r>
        <w:r w:rsidR="00461D1E">
          <w:rPr>
            <w:webHidden/>
          </w:rPr>
          <w:t>68</w:t>
        </w:r>
        <w:r w:rsidR="00354D14">
          <w:rPr>
            <w:webHidden/>
          </w:rPr>
          <w:fldChar w:fldCharType="end"/>
        </w:r>
      </w:hyperlink>
    </w:p>
    <w:p w14:paraId="6471B088" w14:textId="2F884988"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8" w:history="1">
        <w:r w:rsidR="00354D14" w:rsidRPr="004E2D0B">
          <w:rPr>
            <w:rStyle w:val="Hyperlink"/>
            <w:noProof/>
          </w:rPr>
          <w:t>6.4.1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Getdeviceinfo</w:t>
        </w:r>
        <w:r w:rsidR="00354D14">
          <w:rPr>
            <w:noProof/>
            <w:webHidden/>
          </w:rPr>
          <w:tab/>
        </w:r>
        <w:r w:rsidR="00354D14">
          <w:rPr>
            <w:noProof/>
            <w:webHidden/>
          </w:rPr>
          <w:fldChar w:fldCharType="begin"/>
        </w:r>
        <w:r w:rsidR="00354D14">
          <w:rPr>
            <w:noProof/>
            <w:webHidden/>
          </w:rPr>
          <w:instrText xml:space="preserve"> PAGEREF _Toc170288598 \h </w:instrText>
        </w:r>
        <w:r w:rsidR="00354D14">
          <w:rPr>
            <w:noProof/>
            <w:webHidden/>
          </w:rPr>
        </w:r>
        <w:r w:rsidR="00354D14">
          <w:rPr>
            <w:noProof/>
            <w:webHidden/>
          </w:rPr>
          <w:fldChar w:fldCharType="separate"/>
        </w:r>
        <w:r w:rsidR="00461D1E">
          <w:rPr>
            <w:noProof/>
            <w:webHidden/>
          </w:rPr>
          <w:t>68</w:t>
        </w:r>
        <w:r w:rsidR="00354D14">
          <w:rPr>
            <w:noProof/>
            <w:webHidden/>
          </w:rPr>
          <w:fldChar w:fldCharType="end"/>
        </w:r>
      </w:hyperlink>
    </w:p>
    <w:p w14:paraId="788E3DF9" w14:textId="4BE258C9"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9" w:history="1">
        <w:r w:rsidR="00354D14" w:rsidRPr="004E2D0B">
          <w:rPr>
            <w:rStyle w:val="Hyperlink"/>
            <w:noProof/>
          </w:rPr>
          <w:t>6.4.2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Maintaining time</w:t>
        </w:r>
        <w:r w:rsidR="00354D14">
          <w:rPr>
            <w:noProof/>
            <w:webHidden/>
          </w:rPr>
          <w:tab/>
        </w:r>
        <w:r w:rsidR="00354D14">
          <w:rPr>
            <w:noProof/>
            <w:webHidden/>
          </w:rPr>
          <w:fldChar w:fldCharType="begin"/>
        </w:r>
        <w:r w:rsidR="00354D14">
          <w:rPr>
            <w:noProof/>
            <w:webHidden/>
          </w:rPr>
          <w:instrText xml:space="preserve"> PAGEREF _Toc170288599 \h </w:instrText>
        </w:r>
        <w:r w:rsidR="00354D14">
          <w:rPr>
            <w:noProof/>
            <w:webHidden/>
          </w:rPr>
        </w:r>
        <w:r w:rsidR="00354D14">
          <w:rPr>
            <w:noProof/>
            <w:webHidden/>
          </w:rPr>
          <w:fldChar w:fldCharType="separate"/>
        </w:r>
        <w:r w:rsidR="00461D1E">
          <w:rPr>
            <w:noProof/>
            <w:webHidden/>
          </w:rPr>
          <w:t>68</w:t>
        </w:r>
        <w:r w:rsidR="00354D14">
          <w:rPr>
            <w:noProof/>
            <w:webHidden/>
          </w:rPr>
          <w:fldChar w:fldCharType="end"/>
        </w:r>
      </w:hyperlink>
    </w:p>
    <w:p w14:paraId="03EC813B" w14:textId="32E7127B" w:rsidR="00354D14" w:rsidRDefault="00000000">
      <w:pPr>
        <w:pStyle w:val="TOC2"/>
        <w:rPr>
          <w:rFonts w:asciiTheme="minorHAnsi" w:eastAsiaTheme="minorEastAsia" w:hAnsiTheme="minorHAnsi" w:cstheme="minorBidi"/>
          <w:kern w:val="2"/>
          <w:sz w:val="22"/>
          <w:szCs w:val="22"/>
          <w14:ligatures w14:val="standardContextual"/>
        </w:rPr>
      </w:pPr>
      <w:hyperlink w:anchor="_Toc170288600" w:history="1">
        <w:r w:rsidR="00354D14" w:rsidRPr="004E2D0B">
          <w:rPr>
            <w:rStyle w:val="Hyperlink"/>
          </w:rPr>
          <w:t>6.5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Communications, QoS, retention</w:t>
        </w:r>
        <w:r w:rsidR="00354D14">
          <w:rPr>
            <w:webHidden/>
          </w:rPr>
          <w:tab/>
        </w:r>
        <w:r w:rsidR="00354D14">
          <w:rPr>
            <w:webHidden/>
          </w:rPr>
          <w:fldChar w:fldCharType="begin"/>
        </w:r>
        <w:r w:rsidR="00354D14">
          <w:rPr>
            <w:webHidden/>
          </w:rPr>
          <w:instrText xml:space="preserve"> PAGEREF _Toc170288600 \h </w:instrText>
        </w:r>
        <w:r w:rsidR="00354D14">
          <w:rPr>
            <w:webHidden/>
          </w:rPr>
        </w:r>
        <w:r w:rsidR="00354D14">
          <w:rPr>
            <w:webHidden/>
          </w:rPr>
          <w:fldChar w:fldCharType="separate"/>
        </w:r>
        <w:r w:rsidR="00461D1E">
          <w:rPr>
            <w:webHidden/>
          </w:rPr>
          <w:t>70</w:t>
        </w:r>
        <w:r w:rsidR="00354D14">
          <w:rPr>
            <w:webHidden/>
          </w:rPr>
          <w:fldChar w:fldCharType="end"/>
        </w:r>
      </w:hyperlink>
    </w:p>
    <w:p w14:paraId="23266D02" w14:textId="185B0B0D"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1" w:history="1">
        <w:r w:rsidR="00354D14" w:rsidRPr="004E2D0B">
          <w:rPr>
            <w:rStyle w:val="Hyperlink"/>
          </w:rPr>
          <w:t>7</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lifecycle</w:t>
        </w:r>
        <w:r w:rsidR="00354D14">
          <w:rPr>
            <w:webHidden/>
          </w:rPr>
          <w:tab/>
        </w:r>
        <w:r w:rsidR="00354D14">
          <w:rPr>
            <w:webHidden/>
          </w:rPr>
          <w:fldChar w:fldCharType="begin"/>
        </w:r>
        <w:r w:rsidR="00354D14">
          <w:rPr>
            <w:webHidden/>
          </w:rPr>
          <w:instrText xml:space="preserve"> PAGEREF _Toc170288601 \h </w:instrText>
        </w:r>
        <w:r w:rsidR="00354D14">
          <w:rPr>
            <w:webHidden/>
          </w:rPr>
        </w:r>
        <w:r w:rsidR="00354D14">
          <w:rPr>
            <w:webHidden/>
          </w:rPr>
          <w:fldChar w:fldCharType="separate"/>
        </w:r>
        <w:r w:rsidR="00461D1E">
          <w:rPr>
            <w:webHidden/>
          </w:rPr>
          <w:t>71</w:t>
        </w:r>
        <w:r w:rsidR="00354D14">
          <w:rPr>
            <w:webHidden/>
          </w:rPr>
          <w:fldChar w:fldCharType="end"/>
        </w:r>
      </w:hyperlink>
    </w:p>
    <w:p w14:paraId="14309E86" w14:textId="2B00E088" w:rsidR="00354D14" w:rsidRDefault="00000000">
      <w:pPr>
        <w:pStyle w:val="TOC2"/>
        <w:rPr>
          <w:rFonts w:asciiTheme="minorHAnsi" w:eastAsiaTheme="minorEastAsia" w:hAnsiTheme="minorHAnsi" w:cstheme="minorBidi"/>
          <w:kern w:val="2"/>
          <w:sz w:val="22"/>
          <w:szCs w:val="22"/>
          <w14:ligatures w14:val="standardContextual"/>
        </w:rPr>
      </w:pPr>
      <w:hyperlink w:anchor="_Toc170288602" w:history="1">
        <w:r w:rsidR="00354D14" w:rsidRPr="004E2D0B">
          <w:rPr>
            <w:rStyle w:val="Hyperlink"/>
          </w:rPr>
          <w:t>7.1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Status message</w:t>
        </w:r>
        <w:r w:rsidR="00354D14">
          <w:rPr>
            <w:webHidden/>
          </w:rPr>
          <w:tab/>
        </w:r>
        <w:r w:rsidR="00354D14">
          <w:rPr>
            <w:webHidden/>
          </w:rPr>
          <w:fldChar w:fldCharType="begin"/>
        </w:r>
        <w:r w:rsidR="00354D14">
          <w:rPr>
            <w:webHidden/>
          </w:rPr>
          <w:instrText xml:space="preserve"> PAGEREF _Toc170288602 \h </w:instrText>
        </w:r>
        <w:r w:rsidR="00354D14">
          <w:rPr>
            <w:webHidden/>
          </w:rPr>
        </w:r>
        <w:r w:rsidR="00354D14">
          <w:rPr>
            <w:webHidden/>
          </w:rPr>
          <w:fldChar w:fldCharType="separate"/>
        </w:r>
        <w:r w:rsidR="00461D1E">
          <w:rPr>
            <w:webHidden/>
          </w:rPr>
          <w:t>71</w:t>
        </w:r>
        <w:r w:rsidR="00354D14">
          <w:rPr>
            <w:webHidden/>
          </w:rPr>
          <w:fldChar w:fldCharType="end"/>
        </w:r>
      </w:hyperlink>
    </w:p>
    <w:p w14:paraId="283E4862" w14:textId="6D3CDA17" w:rsidR="00354D14" w:rsidRDefault="00000000">
      <w:pPr>
        <w:pStyle w:val="TOC2"/>
        <w:rPr>
          <w:rFonts w:asciiTheme="minorHAnsi" w:eastAsiaTheme="minorEastAsia" w:hAnsiTheme="minorHAnsi" w:cstheme="minorBidi"/>
          <w:kern w:val="2"/>
          <w:sz w:val="22"/>
          <w:szCs w:val="22"/>
          <w14:ligatures w14:val="standardContextual"/>
        </w:rPr>
      </w:pPr>
      <w:hyperlink w:anchor="_Toc170288603" w:history="1">
        <w:r w:rsidR="00354D14" w:rsidRPr="004E2D0B">
          <w:rPr>
            <w:rStyle w:val="Hyperlink"/>
          </w:rPr>
          <w:t>7.2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Last Will and Testament</w:t>
        </w:r>
        <w:r w:rsidR="00354D14">
          <w:rPr>
            <w:webHidden/>
          </w:rPr>
          <w:tab/>
        </w:r>
        <w:r w:rsidR="00354D14">
          <w:rPr>
            <w:webHidden/>
          </w:rPr>
          <w:fldChar w:fldCharType="begin"/>
        </w:r>
        <w:r w:rsidR="00354D14">
          <w:rPr>
            <w:webHidden/>
          </w:rPr>
          <w:instrText xml:space="preserve"> PAGEREF _Toc170288603 \h </w:instrText>
        </w:r>
        <w:r w:rsidR="00354D14">
          <w:rPr>
            <w:webHidden/>
          </w:rPr>
        </w:r>
        <w:r w:rsidR="00354D14">
          <w:rPr>
            <w:webHidden/>
          </w:rPr>
          <w:fldChar w:fldCharType="separate"/>
        </w:r>
        <w:r w:rsidR="00461D1E">
          <w:rPr>
            <w:webHidden/>
          </w:rPr>
          <w:t>73</w:t>
        </w:r>
        <w:r w:rsidR="00354D14">
          <w:rPr>
            <w:webHidden/>
          </w:rPr>
          <w:fldChar w:fldCharType="end"/>
        </w:r>
      </w:hyperlink>
    </w:p>
    <w:p w14:paraId="786B98F0" w14:textId="3933CE86" w:rsidR="00354D14" w:rsidRDefault="00000000">
      <w:pPr>
        <w:pStyle w:val="TOC2"/>
        <w:rPr>
          <w:rFonts w:asciiTheme="minorHAnsi" w:eastAsiaTheme="minorEastAsia" w:hAnsiTheme="minorHAnsi" w:cstheme="minorBidi"/>
          <w:kern w:val="2"/>
          <w:sz w:val="22"/>
          <w:szCs w:val="22"/>
          <w14:ligatures w14:val="standardContextual"/>
        </w:rPr>
      </w:pPr>
      <w:hyperlink w:anchor="_Toc170288604" w:history="1">
        <w:r w:rsidR="00354D14" w:rsidRPr="004E2D0B">
          <w:rPr>
            <w:rStyle w:val="Hyperlink"/>
          </w:rPr>
          <w:t>7.3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 replacement</w:t>
        </w:r>
        <w:r w:rsidR="00354D14">
          <w:rPr>
            <w:webHidden/>
          </w:rPr>
          <w:tab/>
        </w:r>
        <w:r w:rsidR="00354D14">
          <w:rPr>
            <w:webHidden/>
          </w:rPr>
          <w:fldChar w:fldCharType="begin"/>
        </w:r>
        <w:r w:rsidR="00354D14">
          <w:rPr>
            <w:webHidden/>
          </w:rPr>
          <w:instrText xml:space="preserve"> PAGEREF _Toc170288604 \h </w:instrText>
        </w:r>
        <w:r w:rsidR="00354D14">
          <w:rPr>
            <w:webHidden/>
          </w:rPr>
        </w:r>
        <w:r w:rsidR="00354D14">
          <w:rPr>
            <w:webHidden/>
          </w:rPr>
          <w:fldChar w:fldCharType="separate"/>
        </w:r>
        <w:r w:rsidR="00461D1E">
          <w:rPr>
            <w:webHidden/>
          </w:rPr>
          <w:t>73</w:t>
        </w:r>
        <w:r w:rsidR="00354D14">
          <w:rPr>
            <w:webHidden/>
          </w:rPr>
          <w:fldChar w:fldCharType="end"/>
        </w:r>
      </w:hyperlink>
    </w:p>
    <w:p w14:paraId="52D71803" w14:textId="33731C6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5" w:history="1">
        <w:r w:rsidR="00354D14" w:rsidRPr="004E2D0B">
          <w:rPr>
            <w:rStyle w:val="Hyperlink"/>
          </w:rPr>
          <w:t>8</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Security</w:t>
        </w:r>
        <w:r w:rsidR="00354D14">
          <w:rPr>
            <w:webHidden/>
          </w:rPr>
          <w:tab/>
        </w:r>
        <w:r w:rsidR="00354D14">
          <w:rPr>
            <w:webHidden/>
          </w:rPr>
          <w:fldChar w:fldCharType="begin"/>
        </w:r>
        <w:r w:rsidR="00354D14">
          <w:rPr>
            <w:webHidden/>
          </w:rPr>
          <w:instrText xml:space="preserve"> PAGEREF _Toc170288605 \h </w:instrText>
        </w:r>
        <w:r w:rsidR="00354D14">
          <w:rPr>
            <w:webHidden/>
          </w:rPr>
        </w:r>
        <w:r w:rsidR="00354D14">
          <w:rPr>
            <w:webHidden/>
          </w:rPr>
          <w:fldChar w:fldCharType="separate"/>
        </w:r>
        <w:r w:rsidR="00461D1E">
          <w:rPr>
            <w:webHidden/>
          </w:rPr>
          <w:t>75</w:t>
        </w:r>
        <w:r w:rsidR="00354D14">
          <w:rPr>
            <w:webHidden/>
          </w:rPr>
          <w:fldChar w:fldCharType="end"/>
        </w:r>
      </w:hyperlink>
    </w:p>
    <w:p w14:paraId="20C1096D" w14:textId="60959D04"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6" w:history="1">
        <w:r w:rsidR="00354D14" w:rsidRPr="004E2D0B">
          <w:rPr>
            <w:rStyle w:val="Hyperlink"/>
          </w:rPr>
          <w:t>9</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Class names and ontology</w:t>
        </w:r>
        <w:r w:rsidR="00354D14">
          <w:rPr>
            <w:webHidden/>
          </w:rPr>
          <w:tab/>
        </w:r>
        <w:r w:rsidR="00354D14">
          <w:rPr>
            <w:webHidden/>
          </w:rPr>
          <w:fldChar w:fldCharType="begin"/>
        </w:r>
        <w:r w:rsidR="00354D14">
          <w:rPr>
            <w:webHidden/>
          </w:rPr>
          <w:instrText xml:space="preserve"> PAGEREF _Toc170288606 \h </w:instrText>
        </w:r>
        <w:r w:rsidR="00354D14">
          <w:rPr>
            <w:webHidden/>
          </w:rPr>
        </w:r>
        <w:r w:rsidR="00354D14">
          <w:rPr>
            <w:webHidden/>
          </w:rPr>
          <w:fldChar w:fldCharType="separate"/>
        </w:r>
        <w:r w:rsidR="00461D1E">
          <w:rPr>
            <w:webHidden/>
          </w:rPr>
          <w:t>77</w:t>
        </w:r>
        <w:r w:rsidR="00354D14">
          <w:rPr>
            <w:webHidden/>
          </w:rPr>
          <w:fldChar w:fldCharType="end"/>
        </w:r>
      </w:hyperlink>
    </w:p>
    <w:p w14:paraId="28936860" w14:textId="5EE09337" w:rsidR="00354D14" w:rsidRDefault="00000000">
      <w:pPr>
        <w:pStyle w:val="TOC2"/>
        <w:rPr>
          <w:rFonts w:asciiTheme="minorHAnsi" w:eastAsiaTheme="minorEastAsia" w:hAnsiTheme="minorHAnsi" w:cstheme="minorBidi"/>
          <w:kern w:val="2"/>
          <w:sz w:val="22"/>
          <w:szCs w:val="22"/>
          <w14:ligatures w14:val="standardContextual"/>
        </w:rPr>
      </w:pPr>
      <w:hyperlink w:anchor="_Toc170288607" w:history="1">
        <w:r w:rsidR="00354D14" w:rsidRPr="004E2D0B">
          <w:rPr>
            <w:rStyle w:val="Hyperlink"/>
          </w:rPr>
          <w:t>9.1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Fixed class names</w:t>
        </w:r>
        <w:r w:rsidR="00354D14">
          <w:rPr>
            <w:webHidden/>
          </w:rPr>
          <w:tab/>
        </w:r>
        <w:r w:rsidR="00354D14">
          <w:rPr>
            <w:webHidden/>
          </w:rPr>
          <w:fldChar w:fldCharType="begin"/>
        </w:r>
        <w:r w:rsidR="00354D14">
          <w:rPr>
            <w:webHidden/>
          </w:rPr>
          <w:instrText xml:space="preserve"> PAGEREF _Toc170288607 \h </w:instrText>
        </w:r>
        <w:r w:rsidR="00354D14">
          <w:rPr>
            <w:webHidden/>
          </w:rPr>
        </w:r>
        <w:r w:rsidR="00354D14">
          <w:rPr>
            <w:webHidden/>
          </w:rPr>
          <w:fldChar w:fldCharType="separate"/>
        </w:r>
        <w:r w:rsidR="00461D1E">
          <w:rPr>
            <w:webHidden/>
          </w:rPr>
          <w:t>77</w:t>
        </w:r>
        <w:r w:rsidR="00354D14">
          <w:rPr>
            <w:webHidden/>
          </w:rPr>
          <w:fldChar w:fldCharType="end"/>
        </w:r>
      </w:hyperlink>
    </w:p>
    <w:p w14:paraId="3A17F32E" w14:textId="0B286F51"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8" w:history="1">
        <w:r w:rsidR="00354D14" w:rsidRPr="004E2D0B">
          <w:rPr>
            <w:rStyle w:val="Hyperlink"/>
          </w:rPr>
          <w:t>10</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profile extensions and layout</w:t>
        </w:r>
        <w:r w:rsidR="00354D14">
          <w:rPr>
            <w:webHidden/>
          </w:rPr>
          <w:tab/>
        </w:r>
        <w:r w:rsidR="00354D14">
          <w:rPr>
            <w:webHidden/>
          </w:rPr>
          <w:fldChar w:fldCharType="begin"/>
        </w:r>
        <w:r w:rsidR="00354D14">
          <w:rPr>
            <w:webHidden/>
          </w:rPr>
          <w:instrText xml:space="preserve"> PAGEREF _Toc170288608 \h </w:instrText>
        </w:r>
        <w:r w:rsidR="00354D14">
          <w:rPr>
            <w:webHidden/>
          </w:rPr>
        </w:r>
        <w:r w:rsidR="00354D14">
          <w:rPr>
            <w:webHidden/>
          </w:rPr>
          <w:fldChar w:fldCharType="separate"/>
        </w:r>
        <w:r w:rsidR="00461D1E">
          <w:rPr>
            <w:webHidden/>
          </w:rPr>
          <w:t>79</w:t>
        </w:r>
        <w:r w:rsidR="00354D14">
          <w:rPr>
            <w:webHidden/>
          </w:rPr>
          <w:fldChar w:fldCharType="end"/>
        </w:r>
      </w:hyperlink>
    </w:p>
    <w:p w14:paraId="43D9106A" w14:textId="134356B8" w:rsidR="00354D14" w:rsidRDefault="00000000">
      <w:pPr>
        <w:pStyle w:val="TOC2"/>
        <w:rPr>
          <w:rFonts w:asciiTheme="minorHAnsi" w:eastAsiaTheme="minorEastAsia" w:hAnsiTheme="minorHAnsi" w:cstheme="minorBidi"/>
          <w:kern w:val="2"/>
          <w:sz w:val="22"/>
          <w:szCs w:val="22"/>
          <w14:ligatures w14:val="standardContextual"/>
        </w:rPr>
      </w:pPr>
      <w:hyperlink w:anchor="_Toc170288609" w:history="1">
        <w:r w:rsidR="00354D14" w:rsidRPr="004E2D0B">
          <w:rPr>
            <w:rStyle w:val="Hyperlink"/>
          </w:rPr>
          <w:t>10.1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Vendor extensions</w:t>
        </w:r>
        <w:r w:rsidR="00354D14">
          <w:rPr>
            <w:webHidden/>
          </w:rPr>
          <w:tab/>
        </w:r>
        <w:r w:rsidR="00354D14">
          <w:rPr>
            <w:webHidden/>
          </w:rPr>
          <w:fldChar w:fldCharType="begin"/>
        </w:r>
        <w:r w:rsidR="00354D14">
          <w:rPr>
            <w:webHidden/>
          </w:rPr>
          <w:instrText xml:space="preserve"> PAGEREF _Toc170288609 \h </w:instrText>
        </w:r>
        <w:r w:rsidR="00354D14">
          <w:rPr>
            <w:webHidden/>
          </w:rPr>
        </w:r>
        <w:r w:rsidR="00354D14">
          <w:rPr>
            <w:webHidden/>
          </w:rPr>
          <w:fldChar w:fldCharType="separate"/>
        </w:r>
        <w:r w:rsidR="00461D1E">
          <w:rPr>
            <w:webHidden/>
          </w:rPr>
          <w:t>79</w:t>
        </w:r>
        <w:r w:rsidR="00354D14">
          <w:rPr>
            <w:webHidden/>
          </w:rPr>
          <w:fldChar w:fldCharType="end"/>
        </w:r>
      </w:hyperlink>
    </w:p>
    <w:p w14:paraId="79579124" w14:textId="747AE3F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0" w:history="1">
        <w:r w:rsidR="00354D14" w:rsidRPr="004E2D0B">
          <w:rPr>
            <w:rStyle w:val="Hyperlink"/>
            <w:noProof/>
          </w:rPr>
          <w:t>10.1.1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properties</w:t>
        </w:r>
        <w:r w:rsidR="00354D14">
          <w:rPr>
            <w:noProof/>
            <w:webHidden/>
          </w:rPr>
          <w:tab/>
        </w:r>
        <w:r w:rsidR="00354D14">
          <w:rPr>
            <w:noProof/>
            <w:webHidden/>
          </w:rPr>
          <w:fldChar w:fldCharType="begin"/>
        </w:r>
        <w:r w:rsidR="00354D14">
          <w:rPr>
            <w:noProof/>
            <w:webHidden/>
          </w:rPr>
          <w:instrText xml:space="preserve"> PAGEREF _Toc170288610 \h </w:instrText>
        </w:r>
        <w:r w:rsidR="00354D14">
          <w:rPr>
            <w:noProof/>
            <w:webHidden/>
          </w:rPr>
        </w:r>
        <w:r w:rsidR="00354D14">
          <w:rPr>
            <w:noProof/>
            <w:webHidden/>
          </w:rPr>
          <w:fldChar w:fldCharType="separate"/>
        </w:r>
        <w:r w:rsidR="00461D1E">
          <w:rPr>
            <w:noProof/>
            <w:webHidden/>
          </w:rPr>
          <w:t>79</w:t>
        </w:r>
        <w:r w:rsidR="00354D14">
          <w:rPr>
            <w:noProof/>
            <w:webHidden/>
          </w:rPr>
          <w:fldChar w:fldCharType="end"/>
        </w:r>
      </w:hyperlink>
    </w:p>
    <w:p w14:paraId="2F67FBBA" w14:textId="5997C36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1" w:history="1">
        <w:r w:rsidR="00354D14" w:rsidRPr="004E2D0B">
          <w:rPr>
            <w:rStyle w:val="Hyperlink"/>
            <w:noProof/>
          </w:rPr>
          <w:t>10.1.2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objects</w:t>
        </w:r>
        <w:r w:rsidR="00354D14">
          <w:rPr>
            <w:noProof/>
            <w:webHidden/>
          </w:rPr>
          <w:tab/>
        </w:r>
        <w:r w:rsidR="00354D14">
          <w:rPr>
            <w:noProof/>
            <w:webHidden/>
          </w:rPr>
          <w:fldChar w:fldCharType="begin"/>
        </w:r>
        <w:r w:rsidR="00354D14">
          <w:rPr>
            <w:noProof/>
            <w:webHidden/>
          </w:rPr>
          <w:instrText xml:space="preserve"> PAGEREF _Toc170288611 \h </w:instrText>
        </w:r>
        <w:r w:rsidR="00354D14">
          <w:rPr>
            <w:noProof/>
            <w:webHidden/>
          </w:rPr>
        </w:r>
        <w:r w:rsidR="00354D14">
          <w:rPr>
            <w:noProof/>
            <w:webHidden/>
          </w:rPr>
          <w:fldChar w:fldCharType="separate"/>
        </w:r>
        <w:r w:rsidR="00461D1E">
          <w:rPr>
            <w:noProof/>
            <w:webHidden/>
          </w:rPr>
          <w:t>79</w:t>
        </w:r>
        <w:r w:rsidR="00354D14">
          <w:rPr>
            <w:noProof/>
            <w:webHidden/>
          </w:rPr>
          <w:fldChar w:fldCharType="end"/>
        </w:r>
      </w:hyperlink>
    </w:p>
    <w:p w14:paraId="4330ECE8" w14:textId="0092C36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2" w:history="1">
        <w:r w:rsidR="00354D14" w:rsidRPr="004E2D0B">
          <w:rPr>
            <w:rStyle w:val="Hyperlink"/>
            <w:noProof/>
          </w:rPr>
          <w:t>10.1.3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Translation</w:t>
        </w:r>
        <w:r w:rsidR="00354D14">
          <w:rPr>
            <w:noProof/>
            <w:webHidden/>
          </w:rPr>
          <w:tab/>
        </w:r>
        <w:r w:rsidR="00354D14">
          <w:rPr>
            <w:noProof/>
            <w:webHidden/>
          </w:rPr>
          <w:fldChar w:fldCharType="begin"/>
        </w:r>
        <w:r w:rsidR="00354D14">
          <w:rPr>
            <w:noProof/>
            <w:webHidden/>
          </w:rPr>
          <w:instrText xml:space="preserve"> PAGEREF _Toc170288612 \h </w:instrText>
        </w:r>
        <w:r w:rsidR="00354D14">
          <w:rPr>
            <w:noProof/>
            <w:webHidden/>
          </w:rPr>
        </w:r>
        <w:r w:rsidR="00354D14">
          <w:rPr>
            <w:noProof/>
            <w:webHidden/>
          </w:rPr>
          <w:fldChar w:fldCharType="separate"/>
        </w:r>
        <w:r w:rsidR="00461D1E">
          <w:rPr>
            <w:noProof/>
            <w:webHidden/>
          </w:rPr>
          <w:t>79</w:t>
        </w:r>
        <w:r w:rsidR="00354D14">
          <w:rPr>
            <w:noProof/>
            <w:webHidden/>
          </w:rPr>
          <w:fldChar w:fldCharType="end"/>
        </w:r>
      </w:hyperlink>
    </w:p>
    <w:p w14:paraId="46FD4E0F" w14:textId="468F2307" w:rsidR="00354D14" w:rsidRDefault="00000000">
      <w:pPr>
        <w:pStyle w:val="TOC2"/>
        <w:rPr>
          <w:rFonts w:asciiTheme="minorHAnsi" w:eastAsiaTheme="minorEastAsia" w:hAnsiTheme="minorHAnsi" w:cstheme="minorBidi"/>
          <w:kern w:val="2"/>
          <w:sz w:val="22"/>
          <w:szCs w:val="22"/>
          <w14:ligatures w14:val="standardContextual"/>
        </w:rPr>
      </w:pPr>
      <w:hyperlink w:anchor="_Toc170288613" w:history="1">
        <w:r w:rsidR="00354D14" w:rsidRPr="004E2D0B">
          <w:rPr>
            <w:rStyle w:val="Hyperlink"/>
          </w:rPr>
          <w:t>10.2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Suggesting SA UI layout</w:t>
        </w:r>
        <w:r w:rsidR="00354D14">
          <w:rPr>
            <w:webHidden/>
          </w:rPr>
          <w:tab/>
        </w:r>
        <w:r w:rsidR="00354D14">
          <w:rPr>
            <w:webHidden/>
          </w:rPr>
          <w:fldChar w:fldCharType="begin"/>
        </w:r>
        <w:r w:rsidR="00354D14">
          <w:rPr>
            <w:webHidden/>
          </w:rPr>
          <w:instrText xml:space="preserve"> PAGEREF _Toc170288613 \h </w:instrText>
        </w:r>
        <w:r w:rsidR="00354D14">
          <w:rPr>
            <w:webHidden/>
          </w:rPr>
        </w:r>
        <w:r w:rsidR="00354D14">
          <w:rPr>
            <w:webHidden/>
          </w:rPr>
          <w:fldChar w:fldCharType="separate"/>
        </w:r>
        <w:r w:rsidR="00461D1E">
          <w:rPr>
            <w:webHidden/>
          </w:rPr>
          <w:t>79</w:t>
        </w:r>
        <w:r w:rsidR="00354D14">
          <w:rPr>
            <w:webHidden/>
          </w:rPr>
          <w:fldChar w:fldCharType="end"/>
        </w:r>
      </w:hyperlink>
    </w:p>
    <w:p w14:paraId="7EA85DC0" w14:textId="301C737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4" w:history="1">
        <w:r w:rsidR="00354D14" w:rsidRPr="004E2D0B">
          <w:rPr>
            <w:rStyle w:val="Hyperlink"/>
            <w:noProof/>
          </w:rPr>
          <w:t>10.2.1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configFields</w:t>
        </w:r>
        <w:r w:rsidR="00354D14">
          <w:rPr>
            <w:noProof/>
            <w:webHidden/>
          </w:rPr>
          <w:tab/>
        </w:r>
        <w:r w:rsidR="00354D14">
          <w:rPr>
            <w:noProof/>
            <w:webHidden/>
          </w:rPr>
          <w:fldChar w:fldCharType="begin"/>
        </w:r>
        <w:r w:rsidR="00354D14">
          <w:rPr>
            <w:noProof/>
            <w:webHidden/>
          </w:rPr>
          <w:instrText xml:space="preserve"> PAGEREF _Toc170288614 \h </w:instrText>
        </w:r>
        <w:r w:rsidR="00354D14">
          <w:rPr>
            <w:noProof/>
            <w:webHidden/>
          </w:rPr>
        </w:r>
        <w:r w:rsidR="00354D14">
          <w:rPr>
            <w:noProof/>
            <w:webHidden/>
          </w:rPr>
          <w:fldChar w:fldCharType="separate"/>
        </w:r>
        <w:r w:rsidR="00461D1E">
          <w:rPr>
            <w:noProof/>
            <w:webHidden/>
          </w:rPr>
          <w:t>79</w:t>
        </w:r>
        <w:r w:rsidR="00354D14">
          <w:rPr>
            <w:noProof/>
            <w:webHidden/>
          </w:rPr>
          <w:fldChar w:fldCharType="end"/>
        </w:r>
      </w:hyperlink>
    </w:p>
    <w:p w14:paraId="1C2199D2" w14:textId="7C291C3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5" w:history="1">
        <w:r w:rsidR="00354D14" w:rsidRPr="004E2D0B">
          <w:rPr>
            <w:rStyle w:val="Hyperlink"/>
            <w:noProof/>
          </w:rPr>
          <w:t>10.2.2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Group</w:t>
        </w:r>
        <w:r w:rsidR="00354D14">
          <w:rPr>
            <w:noProof/>
            <w:webHidden/>
          </w:rPr>
          <w:tab/>
        </w:r>
        <w:r w:rsidR="00354D14">
          <w:rPr>
            <w:noProof/>
            <w:webHidden/>
          </w:rPr>
          <w:fldChar w:fldCharType="begin"/>
        </w:r>
        <w:r w:rsidR="00354D14">
          <w:rPr>
            <w:noProof/>
            <w:webHidden/>
          </w:rPr>
          <w:instrText xml:space="preserve"> PAGEREF _Toc170288615 \h </w:instrText>
        </w:r>
        <w:r w:rsidR="00354D14">
          <w:rPr>
            <w:noProof/>
            <w:webHidden/>
          </w:rPr>
        </w:r>
        <w:r w:rsidR="00354D14">
          <w:rPr>
            <w:noProof/>
            <w:webHidden/>
          </w:rPr>
          <w:fldChar w:fldCharType="separate"/>
        </w:r>
        <w:r w:rsidR="00461D1E">
          <w:rPr>
            <w:noProof/>
            <w:webHidden/>
          </w:rPr>
          <w:t>79</w:t>
        </w:r>
        <w:r w:rsidR="00354D14">
          <w:rPr>
            <w:noProof/>
            <w:webHidden/>
          </w:rPr>
          <w:fldChar w:fldCharType="end"/>
        </w:r>
      </w:hyperlink>
    </w:p>
    <w:p w14:paraId="5016C58F" w14:textId="4C18EDB6"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6" w:history="1">
        <w:r w:rsidR="00354D14" w:rsidRPr="004E2D0B">
          <w:rPr>
            <w:rStyle w:val="Hyperlink"/>
          </w:rPr>
          <w:t>11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Example use cases</w:t>
        </w:r>
        <w:r w:rsidR="00354D14">
          <w:rPr>
            <w:webHidden/>
          </w:rPr>
          <w:tab/>
        </w:r>
        <w:r w:rsidR="00354D14">
          <w:rPr>
            <w:webHidden/>
          </w:rPr>
          <w:fldChar w:fldCharType="begin"/>
        </w:r>
        <w:r w:rsidR="00354D14">
          <w:rPr>
            <w:webHidden/>
          </w:rPr>
          <w:instrText xml:space="preserve"> PAGEREF _Toc170288616 \h </w:instrText>
        </w:r>
        <w:r w:rsidR="00354D14">
          <w:rPr>
            <w:webHidden/>
          </w:rPr>
        </w:r>
        <w:r w:rsidR="00354D14">
          <w:rPr>
            <w:webHidden/>
          </w:rPr>
          <w:fldChar w:fldCharType="separate"/>
        </w:r>
        <w:r w:rsidR="00461D1E">
          <w:rPr>
            <w:webHidden/>
          </w:rPr>
          <w:t>81</w:t>
        </w:r>
        <w:r w:rsidR="00354D14">
          <w:rPr>
            <w:webHidden/>
          </w:rPr>
          <w:fldChar w:fldCharType="end"/>
        </w:r>
      </w:hyperlink>
    </w:p>
    <w:p w14:paraId="14A5E89A" w14:textId="652C54B8" w:rsidR="00354D14" w:rsidRDefault="00000000">
      <w:pPr>
        <w:pStyle w:val="TOC2"/>
        <w:rPr>
          <w:rFonts w:asciiTheme="minorHAnsi" w:eastAsiaTheme="minorEastAsia" w:hAnsiTheme="minorHAnsi" w:cstheme="minorBidi"/>
          <w:kern w:val="2"/>
          <w:sz w:val="22"/>
          <w:szCs w:val="22"/>
          <w14:ligatures w14:val="standardContextual"/>
        </w:rPr>
      </w:pPr>
      <w:hyperlink w:anchor="_Toc170288617" w:history="1">
        <w:r w:rsidR="00354D14" w:rsidRPr="004E2D0B">
          <w:rPr>
            <w:rStyle w:val="Hyperlink"/>
            <w:rFonts w:eastAsia="DengXian Light"/>
            <w:lang w:eastAsia="en-US"/>
          </w:rPr>
          <w:t>11.1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Simplest case</w:t>
        </w:r>
        <w:r w:rsidR="00354D14">
          <w:rPr>
            <w:webHidden/>
          </w:rPr>
          <w:tab/>
        </w:r>
        <w:r w:rsidR="00354D14">
          <w:rPr>
            <w:webHidden/>
          </w:rPr>
          <w:fldChar w:fldCharType="begin"/>
        </w:r>
        <w:r w:rsidR="00354D14">
          <w:rPr>
            <w:webHidden/>
          </w:rPr>
          <w:instrText xml:space="preserve"> PAGEREF _Toc170288617 \h </w:instrText>
        </w:r>
        <w:r w:rsidR="00354D14">
          <w:rPr>
            <w:webHidden/>
          </w:rPr>
        </w:r>
        <w:r w:rsidR="00354D14">
          <w:rPr>
            <w:webHidden/>
          </w:rPr>
          <w:fldChar w:fldCharType="separate"/>
        </w:r>
        <w:r w:rsidR="00461D1E">
          <w:rPr>
            <w:webHidden/>
          </w:rPr>
          <w:t>81</w:t>
        </w:r>
        <w:r w:rsidR="00354D14">
          <w:rPr>
            <w:webHidden/>
          </w:rPr>
          <w:fldChar w:fldCharType="end"/>
        </w:r>
      </w:hyperlink>
    </w:p>
    <w:p w14:paraId="3BD913C4" w14:textId="525F10D4" w:rsidR="00354D14" w:rsidRDefault="00000000">
      <w:pPr>
        <w:pStyle w:val="TOC2"/>
        <w:rPr>
          <w:rFonts w:asciiTheme="minorHAnsi" w:eastAsiaTheme="minorEastAsia" w:hAnsiTheme="minorHAnsi" w:cstheme="minorBidi"/>
          <w:kern w:val="2"/>
          <w:sz w:val="22"/>
          <w:szCs w:val="22"/>
          <w14:ligatures w14:val="standardContextual"/>
        </w:rPr>
      </w:pPr>
      <w:hyperlink w:anchor="_Toc170288618" w:history="1">
        <w:r w:rsidR="00354D14" w:rsidRPr="004E2D0B">
          <w:rPr>
            <w:rStyle w:val="Hyperlink"/>
            <w:rFonts w:eastAsia="DengXian Light"/>
            <w:lang w:eastAsia="en-US"/>
          </w:rPr>
          <w:t>11.2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A configurable field device</w:t>
        </w:r>
        <w:r w:rsidR="00354D14">
          <w:rPr>
            <w:webHidden/>
          </w:rPr>
          <w:tab/>
        </w:r>
        <w:r w:rsidR="00354D14">
          <w:rPr>
            <w:webHidden/>
          </w:rPr>
          <w:fldChar w:fldCharType="begin"/>
        </w:r>
        <w:r w:rsidR="00354D14">
          <w:rPr>
            <w:webHidden/>
          </w:rPr>
          <w:instrText xml:space="preserve"> PAGEREF _Toc170288618 \h </w:instrText>
        </w:r>
        <w:r w:rsidR="00354D14">
          <w:rPr>
            <w:webHidden/>
          </w:rPr>
        </w:r>
        <w:r w:rsidR="00354D14">
          <w:rPr>
            <w:webHidden/>
          </w:rPr>
          <w:fldChar w:fldCharType="separate"/>
        </w:r>
        <w:r w:rsidR="00461D1E">
          <w:rPr>
            <w:webHidden/>
          </w:rPr>
          <w:t>81</w:t>
        </w:r>
        <w:r w:rsidR="00354D14">
          <w:rPr>
            <w:webHidden/>
          </w:rPr>
          <w:fldChar w:fldCharType="end"/>
        </w:r>
      </w:hyperlink>
    </w:p>
    <w:p w14:paraId="11D82C69" w14:textId="63E62944"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9" w:history="1">
        <w:r w:rsidR="00354D14" w:rsidRPr="004E2D0B">
          <w:rPr>
            <w:rStyle w:val="Hyperlink"/>
          </w:rPr>
          <w:t>12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Supervisory application profile document</w:t>
        </w:r>
        <w:r w:rsidR="00354D14">
          <w:rPr>
            <w:webHidden/>
          </w:rPr>
          <w:tab/>
        </w:r>
        <w:r w:rsidR="00354D14">
          <w:rPr>
            <w:webHidden/>
          </w:rPr>
          <w:fldChar w:fldCharType="begin"/>
        </w:r>
        <w:r w:rsidR="00354D14">
          <w:rPr>
            <w:webHidden/>
          </w:rPr>
          <w:instrText xml:space="preserve"> PAGEREF _Toc170288619 \h </w:instrText>
        </w:r>
        <w:r w:rsidR="00354D14">
          <w:rPr>
            <w:webHidden/>
          </w:rPr>
        </w:r>
        <w:r w:rsidR="00354D14">
          <w:rPr>
            <w:webHidden/>
          </w:rPr>
          <w:fldChar w:fldCharType="separate"/>
        </w:r>
        <w:r w:rsidR="00461D1E">
          <w:rPr>
            <w:webHidden/>
          </w:rPr>
          <w:t>83</w:t>
        </w:r>
        <w:r w:rsidR="00354D14">
          <w:rPr>
            <w:webHidden/>
          </w:rPr>
          <w:fldChar w:fldCharType="end"/>
        </w:r>
      </w:hyperlink>
    </w:p>
    <w:p w14:paraId="2D2C6255" w14:textId="52BDA4BC"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0" w:history="1">
        <w:r w:rsidR="00354D14" w:rsidRPr="004E2D0B">
          <w:rPr>
            <w:rStyle w:val="Hyperlink"/>
          </w:rPr>
          <w:t>A</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JSON files</w:t>
        </w:r>
        <w:r w:rsidR="00354D14">
          <w:rPr>
            <w:webHidden/>
          </w:rPr>
          <w:tab/>
        </w:r>
        <w:r w:rsidR="00354D14">
          <w:rPr>
            <w:webHidden/>
          </w:rPr>
          <w:fldChar w:fldCharType="begin"/>
        </w:r>
        <w:r w:rsidR="00354D14">
          <w:rPr>
            <w:webHidden/>
          </w:rPr>
          <w:instrText xml:space="preserve"> PAGEREF _Toc170288620 \h </w:instrText>
        </w:r>
        <w:r w:rsidR="00354D14">
          <w:rPr>
            <w:webHidden/>
          </w:rPr>
        </w:r>
        <w:r w:rsidR="00354D14">
          <w:rPr>
            <w:webHidden/>
          </w:rPr>
          <w:fldChar w:fldCharType="separate"/>
        </w:r>
        <w:r w:rsidR="00461D1E">
          <w:rPr>
            <w:webHidden/>
          </w:rPr>
          <w:t>85</w:t>
        </w:r>
        <w:r w:rsidR="00354D14">
          <w:rPr>
            <w:webHidden/>
          </w:rPr>
          <w:fldChar w:fldCharType="end"/>
        </w:r>
      </w:hyperlink>
    </w:p>
    <w:p w14:paraId="1AC51479" w14:textId="64EE015A"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1" w:history="1">
        <w:r w:rsidR="00354D14" w:rsidRPr="004E2D0B">
          <w:rPr>
            <w:rStyle w:val="Hyperlink"/>
          </w:rPr>
          <w:t>B</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Topic summary</w:t>
        </w:r>
        <w:r w:rsidR="00354D14">
          <w:rPr>
            <w:webHidden/>
          </w:rPr>
          <w:tab/>
        </w:r>
        <w:r w:rsidR="00354D14">
          <w:rPr>
            <w:webHidden/>
          </w:rPr>
          <w:fldChar w:fldCharType="begin"/>
        </w:r>
        <w:r w:rsidR="00354D14">
          <w:rPr>
            <w:webHidden/>
          </w:rPr>
          <w:instrText xml:space="preserve"> PAGEREF _Toc170288621 \h </w:instrText>
        </w:r>
        <w:r w:rsidR="00354D14">
          <w:rPr>
            <w:webHidden/>
          </w:rPr>
        </w:r>
        <w:r w:rsidR="00354D14">
          <w:rPr>
            <w:webHidden/>
          </w:rPr>
          <w:fldChar w:fldCharType="separate"/>
        </w:r>
        <w:r w:rsidR="00461D1E">
          <w:rPr>
            <w:webHidden/>
          </w:rPr>
          <w:t>86</w:t>
        </w:r>
        <w:r w:rsidR="00354D14">
          <w:rPr>
            <w:webHidden/>
          </w:rPr>
          <w:fldChar w:fldCharType="end"/>
        </w:r>
      </w:hyperlink>
    </w:p>
    <w:p w14:paraId="15AF2546" w14:textId="11D017E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2" w:history="1">
        <w:r w:rsidR="00354D14" w:rsidRPr="004E2D0B">
          <w:rPr>
            <w:rStyle w:val="Hyperlink"/>
          </w:rPr>
          <w:t>C</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Calculated point code</w:t>
        </w:r>
        <w:r w:rsidR="00354D14">
          <w:rPr>
            <w:webHidden/>
          </w:rPr>
          <w:tab/>
        </w:r>
        <w:r w:rsidR="00354D14">
          <w:rPr>
            <w:webHidden/>
          </w:rPr>
          <w:fldChar w:fldCharType="begin"/>
        </w:r>
        <w:r w:rsidR="00354D14">
          <w:rPr>
            <w:webHidden/>
          </w:rPr>
          <w:instrText xml:space="preserve"> PAGEREF _Toc170288622 \h </w:instrText>
        </w:r>
        <w:r w:rsidR="00354D14">
          <w:rPr>
            <w:webHidden/>
          </w:rPr>
        </w:r>
        <w:r w:rsidR="00354D14">
          <w:rPr>
            <w:webHidden/>
          </w:rPr>
          <w:fldChar w:fldCharType="separate"/>
        </w:r>
        <w:r w:rsidR="00461D1E">
          <w:rPr>
            <w:webHidden/>
          </w:rPr>
          <w:t>87</w:t>
        </w:r>
        <w:r w:rsidR="00354D14">
          <w:rPr>
            <w:webHidden/>
          </w:rPr>
          <w:fldChar w:fldCharType="end"/>
        </w:r>
      </w:hyperlink>
    </w:p>
    <w:p w14:paraId="7B35B48F" w14:textId="529972A8" w:rsidR="00354D14" w:rsidRDefault="00000000">
      <w:pPr>
        <w:pStyle w:val="TOC2"/>
        <w:rPr>
          <w:rFonts w:asciiTheme="minorHAnsi" w:eastAsiaTheme="minorEastAsia" w:hAnsiTheme="minorHAnsi" w:cstheme="minorBidi"/>
          <w:kern w:val="2"/>
          <w:sz w:val="22"/>
          <w:szCs w:val="22"/>
          <w14:ligatures w14:val="standardContextual"/>
        </w:rPr>
      </w:pPr>
      <w:hyperlink w:anchor="_Toc170288623" w:history="1">
        <w:r w:rsidR="00354D14" w:rsidRPr="004E2D0B">
          <w:rPr>
            <w:rStyle w:val="Hyperlink"/>
          </w:rPr>
          <w:t>C.1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Evaluation of a calculated point value</w:t>
        </w:r>
        <w:r w:rsidR="00354D14">
          <w:rPr>
            <w:webHidden/>
          </w:rPr>
          <w:tab/>
        </w:r>
        <w:r w:rsidR="00354D14">
          <w:rPr>
            <w:webHidden/>
          </w:rPr>
          <w:fldChar w:fldCharType="begin"/>
        </w:r>
        <w:r w:rsidR="00354D14">
          <w:rPr>
            <w:webHidden/>
          </w:rPr>
          <w:instrText xml:space="preserve"> PAGEREF _Toc170288623 \h </w:instrText>
        </w:r>
        <w:r w:rsidR="00354D14">
          <w:rPr>
            <w:webHidden/>
          </w:rPr>
        </w:r>
        <w:r w:rsidR="00354D14">
          <w:rPr>
            <w:webHidden/>
          </w:rPr>
          <w:fldChar w:fldCharType="separate"/>
        </w:r>
        <w:r w:rsidR="00461D1E">
          <w:rPr>
            <w:webHidden/>
          </w:rPr>
          <w:t>87</w:t>
        </w:r>
        <w:r w:rsidR="00354D14">
          <w:rPr>
            <w:webHidden/>
          </w:rPr>
          <w:fldChar w:fldCharType="end"/>
        </w:r>
      </w:hyperlink>
    </w:p>
    <w:p w14:paraId="565CD2C0" w14:textId="51D9C667" w:rsidR="00354D14" w:rsidRDefault="00000000">
      <w:pPr>
        <w:pStyle w:val="TOC2"/>
        <w:rPr>
          <w:rFonts w:asciiTheme="minorHAnsi" w:eastAsiaTheme="minorEastAsia" w:hAnsiTheme="minorHAnsi" w:cstheme="minorBidi"/>
          <w:kern w:val="2"/>
          <w:sz w:val="22"/>
          <w:szCs w:val="22"/>
          <w14:ligatures w14:val="standardContextual"/>
        </w:rPr>
      </w:pPr>
      <w:hyperlink w:anchor="_Toc170288624" w:history="1">
        <w:r w:rsidR="00354D14" w:rsidRPr="004E2D0B">
          <w:rPr>
            <w:rStyle w:val="Hyperlink"/>
          </w:rPr>
          <w:t>C.2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Operation codes</w:t>
        </w:r>
        <w:r w:rsidR="00354D14">
          <w:rPr>
            <w:webHidden/>
          </w:rPr>
          <w:tab/>
        </w:r>
        <w:r w:rsidR="00354D14">
          <w:rPr>
            <w:webHidden/>
          </w:rPr>
          <w:fldChar w:fldCharType="begin"/>
        </w:r>
        <w:r w:rsidR="00354D14">
          <w:rPr>
            <w:webHidden/>
          </w:rPr>
          <w:instrText xml:space="preserve"> PAGEREF _Toc170288624 \h </w:instrText>
        </w:r>
        <w:r w:rsidR="00354D14">
          <w:rPr>
            <w:webHidden/>
          </w:rPr>
        </w:r>
        <w:r w:rsidR="00354D14">
          <w:rPr>
            <w:webHidden/>
          </w:rPr>
          <w:fldChar w:fldCharType="separate"/>
        </w:r>
        <w:r w:rsidR="00461D1E">
          <w:rPr>
            <w:webHidden/>
          </w:rPr>
          <w:t>88</w:t>
        </w:r>
        <w:r w:rsidR="00354D14">
          <w:rPr>
            <w:webHidden/>
          </w:rPr>
          <w:fldChar w:fldCharType="end"/>
        </w:r>
      </w:hyperlink>
    </w:p>
    <w:p w14:paraId="420DF2E1" w14:textId="6D7763F9" w:rsidR="00354D14" w:rsidRDefault="00000000">
      <w:pPr>
        <w:pStyle w:val="TOC2"/>
        <w:rPr>
          <w:rFonts w:asciiTheme="minorHAnsi" w:eastAsiaTheme="minorEastAsia" w:hAnsiTheme="minorHAnsi" w:cstheme="minorBidi"/>
          <w:kern w:val="2"/>
          <w:sz w:val="22"/>
          <w:szCs w:val="22"/>
          <w14:ligatures w14:val="standardContextual"/>
        </w:rPr>
      </w:pPr>
      <w:hyperlink w:anchor="_Toc170288625" w:history="1">
        <w:r w:rsidR="00354D14" w:rsidRPr="004E2D0B">
          <w:rPr>
            <w:rStyle w:val="Hyperlink"/>
          </w:rPr>
          <w:t>C.3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Example</w:t>
        </w:r>
        <w:r w:rsidR="00354D14">
          <w:rPr>
            <w:webHidden/>
          </w:rPr>
          <w:tab/>
        </w:r>
        <w:r w:rsidR="00354D14">
          <w:rPr>
            <w:webHidden/>
          </w:rPr>
          <w:fldChar w:fldCharType="begin"/>
        </w:r>
        <w:r w:rsidR="00354D14">
          <w:rPr>
            <w:webHidden/>
          </w:rPr>
          <w:instrText xml:space="preserve"> PAGEREF _Toc170288625 \h </w:instrText>
        </w:r>
        <w:r w:rsidR="00354D14">
          <w:rPr>
            <w:webHidden/>
          </w:rPr>
        </w:r>
        <w:r w:rsidR="00354D14">
          <w:rPr>
            <w:webHidden/>
          </w:rPr>
          <w:fldChar w:fldCharType="separate"/>
        </w:r>
        <w:r w:rsidR="00461D1E">
          <w:rPr>
            <w:webHidden/>
          </w:rPr>
          <w:t>94</w:t>
        </w:r>
        <w:r w:rsidR="00354D14">
          <w:rPr>
            <w:webHidden/>
          </w:rPr>
          <w:fldChar w:fldCharType="end"/>
        </w:r>
      </w:hyperlink>
    </w:p>
    <w:p w14:paraId="2C2B877E" w14:textId="650793D5" w:rsidR="00354D14" w:rsidRDefault="00000000">
      <w:pPr>
        <w:pStyle w:val="TOC2"/>
        <w:rPr>
          <w:rFonts w:asciiTheme="minorHAnsi" w:eastAsiaTheme="minorEastAsia" w:hAnsiTheme="minorHAnsi" w:cstheme="minorBidi"/>
          <w:kern w:val="2"/>
          <w:sz w:val="22"/>
          <w:szCs w:val="22"/>
          <w14:ligatures w14:val="standardContextual"/>
        </w:rPr>
      </w:pPr>
      <w:hyperlink w:anchor="_Toc170288626" w:history="1">
        <w:r w:rsidR="00354D14" w:rsidRPr="004E2D0B">
          <w:rPr>
            <w:rStyle w:val="Hyperlink"/>
          </w:rPr>
          <w:t>C.4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Quality flags</w:t>
        </w:r>
        <w:r w:rsidR="00354D14">
          <w:rPr>
            <w:webHidden/>
          </w:rPr>
          <w:tab/>
        </w:r>
        <w:r w:rsidR="00354D14">
          <w:rPr>
            <w:webHidden/>
          </w:rPr>
          <w:fldChar w:fldCharType="begin"/>
        </w:r>
        <w:r w:rsidR="00354D14">
          <w:rPr>
            <w:webHidden/>
          </w:rPr>
          <w:instrText xml:space="preserve"> PAGEREF _Toc170288626 \h </w:instrText>
        </w:r>
        <w:r w:rsidR="00354D14">
          <w:rPr>
            <w:webHidden/>
          </w:rPr>
        </w:r>
        <w:r w:rsidR="00354D14">
          <w:rPr>
            <w:webHidden/>
          </w:rPr>
          <w:fldChar w:fldCharType="separate"/>
        </w:r>
        <w:r w:rsidR="00461D1E">
          <w:rPr>
            <w:webHidden/>
          </w:rPr>
          <w:t>94</w:t>
        </w:r>
        <w:r w:rsidR="00354D14">
          <w:rPr>
            <w:webHidden/>
          </w:rPr>
          <w:fldChar w:fldCharType="end"/>
        </w:r>
      </w:hyperlink>
    </w:p>
    <w:p w14:paraId="1CF9B9E1" w14:textId="3BC49BD4"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7" w:history="1">
        <w:r w:rsidR="00354D14" w:rsidRPr="004E2D0B">
          <w:rPr>
            <w:rStyle w:val="Hyperlink"/>
          </w:rPr>
          <w:t>D</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Revision history</w:t>
        </w:r>
        <w:r w:rsidR="00354D14">
          <w:rPr>
            <w:webHidden/>
          </w:rPr>
          <w:tab/>
        </w:r>
        <w:r w:rsidR="00354D14">
          <w:rPr>
            <w:webHidden/>
          </w:rPr>
          <w:fldChar w:fldCharType="begin"/>
        </w:r>
        <w:r w:rsidR="00354D14">
          <w:rPr>
            <w:webHidden/>
          </w:rPr>
          <w:instrText xml:space="preserve"> PAGEREF _Toc170288627 \h </w:instrText>
        </w:r>
        <w:r w:rsidR="00354D14">
          <w:rPr>
            <w:webHidden/>
          </w:rPr>
        </w:r>
        <w:r w:rsidR="00354D14">
          <w:rPr>
            <w:webHidden/>
          </w:rPr>
          <w:fldChar w:fldCharType="separate"/>
        </w:r>
        <w:r w:rsidR="00461D1E">
          <w:rPr>
            <w:webHidden/>
          </w:rPr>
          <w:t>96</w:t>
        </w:r>
        <w:r w:rsidR="00354D14">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t xml:space="preserve">List of </w:t>
      </w:r>
      <w:r w:rsidR="009B7F37">
        <w:t>f</w:t>
      </w:r>
      <w:r w:rsidR="002D4343">
        <w:t>igures</w:t>
      </w:r>
    </w:p>
    <w:p w14:paraId="4EC2DA06" w14:textId="5286FD86"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461D1E">
          <w:rPr>
            <w:noProof/>
            <w:webHidden/>
          </w:rPr>
          <w:t>15</w:t>
        </w:r>
        <w:r w:rsidR="00354D14">
          <w:rPr>
            <w:noProof/>
            <w:webHidden/>
          </w:rPr>
          <w:fldChar w:fldCharType="end"/>
        </w:r>
      </w:hyperlink>
    </w:p>
    <w:p w14:paraId="243303C7" w14:textId="118CE25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r w:rsidR="00461D1E">
          <w:rPr>
            <w:noProof/>
            <w:webHidden/>
          </w:rPr>
          <w:t>16</w:t>
        </w:r>
        <w:r w:rsidR="00354D14">
          <w:rPr>
            <w:noProof/>
            <w:webHidden/>
          </w:rPr>
          <w:fldChar w:fldCharType="end"/>
        </w:r>
      </w:hyperlink>
    </w:p>
    <w:p w14:paraId="5424BCD6" w14:textId="0D67A8F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r w:rsidR="00461D1E">
          <w:rPr>
            <w:noProof/>
            <w:webHidden/>
          </w:rPr>
          <w:t>20</w:t>
        </w:r>
        <w:r w:rsidR="00354D14">
          <w:rPr>
            <w:noProof/>
            <w:webHidden/>
          </w:rPr>
          <w:fldChar w:fldCharType="end"/>
        </w:r>
      </w:hyperlink>
    </w:p>
    <w:p w14:paraId="206D4BE4" w14:textId="3E103B9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1" w:history="1">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r w:rsidR="00461D1E">
          <w:rPr>
            <w:noProof/>
            <w:webHidden/>
          </w:rPr>
          <w:t>34</w:t>
        </w:r>
        <w:r w:rsidR="00354D14">
          <w:rPr>
            <w:noProof/>
            <w:webHidden/>
          </w:rPr>
          <w:fldChar w:fldCharType="end"/>
        </w:r>
      </w:hyperlink>
    </w:p>
    <w:p w14:paraId="1C051DC2" w14:textId="7F785B7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2" w:history="1">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r w:rsidR="00461D1E">
          <w:rPr>
            <w:noProof/>
            <w:webHidden/>
          </w:rPr>
          <w:t>36</w:t>
        </w:r>
        <w:r w:rsidR="00354D14">
          <w:rPr>
            <w:noProof/>
            <w:webHidden/>
          </w:rPr>
          <w:fldChar w:fldCharType="end"/>
        </w:r>
      </w:hyperlink>
    </w:p>
    <w:p w14:paraId="0B534A3C" w14:textId="79CC6EE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3" w:history="1">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r w:rsidR="00461D1E">
          <w:rPr>
            <w:noProof/>
            <w:webHidden/>
          </w:rPr>
          <w:t>42</w:t>
        </w:r>
        <w:r w:rsidR="00354D14">
          <w:rPr>
            <w:noProof/>
            <w:webHidden/>
          </w:rPr>
          <w:fldChar w:fldCharType="end"/>
        </w:r>
      </w:hyperlink>
    </w:p>
    <w:p w14:paraId="1553A077" w14:textId="2194E4D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4" w:history="1">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r w:rsidR="00461D1E">
          <w:rPr>
            <w:noProof/>
            <w:webHidden/>
          </w:rPr>
          <w:t>42</w:t>
        </w:r>
        <w:r w:rsidR="00354D14">
          <w:rPr>
            <w:noProof/>
            <w:webHidden/>
          </w:rPr>
          <w:fldChar w:fldCharType="end"/>
        </w:r>
      </w:hyperlink>
    </w:p>
    <w:p w14:paraId="443F9F57" w14:textId="6D6B840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5" w:history="1">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r w:rsidR="00461D1E">
          <w:rPr>
            <w:noProof/>
            <w:webHidden/>
          </w:rPr>
          <w:t>44</w:t>
        </w:r>
        <w:r w:rsidR="00354D14">
          <w:rPr>
            <w:noProof/>
            <w:webHidden/>
          </w:rPr>
          <w:fldChar w:fldCharType="end"/>
        </w:r>
      </w:hyperlink>
    </w:p>
    <w:p w14:paraId="57D0A997" w14:textId="58CE311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6" w:history="1">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r w:rsidR="00461D1E">
          <w:rPr>
            <w:noProof/>
            <w:webHidden/>
          </w:rPr>
          <w:t>45</w:t>
        </w:r>
        <w:r w:rsidR="00354D14">
          <w:rPr>
            <w:noProof/>
            <w:webHidden/>
          </w:rPr>
          <w:fldChar w:fldCharType="end"/>
        </w:r>
      </w:hyperlink>
    </w:p>
    <w:p w14:paraId="7B06EFA7" w14:textId="5378022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7" w:history="1">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r w:rsidR="00461D1E">
          <w:rPr>
            <w:noProof/>
            <w:webHidden/>
          </w:rPr>
          <w:t>48</w:t>
        </w:r>
        <w:r w:rsidR="00354D14">
          <w:rPr>
            <w:noProof/>
            <w:webHidden/>
          </w:rPr>
          <w:fldChar w:fldCharType="end"/>
        </w:r>
      </w:hyperlink>
    </w:p>
    <w:p w14:paraId="5424C5CA" w14:textId="587014F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8" w:history="1">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r w:rsidR="00461D1E">
          <w:rPr>
            <w:noProof/>
            <w:webHidden/>
          </w:rPr>
          <w:t>55</w:t>
        </w:r>
        <w:r w:rsidR="00354D14">
          <w:rPr>
            <w:noProof/>
            <w:webHidden/>
          </w:rPr>
          <w:fldChar w:fldCharType="end"/>
        </w:r>
      </w:hyperlink>
    </w:p>
    <w:p w14:paraId="21C4B46C" w14:textId="008F102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9" w:history="1">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r w:rsidR="00461D1E">
          <w:rPr>
            <w:noProof/>
            <w:webHidden/>
          </w:rPr>
          <w:t>71</w:t>
        </w:r>
        <w:r w:rsidR="00354D14">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3ADF64EE"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461D1E">
          <w:rPr>
            <w:noProof/>
            <w:webHidden/>
          </w:rPr>
          <w:t>22</w:t>
        </w:r>
        <w:r w:rsidR="00354D14">
          <w:rPr>
            <w:noProof/>
            <w:webHidden/>
          </w:rPr>
          <w:fldChar w:fldCharType="end"/>
        </w:r>
      </w:hyperlink>
    </w:p>
    <w:p w14:paraId="58BD7C53" w14:textId="6EDC428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r w:rsidR="00461D1E">
          <w:rPr>
            <w:noProof/>
            <w:webHidden/>
          </w:rPr>
          <w:t>23</w:t>
        </w:r>
        <w:r w:rsidR="00354D14">
          <w:rPr>
            <w:noProof/>
            <w:webHidden/>
          </w:rPr>
          <w:fldChar w:fldCharType="end"/>
        </w:r>
      </w:hyperlink>
    </w:p>
    <w:p w14:paraId="78574F78" w14:textId="431A19C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r w:rsidR="00461D1E">
          <w:rPr>
            <w:noProof/>
            <w:webHidden/>
          </w:rPr>
          <w:t>23</w:t>
        </w:r>
        <w:r w:rsidR="00354D14">
          <w:rPr>
            <w:noProof/>
            <w:webHidden/>
          </w:rPr>
          <w:fldChar w:fldCharType="end"/>
        </w:r>
      </w:hyperlink>
    </w:p>
    <w:p w14:paraId="4890AE32" w14:textId="572740A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r w:rsidR="00461D1E">
          <w:rPr>
            <w:noProof/>
            <w:webHidden/>
          </w:rPr>
          <w:t>25</w:t>
        </w:r>
        <w:r w:rsidR="00354D14">
          <w:rPr>
            <w:noProof/>
            <w:webHidden/>
          </w:rPr>
          <w:fldChar w:fldCharType="end"/>
        </w:r>
      </w:hyperlink>
    </w:p>
    <w:p w14:paraId="71779AE3" w14:textId="662D4C0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r w:rsidR="00461D1E">
          <w:rPr>
            <w:noProof/>
            <w:webHidden/>
          </w:rPr>
          <w:t>26</w:t>
        </w:r>
        <w:r w:rsidR="00354D14">
          <w:rPr>
            <w:noProof/>
            <w:webHidden/>
          </w:rPr>
          <w:fldChar w:fldCharType="end"/>
        </w:r>
      </w:hyperlink>
    </w:p>
    <w:p w14:paraId="147DF7CB" w14:textId="41F4DDF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r w:rsidR="00461D1E">
          <w:rPr>
            <w:noProof/>
            <w:webHidden/>
          </w:rPr>
          <w:t>26</w:t>
        </w:r>
        <w:r w:rsidR="00354D14">
          <w:rPr>
            <w:noProof/>
            <w:webHidden/>
          </w:rPr>
          <w:fldChar w:fldCharType="end"/>
        </w:r>
      </w:hyperlink>
    </w:p>
    <w:p w14:paraId="3F97EE01" w14:textId="34058D7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r w:rsidR="00461D1E">
          <w:rPr>
            <w:noProof/>
            <w:webHidden/>
          </w:rPr>
          <w:t>27</w:t>
        </w:r>
        <w:r w:rsidR="00354D14">
          <w:rPr>
            <w:noProof/>
            <w:webHidden/>
          </w:rPr>
          <w:fldChar w:fldCharType="end"/>
        </w:r>
      </w:hyperlink>
    </w:p>
    <w:p w14:paraId="42926C3D" w14:textId="41D8DE5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r w:rsidR="00461D1E">
          <w:rPr>
            <w:noProof/>
            <w:webHidden/>
          </w:rPr>
          <w:t>28</w:t>
        </w:r>
        <w:r w:rsidR="00354D14">
          <w:rPr>
            <w:noProof/>
            <w:webHidden/>
          </w:rPr>
          <w:fldChar w:fldCharType="end"/>
        </w:r>
      </w:hyperlink>
    </w:p>
    <w:p w14:paraId="064F2BC4" w14:textId="60690D3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r w:rsidR="00461D1E">
          <w:rPr>
            <w:noProof/>
            <w:webHidden/>
          </w:rPr>
          <w:t>30</w:t>
        </w:r>
        <w:r w:rsidR="00354D14">
          <w:rPr>
            <w:noProof/>
            <w:webHidden/>
          </w:rPr>
          <w:fldChar w:fldCharType="end"/>
        </w:r>
      </w:hyperlink>
    </w:p>
    <w:p w14:paraId="264EBC3F" w14:textId="7E02054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r w:rsidR="00461D1E">
          <w:rPr>
            <w:noProof/>
            <w:webHidden/>
          </w:rPr>
          <w:t>31</w:t>
        </w:r>
        <w:r w:rsidR="00354D14">
          <w:rPr>
            <w:noProof/>
            <w:webHidden/>
          </w:rPr>
          <w:fldChar w:fldCharType="end"/>
        </w:r>
      </w:hyperlink>
    </w:p>
    <w:p w14:paraId="35987FA6" w14:textId="3ADB577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r w:rsidR="00461D1E">
          <w:rPr>
            <w:noProof/>
            <w:webHidden/>
          </w:rPr>
          <w:t>32</w:t>
        </w:r>
        <w:r w:rsidR="00354D14">
          <w:rPr>
            <w:noProof/>
            <w:webHidden/>
          </w:rPr>
          <w:fldChar w:fldCharType="end"/>
        </w:r>
      </w:hyperlink>
    </w:p>
    <w:p w14:paraId="3665D713" w14:textId="28A8FCF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1" w:history="1">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r w:rsidR="00461D1E">
          <w:rPr>
            <w:noProof/>
            <w:webHidden/>
          </w:rPr>
          <w:t>34</w:t>
        </w:r>
        <w:r w:rsidR="00354D14">
          <w:rPr>
            <w:noProof/>
            <w:webHidden/>
          </w:rPr>
          <w:fldChar w:fldCharType="end"/>
        </w:r>
      </w:hyperlink>
    </w:p>
    <w:p w14:paraId="7BF8D096" w14:textId="13DC4DD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2" w:history="1">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r w:rsidR="00461D1E">
          <w:rPr>
            <w:noProof/>
            <w:webHidden/>
          </w:rPr>
          <w:t>37</w:t>
        </w:r>
        <w:r w:rsidR="00354D14">
          <w:rPr>
            <w:noProof/>
            <w:webHidden/>
          </w:rPr>
          <w:fldChar w:fldCharType="end"/>
        </w:r>
      </w:hyperlink>
    </w:p>
    <w:p w14:paraId="1366FEC9" w14:textId="45F9A8A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3" w:history="1">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r w:rsidR="00461D1E">
          <w:rPr>
            <w:noProof/>
            <w:webHidden/>
          </w:rPr>
          <w:t>37</w:t>
        </w:r>
        <w:r w:rsidR="00354D14">
          <w:rPr>
            <w:noProof/>
            <w:webHidden/>
          </w:rPr>
          <w:fldChar w:fldCharType="end"/>
        </w:r>
      </w:hyperlink>
    </w:p>
    <w:p w14:paraId="714914E5" w14:textId="2CB7885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4" w:history="1">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r w:rsidR="00461D1E">
          <w:rPr>
            <w:noProof/>
            <w:webHidden/>
          </w:rPr>
          <w:t>38</w:t>
        </w:r>
        <w:r w:rsidR="00354D14">
          <w:rPr>
            <w:noProof/>
            <w:webHidden/>
          </w:rPr>
          <w:fldChar w:fldCharType="end"/>
        </w:r>
      </w:hyperlink>
    </w:p>
    <w:p w14:paraId="1BB39805" w14:textId="0B3BA57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5" w:history="1">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r w:rsidR="00461D1E">
          <w:rPr>
            <w:noProof/>
            <w:webHidden/>
          </w:rPr>
          <w:t>39</w:t>
        </w:r>
        <w:r w:rsidR="00354D14">
          <w:rPr>
            <w:noProof/>
            <w:webHidden/>
          </w:rPr>
          <w:fldChar w:fldCharType="end"/>
        </w:r>
      </w:hyperlink>
    </w:p>
    <w:p w14:paraId="53DBB0FC" w14:textId="518DA89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6" w:history="1">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r w:rsidR="00461D1E">
          <w:rPr>
            <w:noProof/>
            <w:webHidden/>
          </w:rPr>
          <w:t>48</w:t>
        </w:r>
        <w:r w:rsidR="00354D14">
          <w:rPr>
            <w:noProof/>
            <w:webHidden/>
          </w:rPr>
          <w:fldChar w:fldCharType="end"/>
        </w:r>
      </w:hyperlink>
    </w:p>
    <w:p w14:paraId="2E21A417" w14:textId="34B786A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7" w:history="1">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r w:rsidR="00461D1E">
          <w:rPr>
            <w:noProof/>
            <w:webHidden/>
          </w:rPr>
          <w:t>51</w:t>
        </w:r>
        <w:r w:rsidR="00354D14">
          <w:rPr>
            <w:noProof/>
            <w:webHidden/>
          </w:rPr>
          <w:fldChar w:fldCharType="end"/>
        </w:r>
      </w:hyperlink>
    </w:p>
    <w:p w14:paraId="5BA0D973" w14:textId="142626F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8" w:history="1">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r w:rsidR="00461D1E">
          <w:rPr>
            <w:noProof/>
            <w:webHidden/>
          </w:rPr>
          <w:t>53</w:t>
        </w:r>
        <w:r w:rsidR="00354D14">
          <w:rPr>
            <w:noProof/>
            <w:webHidden/>
          </w:rPr>
          <w:fldChar w:fldCharType="end"/>
        </w:r>
      </w:hyperlink>
    </w:p>
    <w:p w14:paraId="44C2FB7A" w14:textId="130507D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9" w:history="1">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r w:rsidR="00461D1E">
          <w:rPr>
            <w:noProof/>
            <w:webHidden/>
          </w:rPr>
          <w:t>58</w:t>
        </w:r>
        <w:r w:rsidR="00354D14">
          <w:rPr>
            <w:noProof/>
            <w:webHidden/>
          </w:rPr>
          <w:fldChar w:fldCharType="end"/>
        </w:r>
      </w:hyperlink>
    </w:p>
    <w:p w14:paraId="073643FA" w14:textId="3110367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0" w:history="1">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r w:rsidR="00461D1E">
          <w:rPr>
            <w:noProof/>
            <w:webHidden/>
          </w:rPr>
          <w:t>58</w:t>
        </w:r>
        <w:r w:rsidR="00354D14">
          <w:rPr>
            <w:noProof/>
            <w:webHidden/>
          </w:rPr>
          <w:fldChar w:fldCharType="end"/>
        </w:r>
      </w:hyperlink>
    </w:p>
    <w:p w14:paraId="47DA7A54" w14:textId="5FB58C2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1" w:history="1">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r w:rsidR="00461D1E">
          <w:rPr>
            <w:noProof/>
            <w:webHidden/>
          </w:rPr>
          <w:t>59</w:t>
        </w:r>
        <w:r w:rsidR="00354D14">
          <w:rPr>
            <w:noProof/>
            <w:webHidden/>
          </w:rPr>
          <w:fldChar w:fldCharType="end"/>
        </w:r>
      </w:hyperlink>
    </w:p>
    <w:p w14:paraId="2393BE50" w14:textId="5200C6E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2" w:history="1">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r w:rsidR="00461D1E">
          <w:rPr>
            <w:noProof/>
            <w:webHidden/>
          </w:rPr>
          <w:t>59</w:t>
        </w:r>
        <w:r w:rsidR="00354D14">
          <w:rPr>
            <w:noProof/>
            <w:webHidden/>
          </w:rPr>
          <w:fldChar w:fldCharType="end"/>
        </w:r>
      </w:hyperlink>
    </w:p>
    <w:p w14:paraId="75F8B5B6" w14:textId="3E9DB04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3" w:history="1">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r w:rsidR="00461D1E">
          <w:rPr>
            <w:noProof/>
            <w:webHidden/>
          </w:rPr>
          <w:t>65</w:t>
        </w:r>
        <w:r w:rsidR="00354D14">
          <w:rPr>
            <w:noProof/>
            <w:webHidden/>
          </w:rPr>
          <w:fldChar w:fldCharType="end"/>
        </w:r>
      </w:hyperlink>
    </w:p>
    <w:p w14:paraId="615FFF3A" w14:textId="4F603D8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4" w:history="1">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r w:rsidR="00461D1E">
          <w:rPr>
            <w:noProof/>
            <w:webHidden/>
          </w:rPr>
          <w:t>77</w:t>
        </w:r>
        <w:r w:rsidR="00354D14">
          <w:rPr>
            <w:noProof/>
            <w:webHidden/>
          </w:rPr>
          <w:fldChar w:fldCharType="end"/>
        </w:r>
      </w:hyperlink>
    </w:p>
    <w:p w14:paraId="3ACF3481" w14:textId="6314791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5" w:history="1">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r w:rsidR="00461D1E">
          <w:rPr>
            <w:noProof/>
            <w:webHidden/>
          </w:rPr>
          <w:t>86</w:t>
        </w:r>
        <w:r w:rsidR="00354D14">
          <w:rPr>
            <w:noProof/>
            <w:webHidden/>
          </w:rPr>
          <w:fldChar w:fldCharType="end"/>
        </w:r>
      </w:hyperlink>
    </w:p>
    <w:p w14:paraId="3A1E09F0" w14:textId="63FB8A9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6" w:history="1">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r w:rsidR="00461D1E">
          <w:rPr>
            <w:noProof/>
            <w:webHidden/>
          </w:rPr>
          <w:t>88</w:t>
        </w:r>
        <w:r w:rsidR="00354D14">
          <w:rPr>
            <w:noProof/>
            <w:webHidden/>
          </w:rPr>
          <w:fldChar w:fldCharType="end"/>
        </w:r>
      </w:hyperlink>
    </w:p>
    <w:p w14:paraId="2D700432" w14:textId="1615A6A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7" w:history="1">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r w:rsidR="00461D1E">
          <w:rPr>
            <w:noProof/>
            <w:webHidden/>
          </w:rPr>
          <w:t>94</w:t>
        </w:r>
        <w:r w:rsidR="00354D14">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7" w:name="_Ref160012265"/>
      <w:bookmarkStart w:id="18" w:name="_Toc170288546"/>
      <w:r>
        <w:t>Introduction</w:t>
      </w:r>
      <w:bookmarkEnd w:id="17"/>
      <w:bookmarkEnd w:id="1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9" w:name="_Toc170288547"/>
      <w:r>
        <w:t>Purpose</w:t>
      </w:r>
      <w:bookmarkEnd w:id="1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0" w:name="_Toc170288548"/>
      <w:r>
        <w:t>Use of the protocol</w:t>
      </w:r>
      <w:bookmarkEnd w:id="2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1" w:name="_Toc170288549"/>
      <w:r>
        <w:t>Protocol history</w:t>
      </w:r>
      <w:bookmarkEnd w:id="2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2" w:name="_Toc170288550"/>
      <w:r>
        <w:t>Protocol transport</w:t>
      </w:r>
      <w:bookmarkEnd w:id="2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2BB09292"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461D1E">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23" w:author="Gavin Rawson" w:date="2024-07-15T12:48:00Z" w16du:dateUtc="2024-07-15T11:48:00Z">
        <w:r w:rsidR="00461D1E" w:rsidRPr="00461D1E">
          <w:rPr>
            <w:rStyle w:val="Crossreference"/>
            <w:rPrChange w:id="24" w:author="Gavin Rawson" w:date="2024-07-15T12:48:00Z" w16du:dateUtc="2024-07-15T11:48:00Z">
              <w:rPr/>
            </w:rPrChange>
          </w:rPr>
          <w:t>Use of MQTT</w:t>
        </w:r>
      </w:ins>
      <w:del w:id="25" w:author="Gavin Rawson" w:date="2024-07-15T12:48:00Z" w16du:dateUtc="2024-07-15T11:48:00Z">
        <w:r w:rsidR="002B16D9" w:rsidRPr="00041655" w:rsidDel="00461D1E">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47530A2D"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26" w:author="Gavin Rawson" w:date="2024-07-15T12:48:00Z" w16du:dateUtc="2024-07-15T11:48:00Z">
        <w:r w:rsidR="00461D1E" w:rsidRPr="00461D1E">
          <w:rPr>
            <w:rStyle w:val="Crossreference"/>
            <w:rFonts w:eastAsia="DengXian"/>
            <w:rPrChange w:id="27" w:author="Gavin Rawson" w:date="2024-07-15T12:48:00Z" w16du:dateUtc="2024-07-15T11:48:00Z">
              <w:rPr>
                <w:rFonts w:eastAsia="DengXian" w:cs="Arial"/>
                <w:lang w:eastAsia="en-US"/>
              </w:rPr>
            </w:rPrChange>
          </w:rPr>
          <w:t>[JSONSchema]</w:t>
        </w:r>
      </w:ins>
      <w:del w:id="28" w:author="Gavin Rawson" w:date="2024-07-15T12:48:00Z" w16du:dateUtc="2024-07-15T11:48:00Z">
        <w:r w:rsidR="002B16D9" w:rsidRPr="00041655" w:rsidDel="00461D1E">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29" w:name="_Ref163149864"/>
      <w:bookmarkStart w:id="30" w:name="_Ref163149872"/>
      <w:bookmarkStart w:id="31" w:name="_Ref163149876"/>
      <w:bookmarkStart w:id="32" w:name="_Toc170288551"/>
      <w:r w:rsidRPr="00A05273">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29"/>
      <w:bookmarkEnd w:id="30"/>
      <w:bookmarkEnd w:id="31"/>
      <w:bookmarkEnd w:id="32"/>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33" w:name="_Toc170288552"/>
      <w:r w:rsidRPr="00A05273">
        <w:t xml:space="preserve">Lucid </w:t>
      </w:r>
      <w:r w:rsidR="00A018AA">
        <w:t>b</w:t>
      </w:r>
      <w:r w:rsidRPr="00A05273">
        <w:t xml:space="preserve">etween </w:t>
      </w:r>
      <w:r w:rsidR="006B0494" w:rsidRPr="00A05273">
        <w:t>supervisory applications</w:t>
      </w:r>
      <w:bookmarkEnd w:id="33"/>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34" w:name="_Toc170288553"/>
      <w:r>
        <w:t>Data representation</w:t>
      </w:r>
      <w:bookmarkEnd w:id="34"/>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35" w:name="_Toc170288554"/>
      <w:r>
        <w:t xml:space="preserve">Data </w:t>
      </w:r>
      <w:r w:rsidR="006B0494">
        <w:t>model</w:t>
      </w:r>
      <w:bookmarkEnd w:id="35"/>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36" w:name="_Toc170288555"/>
      <w:r>
        <w:t xml:space="preserve">Field </w:t>
      </w:r>
      <w:r w:rsidR="006B0494">
        <w:t>device</w:t>
      </w:r>
      <w:bookmarkEnd w:id="36"/>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6FBD15D9"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37" w:author="Gavin Rawson" w:date="2024-07-15T12:48:00Z" w16du:dateUtc="2024-07-15T11:48:00Z">
        <w:r w:rsidR="00461D1E" w:rsidRPr="00461D1E">
          <w:rPr>
            <w:rStyle w:val="Crossreference"/>
            <w:rPrChange w:id="38" w:author="Gavin Rawson" w:date="2024-07-15T12:48:00Z" w16du:dateUtc="2024-07-15T11:48:00Z">
              <w:rPr/>
            </w:rPrChange>
          </w:rPr>
          <w:t xml:space="preserve">Figure </w:t>
        </w:r>
        <w:r w:rsidR="00461D1E" w:rsidRPr="00461D1E">
          <w:rPr>
            <w:rStyle w:val="Crossreference"/>
            <w:rPrChange w:id="39" w:author="Gavin Rawson" w:date="2024-07-15T12:48:00Z" w16du:dateUtc="2024-07-15T11:48:00Z">
              <w:rPr>
                <w:noProof/>
              </w:rPr>
            </w:rPrChange>
          </w:rPr>
          <w:t>1</w:t>
        </w:r>
      </w:ins>
      <w:del w:id="40" w:author="Gavin Rawson" w:date="2024-07-15T12:48:00Z" w16du:dateUtc="2024-07-15T11:48:00Z">
        <w:r w:rsidR="002B16D9" w:rsidRPr="00041655" w:rsidDel="00461D1E">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1E0E48F5"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461D1E">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41" w:author="Gavin Rawson" w:date="2024-07-15T12:48:00Z" w16du:dateUtc="2024-07-15T11:48:00Z">
        <w:r w:rsidR="00461D1E" w:rsidRPr="00461D1E">
          <w:rPr>
            <w:rStyle w:val="Crossreference"/>
            <w:rPrChange w:id="42" w:author="Gavin Rawson" w:date="2024-07-15T12:48:00Z" w16du:dateUtc="2024-07-15T11:48:00Z">
              <w:rPr/>
            </w:rPrChange>
          </w:rPr>
          <w:t>Example use cases</w:t>
        </w:r>
      </w:ins>
      <w:del w:id="43" w:author="Gavin Rawson" w:date="2024-07-15T12:48:00Z" w16du:dateUtc="2024-07-15T11:48:00Z">
        <w:r w:rsidR="002B16D9" w:rsidRPr="00041655" w:rsidDel="00461D1E">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4945CFE7" w:rsidR="00E279F0" w:rsidRDefault="00E279F0" w:rsidP="009F3044">
      <w:pPr>
        <w:pStyle w:val="Caption"/>
      </w:pPr>
      <w:bookmarkStart w:id="44" w:name="_Ref160528474"/>
      <w:bookmarkStart w:id="45" w:name="_Toc170288628"/>
      <w:r>
        <w:t xml:space="preserve">Figure </w:t>
      </w:r>
      <w:r>
        <w:fldChar w:fldCharType="begin"/>
      </w:r>
      <w:r>
        <w:instrText xml:space="preserve"> SEQ Figure \* ARABIC </w:instrText>
      </w:r>
      <w:r>
        <w:fldChar w:fldCharType="separate"/>
      </w:r>
      <w:r w:rsidR="00461D1E">
        <w:rPr>
          <w:noProof/>
        </w:rPr>
        <w:t>1</w:t>
      </w:r>
      <w:r>
        <w:rPr>
          <w:noProof/>
        </w:rPr>
        <w:fldChar w:fldCharType="end"/>
      </w:r>
      <w:bookmarkEnd w:id="44"/>
      <w:r>
        <w:tab/>
      </w:r>
      <w:r w:rsidRPr="00E279F0">
        <w:t xml:space="preserve">Field device and </w:t>
      </w:r>
      <w:r w:rsidR="00A018AA">
        <w:t>s</w:t>
      </w:r>
      <w:r w:rsidRPr="00E279F0">
        <w:t>upervisory application messages</w:t>
      </w:r>
      <w:bookmarkEnd w:id="45"/>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19F209DD"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461D1E">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46" w:author="Gavin Rawson" w:date="2024-07-15T12:48:00Z" w16du:dateUtc="2024-07-15T11:48:00Z">
        <w:r w:rsidR="00461D1E" w:rsidRPr="00461D1E">
          <w:rPr>
            <w:rStyle w:val="Crossreference"/>
            <w:rPrChange w:id="47" w:author="Gavin Rawson" w:date="2024-07-15T12:48:00Z" w16du:dateUtc="2024-07-15T11:48:00Z">
              <w:rPr/>
            </w:rPrChange>
          </w:rPr>
          <w:t>Use of MQTT</w:t>
        </w:r>
      </w:ins>
      <w:del w:id="48" w:author="Gavin Rawson" w:date="2024-07-15T12:48:00Z" w16du:dateUtc="2024-07-15T11:48:00Z">
        <w:r w:rsidR="002B16D9" w:rsidRPr="00041655" w:rsidDel="00461D1E">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49" w:name="_Toc170288556"/>
      <w:r>
        <w:t>Lucid schema</w:t>
      </w:r>
      <w:bookmarkEnd w:id="49"/>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2D6BA89E" w:rsidR="005950AA" w:rsidRDefault="00FC7015" w:rsidP="009F3044">
      <w:pPr>
        <w:pStyle w:val="Caption"/>
      </w:pPr>
      <w:bookmarkStart w:id="50" w:name="_Toc170288629"/>
      <w:r w:rsidRPr="00BA7567">
        <w:t>Figure</w:t>
      </w:r>
      <w:r w:rsidR="00D82389" w:rsidRPr="00BA7567">
        <w:t xml:space="preserve"> </w:t>
      </w:r>
      <w:r>
        <w:fldChar w:fldCharType="begin"/>
      </w:r>
      <w:r>
        <w:instrText xml:space="preserve"> SEQ Figure \* ARABIC </w:instrText>
      </w:r>
      <w:r>
        <w:fldChar w:fldCharType="separate"/>
      </w:r>
      <w:r w:rsidR="00461D1E">
        <w:rPr>
          <w:noProof/>
        </w:rPr>
        <w:t>2</w:t>
      </w:r>
      <w:r>
        <w:rPr>
          <w:noProof/>
        </w:rPr>
        <w:fldChar w:fldCharType="end"/>
      </w:r>
      <w:r w:rsidR="00D82389" w:rsidRPr="00BA7567">
        <w:tab/>
        <w:t>JSON schema</w:t>
      </w:r>
      <w:bookmarkEnd w:id="50"/>
    </w:p>
    <w:p w14:paraId="6D28A886" w14:textId="29299CF9" w:rsidR="009C3498" w:rsidRDefault="009C3498" w:rsidP="009C3498">
      <w:pPr>
        <w:pStyle w:val="Heading3"/>
      </w:pPr>
      <w:bookmarkStart w:id="51" w:name="_Toc170288557"/>
      <w:r>
        <w:t xml:space="preserve">Device </w:t>
      </w:r>
      <w:r w:rsidR="006B0494">
        <w:t>profile</w:t>
      </w:r>
      <w:bookmarkEnd w:id="51"/>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52"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52"/>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54634C1F"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461D1E">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53" w:author="Gavin Rawson" w:date="2024-07-15T12:48:00Z" w16du:dateUtc="2024-07-15T11:48:00Z">
        <w:r w:rsidR="00461D1E" w:rsidRPr="00461D1E">
          <w:rPr>
            <w:rStyle w:val="Crossreference"/>
            <w:rPrChange w:id="54" w:author="Gavin Rawson" w:date="2024-07-15T12:48:00Z" w16du:dateUtc="2024-07-15T11:48:00Z">
              <w:rPr/>
            </w:rPrChange>
          </w:rPr>
          <w:t>Configuration</w:t>
        </w:r>
      </w:ins>
      <w:del w:id="55" w:author="Gavin Rawson" w:date="2024-07-15T12:48:00Z" w16du:dateUtc="2024-07-15T11:48:00Z">
        <w:r w:rsidR="002B16D9" w:rsidRPr="00041655" w:rsidDel="00461D1E">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E52734" w:rsidRPr="00BA7567" w:rsidDel="00DE77CD">
        <w:rPr>
          <w:rFonts w:eastAsia="DengXian"/>
          <w:lang w:eastAsia="en-US"/>
        </w:rPr>
        <w:t xml:space="preserve"> </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612376D6"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56" w:author="Gavin Rawson" w:date="2024-07-15T12:48:00Z" w16du:dateUtc="2024-07-15T11:48:00Z">
        <w:r w:rsidR="00461D1E" w:rsidRPr="00461D1E">
          <w:rPr>
            <w:rStyle w:val="Crossreference"/>
            <w:rPrChange w:id="57" w:author="Gavin Rawson" w:date="2024-07-15T12:48:00Z" w16du:dateUtc="2024-07-15T11:48:00Z">
              <w:rPr/>
            </w:rPrChange>
          </w:rPr>
          <w:t xml:space="preserve">Figure </w:t>
        </w:r>
        <w:r w:rsidR="00461D1E" w:rsidRPr="00461D1E">
          <w:rPr>
            <w:rStyle w:val="Crossreference"/>
            <w:rPrChange w:id="58" w:author="Gavin Rawson" w:date="2024-07-15T12:48:00Z" w16du:dateUtc="2024-07-15T11:48:00Z">
              <w:rPr>
                <w:noProof/>
              </w:rPr>
            </w:rPrChange>
          </w:rPr>
          <w:t>3</w:t>
        </w:r>
      </w:ins>
      <w:del w:id="59" w:author="Gavin Rawson" w:date="2024-07-15T12:48:00Z" w16du:dateUtc="2024-07-15T11:48:00Z">
        <w:r w:rsidR="002B16D9" w:rsidRPr="00041655" w:rsidDel="00461D1E">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69674C19"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461D1E">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461D1E">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461D1E"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24E80248" w:rsidR="00D616A6" w:rsidRDefault="00FC7015" w:rsidP="007335B8">
      <w:pPr>
        <w:pStyle w:val="Caption"/>
      </w:pPr>
      <w:bookmarkStart w:id="60" w:name="_Ref160529908"/>
      <w:bookmarkStart w:id="61" w:name="_Toc160543266"/>
      <w:bookmarkStart w:id="62" w:name="_Toc170288630"/>
      <w:r>
        <w:t xml:space="preserve">Figure </w:t>
      </w:r>
      <w:r>
        <w:fldChar w:fldCharType="begin"/>
      </w:r>
      <w:r>
        <w:instrText xml:space="preserve"> SEQ Figure \* ARABIC </w:instrText>
      </w:r>
      <w:r>
        <w:fldChar w:fldCharType="separate"/>
      </w:r>
      <w:r w:rsidR="00461D1E">
        <w:rPr>
          <w:noProof/>
        </w:rPr>
        <w:t>3</w:t>
      </w:r>
      <w:r>
        <w:rPr>
          <w:noProof/>
        </w:rPr>
        <w:fldChar w:fldCharType="end"/>
      </w:r>
      <w:bookmarkEnd w:id="60"/>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61"/>
      <w:bookmarkEnd w:id="62"/>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63" w:name="_Ref160530157"/>
      <w:bookmarkStart w:id="64" w:name="_Toc170288558"/>
      <w:r>
        <w:t>Configuration</w:t>
      </w:r>
      <w:bookmarkEnd w:id="63"/>
      <w:bookmarkEnd w:id="64"/>
    </w:p>
    <w:p w14:paraId="3B8A49D7" w14:textId="55EE50CA"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461D1E">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65" w:author="Gavin Rawson" w:date="2024-07-15T12:48:00Z" w16du:dateUtc="2024-07-15T11:48:00Z">
        <w:r w:rsidR="00461D1E" w:rsidRPr="00461D1E">
          <w:rPr>
            <w:rStyle w:val="Crossreference"/>
            <w:rPrChange w:id="66" w:author="Gavin Rawson" w:date="2024-07-15T12:48:00Z" w16du:dateUtc="2024-07-15T11:48:00Z">
              <w:rPr/>
            </w:rPrChange>
          </w:rPr>
          <w:t>Configuration errors</w:t>
        </w:r>
      </w:ins>
      <w:del w:id="67" w:author="Gavin Rawson" w:date="2024-07-15T12:48:00Z" w16du:dateUtc="2024-07-15T11:48:00Z">
        <w:r w:rsidR="002B16D9" w:rsidRPr="00041655" w:rsidDel="00461D1E">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68" w:name="_Ref162954664"/>
      <w:r>
        <w:t xml:space="preserve">Configuration </w:t>
      </w:r>
      <w:r w:rsidR="006B0494">
        <w:t>errors</w:t>
      </w:r>
      <w:bookmarkEnd w:id="68"/>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229AE0DA"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69" w:author="Gavin Rawson" w:date="2024-07-15T12:48:00Z" w16du:dateUtc="2024-07-15T11:48:00Z">
        <w:r w:rsidR="00461D1E" w:rsidRPr="00461D1E">
          <w:rPr>
            <w:rStyle w:val="Crossreference"/>
            <w:rPrChange w:id="70" w:author="Gavin Rawson" w:date="2024-07-15T12:48:00Z" w16du:dateUtc="2024-07-15T11:48:00Z">
              <w:rPr/>
            </w:rPrChange>
          </w:rPr>
          <w:t xml:space="preserve">Table </w:t>
        </w:r>
        <w:r w:rsidR="00461D1E" w:rsidRPr="00461D1E">
          <w:rPr>
            <w:rStyle w:val="Crossreference"/>
            <w:rPrChange w:id="71" w:author="Gavin Rawson" w:date="2024-07-15T12:48:00Z" w16du:dateUtc="2024-07-15T11:48:00Z">
              <w:rPr>
                <w:noProof/>
              </w:rPr>
            </w:rPrChange>
          </w:rPr>
          <w:t>1</w:t>
        </w:r>
      </w:ins>
      <w:del w:id="72" w:author="Gavin Rawson" w:date="2024-07-15T12:48:00Z" w16du:dateUtc="2024-07-15T11:48:00Z">
        <w:r w:rsidR="002B16D9" w:rsidRPr="00041655" w:rsidDel="00461D1E">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191A88EF" w:rsidR="00180D58" w:rsidRDefault="00FC7015" w:rsidP="00297394">
      <w:pPr>
        <w:pStyle w:val="Caption"/>
        <w:keepNext/>
      </w:pPr>
      <w:bookmarkStart w:id="73" w:name="_Ref160457063"/>
      <w:bookmarkStart w:id="74" w:name="_Toc160543307"/>
      <w:bookmarkStart w:id="75" w:name="_Toc170288640"/>
      <w:r>
        <w:t xml:space="preserve">Table </w:t>
      </w:r>
      <w:r>
        <w:fldChar w:fldCharType="begin"/>
      </w:r>
      <w:r>
        <w:instrText xml:space="preserve"> SEQ Table \* ARABIC </w:instrText>
      </w:r>
      <w:r>
        <w:fldChar w:fldCharType="separate"/>
      </w:r>
      <w:r w:rsidR="00461D1E">
        <w:rPr>
          <w:noProof/>
        </w:rPr>
        <w:t>1</w:t>
      </w:r>
      <w:r>
        <w:rPr>
          <w:noProof/>
        </w:rPr>
        <w:fldChar w:fldCharType="end"/>
      </w:r>
      <w:bookmarkEnd w:id="73"/>
      <w:r w:rsidR="00180D58">
        <w:tab/>
      </w:r>
      <w:r w:rsidR="00180D58" w:rsidRPr="00180D58">
        <w:t>Device elements</w:t>
      </w:r>
      <w:bookmarkEnd w:id="74"/>
      <w:bookmarkEnd w:id="7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2B16D9">
            <w:pPr>
              <w:pStyle w:val="TableText"/>
            </w:pPr>
            <w:r>
              <w:t>Node Id</w:t>
            </w:r>
          </w:p>
        </w:tc>
        <w:tc>
          <w:tcPr>
            <w:tcW w:w="1339" w:type="dxa"/>
            <w:shd w:val="clear" w:color="auto" w:fill="auto"/>
          </w:tcPr>
          <w:p w14:paraId="46124F7B" w14:textId="0FCD2FF9" w:rsidR="00E4091F" w:rsidRPr="008A325B" w:rsidRDefault="00E4091F" w:rsidP="002B16D9">
            <w:pPr>
              <w:pStyle w:val="TableText"/>
            </w:pPr>
            <w:r>
              <w:t>String</w:t>
            </w:r>
          </w:p>
        </w:tc>
        <w:tc>
          <w:tcPr>
            <w:tcW w:w="1617" w:type="dxa"/>
          </w:tcPr>
          <w:p w14:paraId="6305A1D9" w14:textId="4DB62F82" w:rsidR="00E4091F" w:rsidRPr="00DA2284" w:rsidRDefault="00E4091F" w:rsidP="002B16D9">
            <w:pPr>
              <w:pStyle w:val="TableText"/>
            </w:pPr>
            <w:r w:rsidRPr="00DA2284">
              <w:t>nid</w:t>
            </w:r>
          </w:p>
        </w:tc>
        <w:tc>
          <w:tcPr>
            <w:tcW w:w="1355" w:type="dxa"/>
          </w:tcPr>
          <w:p w14:paraId="0D5C810A" w14:textId="61497613" w:rsidR="00E4091F" w:rsidRDefault="00E4091F" w:rsidP="002B16D9">
            <w:pPr>
              <w:pStyle w:val="TableText"/>
            </w:pPr>
            <w:r w:rsidRPr="005543B9">
              <w:t>Yes</w:t>
            </w:r>
          </w:p>
        </w:tc>
        <w:tc>
          <w:tcPr>
            <w:tcW w:w="3204" w:type="dxa"/>
          </w:tcPr>
          <w:p w14:paraId="7D23332A" w14:textId="5A43ADAA" w:rsidR="00E4091F" w:rsidRDefault="00E4091F" w:rsidP="002B16D9">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2B16D9">
            <w:pPr>
              <w:pStyle w:val="TableText"/>
            </w:pPr>
            <w:r>
              <w:t>Name</w:t>
            </w:r>
          </w:p>
        </w:tc>
        <w:tc>
          <w:tcPr>
            <w:tcW w:w="1339" w:type="dxa"/>
            <w:shd w:val="clear" w:color="auto" w:fill="auto"/>
          </w:tcPr>
          <w:p w14:paraId="2CEC0AD4" w14:textId="4601881E" w:rsidR="00E4091F" w:rsidRPr="008A325B" w:rsidRDefault="00E4091F" w:rsidP="002B16D9">
            <w:pPr>
              <w:pStyle w:val="TableText"/>
            </w:pPr>
            <w:r>
              <w:t>String</w:t>
            </w:r>
          </w:p>
        </w:tc>
        <w:tc>
          <w:tcPr>
            <w:tcW w:w="1617" w:type="dxa"/>
          </w:tcPr>
          <w:p w14:paraId="3F790927" w14:textId="43CFC8AE" w:rsidR="00E4091F" w:rsidRPr="00DA2284" w:rsidRDefault="00E4091F" w:rsidP="002B16D9">
            <w:pPr>
              <w:pStyle w:val="TableText"/>
            </w:pPr>
            <w:r w:rsidRPr="00DA2284">
              <w:t>name</w:t>
            </w:r>
          </w:p>
        </w:tc>
        <w:tc>
          <w:tcPr>
            <w:tcW w:w="1355" w:type="dxa"/>
          </w:tcPr>
          <w:p w14:paraId="15CBCFC4" w14:textId="155296A0" w:rsidR="00E4091F" w:rsidRDefault="00E4091F" w:rsidP="002B16D9">
            <w:pPr>
              <w:pStyle w:val="TableText"/>
            </w:pPr>
            <w:r>
              <w:t>Yes</w:t>
            </w:r>
          </w:p>
        </w:tc>
        <w:tc>
          <w:tcPr>
            <w:tcW w:w="3204" w:type="dxa"/>
          </w:tcPr>
          <w:p w14:paraId="16C3BF1B" w14:textId="09D11D75" w:rsidR="00E4091F" w:rsidRDefault="00E4091F" w:rsidP="002B16D9">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2B16D9">
            <w:pPr>
              <w:pStyle w:val="TableText"/>
            </w:pPr>
            <w:r>
              <w:t>Location</w:t>
            </w:r>
          </w:p>
        </w:tc>
        <w:tc>
          <w:tcPr>
            <w:tcW w:w="1339" w:type="dxa"/>
            <w:shd w:val="clear" w:color="auto" w:fill="auto"/>
          </w:tcPr>
          <w:p w14:paraId="18B33563" w14:textId="0035E11E" w:rsidR="00E4091F" w:rsidRDefault="00E4091F" w:rsidP="002B16D9">
            <w:pPr>
              <w:pStyle w:val="TableText"/>
            </w:pPr>
            <w:r>
              <w:t>String</w:t>
            </w:r>
          </w:p>
        </w:tc>
        <w:tc>
          <w:tcPr>
            <w:tcW w:w="1617" w:type="dxa"/>
          </w:tcPr>
          <w:p w14:paraId="20529501" w14:textId="2E09E410" w:rsidR="00E4091F" w:rsidRPr="00DA2284" w:rsidRDefault="00E4091F" w:rsidP="002B16D9">
            <w:pPr>
              <w:pStyle w:val="TableText"/>
            </w:pPr>
            <w:r w:rsidRPr="00DA2284">
              <w:t>loc</w:t>
            </w:r>
          </w:p>
        </w:tc>
        <w:tc>
          <w:tcPr>
            <w:tcW w:w="1355" w:type="dxa"/>
          </w:tcPr>
          <w:p w14:paraId="3E0DD4B8" w14:textId="4C7EFB13" w:rsidR="00E4091F" w:rsidRDefault="00E4091F" w:rsidP="002B16D9">
            <w:pPr>
              <w:pStyle w:val="TableText"/>
            </w:pPr>
            <w:r>
              <w:t>No</w:t>
            </w:r>
          </w:p>
        </w:tc>
        <w:tc>
          <w:tcPr>
            <w:tcW w:w="3204" w:type="dxa"/>
          </w:tcPr>
          <w:p w14:paraId="519FB7AA" w14:textId="7E1D3966" w:rsidR="00E4091F" w:rsidRDefault="00650646" w:rsidP="002B16D9">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2B16D9">
            <w:pPr>
              <w:pStyle w:val="TableText"/>
            </w:pPr>
            <w:r>
              <w:t>Owner</w:t>
            </w:r>
          </w:p>
        </w:tc>
        <w:tc>
          <w:tcPr>
            <w:tcW w:w="1339" w:type="dxa"/>
            <w:shd w:val="clear" w:color="auto" w:fill="auto"/>
          </w:tcPr>
          <w:p w14:paraId="6F65CBA1" w14:textId="1DB0BE5D" w:rsidR="00E4091F" w:rsidRDefault="00E4091F" w:rsidP="002B16D9">
            <w:pPr>
              <w:pStyle w:val="TableText"/>
            </w:pPr>
            <w:r>
              <w:t>String</w:t>
            </w:r>
          </w:p>
        </w:tc>
        <w:tc>
          <w:tcPr>
            <w:tcW w:w="1617" w:type="dxa"/>
          </w:tcPr>
          <w:p w14:paraId="5CD44588" w14:textId="2083C0F1" w:rsidR="00E4091F" w:rsidRPr="00DA2284" w:rsidRDefault="00E4091F" w:rsidP="002B16D9">
            <w:pPr>
              <w:pStyle w:val="TableText"/>
            </w:pPr>
            <w:r w:rsidRPr="00DA2284">
              <w:t>ownr</w:t>
            </w:r>
          </w:p>
        </w:tc>
        <w:tc>
          <w:tcPr>
            <w:tcW w:w="1355" w:type="dxa"/>
          </w:tcPr>
          <w:p w14:paraId="135D59D4" w14:textId="798D9824" w:rsidR="00E4091F" w:rsidRDefault="00E4091F" w:rsidP="002B16D9">
            <w:pPr>
              <w:pStyle w:val="TableText"/>
            </w:pPr>
            <w:r>
              <w:t>No</w:t>
            </w:r>
          </w:p>
        </w:tc>
        <w:tc>
          <w:tcPr>
            <w:tcW w:w="3204" w:type="dxa"/>
          </w:tcPr>
          <w:p w14:paraId="3336C5FF" w14:textId="48129EEE" w:rsidR="00E4091F" w:rsidRDefault="00E4091F" w:rsidP="002B16D9">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2B16D9">
            <w:pPr>
              <w:pStyle w:val="TableText"/>
            </w:pPr>
            <w:r>
              <w:t>Asset</w:t>
            </w:r>
          </w:p>
        </w:tc>
        <w:tc>
          <w:tcPr>
            <w:tcW w:w="1339" w:type="dxa"/>
            <w:shd w:val="clear" w:color="auto" w:fill="auto"/>
          </w:tcPr>
          <w:p w14:paraId="0D6A727A" w14:textId="65582BDE" w:rsidR="00E4091F" w:rsidRDefault="00E4091F" w:rsidP="002B16D9">
            <w:pPr>
              <w:pStyle w:val="TableText"/>
            </w:pPr>
            <w:r>
              <w:t>String</w:t>
            </w:r>
          </w:p>
        </w:tc>
        <w:tc>
          <w:tcPr>
            <w:tcW w:w="1617" w:type="dxa"/>
          </w:tcPr>
          <w:p w14:paraId="7C76FCAC" w14:textId="0297DC5D" w:rsidR="00E4091F" w:rsidRPr="00DA2284" w:rsidRDefault="00E4091F" w:rsidP="002B16D9">
            <w:pPr>
              <w:pStyle w:val="TableText"/>
            </w:pPr>
            <w:r w:rsidRPr="00DA2284">
              <w:t>asst</w:t>
            </w:r>
          </w:p>
        </w:tc>
        <w:tc>
          <w:tcPr>
            <w:tcW w:w="1355" w:type="dxa"/>
          </w:tcPr>
          <w:p w14:paraId="18FA9940" w14:textId="16ED80CD" w:rsidR="00E4091F" w:rsidRDefault="00E4091F" w:rsidP="002B16D9">
            <w:pPr>
              <w:pStyle w:val="TableText"/>
            </w:pPr>
            <w:r>
              <w:t>No</w:t>
            </w:r>
          </w:p>
        </w:tc>
        <w:tc>
          <w:tcPr>
            <w:tcW w:w="3204" w:type="dxa"/>
          </w:tcPr>
          <w:p w14:paraId="2D89C484" w14:textId="307307FA" w:rsidR="00E4091F" w:rsidRDefault="00E4091F" w:rsidP="002B16D9">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2B16D9">
            <w:pPr>
              <w:pStyle w:val="TableText"/>
            </w:pPr>
            <w:r>
              <w:t>Serial</w:t>
            </w:r>
          </w:p>
        </w:tc>
        <w:tc>
          <w:tcPr>
            <w:tcW w:w="1339" w:type="dxa"/>
            <w:shd w:val="clear" w:color="auto" w:fill="auto"/>
          </w:tcPr>
          <w:p w14:paraId="0A0D3A30" w14:textId="48166049" w:rsidR="00E4091F" w:rsidRDefault="00E4091F" w:rsidP="002B16D9">
            <w:pPr>
              <w:pStyle w:val="TableText"/>
            </w:pPr>
            <w:r>
              <w:t>String</w:t>
            </w:r>
          </w:p>
        </w:tc>
        <w:tc>
          <w:tcPr>
            <w:tcW w:w="1617" w:type="dxa"/>
          </w:tcPr>
          <w:p w14:paraId="4E330608" w14:textId="1D78ABC9" w:rsidR="00E4091F" w:rsidRPr="00DA2284" w:rsidRDefault="00E4091F" w:rsidP="002B16D9">
            <w:pPr>
              <w:pStyle w:val="TableText"/>
            </w:pPr>
            <w:r w:rsidRPr="00DA2284">
              <w:t>serl</w:t>
            </w:r>
          </w:p>
        </w:tc>
        <w:tc>
          <w:tcPr>
            <w:tcW w:w="1355" w:type="dxa"/>
          </w:tcPr>
          <w:p w14:paraId="0B8C8ADD" w14:textId="3962FAA3" w:rsidR="00E4091F" w:rsidRDefault="00E4091F" w:rsidP="002B16D9">
            <w:pPr>
              <w:pStyle w:val="TableText"/>
            </w:pPr>
            <w:r>
              <w:t>No</w:t>
            </w:r>
          </w:p>
        </w:tc>
        <w:tc>
          <w:tcPr>
            <w:tcW w:w="3204" w:type="dxa"/>
          </w:tcPr>
          <w:p w14:paraId="7FA56B9B" w14:textId="25361708" w:rsidR="00E4091F" w:rsidRDefault="00E4091F" w:rsidP="002B16D9">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2B16D9">
            <w:pPr>
              <w:pStyle w:val="TableText"/>
            </w:pPr>
            <w:r>
              <w:t>Latitude</w:t>
            </w:r>
          </w:p>
        </w:tc>
        <w:tc>
          <w:tcPr>
            <w:tcW w:w="1339" w:type="dxa"/>
            <w:shd w:val="clear" w:color="auto" w:fill="auto"/>
          </w:tcPr>
          <w:p w14:paraId="407DD68F" w14:textId="737450C7" w:rsidR="00E4091F" w:rsidRDefault="00E4091F" w:rsidP="002B16D9">
            <w:pPr>
              <w:pStyle w:val="TableText"/>
            </w:pPr>
            <w:r>
              <w:t>Number</w:t>
            </w:r>
          </w:p>
        </w:tc>
        <w:tc>
          <w:tcPr>
            <w:tcW w:w="1617" w:type="dxa"/>
          </w:tcPr>
          <w:p w14:paraId="602200FF" w14:textId="504BD981" w:rsidR="00E4091F" w:rsidRPr="00DA2284" w:rsidRDefault="00E4091F" w:rsidP="002B16D9">
            <w:pPr>
              <w:pStyle w:val="TableText"/>
            </w:pPr>
            <w:r w:rsidRPr="00DA2284">
              <w:t>latitude</w:t>
            </w:r>
          </w:p>
        </w:tc>
        <w:tc>
          <w:tcPr>
            <w:tcW w:w="1355" w:type="dxa"/>
          </w:tcPr>
          <w:p w14:paraId="5DE84E42" w14:textId="08E40368" w:rsidR="00E4091F" w:rsidRDefault="00E4091F" w:rsidP="002B16D9">
            <w:pPr>
              <w:pStyle w:val="TableText"/>
            </w:pPr>
            <w:r>
              <w:t>No</w:t>
            </w:r>
          </w:p>
        </w:tc>
        <w:tc>
          <w:tcPr>
            <w:tcW w:w="3204" w:type="dxa"/>
          </w:tcPr>
          <w:p w14:paraId="3F98B75F" w14:textId="2E636295" w:rsidR="00E4091F" w:rsidRDefault="00E4091F" w:rsidP="002B16D9">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2B16D9">
            <w:pPr>
              <w:pStyle w:val="TableText"/>
            </w:pPr>
            <w:r>
              <w:t>Longitude</w:t>
            </w:r>
          </w:p>
        </w:tc>
        <w:tc>
          <w:tcPr>
            <w:tcW w:w="1339" w:type="dxa"/>
            <w:shd w:val="clear" w:color="auto" w:fill="auto"/>
          </w:tcPr>
          <w:p w14:paraId="6A225104" w14:textId="0071F427" w:rsidR="00E4091F" w:rsidRDefault="00E4091F" w:rsidP="002B16D9">
            <w:pPr>
              <w:pStyle w:val="TableText"/>
            </w:pPr>
            <w:r>
              <w:t>Number</w:t>
            </w:r>
          </w:p>
        </w:tc>
        <w:tc>
          <w:tcPr>
            <w:tcW w:w="1617" w:type="dxa"/>
          </w:tcPr>
          <w:p w14:paraId="418AF233" w14:textId="2EB0259B" w:rsidR="00E4091F" w:rsidRPr="00DA2284" w:rsidRDefault="00E4091F" w:rsidP="002B16D9">
            <w:pPr>
              <w:pStyle w:val="TableText"/>
            </w:pPr>
            <w:r w:rsidRPr="00DA2284">
              <w:t>longitude</w:t>
            </w:r>
          </w:p>
        </w:tc>
        <w:tc>
          <w:tcPr>
            <w:tcW w:w="1355" w:type="dxa"/>
          </w:tcPr>
          <w:p w14:paraId="0A7A7003" w14:textId="369F6FF2" w:rsidR="00E4091F" w:rsidRDefault="00E4091F" w:rsidP="002B16D9">
            <w:pPr>
              <w:pStyle w:val="TableText"/>
            </w:pPr>
            <w:r>
              <w:t>No</w:t>
            </w:r>
          </w:p>
        </w:tc>
        <w:tc>
          <w:tcPr>
            <w:tcW w:w="3204" w:type="dxa"/>
          </w:tcPr>
          <w:p w14:paraId="1627E2A2" w14:textId="1D966494" w:rsidR="00E4091F" w:rsidRDefault="00E4091F" w:rsidP="002B16D9">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2B16D9">
            <w:pPr>
              <w:pStyle w:val="TableText"/>
            </w:pPr>
            <w:r>
              <w:t>On Scan</w:t>
            </w:r>
          </w:p>
        </w:tc>
        <w:tc>
          <w:tcPr>
            <w:tcW w:w="1339" w:type="dxa"/>
            <w:shd w:val="clear" w:color="auto" w:fill="auto"/>
          </w:tcPr>
          <w:p w14:paraId="73F89310" w14:textId="077FCA1E" w:rsidR="00E4091F" w:rsidRDefault="00E4091F" w:rsidP="002B16D9">
            <w:pPr>
              <w:pStyle w:val="TableText"/>
            </w:pPr>
            <w:r>
              <w:t>Boolean</w:t>
            </w:r>
          </w:p>
        </w:tc>
        <w:tc>
          <w:tcPr>
            <w:tcW w:w="1617" w:type="dxa"/>
          </w:tcPr>
          <w:p w14:paraId="222ECA05" w14:textId="4C79835D" w:rsidR="00E4091F" w:rsidRPr="00DA2284" w:rsidRDefault="00E4091F" w:rsidP="002B16D9">
            <w:pPr>
              <w:pStyle w:val="TableText"/>
            </w:pPr>
            <w:r w:rsidRPr="00DA2284">
              <w:t>scan</w:t>
            </w:r>
          </w:p>
        </w:tc>
        <w:tc>
          <w:tcPr>
            <w:tcW w:w="1355" w:type="dxa"/>
          </w:tcPr>
          <w:p w14:paraId="7808E95F" w14:textId="6CB175E7" w:rsidR="00E4091F" w:rsidRDefault="00E4091F" w:rsidP="002B16D9">
            <w:pPr>
              <w:pStyle w:val="TableText"/>
            </w:pPr>
            <w:r>
              <w:t>Yes</w:t>
            </w:r>
          </w:p>
        </w:tc>
        <w:tc>
          <w:tcPr>
            <w:tcW w:w="3204" w:type="dxa"/>
          </w:tcPr>
          <w:p w14:paraId="08EDCD43" w14:textId="6F050711" w:rsidR="00E4091F" w:rsidRDefault="00E4091F" w:rsidP="002B16D9">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6CDDBB63"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76" w:author="Gavin Rawson" w:date="2024-07-15T12:48:00Z" w16du:dateUtc="2024-07-15T11:48:00Z">
        <w:r w:rsidR="00461D1E" w:rsidRPr="00461D1E">
          <w:rPr>
            <w:rStyle w:val="Crossreference"/>
            <w:rPrChange w:id="77" w:author="Gavin Rawson" w:date="2024-07-15T12:48:00Z" w16du:dateUtc="2024-07-15T11:48:00Z">
              <w:rPr/>
            </w:rPrChange>
          </w:rPr>
          <w:t xml:space="preserve">Table </w:t>
        </w:r>
        <w:r w:rsidR="00461D1E" w:rsidRPr="00461D1E">
          <w:rPr>
            <w:rStyle w:val="Crossreference"/>
            <w:rPrChange w:id="78" w:author="Gavin Rawson" w:date="2024-07-15T12:48:00Z" w16du:dateUtc="2024-07-15T11:48:00Z">
              <w:rPr>
                <w:noProof/>
              </w:rPr>
            </w:rPrChange>
          </w:rPr>
          <w:t>2</w:t>
        </w:r>
      </w:ins>
      <w:del w:id="79" w:author="Gavin Rawson" w:date="2024-07-15T12:48:00Z" w16du:dateUtc="2024-07-15T11:48:00Z">
        <w:r w:rsidR="002B16D9" w:rsidRPr="00041655" w:rsidDel="00461D1E">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433FE064" w:rsidR="004313A4" w:rsidRDefault="004313A4" w:rsidP="009F3044">
      <w:pPr>
        <w:pStyle w:val="Caption"/>
      </w:pPr>
      <w:bookmarkStart w:id="80" w:name="_Ref160537695"/>
      <w:bookmarkStart w:id="81" w:name="_Toc160543308"/>
      <w:bookmarkStart w:id="82" w:name="_Toc170288641"/>
      <w:r>
        <w:t xml:space="preserve">Table </w:t>
      </w:r>
      <w:r>
        <w:fldChar w:fldCharType="begin"/>
      </w:r>
      <w:r>
        <w:instrText xml:space="preserve"> SEQ Table \* ARABIC </w:instrText>
      </w:r>
      <w:r>
        <w:fldChar w:fldCharType="separate"/>
      </w:r>
      <w:r w:rsidR="00461D1E">
        <w:rPr>
          <w:noProof/>
        </w:rPr>
        <w:t>2</w:t>
      </w:r>
      <w:r>
        <w:rPr>
          <w:noProof/>
        </w:rPr>
        <w:fldChar w:fldCharType="end"/>
      </w:r>
      <w:bookmarkEnd w:id="80"/>
      <w:r>
        <w:tab/>
      </w:r>
      <w:r w:rsidRPr="004313A4">
        <w:t>Channel elements</w:t>
      </w:r>
      <w:bookmarkEnd w:id="81"/>
      <w:bookmarkEnd w:id="82"/>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2B16D9">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2B16D9">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2B16D9">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2B16D9">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2B16D9">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2B16D9">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2B16D9">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2B16D9">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2B16D9">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2B16D9">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2B16D9">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2B16D9">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2B16D9">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2B16D9">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2B16D9">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2B16D9">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2B16D9">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2B16D9">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2B16D9">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2B16D9">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4EBFFAD1"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83" w:author="Gavin Rawson" w:date="2024-07-15T12:48:00Z" w16du:dateUtc="2024-07-15T11:48:00Z">
        <w:r w:rsidR="00461D1E" w:rsidRPr="00461D1E">
          <w:rPr>
            <w:rStyle w:val="Crossreference"/>
            <w:rPrChange w:id="84" w:author="Gavin Rawson" w:date="2024-07-15T12:48:00Z" w16du:dateUtc="2024-07-15T11:48:00Z">
              <w:rPr/>
            </w:rPrChange>
          </w:rPr>
          <w:t xml:space="preserve">Table </w:t>
        </w:r>
        <w:r w:rsidR="00461D1E" w:rsidRPr="00461D1E">
          <w:rPr>
            <w:rStyle w:val="Crossreference"/>
            <w:rPrChange w:id="85" w:author="Gavin Rawson" w:date="2024-07-15T12:48:00Z" w16du:dateUtc="2024-07-15T11:48:00Z">
              <w:rPr>
                <w:noProof/>
              </w:rPr>
            </w:rPrChange>
          </w:rPr>
          <w:t>3</w:t>
        </w:r>
      </w:ins>
      <w:del w:id="86" w:author="Gavin Rawson" w:date="2024-07-15T12:48:00Z" w16du:dateUtc="2024-07-15T11:48:00Z">
        <w:r w:rsidR="002B16D9" w:rsidRPr="00041655" w:rsidDel="00461D1E">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4123F69F" w:rsidR="00B14B69" w:rsidRDefault="00B14B69" w:rsidP="00537F2E">
      <w:pPr>
        <w:pStyle w:val="Caption"/>
        <w:keepNext/>
      </w:pPr>
      <w:bookmarkStart w:id="87" w:name="_Ref160457959"/>
      <w:bookmarkStart w:id="88" w:name="_Toc160543309"/>
      <w:bookmarkStart w:id="89" w:name="_Toc170288642"/>
      <w:r>
        <w:t xml:space="preserve">Table </w:t>
      </w:r>
      <w:r>
        <w:fldChar w:fldCharType="begin"/>
      </w:r>
      <w:r>
        <w:instrText xml:space="preserve"> SEQ Table \* ARABIC </w:instrText>
      </w:r>
      <w:r>
        <w:fldChar w:fldCharType="separate"/>
      </w:r>
      <w:r w:rsidR="00461D1E">
        <w:rPr>
          <w:noProof/>
        </w:rPr>
        <w:t>3</w:t>
      </w:r>
      <w:r>
        <w:rPr>
          <w:noProof/>
        </w:rPr>
        <w:fldChar w:fldCharType="end"/>
      </w:r>
      <w:bookmarkEnd w:id="87"/>
      <w:r>
        <w:tab/>
      </w:r>
      <w:r w:rsidR="005A587D">
        <w:t>Connection</w:t>
      </w:r>
      <w:r w:rsidRPr="00B14B69">
        <w:t xml:space="preserve"> elements</w:t>
      </w:r>
      <w:bookmarkEnd w:id="88"/>
      <w:bookmarkEnd w:id="89"/>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2B16D9">
            <w:pPr>
              <w:pStyle w:val="TableText"/>
            </w:pPr>
            <w:r w:rsidRPr="00DA2284">
              <w:t>Connection Number</w:t>
            </w:r>
          </w:p>
        </w:tc>
        <w:tc>
          <w:tcPr>
            <w:tcW w:w="1019" w:type="dxa"/>
          </w:tcPr>
          <w:p w14:paraId="2CE52BFD" w14:textId="72616A97" w:rsidR="00B14B69" w:rsidRPr="00DA2284" w:rsidRDefault="00B14B69" w:rsidP="002B16D9">
            <w:pPr>
              <w:pStyle w:val="TableText"/>
            </w:pPr>
            <w:r w:rsidRPr="00DA2284">
              <w:t>Integer</w:t>
            </w:r>
          </w:p>
        </w:tc>
        <w:tc>
          <w:tcPr>
            <w:tcW w:w="1101" w:type="dxa"/>
          </w:tcPr>
          <w:p w14:paraId="6ED55782" w14:textId="0CE1D373" w:rsidR="00B14B69" w:rsidRPr="00AA06A1" w:rsidRDefault="00B14B69" w:rsidP="002B16D9">
            <w:pPr>
              <w:pStyle w:val="TableText"/>
            </w:pPr>
            <w:r w:rsidRPr="00AA06A1">
              <w:t>num</w:t>
            </w:r>
          </w:p>
        </w:tc>
        <w:tc>
          <w:tcPr>
            <w:tcW w:w="1355" w:type="dxa"/>
          </w:tcPr>
          <w:p w14:paraId="098B04D3" w14:textId="2960AEF8" w:rsidR="00B14B69" w:rsidRPr="00DA2284" w:rsidRDefault="00B14B69" w:rsidP="002B16D9">
            <w:pPr>
              <w:pStyle w:val="TableText"/>
            </w:pPr>
            <w:r w:rsidRPr="00DA2284">
              <w:t>Yes</w:t>
            </w:r>
          </w:p>
        </w:tc>
        <w:tc>
          <w:tcPr>
            <w:tcW w:w="4019" w:type="dxa"/>
          </w:tcPr>
          <w:p w14:paraId="3544CA06" w14:textId="16FFE3C4" w:rsidR="00B14B69" w:rsidRPr="00DA2284" w:rsidRDefault="00B14B69" w:rsidP="002B16D9">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2B16D9">
            <w:pPr>
              <w:pStyle w:val="TableText"/>
            </w:pPr>
            <w:r w:rsidRPr="00DA2284">
              <w:t>Connection Name</w:t>
            </w:r>
          </w:p>
        </w:tc>
        <w:tc>
          <w:tcPr>
            <w:tcW w:w="1019" w:type="dxa"/>
          </w:tcPr>
          <w:p w14:paraId="20022CCA" w14:textId="0C4817F2" w:rsidR="00B14B69" w:rsidRPr="00DA2284" w:rsidRDefault="00B14B69" w:rsidP="002B16D9">
            <w:pPr>
              <w:pStyle w:val="TableText"/>
            </w:pPr>
            <w:r w:rsidRPr="00DA2284">
              <w:t>String</w:t>
            </w:r>
          </w:p>
        </w:tc>
        <w:tc>
          <w:tcPr>
            <w:tcW w:w="1101" w:type="dxa"/>
          </w:tcPr>
          <w:p w14:paraId="0E7D15D5" w14:textId="457B2B24" w:rsidR="00B14B69" w:rsidRPr="00AA06A1" w:rsidRDefault="00B14B69" w:rsidP="002B16D9">
            <w:pPr>
              <w:pStyle w:val="TableText"/>
            </w:pPr>
            <w:r w:rsidRPr="00AA06A1">
              <w:t>name</w:t>
            </w:r>
          </w:p>
        </w:tc>
        <w:tc>
          <w:tcPr>
            <w:tcW w:w="1355" w:type="dxa"/>
          </w:tcPr>
          <w:p w14:paraId="6FBB34B0" w14:textId="36D1998B" w:rsidR="00B14B69" w:rsidRPr="00DA2284" w:rsidRDefault="00B14B69" w:rsidP="002B16D9">
            <w:pPr>
              <w:pStyle w:val="TableText"/>
            </w:pPr>
            <w:r w:rsidRPr="00DA2284">
              <w:t>Yes</w:t>
            </w:r>
          </w:p>
        </w:tc>
        <w:tc>
          <w:tcPr>
            <w:tcW w:w="4019" w:type="dxa"/>
          </w:tcPr>
          <w:p w14:paraId="7BE1397F" w14:textId="66F1FD6D" w:rsidR="00B14B69" w:rsidRPr="00DA2284" w:rsidRDefault="00B14B69" w:rsidP="002B16D9">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2B16D9">
            <w:pPr>
              <w:pStyle w:val="TableText"/>
            </w:pPr>
            <w:r w:rsidRPr="00DA2284">
              <w:t>Channel Number</w:t>
            </w:r>
          </w:p>
        </w:tc>
        <w:tc>
          <w:tcPr>
            <w:tcW w:w="1019" w:type="dxa"/>
          </w:tcPr>
          <w:p w14:paraId="32707D46" w14:textId="5C8AB924" w:rsidR="00B14B69" w:rsidRPr="00DA2284" w:rsidRDefault="00B14B69" w:rsidP="002B16D9">
            <w:pPr>
              <w:pStyle w:val="TableText"/>
            </w:pPr>
            <w:r w:rsidRPr="00DA2284">
              <w:t>Integer</w:t>
            </w:r>
          </w:p>
        </w:tc>
        <w:tc>
          <w:tcPr>
            <w:tcW w:w="1101" w:type="dxa"/>
          </w:tcPr>
          <w:p w14:paraId="2082AFC9" w14:textId="4444E4D9" w:rsidR="00B14B69" w:rsidRPr="00AA06A1" w:rsidRDefault="00B14B69" w:rsidP="002B16D9">
            <w:pPr>
              <w:pStyle w:val="TableText"/>
            </w:pPr>
            <w:r w:rsidRPr="00AA06A1">
              <w:t>channel</w:t>
            </w:r>
          </w:p>
        </w:tc>
        <w:tc>
          <w:tcPr>
            <w:tcW w:w="1355" w:type="dxa"/>
          </w:tcPr>
          <w:p w14:paraId="509E8530" w14:textId="49A1BAEA" w:rsidR="00B14B69" w:rsidRPr="00DA2284" w:rsidRDefault="00B14B69" w:rsidP="002B16D9">
            <w:pPr>
              <w:pStyle w:val="TableText"/>
            </w:pPr>
            <w:r w:rsidRPr="00DA2284">
              <w:t>Yes</w:t>
            </w:r>
          </w:p>
        </w:tc>
        <w:tc>
          <w:tcPr>
            <w:tcW w:w="4019" w:type="dxa"/>
          </w:tcPr>
          <w:p w14:paraId="6C68741A" w14:textId="14762451" w:rsidR="00B14B69" w:rsidRPr="00DA2284" w:rsidRDefault="00B14B69" w:rsidP="002B16D9">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2B16D9">
            <w:pPr>
              <w:pStyle w:val="TableText"/>
            </w:pPr>
            <w:r w:rsidRPr="00DA2284">
              <w:t>Network Protocol</w:t>
            </w:r>
          </w:p>
        </w:tc>
        <w:tc>
          <w:tcPr>
            <w:tcW w:w="1019" w:type="dxa"/>
          </w:tcPr>
          <w:p w14:paraId="779F218A" w14:textId="36013D36" w:rsidR="00B14B69" w:rsidRPr="00DA2284" w:rsidRDefault="00B14B69" w:rsidP="002B16D9">
            <w:pPr>
              <w:pStyle w:val="TableText"/>
            </w:pPr>
            <w:r w:rsidRPr="00DA2284">
              <w:t>Integer</w:t>
            </w:r>
          </w:p>
        </w:tc>
        <w:tc>
          <w:tcPr>
            <w:tcW w:w="1101" w:type="dxa"/>
          </w:tcPr>
          <w:p w14:paraId="2ED69CE0" w14:textId="5EA1ED48" w:rsidR="00B14B69" w:rsidRPr="00AA06A1" w:rsidRDefault="00B14B69" w:rsidP="002B16D9">
            <w:pPr>
              <w:pStyle w:val="TableText"/>
            </w:pPr>
            <w:r w:rsidRPr="00AA06A1">
              <w:t>prot</w:t>
            </w:r>
          </w:p>
        </w:tc>
        <w:tc>
          <w:tcPr>
            <w:tcW w:w="1355" w:type="dxa"/>
          </w:tcPr>
          <w:p w14:paraId="7A4D0D05" w14:textId="23E5F3FB" w:rsidR="00B14B69" w:rsidRPr="00DA2284" w:rsidRDefault="00B14B69" w:rsidP="002B16D9">
            <w:pPr>
              <w:pStyle w:val="TableText"/>
            </w:pPr>
            <w:r w:rsidRPr="00DA2284">
              <w:t>Yes</w:t>
            </w:r>
          </w:p>
        </w:tc>
        <w:tc>
          <w:tcPr>
            <w:tcW w:w="4019" w:type="dxa"/>
          </w:tcPr>
          <w:p w14:paraId="07291B35" w14:textId="77777777" w:rsidR="004313A4" w:rsidRPr="003E2427" w:rsidRDefault="00B14B69" w:rsidP="002B16D9">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2B16D9">
            <w:pPr>
              <w:pStyle w:val="TableText"/>
            </w:pPr>
            <w:r w:rsidRPr="003E2427">
              <w:t>0 – IPv4 (TCP)</w:t>
            </w:r>
          </w:p>
          <w:p w14:paraId="78F97C3D" w14:textId="51CD3FC2" w:rsidR="00B14B69" w:rsidRPr="003E2427" w:rsidRDefault="004313A4" w:rsidP="002B16D9">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2B16D9">
            <w:pPr>
              <w:pStyle w:val="TableText"/>
            </w:pPr>
            <w:r w:rsidRPr="00DA2284">
              <w:t>Network Information</w:t>
            </w:r>
          </w:p>
        </w:tc>
        <w:tc>
          <w:tcPr>
            <w:tcW w:w="1019" w:type="dxa"/>
          </w:tcPr>
          <w:p w14:paraId="7F18AD11" w14:textId="0B193E1A" w:rsidR="00B14B69" w:rsidRPr="00DA2284" w:rsidRDefault="00B14B69" w:rsidP="002B16D9">
            <w:pPr>
              <w:pStyle w:val="TableText"/>
            </w:pPr>
            <w:r w:rsidRPr="00DA2284">
              <w:t>String</w:t>
            </w:r>
          </w:p>
        </w:tc>
        <w:tc>
          <w:tcPr>
            <w:tcW w:w="1101" w:type="dxa"/>
          </w:tcPr>
          <w:p w14:paraId="70B455F1" w14:textId="0544B40B" w:rsidR="00B14B69" w:rsidRPr="00AA06A1" w:rsidRDefault="00B14B69" w:rsidP="002B16D9">
            <w:pPr>
              <w:pStyle w:val="TableText"/>
            </w:pPr>
            <w:r w:rsidRPr="00AA06A1">
              <w:t>net</w:t>
            </w:r>
          </w:p>
        </w:tc>
        <w:tc>
          <w:tcPr>
            <w:tcW w:w="1355" w:type="dxa"/>
          </w:tcPr>
          <w:p w14:paraId="5151E6A0" w14:textId="39F30A86" w:rsidR="00B14B69" w:rsidRPr="00DA2284" w:rsidRDefault="00B14B69" w:rsidP="002B16D9">
            <w:pPr>
              <w:pStyle w:val="TableText"/>
            </w:pPr>
            <w:r w:rsidRPr="00DA2284">
              <w:t>Yes</w:t>
            </w:r>
          </w:p>
        </w:tc>
        <w:tc>
          <w:tcPr>
            <w:tcW w:w="4019" w:type="dxa"/>
          </w:tcPr>
          <w:p w14:paraId="4E096D81" w14:textId="133212C9" w:rsidR="00B14B69" w:rsidRPr="00DA2284" w:rsidRDefault="00B14B69" w:rsidP="002B16D9">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2B16D9">
            <w:pPr>
              <w:pStyle w:val="TableText"/>
            </w:pPr>
            <w:r w:rsidRPr="00DA2284">
              <w:t>Retries</w:t>
            </w:r>
          </w:p>
        </w:tc>
        <w:tc>
          <w:tcPr>
            <w:tcW w:w="1019" w:type="dxa"/>
          </w:tcPr>
          <w:p w14:paraId="4A396196" w14:textId="4B156D6D" w:rsidR="00B14B69" w:rsidRPr="00DA2284" w:rsidRDefault="00B14B69" w:rsidP="002B16D9">
            <w:pPr>
              <w:pStyle w:val="TableText"/>
            </w:pPr>
            <w:r w:rsidRPr="00DA2284">
              <w:t>Integer</w:t>
            </w:r>
          </w:p>
        </w:tc>
        <w:tc>
          <w:tcPr>
            <w:tcW w:w="1101" w:type="dxa"/>
          </w:tcPr>
          <w:p w14:paraId="16619322" w14:textId="1013CEE3" w:rsidR="00B14B69" w:rsidRPr="00AA06A1" w:rsidRDefault="00B14B69" w:rsidP="002B16D9">
            <w:pPr>
              <w:pStyle w:val="TableText"/>
            </w:pPr>
            <w:r w:rsidRPr="00AA06A1">
              <w:t>retries</w:t>
            </w:r>
          </w:p>
        </w:tc>
        <w:tc>
          <w:tcPr>
            <w:tcW w:w="1355" w:type="dxa"/>
          </w:tcPr>
          <w:p w14:paraId="38563873" w14:textId="62F482B3" w:rsidR="00B14B69" w:rsidRPr="00DA2284" w:rsidRDefault="00B14B69" w:rsidP="002B16D9">
            <w:pPr>
              <w:pStyle w:val="TableText"/>
            </w:pPr>
            <w:r w:rsidRPr="00DA2284">
              <w:t>No</w:t>
            </w:r>
          </w:p>
        </w:tc>
        <w:tc>
          <w:tcPr>
            <w:tcW w:w="4019" w:type="dxa"/>
          </w:tcPr>
          <w:p w14:paraId="5EC056FD" w14:textId="5946FB9F" w:rsidR="00B14B69" w:rsidRPr="00DA2284" w:rsidRDefault="00B14B69" w:rsidP="002B16D9">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2B16D9">
            <w:pPr>
              <w:pStyle w:val="TableText"/>
            </w:pPr>
            <w:r w:rsidRPr="00DA2284">
              <w:t>Backoff</w:t>
            </w:r>
          </w:p>
        </w:tc>
        <w:tc>
          <w:tcPr>
            <w:tcW w:w="1019" w:type="dxa"/>
          </w:tcPr>
          <w:p w14:paraId="61E3EDFF" w14:textId="2EC44AE5" w:rsidR="00B14B69" w:rsidRPr="00DA2284" w:rsidRDefault="00B14B69" w:rsidP="002B16D9">
            <w:pPr>
              <w:pStyle w:val="TableText"/>
            </w:pPr>
            <w:r w:rsidRPr="00DA2284">
              <w:t>Integer</w:t>
            </w:r>
          </w:p>
        </w:tc>
        <w:tc>
          <w:tcPr>
            <w:tcW w:w="1101" w:type="dxa"/>
          </w:tcPr>
          <w:p w14:paraId="002E32FF" w14:textId="3B79F61A" w:rsidR="00B14B69" w:rsidRPr="00AA06A1" w:rsidRDefault="00B14B69" w:rsidP="002B16D9">
            <w:pPr>
              <w:pStyle w:val="TableText"/>
            </w:pPr>
            <w:r w:rsidRPr="00AA06A1">
              <w:t>backoff</w:t>
            </w:r>
          </w:p>
        </w:tc>
        <w:tc>
          <w:tcPr>
            <w:tcW w:w="1355" w:type="dxa"/>
          </w:tcPr>
          <w:p w14:paraId="07670E92" w14:textId="50E32527" w:rsidR="00B14B69" w:rsidRPr="00DA2284" w:rsidRDefault="00B14B69" w:rsidP="002B16D9">
            <w:pPr>
              <w:pStyle w:val="TableText"/>
            </w:pPr>
            <w:r w:rsidRPr="00DA2284">
              <w:t>No</w:t>
            </w:r>
          </w:p>
        </w:tc>
        <w:tc>
          <w:tcPr>
            <w:tcW w:w="4019" w:type="dxa"/>
          </w:tcPr>
          <w:p w14:paraId="17A6B7C8" w14:textId="35151D9D" w:rsidR="00B14B69" w:rsidRPr="00DA2284" w:rsidRDefault="00B14B69" w:rsidP="002B16D9">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90" w:name="_Toc170288559"/>
      <w:r w:rsidRPr="005A587D">
        <w:t xml:space="preserve">Connection </w:t>
      </w:r>
      <w:r w:rsidR="006B0494" w:rsidRPr="005A587D">
        <w:t>scheduling</w:t>
      </w:r>
      <w:bookmarkEnd w:id="90"/>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231D7E09"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91" w:author="Gavin Rawson" w:date="2024-07-15T12:48:00Z" w16du:dateUtc="2024-07-15T11:48:00Z">
        <w:r w:rsidR="00461D1E" w:rsidRPr="00461D1E">
          <w:rPr>
            <w:rStyle w:val="Crossreference"/>
            <w:rPrChange w:id="92" w:author="Gavin Rawson" w:date="2024-07-15T12:48:00Z" w16du:dateUtc="2024-07-15T11:48:00Z">
              <w:rPr/>
            </w:rPrChange>
          </w:rPr>
          <w:t xml:space="preserve">Table </w:t>
        </w:r>
        <w:r w:rsidR="00461D1E" w:rsidRPr="00461D1E">
          <w:rPr>
            <w:rStyle w:val="Crossreference"/>
            <w:rPrChange w:id="93" w:author="Gavin Rawson" w:date="2024-07-15T12:48:00Z" w16du:dateUtc="2024-07-15T11:48:00Z">
              <w:rPr>
                <w:noProof/>
              </w:rPr>
            </w:rPrChange>
          </w:rPr>
          <w:t>4</w:t>
        </w:r>
      </w:ins>
      <w:del w:id="94" w:author="Gavin Rawson" w:date="2024-07-15T12:48:00Z" w16du:dateUtc="2024-07-15T11:48:00Z">
        <w:r w:rsidR="002B16D9" w:rsidRPr="00041655" w:rsidDel="00461D1E">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116BA30D" w:rsidR="005A587D" w:rsidRDefault="00732C0C" w:rsidP="009F3044">
      <w:pPr>
        <w:pStyle w:val="Caption"/>
      </w:pPr>
      <w:bookmarkStart w:id="95" w:name="_Ref160460276"/>
      <w:bookmarkStart w:id="96" w:name="_Toc160543310"/>
      <w:bookmarkStart w:id="97" w:name="_Toc170288643"/>
      <w:r>
        <w:t xml:space="preserve">Table </w:t>
      </w:r>
      <w:r>
        <w:fldChar w:fldCharType="begin"/>
      </w:r>
      <w:r>
        <w:instrText xml:space="preserve"> SEQ Table \* ARABIC </w:instrText>
      </w:r>
      <w:r>
        <w:fldChar w:fldCharType="separate"/>
      </w:r>
      <w:r w:rsidR="00461D1E">
        <w:rPr>
          <w:noProof/>
        </w:rPr>
        <w:t>4</w:t>
      </w:r>
      <w:r>
        <w:rPr>
          <w:noProof/>
        </w:rPr>
        <w:fldChar w:fldCharType="end"/>
      </w:r>
      <w:bookmarkEnd w:id="95"/>
      <w:r>
        <w:tab/>
      </w:r>
      <w:r w:rsidRPr="00732C0C">
        <w:t xml:space="preserve">Information used in defining </w:t>
      </w:r>
      <w:r w:rsidR="00F14026">
        <w:t>s</w:t>
      </w:r>
      <w:r w:rsidRPr="00732C0C">
        <w:t xml:space="preserve">cheduled </w:t>
      </w:r>
      <w:r w:rsidR="00F14026">
        <w:t>c</w:t>
      </w:r>
      <w:r w:rsidRPr="00732C0C">
        <w:t>onnections</w:t>
      </w:r>
      <w:bookmarkEnd w:id="96"/>
      <w:bookmarkEnd w:id="97"/>
    </w:p>
    <w:tbl>
      <w:tblPr>
        <w:tblStyle w:val="LucidTable2"/>
        <w:tblW w:w="9072" w:type="dxa"/>
        <w:jc w:val="center"/>
        <w:tblLook w:val="04A0" w:firstRow="1" w:lastRow="0" w:firstColumn="1" w:lastColumn="0" w:noHBand="0" w:noVBand="1"/>
      </w:tblPr>
      <w:tblGrid>
        <w:gridCol w:w="1464"/>
        <w:gridCol w:w="1640"/>
        <w:gridCol w:w="1519"/>
        <w:gridCol w:w="1355"/>
        <w:gridCol w:w="3094"/>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2B16D9">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2B16D9">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2B16D9">
            <w:pPr>
              <w:pStyle w:val="TableText"/>
              <w:rPr>
                <w:rFonts w:eastAsia="DengXian"/>
              </w:rPr>
            </w:pPr>
            <w:r w:rsidRPr="00AA06A1">
              <w:rPr>
                <w:rFonts w:eastAsia="DengXian"/>
              </w:rPr>
              <w:t>num</w:t>
            </w:r>
          </w:p>
        </w:tc>
        <w:tc>
          <w:tcPr>
            <w:tcW w:w="0" w:type="auto"/>
          </w:tcPr>
          <w:p w14:paraId="4BD5DC64" w14:textId="77777777" w:rsidR="005A587D" w:rsidRPr="00AA06A1" w:rsidRDefault="005A587D" w:rsidP="002B16D9">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2B16D9">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2B16D9">
            <w:pPr>
              <w:pStyle w:val="TableText"/>
              <w:rPr>
                <w:rFonts w:eastAsia="DengXian"/>
              </w:rPr>
            </w:pPr>
            <w:r w:rsidRPr="00AA06A1">
              <w:rPr>
                <w:rFonts w:eastAsia="DengXian"/>
              </w:rPr>
              <w:t>Start Time</w:t>
            </w:r>
          </w:p>
        </w:tc>
        <w:tc>
          <w:tcPr>
            <w:tcW w:w="0" w:type="auto"/>
          </w:tcPr>
          <w:p w14:paraId="4E22523E" w14:textId="15E1D74E" w:rsidR="005A587D" w:rsidRPr="00AA06A1" w:rsidRDefault="005A587D" w:rsidP="002B16D9">
            <w:pPr>
              <w:pStyle w:val="TableText"/>
              <w:rPr>
                <w:rFonts w:eastAsia="DengXian"/>
              </w:rPr>
            </w:pPr>
            <w:del w:id="98" w:author="Gavin Rawson" w:date="2024-07-15T07:35:00Z" w16du:dateUtc="2024-07-15T06:35:00Z">
              <w:r w:rsidRPr="00AA06A1" w:rsidDel="008D6CC0">
                <w:rPr>
                  <w:rFonts w:eastAsia="DengXian"/>
                </w:rPr>
                <w:delText>Number</w:delText>
              </w:r>
            </w:del>
            <w:ins w:id="99" w:author="Gavin Rawson" w:date="2024-07-15T07:35:00Z" w16du:dateUtc="2024-07-15T06:35:00Z">
              <w:r w:rsidR="008D6CC0">
                <w:rPr>
                  <w:rFonts w:eastAsia="DengXian"/>
                </w:rPr>
                <w:t>Integer</w:t>
              </w:r>
            </w:ins>
          </w:p>
        </w:tc>
        <w:tc>
          <w:tcPr>
            <w:tcW w:w="0" w:type="auto"/>
          </w:tcPr>
          <w:p w14:paraId="15B9F4BC" w14:textId="77777777" w:rsidR="005A587D" w:rsidRPr="00AA06A1" w:rsidRDefault="005A587D" w:rsidP="002B16D9">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2B16D9">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2B16D9">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2B16D9">
            <w:pPr>
              <w:pStyle w:val="TableText"/>
              <w:rPr>
                <w:rFonts w:eastAsia="DengXian"/>
              </w:rPr>
            </w:pPr>
            <w:r w:rsidRPr="00AA06A1">
              <w:rPr>
                <w:rFonts w:eastAsia="DengXian"/>
              </w:rPr>
              <w:t>Repeat Interval</w:t>
            </w:r>
          </w:p>
        </w:tc>
        <w:tc>
          <w:tcPr>
            <w:tcW w:w="0" w:type="auto"/>
          </w:tcPr>
          <w:p w14:paraId="2FB70419" w14:textId="57EF5C1B" w:rsidR="005A587D" w:rsidRPr="00AA06A1" w:rsidRDefault="005A587D" w:rsidP="002B16D9">
            <w:pPr>
              <w:pStyle w:val="TableText"/>
              <w:rPr>
                <w:rFonts w:eastAsia="DengXian"/>
              </w:rPr>
            </w:pPr>
            <w:del w:id="100" w:author="Gavin Rawson" w:date="2024-07-15T07:35:00Z" w16du:dateUtc="2024-07-15T06:35:00Z">
              <w:r w:rsidRPr="00AA06A1" w:rsidDel="008D6CC0">
                <w:rPr>
                  <w:rFonts w:eastAsia="DengXian"/>
                </w:rPr>
                <w:delText>Number</w:delText>
              </w:r>
            </w:del>
            <w:ins w:id="101" w:author="Gavin Rawson" w:date="2024-07-15T07:35:00Z" w16du:dateUtc="2024-07-15T06:35:00Z">
              <w:r w:rsidR="008D6CC0">
                <w:rPr>
                  <w:rFonts w:eastAsia="DengXian"/>
                </w:rPr>
                <w:t>Integer</w:t>
              </w:r>
            </w:ins>
          </w:p>
        </w:tc>
        <w:tc>
          <w:tcPr>
            <w:tcW w:w="0" w:type="auto"/>
          </w:tcPr>
          <w:p w14:paraId="1B24F638" w14:textId="77777777" w:rsidR="005A587D" w:rsidRPr="00AA06A1" w:rsidRDefault="005A587D" w:rsidP="002B16D9">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2B16D9">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2B16D9">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2B16D9">
            <w:pPr>
              <w:pStyle w:val="TableText"/>
              <w:rPr>
                <w:rFonts w:eastAsia="DengXian"/>
              </w:rPr>
            </w:pPr>
            <w:r>
              <w:rPr>
                <w:rFonts w:eastAsia="DengXian"/>
              </w:rPr>
              <w:t>Repeat Count</w:t>
            </w:r>
          </w:p>
        </w:tc>
        <w:tc>
          <w:tcPr>
            <w:tcW w:w="0" w:type="auto"/>
          </w:tcPr>
          <w:p w14:paraId="65D01A94" w14:textId="290E6F30" w:rsidR="005D25E3" w:rsidRPr="00AA06A1" w:rsidRDefault="005D25E3" w:rsidP="002B16D9">
            <w:pPr>
              <w:pStyle w:val="TableText"/>
              <w:rPr>
                <w:rFonts w:eastAsia="DengXian"/>
              </w:rPr>
            </w:pPr>
            <w:r>
              <w:rPr>
                <w:rFonts w:eastAsia="DengXian"/>
              </w:rPr>
              <w:t>Integer</w:t>
            </w:r>
          </w:p>
        </w:tc>
        <w:tc>
          <w:tcPr>
            <w:tcW w:w="0" w:type="auto"/>
          </w:tcPr>
          <w:p w14:paraId="7B9886B7" w14:textId="6E1675BE" w:rsidR="005D25E3" w:rsidRPr="00AA06A1" w:rsidRDefault="005D25E3" w:rsidP="002B16D9">
            <w:pPr>
              <w:pStyle w:val="TableText"/>
              <w:rPr>
                <w:rFonts w:eastAsia="DengXian"/>
              </w:rPr>
            </w:pPr>
            <w:r>
              <w:rPr>
                <w:rFonts w:eastAsia="DengXian"/>
              </w:rPr>
              <w:t>count</w:t>
            </w:r>
          </w:p>
        </w:tc>
        <w:tc>
          <w:tcPr>
            <w:tcW w:w="0" w:type="auto"/>
          </w:tcPr>
          <w:p w14:paraId="25750A5A" w14:textId="1C25BAA3" w:rsidR="005D25E3" w:rsidRPr="00AA06A1" w:rsidRDefault="005D25E3" w:rsidP="002B16D9">
            <w:pPr>
              <w:pStyle w:val="TableText"/>
              <w:rPr>
                <w:rFonts w:eastAsia="DengXian"/>
              </w:rPr>
            </w:pPr>
            <w:r>
              <w:rPr>
                <w:rFonts w:eastAsia="DengXian"/>
              </w:rPr>
              <w:t>No</w:t>
            </w:r>
          </w:p>
        </w:tc>
        <w:tc>
          <w:tcPr>
            <w:tcW w:w="3238" w:type="dxa"/>
          </w:tcPr>
          <w:p w14:paraId="161AD984" w14:textId="133439B2" w:rsidR="005D25E3" w:rsidRPr="00AA06A1" w:rsidRDefault="005D25E3" w:rsidP="002B16D9">
            <w:pPr>
              <w:pStyle w:val="TableText"/>
              <w:rPr>
                <w:rFonts w:eastAsia="DengXian"/>
              </w:rPr>
            </w:pPr>
            <w:r w:rsidRPr="005D25E3">
              <w:rPr>
                <w:rFonts w:eastAsia="DengXian"/>
              </w:rPr>
              <w:t>The number of repeats during the startBoundary interval</w:t>
            </w:r>
          </w:p>
        </w:tc>
      </w:tr>
      <w:tr w:rsidR="00732C0C" w:rsidRPr="005A587D" w14:paraId="3F084052" w14:textId="77777777" w:rsidTr="00265A9F">
        <w:trPr>
          <w:jc w:val="center"/>
        </w:trPr>
        <w:tc>
          <w:tcPr>
            <w:tcW w:w="0" w:type="auto"/>
          </w:tcPr>
          <w:p w14:paraId="0CEDA64F" w14:textId="77777777" w:rsidR="005A587D" w:rsidRPr="00AA06A1" w:rsidRDefault="005A587D" w:rsidP="002B16D9">
            <w:pPr>
              <w:pStyle w:val="TableText"/>
              <w:rPr>
                <w:rFonts w:eastAsia="DengXian"/>
              </w:rPr>
            </w:pPr>
            <w:r w:rsidRPr="00AA06A1">
              <w:rPr>
                <w:rFonts w:eastAsia="DengXian"/>
              </w:rPr>
              <w:t>Start Time Boundary</w:t>
            </w:r>
          </w:p>
        </w:tc>
        <w:tc>
          <w:tcPr>
            <w:tcW w:w="0" w:type="auto"/>
          </w:tcPr>
          <w:p w14:paraId="1411DE9F" w14:textId="62F57752" w:rsidR="005A587D" w:rsidRPr="00AA06A1" w:rsidRDefault="005A587D" w:rsidP="002B16D9">
            <w:pPr>
              <w:pStyle w:val="TableText"/>
              <w:rPr>
                <w:rFonts w:eastAsia="DengXian"/>
              </w:rPr>
            </w:pPr>
            <w:del w:id="102" w:author="Gavin Rawson" w:date="2024-07-15T07:35:00Z" w16du:dateUtc="2024-07-15T06:35:00Z">
              <w:r w:rsidRPr="00AA06A1" w:rsidDel="008D6CC0">
                <w:rPr>
                  <w:rFonts w:eastAsia="DengXian"/>
                </w:rPr>
                <w:delText>Number</w:delText>
              </w:r>
            </w:del>
            <w:ins w:id="103" w:author="Gavin Rawson" w:date="2024-07-15T07:35:00Z" w16du:dateUtc="2024-07-15T06:35:00Z">
              <w:r w:rsidR="008D6CC0">
                <w:rPr>
                  <w:rFonts w:eastAsia="DengXian"/>
                </w:rPr>
                <w:t>Integer</w:t>
              </w:r>
            </w:ins>
          </w:p>
        </w:tc>
        <w:tc>
          <w:tcPr>
            <w:tcW w:w="0" w:type="auto"/>
          </w:tcPr>
          <w:p w14:paraId="0C963CE7" w14:textId="77777777" w:rsidR="005A587D" w:rsidRPr="00AA06A1" w:rsidRDefault="005A587D" w:rsidP="002B16D9">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2B16D9">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2B16D9">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339B6B8A"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461D1E">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104" w:author="Gavin Rawson" w:date="2024-07-15T12:48:00Z" w16du:dateUtc="2024-07-15T11:48:00Z">
        <w:r w:rsidR="00461D1E" w:rsidRPr="00461D1E">
          <w:rPr>
            <w:rStyle w:val="Crossreference"/>
            <w:rPrChange w:id="105" w:author="Gavin Rawson" w:date="2024-07-15T12:48:00Z" w16du:dateUtc="2024-07-15T11:48:00Z">
              <w:rPr/>
            </w:rPrChange>
          </w:rPr>
          <w:t>Time formats</w:t>
        </w:r>
      </w:ins>
      <w:del w:id="106" w:author="Gavin Rawson" w:date="2024-07-15T12:48:00Z" w16du:dateUtc="2024-07-15T11:48:00Z">
        <w:r w:rsidR="002B16D9" w:rsidRPr="00041655" w:rsidDel="00461D1E">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The number of repeats during the startBoundary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107" w:name="_Ref160538894"/>
      <w:bookmarkStart w:id="108" w:name="_Ref160538900"/>
      <w:bookmarkStart w:id="109" w:name="_Toc170288560"/>
      <w:r>
        <w:t>Time formats</w:t>
      </w:r>
      <w:bookmarkEnd w:id="107"/>
      <w:bookmarkEnd w:id="108"/>
      <w:bookmarkEnd w:id="109"/>
    </w:p>
    <w:p w14:paraId="435B32B8" w14:textId="6828E9F1"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10" w:author="Gavin Rawson" w:date="2024-07-15T12:48:00Z" w16du:dateUtc="2024-07-15T11:48:00Z">
        <w:r w:rsidR="00461D1E" w:rsidRPr="00461D1E">
          <w:rPr>
            <w:rStyle w:val="Crossreference"/>
            <w:rPrChange w:id="111" w:author="Gavin Rawson" w:date="2024-07-15T12:48:00Z" w16du:dateUtc="2024-07-15T11:48:00Z">
              <w:rPr/>
            </w:rPrChange>
          </w:rPr>
          <w:t xml:space="preserve">Table </w:t>
        </w:r>
        <w:r w:rsidR="00461D1E" w:rsidRPr="00461D1E">
          <w:rPr>
            <w:rStyle w:val="Crossreference"/>
            <w:rPrChange w:id="112" w:author="Gavin Rawson" w:date="2024-07-15T12:48:00Z" w16du:dateUtc="2024-07-15T11:48:00Z">
              <w:rPr>
                <w:noProof/>
              </w:rPr>
            </w:rPrChange>
          </w:rPr>
          <w:t>5</w:t>
        </w:r>
      </w:ins>
      <w:del w:id="113" w:author="Gavin Rawson" w:date="2024-07-15T12:48:00Z" w16du:dateUtc="2024-07-15T11:48:00Z">
        <w:r w:rsidR="002B16D9" w:rsidRPr="00041655" w:rsidDel="00461D1E">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6A25DFD3" w:rsidR="0007620E" w:rsidRPr="00AE3465" w:rsidRDefault="0007620E" w:rsidP="000B4273">
      <w:pPr>
        <w:pStyle w:val="Caption"/>
        <w:keepNext/>
      </w:pPr>
      <w:bookmarkStart w:id="114" w:name="_Ref160532049"/>
      <w:bookmarkStart w:id="115" w:name="_Toc170288644"/>
      <w:r>
        <w:t xml:space="preserve">Table </w:t>
      </w:r>
      <w:r>
        <w:fldChar w:fldCharType="begin"/>
      </w:r>
      <w:r>
        <w:instrText xml:space="preserve"> SEQ Table \* ARABIC </w:instrText>
      </w:r>
      <w:r>
        <w:fldChar w:fldCharType="separate"/>
      </w:r>
      <w:r w:rsidR="00461D1E">
        <w:rPr>
          <w:noProof/>
        </w:rPr>
        <w:t>5</w:t>
      </w:r>
      <w:r>
        <w:rPr>
          <w:noProof/>
        </w:rPr>
        <w:fldChar w:fldCharType="end"/>
      </w:r>
      <w:bookmarkEnd w:id="114"/>
      <w:r w:rsidRPr="00AE3465">
        <w:tab/>
        <w:t>Time formats</w:t>
      </w:r>
      <w:bookmarkEnd w:id="11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2B16D9">
            <w:pPr>
              <w:pStyle w:val="TableText"/>
            </w:pPr>
            <w:r w:rsidRPr="00C16A60">
              <w:t>Absolute time</w:t>
            </w:r>
          </w:p>
        </w:tc>
        <w:tc>
          <w:tcPr>
            <w:tcW w:w="6734" w:type="dxa"/>
            <w:shd w:val="clear" w:color="auto" w:fill="auto"/>
          </w:tcPr>
          <w:p w14:paraId="304A229E" w14:textId="77777777" w:rsidR="0007620E" w:rsidRPr="00524662" w:rsidRDefault="0007620E" w:rsidP="002B16D9">
            <w:pPr>
              <w:pStyle w:val="TableText"/>
            </w:pPr>
            <w:r w:rsidRPr="00524662">
              <w:t xml:space="preserve">All times are specified in UTC. </w:t>
            </w:r>
          </w:p>
          <w:p w14:paraId="271ED088" w14:textId="4379400E" w:rsidR="0007620E" w:rsidRDefault="0007620E" w:rsidP="002B16D9">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2B16D9">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2B16D9">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2B16D9">
            <w:pPr>
              <w:pStyle w:val="TableText"/>
            </w:pPr>
            <w:r>
              <w:t>Relative time</w:t>
            </w:r>
          </w:p>
        </w:tc>
        <w:tc>
          <w:tcPr>
            <w:tcW w:w="6734" w:type="dxa"/>
            <w:shd w:val="clear" w:color="auto" w:fill="auto"/>
          </w:tcPr>
          <w:p w14:paraId="45BCFE57" w14:textId="77777777" w:rsidR="0007620E" w:rsidRDefault="0007620E" w:rsidP="002B16D9">
            <w:pPr>
              <w:pStyle w:val="TableText"/>
            </w:pPr>
            <w:r>
              <w:t>All durations are specified in milliseconds as a number.</w:t>
            </w:r>
          </w:p>
          <w:p w14:paraId="7E7634C1" w14:textId="77777777" w:rsidR="0007620E" w:rsidRPr="008A325B" w:rsidRDefault="0007620E" w:rsidP="002B16D9">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2B16D9">
            <w:pPr>
              <w:pStyle w:val="TableText"/>
            </w:pPr>
            <w:r>
              <w:t>Weeks</w:t>
            </w:r>
          </w:p>
        </w:tc>
        <w:tc>
          <w:tcPr>
            <w:tcW w:w="6734" w:type="dxa"/>
            <w:shd w:val="clear" w:color="auto" w:fill="auto"/>
          </w:tcPr>
          <w:p w14:paraId="11D94951" w14:textId="77777777" w:rsidR="0007620E" w:rsidRPr="00BB4BBA" w:rsidRDefault="0007620E" w:rsidP="002B16D9">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16" w:name="_Toc170288561"/>
      <w:r>
        <w:t>Events</w:t>
      </w:r>
      <w:bookmarkEnd w:id="116"/>
    </w:p>
    <w:p w14:paraId="1E9023B2" w14:textId="1C8B9E0B"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461D1E">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17" w:author="Gavin Rawson" w:date="2024-07-15T12:48:00Z" w16du:dateUtc="2024-07-15T11:48:00Z">
        <w:r w:rsidR="00461D1E" w:rsidRPr="00461D1E">
          <w:rPr>
            <w:rStyle w:val="Crossreference"/>
            <w:rPrChange w:id="118" w:author="Gavin Rawson" w:date="2024-07-15T12:48:00Z" w16du:dateUtc="2024-07-15T11:48:00Z">
              <w:rPr/>
            </w:rPrChange>
          </w:rPr>
          <w:t>Points</w:t>
        </w:r>
      </w:ins>
      <w:del w:id="119" w:author="Gavin Rawson" w:date="2024-07-15T12:48:00Z" w16du:dateUtc="2024-07-15T11:48:00Z">
        <w:r w:rsidR="002B16D9" w:rsidRPr="00041655" w:rsidDel="00461D1E">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20" w:name="_Toc170288562"/>
      <w:r>
        <w:t>Actions</w:t>
      </w:r>
      <w:bookmarkEnd w:id="120"/>
    </w:p>
    <w:p w14:paraId="4C058027" w14:textId="4A401B54"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21" w:author="Gavin Rawson" w:date="2024-07-15T12:48:00Z" w16du:dateUtc="2024-07-15T11:48:00Z">
        <w:r w:rsidR="00461D1E" w:rsidRPr="00461D1E">
          <w:rPr>
            <w:rStyle w:val="Crossreference"/>
            <w:rPrChange w:id="122" w:author="Gavin Rawson" w:date="2024-07-15T12:48:00Z" w16du:dateUtc="2024-07-15T11:48:00Z">
              <w:rPr/>
            </w:rPrChange>
          </w:rPr>
          <w:t xml:space="preserve">Table </w:t>
        </w:r>
        <w:r w:rsidR="00461D1E" w:rsidRPr="00461D1E">
          <w:rPr>
            <w:rStyle w:val="Crossreference"/>
            <w:rPrChange w:id="123" w:author="Gavin Rawson" w:date="2024-07-15T12:48:00Z" w16du:dateUtc="2024-07-15T11:48:00Z">
              <w:rPr>
                <w:noProof/>
              </w:rPr>
            </w:rPrChange>
          </w:rPr>
          <w:t>6</w:t>
        </w:r>
      </w:ins>
      <w:del w:id="124" w:author="Gavin Rawson" w:date="2024-07-15T12:48:00Z" w16du:dateUtc="2024-07-15T11:48:00Z">
        <w:r w:rsidR="002B16D9" w:rsidRPr="00041655" w:rsidDel="00461D1E">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222E8787" w:rsidR="00910BE0" w:rsidRDefault="00910BE0" w:rsidP="009F3044">
      <w:pPr>
        <w:pStyle w:val="Caption"/>
      </w:pPr>
      <w:bookmarkStart w:id="125" w:name="_Ref160614062"/>
      <w:bookmarkStart w:id="126" w:name="_Toc170288645"/>
      <w:r>
        <w:t xml:space="preserve">Table </w:t>
      </w:r>
      <w:r>
        <w:fldChar w:fldCharType="begin"/>
      </w:r>
      <w:r>
        <w:instrText xml:space="preserve"> SEQ Table \* ARABIC </w:instrText>
      </w:r>
      <w:r>
        <w:fldChar w:fldCharType="separate"/>
      </w:r>
      <w:r w:rsidR="00461D1E">
        <w:rPr>
          <w:noProof/>
        </w:rPr>
        <w:t>6</w:t>
      </w:r>
      <w:r>
        <w:rPr>
          <w:noProof/>
        </w:rPr>
        <w:fldChar w:fldCharType="end"/>
      </w:r>
      <w:bookmarkEnd w:id="125"/>
      <w:r>
        <w:tab/>
        <w:t>Actions</w:t>
      </w:r>
      <w:bookmarkEnd w:id="12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2B16D9">
            <w:pPr>
              <w:pStyle w:val="TableText"/>
            </w:pPr>
            <w:r w:rsidRPr="00910BE0">
              <w:t>0</w:t>
            </w:r>
          </w:p>
        </w:tc>
        <w:tc>
          <w:tcPr>
            <w:tcW w:w="7863" w:type="dxa"/>
            <w:shd w:val="clear" w:color="auto" w:fill="auto"/>
          </w:tcPr>
          <w:p w14:paraId="4422D1D1" w14:textId="339A099E" w:rsidR="00910BE0" w:rsidRPr="008A325B" w:rsidRDefault="00910BE0" w:rsidP="002B16D9">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2B16D9">
            <w:pPr>
              <w:pStyle w:val="TableText"/>
            </w:pPr>
            <w:r w:rsidRPr="00910BE0">
              <w:t>1</w:t>
            </w:r>
          </w:p>
        </w:tc>
        <w:tc>
          <w:tcPr>
            <w:tcW w:w="7863" w:type="dxa"/>
            <w:shd w:val="clear" w:color="auto" w:fill="auto"/>
          </w:tcPr>
          <w:p w14:paraId="27D64D8F" w14:textId="4B7EDA72" w:rsidR="00910BE0" w:rsidRPr="008A325B" w:rsidRDefault="00910BE0" w:rsidP="002B16D9">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2B16D9">
            <w:pPr>
              <w:pStyle w:val="TableText"/>
            </w:pPr>
            <w:r>
              <w:t>2</w:t>
            </w:r>
          </w:p>
        </w:tc>
        <w:tc>
          <w:tcPr>
            <w:tcW w:w="7863" w:type="dxa"/>
            <w:shd w:val="clear" w:color="auto" w:fill="auto"/>
          </w:tcPr>
          <w:p w14:paraId="7BFCE09C" w14:textId="7CE9CA87" w:rsidR="00910BE0" w:rsidRPr="00910BE0" w:rsidRDefault="00910BE0" w:rsidP="002B16D9">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subject to the 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66493E4E"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27" w:author="Gavin Rawson" w:date="2024-07-15T12:48:00Z" w16du:dateUtc="2024-07-15T11:48:00Z">
        <w:r w:rsidR="00461D1E" w:rsidRPr="00461D1E">
          <w:rPr>
            <w:rStyle w:val="Crossreference"/>
            <w:rPrChange w:id="128" w:author="Gavin Rawson" w:date="2024-07-15T12:48:00Z" w16du:dateUtc="2024-07-15T11:48:00Z">
              <w:rPr/>
            </w:rPrChange>
          </w:rPr>
          <w:t xml:space="preserve">Table </w:t>
        </w:r>
        <w:r w:rsidR="00461D1E" w:rsidRPr="00461D1E">
          <w:rPr>
            <w:rStyle w:val="Crossreference"/>
            <w:rPrChange w:id="129" w:author="Gavin Rawson" w:date="2024-07-15T12:48:00Z" w16du:dateUtc="2024-07-15T11:48:00Z">
              <w:rPr>
                <w:noProof/>
              </w:rPr>
            </w:rPrChange>
          </w:rPr>
          <w:t>8</w:t>
        </w:r>
      </w:ins>
      <w:del w:id="130" w:author="Gavin Rawson" w:date="2024-07-15T12:48:00Z" w16du:dateUtc="2024-07-15T11:48:00Z">
        <w:r w:rsidR="002B16D9" w:rsidRPr="00041655" w:rsidDel="00461D1E">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31" w:name="_Ref160616879"/>
      <w:bookmarkStart w:id="132" w:name="_Toc170288563"/>
      <w:r>
        <w:t>Points</w:t>
      </w:r>
      <w:bookmarkEnd w:id="131"/>
      <w:bookmarkEnd w:id="132"/>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6214E35A"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33" w:author="Gavin Rawson" w:date="2024-07-15T12:48:00Z" w16du:dateUtc="2024-07-15T11:48:00Z">
        <w:r w:rsidR="00461D1E" w:rsidRPr="00461D1E">
          <w:rPr>
            <w:rStyle w:val="Crossreference"/>
            <w:rPrChange w:id="134" w:author="Gavin Rawson" w:date="2024-07-15T12:48:00Z" w16du:dateUtc="2024-07-15T11:48:00Z">
              <w:rPr/>
            </w:rPrChange>
          </w:rPr>
          <w:t xml:space="preserve">Table </w:t>
        </w:r>
        <w:r w:rsidR="00461D1E" w:rsidRPr="00461D1E">
          <w:rPr>
            <w:rStyle w:val="Crossreference"/>
            <w:rPrChange w:id="135" w:author="Gavin Rawson" w:date="2024-07-15T12:48:00Z" w16du:dateUtc="2024-07-15T11:48:00Z">
              <w:rPr>
                <w:noProof/>
              </w:rPr>
            </w:rPrChange>
          </w:rPr>
          <w:t>7</w:t>
        </w:r>
      </w:ins>
      <w:del w:id="136" w:author="Gavin Rawson" w:date="2024-07-15T12:48:00Z" w16du:dateUtc="2024-07-15T11:48:00Z">
        <w:r w:rsidR="002B16D9" w:rsidRPr="00041655" w:rsidDel="00461D1E">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29226A03" w:rsidR="00212C02" w:rsidRPr="00212C02" w:rsidRDefault="00BB5A05" w:rsidP="009F3044">
      <w:pPr>
        <w:pStyle w:val="Caption"/>
      </w:pPr>
      <w:bookmarkStart w:id="137" w:name="_Ref161139195"/>
      <w:bookmarkStart w:id="138" w:name="_Toc170288646"/>
      <w:r>
        <w:t xml:space="preserve">Table </w:t>
      </w:r>
      <w:r>
        <w:fldChar w:fldCharType="begin"/>
      </w:r>
      <w:r>
        <w:instrText xml:space="preserve"> SEQ Table \* ARABIC </w:instrText>
      </w:r>
      <w:r>
        <w:fldChar w:fldCharType="separate"/>
      </w:r>
      <w:r w:rsidR="00461D1E">
        <w:rPr>
          <w:noProof/>
        </w:rPr>
        <w:t>7</w:t>
      </w:r>
      <w:r>
        <w:rPr>
          <w:noProof/>
        </w:rPr>
        <w:fldChar w:fldCharType="end"/>
      </w:r>
      <w:bookmarkEnd w:id="137"/>
      <w:r>
        <w:tab/>
      </w:r>
      <w:r w:rsidRPr="00BB5A05">
        <w:t xml:space="preserve">Configuration structure for a </w:t>
      </w:r>
      <w:r w:rsidR="00994C7D">
        <w:t>d</w:t>
      </w:r>
      <w:r w:rsidRPr="00BB5A05">
        <w:t xml:space="preserve">evice </w:t>
      </w:r>
      <w:r w:rsidR="00994C7D">
        <w:t>l</w:t>
      </w:r>
      <w:r w:rsidRPr="00BB5A05">
        <w:t>ink</w:t>
      </w:r>
      <w:bookmarkEnd w:id="13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1640"/>
        <w:gridCol w:w="1627"/>
        <w:gridCol w:w="1412"/>
        <w:gridCol w:w="2458"/>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2B16D9">
            <w:pPr>
              <w:pStyle w:val="TableText"/>
            </w:pPr>
            <w:r>
              <w:t>Device Link Number</w:t>
            </w:r>
          </w:p>
        </w:tc>
        <w:tc>
          <w:tcPr>
            <w:tcW w:w="1566" w:type="dxa"/>
          </w:tcPr>
          <w:p w14:paraId="291F232C" w14:textId="308915DE" w:rsidR="00BB5A05" w:rsidRPr="008A325B" w:rsidRDefault="00BB5A05" w:rsidP="002B16D9">
            <w:pPr>
              <w:pStyle w:val="TableText"/>
            </w:pPr>
            <w:del w:id="139" w:author="Gavin Rawson" w:date="2024-07-15T07:52:00Z" w16du:dateUtc="2024-07-15T06:52:00Z">
              <w:r w:rsidDel="00BD03DC">
                <w:delText>Number</w:delText>
              </w:r>
            </w:del>
            <w:ins w:id="140" w:author="Gavin Rawson" w:date="2024-07-15T07:52:00Z" w16du:dateUtc="2024-07-15T06:52:00Z">
              <w:r w:rsidR="00BD03DC">
                <w:t>Integer</w:t>
              </w:r>
            </w:ins>
          </w:p>
        </w:tc>
        <w:tc>
          <w:tcPr>
            <w:tcW w:w="1700" w:type="dxa"/>
          </w:tcPr>
          <w:p w14:paraId="2D63A720" w14:textId="79B4F8E6" w:rsidR="00BB5A05" w:rsidRPr="008A325B" w:rsidRDefault="00BB5A05" w:rsidP="002B16D9">
            <w:pPr>
              <w:pStyle w:val="TableText"/>
            </w:pPr>
            <w:r w:rsidRPr="000B1489">
              <w:t>num</w:t>
            </w:r>
          </w:p>
        </w:tc>
        <w:tc>
          <w:tcPr>
            <w:tcW w:w="1417" w:type="dxa"/>
          </w:tcPr>
          <w:p w14:paraId="3DE5E5E6" w14:textId="2EBD923B" w:rsidR="00BB5A05" w:rsidRPr="008A325B" w:rsidRDefault="00BB5A05" w:rsidP="002B16D9">
            <w:pPr>
              <w:pStyle w:val="TableText"/>
            </w:pPr>
            <w:r>
              <w:t>Yes</w:t>
            </w:r>
          </w:p>
        </w:tc>
        <w:tc>
          <w:tcPr>
            <w:tcW w:w="2552" w:type="dxa"/>
            <w:shd w:val="clear" w:color="auto" w:fill="auto"/>
          </w:tcPr>
          <w:p w14:paraId="37ED784C" w14:textId="399FB2E2" w:rsidR="00BB5A05" w:rsidRPr="008A325B" w:rsidRDefault="00BB5A05" w:rsidP="002B16D9">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2B16D9">
            <w:pPr>
              <w:pStyle w:val="TableText"/>
            </w:pPr>
            <w:r>
              <w:t>Name</w:t>
            </w:r>
          </w:p>
        </w:tc>
        <w:tc>
          <w:tcPr>
            <w:tcW w:w="1566" w:type="dxa"/>
          </w:tcPr>
          <w:p w14:paraId="349A175D" w14:textId="59ECF114" w:rsidR="00BB5A05" w:rsidRPr="008A325B" w:rsidRDefault="00BB5A05" w:rsidP="002B16D9">
            <w:pPr>
              <w:pStyle w:val="TableText"/>
            </w:pPr>
            <w:r>
              <w:t>String</w:t>
            </w:r>
          </w:p>
        </w:tc>
        <w:tc>
          <w:tcPr>
            <w:tcW w:w="1700" w:type="dxa"/>
          </w:tcPr>
          <w:p w14:paraId="59084B05" w14:textId="71E97D41" w:rsidR="00BB5A05" w:rsidRPr="008A325B" w:rsidRDefault="00BB5A05" w:rsidP="002B16D9">
            <w:pPr>
              <w:pStyle w:val="TableText"/>
            </w:pPr>
            <w:r w:rsidRPr="000B1489">
              <w:t>name</w:t>
            </w:r>
          </w:p>
        </w:tc>
        <w:tc>
          <w:tcPr>
            <w:tcW w:w="1417" w:type="dxa"/>
          </w:tcPr>
          <w:p w14:paraId="2FBBF02D" w14:textId="25772385" w:rsidR="00BB5A05" w:rsidRPr="008A325B" w:rsidRDefault="00BB5A05" w:rsidP="002B16D9">
            <w:pPr>
              <w:pStyle w:val="TableText"/>
            </w:pPr>
            <w:r>
              <w:t>Yes</w:t>
            </w:r>
          </w:p>
        </w:tc>
        <w:tc>
          <w:tcPr>
            <w:tcW w:w="2552" w:type="dxa"/>
            <w:shd w:val="clear" w:color="auto" w:fill="auto"/>
          </w:tcPr>
          <w:p w14:paraId="3287F9C5" w14:textId="53A94585" w:rsidR="00BB5A05" w:rsidRPr="008A325B" w:rsidRDefault="00BB5A05" w:rsidP="002B16D9">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2B16D9">
            <w:pPr>
              <w:pStyle w:val="TableText"/>
            </w:pPr>
            <w:r>
              <w:t>Device Link Connection String</w:t>
            </w:r>
          </w:p>
        </w:tc>
        <w:tc>
          <w:tcPr>
            <w:tcW w:w="1566" w:type="dxa"/>
          </w:tcPr>
          <w:p w14:paraId="3F0C5D99" w14:textId="4F3FE6A7" w:rsidR="00BB5A05" w:rsidRPr="008A325B" w:rsidRDefault="00BB5A05" w:rsidP="002B16D9">
            <w:pPr>
              <w:pStyle w:val="TableText"/>
            </w:pPr>
            <w:r>
              <w:t>String</w:t>
            </w:r>
          </w:p>
        </w:tc>
        <w:tc>
          <w:tcPr>
            <w:tcW w:w="1700" w:type="dxa"/>
          </w:tcPr>
          <w:p w14:paraId="586F99B6" w14:textId="6180624B" w:rsidR="00BB5A05" w:rsidRPr="008A325B" w:rsidRDefault="00BB5A05" w:rsidP="002B16D9">
            <w:pPr>
              <w:pStyle w:val="TableText"/>
            </w:pPr>
            <w:r w:rsidRPr="000B1489">
              <w:t>conn</w:t>
            </w:r>
          </w:p>
        </w:tc>
        <w:tc>
          <w:tcPr>
            <w:tcW w:w="1417" w:type="dxa"/>
          </w:tcPr>
          <w:p w14:paraId="4C68C0DF" w14:textId="1547B7FB" w:rsidR="00BB5A05" w:rsidRPr="008A325B" w:rsidRDefault="00BB5A05" w:rsidP="002B16D9">
            <w:pPr>
              <w:pStyle w:val="TableText"/>
            </w:pPr>
            <w:r>
              <w:t>No</w:t>
            </w:r>
          </w:p>
        </w:tc>
        <w:tc>
          <w:tcPr>
            <w:tcW w:w="2552" w:type="dxa"/>
            <w:shd w:val="clear" w:color="auto" w:fill="auto"/>
          </w:tcPr>
          <w:p w14:paraId="69BBF81C" w14:textId="7B69DEC3" w:rsidR="00BB5A05" w:rsidRPr="008A325B" w:rsidRDefault="00BB5A05" w:rsidP="002B16D9">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1D4DAC76" w:rsidR="00BB5A05" w:rsidRDefault="00BB5A05" w:rsidP="00BB5A05">
      <w:pPr>
        <w:pStyle w:val="BodyText"/>
      </w:pPr>
      <w:r w:rsidRPr="00BA7567">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461D1E">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41" w:author="Gavin Rawson" w:date="2024-07-15T12:48:00Z" w16du:dateUtc="2024-07-15T11:48:00Z">
        <w:r w:rsidR="00461D1E" w:rsidRPr="00461D1E">
          <w:rPr>
            <w:rStyle w:val="Crossreference"/>
            <w:rPrChange w:id="142" w:author="Gavin Rawson" w:date="2024-07-15T12:48:00Z" w16du:dateUtc="2024-07-15T11:48:00Z">
              <w:rPr/>
            </w:rPrChange>
          </w:rPr>
          <w:t>Calculated points</w:t>
        </w:r>
      </w:ins>
      <w:del w:id="143" w:author="Gavin Rawson" w:date="2024-07-15T12:48:00Z" w16du:dateUtc="2024-07-15T11:48:00Z">
        <w:r w:rsidR="002B16D9" w:rsidRPr="00041655" w:rsidDel="00461D1E">
          <w:rPr>
            <w:rStyle w:val="Crossreference"/>
          </w:rPr>
          <w:delText>Calculated points</w:delText>
        </w:r>
      </w:del>
      <w:r w:rsidR="006C34B5" w:rsidRPr="00BA7567">
        <w:rPr>
          <w:rStyle w:val="Crossreference"/>
        </w:rPr>
        <w:fldChar w:fldCharType="end"/>
      </w:r>
      <w:r w:rsidRPr="00BA7567">
        <w:t>.</w:t>
      </w:r>
    </w:p>
    <w:p w14:paraId="3B8A64C0" w14:textId="7757ABF2"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44" w:author="Gavin Rawson" w:date="2024-07-15T12:48:00Z" w16du:dateUtc="2024-07-15T11:48:00Z">
        <w:r w:rsidR="00461D1E" w:rsidRPr="00461D1E">
          <w:rPr>
            <w:rStyle w:val="Crossreference"/>
            <w:rPrChange w:id="145" w:author="Gavin Rawson" w:date="2024-07-15T12:48:00Z" w16du:dateUtc="2024-07-15T11:48:00Z">
              <w:rPr/>
            </w:rPrChange>
          </w:rPr>
          <w:t xml:space="preserve">Table </w:t>
        </w:r>
        <w:r w:rsidR="00461D1E" w:rsidRPr="00461D1E">
          <w:rPr>
            <w:rStyle w:val="Crossreference"/>
            <w:rPrChange w:id="146" w:author="Gavin Rawson" w:date="2024-07-15T12:48:00Z" w16du:dateUtc="2024-07-15T11:48:00Z">
              <w:rPr>
                <w:noProof/>
              </w:rPr>
            </w:rPrChange>
          </w:rPr>
          <w:t>8</w:t>
        </w:r>
      </w:ins>
      <w:del w:id="147" w:author="Gavin Rawson" w:date="2024-07-15T12:48:00Z" w16du:dateUtc="2024-07-15T11:48:00Z">
        <w:r w:rsidR="002B16D9" w:rsidRPr="00041655" w:rsidDel="00461D1E">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7F69DA3D" w:rsidR="009F3044" w:rsidRDefault="009F3044" w:rsidP="00FC378E">
      <w:pPr>
        <w:pStyle w:val="Caption"/>
        <w:keepNext/>
      </w:pPr>
      <w:bookmarkStart w:id="148" w:name="_Ref161048279"/>
      <w:bookmarkStart w:id="149" w:name="_Toc170288647"/>
      <w:r>
        <w:t xml:space="preserve">Table </w:t>
      </w:r>
      <w:r>
        <w:fldChar w:fldCharType="begin"/>
      </w:r>
      <w:r>
        <w:instrText xml:space="preserve"> SEQ Table \* ARABIC </w:instrText>
      </w:r>
      <w:r>
        <w:fldChar w:fldCharType="separate"/>
      </w:r>
      <w:r w:rsidR="00461D1E">
        <w:rPr>
          <w:noProof/>
        </w:rPr>
        <w:t>8</w:t>
      </w:r>
      <w:r>
        <w:rPr>
          <w:noProof/>
        </w:rPr>
        <w:fldChar w:fldCharType="end"/>
      </w:r>
      <w:bookmarkEnd w:id="148"/>
      <w:r>
        <w:tab/>
      </w:r>
      <w:r w:rsidRPr="009F3044">
        <w:t xml:space="preserve">Configuration structure for a </w:t>
      </w:r>
      <w:r w:rsidR="0071041B">
        <w:t>p</w:t>
      </w:r>
      <w:r w:rsidR="004B4EE1">
        <w:t>oint</w:t>
      </w:r>
      <w:bookmarkEnd w:id="149"/>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2B16D9">
            <w:pPr>
              <w:pStyle w:val="TableText"/>
              <w:rPr>
                <w:rFonts w:eastAsia="DengXian"/>
              </w:rPr>
            </w:pPr>
            <w:r w:rsidRPr="00B50947">
              <w:rPr>
                <w:rFonts w:eastAsia="DengXian"/>
              </w:rPr>
              <w:t>Device Link</w:t>
            </w:r>
          </w:p>
        </w:tc>
        <w:tc>
          <w:tcPr>
            <w:tcW w:w="1080" w:type="dxa"/>
          </w:tcPr>
          <w:p w14:paraId="65985082" w14:textId="53D46C44" w:rsidR="00D359EE" w:rsidRPr="00B50947" w:rsidRDefault="00D359EE" w:rsidP="002B16D9">
            <w:pPr>
              <w:pStyle w:val="TableText"/>
              <w:rPr>
                <w:rFonts w:eastAsia="DengXian"/>
              </w:rPr>
            </w:pPr>
            <w:del w:id="150" w:author="Gavin Rawson" w:date="2024-07-15T07:54:00Z" w16du:dateUtc="2024-07-15T06:54:00Z">
              <w:r w:rsidRPr="00B50947" w:rsidDel="000F69DF">
                <w:rPr>
                  <w:rFonts w:eastAsia="DengXian"/>
                </w:rPr>
                <w:delText>Number</w:delText>
              </w:r>
            </w:del>
            <w:ins w:id="151" w:author="Gavin Rawson" w:date="2024-07-15T07:54:00Z" w16du:dateUtc="2024-07-15T06:54:00Z">
              <w:r w:rsidR="000F69DF">
                <w:rPr>
                  <w:rFonts w:eastAsia="DengXian"/>
                </w:rPr>
                <w:t>Integer</w:t>
              </w:r>
            </w:ins>
          </w:p>
        </w:tc>
        <w:tc>
          <w:tcPr>
            <w:tcW w:w="2160" w:type="dxa"/>
          </w:tcPr>
          <w:p w14:paraId="1F55697D" w14:textId="77777777" w:rsidR="00D359EE" w:rsidRPr="00B50947" w:rsidRDefault="00D359EE" w:rsidP="002B16D9">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2B16D9">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2B16D9">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2B16D9">
            <w:pPr>
              <w:pStyle w:val="TableText"/>
              <w:rPr>
                <w:rFonts w:eastAsia="DengXian"/>
              </w:rPr>
            </w:pPr>
            <w:r w:rsidRPr="00B50947">
              <w:rPr>
                <w:rFonts w:eastAsia="DengXian"/>
              </w:rPr>
              <w:t>Point Number</w:t>
            </w:r>
          </w:p>
        </w:tc>
        <w:tc>
          <w:tcPr>
            <w:tcW w:w="1080" w:type="dxa"/>
          </w:tcPr>
          <w:p w14:paraId="47C26D39" w14:textId="2A899F72" w:rsidR="00D359EE" w:rsidRPr="00B50947" w:rsidRDefault="00D359EE" w:rsidP="002B16D9">
            <w:pPr>
              <w:pStyle w:val="TableText"/>
              <w:rPr>
                <w:rFonts w:eastAsia="DengXian"/>
              </w:rPr>
            </w:pPr>
            <w:del w:id="152" w:author="Gavin Rawson" w:date="2024-07-15T07:54:00Z" w16du:dateUtc="2024-07-15T06:54:00Z">
              <w:r w:rsidRPr="00B50947" w:rsidDel="000F69DF">
                <w:rPr>
                  <w:rFonts w:eastAsia="DengXian"/>
                </w:rPr>
                <w:delText>Number</w:delText>
              </w:r>
            </w:del>
            <w:ins w:id="153" w:author="Gavin Rawson" w:date="2024-07-15T07:54:00Z" w16du:dateUtc="2024-07-15T06:54:00Z">
              <w:r w:rsidR="000F69DF">
                <w:rPr>
                  <w:rFonts w:eastAsia="DengXian"/>
                </w:rPr>
                <w:t>Integer</w:t>
              </w:r>
            </w:ins>
          </w:p>
        </w:tc>
        <w:tc>
          <w:tcPr>
            <w:tcW w:w="2160" w:type="dxa"/>
          </w:tcPr>
          <w:p w14:paraId="08E50006" w14:textId="77777777" w:rsidR="00D359EE" w:rsidRPr="00B50947" w:rsidRDefault="00D359EE" w:rsidP="002B16D9">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2B16D9">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2B16D9">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2B16D9">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2B16D9">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2B16D9">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2B16D9">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2B16D9">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2B16D9">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2B16D9">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2B16D9">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2B16D9">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2B16D9">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2B16D9">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2B16D9">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2B16D9">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2B16D9">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2B16D9">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2B16D9">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2B16D9">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2B16D9">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2B16D9">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2B16D9">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2B16D9">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2B16D9">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2B16D9">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2B16D9">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2B16D9">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2B16D9">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2B16D9">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2B16D9">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2B16D9">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2B16D9">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2B16D9">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2B16D9">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2B16D9">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2B16D9">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2B16D9">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2B16D9">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2B16D9">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2B16D9">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2B16D9">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2B16D9">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2B16D9">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2B16D9">
            <w:pPr>
              <w:pStyle w:val="TableText"/>
              <w:rPr>
                <w:lang w:bidi="he-IL"/>
              </w:rPr>
            </w:pPr>
            <w:r w:rsidRPr="00B50947">
              <w:rPr>
                <w:lang w:bidi="he-IL"/>
              </w:rPr>
              <w:t>When Connected</w:t>
            </w:r>
          </w:p>
        </w:tc>
        <w:tc>
          <w:tcPr>
            <w:tcW w:w="1080" w:type="dxa"/>
            <w:noWrap/>
            <w:hideMark/>
          </w:tcPr>
          <w:p w14:paraId="5B6CD958" w14:textId="26216CD7" w:rsidR="00D359EE" w:rsidRPr="00B50947" w:rsidRDefault="00D359EE" w:rsidP="002B16D9">
            <w:pPr>
              <w:pStyle w:val="TableText"/>
              <w:rPr>
                <w:lang w:bidi="he-IL"/>
              </w:rPr>
            </w:pPr>
            <w:del w:id="154" w:author="Gavin Rawson" w:date="2024-07-15T07:54:00Z" w16du:dateUtc="2024-07-15T06:54:00Z">
              <w:r w:rsidRPr="00B50947" w:rsidDel="000F69DF">
                <w:rPr>
                  <w:lang w:bidi="he-IL"/>
                </w:rPr>
                <w:delText>number</w:delText>
              </w:r>
            </w:del>
            <w:ins w:id="155" w:author="Gavin Rawson" w:date="2024-07-15T07:54:00Z" w16du:dateUtc="2024-07-15T06:54:00Z">
              <w:r w:rsidR="000F69DF">
                <w:rPr>
                  <w:lang w:bidi="he-IL"/>
                </w:rPr>
                <w:t>Integer</w:t>
              </w:r>
            </w:ins>
          </w:p>
        </w:tc>
        <w:tc>
          <w:tcPr>
            <w:tcW w:w="2160" w:type="dxa"/>
            <w:noWrap/>
            <w:hideMark/>
          </w:tcPr>
          <w:p w14:paraId="79DAECBE" w14:textId="77777777" w:rsidR="00D359EE" w:rsidRPr="00B50947" w:rsidRDefault="00D359EE" w:rsidP="002B16D9">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2B16D9">
            <w:pPr>
              <w:pStyle w:val="TableText"/>
              <w:rPr>
                <w:lang w:bidi="he-IL"/>
              </w:rPr>
            </w:pPr>
            <w:r w:rsidRPr="00B50947">
              <w:rPr>
                <w:lang w:bidi="he-IL"/>
              </w:rPr>
              <w:t>No</w:t>
            </w:r>
          </w:p>
        </w:tc>
        <w:tc>
          <w:tcPr>
            <w:tcW w:w="3767" w:type="dxa"/>
            <w:noWrap/>
            <w:hideMark/>
          </w:tcPr>
          <w:p w14:paraId="7FC64010" w14:textId="1CE84DFC" w:rsidR="00D359EE" w:rsidRPr="009F3044" w:rsidRDefault="00D359EE" w:rsidP="002B16D9">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2B16D9">
            <w:pPr>
              <w:pStyle w:val="TableText"/>
              <w:rPr>
                <w:lang w:bidi="he-IL"/>
              </w:rPr>
            </w:pPr>
            <w:r w:rsidRPr="00B50947">
              <w:rPr>
                <w:lang w:bidi="he-IL"/>
              </w:rPr>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2B16D9">
            <w:pPr>
              <w:pStyle w:val="TableText"/>
              <w:rPr>
                <w:lang w:bidi="he-IL"/>
              </w:rPr>
            </w:pPr>
            <w:r w:rsidRPr="00B50947">
              <w:rPr>
                <w:lang w:bidi="he-IL"/>
              </w:rPr>
              <w:t>When Online</w:t>
            </w:r>
          </w:p>
        </w:tc>
        <w:tc>
          <w:tcPr>
            <w:tcW w:w="1080" w:type="dxa"/>
            <w:noWrap/>
          </w:tcPr>
          <w:p w14:paraId="66694AD7" w14:textId="41CE6585" w:rsidR="00D359EE" w:rsidRPr="00B50947" w:rsidRDefault="003C1179" w:rsidP="002B16D9">
            <w:pPr>
              <w:pStyle w:val="TableText"/>
              <w:rPr>
                <w:lang w:bidi="he-IL"/>
              </w:rPr>
            </w:pPr>
            <w:ins w:id="156" w:author="Gavin Rawson" w:date="2024-07-15T08:19:00Z" w16du:dateUtc="2024-07-15T07:19:00Z">
              <w:r w:rsidRPr="00B50947">
                <w:rPr>
                  <w:rFonts w:eastAsia="DengXian"/>
                </w:rPr>
                <w:t>Boolean</w:t>
              </w:r>
            </w:ins>
            <w:del w:id="157" w:author="Gavin Rawson" w:date="2024-07-15T08:19:00Z" w16du:dateUtc="2024-07-15T07:19:00Z">
              <w:r w:rsidR="00D359EE" w:rsidRPr="00B50947" w:rsidDel="003C1179">
                <w:rPr>
                  <w:lang w:bidi="he-IL"/>
                </w:rPr>
                <w:delText>number</w:delText>
              </w:r>
            </w:del>
          </w:p>
        </w:tc>
        <w:tc>
          <w:tcPr>
            <w:tcW w:w="2160" w:type="dxa"/>
            <w:noWrap/>
          </w:tcPr>
          <w:p w14:paraId="70690361" w14:textId="77777777" w:rsidR="00D359EE" w:rsidRPr="00B50947" w:rsidRDefault="00D359EE" w:rsidP="002B16D9">
            <w:pPr>
              <w:pStyle w:val="TableText"/>
              <w:rPr>
                <w:lang w:bidi="he-IL"/>
              </w:rPr>
            </w:pPr>
            <w:r w:rsidRPr="00B50947">
              <w:rPr>
                <w:lang w:bidi="he-IL"/>
              </w:rPr>
              <w:t>whenOnline</w:t>
            </w:r>
          </w:p>
        </w:tc>
        <w:tc>
          <w:tcPr>
            <w:tcW w:w="810" w:type="dxa"/>
            <w:noWrap/>
          </w:tcPr>
          <w:p w14:paraId="07B398F4" w14:textId="77777777" w:rsidR="00D359EE" w:rsidRPr="00B50947" w:rsidRDefault="00D359EE" w:rsidP="002B16D9">
            <w:pPr>
              <w:pStyle w:val="TableText"/>
              <w:rPr>
                <w:lang w:bidi="he-IL"/>
              </w:rPr>
            </w:pPr>
            <w:r w:rsidRPr="00B50947">
              <w:rPr>
                <w:lang w:bidi="he-IL"/>
              </w:rPr>
              <w:t>No</w:t>
            </w:r>
          </w:p>
        </w:tc>
        <w:tc>
          <w:tcPr>
            <w:tcW w:w="3767" w:type="dxa"/>
            <w:noWrap/>
          </w:tcPr>
          <w:p w14:paraId="0FFF6DBC" w14:textId="1CC097EC" w:rsidR="00D359EE" w:rsidRPr="00BA7567" w:rsidRDefault="00D359EE" w:rsidP="002B16D9">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2B16D9">
            <w:pPr>
              <w:pStyle w:val="TableText"/>
              <w:rPr>
                <w:lang w:bidi="he-IL"/>
              </w:rPr>
            </w:pPr>
            <w:r w:rsidRPr="00B50947">
              <w:rPr>
                <w:lang w:bidi="he-IL"/>
              </w:rPr>
              <w:t>When Restarted</w:t>
            </w:r>
          </w:p>
        </w:tc>
        <w:tc>
          <w:tcPr>
            <w:tcW w:w="1080" w:type="dxa"/>
            <w:noWrap/>
            <w:hideMark/>
          </w:tcPr>
          <w:p w14:paraId="7A9FF140" w14:textId="12E5D255" w:rsidR="00D359EE" w:rsidRPr="00B50947" w:rsidRDefault="003C1179" w:rsidP="002B16D9">
            <w:pPr>
              <w:pStyle w:val="TableText"/>
              <w:rPr>
                <w:lang w:bidi="he-IL"/>
              </w:rPr>
            </w:pPr>
            <w:ins w:id="158" w:author="Gavin Rawson" w:date="2024-07-15T08:19:00Z" w16du:dateUtc="2024-07-15T07:19:00Z">
              <w:r w:rsidRPr="00B50947">
                <w:rPr>
                  <w:rFonts w:eastAsia="DengXian"/>
                </w:rPr>
                <w:t>Boolean</w:t>
              </w:r>
            </w:ins>
            <w:del w:id="159" w:author="Gavin Rawson" w:date="2024-07-15T08:19:00Z" w16du:dateUtc="2024-07-15T07:19:00Z">
              <w:r w:rsidR="00D359EE" w:rsidRPr="00B50947" w:rsidDel="003C1179">
                <w:rPr>
                  <w:lang w:bidi="he-IL"/>
                </w:rPr>
                <w:delText>number</w:delText>
              </w:r>
            </w:del>
          </w:p>
        </w:tc>
        <w:tc>
          <w:tcPr>
            <w:tcW w:w="2160" w:type="dxa"/>
            <w:noWrap/>
            <w:hideMark/>
          </w:tcPr>
          <w:p w14:paraId="64F72E57" w14:textId="77777777" w:rsidR="00D359EE" w:rsidRPr="00B50947" w:rsidRDefault="00D359EE" w:rsidP="002B16D9">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2B16D9">
            <w:pPr>
              <w:pStyle w:val="TableText"/>
              <w:rPr>
                <w:lang w:bidi="he-IL"/>
              </w:rPr>
            </w:pPr>
            <w:r w:rsidRPr="00B50947">
              <w:rPr>
                <w:lang w:bidi="he-IL"/>
              </w:rPr>
              <w:t>No</w:t>
            </w:r>
          </w:p>
        </w:tc>
        <w:tc>
          <w:tcPr>
            <w:tcW w:w="3767" w:type="dxa"/>
            <w:noWrap/>
            <w:hideMark/>
          </w:tcPr>
          <w:p w14:paraId="64A74963" w14:textId="1ABB86B5" w:rsidR="00D359EE" w:rsidRPr="00BA7567" w:rsidRDefault="002677DB" w:rsidP="002B16D9">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2B16D9">
            <w:pPr>
              <w:pStyle w:val="TableText"/>
              <w:rPr>
                <w:lang w:bidi="he-IL"/>
              </w:rPr>
            </w:pPr>
            <w:r w:rsidRPr="00B50947">
              <w:rPr>
                <w:lang w:bidi="he-IL"/>
              </w:rPr>
              <w:t>When Communications Lost</w:t>
            </w:r>
          </w:p>
        </w:tc>
        <w:tc>
          <w:tcPr>
            <w:tcW w:w="1080" w:type="dxa"/>
            <w:noWrap/>
            <w:hideMark/>
          </w:tcPr>
          <w:p w14:paraId="47AE0F32" w14:textId="64056070" w:rsidR="00D359EE" w:rsidRPr="00B50947" w:rsidRDefault="003C1179" w:rsidP="002B16D9">
            <w:pPr>
              <w:pStyle w:val="TableText"/>
              <w:rPr>
                <w:lang w:bidi="he-IL"/>
              </w:rPr>
            </w:pPr>
            <w:ins w:id="160" w:author="Gavin Rawson" w:date="2024-07-15T08:19:00Z" w16du:dateUtc="2024-07-15T07:19:00Z">
              <w:r w:rsidRPr="00B50947">
                <w:rPr>
                  <w:rFonts w:eastAsia="DengXian"/>
                </w:rPr>
                <w:t>Boolean</w:t>
              </w:r>
            </w:ins>
            <w:del w:id="161" w:author="Gavin Rawson" w:date="2024-07-15T08:19:00Z" w16du:dateUtc="2024-07-15T07:19:00Z">
              <w:r w:rsidR="00D359EE" w:rsidRPr="00B50947" w:rsidDel="003C1179">
                <w:rPr>
                  <w:lang w:bidi="he-IL"/>
                </w:rPr>
                <w:delText>number</w:delText>
              </w:r>
            </w:del>
          </w:p>
        </w:tc>
        <w:tc>
          <w:tcPr>
            <w:tcW w:w="2160" w:type="dxa"/>
            <w:noWrap/>
            <w:hideMark/>
          </w:tcPr>
          <w:p w14:paraId="7B89DAC6" w14:textId="77777777" w:rsidR="00D359EE" w:rsidRPr="00B50947" w:rsidRDefault="00D359EE" w:rsidP="002B16D9">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2B16D9">
            <w:pPr>
              <w:pStyle w:val="TableText"/>
              <w:rPr>
                <w:lang w:bidi="he-IL"/>
              </w:rPr>
            </w:pPr>
            <w:r w:rsidRPr="00B50947">
              <w:rPr>
                <w:lang w:bidi="he-IL"/>
              </w:rPr>
              <w:t>No</w:t>
            </w:r>
          </w:p>
        </w:tc>
        <w:tc>
          <w:tcPr>
            <w:tcW w:w="3767" w:type="dxa"/>
            <w:noWrap/>
            <w:hideMark/>
          </w:tcPr>
          <w:p w14:paraId="37884FDC" w14:textId="5C922FD6" w:rsidR="00D359EE" w:rsidRPr="00BA7567" w:rsidRDefault="00D359EE" w:rsidP="002B16D9">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2B16D9">
            <w:pPr>
              <w:pStyle w:val="TableText"/>
              <w:rPr>
                <w:lang w:bidi="he-IL"/>
              </w:rPr>
            </w:pPr>
            <w:r w:rsidRPr="00B50947">
              <w:rPr>
                <w:lang w:bidi="he-IL"/>
              </w:rPr>
              <w:t>When Remotely Forced</w:t>
            </w:r>
          </w:p>
        </w:tc>
        <w:tc>
          <w:tcPr>
            <w:tcW w:w="1080" w:type="dxa"/>
            <w:noWrap/>
            <w:hideMark/>
          </w:tcPr>
          <w:p w14:paraId="2254435A" w14:textId="577A2608" w:rsidR="00D359EE" w:rsidRPr="00B50947" w:rsidRDefault="003C1179" w:rsidP="002B16D9">
            <w:pPr>
              <w:pStyle w:val="TableText"/>
              <w:rPr>
                <w:lang w:bidi="he-IL"/>
              </w:rPr>
            </w:pPr>
            <w:ins w:id="162" w:author="Gavin Rawson" w:date="2024-07-15T08:19:00Z" w16du:dateUtc="2024-07-15T07:19:00Z">
              <w:r w:rsidRPr="00B50947">
                <w:rPr>
                  <w:rFonts w:eastAsia="DengXian"/>
                </w:rPr>
                <w:t>Boolean</w:t>
              </w:r>
            </w:ins>
            <w:del w:id="163" w:author="Gavin Rawson" w:date="2024-07-15T08:19:00Z" w16du:dateUtc="2024-07-15T07:19:00Z">
              <w:r w:rsidR="00D359EE" w:rsidRPr="00B50947" w:rsidDel="003C1179">
                <w:rPr>
                  <w:lang w:bidi="he-IL"/>
                </w:rPr>
                <w:delText>number</w:delText>
              </w:r>
            </w:del>
          </w:p>
        </w:tc>
        <w:tc>
          <w:tcPr>
            <w:tcW w:w="2160" w:type="dxa"/>
            <w:noWrap/>
            <w:hideMark/>
          </w:tcPr>
          <w:p w14:paraId="15A8896C" w14:textId="77777777" w:rsidR="00D359EE" w:rsidRPr="00B50947" w:rsidRDefault="00D359EE" w:rsidP="002B16D9">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2B16D9">
            <w:pPr>
              <w:pStyle w:val="TableText"/>
              <w:rPr>
                <w:lang w:bidi="he-IL"/>
              </w:rPr>
            </w:pPr>
            <w:r w:rsidRPr="00B50947">
              <w:rPr>
                <w:lang w:bidi="he-IL"/>
              </w:rPr>
              <w:t>No</w:t>
            </w:r>
          </w:p>
        </w:tc>
        <w:tc>
          <w:tcPr>
            <w:tcW w:w="3767" w:type="dxa"/>
            <w:noWrap/>
            <w:hideMark/>
          </w:tcPr>
          <w:p w14:paraId="65069323" w14:textId="4D4E2BFB" w:rsidR="00D359EE" w:rsidRPr="00BA7567" w:rsidRDefault="00D359EE" w:rsidP="002B16D9">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2B16D9">
            <w:pPr>
              <w:pStyle w:val="TableText"/>
              <w:rPr>
                <w:lang w:bidi="he-IL"/>
              </w:rPr>
            </w:pPr>
            <w:r w:rsidRPr="00B50947">
              <w:rPr>
                <w:lang w:bidi="he-IL"/>
              </w:rPr>
              <w:t>When Locally Forced</w:t>
            </w:r>
          </w:p>
        </w:tc>
        <w:tc>
          <w:tcPr>
            <w:tcW w:w="1080" w:type="dxa"/>
            <w:noWrap/>
            <w:hideMark/>
          </w:tcPr>
          <w:p w14:paraId="23CFA9D3" w14:textId="071F2589" w:rsidR="00D359EE" w:rsidRPr="00B50947" w:rsidRDefault="003C1179" w:rsidP="002B16D9">
            <w:pPr>
              <w:pStyle w:val="TableText"/>
              <w:rPr>
                <w:lang w:bidi="he-IL"/>
              </w:rPr>
            </w:pPr>
            <w:ins w:id="164" w:author="Gavin Rawson" w:date="2024-07-15T08:19:00Z" w16du:dateUtc="2024-07-15T07:19:00Z">
              <w:r w:rsidRPr="00B50947">
                <w:rPr>
                  <w:rFonts w:eastAsia="DengXian"/>
                </w:rPr>
                <w:t>Boolean</w:t>
              </w:r>
            </w:ins>
            <w:del w:id="165" w:author="Gavin Rawson" w:date="2024-07-15T08:19:00Z" w16du:dateUtc="2024-07-15T07:19:00Z">
              <w:r w:rsidR="00D359EE" w:rsidRPr="00B50947" w:rsidDel="003C1179">
                <w:rPr>
                  <w:lang w:bidi="he-IL"/>
                </w:rPr>
                <w:delText>number</w:delText>
              </w:r>
            </w:del>
          </w:p>
        </w:tc>
        <w:tc>
          <w:tcPr>
            <w:tcW w:w="2160" w:type="dxa"/>
            <w:noWrap/>
            <w:hideMark/>
          </w:tcPr>
          <w:p w14:paraId="70B2D074" w14:textId="77777777" w:rsidR="00D359EE" w:rsidRPr="00B50947" w:rsidRDefault="00D359EE" w:rsidP="002B16D9">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2B16D9">
            <w:pPr>
              <w:pStyle w:val="TableText"/>
              <w:rPr>
                <w:lang w:bidi="he-IL"/>
              </w:rPr>
            </w:pPr>
            <w:r w:rsidRPr="00B50947">
              <w:rPr>
                <w:lang w:bidi="he-IL"/>
              </w:rPr>
              <w:t>No</w:t>
            </w:r>
          </w:p>
        </w:tc>
        <w:tc>
          <w:tcPr>
            <w:tcW w:w="3767" w:type="dxa"/>
            <w:noWrap/>
            <w:hideMark/>
          </w:tcPr>
          <w:p w14:paraId="22F081D5" w14:textId="78D522B5" w:rsidR="00D359EE" w:rsidRPr="00BA7567" w:rsidRDefault="00D359EE" w:rsidP="002B16D9">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2B16D9">
            <w:pPr>
              <w:pStyle w:val="TableText"/>
              <w:rPr>
                <w:lang w:bidi="he-IL"/>
              </w:rPr>
            </w:pPr>
            <w:r w:rsidRPr="00B50947">
              <w:rPr>
                <w:lang w:bidi="he-IL"/>
              </w:rPr>
              <w:t>When Chatter</w:t>
            </w:r>
          </w:p>
        </w:tc>
        <w:tc>
          <w:tcPr>
            <w:tcW w:w="1080" w:type="dxa"/>
            <w:noWrap/>
            <w:hideMark/>
          </w:tcPr>
          <w:p w14:paraId="61BE1101" w14:textId="425A4653" w:rsidR="00D359EE" w:rsidRPr="00B50947" w:rsidRDefault="00E133CA" w:rsidP="002B16D9">
            <w:pPr>
              <w:pStyle w:val="TableText"/>
              <w:rPr>
                <w:lang w:bidi="he-IL"/>
              </w:rPr>
            </w:pPr>
            <w:ins w:id="166" w:author="Gavin Rawson" w:date="2024-07-15T08:19:00Z" w16du:dateUtc="2024-07-15T07:19:00Z">
              <w:r w:rsidRPr="00B50947">
                <w:rPr>
                  <w:rFonts w:eastAsia="DengXian"/>
                </w:rPr>
                <w:t>Boolean</w:t>
              </w:r>
            </w:ins>
            <w:del w:id="167" w:author="Gavin Rawson" w:date="2024-07-15T08:19:00Z" w16du:dateUtc="2024-07-15T07:19:00Z">
              <w:r w:rsidR="00D359EE" w:rsidRPr="00B50947" w:rsidDel="00E133CA">
                <w:rPr>
                  <w:lang w:bidi="he-IL"/>
                </w:rPr>
                <w:delText>number</w:delText>
              </w:r>
            </w:del>
          </w:p>
        </w:tc>
        <w:tc>
          <w:tcPr>
            <w:tcW w:w="2160" w:type="dxa"/>
            <w:noWrap/>
            <w:hideMark/>
          </w:tcPr>
          <w:p w14:paraId="539F4E8B" w14:textId="77777777" w:rsidR="00D359EE" w:rsidRPr="00B50947" w:rsidRDefault="00D359EE" w:rsidP="002B16D9">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2B16D9">
            <w:pPr>
              <w:pStyle w:val="TableText"/>
              <w:rPr>
                <w:lang w:bidi="he-IL"/>
              </w:rPr>
            </w:pPr>
            <w:r w:rsidRPr="00B50947">
              <w:rPr>
                <w:lang w:bidi="he-IL"/>
              </w:rPr>
              <w:t>No</w:t>
            </w:r>
          </w:p>
        </w:tc>
        <w:tc>
          <w:tcPr>
            <w:tcW w:w="3767" w:type="dxa"/>
            <w:noWrap/>
            <w:hideMark/>
          </w:tcPr>
          <w:p w14:paraId="7060800B" w14:textId="255430BD" w:rsidR="00D359EE" w:rsidRPr="00BA7567" w:rsidRDefault="00D359EE" w:rsidP="002B16D9">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2B16D9">
            <w:pPr>
              <w:pStyle w:val="TableText"/>
              <w:rPr>
                <w:lang w:bidi="he-IL"/>
              </w:rPr>
            </w:pPr>
            <w:r w:rsidRPr="00B50947">
              <w:rPr>
                <w:lang w:bidi="he-IL"/>
              </w:rPr>
              <w:t>When Overrange</w:t>
            </w:r>
          </w:p>
        </w:tc>
        <w:tc>
          <w:tcPr>
            <w:tcW w:w="1080" w:type="dxa"/>
            <w:noWrap/>
            <w:hideMark/>
          </w:tcPr>
          <w:p w14:paraId="74082B61" w14:textId="389FE33E" w:rsidR="00D359EE" w:rsidRPr="00B50947" w:rsidRDefault="00E133CA" w:rsidP="002B16D9">
            <w:pPr>
              <w:pStyle w:val="TableText"/>
              <w:rPr>
                <w:lang w:bidi="he-IL"/>
              </w:rPr>
            </w:pPr>
            <w:ins w:id="168" w:author="Gavin Rawson" w:date="2024-07-15T08:19:00Z" w16du:dateUtc="2024-07-15T07:19:00Z">
              <w:r w:rsidRPr="00B50947">
                <w:rPr>
                  <w:rFonts w:eastAsia="DengXian"/>
                </w:rPr>
                <w:t>Boolean</w:t>
              </w:r>
            </w:ins>
            <w:del w:id="169" w:author="Gavin Rawson" w:date="2024-07-15T08:19:00Z" w16du:dateUtc="2024-07-15T07:19:00Z">
              <w:r w:rsidR="00D359EE" w:rsidRPr="00B50947" w:rsidDel="00E133CA">
                <w:rPr>
                  <w:lang w:bidi="he-IL"/>
                </w:rPr>
                <w:delText>number</w:delText>
              </w:r>
            </w:del>
          </w:p>
        </w:tc>
        <w:tc>
          <w:tcPr>
            <w:tcW w:w="2160" w:type="dxa"/>
            <w:noWrap/>
            <w:hideMark/>
          </w:tcPr>
          <w:p w14:paraId="787520F2" w14:textId="77777777" w:rsidR="00D359EE" w:rsidRPr="00B50947" w:rsidRDefault="00D359EE" w:rsidP="002B16D9">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2B16D9">
            <w:pPr>
              <w:pStyle w:val="TableText"/>
              <w:rPr>
                <w:lang w:bidi="he-IL"/>
              </w:rPr>
            </w:pPr>
            <w:r w:rsidRPr="00B50947">
              <w:rPr>
                <w:lang w:bidi="he-IL"/>
              </w:rPr>
              <w:t>No</w:t>
            </w:r>
          </w:p>
        </w:tc>
        <w:tc>
          <w:tcPr>
            <w:tcW w:w="3767" w:type="dxa"/>
            <w:noWrap/>
            <w:hideMark/>
          </w:tcPr>
          <w:p w14:paraId="367D3D7A" w14:textId="5F1B4206" w:rsidR="00D359EE" w:rsidRPr="00BA7567" w:rsidRDefault="00D359EE" w:rsidP="002B16D9">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2B16D9">
            <w:pPr>
              <w:pStyle w:val="TableText"/>
              <w:rPr>
                <w:lang w:bidi="he-IL"/>
              </w:rPr>
            </w:pPr>
            <w:r w:rsidRPr="00B50947">
              <w:rPr>
                <w:lang w:bidi="he-IL"/>
              </w:rPr>
              <w:t>When Discontinuity</w:t>
            </w:r>
          </w:p>
        </w:tc>
        <w:tc>
          <w:tcPr>
            <w:tcW w:w="1080" w:type="dxa"/>
            <w:noWrap/>
            <w:hideMark/>
          </w:tcPr>
          <w:p w14:paraId="5B4E669F" w14:textId="0AE6A9E6" w:rsidR="00D359EE" w:rsidRPr="00B50947" w:rsidRDefault="00E133CA" w:rsidP="002B16D9">
            <w:pPr>
              <w:pStyle w:val="TableText"/>
              <w:rPr>
                <w:lang w:bidi="he-IL"/>
              </w:rPr>
            </w:pPr>
            <w:ins w:id="170" w:author="Gavin Rawson" w:date="2024-07-15T08:20:00Z" w16du:dateUtc="2024-07-15T07:20:00Z">
              <w:r w:rsidRPr="00B50947">
                <w:rPr>
                  <w:rFonts w:eastAsia="DengXian"/>
                </w:rPr>
                <w:t>Boolean</w:t>
              </w:r>
            </w:ins>
            <w:del w:id="171" w:author="Gavin Rawson" w:date="2024-07-15T08:20:00Z" w16du:dateUtc="2024-07-15T07:20:00Z">
              <w:r w:rsidR="00D359EE" w:rsidRPr="00B50947" w:rsidDel="00E133CA">
                <w:rPr>
                  <w:lang w:bidi="he-IL"/>
                </w:rPr>
                <w:delText>number</w:delText>
              </w:r>
            </w:del>
          </w:p>
        </w:tc>
        <w:tc>
          <w:tcPr>
            <w:tcW w:w="2160" w:type="dxa"/>
            <w:noWrap/>
            <w:hideMark/>
          </w:tcPr>
          <w:p w14:paraId="69C3B5FB" w14:textId="77777777" w:rsidR="00D359EE" w:rsidRPr="00B50947" w:rsidRDefault="00D359EE" w:rsidP="002B16D9">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2B16D9">
            <w:pPr>
              <w:pStyle w:val="TableText"/>
              <w:rPr>
                <w:lang w:bidi="he-IL"/>
              </w:rPr>
            </w:pPr>
            <w:r w:rsidRPr="00B50947">
              <w:rPr>
                <w:lang w:bidi="he-IL"/>
              </w:rPr>
              <w:t>No</w:t>
            </w:r>
          </w:p>
        </w:tc>
        <w:tc>
          <w:tcPr>
            <w:tcW w:w="3767" w:type="dxa"/>
            <w:noWrap/>
            <w:hideMark/>
          </w:tcPr>
          <w:p w14:paraId="0D4884FE" w14:textId="08280FE4" w:rsidR="00D359EE" w:rsidRPr="00BA7567" w:rsidRDefault="00D359EE" w:rsidP="002B16D9">
            <w:pPr>
              <w:pStyle w:val="TableText"/>
              <w:rPr>
                <w:lang w:bidi="he-IL"/>
              </w:rPr>
            </w:pPr>
            <w:r w:rsidRPr="00BA7567">
              <w:rPr>
                <w:lang w:bidi="he-IL"/>
              </w:rPr>
              <w:t xml:space="preserve">The </w:t>
            </w:r>
            <w:r w:rsidR="00900EF7">
              <w:rPr>
                <w:lang w:bidi="he-IL"/>
              </w:rPr>
              <w:t>D</w:t>
            </w:r>
            <w:r w:rsidRPr="00BA7567">
              <w:rPr>
                <w:lang w:bidi="he-IL"/>
              </w:rPr>
              <w:t xml:space="preserve">iscontinuity flag indicates that the reported value cannot be compared against previous values for calculating count difference (e.g.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2B16D9">
            <w:pPr>
              <w:pStyle w:val="TableText"/>
              <w:rPr>
                <w:lang w:bidi="he-IL"/>
              </w:rPr>
            </w:pPr>
            <w:r w:rsidRPr="00B50947">
              <w:rPr>
                <w:lang w:bidi="he-IL"/>
              </w:rPr>
              <w:t>When Reference Error</w:t>
            </w:r>
          </w:p>
        </w:tc>
        <w:tc>
          <w:tcPr>
            <w:tcW w:w="1080" w:type="dxa"/>
            <w:noWrap/>
            <w:hideMark/>
          </w:tcPr>
          <w:p w14:paraId="6C0C2097" w14:textId="6AFA8126" w:rsidR="00D359EE" w:rsidRPr="00B50947" w:rsidRDefault="00E133CA" w:rsidP="002B16D9">
            <w:pPr>
              <w:pStyle w:val="TableText"/>
              <w:rPr>
                <w:lang w:bidi="he-IL"/>
              </w:rPr>
            </w:pPr>
            <w:ins w:id="172" w:author="Gavin Rawson" w:date="2024-07-15T08:20:00Z" w16du:dateUtc="2024-07-15T07:20:00Z">
              <w:r w:rsidRPr="00B50947">
                <w:rPr>
                  <w:rFonts w:eastAsia="DengXian"/>
                </w:rPr>
                <w:t>Boolean</w:t>
              </w:r>
            </w:ins>
            <w:del w:id="173" w:author="Gavin Rawson" w:date="2024-07-15T08:20:00Z" w16du:dateUtc="2024-07-15T07:20:00Z">
              <w:r w:rsidR="00D359EE" w:rsidRPr="00B50947" w:rsidDel="00E133CA">
                <w:rPr>
                  <w:lang w:bidi="he-IL"/>
                </w:rPr>
                <w:delText>number</w:delText>
              </w:r>
            </w:del>
          </w:p>
        </w:tc>
        <w:tc>
          <w:tcPr>
            <w:tcW w:w="2160" w:type="dxa"/>
            <w:noWrap/>
            <w:hideMark/>
          </w:tcPr>
          <w:p w14:paraId="284B2EC7" w14:textId="77777777" w:rsidR="00D359EE" w:rsidRPr="00B50947" w:rsidRDefault="00D359EE" w:rsidP="002B16D9">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2B16D9">
            <w:pPr>
              <w:pStyle w:val="TableText"/>
              <w:rPr>
                <w:lang w:bidi="he-IL"/>
              </w:rPr>
            </w:pPr>
            <w:r w:rsidRPr="00B50947">
              <w:rPr>
                <w:lang w:bidi="he-IL"/>
              </w:rPr>
              <w:t>No</w:t>
            </w:r>
          </w:p>
        </w:tc>
        <w:tc>
          <w:tcPr>
            <w:tcW w:w="3767" w:type="dxa"/>
            <w:noWrap/>
            <w:hideMark/>
          </w:tcPr>
          <w:p w14:paraId="4209A733" w14:textId="0AAFAFDF" w:rsidR="00D359EE" w:rsidRPr="00BA7567" w:rsidRDefault="00D359EE" w:rsidP="002B16D9">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2B16D9">
            <w:pPr>
              <w:pStyle w:val="TableText"/>
              <w:rPr>
                <w:lang w:bidi="he-IL"/>
              </w:rPr>
            </w:pPr>
            <w:r w:rsidRPr="00B50947">
              <w:rPr>
                <w:lang w:bidi="he-IL"/>
              </w:rPr>
              <w:t>When Changed</w:t>
            </w:r>
          </w:p>
        </w:tc>
        <w:tc>
          <w:tcPr>
            <w:tcW w:w="1080" w:type="dxa"/>
            <w:noWrap/>
            <w:hideMark/>
          </w:tcPr>
          <w:p w14:paraId="7B294616" w14:textId="56873F70" w:rsidR="00D359EE" w:rsidRPr="00B50947" w:rsidRDefault="00D359EE" w:rsidP="002B16D9">
            <w:pPr>
              <w:pStyle w:val="TableText"/>
              <w:rPr>
                <w:lang w:bidi="he-IL"/>
              </w:rPr>
            </w:pPr>
            <w:del w:id="174" w:author="Gavin Rawson" w:date="2024-07-15T08:20:00Z" w16du:dateUtc="2024-07-15T07:20:00Z">
              <w:r w:rsidRPr="00B50947" w:rsidDel="00E133CA">
                <w:rPr>
                  <w:lang w:bidi="he-IL"/>
                </w:rPr>
                <w:delText>number</w:delText>
              </w:r>
            </w:del>
            <w:ins w:id="175" w:author="Gavin Rawson" w:date="2024-07-15T08:20:00Z" w16du:dateUtc="2024-07-15T07:20:00Z">
              <w:r w:rsidR="00E133CA">
                <w:rPr>
                  <w:lang w:bidi="he-IL"/>
                </w:rPr>
                <w:t>Integer</w:t>
              </w:r>
            </w:ins>
          </w:p>
        </w:tc>
        <w:tc>
          <w:tcPr>
            <w:tcW w:w="2160" w:type="dxa"/>
            <w:noWrap/>
            <w:hideMark/>
          </w:tcPr>
          <w:p w14:paraId="7972AFED" w14:textId="77777777" w:rsidR="00D359EE" w:rsidRPr="00B50947" w:rsidRDefault="00D359EE" w:rsidP="002B16D9">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2B16D9">
            <w:pPr>
              <w:pStyle w:val="TableText"/>
              <w:rPr>
                <w:lang w:bidi="he-IL"/>
              </w:rPr>
            </w:pPr>
            <w:r w:rsidRPr="00B50947">
              <w:rPr>
                <w:lang w:bidi="he-IL"/>
              </w:rPr>
              <w:t>No</w:t>
            </w:r>
          </w:p>
        </w:tc>
        <w:tc>
          <w:tcPr>
            <w:tcW w:w="3767" w:type="dxa"/>
            <w:noWrap/>
            <w:hideMark/>
          </w:tcPr>
          <w:p w14:paraId="4604BCED" w14:textId="37442BC9" w:rsidR="00D359EE" w:rsidRPr="00B50947" w:rsidRDefault="00D359EE" w:rsidP="002B16D9">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2B16D9">
            <w:pPr>
              <w:pStyle w:val="TableText"/>
              <w:rPr>
                <w:lang w:bidi="he-IL"/>
              </w:rPr>
            </w:pPr>
            <w:r w:rsidRPr="00B50947">
              <w:rPr>
                <w:lang w:bidi="he-IL"/>
              </w:rPr>
              <w:t>Behaviour varies slightly with type:</w:t>
            </w:r>
          </w:p>
          <w:p w14:paraId="67F43843" w14:textId="77777777" w:rsidR="00D359EE" w:rsidRPr="00B50947" w:rsidRDefault="00D359EE" w:rsidP="002B16D9">
            <w:pPr>
              <w:pStyle w:val="TableText"/>
              <w:rPr>
                <w:lang w:bidi="he-IL"/>
              </w:rPr>
            </w:pPr>
            <w:r w:rsidRPr="00B50947">
              <w:rPr>
                <w:lang w:bidi="he-IL"/>
              </w:rPr>
              <w:t>Analogue and counter values change by a significant change deadband.</w:t>
            </w:r>
          </w:p>
          <w:p w14:paraId="1F1F3E0E" w14:textId="77777777" w:rsidR="00D359EE" w:rsidRPr="00B50947" w:rsidRDefault="00D359EE" w:rsidP="002B16D9">
            <w:pPr>
              <w:pStyle w:val="TableText"/>
              <w:rPr>
                <w:lang w:bidi="he-IL"/>
              </w:rPr>
            </w:pPr>
            <w:r w:rsidRPr="00B50947">
              <w:rPr>
                <w:lang w:bidi="he-IL"/>
              </w:rPr>
              <w:t>Strings can include any change.</w:t>
            </w:r>
          </w:p>
          <w:p w14:paraId="0C9C5F27" w14:textId="4D507C96" w:rsidR="00D359EE" w:rsidRPr="00B50947" w:rsidRDefault="00D359EE" w:rsidP="002B16D9">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46881714"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76" w:author="Gavin Rawson" w:date="2024-07-15T12:48:00Z" w16du:dateUtc="2024-07-15T11:48:00Z">
        <w:r w:rsidR="00461D1E" w:rsidRPr="00461D1E">
          <w:rPr>
            <w:rStyle w:val="Crossreference"/>
            <w:rPrChange w:id="177" w:author="Gavin Rawson" w:date="2024-07-15T12:48:00Z" w16du:dateUtc="2024-07-15T11:48:00Z">
              <w:rPr/>
            </w:rPrChange>
          </w:rPr>
          <w:t xml:space="preserve">Table </w:t>
        </w:r>
        <w:r w:rsidR="00461D1E" w:rsidRPr="00461D1E">
          <w:rPr>
            <w:rStyle w:val="Crossreference"/>
            <w:rPrChange w:id="178" w:author="Gavin Rawson" w:date="2024-07-15T12:48:00Z" w16du:dateUtc="2024-07-15T11:48:00Z">
              <w:rPr>
                <w:noProof/>
              </w:rPr>
            </w:rPrChange>
          </w:rPr>
          <w:t>9</w:t>
        </w:r>
      </w:ins>
      <w:del w:id="179" w:author="Gavin Rawson" w:date="2024-07-15T12:48:00Z" w16du:dateUtc="2024-07-15T11:48:00Z">
        <w:r w:rsidR="002B16D9" w:rsidRPr="00041655" w:rsidDel="00461D1E">
          <w:rPr>
            <w:rStyle w:val="Crossreference"/>
          </w:rPr>
          <w:delText>Table 9</w:delText>
        </w:r>
      </w:del>
      <w:r w:rsidR="00896295" w:rsidRPr="00896295">
        <w:rPr>
          <w:rStyle w:val="Crossreference"/>
        </w:rPr>
        <w:fldChar w:fldCharType="end"/>
      </w:r>
      <w:r w:rsidR="00896295">
        <w:t xml:space="preserve"> for further information.</w:t>
      </w:r>
    </w:p>
    <w:p w14:paraId="4E380CB1" w14:textId="42195615" w:rsidR="009F3044" w:rsidRDefault="009F3044" w:rsidP="00896295">
      <w:pPr>
        <w:pStyle w:val="Caption"/>
        <w:keepNext/>
      </w:pPr>
      <w:bookmarkStart w:id="180" w:name="_Ref161149864"/>
      <w:bookmarkStart w:id="181" w:name="_Toc170288648"/>
      <w:r>
        <w:t xml:space="preserve">Table </w:t>
      </w:r>
      <w:r>
        <w:fldChar w:fldCharType="begin"/>
      </w:r>
      <w:r>
        <w:instrText xml:space="preserve"> SEQ Table \* ARABIC </w:instrText>
      </w:r>
      <w:r>
        <w:fldChar w:fldCharType="separate"/>
      </w:r>
      <w:r w:rsidR="00461D1E">
        <w:rPr>
          <w:noProof/>
        </w:rPr>
        <w:t>9</w:t>
      </w:r>
      <w:r>
        <w:rPr>
          <w:noProof/>
        </w:rPr>
        <w:fldChar w:fldCharType="end"/>
      </w:r>
      <w:bookmarkEnd w:id="180"/>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18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2B16D9">
            <w:pPr>
              <w:pStyle w:val="TableText"/>
            </w:pPr>
            <w:r>
              <w:t>Analogue input</w:t>
            </w:r>
          </w:p>
        </w:tc>
        <w:tc>
          <w:tcPr>
            <w:tcW w:w="3260" w:type="dxa"/>
          </w:tcPr>
          <w:p w14:paraId="03144484" w14:textId="1F5AA0A8" w:rsidR="00803AF4" w:rsidRPr="008A325B" w:rsidRDefault="00803AF4" w:rsidP="002B16D9">
            <w:pPr>
              <w:pStyle w:val="TableText"/>
            </w:pPr>
            <w:r>
              <w:t>analogue</w:t>
            </w:r>
          </w:p>
        </w:tc>
        <w:tc>
          <w:tcPr>
            <w:tcW w:w="2684" w:type="dxa"/>
            <w:shd w:val="clear" w:color="auto" w:fill="auto"/>
          </w:tcPr>
          <w:p w14:paraId="555DAB56" w14:textId="004A2BCC" w:rsidR="00803AF4" w:rsidRPr="008A325B" w:rsidRDefault="00803AF4" w:rsidP="002B16D9">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2B16D9">
            <w:pPr>
              <w:pStyle w:val="TableText"/>
            </w:pPr>
            <w:r>
              <w:t>Analogue output</w:t>
            </w:r>
          </w:p>
        </w:tc>
        <w:tc>
          <w:tcPr>
            <w:tcW w:w="3260" w:type="dxa"/>
          </w:tcPr>
          <w:p w14:paraId="666313F6" w14:textId="7428C1CA" w:rsidR="00803AF4" w:rsidRPr="008A325B" w:rsidRDefault="00803AF4" w:rsidP="002B16D9">
            <w:pPr>
              <w:pStyle w:val="TableText"/>
            </w:pPr>
            <w:r>
              <w:t>analogue</w:t>
            </w:r>
          </w:p>
        </w:tc>
        <w:tc>
          <w:tcPr>
            <w:tcW w:w="2684" w:type="dxa"/>
            <w:shd w:val="clear" w:color="auto" w:fill="auto"/>
          </w:tcPr>
          <w:p w14:paraId="07D5B06F" w14:textId="2B85550E" w:rsidR="00803AF4" w:rsidRPr="008A325B" w:rsidRDefault="00803AF4" w:rsidP="002B16D9">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2B16D9">
            <w:pPr>
              <w:pStyle w:val="TableText"/>
            </w:pPr>
            <w:r>
              <w:t>Binary input</w:t>
            </w:r>
          </w:p>
        </w:tc>
        <w:tc>
          <w:tcPr>
            <w:tcW w:w="3260" w:type="dxa"/>
          </w:tcPr>
          <w:p w14:paraId="137844EB" w14:textId="2E4E5905" w:rsidR="00803AF4" w:rsidRPr="008A325B" w:rsidRDefault="00803AF4" w:rsidP="002B16D9">
            <w:pPr>
              <w:pStyle w:val="TableText"/>
            </w:pPr>
            <w:r>
              <w:t>binary</w:t>
            </w:r>
          </w:p>
        </w:tc>
        <w:tc>
          <w:tcPr>
            <w:tcW w:w="2684" w:type="dxa"/>
            <w:shd w:val="clear" w:color="auto" w:fill="auto"/>
          </w:tcPr>
          <w:p w14:paraId="16864113" w14:textId="0D4A9D1D" w:rsidR="00803AF4" w:rsidRPr="008A325B" w:rsidRDefault="00803AF4" w:rsidP="002B16D9">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2B16D9">
            <w:pPr>
              <w:pStyle w:val="TableText"/>
            </w:pPr>
            <w:r>
              <w:t>Binary output</w:t>
            </w:r>
          </w:p>
        </w:tc>
        <w:tc>
          <w:tcPr>
            <w:tcW w:w="3260" w:type="dxa"/>
          </w:tcPr>
          <w:p w14:paraId="6BBB87EC" w14:textId="2059C7B4" w:rsidR="00803AF4" w:rsidRPr="008A325B" w:rsidRDefault="00803AF4" w:rsidP="002B16D9">
            <w:pPr>
              <w:pStyle w:val="TableText"/>
            </w:pPr>
            <w:r>
              <w:t>binary</w:t>
            </w:r>
          </w:p>
        </w:tc>
        <w:tc>
          <w:tcPr>
            <w:tcW w:w="2684" w:type="dxa"/>
            <w:shd w:val="clear" w:color="auto" w:fill="auto"/>
          </w:tcPr>
          <w:p w14:paraId="373453F8" w14:textId="06FA60A0" w:rsidR="00803AF4" w:rsidRPr="008A325B" w:rsidRDefault="00803AF4" w:rsidP="002B16D9">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2B16D9">
            <w:pPr>
              <w:pStyle w:val="TableText"/>
            </w:pPr>
            <w:r>
              <w:t>Counter</w:t>
            </w:r>
          </w:p>
        </w:tc>
        <w:tc>
          <w:tcPr>
            <w:tcW w:w="3260" w:type="dxa"/>
          </w:tcPr>
          <w:p w14:paraId="68E36EAD" w14:textId="5B4CAD9E" w:rsidR="00803AF4" w:rsidRPr="008A325B" w:rsidRDefault="00803AF4" w:rsidP="002B16D9">
            <w:pPr>
              <w:pStyle w:val="TableText"/>
            </w:pPr>
            <w:r>
              <w:t>counter</w:t>
            </w:r>
          </w:p>
        </w:tc>
        <w:tc>
          <w:tcPr>
            <w:tcW w:w="2684" w:type="dxa"/>
            <w:shd w:val="clear" w:color="auto" w:fill="auto"/>
          </w:tcPr>
          <w:p w14:paraId="0FC42310" w14:textId="43E6F816" w:rsidR="00803AF4" w:rsidRPr="008A325B" w:rsidRDefault="00803AF4" w:rsidP="002B16D9">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2B16D9">
            <w:pPr>
              <w:pStyle w:val="TableText"/>
            </w:pPr>
            <w:r>
              <w:t>String</w:t>
            </w:r>
          </w:p>
        </w:tc>
        <w:tc>
          <w:tcPr>
            <w:tcW w:w="3260" w:type="dxa"/>
          </w:tcPr>
          <w:p w14:paraId="1373238C" w14:textId="3496D36E" w:rsidR="00803AF4" w:rsidRPr="008A325B" w:rsidRDefault="00803AF4" w:rsidP="002B16D9">
            <w:pPr>
              <w:pStyle w:val="TableText"/>
            </w:pPr>
            <w:r>
              <w:t>string</w:t>
            </w:r>
          </w:p>
        </w:tc>
        <w:tc>
          <w:tcPr>
            <w:tcW w:w="2684" w:type="dxa"/>
            <w:shd w:val="clear" w:color="auto" w:fill="auto"/>
          </w:tcPr>
          <w:p w14:paraId="5B198489" w14:textId="5DE0F5F5" w:rsidR="00803AF4" w:rsidRPr="008A325B" w:rsidRDefault="00803AF4" w:rsidP="002B16D9">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2B16D9">
            <w:pPr>
              <w:pStyle w:val="TableText"/>
            </w:pPr>
            <w:r>
              <w:t xml:space="preserve">Extended </w:t>
            </w:r>
            <w:r w:rsidR="005425A5">
              <w:t>point</w:t>
            </w:r>
          </w:p>
        </w:tc>
        <w:tc>
          <w:tcPr>
            <w:tcW w:w="3260" w:type="dxa"/>
          </w:tcPr>
          <w:p w14:paraId="5802F5F3" w14:textId="6F7141B9" w:rsidR="00803AF4" w:rsidRPr="008A325B" w:rsidRDefault="00803AF4" w:rsidP="002B16D9">
            <w:pPr>
              <w:pStyle w:val="TableText"/>
            </w:pPr>
            <w:r>
              <w:t>extPoint</w:t>
            </w:r>
          </w:p>
        </w:tc>
        <w:tc>
          <w:tcPr>
            <w:tcW w:w="2684" w:type="dxa"/>
            <w:shd w:val="clear" w:color="auto" w:fill="auto"/>
          </w:tcPr>
          <w:p w14:paraId="404E6947" w14:textId="1BC33FE2" w:rsidR="00803AF4" w:rsidRPr="008A325B" w:rsidRDefault="00803AF4" w:rsidP="002B16D9">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82" w:name="_Toc170288564"/>
      <w:r w:rsidRPr="00982CA0">
        <w:t xml:space="preserve">Point </w:t>
      </w:r>
      <w:r w:rsidR="006B0494" w:rsidRPr="00982CA0">
        <w:t>quality flags</w:t>
      </w:r>
      <w:bookmarkEnd w:id="182"/>
    </w:p>
    <w:p w14:paraId="1020421F" w14:textId="515CB9A0"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83" w:author="Gavin Rawson" w:date="2024-07-15T12:48:00Z" w16du:dateUtc="2024-07-15T11:48:00Z">
        <w:r w:rsidR="00461D1E" w:rsidRPr="00461D1E">
          <w:rPr>
            <w:rStyle w:val="Crossreference"/>
            <w:rPrChange w:id="184" w:author="Gavin Rawson" w:date="2024-07-15T12:48:00Z" w16du:dateUtc="2024-07-15T11:48:00Z">
              <w:rPr/>
            </w:rPrChange>
          </w:rPr>
          <w:t xml:space="preserve">Table </w:t>
        </w:r>
        <w:r w:rsidR="00461D1E" w:rsidRPr="00461D1E">
          <w:rPr>
            <w:rStyle w:val="Crossreference"/>
            <w:rPrChange w:id="185" w:author="Gavin Rawson" w:date="2024-07-15T12:48:00Z" w16du:dateUtc="2024-07-15T11:48:00Z">
              <w:rPr>
                <w:noProof/>
              </w:rPr>
            </w:rPrChange>
          </w:rPr>
          <w:t>10</w:t>
        </w:r>
      </w:ins>
      <w:del w:id="186" w:author="Gavin Rawson" w:date="2024-07-15T12:48:00Z" w16du:dateUtc="2024-07-15T11:48:00Z">
        <w:r w:rsidR="002B16D9" w:rsidRPr="00041655" w:rsidDel="00461D1E">
          <w:rPr>
            <w:rStyle w:val="Crossreference"/>
          </w:rPr>
          <w:delText>Table 10</w:delText>
        </w:r>
      </w:del>
      <w:r w:rsidR="00896295" w:rsidRPr="00896295">
        <w:rPr>
          <w:rStyle w:val="Crossreference"/>
        </w:rPr>
        <w:fldChar w:fldCharType="end"/>
      </w:r>
      <w:r w:rsidR="00896295">
        <w:t>.</w:t>
      </w:r>
    </w:p>
    <w:p w14:paraId="2FF81EEA" w14:textId="2EA89FFB" w:rsidR="00893D2D" w:rsidRDefault="00893D2D" w:rsidP="00896295">
      <w:pPr>
        <w:pStyle w:val="Caption"/>
        <w:keepNext/>
      </w:pPr>
      <w:bookmarkStart w:id="187" w:name="_Ref161150038"/>
      <w:bookmarkStart w:id="188" w:name="_Toc170288649"/>
      <w:r>
        <w:t xml:space="preserve">Table </w:t>
      </w:r>
      <w:r>
        <w:fldChar w:fldCharType="begin"/>
      </w:r>
      <w:r>
        <w:instrText xml:space="preserve"> SEQ Table \* ARABIC </w:instrText>
      </w:r>
      <w:r>
        <w:fldChar w:fldCharType="separate"/>
      </w:r>
      <w:r w:rsidR="00461D1E">
        <w:rPr>
          <w:noProof/>
        </w:rPr>
        <w:t>10</w:t>
      </w:r>
      <w:r>
        <w:rPr>
          <w:noProof/>
        </w:rPr>
        <w:fldChar w:fldCharType="end"/>
      </w:r>
      <w:bookmarkEnd w:id="187"/>
      <w:r>
        <w:tab/>
      </w:r>
      <w:r w:rsidRPr="00893D2D">
        <w:t xml:space="preserve">Point </w:t>
      </w:r>
      <w:r w:rsidR="000104B4">
        <w:t>q</w:t>
      </w:r>
      <w:r w:rsidRPr="00893D2D">
        <w:t xml:space="preserve">uality </w:t>
      </w:r>
      <w:r w:rsidR="000104B4">
        <w:t>f</w:t>
      </w:r>
      <w:r w:rsidRPr="00893D2D">
        <w:t>lags</w:t>
      </w:r>
      <w:bookmarkEnd w:id="188"/>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2B16D9">
            <w:pPr>
              <w:pStyle w:val="TableText"/>
            </w:pPr>
            <w:r w:rsidRPr="00B97174">
              <w:t>Offline</w:t>
            </w:r>
          </w:p>
        </w:tc>
        <w:tc>
          <w:tcPr>
            <w:tcW w:w="0" w:type="auto"/>
          </w:tcPr>
          <w:p w14:paraId="568C4AB0" w14:textId="77777777" w:rsidR="00B97174" w:rsidRPr="00B50947" w:rsidRDefault="00B97174" w:rsidP="002B16D9">
            <w:pPr>
              <w:pStyle w:val="TableText"/>
            </w:pPr>
            <w:r w:rsidRPr="00B50947">
              <w:t>0</w:t>
            </w:r>
          </w:p>
        </w:tc>
        <w:tc>
          <w:tcPr>
            <w:tcW w:w="6524" w:type="dxa"/>
          </w:tcPr>
          <w:p w14:paraId="5F1A193A" w14:textId="5B890365" w:rsidR="00B97174" w:rsidRPr="00B97174" w:rsidRDefault="00B97174" w:rsidP="002B16D9">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2B16D9">
            <w:pPr>
              <w:pStyle w:val="TableText"/>
            </w:pPr>
            <w:r w:rsidRPr="00B97174">
              <w:t>Restart</w:t>
            </w:r>
          </w:p>
        </w:tc>
        <w:tc>
          <w:tcPr>
            <w:tcW w:w="0" w:type="auto"/>
          </w:tcPr>
          <w:p w14:paraId="60459797" w14:textId="77777777" w:rsidR="00B97174" w:rsidRPr="00B50947" w:rsidRDefault="00B97174" w:rsidP="002B16D9">
            <w:pPr>
              <w:pStyle w:val="TableText"/>
            </w:pPr>
            <w:r w:rsidRPr="00B50947">
              <w:t>1</w:t>
            </w:r>
          </w:p>
        </w:tc>
        <w:tc>
          <w:tcPr>
            <w:tcW w:w="6524" w:type="dxa"/>
          </w:tcPr>
          <w:p w14:paraId="68D5729D" w14:textId="6061045A" w:rsidR="00B97174" w:rsidRPr="00B97174" w:rsidRDefault="00B97174" w:rsidP="002B16D9">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2B16D9">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2B16D9">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2B16D9">
            <w:pPr>
              <w:pStyle w:val="TableText"/>
            </w:pPr>
            <w:r w:rsidRPr="00B97174">
              <w:t>Comms Lost</w:t>
            </w:r>
          </w:p>
        </w:tc>
        <w:tc>
          <w:tcPr>
            <w:tcW w:w="0" w:type="auto"/>
          </w:tcPr>
          <w:p w14:paraId="30F7E4AF" w14:textId="77777777" w:rsidR="00B97174" w:rsidRPr="00B50947" w:rsidRDefault="00B97174" w:rsidP="002B16D9">
            <w:pPr>
              <w:pStyle w:val="TableText"/>
            </w:pPr>
            <w:r w:rsidRPr="00B50947">
              <w:t>2</w:t>
            </w:r>
          </w:p>
        </w:tc>
        <w:tc>
          <w:tcPr>
            <w:tcW w:w="6524" w:type="dxa"/>
          </w:tcPr>
          <w:p w14:paraId="310CCFE3" w14:textId="44A49AFE" w:rsidR="00B97174" w:rsidRPr="00B97174" w:rsidRDefault="00B97174" w:rsidP="002B16D9">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2B16D9">
            <w:pPr>
              <w:pStyle w:val="TableText"/>
            </w:pPr>
            <w:r w:rsidRPr="00B97174">
              <w:t>Remote Forced</w:t>
            </w:r>
          </w:p>
        </w:tc>
        <w:tc>
          <w:tcPr>
            <w:tcW w:w="0" w:type="auto"/>
          </w:tcPr>
          <w:p w14:paraId="08FC3101" w14:textId="77777777" w:rsidR="00B97174" w:rsidRPr="00B50947" w:rsidRDefault="00B97174" w:rsidP="002B16D9">
            <w:pPr>
              <w:pStyle w:val="TableText"/>
            </w:pPr>
            <w:r w:rsidRPr="00B50947">
              <w:t>3</w:t>
            </w:r>
          </w:p>
        </w:tc>
        <w:tc>
          <w:tcPr>
            <w:tcW w:w="6524" w:type="dxa"/>
          </w:tcPr>
          <w:p w14:paraId="4DF0B85F" w14:textId="30202ABC" w:rsidR="00B97174" w:rsidRPr="00B97174" w:rsidRDefault="00B97174" w:rsidP="002B16D9">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2B16D9">
            <w:pPr>
              <w:pStyle w:val="TableText"/>
            </w:pPr>
            <w:r w:rsidRPr="00B97174">
              <w:t>Local Forced</w:t>
            </w:r>
          </w:p>
        </w:tc>
        <w:tc>
          <w:tcPr>
            <w:tcW w:w="0" w:type="auto"/>
          </w:tcPr>
          <w:p w14:paraId="792EC53E" w14:textId="77777777" w:rsidR="00B97174" w:rsidRPr="00B50947" w:rsidRDefault="00B97174" w:rsidP="002B16D9">
            <w:pPr>
              <w:pStyle w:val="TableText"/>
            </w:pPr>
            <w:r w:rsidRPr="00B50947">
              <w:t>4</w:t>
            </w:r>
          </w:p>
        </w:tc>
        <w:tc>
          <w:tcPr>
            <w:tcW w:w="6524" w:type="dxa"/>
          </w:tcPr>
          <w:p w14:paraId="1251E193" w14:textId="5A1BCEA6" w:rsidR="00B97174" w:rsidRPr="00B97174" w:rsidRDefault="00B97174" w:rsidP="002B16D9">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2B16D9">
            <w:pPr>
              <w:pStyle w:val="TableText"/>
            </w:pPr>
            <w:r w:rsidRPr="00B97174">
              <w:t>Chatter</w:t>
            </w:r>
          </w:p>
        </w:tc>
        <w:tc>
          <w:tcPr>
            <w:tcW w:w="0" w:type="auto"/>
          </w:tcPr>
          <w:p w14:paraId="6744AFF0" w14:textId="77777777" w:rsidR="00B97174" w:rsidRPr="00B50947" w:rsidRDefault="00B97174" w:rsidP="002B16D9">
            <w:pPr>
              <w:pStyle w:val="TableText"/>
            </w:pPr>
            <w:r w:rsidRPr="00B50947">
              <w:t>5</w:t>
            </w:r>
          </w:p>
        </w:tc>
        <w:tc>
          <w:tcPr>
            <w:tcW w:w="6524" w:type="dxa"/>
          </w:tcPr>
          <w:p w14:paraId="511E7688" w14:textId="309A4AC7" w:rsidR="00B97174" w:rsidRPr="00B97174" w:rsidRDefault="008B29E1" w:rsidP="002B16D9">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2B16D9">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2B16D9">
            <w:pPr>
              <w:pStyle w:val="TableText"/>
            </w:pPr>
            <w:r w:rsidRPr="00B97174">
              <w:t>Range Error</w:t>
            </w:r>
          </w:p>
        </w:tc>
        <w:tc>
          <w:tcPr>
            <w:tcW w:w="0" w:type="auto"/>
          </w:tcPr>
          <w:p w14:paraId="25F2958E" w14:textId="77777777" w:rsidR="00B97174" w:rsidRPr="00B50947" w:rsidRDefault="00B97174" w:rsidP="002B16D9">
            <w:pPr>
              <w:pStyle w:val="TableText"/>
            </w:pPr>
            <w:r w:rsidRPr="00B50947">
              <w:t>6</w:t>
            </w:r>
          </w:p>
        </w:tc>
        <w:tc>
          <w:tcPr>
            <w:tcW w:w="6524" w:type="dxa"/>
          </w:tcPr>
          <w:p w14:paraId="66604160" w14:textId="742A870A" w:rsidR="00B97174" w:rsidRPr="00B97174" w:rsidRDefault="00B97174" w:rsidP="002B16D9">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2B16D9">
            <w:pPr>
              <w:pStyle w:val="TableText"/>
            </w:pPr>
            <w:r w:rsidRPr="00B97174">
              <w:t>Discontinuity</w:t>
            </w:r>
          </w:p>
        </w:tc>
        <w:tc>
          <w:tcPr>
            <w:tcW w:w="0" w:type="auto"/>
          </w:tcPr>
          <w:p w14:paraId="379E4CE4" w14:textId="77777777" w:rsidR="00B97174" w:rsidRPr="00B50947" w:rsidRDefault="00B97174" w:rsidP="002B16D9">
            <w:pPr>
              <w:pStyle w:val="TableText"/>
            </w:pPr>
            <w:r w:rsidRPr="00B50947">
              <w:t>7</w:t>
            </w:r>
          </w:p>
        </w:tc>
        <w:tc>
          <w:tcPr>
            <w:tcW w:w="6524" w:type="dxa"/>
          </w:tcPr>
          <w:p w14:paraId="4EF89DAB" w14:textId="4913B242" w:rsidR="00B97174" w:rsidRPr="00B97174" w:rsidRDefault="00B97174" w:rsidP="002B16D9">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2B16D9">
            <w:pPr>
              <w:pStyle w:val="TableText"/>
            </w:pPr>
            <w:r w:rsidRPr="00B97174">
              <w:t>Reference Error</w:t>
            </w:r>
          </w:p>
        </w:tc>
        <w:tc>
          <w:tcPr>
            <w:tcW w:w="0" w:type="auto"/>
          </w:tcPr>
          <w:p w14:paraId="0B926ED5" w14:textId="77777777" w:rsidR="00B97174" w:rsidRPr="00B50947" w:rsidRDefault="00B97174" w:rsidP="002B16D9">
            <w:pPr>
              <w:pStyle w:val="TableText"/>
            </w:pPr>
            <w:r w:rsidRPr="00B50947">
              <w:t>8</w:t>
            </w:r>
          </w:p>
        </w:tc>
        <w:tc>
          <w:tcPr>
            <w:tcW w:w="6524" w:type="dxa"/>
          </w:tcPr>
          <w:p w14:paraId="0BB2A08C" w14:textId="6754C85A" w:rsidR="00B97174" w:rsidRPr="00B97174" w:rsidRDefault="00B97174" w:rsidP="002B16D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2B16D9">
            <w:pPr>
              <w:pStyle w:val="TableText"/>
            </w:pPr>
            <w:r w:rsidRPr="00B97174">
              <w:t>Unable to Read</w:t>
            </w:r>
          </w:p>
        </w:tc>
        <w:tc>
          <w:tcPr>
            <w:tcW w:w="0" w:type="auto"/>
          </w:tcPr>
          <w:p w14:paraId="0BF71B83" w14:textId="77777777" w:rsidR="00B97174" w:rsidRPr="00B50947" w:rsidRDefault="00B97174" w:rsidP="002B16D9">
            <w:pPr>
              <w:pStyle w:val="TableText"/>
            </w:pPr>
            <w:r w:rsidRPr="00B50947">
              <w:t>9</w:t>
            </w:r>
          </w:p>
        </w:tc>
        <w:tc>
          <w:tcPr>
            <w:tcW w:w="6524" w:type="dxa"/>
          </w:tcPr>
          <w:p w14:paraId="21E7300E" w14:textId="4F1CAF04" w:rsidR="00B97174" w:rsidRPr="00B97174" w:rsidRDefault="00B97174" w:rsidP="002B16D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76EECDB1"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89" w:author="Gavin Rawson" w:date="2024-07-15T12:48:00Z" w16du:dateUtc="2024-07-15T11:48:00Z">
        <w:r w:rsidR="00461D1E" w:rsidRPr="00461D1E">
          <w:rPr>
            <w:rStyle w:val="Crossreference"/>
            <w:rPrChange w:id="190" w:author="Gavin Rawson" w:date="2024-07-15T12:48:00Z" w16du:dateUtc="2024-07-15T11:48:00Z">
              <w:rPr/>
            </w:rPrChange>
          </w:rPr>
          <w:t xml:space="preserve">Table </w:t>
        </w:r>
        <w:r w:rsidR="00461D1E" w:rsidRPr="00461D1E">
          <w:rPr>
            <w:rStyle w:val="Crossreference"/>
            <w:rPrChange w:id="191" w:author="Gavin Rawson" w:date="2024-07-15T12:48:00Z" w16du:dateUtc="2024-07-15T11:48:00Z">
              <w:rPr>
                <w:noProof/>
              </w:rPr>
            </w:rPrChange>
          </w:rPr>
          <w:t>8</w:t>
        </w:r>
      </w:ins>
      <w:del w:id="192" w:author="Gavin Rawson" w:date="2024-07-15T12:48:00Z" w16du:dateUtc="2024-07-15T11:48:00Z">
        <w:r w:rsidR="002B16D9" w:rsidRPr="00041655" w:rsidDel="00461D1E">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93" w:name="_Toc170288565"/>
      <w:r w:rsidRPr="00A513E2">
        <w:t xml:space="preserve">Binary </w:t>
      </w:r>
      <w:r w:rsidR="006B0494" w:rsidRPr="00A513E2">
        <w:t>points</w:t>
      </w:r>
      <w:bookmarkEnd w:id="193"/>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3FDE8AA7"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94" w:author="Gavin Rawson" w:date="2024-07-15T12:48:00Z" w16du:dateUtc="2024-07-15T11:48:00Z">
        <w:r w:rsidR="00461D1E" w:rsidRPr="00461D1E">
          <w:rPr>
            <w:rStyle w:val="Crossreference"/>
            <w:rPrChange w:id="195" w:author="Gavin Rawson" w:date="2024-07-15T12:48:00Z" w16du:dateUtc="2024-07-15T11:48:00Z">
              <w:rPr/>
            </w:rPrChange>
          </w:rPr>
          <w:t>Table</w:t>
        </w:r>
        <w:r w:rsidR="00461D1E">
          <w:t xml:space="preserve"> </w:t>
        </w:r>
        <w:r w:rsidR="00461D1E">
          <w:rPr>
            <w:noProof/>
          </w:rPr>
          <w:t>11</w:t>
        </w:r>
      </w:ins>
      <w:del w:id="196" w:author="Gavin Rawson" w:date="2024-07-15T12:48:00Z" w16du:dateUtc="2024-07-15T11:48:00Z">
        <w:r w:rsidR="002B16D9" w:rsidRPr="00041655" w:rsidDel="00461D1E">
          <w:rPr>
            <w:rStyle w:val="Crossreference"/>
          </w:rPr>
          <w:delText>Table</w:delText>
        </w:r>
        <w:r w:rsidR="002B16D9" w:rsidDel="00461D1E">
          <w:delText xml:space="preserve"> </w:delText>
        </w:r>
        <w:r w:rsidR="002B16D9" w:rsidDel="00461D1E">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311F4E28" w:rsidR="00D014F9" w:rsidRDefault="00D014F9" w:rsidP="00D014F9">
      <w:pPr>
        <w:pStyle w:val="Caption"/>
      </w:pPr>
      <w:bookmarkStart w:id="197" w:name="_Ref161299982"/>
      <w:bookmarkStart w:id="198" w:name="_Toc170288650"/>
      <w:r>
        <w:t xml:space="preserve">Table </w:t>
      </w:r>
      <w:r>
        <w:fldChar w:fldCharType="begin"/>
      </w:r>
      <w:r>
        <w:instrText xml:space="preserve"> SEQ Table \* ARABIC </w:instrText>
      </w:r>
      <w:r>
        <w:fldChar w:fldCharType="separate"/>
      </w:r>
      <w:r w:rsidR="00461D1E">
        <w:rPr>
          <w:noProof/>
        </w:rPr>
        <w:t>11</w:t>
      </w:r>
      <w:r>
        <w:rPr>
          <w:noProof/>
        </w:rPr>
        <w:fldChar w:fldCharType="end"/>
      </w:r>
      <w:bookmarkEnd w:id="197"/>
      <w:r>
        <w:tab/>
        <w:t xml:space="preserve">Configuration structure for a binary </w:t>
      </w:r>
      <w:r w:rsidR="000104B4">
        <w:t>p</w:t>
      </w:r>
      <w:r>
        <w:t>oint</w:t>
      </w:r>
      <w:bookmarkEnd w:id="198"/>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2B16D9">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2B16D9">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2B16D9">
            <w:pPr>
              <w:pStyle w:val="TableText"/>
              <w:rPr>
                <w:lang w:bidi="he-IL"/>
              </w:rPr>
            </w:pPr>
            <w:r w:rsidRPr="00B50947">
              <w:rPr>
                <w:lang w:bidi="he-IL"/>
              </w:rPr>
              <w:t>Yes</w:t>
            </w:r>
          </w:p>
        </w:tc>
        <w:tc>
          <w:tcPr>
            <w:tcW w:w="4113" w:type="dxa"/>
            <w:noWrap/>
            <w:hideMark/>
          </w:tcPr>
          <w:p w14:paraId="13C744FE" w14:textId="32EB66F5" w:rsidR="00D014F9" w:rsidRPr="00B50947" w:rsidRDefault="00D014F9" w:rsidP="002B16D9">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2B16D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2B16D9">
            <w:pPr>
              <w:pStyle w:val="TableText"/>
              <w:rPr>
                <w:lang w:bidi="he-IL"/>
              </w:rPr>
            </w:pPr>
            <w:r w:rsidRPr="00B50947">
              <w:rPr>
                <w:lang w:bidi="he-IL"/>
              </w:rPr>
              <w:t>string</w:t>
            </w:r>
          </w:p>
        </w:tc>
        <w:tc>
          <w:tcPr>
            <w:tcW w:w="1530" w:type="dxa"/>
            <w:noWrap/>
          </w:tcPr>
          <w:p w14:paraId="48BA3396" w14:textId="77777777" w:rsidR="00D014F9" w:rsidRPr="00B50947" w:rsidRDefault="00D014F9" w:rsidP="002B16D9">
            <w:pPr>
              <w:pStyle w:val="TableText"/>
              <w:rPr>
                <w:lang w:bidi="he-IL"/>
              </w:rPr>
            </w:pPr>
            <w:r w:rsidRPr="00B50947">
              <w:rPr>
                <w:lang w:bidi="he-IL"/>
              </w:rPr>
              <w:t>parentType</w:t>
            </w:r>
          </w:p>
        </w:tc>
        <w:tc>
          <w:tcPr>
            <w:tcW w:w="914" w:type="dxa"/>
            <w:noWrap/>
          </w:tcPr>
          <w:p w14:paraId="2A59D4D0" w14:textId="77777777" w:rsidR="00D014F9" w:rsidRPr="00B50947" w:rsidRDefault="00D014F9" w:rsidP="002B16D9">
            <w:pPr>
              <w:pStyle w:val="TableText"/>
              <w:rPr>
                <w:lang w:bidi="he-IL"/>
              </w:rPr>
            </w:pPr>
            <w:r w:rsidRPr="00B50947">
              <w:rPr>
                <w:lang w:bidi="he-IL"/>
              </w:rPr>
              <w:t>Yes</w:t>
            </w:r>
          </w:p>
        </w:tc>
        <w:tc>
          <w:tcPr>
            <w:tcW w:w="4113" w:type="dxa"/>
            <w:noWrap/>
          </w:tcPr>
          <w:p w14:paraId="534608CD" w14:textId="77777777" w:rsidR="00D014F9" w:rsidRPr="00B50947" w:rsidRDefault="00D014F9" w:rsidP="002B16D9">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2B16D9">
            <w:pPr>
              <w:pStyle w:val="TableText"/>
              <w:rPr>
                <w:lang w:bidi="he-IL"/>
              </w:rPr>
            </w:pPr>
            <w:r w:rsidRPr="00B50947">
              <w:rPr>
                <w:lang w:bidi="he-IL"/>
              </w:rPr>
              <w:t>Bit Count</w:t>
            </w:r>
          </w:p>
        </w:tc>
        <w:tc>
          <w:tcPr>
            <w:tcW w:w="990" w:type="dxa"/>
            <w:noWrap/>
          </w:tcPr>
          <w:p w14:paraId="276660FE" w14:textId="77777777" w:rsidR="00D014F9" w:rsidRPr="00B50947" w:rsidRDefault="00D014F9" w:rsidP="002B16D9">
            <w:pPr>
              <w:pStyle w:val="TableText"/>
              <w:rPr>
                <w:lang w:bidi="he-IL"/>
              </w:rPr>
            </w:pPr>
            <w:r w:rsidRPr="00B50947">
              <w:rPr>
                <w:lang w:bidi="he-IL"/>
              </w:rPr>
              <w:t>integer</w:t>
            </w:r>
          </w:p>
        </w:tc>
        <w:tc>
          <w:tcPr>
            <w:tcW w:w="1530" w:type="dxa"/>
            <w:noWrap/>
          </w:tcPr>
          <w:p w14:paraId="1DA3B1D7" w14:textId="77777777" w:rsidR="00D014F9" w:rsidRPr="00B50947" w:rsidRDefault="00D014F9" w:rsidP="002B16D9">
            <w:pPr>
              <w:pStyle w:val="TableText"/>
              <w:rPr>
                <w:lang w:bidi="he-IL"/>
              </w:rPr>
            </w:pPr>
            <w:r w:rsidRPr="00B50947">
              <w:rPr>
                <w:lang w:bidi="he-IL"/>
              </w:rPr>
              <w:t>bits</w:t>
            </w:r>
          </w:p>
        </w:tc>
        <w:tc>
          <w:tcPr>
            <w:tcW w:w="914" w:type="dxa"/>
            <w:noWrap/>
          </w:tcPr>
          <w:p w14:paraId="2BEA419D" w14:textId="77777777" w:rsidR="00D014F9" w:rsidRPr="00B50947" w:rsidRDefault="00D014F9" w:rsidP="002B16D9">
            <w:pPr>
              <w:pStyle w:val="TableText"/>
              <w:rPr>
                <w:lang w:bidi="he-IL"/>
              </w:rPr>
            </w:pPr>
            <w:r w:rsidRPr="00B50947">
              <w:rPr>
                <w:lang w:bidi="he-IL"/>
              </w:rPr>
              <w:t>No</w:t>
            </w:r>
          </w:p>
        </w:tc>
        <w:tc>
          <w:tcPr>
            <w:tcW w:w="4113" w:type="dxa"/>
            <w:noWrap/>
          </w:tcPr>
          <w:p w14:paraId="54E3DE37" w14:textId="77777777" w:rsidR="00D014F9" w:rsidRPr="00B50947" w:rsidRDefault="00D014F9" w:rsidP="002B16D9">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2B16D9">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2B16D9">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2B16D9">
            <w:pPr>
              <w:pStyle w:val="TableText"/>
              <w:rPr>
                <w:lang w:bidi="he-IL"/>
              </w:rPr>
            </w:pPr>
            <w:r w:rsidRPr="00B50947">
              <w:rPr>
                <w:lang w:bidi="he-IL"/>
              </w:rPr>
              <w:t>No</w:t>
            </w:r>
          </w:p>
        </w:tc>
        <w:tc>
          <w:tcPr>
            <w:tcW w:w="4113" w:type="dxa"/>
            <w:noWrap/>
            <w:hideMark/>
          </w:tcPr>
          <w:p w14:paraId="74AD462D"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2B16D9">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2B16D9">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2B16D9">
            <w:pPr>
              <w:pStyle w:val="TableText"/>
              <w:rPr>
                <w:lang w:bidi="he-IL"/>
              </w:rPr>
            </w:pPr>
            <w:r w:rsidRPr="00B50947">
              <w:rPr>
                <w:lang w:bidi="he-IL"/>
              </w:rPr>
              <w:t>No</w:t>
            </w:r>
          </w:p>
        </w:tc>
        <w:tc>
          <w:tcPr>
            <w:tcW w:w="4113" w:type="dxa"/>
            <w:noWrap/>
            <w:hideMark/>
          </w:tcPr>
          <w:p w14:paraId="45F57A6D" w14:textId="0BD98752"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2B16D9">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2B16D9">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2B16D9">
            <w:pPr>
              <w:pStyle w:val="TableText"/>
              <w:rPr>
                <w:lang w:bidi="he-IL"/>
              </w:rPr>
            </w:pPr>
            <w:r w:rsidRPr="00B50947">
              <w:rPr>
                <w:lang w:bidi="he-IL"/>
              </w:rPr>
              <w:t>No</w:t>
            </w:r>
          </w:p>
        </w:tc>
        <w:tc>
          <w:tcPr>
            <w:tcW w:w="4113" w:type="dxa"/>
            <w:noWrap/>
            <w:hideMark/>
          </w:tcPr>
          <w:p w14:paraId="6D186EDB"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2B16D9">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2B16D9">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2B16D9">
            <w:pPr>
              <w:pStyle w:val="TableText"/>
              <w:rPr>
                <w:lang w:bidi="he-IL"/>
              </w:rPr>
            </w:pPr>
            <w:r w:rsidRPr="00B50947">
              <w:rPr>
                <w:lang w:bidi="he-IL"/>
              </w:rPr>
              <w:t>No</w:t>
            </w:r>
          </w:p>
        </w:tc>
        <w:tc>
          <w:tcPr>
            <w:tcW w:w="4113" w:type="dxa"/>
            <w:noWrap/>
            <w:hideMark/>
          </w:tcPr>
          <w:p w14:paraId="4B427364"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2B16D9">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2B16D9">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2B16D9">
            <w:pPr>
              <w:pStyle w:val="TableText"/>
              <w:rPr>
                <w:lang w:bidi="he-IL"/>
              </w:rPr>
            </w:pPr>
            <w:r w:rsidRPr="00B50947">
              <w:rPr>
                <w:lang w:bidi="he-IL"/>
              </w:rPr>
              <w:t>No</w:t>
            </w:r>
          </w:p>
        </w:tc>
        <w:tc>
          <w:tcPr>
            <w:tcW w:w="4113" w:type="dxa"/>
            <w:noWrap/>
            <w:hideMark/>
          </w:tcPr>
          <w:p w14:paraId="3AD91B94" w14:textId="3328FEC0"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2B16D9">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2B16D9">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2B16D9">
            <w:pPr>
              <w:pStyle w:val="TableText"/>
              <w:rPr>
                <w:lang w:bidi="he-IL"/>
              </w:rPr>
            </w:pPr>
            <w:r w:rsidRPr="00B50947">
              <w:rPr>
                <w:lang w:bidi="he-IL"/>
              </w:rPr>
              <w:t>No</w:t>
            </w:r>
          </w:p>
        </w:tc>
        <w:tc>
          <w:tcPr>
            <w:tcW w:w="4113" w:type="dxa"/>
            <w:noWrap/>
            <w:hideMark/>
          </w:tcPr>
          <w:p w14:paraId="30FBF716"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2B16D9">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2B16D9">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2B16D9">
            <w:pPr>
              <w:pStyle w:val="TableText"/>
              <w:rPr>
                <w:lang w:bidi="he-IL"/>
              </w:rPr>
            </w:pPr>
            <w:r w:rsidRPr="00B50947">
              <w:rPr>
                <w:lang w:bidi="he-IL"/>
              </w:rPr>
              <w:t>No</w:t>
            </w:r>
          </w:p>
        </w:tc>
        <w:tc>
          <w:tcPr>
            <w:tcW w:w="4113" w:type="dxa"/>
            <w:noWrap/>
            <w:hideMark/>
          </w:tcPr>
          <w:p w14:paraId="04E9C6F5" w14:textId="77777777" w:rsidR="00D014F9" w:rsidRPr="00B50947" w:rsidRDefault="00D014F9" w:rsidP="002B16D9">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2B16D9">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2B16D9">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2B16D9">
            <w:pPr>
              <w:pStyle w:val="TableText"/>
              <w:rPr>
                <w:lang w:bidi="he-IL"/>
              </w:rPr>
            </w:pPr>
            <w:r w:rsidRPr="00B50947">
              <w:rPr>
                <w:lang w:bidi="he-IL"/>
              </w:rPr>
              <w:t>No</w:t>
            </w:r>
          </w:p>
        </w:tc>
        <w:tc>
          <w:tcPr>
            <w:tcW w:w="4113" w:type="dxa"/>
            <w:noWrap/>
            <w:hideMark/>
          </w:tcPr>
          <w:p w14:paraId="539FE249" w14:textId="46C1DACD"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2B16D9">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2B16D9">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2B16D9">
            <w:pPr>
              <w:pStyle w:val="TableText"/>
              <w:rPr>
                <w:lang w:bidi="he-IL"/>
              </w:rPr>
            </w:pPr>
            <w:r w:rsidRPr="00B50947">
              <w:rPr>
                <w:lang w:bidi="he-IL"/>
              </w:rPr>
              <w:t>No</w:t>
            </w:r>
          </w:p>
        </w:tc>
        <w:tc>
          <w:tcPr>
            <w:tcW w:w="4113" w:type="dxa"/>
            <w:noWrap/>
            <w:hideMark/>
          </w:tcPr>
          <w:p w14:paraId="7593CA5D"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2B16D9">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2B16D9">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2B16D9">
            <w:pPr>
              <w:pStyle w:val="TableText"/>
              <w:rPr>
                <w:lang w:bidi="he-IL"/>
              </w:rPr>
            </w:pPr>
            <w:r w:rsidRPr="00B50947">
              <w:rPr>
                <w:lang w:bidi="he-IL"/>
              </w:rPr>
              <w:t>No</w:t>
            </w:r>
          </w:p>
        </w:tc>
        <w:tc>
          <w:tcPr>
            <w:tcW w:w="4113" w:type="dxa"/>
            <w:noWrap/>
            <w:hideMark/>
          </w:tcPr>
          <w:p w14:paraId="04BEBFE4"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2B16D9">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2B16D9">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2B16D9">
            <w:pPr>
              <w:pStyle w:val="TableText"/>
              <w:rPr>
                <w:lang w:bidi="he-IL"/>
              </w:rPr>
            </w:pPr>
            <w:r w:rsidRPr="00B50947">
              <w:rPr>
                <w:lang w:bidi="he-IL"/>
              </w:rPr>
              <w:t>No</w:t>
            </w:r>
          </w:p>
        </w:tc>
        <w:tc>
          <w:tcPr>
            <w:tcW w:w="4113" w:type="dxa"/>
            <w:noWrap/>
            <w:hideMark/>
          </w:tcPr>
          <w:p w14:paraId="43B83FAD" w14:textId="15F3B627"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2B16D9">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2B16D9">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2B16D9">
            <w:pPr>
              <w:pStyle w:val="TableText"/>
              <w:rPr>
                <w:lang w:bidi="he-IL"/>
              </w:rPr>
            </w:pPr>
            <w:r w:rsidRPr="00B50947">
              <w:rPr>
                <w:lang w:bidi="he-IL"/>
              </w:rPr>
              <w:t>No</w:t>
            </w:r>
          </w:p>
        </w:tc>
        <w:tc>
          <w:tcPr>
            <w:tcW w:w="4113" w:type="dxa"/>
            <w:noWrap/>
            <w:hideMark/>
          </w:tcPr>
          <w:p w14:paraId="5B4119C4"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2B16D9">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2B16D9">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2B16D9">
            <w:pPr>
              <w:pStyle w:val="TableText"/>
              <w:rPr>
                <w:lang w:bidi="he-IL"/>
              </w:rPr>
            </w:pPr>
            <w:r w:rsidRPr="00B50947">
              <w:rPr>
                <w:lang w:bidi="he-IL"/>
              </w:rPr>
              <w:t>No</w:t>
            </w:r>
          </w:p>
        </w:tc>
        <w:tc>
          <w:tcPr>
            <w:tcW w:w="4113" w:type="dxa"/>
            <w:noWrap/>
            <w:hideMark/>
          </w:tcPr>
          <w:p w14:paraId="7BFCF29D"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2B16D9">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2B16D9">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2B16D9">
            <w:pPr>
              <w:pStyle w:val="TableText"/>
              <w:rPr>
                <w:lang w:bidi="he-IL"/>
              </w:rPr>
            </w:pPr>
            <w:r w:rsidRPr="00B50947">
              <w:rPr>
                <w:lang w:bidi="he-IL"/>
              </w:rPr>
              <w:t>No</w:t>
            </w:r>
          </w:p>
        </w:tc>
        <w:tc>
          <w:tcPr>
            <w:tcW w:w="4113" w:type="dxa"/>
            <w:noWrap/>
            <w:hideMark/>
          </w:tcPr>
          <w:p w14:paraId="6162CB51" w14:textId="419FBB2D"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2B16D9">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2B16D9">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2B16D9">
            <w:pPr>
              <w:pStyle w:val="TableText"/>
              <w:rPr>
                <w:lang w:bidi="he-IL"/>
              </w:rPr>
            </w:pPr>
            <w:r w:rsidRPr="00B50947">
              <w:rPr>
                <w:lang w:bidi="he-IL"/>
              </w:rPr>
              <w:t>No</w:t>
            </w:r>
          </w:p>
        </w:tc>
        <w:tc>
          <w:tcPr>
            <w:tcW w:w="4113" w:type="dxa"/>
            <w:noWrap/>
            <w:hideMark/>
          </w:tcPr>
          <w:p w14:paraId="0A21635D"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2B16D9">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2B16D9">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2B16D9">
            <w:pPr>
              <w:pStyle w:val="TableText"/>
              <w:rPr>
                <w:lang w:bidi="he-IL"/>
              </w:rPr>
            </w:pPr>
            <w:r w:rsidRPr="00B50947">
              <w:rPr>
                <w:lang w:bidi="he-IL"/>
              </w:rPr>
              <w:t>No</w:t>
            </w:r>
          </w:p>
        </w:tc>
        <w:tc>
          <w:tcPr>
            <w:tcW w:w="4113" w:type="dxa"/>
            <w:noWrap/>
            <w:hideMark/>
          </w:tcPr>
          <w:p w14:paraId="3FBC8D52"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2B16D9">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2B16D9">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2B16D9">
            <w:pPr>
              <w:pStyle w:val="TableText"/>
              <w:rPr>
                <w:lang w:bidi="he-IL"/>
              </w:rPr>
            </w:pPr>
            <w:r w:rsidRPr="00B50947">
              <w:rPr>
                <w:lang w:bidi="he-IL"/>
              </w:rPr>
              <w:t>No</w:t>
            </w:r>
          </w:p>
        </w:tc>
        <w:tc>
          <w:tcPr>
            <w:tcW w:w="4113" w:type="dxa"/>
            <w:noWrap/>
            <w:hideMark/>
          </w:tcPr>
          <w:p w14:paraId="35505E3C" w14:textId="27DC925A"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2B16D9">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2B16D9">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2B16D9">
            <w:pPr>
              <w:pStyle w:val="TableText"/>
              <w:rPr>
                <w:lang w:bidi="he-IL"/>
              </w:rPr>
            </w:pPr>
            <w:r w:rsidRPr="00B50947">
              <w:rPr>
                <w:lang w:bidi="he-IL"/>
              </w:rPr>
              <w:t>No</w:t>
            </w:r>
          </w:p>
        </w:tc>
        <w:tc>
          <w:tcPr>
            <w:tcW w:w="4113" w:type="dxa"/>
            <w:noWrap/>
            <w:hideMark/>
          </w:tcPr>
          <w:p w14:paraId="71839B73"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2B16D9">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2B16D9">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2B16D9">
            <w:pPr>
              <w:pStyle w:val="TableText"/>
              <w:rPr>
                <w:lang w:bidi="he-IL"/>
              </w:rPr>
            </w:pPr>
            <w:r w:rsidRPr="00B50947">
              <w:rPr>
                <w:lang w:bidi="he-IL"/>
              </w:rPr>
              <w:t>No</w:t>
            </w:r>
          </w:p>
        </w:tc>
        <w:tc>
          <w:tcPr>
            <w:tcW w:w="4113" w:type="dxa"/>
            <w:noWrap/>
            <w:hideMark/>
          </w:tcPr>
          <w:p w14:paraId="072D6E71"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2B16D9">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2B16D9">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2B16D9">
            <w:pPr>
              <w:pStyle w:val="TableText"/>
              <w:rPr>
                <w:lang w:bidi="he-IL"/>
              </w:rPr>
            </w:pPr>
            <w:r w:rsidRPr="00B50947">
              <w:rPr>
                <w:lang w:bidi="he-IL"/>
              </w:rPr>
              <w:t>No</w:t>
            </w:r>
          </w:p>
        </w:tc>
        <w:tc>
          <w:tcPr>
            <w:tcW w:w="4113" w:type="dxa"/>
            <w:noWrap/>
            <w:hideMark/>
          </w:tcPr>
          <w:p w14:paraId="3F907E00" w14:textId="53E75AD7"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2B16D9">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2B16D9">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2B16D9">
            <w:pPr>
              <w:pStyle w:val="TableText"/>
              <w:rPr>
                <w:lang w:bidi="he-IL"/>
              </w:rPr>
            </w:pPr>
            <w:r w:rsidRPr="00B50947">
              <w:rPr>
                <w:lang w:bidi="he-IL"/>
              </w:rPr>
              <w:t>No</w:t>
            </w:r>
          </w:p>
        </w:tc>
        <w:tc>
          <w:tcPr>
            <w:tcW w:w="4113" w:type="dxa"/>
            <w:noWrap/>
            <w:hideMark/>
          </w:tcPr>
          <w:p w14:paraId="1ED512C6"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2B16D9">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2B16D9">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2B16D9">
            <w:pPr>
              <w:pStyle w:val="TableText"/>
              <w:rPr>
                <w:lang w:bidi="he-IL"/>
              </w:rPr>
            </w:pPr>
            <w:r w:rsidRPr="00B50947">
              <w:rPr>
                <w:lang w:bidi="he-IL"/>
              </w:rPr>
              <w:t>No</w:t>
            </w:r>
          </w:p>
        </w:tc>
        <w:tc>
          <w:tcPr>
            <w:tcW w:w="4113" w:type="dxa"/>
            <w:noWrap/>
            <w:hideMark/>
          </w:tcPr>
          <w:p w14:paraId="298F57CD"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2B16D9">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2B16D9">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2B16D9">
            <w:pPr>
              <w:pStyle w:val="TableText"/>
              <w:rPr>
                <w:lang w:bidi="he-IL"/>
              </w:rPr>
            </w:pPr>
            <w:r w:rsidRPr="00B50947">
              <w:rPr>
                <w:lang w:bidi="he-IL"/>
              </w:rPr>
              <w:t>No</w:t>
            </w:r>
          </w:p>
        </w:tc>
        <w:tc>
          <w:tcPr>
            <w:tcW w:w="4113" w:type="dxa"/>
            <w:noWrap/>
            <w:hideMark/>
          </w:tcPr>
          <w:p w14:paraId="07A38944" w14:textId="6D94C345"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2B16D9">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2B16D9">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2B16D9">
            <w:pPr>
              <w:pStyle w:val="TableText"/>
              <w:rPr>
                <w:lang w:bidi="he-IL"/>
              </w:rPr>
            </w:pPr>
            <w:r w:rsidRPr="00B50947">
              <w:rPr>
                <w:lang w:bidi="he-IL"/>
              </w:rPr>
              <w:t>No</w:t>
            </w:r>
          </w:p>
        </w:tc>
        <w:tc>
          <w:tcPr>
            <w:tcW w:w="4113" w:type="dxa"/>
            <w:noWrap/>
            <w:hideMark/>
          </w:tcPr>
          <w:p w14:paraId="5D8B7912"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2B16D9">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2B16D9">
            <w:pPr>
              <w:pStyle w:val="TableText"/>
              <w:rPr>
                <w:lang w:bidi="he-IL"/>
              </w:rPr>
            </w:pPr>
            <w:r w:rsidRPr="00B50947">
              <w:rPr>
                <w:lang w:bidi="he-IL"/>
              </w:rPr>
              <w:t>integer</w:t>
            </w:r>
          </w:p>
        </w:tc>
        <w:tc>
          <w:tcPr>
            <w:tcW w:w="1530" w:type="dxa"/>
            <w:noWrap/>
          </w:tcPr>
          <w:p w14:paraId="1AD8F58F" w14:textId="77777777" w:rsidR="00D014F9" w:rsidRPr="00B50947" w:rsidRDefault="00D014F9" w:rsidP="002B16D9">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2B16D9">
            <w:pPr>
              <w:pStyle w:val="TableText"/>
              <w:rPr>
                <w:lang w:bidi="he-IL"/>
              </w:rPr>
            </w:pPr>
            <w:r w:rsidRPr="00B50947">
              <w:rPr>
                <w:lang w:bidi="he-IL"/>
              </w:rPr>
              <w:t>No</w:t>
            </w:r>
          </w:p>
        </w:tc>
        <w:tc>
          <w:tcPr>
            <w:tcW w:w="4113" w:type="dxa"/>
            <w:noWrap/>
          </w:tcPr>
          <w:p w14:paraId="15AAC9DD" w14:textId="7F140DBF" w:rsidR="00D014F9" w:rsidRPr="00B50947" w:rsidRDefault="00D014F9" w:rsidP="002B16D9">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2B16D9">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2B16D9">
            <w:pPr>
              <w:pStyle w:val="TableText"/>
              <w:rPr>
                <w:lang w:bidi="he-IL"/>
              </w:rPr>
            </w:pPr>
            <w:r w:rsidRPr="00B50947">
              <w:rPr>
                <w:lang w:bidi="he-IL"/>
              </w:rPr>
              <w:t>boolean</w:t>
            </w:r>
          </w:p>
        </w:tc>
        <w:tc>
          <w:tcPr>
            <w:tcW w:w="1530" w:type="dxa"/>
            <w:noWrap/>
          </w:tcPr>
          <w:p w14:paraId="51242DFB" w14:textId="77777777" w:rsidR="00D014F9" w:rsidRPr="00B50947" w:rsidRDefault="00D014F9" w:rsidP="002B16D9">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2B16D9">
            <w:pPr>
              <w:pStyle w:val="TableText"/>
              <w:rPr>
                <w:lang w:bidi="he-IL"/>
              </w:rPr>
            </w:pPr>
            <w:r w:rsidRPr="00B50947">
              <w:rPr>
                <w:lang w:bidi="he-IL"/>
              </w:rPr>
              <w:t>No</w:t>
            </w:r>
          </w:p>
        </w:tc>
        <w:tc>
          <w:tcPr>
            <w:tcW w:w="4113" w:type="dxa"/>
            <w:noWrap/>
          </w:tcPr>
          <w:p w14:paraId="77CCFD6E" w14:textId="3F6056F1" w:rsidR="00D014F9" w:rsidRPr="00B50947" w:rsidRDefault="00D014F9" w:rsidP="002B16D9">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08092F9F"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199" w:author="Gavin Rawson" w:date="2024-07-15T12:48:00Z" w16du:dateUtc="2024-07-15T11:48:00Z">
        <w:r w:rsidR="00461D1E" w:rsidRPr="00461D1E">
          <w:rPr>
            <w:rStyle w:val="Crossreference"/>
            <w:rPrChange w:id="200" w:author="Gavin Rawson" w:date="2024-07-15T12:48:00Z" w16du:dateUtc="2024-07-15T11:48:00Z">
              <w:rPr/>
            </w:rPrChange>
          </w:rPr>
          <w:t xml:space="preserve">Figure </w:t>
        </w:r>
        <w:r w:rsidR="00461D1E" w:rsidRPr="00461D1E">
          <w:rPr>
            <w:rStyle w:val="Crossreference"/>
            <w:rPrChange w:id="201" w:author="Gavin Rawson" w:date="2024-07-15T12:48:00Z" w16du:dateUtc="2024-07-15T11:48:00Z">
              <w:rPr>
                <w:noProof/>
              </w:rPr>
            </w:rPrChange>
          </w:rPr>
          <w:t>4</w:t>
        </w:r>
      </w:ins>
      <w:del w:id="202" w:author="Gavin Rawson" w:date="2024-07-15T12:48:00Z" w16du:dateUtc="2024-07-15T11:48:00Z">
        <w:r w:rsidR="002B16D9" w:rsidRPr="00041655" w:rsidDel="00461D1E">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400632AE">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6F696E0E" w:rsidR="00A20075" w:rsidRDefault="00A20075" w:rsidP="00A20075">
      <w:pPr>
        <w:pStyle w:val="Caption"/>
      </w:pPr>
      <w:bookmarkStart w:id="203" w:name="_Ref161910224"/>
      <w:bookmarkStart w:id="204" w:name="_Toc170288631"/>
      <w:r>
        <w:t xml:space="preserve">Figure </w:t>
      </w:r>
      <w:r>
        <w:fldChar w:fldCharType="begin"/>
      </w:r>
      <w:r>
        <w:instrText xml:space="preserve"> SEQ Figure \* ARABIC </w:instrText>
      </w:r>
      <w:r>
        <w:fldChar w:fldCharType="separate"/>
      </w:r>
      <w:r w:rsidR="00461D1E">
        <w:rPr>
          <w:noProof/>
        </w:rPr>
        <w:t>4</w:t>
      </w:r>
      <w:r>
        <w:rPr>
          <w:noProof/>
        </w:rPr>
        <w:fldChar w:fldCharType="end"/>
      </w:r>
      <w:bookmarkEnd w:id="203"/>
      <w:r>
        <w:tab/>
      </w:r>
      <w:r w:rsidRPr="00BA7567">
        <w:t>Supported implementation of persistence for binary points</w:t>
      </w:r>
      <w:bookmarkEnd w:id="204"/>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205" w:name="_Toc170288566"/>
      <w:r>
        <w:t xml:space="preserve">Analogue </w:t>
      </w:r>
      <w:r w:rsidR="006B0494">
        <w:t>points</w:t>
      </w:r>
      <w:bookmarkEnd w:id="205"/>
    </w:p>
    <w:p w14:paraId="7B6E8A76" w14:textId="6F8162D1"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206" w:author="Gavin Rawson" w:date="2024-07-15T12:48:00Z" w16du:dateUtc="2024-07-15T11:48:00Z">
        <w:r w:rsidR="00461D1E" w:rsidRPr="00461D1E">
          <w:rPr>
            <w:rStyle w:val="Crossreference"/>
            <w:rPrChange w:id="207" w:author="Gavin Rawson" w:date="2024-07-15T12:48:00Z" w16du:dateUtc="2024-07-15T11:48:00Z">
              <w:rPr/>
            </w:rPrChange>
          </w:rPr>
          <w:t xml:space="preserve">Table </w:t>
        </w:r>
        <w:r w:rsidR="00461D1E" w:rsidRPr="00461D1E">
          <w:rPr>
            <w:rStyle w:val="Crossreference"/>
            <w:rPrChange w:id="208" w:author="Gavin Rawson" w:date="2024-07-15T12:48:00Z" w16du:dateUtc="2024-07-15T11:48:00Z">
              <w:rPr>
                <w:noProof/>
              </w:rPr>
            </w:rPrChange>
          </w:rPr>
          <w:t>12</w:t>
        </w:r>
      </w:ins>
      <w:del w:id="209" w:author="Gavin Rawson" w:date="2024-07-15T12:48:00Z" w16du:dateUtc="2024-07-15T11:48:00Z">
        <w:r w:rsidR="002B16D9" w:rsidRPr="00041655" w:rsidDel="00461D1E">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308F6396" w:rsidR="00A20075" w:rsidRDefault="00A20075" w:rsidP="00A20075">
      <w:pPr>
        <w:pStyle w:val="Caption"/>
      </w:pPr>
      <w:bookmarkStart w:id="210" w:name="_Ref161301633"/>
      <w:bookmarkStart w:id="211" w:name="_Toc170288651"/>
      <w:r>
        <w:t xml:space="preserve">Table </w:t>
      </w:r>
      <w:r>
        <w:fldChar w:fldCharType="begin"/>
      </w:r>
      <w:r>
        <w:instrText xml:space="preserve"> SEQ Table \* ARABIC </w:instrText>
      </w:r>
      <w:r>
        <w:fldChar w:fldCharType="separate"/>
      </w:r>
      <w:r w:rsidR="00461D1E">
        <w:rPr>
          <w:noProof/>
        </w:rPr>
        <w:t>12</w:t>
      </w:r>
      <w:r>
        <w:rPr>
          <w:noProof/>
        </w:rPr>
        <w:fldChar w:fldCharType="end"/>
      </w:r>
      <w:bookmarkEnd w:id="210"/>
      <w:r>
        <w:tab/>
      </w:r>
      <w:r w:rsidRPr="00A20075">
        <w:t>Configuration structure for a</w:t>
      </w:r>
      <w:r>
        <w:t>n</w:t>
      </w:r>
      <w:r w:rsidRPr="00A20075">
        <w:t xml:space="preserve"> </w:t>
      </w:r>
      <w:r>
        <w:t>analogue</w:t>
      </w:r>
      <w:r w:rsidRPr="00A20075">
        <w:t xml:space="preserve"> </w:t>
      </w:r>
      <w:r w:rsidR="00B445A6">
        <w:t>p</w:t>
      </w:r>
      <w:r w:rsidRPr="00A20075">
        <w:t>oint</w:t>
      </w:r>
      <w:bookmarkEnd w:id="211"/>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2B16D9">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2B16D9">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2B16D9">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2B16D9">
            <w:pPr>
              <w:pStyle w:val="TableText"/>
              <w:rPr>
                <w:lang w:bidi="he-IL"/>
              </w:rPr>
            </w:pPr>
            <w:r w:rsidRPr="00B50947">
              <w:rPr>
                <w:lang w:bidi="he-IL"/>
              </w:rPr>
              <w:t>Yes</w:t>
            </w:r>
          </w:p>
        </w:tc>
        <w:tc>
          <w:tcPr>
            <w:tcW w:w="4037" w:type="dxa"/>
            <w:noWrap/>
            <w:hideMark/>
          </w:tcPr>
          <w:p w14:paraId="2ADC2CA7" w14:textId="44308B2C" w:rsidR="00D271BA" w:rsidRPr="00B50947" w:rsidRDefault="00D271BA" w:rsidP="002B16D9">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2B16D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2B16D9">
            <w:pPr>
              <w:pStyle w:val="TableText"/>
              <w:rPr>
                <w:lang w:bidi="he-IL"/>
              </w:rPr>
            </w:pPr>
            <w:r w:rsidRPr="00B50947">
              <w:rPr>
                <w:lang w:bidi="he-IL"/>
              </w:rPr>
              <w:t>string</w:t>
            </w:r>
          </w:p>
        </w:tc>
        <w:tc>
          <w:tcPr>
            <w:tcW w:w="1446" w:type="dxa"/>
            <w:noWrap/>
          </w:tcPr>
          <w:p w14:paraId="6D6B5EF3" w14:textId="77777777" w:rsidR="00D271BA" w:rsidRPr="00B50947" w:rsidRDefault="00D271BA" w:rsidP="002B16D9">
            <w:pPr>
              <w:pStyle w:val="TableText"/>
              <w:rPr>
                <w:lang w:bidi="he-IL"/>
              </w:rPr>
            </w:pPr>
            <w:r w:rsidRPr="00B50947">
              <w:rPr>
                <w:lang w:bidi="he-IL"/>
              </w:rPr>
              <w:t>parentType</w:t>
            </w:r>
          </w:p>
        </w:tc>
        <w:tc>
          <w:tcPr>
            <w:tcW w:w="900" w:type="dxa"/>
            <w:noWrap/>
          </w:tcPr>
          <w:p w14:paraId="4B26713C" w14:textId="77777777" w:rsidR="00D271BA" w:rsidRPr="00B50947" w:rsidRDefault="00D271BA" w:rsidP="002B16D9">
            <w:pPr>
              <w:pStyle w:val="TableText"/>
              <w:rPr>
                <w:lang w:bidi="he-IL"/>
              </w:rPr>
            </w:pPr>
            <w:r w:rsidRPr="00B50947">
              <w:rPr>
                <w:lang w:bidi="he-IL"/>
              </w:rPr>
              <w:t>Yes</w:t>
            </w:r>
          </w:p>
        </w:tc>
        <w:tc>
          <w:tcPr>
            <w:tcW w:w="4037" w:type="dxa"/>
            <w:noWrap/>
          </w:tcPr>
          <w:p w14:paraId="1CD2E670" w14:textId="77777777" w:rsidR="00D271BA" w:rsidRPr="00B50947" w:rsidRDefault="00D271BA" w:rsidP="002B16D9">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2B16D9">
            <w:pPr>
              <w:pStyle w:val="TableText"/>
              <w:rPr>
                <w:lang w:bidi="he-IL"/>
              </w:rPr>
            </w:pPr>
            <w:r w:rsidRPr="00B50947">
              <w:rPr>
                <w:lang w:bidi="he-IL"/>
              </w:rPr>
              <w:t>Raw Scale 1</w:t>
            </w:r>
          </w:p>
        </w:tc>
        <w:tc>
          <w:tcPr>
            <w:tcW w:w="1134" w:type="dxa"/>
            <w:noWrap/>
            <w:hideMark/>
          </w:tcPr>
          <w:p w14:paraId="0E6B8FA7" w14:textId="7963C342" w:rsidR="00D271BA" w:rsidRPr="00B50947" w:rsidRDefault="00D271BA" w:rsidP="002B16D9">
            <w:pPr>
              <w:pStyle w:val="TableText"/>
              <w:rPr>
                <w:lang w:bidi="he-IL"/>
              </w:rPr>
            </w:pPr>
            <w:del w:id="212" w:author="Gavin Rawson" w:date="2024-07-15T08:21:00Z" w16du:dateUtc="2024-07-15T07:21:00Z">
              <w:r w:rsidRPr="00B50947" w:rsidDel="00FC79DC">
                <w:rPr>
                  <w:lang w:bidi="he-IL"/>
                </w:rPr>
                <w:delText>number</w:delText>
              </w:r>
            </w:del>
            <w:ins w:id="213" w:author="Gavin Rawson" w:date="2024-07-15T08:21:00Z" w16du:dateUtc="2024-07-15T07:21:00Z">
              <w:r w:rsidR="00FC79DC">
                <w:rPr>
                  <w:lang w:bidi="he-IL"/>
                </w:rPr>
                <w:t>Integer</w:t>
              </w:r>
            </w:ins>
          </w:p>
        </w:tc>
        <w:tc>
          <w:tcPr>
            <w:tcW w:w="1446" w:type="dxa"/>
            <w:noWrap/>
            <w:hideMark/>
          </w:tcPr>
          <w:p w14:paraId="4F72BDA1" w14:textId="77777777" w:rsidR="00D271BA" w:rsidRPr="00B50947" w:rsidRDefault="00D271BA" w:rsidP="002B16D9">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2B16D9">
            <w:pPr>
              <w:pStyle w:val="TableText"/>
              <w:rPr>
                <w:lang w:bidi="he-IL"/>
              </w:rPr>
            </w:pPr>
            <w:r w:rsidRPr="00B50947">
              <w:rPr>
                <w:lang w:bidi="he-IL"/>
              </w:rPr>
              <w:t>No</w:t>
            </w:r>
          </w:p>
        </w:tc>
        <w:tc>
          <w:tcPr>
            <w:tcW w:w="4037" w:type="dxa"/>
            <w:noWrap/>
            <w:hideMark/>
          </w:tcPr>
          <w:p w14:paraId="0CD0CFE0" w14:textId="1557FF5D" w:rsidR="00D271BA" w:rsidRPr="00B50947" w:rsidRDefault="00D271BA" w:rsidP="002B16D9">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2B16D9">
            <w:pPr>
              <w:pStyle w:val="TableText"/>
              <w:rPr>
                <w:lang w:bidi="he-IL"/>
              </w:rPr>
            </w:pPr>
            <w:r w:rsidRPr="00B50947">
              <w:rPr>
                <w:lang w:bidi="he-IL"/>
              </w:rPr>
              <w:t>Raw Scale 2</w:t>
            </w:r>
          </w:p>
        </w:tc>
        <w:tc>
          <w:tcPr>
            <w:tcW w:w="1134" w:type="dxa"/>
            <w:noWrap/>
            <w:hideMark/>
          </w:tcPr>
          <w:p w14:paraId="5BFB5591" w14:textId="41961B36" w:rsidR="00D271BA" w:rsidRPr="00B50947" w:rsidRDefault="00D271BA" w:rsidP="002B16D9">
            <w:pPr>
              <w:pStyle w:val="TableText"/>
              <w:rPr>
                <w:lang w:bidi="he-IL"/>
              </w:rPr>
            </w:pPr>
            <w:del w:id="214" w:author="Gavin Rawson" w:date="2024-07-15T08:21:00Z" w16du:dateUtc="2024-07-15T07:21:00Z">
              <w:r w:rsidRPr="00B50947" w:rsidDel="00FC79DC">
                <w:rPr>
                  <w:lang w:bidi="he-IL"/>
                </w:rPr>
                <w:delText>number</w:delText>
              </w:r>
            </w:del>
            <w:ins w:id="215" w:author="Gavin Rawson" w:date="2024-07-15T08:21:00Z" w16du:dateUtc="2024-07-15T07:21:00Z">
              <w:r w:rsidR="00FC79DC">
                <w:rPr>
                  <w:lang w:bidi="he-IL"/>
                </w:rPr>
                <w:t>Integer</w:t>
              </w:r>
            </w:ins>
          </w:p>
        </w:tc>
        <w:tc>
          <w:tcPr>
            <w:tcW w:w="1446" w:type="dxa"/>
            <w:noWrap/>
            <w:hideMark/>
          </w:tcPr>
          <w:p w14:paraId="540E730B" w14:textId="77777777" w:rsidR="00D271BA" w:rsidRPr="00B50947" w:rsidRDefault="00D271BA" w:rsidP="002B16D9">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2B16D9">
            <w:pPr>
              <w:pStyle w:val="TableText"/>
              <w:rPr>
                <w:lang w:bidi="he-IL"/>
              </w:rPr>
            </w:pPr>
            <w:r w:rsidRPr="00B50947">
              <w:rPr>
                <w:lang w:bidi="he-IL"/>
              </w:rPr>
              <w:t>No</w:t>
            </w:r>
          </w:p>
        </w:tc>
        <w:tc>
          <w:tcPr>
            <w:tcW w:w="4037" w:type="dxa"/>
            <w:noWrap/>
            <w:hideMark/>
          </w:tcPr>
          <w:p w14:paraId="0FCC176C" w14:textId="77777777" w:rsidR="00D271BA" w:rsidRPr="00B50947" w:rsidRDefault="00D271BA" w:rsidP="002B16D9">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2B16D9">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2B16D9">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2B16D9">
            <w:pPr>
              <w:pStyle w:val="TableText"/>
              <w:rPr>
                <w:lang w:bidi="he-IL"/>
              </w:rPr>
            </w:pPr>
            <w:r w:rsidRPr="00B50947">
              <w:rPr>
                <w:lang w:bidi="he-IL"/>
              </w:rPr>
              <w:t>No</w:t>
            </w:r>
          </w:p>
        </w:tc>
        <w:tc>
          <w:tcPr>
            <w:tcW w:w="4037" w:type="dxa"/>
            <w:noWrap/>
            <w:hideMark/>
          </w:tcPr>
          <w:p w14:paraId="3500CC81" w14:textId="517D3445" w:rsidR="00D271BA" w:rsidRPr="00B50947" w:rsidRDefault="00D271BA" w:rsidP="002B16D9">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2B16D9">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2B16D9">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2B16D9">
            <w:pPr>
              <w:pStyle w:val="TableText"/>
              <w:rPr>
                <w:lang w:bidi="he-IL"/>
              </w:rPr>
            </w:pPr>
            <w:r w:rsidRPr="00B50947">
              <w:rPr>
                <w:lang w:bidi="he-IL"/>
              </w:rPr>
              <w:t>No</w:t>
            </w:r>
          </w:p>
        </w:tc>
        <w:tc>
          <w:tcPr>
            <w:tcW w:w="4037" w:type="dxa"/>
            <w:noWrap/>
            <w:hideMark/>
          </w:tcPr>
          <w:p w14:paraId="3C7E6C44" w14:textId="77777777" w:rsidR="00D271BA" w:rsidRPr="00B50947" w:rsidRDefault="00D271BA" w:rsidP="002B16D9">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2B16D9">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2B16D9">
            <w:pPr>
              <w:pStyle w:val="TableText"/>
              <w:rPr>
                <w:lang w:bidi="he-IL"/>
              </w:rPr>
            </w:pPr>
            <w:r w:rsidRPr="00B50947">
              <w:rPr>
                <w:lang w:bidi="he-IL"/>
              </w:rPr>
              <w:t>min</w:t>
            </w:r>
          </w:p>
        </w:tc>
        <w:tc>
          <w:tcPr>
            <w:tcW w:w="900" w:type="dxa"/>
            <w:noWrap/>
            <w:hideMark/>
          </w:tcPr>
          <w:p w14:paraId="0CBDB9C4" w14:textId="77777777" w:rsidR="00D271BA" w:rsidRPr="00B50947" w:rsidRDefault="00D271BA" w:rsidP="002B16D9">
            <w:pPr>
              <w:pStyle w:val="TableText"/>
              <w:rPr>
                <w:lang w:bidi="he-IL"/>
              </w:rPr>
            </w:pPr>
            <w:r w:rsidRPr="00B50947">
              <w:rPr>
                <w:lang w:bidi="he-IL"/>
              </w:rPr>
              <w:t>No</w:t>
            </w:r>
          </w:p>
        </w:tc>
        <w:tc>
          <w:tcPr>
            <w:tcW w:w="4037" w:type="dxa"/>
            <w:noWrap/>
            <w:hideMark/>
          </w:tcPr>
          <w:p w14:paraId="658C5876" w14:textId="77777777" w:rsidR="00D271BA" w:rsidRPr="00B50947" w:rsidRDefault="00D271BA" w:rsidP="002B16D9">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2B16D9">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2B16D9">
            <w:pPr>
              <w:pStyle w:val="TableText"/>
              <w:rPr>
                <w:lang w:bidi="he-IL"/>
              </w:rPr>
            </w:pPr>
            <w:r w:rsidRPr="00B50947">
              <w:rPr>
                <w:lang w:bidi="he-IL"/>
              </w:rPr>
              <w:t>max</w:t>
            </w:r>
          </w:p>
        </w:tc>
        <w:tc>
          <w:tcPr>
            <w:tcW w:w="900" w:type="dxa"/>
            <w:noWrap/>
            <w:hideMark/>
          </w:tcPr>
          <w:p w14:paraId="249CB283" w14:textId="77777777" w:rsidR="00D271BA" w:rsidRPr="00B50947" w:rsidRDefault="00D271BA" w:rsidP="002B16D9">
            <w:pPr>
              <w:pStyle w:val="TableText"/>
              <w:rPr>
                <w:lang w:bidi="he-IL"/>
              </w:rPr>
            </w:pPr>
            <w:r w:rsidRPr="00B50947">
              <w:rPr>
                <w:lang w:bidi="he-IL"/>
              </w:rPr>
              <w:t>No</w:t>
            </w:r>
          </w:p>
        </w:tc>
        <w:tc>
          <w:tcPr>
            <w:tcW w:w="4037" w:type="dxa"/>
            <w:noWrap/>
            <w:hideMark/>
          </w:tcPr>
          <w:p w14:paraId="2A7915FF" w14:textId="77777777" w:rsidR="00D271BA" w:rsidRPr="00B50947" w:rsidRDefault="00D271BA" w:rsidP="002B16D9">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2B16D9">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2B16D9">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2B16D9">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2B16D9">
            <w:pPr>
              <w:pStyle w:val="TableText"/>
              <w:rPr>
                <w:lang w:bidi="he-IL"/>
              </w:rPr>
            </w:pPr>
            <w:r w:rsidRPr="00B50947">
              <w:rPr>
                <w:lang w:bidi="he-IL"/>
              </w:rPr>
              <w:t>No</w:t>
            </w:r>
          </w:p>
        </w:tc>
        <w:tc>
          <w:tcPr>
            <w:tcW w:w="4037" w:type="dxa"/>
            <w:noWrap/>
            <w:hideMark/>
          </w:tcPr>
          <w:p w14:paraId="7C3BD67E" w14:textId="6BEC473C" w:rsidR="00D271BA" w:rsidRPr="00B50947" w:rsidRDefault="00D271BA" w:rsidP="002B16D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2B16D9">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2B16D9">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2B16D9">
            <w:pPr>
              <w:pStyle w:val="TableText"/>
              <w:rPr>
                <w:lang w:bidi="he-IL"/>
              </w:rPr>
            </w:pPr>
            <w:r w:rsidRPr="00B50947">
              <w:rPr>
                <w:lang w:bidi="he-IL"/>
              </w:rPr>
              <w:t>No</w:t>
            </w:r>
          </w:p>
        </w:tc>
        <w:tc>
          <w:tcPr>
            <w:tcW w:w="4037" w:type="dxa"/>
            <w:noWrap/>
            <w:hideMark/>
          </w:tcPr>
          <w:p w14:paraId="7215B6F9" w14:textId="6275A854" w:rsidR="00D271BA" w:rsidRPr="00B50947" w:rsidRDefault="00D271BA" w:rsidP="002B16D9">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t xml:space="preserve">Raw Scale 1 and Engineering Scale 1 are associated, as are Raw Scale 2 and Engineering Scale 2. </w:t>
      </w:r>
    </w:p>
    <w:p w14:paraId="2F8E2ADA" w14:textId="6A7A54CB"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216" w:author="Gavin Rawson" w:date="2024-07-15T12:48:00Z" w16du:dateUtc="2024-07-15T11:48:00Z">
        <w:r w:rsidR="00461D1E" w:rsidRPr="00461D1E">
          <w:rPr>
            <w:rStyle w:val="Crossreference"/>
            <w:rPrChange w:id="217" w:author="Gavin Rawson" w:date="2024-07-15T12:48:00Z" w16du:dateUtc="2024-07-15T11:48:00Z">
              <w:rPr/>
            </w:rPrChange>
          </w:rPr>
          <w:t xml:space="preserve">Figure </w:t>
        </w:r>
        <w:r w:rsidR="00461D1E" w:rsidRPr="00461D1E">
          <w:rPr>
            <w:rStyle w:val="Crossreference"/>
            <w:rPrChange w:id="218" w:author="Gavin Rawson" w:date="2024-07-15T12:48:00Z" w16du:dateUtc="2024-07-15T11:48:00Z">
              <w:rPr>
                <w:noProof/>
              </w:rPr>
            </w:rPrChange>
          </w:rPr>
          <w:t>5</w:t>
        </w:r>
      </w:ins>
      <w:del w:id="219" w:author="Gavin Rawson" w:date="2024-07-15T12:48:00Z" w16du:dateUtc="2024-07-15T11:48:00Z">
        <w:r w:rsidR="002B16D9" w:rsidRPr="00041655" w:rsidDel="00461D1E">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374891E8" w:rsidR="00C71A0E" w:rsidRDefault="00C71A0E" w:rsidP="00C71A0E">
      <w:pPr>
        <w:pStyle w:val="Caption"/>
      </w:pPr>
      <w:bookmarkStart w:id="220" w:name="_Ref161302842"/>
      <w:bookmarkStart w:id="221" w:name="_Toc170288632"/>
      <w:r>
        <w:t xml:space="preserve">Figure </w:t>
      </w:r>
      <w:r>
        <w:fldChar w:fldCharType="begin"/>
      </w:r>
      <w:r>
        <w:instrText xml:space="preserve"> SEQ Figure \* ARABIC </w:instrText>
      </w:r>
      <w:r>
        <w:fldChar w:fldCharType="separate"/>
      </w:r>
      <w:r w:rsidR="00461D1E">
        <w:rPr>
          <w:noProof/>
        </w:rPr>
        <w:t>5</w:t>
      </w:r>
      <w:r>
        <w:rPr>
          <w:noProof/>
        </w:rPr>
        <w:fldChar w:fldCharType="end"/>
      </w:r>
      <w:bookmarkEnd w:id="220"/>
      <w:r>
        <w:tab/>
        <w:t>Analogue scaling</w:t>
      </w:r>
      <w:bookmarkEnd w:id="221"/>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45DE352C"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222" w:author="Gavin Rawson" w:date="2024-07-15T12:48:00Z" w16du:dateUtc="2024-07-15T11:48:00Z">
        <w:r w:rsidR="00461D1E" w:rsidRPr="00461D1E">
          <w:rPr>
            <w:rStyle w:val="Crossreference"/>
            <w:rPrChange w:id="223" w:author="Gavin Rawson" w:date="2024-07-15T12:48:00Z" w16du:dateUtc="2024-07-15T11:48:00Z">
              <w:rPr/>
            </w:rPrChange>
          </w:rPr>
          <w:t xml:space="preserve">Table </w:t>
        </w:r>
        <w:r w:rsidR="00461D1E" w:rsidRPr="00461D1E">
          <w:rPr>
            <w:rStyle w:val="Crossreference"/>
            <w:rPrChange w:id="224" w:author="Gavin Rawson" w:date="2024-07-15T12:48:00Z" w16du:dateUtc="2024-07-15T11:48:00Z">
              <w:rPr>
                <w:noProof/>
              </w:rPr>
            </w:rPrChange>
          </w:rPr>
          <w:t>13</w:t>
        </w:r>
      </w:ins>
      <w:del w:id="225" w:author="Gavin Rawson" w:date="2024-07-15T12:48:00Z" w16du:dateUtc="2024-07-15T11:48:00Z">
        <w:r w:rsidR="002B16D9" w:rsidRPr="00041655" w:rsidDel="00461D1E">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313AB29C" w:rsidR="00740693" w:rsidRDefault="007D285E" w:rsidP="007D285E">
      <w:pPr>
        <w:pStyle w:val="Caption"/>
      </w:pPr>
      <w:bookmarkStart w:id="226" w:name="_Ref161304973"/>
      <w:bookmarkStart w:id="227" w:name="_Toc170288652"/>
      <w:r>
        <w:t xml:space="preserve">Table </w:t>
      </w:r>
      <w:r>
        <w:fldChar w:fldCharType="begin"/>
      </w:r>
      <w:r>
        <w:instrText xml:space="preserve"> SEQ Table \* ARABIC </w:instrText>
      </w:r>
      <w:r>
        <w:fldChar w:fldCharType="separate"/>
      </w:r>
      <w:r w:rsidR="00461D1E">
        <w:rPr>
          <w:noProof/>
        </w:rPr>
        <w:t>13</w:t>
      </w:r>
      <w:r>
        <w:rPr>
          <w:noProof/>
        </w:rPr>
        <w:fldChar w:fldCharType="end"/>
      </w:r>
      <w:bookmarkEnd w:id="226"/>
      <w:r>
        <w:tab/>
      </w:r>
      <w:r w:rsidRPr="007D285E">
        <w:t xml:space="preserve">Information used in defining significant change for analogue </w:t>
      </w:r>
      <w:r w:rsidR="00676F46">
        <w:t>p</w:t>
      </w:r>
      <w:r w:rsidRPr="007D285E">
        <w:t>oints</w:t>
      </w:r>
      <w:bookmarkEnd w:id="227"/>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2B16D9">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2B16D9">
            <w:pPr>
              <w:pStyle w:val="TableText"/>
            </w:pPr>
            <w:r w:rsidRPr="00B50947">
              <w:t>Number</w:t>
            </w:r>
          </w:p>
        </w:tc>
        <w:tc>
          <w:tcPr>
            <w:tcW w:w="1427" w:type="dxa"/>
          </w:tcPr>
          <w:p w14:paraId="4A15C9DA" w14:textId="77777777" w:rsidR="007D285E" w:rsidRPr="00B50947" w:rsidRDefault="007D285E" w:rsidP="002B16D9">
            <w:pPr>
              <w:pStyle w:val="TableText"/>
            </w:pPr>
            <w:r w:rsidRPr="00B50947">
              <w:t>change</w:t>
            </w:r>
          </w:p>
        </w:tc>
        <w:tc>
          <w:tcPr>
            <w:tcW w:w="4084" w:type="dxa"/>
          </w:tcPr>
          <w:p w14:paraId="40ED7D4C" w14:textId="77777777" w:rsidR="007D285E" w:rsidRPr="00B50947" w:rsidRDefault="007D285E" w:rsidP="002B16D9">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794DE8A0"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461D1E">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228" w:author="Gavin Rawson" w:date="2024-07-15T12:48:00Z" w16du:dateUtc="2024-07-15T11:48:00Z">
        <w:r w:rsidR="00461D1E" w:rsidRPr="00461D1E">
          <w:rPr>
            <w:rStyle w:val="Crossreference"/>
            <w:rPrChange w:id="229" w:author="Gavin Rawson" w:date="2024-07-15T12:48:00Z" w16du:dateUtc="2024-07-15T11:48:00Z">
              <w:rPr/>
            </w:rPrChange>
          </w:rPr>
          <w:t>Points</w:t>
        </w:r>
      </w:ins>
      <w:del w:id="230" w:author="Gavin Rawson" w:date="2024-07-15T12:48:00Z" w16du:dateUtc="2024-07-15T11:48:00Z">
        <w:r w:rsidR="002B16D9" w:rsidRPr="00041655" w:rsidDel="00461D1E">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231" w:name="_Toc170288567"/>
      <w:r>
        <w:t xml:space="preserve">Counter </w:t>
      </w:r>
      <w:r w:rsidR="006B0494">
        <w:t>points</w:t>
      </w:r>
      <w:bookmarkEnd w:id="231"/>
    </w:p>
    <w:p w14:paraId="7A85E138" w14:textId="2ADACBF6"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232" w:author="Gavin Rawson" w:date="2024-07-15T12:48:00Z" w16du:dateUtc="2024-07-15T11:48:00Z">
        <w:r w:rsidR="00461D1E" w:rsidRPr="00461D1E">
          <w:rPr>
            <w:rStyle w:val="Crossreference"/>
            <w:rPrChange w:id="233" w:author="Gavin Rawson" w:date="2024-07-15T12:48:00Z" w16du:dateUtc="2024-07-15T11:48:00Z">
              <w:rPr/>
            </w:rPrChange>
          </w:rPr>
          <w:t xml:space="preserve">Table </w:t>
        </w:r>
        <w:r w:rsidR="00461D1E" w:rsidRPr="00461D1E">
          <w:rPr>
            <w:rStyle w:val="Crossreference"/>
            <w:rPrChange w:id="234" w:author="Gavin Rawson" w:date="2024-07-15T12:48:00Z" w16du:dateUtc="2024-07-15T11:48:00Z">
              <w:rPr>
                <w:noProof/>
              </w:rPr>
            </w:rPrChange>
          </w:rPr>
          <w:t>14</w:t>
        </w:r>
      </w:ins>
      <w:del w:id="235" w:author="Gavin Rawson" w:date="2024-07-15T12:48:00Z" w16du:dateUtc="2024-07-15T11:48:00Z">
        <w:r w:rsidR="002B16D9" w:rsidRPr="00041655" w:rsidDel="00461D1E">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1DBBE569" w:rsidR="007D46B2" w:rsidRDefault="007D46B2" w:rsidP="007D46B2">
      <w:pPr>
        <w:pStyle w:val="Caption"/>
      </w:pPr>
      <w:bookmarkStart w:id="236" w:name="_Ref161829255"/>
      <w:bookmarkStart w:id="237" w:name="_Toc170288653"/>
      <w:r>
        <w:t xml:space="preserve">Table </w:t>
      </w:r>
      <w:r>
        <w:fldChar w:fldCharType="begin"/>
      </w:r>
      <w:r>
        <w:instrText xml:space="preserve"> SEQ Table \* ARABIC </w:instrText>
      </w:r>
      <w:r>
        <w:fldChar w:fldCharType="separate"/>
      </w:r>
      <w:r w:rsidR="00461D1E">
        <w:rPr>
          <w:noProof/>
        </w:rPr>
        <w:t>14</w:t>
      </w:r>
      <w:r>
        <w:rPr>
          <w:noProof/>
        </w:rPr>
        <w:fldChar w:fldCharType="end"/>
      </w:r>
      <w:bookmarkEnd w:id="236"/>
      <w:r>
        <w:tab/>
      </w:r>
      <w:r w:rsidRPr="007D46B2">
        <w:t xml:space="preserve">Information used in counter </w:t>
      </w:r>
      <w:r w:rsidR="00676F46">
        <w:t>p</w:t>
      </w:r>
      <w:r w:rsidRPr="007D46B2">
        <w:t>oints</w:t>
      </w:r>
      <w:bookmarkEnd w:id="237"/>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2B16D9">
            <w:pPr>
              <w:pStyle w:val="TableText"/>
            </w:pPr>
            <w:r w:rsidRPr="00BA4341">
              <w:t>Parent Point</w:t>
            </w:r>
          </w:p>
        </w:tc>
        <w:tc>
          <w:tcPr>
            <w:tcW w:w="1050" w:type="dxa"/>
            <w:noWrap/>
            <w:hideMark/>
          </w:tcPr>
          <w:p w14:paraId="6D0985CF"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2B16D9">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2B16D9">
            <w:pPr>
              <w:pStyle w:val="TableText"/>
              <w:rPr>
                <w:lang w:bidi="he-IL"/>
              </w:rPr>
            </w:pPr>
            <w:r w:rsidRPr="00B50947">
              <w:rPr>
                <w:lang w:bidi="he-IL"/>
              </w:rPr>
              <w:t>Yes</w:t>
            </w:r>
          </w:p>
        </w:tc>
        <w:tc>
          <w:tcPr>
            <w:tcW w:w="4127" w:type="dxa"/>
            <w:noWrap/>
            <w:hideMark/>
          </w:tcPr>
          <w:p w14:paraId="7DE2AE05" w14:textId="0408207C" w:rsidR="007D46B2" w:rsidRPr="00B50947" w:rsidRDefault="007D46B2" w:rsidP="002B16D9">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2B16D9">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2B16D9">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2B16D9">
            <w:pPr>
              <w:pStyle w:val="TableText"/>
              <w:rPr>
                <w:lang w:bidi="he-IL"/>
              </w:rPr>
            </w:pPr>
            <w:r w:rsidRPr="00B50947">
              <w:rPr>
                <w:lang w:bidi="he-IL"/>
              </w:rPr>
              <w:t>No</w:t>
            </w:r>
          </w:p>
        </w:tc>
        <w:tc>
          <w:tcPr>
            <w:tcW w:w="4127" w:type="dxa"/>
            <w:noWrap/>
            <w:hideMark/>
          </w:tcPr>
          <w:p w14:paraId="2136F519" w14:textId="46D2EC32" w:rsidR="007D46B2" w:rsidRPr="00B50947" w:rsidRDefault="007D46B2" w:rsidP="002B16D9">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2B16D9">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2B16D9">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2B16D9">
            <w:pPr>
              <w:pStyle w:val="TableText"/>
              <w:rPr>
                <w:lang w:bidi="he-IL"/>
              </w:rPr>
            </w:pPr>
            <w:r w:rsidRPr="00B50947">
              <w:rPr>
                <w:lang w:bidi="he-IL"/>
              </w:rPr>
              <w:t>No</w:t>
            </w:r>
          </w:p>
        </w:tc>
        <w:tc>
          <w:tcPr>
            <w:tcW w:w="4127" w:type="dxa"/>
            <w:noWrap/>
            <w:hideMark/>
          </w:tcPr>
          <w:p w14:paraId="5E347F13" w14:textId="77777777" w:rsidR="007D46B2" w:rsidRPr="00B50947" w:rsidRDefault="007D46B2" w:rsidP="002B16D9">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2B16D9">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2B16D9">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2B16D9">
            <w:pPr>
              <w:pStyle w:val="TableText"/>
              <w:rPr>
                <w:lang w:bidi="he-IL"/>
              </w:rPr>
            </w:pPr>
            <w:r w:rsidRPr="00B50947">
              <w:rPr>
                <w:lang w:bidi="he-IL"/>
              </w:rPr>
              <w:t>No</w:t>
            </w:r>
          </w:p>
        </w:tc>
        <w:tc>
          <w:tcPr>
            <w:tcW w:w="4127" w:type="dxa"/>
            <w:noWrap/>
            <w:hideMark/>
          </w:tcPr>
          <w:p w14:paraId="42862EEF" w14:textId="24BC0804" w:rsidR="007D46B2" w:rsidRPr="00B50947" w:rsidRDefault="007D46B2" w:rsidP="002B16D9">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2B16D9">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2B16D9">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2B16D9">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2B16D9">
            <w:pPr>
              <w:pStyle w:val="TableText"/>
              <w:rPr>
                <w:lang w:bidi="he-IL"/>
              </w:rPr>
            </w:pPr>
            <w:r w:rsidRPr="00B50947">
              <w:rPr>
                <w:lang w:bidi="he-IL"/>
              </w:rPr>
              <w:t>No</w:t>
            </w:r>
          </w:p>
        </w:tc>
        <w:tc>
          <w:tcPr>
            <w:tcW w:w="4127" w:type="dxa"/>
            <w:noWrap/>
            <w:hideMark/>
          </w:tcPr>
          <w:p w14:paraId="49FE8451" w14:textId="77777777" w:rsidR="007D46B2" w:rsidRPr="00B50947" w:rsidRDefault="007D46B2" w:rsidP="002B16D9">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2B16D9">
            <w:pPr>
              <w:pStyle w:val="TableText"/>
              <w:rPr>
                <w:lang w:bidi="he-IL"/>
              </w:rPr>
            </w:pPr>
            <w:r w:rsidRPr="00B50947">
              <w:rPr>
                <w:lang w:bidi="he-IL"/>
              </w:rPr>
              <w:t>Units</w:t>
            </w:r>
          </w:p>
        </w:tc>
        <w:tc>
          <w:tcPr>
            <w:tcW w:w="1050" w:type="dxa"/>
            <w:noWrap/>
            <w:hideMark/>
          </w:tcPr>
          <w:p w14:paraId="001BE27C" w14:textId="77777777" w:rsidR="007D46B2" w:rsidRPr="00B50947" w:rsidRDefault="007D46B2" w:rsidP="002B16D9">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2B16D9">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2B16D9">
            <w:pPr>
              <w:pStyle w:val="TableText"/>
              <w:rPr>
                <w:lang w:bidi="he-IL"/>
              </w:rPr>
            </w:pPr>
            <w:r w:rsidRPr="00B50947">
              <w:rPr>
                <w:lang w:bidi="he-IL"/>
              </w:rPr>
              <w:t>No</w:t>
            </w:r>
          </w:p>
        </w:tc>
        <w:tc>
          <w:tcPr>
            <w:tcW w:w="4127" w:type="dxa"/>
            <w:noWrap/>
            <w:hideMark/>
          </w:tcPr>
          <w:p w14:paraId="24720F85" w14:textId="5C8C50BA" w:rsidR="007D46B2" w:rsidRPr="00B50947" w:rsidRDefault="007D46B2" w:rsidP="002B16D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2B16D9">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2B16D9">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2B16D9">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2B16D9">
            <w:pPr>
              <w:pStyle w:val="TableText"/>
              <w:rPr>
                <w:lang w:bidi="he-IL"/>
              </w:rPr>
            </w:pPr>
            <w:r w:rsidRPr="00B50947">
              <w:rPr>
                <w:lang w:bidi="he-IL"/>
              </w:rPr>
              <w:t>No</w:t>
            </w:r>
          </w:p>
        </w:tc>
        <w:tc>
          <w:tcPr>
            <w:tcW w:w="4127" w:type="dxa"/>
            <w:noWrap/>
            <w:hideMark/>
          </w:tcPr>
          <w:p w14:paraId="05A824E6" w14:textId="0E01D028" w:rsidR="007D46B2" w:rsidRPr="00B50947" w:rsidRDefault="007D46B2" w:rsidP="002B16D9">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3AC751F6"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238" w:author="Gavin Rawson" w:date="2024-07-15T12:48:00Z" w16du:dateUtc="2024-07-15T11:48:00Z">
        <w:r w:rsidR="00461D1E" w:rsidRPr="00461D1E">
          <w:rPr>
            <w:rStyle w:val="Crossreference"/>
            <w:rPrChange w:id="239" w:author="Gavin Rawson" w:date="2024-07-15T12:48:00Z" w16du:dateUtc="2024-07-15T11:48:00Z">
              <w:rPr/>
            </w:rPrChange>
          </w:rPr>
          <w:t xml:space="preserve">Table </w:t>
        </w:r>
        <w:r w:rsidR="00461D1E" w:rsidRPr="00461D1E">
          <w:rPr>
            <w:rStyle w:val="Crossreference"/>
            <w:rPrChange w:id="240" w:author="Gavin Rawson" w:date="2024-07-15T12:48:00Z" w16du:dateUtc="2024-07-15T11:48:00Z">
              <w:rPr>
                <w:noProof/>
              </w:rPr>
            </w:rPrChange>
          </w:rPr>
          <w:t>15</w:t>
        </w:r>
      </w:ins>
      <w:del w:id="241" w:author="Gavin Rawson" w:date="2024-07-15T12:48:00Z" w16du:dateUtc="2024-07-15T11:48:00Z">
        <w:r w:rsidR="002B16D9" w:rsidRPr="00041655" w:rsidDel="00461D1E">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4219AE95" w:rsidR="005F2CCD" w:rsidRPr="005F2CCD" w:rsidRDefault="005F2CCD" w:rsidP="00251DC9">
      <w:pPr>
        <w:pStyle w:val="Caption"/>
        <w:keepNext/>
      </w:pPr>
      <w:bookmarkStart w:id="242" w:name="_Ref161305322"/>
      <w:bookmarkStart w:id="243" w:name="_Toc170288654"/>
      <w:r w:rsidRPr="005F2CCD">
        <w:t xml:space="preserve">Table </w:t>
      </w:r>
      <w:r>
        <w:fldChar w:fldCharType="begin"/>
      </w:r>
      <w:r>
        <w:instrText xml:space="preserve"> SEQ Table \* ARABIC </w:instrText>
      </w:r>
      <w:r>
        <w:fldChar w:fldCharType="separate"/>
      </w:r>
      <w:r w:rsidR="00461D1E">
        <w:rPr>
          <w:noProof/>
        </w:rPr>
        <w:t>15</w:t>
      </w:r>
      <w:r>
        <w:rPr>
          <w:noProof/>
        </w:rPr>
        <w:fldChar w:fldCharType="end"/>
      </w:r>
      <w:bookmarkEnd w:id="242"/>
      <w:r w:rsidRPr="005F2CCD">
        <w:tab/>
        <w:t xml:space="preserve">Information used in defining significant change for </w:t>
      </w:r>
      <w:r>
        <w:t>counter</w:t>
      </w:r>
      <w:r w:rsidRPr="005F2CCD">
        <w:t xml:space="preserve"> </w:t>
      </w:r>
      <w:r w:rsidR="00C4094A">
        <w:t>p</w:t>
      </w:r>
      <w:r w:rsidRPr="005F2CCD">
        <w:t>oints</w:t>
      </w:r>
      <w:bookmarkEnd w:id="243"/>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6A8C6A0C"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461D1E">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244" w:author="Gavin Rawson" w:date="2024-07-15T12:48:00Z" w16du:dateUtc="2024-07-15T11:48:00Z">
        <w:r w:rsidR="00461D1E" w:rsidRPr="00461D1E">
          <w:rPr>
            <w:color w:val="0000FF"/>
            <w:u w:val="single"/>
            <w:rPrChange w:id="245" w:author="Gavin Rawson" w:date="2024-07-15T12:48:00Z" w16du:dateUtc="2024-07-15T11:48:00Z">
              <w:rPr/>
            </w:rPrChange>
          </w:rPr>
          <w:t>Points</w:t>
        </w:r>
      </w:ins>
      <w:del w:id="246" w:author="Gavin Rawson" w:date="2024-07-15T12:48:00Z" w16du:dateUtc="2024-07-15T11:48:00Z">
        <w:r w:rsidR="002B16D9" w:rsidRPr="00041655" w:rsidDel="00461D1E">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247" w:name="_Toc170288568"/>
      <w:r w:rsidRPr="005F2CCD">
        <w:rPr>
          <w:rFonts w:eastAsia="DengXian"/>
          <w:lang w:eastAsia="en-US"/>
        </w:rPr>
        <w:t xml:space="preserve">Analogue </w:t>
      </w:r>
      <w:r w:rsidR="006B0494" w:rsidRPr="005F2CCD">
        <w:rPr>
          <w:rFonts w:eastAsia="DengXian"/>
          <w:lang w:eastAsia="en-US"/>
        </w:rPr>
        <w:t>limits</w:t>
      </w:r>
      <w:bookmarkEnd w:id="247"/>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523A4B57"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48" w:author="Gavin Rawson" w:date="2024-07-15T12:48:00Z" w16du:dateUtc="2024-07-15T11:48:00Z">
        <w:r w:rsidR="00461D1E" w:rsidRPr="00461D1E">
          <w:rPr>
            <w:rStyle w:val="Crossreference"/>
            <w:rPrChange w:id="249" w:author="Gavin Rawson" w:date="2024-07-15T12:48:00Z" w16du:dateUtc="2024-07-15T11:48:00Z">
              <w:rPr/>
            </w:rPrChange>
          </w:rPr>
          <w:t xml:space="preserve">Table </w:t>
        </w:r>
        <w:r w:rsidR="00461D1E" w:rsidRPr="00461D1E">
          <w:rPr>
            <w:rStyle w:val="Crossreference"/>
            <w:rPrChange w:id="250" w:author="Gavin Rawson" w:date="2024-07-15T12:48:00Z" w16du:dateUtc="2024-07-15T11:48:00Z">
              <w:rPr>
                <w:noProof/>
              </w:rPr>
            </w:rPrChange>
          </w:rPr>
          <w:t>16</w:t>
        </w:r>
      </w:ins>
      <w:del w:id="251" w:author="Gavin Rawson" w:date="2024-07-15T12:48:00Z" w16du:dateUtc="2024-07-15T11:48:00Z">
        <w:r w:rsidR="002B16D9" w:rsidRPr="00041655" w:rsidDel="00461D1E">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07833DDB" w:rsidR="005F2CCD" w:rsidRDefault="005F2CCD" w:rsidP="005F2CCD">
      <w:pPr>
        <w:pStyle w:val="Caption"/>
      </w:pPr>
      <w:bookmarkStart w:id="252" w:name="_Ref161306485"/>
      <w:bookmarkStart w:id="253" w:name="_Toc170288655"/>
      <w:r>
        <w:t xml:space="preserve">Table </w:t>
      </w:r>
      <w:r>
        <w:fldChar w:fldCharType="begin"/>
      </w:r>
      <w:r>
        <w:instrText xml:space="preserve"> SEQ Table \* ARABIC </w:instrText>
      </w:r>
      <w:r>
        <w:fldChar w:fldCharType="separate"/>
      </w:r>
      <w:r w:rsidR="00461D1E">
        <w:rPr>
          <w:noProof/>
        </w:rPr>
        <w:t>16</w:t>
      </w:r>
      <w:r>
        <w:rPr>
          <w:noProof/>
        </w:rPr>
        <w:fldChar w:fldCharType="end"/>
      </w:r>
      <w:bookmarkEnd w:id="252"/>
      <w:r>
        <w:tab/>
      </w:r>
      <w:r w:rsidRPr="005F2CCD">
        <w:t>Information used in defining an analogue limit</w:t>
      </w:r>
      <w:bookmarkEnd w:id="253"/>
    </w:p>
    <w:tbl>
      <w:tblPr>
        <w:tblStyle w:val="LucidTable8"/>
        <w:tblW w:w="9072" w:type="dxa"/>
        <w:jc w:val="center"/>
        <w:tblLook w:val="04A0" w:firstRow="1" w:lastRow="0" w:firstColumn="1" w:lastColumn="0" w:noHBand="0" w:noVBand="1"/>
      </w:tblPr>
      <w:tblGrid>
        <w:gridCol w:w="1557"/>
        <w:gridCol w:w="1640"/>
        <w:gridCol w:w="1252"/>
        <w:gridCol w:w="1355"/>
        <w:gridCol w:w="3268"/>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2B16D9">
            <w:pPr>
              <w:pStyle w:val="TableText"/>
            </w:pPr>
            <w:r w:rsidRPr="00B50947">
              <w:t>Parent</w:t>
            </w:r>
          </w:p>
        </w:tc>
        <w:tc>
          <w:tcPr>
            <w:tcW w:w="1032" w:type="dxa"/>
          </w:tcPr>
          <w:p w14:paraId="094BBA05" w14:textId="77777777" w:rsidR="005F2CCD" w:rsidRPr="00B50947" w:rsidRDefault="005F2CCD" w:rsidP="002B16D9">
            <w:pPr>
              <w:pStyle w:val="TableText"/>
            </w:pPr>
            <w:r w:rsidRPr="00B50947">
              <w:t>Integer</w:t>
            </w:r>
          </w:p>
        </w:tc>
        <w:tc>
          <w:tcPr>
            <w:tcW w:w="869" w:type="dxa"/>
          </w:tcPr>
          <w:p w14:paraId="392BF9FB" w14:textId="77777777" w:rsidR="005F2CCD" w:rsidRPr="00B50947" w:rsidRDefault="005F2CCD" w:rsidP="002B16D9">
            <w:pPr>
              <w:pStyle w:val="TableText"/>
            </w:pPr>
            <w:r w:rsidRPr="00B50947">
              <w:t>parent</w:t>
            </w:r>
          </w:p>
        </w:tc>
        <w:tc>
          <w:tcPr>
            <w:tcW w:w="1239" w:type="dxa"/>
          </w:tcPr>
          <w:p w14:paraId="6721D372" w14:textId="77777777" w:rsidR="005F2CCD" w:rsidRPr="00B50947" w:rsidRDefault="005F2CCD" w:rsidP="002B16D9">
            <w:pPr>
              <w:pStyle w:val="TableText"/>
            </w:pPr>
            <w:r w:rsidRPr="00B50947">
              <w:t>Yes</w:t>
            </w:r>
          </w:p>
        </w:tc>
        <w:tc>
          <w:tcPr>
            <w:tcW w:w="4269" w:type="dxa"/>
          </w:tcPr>
          <w:p w14:paraId="17B99E46" w14:textId="0EADD8BB" w:rsidR="005F2CCD" w:rsidRPr="00B50947" w:rsidRDefault="005F2CCD" w:rsidP="002B16D9">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2B16D9">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2B16D9">
            <w:pPr>
              <w:pStyle w:val="TableText"/>
            </w:pPr>
            <w:r w:rsidRPr="00B50947">
              <w:t>String</w:t>
            </w:r>
          </w:p>
        </w:tc>
        <w:tc>
          <w:tcPr>
            <w:tcW w:w="869" w:type="dxa"/>
          </w:tcPr>
          <w:p w14:paraId="70262552" w14:textId="77777777" w:rsidR="005F2CCD" w:rsidRPr="00B50947" w:rsidRDefault="005F2CCD" w:rsidP="002B16D9">
            <w:pPr>
              <w:pStyle w:val="TableText"/>
            </w:pPr>
            <w:r w:rsidRPr="00B50947">
              <w:t>parentType</w:t>
            </w:r>
          </w:p>
        </w:tc>
        <w:tc>
          <w:tcPr>
            <w:tcW w:w="1239" w:type="dxa"/>
          </w:tcPr>
          <w:p w14:paraId="0272A20B" w14:textId="77777777" w:rsidR="005F2CCD" w:rsidRPr="00B50947" w:rsidRDefault="005F2CCD" w:rsidP="002B16D9">
            <w:pPr>
              <w:pStyle w:val="TableText"/>
            </w:pPr>
            <w:r w:rsidRPr="00B50947">
              <w:t>Yes</w:t>
            </w:r>
          </w:p>
        </w:tc>
        <w:tc>
          <w:tcPr>
            <w:tcW w:w="4269" w:type="dxa"/>
          </w:tcPr>
          <w:p w14:paraId="02BF3F2A" w14:textId="3E603322" w:rsidR="005F2CCD" w:rsidRPr="00B50947" w:rsidRDefault="005F2CCD" w:rsidP="002B16D9">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2B16D9">
            <w:pPr>
              <w:pStyle w:val="TableText"/>
            </w:pPr>
            <w:r w:rsidRPr="00B50947">
              <w:t>Point Limit Index</w:t>
            </w:r>
          </w:p>
        </w:tc>
        <w:tc>
          <w:tcPr>
            <w:tcW w:w="1032" w:type="dxa"/>
          </w:tcPr>
          <w:p w14:paraId="62CDEF09" w14:textId="20BB7EFA" w:rsidR="005F2CCD" w:rsidRPr="00B50947" w:rsidRDefault="005F2CCD" w:rsidP="002B16D9">
            <w:pPr>
              <w:pStyle w:val="TableText"/>
            </w:pPr>
            <w:del w:id="254" w:author="Gavin Rawson" w:date="2024-07-15T08:22:00Z" w16du:dateUtc="2024-07-15T07:22:00Z">
              <w:r w:rsidRPr="00B50947" w:rsidDel="000D4A69">
                <w:delText>Number</w:delText>
              </w:r>
            </w:del>
            <w:ins w:id="255" w:author="Gavin Rawson" w:date="2024-07-15T08:22:00Z" w16du:dateUtc="2024-07-15T07:22:00Z">
              <w:r w:rsidR="000D4A69">
                <w:t>Integer</w:t>
              </w:r>
            </w:ins>
          </w:p>
        </w:tc>
        <w:tc>
          <w:tcPr>
            <w:tcW w:w="869" w:type="dxa"/>
          </w:tcPr>
          <w:p w14:paraId="11580CA1" w14:textId="77777777" w:rsidR="005F2CCD" w:rsidRPr="00B50947" w:rsidRDefault="005F2CCD" w:rsidP="002B16D9">
            <w:pPr>
              <w:pStyle w:val="TableText"/>
            </w:pPr>
            <w:r w:rsidRPr="00B50947">
              <w:t>num</w:t>
            </w:r>
          </w:p>
        </w:tc>
        <w:tc>
          <w:tcPr>
            <w:tcW w:w="1239" w:type="dxa"/>
          </w:tcPr>
          <w:p w14:paraId="79E94697" w14:textId="77777777" w:rsidR="005F2CCD" w:rsidRPr="00B50947" w:rsidRDefault="005F2CCD" w:rsidP="002B16D9">
            <w:pPr>
              <w:pStyle w:val="TableText"/>
            </w:pPr>
            <w:r w:rsidRPr="00B50947">
              <w:t>Yes</w:t>
            </w:r>
          </w:p>
        </w:tc>
        <w:tc>
          <w:tcPr>
            <w:tcW w:w="4269" w:type="dxa"/>
          </w:tcPr>
          <w:p w14:paraId="0546015A" w14:textId="06444EF8" w:rsidR="005F2CCD" w:rsidRPr="00B50947" w:rsidRDefault="005F2CCD" w:rsidP="002B16D9">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2B16D9">
            <w:pPr>
              <w:pStyle w:val="TableText"/>
            </w:pPr>
            <w:r w:rsidRPr="00B50947">
              <w:t>Name</w:t>
            </w:r>
          </w:p>
        </w:tc>
        <w:tc>
          <w:tcPr>
            <w:tcW w:w="1032" w:type="dxa"/>
          </w:tcPr>
          <w:p w14:paraId="6E1EE9C9" w14:textId="77777777" w:rsidR="005F2CCD" w:rsidRPr="00B50947" w:rsidRDefault="005F2CCD" w:rsidP="002B16D9">
            <w:pPr>
              <w:pStyle w:val="TableText"/>
            </w:pPr>
            <w:r w:rsidRPr="00B50947">
              <w:t>String</w:t>
            </w:r>
          </w:p>
        </w:tc>
        <w:tc>
          <w:tcPr>
            <w:tcW w:w="869" w:type="dxa"/>
          </w:tcPr>
          <w:p w14:paraId="32FBAE6B" w14:textId="77777777" w:rsidR="005F2CCD" w:rsidRPr="00B50947" w:rsidRDefault="005F2CCD" w:rsidP="002B16D9">
            <w:pPr>
              <w:pStyle w:val="TableText"/>
            </w:pPr>
            <w:r w:rsidRPr="00B50947">
              <w:t>name</w:t>
            </w:r>
          </w:p>
        </w:tc>
        <w:tc>
          <w:tcPr>
            <w:tcW w:w="1239" w:type="dxa"/>
          </w:tcPr>
          <w:p w14:paraId="7C5F1602" w14:textId="77777777" w:rsidR="005F2CCD" w:rsidRPr="00B50947" w:rsidRDefault="005F2CCD" w:rsidP="002B16D9">
            <w:pPr>
              <w:pStyle w:val="TableText"/>
            </w:pPr>
            <w:r w:rsidRPr="00B50947">
              <w:t>No</w:t>
            </w:r>
          </w:p>
        </w:tc>
        <w:tc>
          <w:tcPr>
            <w:tcW w:w="4269" w:type="dxa"/>
          </w:tcPr>
          <w:p w14:paraId="66DC5471" w14:textId="1435D81E" w:rsidR="005F2CCD" w:rsidRPr="00B50947" w:rsidRDefault="005F2CCD" w:rsidP="002B16D9">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2B16D9">
            <w:pPr>
              <w:pStyle w:val="TableText"/>
            </w:pPr>
            <w:r w:rsidRPr="00B50947">
              <w:t>Action</w:t>
            </w:r>
          </w:p>
        </w:tc>
        <w:tc>
          <w:tcPr>
            <w:tcW w:w="1032" w:type="dxa"/>
          </w:tcPr>
          <w:p w14:paraId="5C973FC8" w14:textId="32A228C7" w:rsidR="005F2CCD" w:rsidRPr="00B50947" w:rsidRDefault="005F2CCD" w:rsidP="002B16D9">
            <w:pPr>
              <w:pStyle w:val="TableText"/>
            </w:pPr>
            <w:del w:id="256" w:author="Gavin Rawson" w:date="2024-07-15T08:22:00Z" w16du:dateUtc="2024-07-15T07:22:00Z">
              <w:r w:rsidRPr="00B50947" w:rsidDel="000D4A69">
                <w:delText>Number</w:delText>
              </w:r>
            </w:del>
            <w:ins w:id="257" w:author="Gavin Rawson" w:date="2024-07-15T08:22:00Z" w16du:dateUtc="2024-07-15T07:22:00Z">
              <w:r w:rsidR="000D4A69">
                <w:t>Integer</w:t>
              </w:r>
            </w:ins>
          </w:p>
        </w:tc>
        <w:tc>
          <w:tcPr>
            <w:tcW w:w="869" w:type="dxa"/>
          </w:tcPr>
          <w:p w14:paraId="3176B559" w14:textId="77777777" w:rsidR="005F2CCD" w:rsidRPr="00B50947" w:rsidRDefault="005F2CCD" w:rsidP="002B16D9">
            <w:pPr>
              <w:pStyle w:val="TableText"/>
            </w:pPr>
            <w:r w:rsidRPr="00B50947">
              <w:t>action</w:t>
            </w:r>
          </w:p>
        </w:tc>
        <w:tc>
          <w:tcPr>
            <w:tcW w:w="1239" w:type="dxa"/>
          </w:tcPr>
          <w:p w14:paraId="3217DB12" w14:textId="77777777" w:rsidR="005F2CCD" w:rsidRPr="00B50947" w:rsidRDefault="005F2CCD" w:rsidP="002B16D9">
            <w:pPr>
              <w:pStyle w:val="TableText"/>
            </w:pPr>
            <w:r w:rsidRPr="00B50947">
              <w:t>Yes</w:t>
            </w:r>
          </w:p>
        </w:tc>
        <w:tc>
          <w:tcPr>
            <w:tcW w:w="4269" w:type="dxa"/>
          </w:tcPr>
          <w:p w14:paraId="583BFCCE" w14:textId="77777777" w:rsidR="005F2CCD" w:rsidRPr="00B50947" w:rsidRDefault="005F2CCD" w:rsidP="002B16D9">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2B16D9">
            <w:pPr>
              <w:pStyle w:val="TableText"/>
            </w:pPr>
            <w:r w:rsidRPr="00B50947">
              <w:t>Direction</w:t>
            </w:r>
          </w:p>
        </w:tc>
        <w:tc>
          <w:tcPr>
            <w:tcW w:w="1032" w:type="dxa"/>
          </w:tcPr>
          <w:p w14:paraId="6010B9C4" w14:textId="1A2E314F" w:rsidR="005F2CCD" w:rsidRPr="00B50947" w:rsidRDefault="005F2CCD" w:rsidP="002B16D9">
            <w:pPr>
              <w:pStyle w:val="TableText"/>
            </w:pPr>
            <w:del w:id="258" w:author="Gavin Rawson" w:date="2024-07-15T08:22:00Z" w16du:dateUtc="2024-07-15T07:22:00Z">
              <w:r w:rsidRPr="00B50947" w:rsidDel="000D4A69">
                <w:delText>Number</w:delText>
              </w:r>
            </w:del>
            <w:ins w:id="259" w:author="Gavin Rawson" w:date="2024-07-15T08:22:00Z" w16du:dateUtc="2024-07-15T07:22:00Z">
              <w:r w:rsidR="000D4A69">
                <w:t>Integer</w:t>
              </w:r>
            </w:ins>
          </w:p>
        </w:tc>
        <w:tc>
          <w:tcPr>
            <w:tcW w:w="869" w:type="dxa"/>
          </w:tcPr>
          <w:p w14:paraId="7CB37156" w14:textId="77777777" w:rsidR="005F2CCD" w:rsidRPr="00B50947" w:rsidRDefault="005F2CCD" w:rsidP="002B16D9">
            <w:pPr>
              <w:pStyle w:val="TableText"/>
            </w:pPr>
            <w:r w:rsidRPr="00B50947">
              <w:t>dirctn</w:t>
            </w:r>
          </w:p>
        </w:tc>
        <w:tc>
          <w:tcPr>
            <w:tcW w:w="1239" w:type="dxa"/>
          </w:tcPr>
          <w:p w14:paraId="0B0FE7FB" w14:textId="77777777" w:rsidR="005F2CCD" w:rsidRPr="00B50947" w:rsidRDefault="005F2CCD" w:rsidP="002B16D9">
            <w:pPr>
              <w:pStyle w:val="TableText"/>
            </w:pPr>
            <w:r w:rsidRPr="00B50947">
              <w:t>Yes</w:t>
            </w:r>
          </w:p>
        </w:tc>
        <w:tc>
          <w:tcPr>
            <w:tcW w:w="4269" w:type="dxa"/>
          </w:tcPr>
          <w:p w14:paraId="7C4345D9" w14:textId="77777777" w:rsidR="005F2CCD" w:rsidRPr="00B50947" w:rsidRDefault="005F2CCD" w:rsidP="002B16D9">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2B16D9">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2B16D9">
            <w:pPr>
              <w:pStyle w:val="TableText"/>
            </w:pPr>
            <w:r w:rsidRPr="00B50947">
              <w:t>Number</w:t>
            </w:r>
          </w:p>
        </w:tc>
        <w:tc>
          <w:tcPr>
            <w:tcW w:w="869" w:type="dxa"/>
          </w:tcPr>
          <w:p w14:paraId="23D840CA" w14:textId="77777777" w:rsidR="005F2CCD" w:rsidRPr="00B50947" w:rsidRDefault="005F2CCD" w:rsidP="002B16D9">
            <w:pPr>
              <w:pStyle w:val="TableText"/>
            </w:pPr>
            <w:r w:rsidRPr="00B50947">
              <w:t>value</w:t>
            </w:r>
          </w:p>
        </w:tc>
        <w:tc>
          <w:tcPr>
            <w:tcW w:w="1239" w:type="dxa"/>
          </w:tcPr>
          <w:p w14:paraId="3A3A37E3" w14:textId="77777777" w:rsidR="005F2CCD" w:rsidRPr="00B50947" w:rsidRDefault="005F2CCD" w:rsidP="002B16D9">
            <w:pPr>
              <w:pStyle w:val="TableText"/>
            </w:pPr>
            <w:r w:rsidRPr="00B50947">
              <w:t>Yes</w:t>
            </w:r>
          </w:p>
        </w:tc>
        <w:tc>
          <w:tcPr>
            <w:tcW w:w="4269" w:type="dxa"/>
          </w:tcPr>
          <w:p w14:paraId="667EC346" w14:textId="77777777" w:rsidR="005F2CCD" w:rsidRPr="00B50947" w:rsidRDefault="005F2CCD" w:rsidP="002B16D9">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2B16D9">
            <w:pPr>
              <w:pStyle w:val="TableText"/>
            </w:pPr>
            <w:r w:rsidRPr="00B50947">
              <w:t>Hysteresis</w:t>
            </w:r>
          </w:p>
        </w:tc>
        <w:tc>
          <w:tcPr>
            <w:tcW w:w="1032" w:type="dxa"/>
          </w:tcPr>
          <w:p w14:paraId="6A124E82" w14:textId="77777777" w:rsidR="005F2CCD" w:rsidRPr="00B50947" w:rsidRDefault="005F2CCD" w:rsidP="002B16D9">
            <w:pPr>
              <w:pStyle w:val="TableText"/>
            </w:pPr>
            <w:r w:rsidRPr="00B50947">
              <w:t>Number</w:t>
            </w:r>
          </w:p>
        </w:tc>
        <w:tc>
          <w:tcPr>
            <w:tcW w:w="869" w:type="dxa"/>
          </w:tcPr>
          <w:p w14:paraId="5B5AC30B" w14:textId="77777777" w:rsidR="005F2CCD" w:rsidRPr="00B50947" w:rsidRDefault="005F2CCD" w:rsidP="002B16D9">
            <w:pPr>
              <w:pStyle w:val="TableText"/>
            </w:pPr>
            <w:r w:rsidRPr="00B50947">
              <w:t>hyst</w:t>
            </w:r>
          </w:p>
        </w:tc>
        <w:tc>
          <w:tcPr>
            <w:tcW w:w="1239" w:type="dxa"/>
          </w:tcPr>
          <w:p w14:paraId="43F95377" w14:textId="77777777" w:rsidR="005F2CCD" w:rsidRPr="00B50947" w:rsidRDefault="005F2CCD" w:rsidP="002B16D9">
            <w:pPr>
              <w:pStyle w:val="TableText"/>
            </w:pPr>
            <w:r w:rsidRPr="00B50947">
              <w:t>No</w:t>
            </w:r>
          </w:p>
        </w:tc>
        <w:tc>
          <w:tcPr>
            <w:tcW w:w="4269" w:type="dxa"/>
          </w:tcPr>
          <w:p w14:paraId="4F03C73C" w14:textId="77777777" w:rsidR="005F2CCD" w:rsidRPr="00B50947" w:rsidRDefault="005F2CCD" w:rsidP="002B16D9">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2B16D9">
            <w:pPr>
              <w:pStyle w:val="TableText"/>
            </w:pPr>
            <w:r w:rsidRPr="00B50947">
              <w:t xml:space="preserve">Enter </w:t>
            </w:r>
            <w:r w:rsidR="0016119D">
              <w:t>P</w:t>
            </w:r>
            <w:r w:rsidR="0016119D" w:rsidRPr="00B50947">
              <w:t>ersistence</w:t>
            </w:r>
          </w:p>
        </w:tc>
        <w:tc>
          <w:tcPr>
            <w:tcW w:w="1032" w:type="dxa"/>
          </w:tcPr>
          <w:p w14:paraId="1C4E71CE" w14:textId="47D0E514" w:rsidR="005F2CCD" w:rsidRPr="00B50947" w:rsidRDefault="005F2CCD" w:rsidP="002B16D9">
            <w:pPr>
              <w:pStyle w:val="TableText"/>
            </w:pPr>
            <w:del w:id="260" w:author="Gavin Rawson" w:date="2024-07-15T08:23:00Z" w16du:dateUtc="2024-07-15T07:23:00Z">
              <w:r w:rsidRPr="00B50947" w:rsidDel="000D4A69">
                <w:delText>Number</w:delText>
              </w:r>
            </w:del>
            <w:ins w:id="261" w:author="Gavin Rawson" w:date="2024-07-15T08:23:00Z" w16du:dateUtc="2024-07-15T07:23:00Z">
              <w:r w:rsidR="000D4A69">
                <w:t>Integer</w:t>
              </w:r>
            </w:ins>
          </w:p>
        </w:tc>
        <w:tc>
          <w:tcPr>
            <w:tcW w:w="869" w:type="dxa"/>
          </w:tcPr>
          <w:p w14:paraId="0870BE7C" w14:textId="77777777" w:rsidR="005F2CCD" w:rsidRPr="00B50947" w:rsidRDefault="005F2CCD" w:rsidP="002B16D9">
            <w:pPr>
              <w:pStyle w:val="TableText"/>
            </w:pPr>
            <w:r w:rsidRPr="00B50947">
              <w:t>enter</w:t>
            </w:r>
          </w:p>
        </w:tc>
        <w:tc>
          <w:tcPr>
            <w:tcW w:w="1239" w:type="dxa"/>
          </w:tcPr>
          <w:p w14:paraId="68485BEF" w14:textId="77777777" w:rsidR="005F2CCD" w:rsidRPr="00B50947" w:rsidRDefault="005F2CCD" w:rsidP="002B16D9">
            <w:pPr>
              <w:pStyle w:val="TableText"/>
            </w:pPr>
            <w:r w:rsidRPr="00B50947">
              <w:t>No</w:t>
            </w:r>
          </w:p>
        </w:tc>
        <w:tc>
          <w:tcPr>
            <w:tcW w:w="4269" w:type="dxa"/>
          </w:tcPr>
          <w:p w14:paraId="3AFBC534" w14:textId="46F5D3A3" w:rsidR="005F2CCD" w:rsidRPr="00B50947" w:rsidRDefault="005F2CCD" w:rsidP="002B16D9">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2B16D9">
            <w:pPr>
              <w:pStyle w:val="TableText"/>
            </w:pPr>
            <w:r w:rsidRPr="00B50947">
              <w:t xml:space="preserve">Leave </w:t>
            </w:r>
            <w:r w:rsidR="0016119D">
              <w:t>P</w:t>
            </w:r>
            <w:r w:rsidR="0016119D" w:rsidRPr="00B50947">
              <w:t>ersistence</w:t>
            </w:r>
          </w:p>
        </w:tc>
        <w:tc>
          <w:tcPr>
            <w:tcW w:w="1032" w:type="dxa"/>
          </w:tcPr>
          <w:p w14:paraId="212AEB26" w14:textId="0411E05C" w:rsidR="005F2CCD" w:rsidRPr="00B50947" w:rsidRDefault="005F2CCD" w:rsidP="002B16D9">
            <w:pPr>
              <w:pStyle w:val="TableText"/>
            </w:pPr>
            <w:del w:id="262" w:author="Gavin Rawson" w:date="2024-07-15T08:23:00Z" w16du:dateUtc="2024-07-15T07:23:00Z">
              <w:r w:rsidRPr="00B50947" w:rsidDel="000D4A69">
                <w:delText>Number</w:delText>
              </w:r>
            </w:del>
            <w:ins w:id="263" w:author="Gavin Rawson" w:date="2024-07-15T08:23:00Z" w16du:dateUtc="2024-07-15T07:23:00Z">
              <w:r w:rsidR="000D4A69">
                <w:t>Integer</w:t>
              </w:r>
            </w:ins>
          </w:p>
        </w:tc>
        <w:tc>
          <w:tcPr>
            <w:tcW w:w="869" w:type="dxa"/>
          </w:tcPr>
          <w:p w14:paraId="068BD751" w14:textId="77777777" w:rsidR="005F2CCD" w:rsidRPr="00B50947" w:rsidRDefault="005F2CCD" w:rsidP="002B16D9">
            <w:pPr>
              <w:pStyle w:val="TableText"/>
            </w:pPr>
            <w:r w:rsidRPr="00B50947">
              <w:t>leave</w:t>
            </w:r>
          </w:p>
        </w:tc>
        <w:tc>
          <w:tcPr>
            <w:tcW w:w="1239" w:type="dxa"/>
          </w:tcPr>
          <w:p w14:paraId="3DCFEEFB" w14:textId="77777777" w:rsidR="005F2CCD" w:rsidRPr="00B50947" w:rsidRDefault="005F2CCD" w:rsidP="002B16D9">
            <w:pPr>
              <w:pStyle w:val="TableText"/>
            </w:pPr>
            <w:r w:rsidRPr="00B50947">
              <w:t>No</w:t>
            </w:r>
          </w:p>
        </w:tc>
        <w:tc>
          <w:tcPr>
            <w:tcW w:w="4269" w:type="dxa"/>
          </w:tcPr>
          <w:p w14:paraId="6D0FE1A2" w14:textId="71FDEE5C" w:rsidR="005F2CCD" w:rsidRPr="00B50947" w:rsidRDefault="005F2CCD" w:rsidP="002B16D9">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2B16D9">
            <w:pPr>
              <w:pStyle w:val="TableText"/>
            </w:pPr>
            <w:r w:rsidRPr="00B50947">
              <w:t xml:space="preserve">Monday </w:t>
            </w:r>
            <w:r w:rsidR="0016119D">
              <w:t>P</w:t>
            </w:r>
            <w:r w:rsidR="0016119D" w:rsidRPr="00B50947">
              <w:t>rofile</w:t>
            </w:r>
          </w:p>
        </w:tc>
        <w:tc>
          <w:tcPr>
            <w:tcW w:w="1032" w:type="dxa"/>
          </w:tcPr>
          <w:p w14:paraId="1751ADA4" w14:textId="47BC9760" w:rsidR="005F2CCD" w:rsidRPr="00B50947" w:rsidRDefault="005F2CCD" w:rsidP="002B16D9">
            <w:pPr>
              <w:pStyle w:val="TableText"/>
            </w:pPr>
            <w:del w:id="264" w:author="Gavin Rawson" w:date="2024-07-15T08:23:00Z" w16du:dateUtc="2024-07-15T07:23:00Z">
              <w:r w:rsidRPr="00B50947" w:rsidDel="000D4A69">
                <w:delText>Number</w:delText>
              </w:r>
            </w:del>
            <w:ins w:id="265" w:author="Gavin Rawson" w:date="2024-07-15T08:23:00Z" w16du:dateUtc="2024-07-15T07:23:00Z">
              <w:r w:rsidR="000D4A69">
                <w:t>Integer</w:t>
              </w:r>
            </w:ins>
          </w:p>
        </w:tc>
        <w:tc>
          <w:tcPr>
            <w:tcW w:w="869" w:type="dxa"/>
          </w:tcPr>
          <w:p w14:paraId="337F2E4B" w14:textId="77777777" w:rsidR="005F2CCD" w:rsidRPr="00B50947" w:rsidRDefault="005F2CCD" w:rsidP="002B16D9">
            <w:pPr>
              <w:pStyle w:val="TableText"/>
            </w:pPr>
            <w:r w:rsidRPr="00B50947">
              <w:t>mon</w:t>
            </w:r>
          </w:p>
        </w:tc>
        <w:tc>
          <w:tcPr>
            <w:tcW w:w="1239" w:type="dxa"/>
          </w:tcPr>
          <w:p w14:paraId="311FB230" w14:textId="77777777" w:rsidR="005F2CCD" w:rsidRPr="00B50947" w:rsidRDefault="005F2CCD" w:rsidP="002B16D9">
            <w:pPr>
              <w:pStyle w:val="TableText"/>
            </w:pPr>
            <w:r w:rsidRPr="00B50947">
              <w:t>No</w:t>
            </w:r>
          </w:p>
        </w:tc>
        <w:tc>
          <w:tcPr>
            <w:tcW w:w="4269" w:type="dxa"/>
          </w:tcPr>
          <w:p w14:paraId="2803A518" w14:textId="77777777" w:rsidR="005F2CCD" w:rsidRPr="00B50947" w:rsidRDefault="005F2CCD" w:rsidP="002B16D9">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2B16D9">
            <w:pPr>
              <w:pStyle w:val="TableText"/>
            </w:pPr>
            <w:r w:rsidRPr="00B50947">
              <w:t xml:space="preserve">Tuesday </w:t>
            </w:r>
            <w:r w:rsidR="0016119D">
              <w:t>P</w:t>
            </w:r>
            <w:r w:rsidR="0016119D" w:rsidRPr="00B50947">
              <w:t>rofile</w:t>
            </w:r>
          </w:p>
        </w:tc>
        <w:tc>
          <w:tcPr>
            <w:tcW w:w="1032" w:type="dxa"/>
          </w:tcPr>
          <w:p w14:paraId="79009230" w14:textId="3C9DAC35" w:rsidR="005F2CCD" w:rsidRPr="00B50947" w:rsidRDefault="005F2CCD" w:rsidP="002B16D9">
            <w:pPr>
              <w:pStyle w:val="TableText"/>
            </w:pPr>
            <w:del w:id="266" w:author="Gavin Rawson" w:date="2024-07-15T08:23:00Z" w16du:dateUtc="2024-07-15T07:23:00Z">
              <w:r w:rsidRPr="00B50947" w:rsidDel="000D4A69">
                <w:delText>Number</w:delText>
              </w:r>
            </w:del>
            <w:ins w:id="267" w:author="Gavin Rawson" w:date="2024-07-15T08:23:00Z" w16du:dateUtc="2024-07-15T07:23:00Z">
              <w:r w:rsidR="000D4A69">
                <w:t>Integer</w:t>
              </w:r>
            </w:ins>
          </w:p>
        </w:tc>
        <w:tc>
          <w:tcPr>
            <w:tcW w:w="869" w:type="dxa"/>
          </w:tcPr>
          <w:p w14:paraId="25F526F6" w14:textId="77777777" w:rsidR="005F2CCD" w:rsidRPr="00B50947" w:rsidRDefault="005F2CCD" w:rsidP="002B16D9">
            <w:pPr>
              <w:pStyle w:val="TableText"/>
            </w:pPr>
            <w:r w:rsidRPr="00B50947">
              <w:t>tue</w:t>
            </w:r>
          </w:p>
        </w:tc>
        <w:tc>
          <w:tcPr>
            <w:tcW w:w="1239" w:type="dxa"/>
          </w:tcPr>
          <w:p w14:paraId="48E47805" w14:textId="77777777" w:rsidR="005F2CCD" w:rsidRPr="00B50947" w:rsidRDefault="005F2CCD" w:rsidP="002B16D9">
            <w:pPr>
              <w:pStyle w:val="TableText"/>
            </w:pPr>
            <w:r w:rsidRPr="00B50947">
              <w:t>No</w:t>
            </w:r>
          </w:p>
        </w:tc>
        <w:tc>
          <w:tcPr>
            <w:tcW w:w="4269" w:type="dxa"/>
          </w:tcPr>
          <w:p w14:paraId="7FDD2AAF" w14:textId="77777777" w:rsidR="005F2CCD" w:rsidRPr="00B50947" w:rsidRDefault="005F2CCD" w:rsidP="002B16D9">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2B16D9">
            <w:pPr>
              <w:pStyle w:val="TableText"/>
            </w:pPr>
            <w:r w:rsidRPr="00B50947">
              <w:t xml:space="preserve">Wednesday </w:t>
            </w:r>
            <w:r w:rsidR="0016119D">
              <w:t>P</w:t>
            </w:r>
            <w:r w:rsidR="0016119D" w:rsidRPr="00B50947">
              <w:t>rofile</w:t>
            </w:r>
          </w:p>
        </w:tc>
        <w:tc>
          <w:tcPr>
            <w:tcW w:w="1032" w:type="dxa"/>
          </w:tcPr>
          <w:p w14:paraId="3F0C30E5" w14:textId="5AA1E1F7" w:rsidR="005F2CCD" w:rsidRPr="00B50947" w:rsidRDefault="000D4A69" w:rsidP="002B16D9">
            <w:pPr>
              <w:pStyle w:val="TableText"/>
            </w:pPr>
            <w:ins w:id="268" w:author="Gavin Rawson" w:date="2024-07-15T08:23:00Z" w16du:dateUtc="2024-07-15T07:23:00Z">
              <w:r>
                <w:t>Integer</w:t>
              </w:r>
            </w:ins>
            <w:del w:id="269" w:author="Gavin Rawson" w:date="2024-07-15T08:23:00Z" w16du:dateUtc="2024-07-15T07:23:00Z">
              <w:r w:rsidR="005F2CCD" w:rsidRPr="00B50947" w:rsidDel="000D4A69">
                <w:delText>Number</w:delText>
              </w:r>
            </w:del>
          </w:p>
        </w:tc>
        <w:tc>
          <w:tcPr>
            <w:tcW w:w="869" w:type="dxa"/>
          </w:tcPr>
          <w:p w14:paraId="51BC9D6D" w14:textId="77777777" w:rsidR="005F2CCD" w:rsidRPr="00B50947" w:rsidRDefault="005F2CCD" w:rsidP="002B16D9">
            <w:pPr>
              <w:pStyle w:val="TableText"/>
            </w:pPr>
            <w:r w:rsidRPr="00B50947">
              <w:t>wed</w:t>
            </w:r>
          </w:p>
        </w:tc>
        <w:tc>
          <w:tcPr>
            <w:tcW w:w="1239" w:type="dxa"/>
          </w:tcPr>
          <w:p w14:paraId="4BF04F70" w14:textId="77777777" w:rsidR="005F2CCD" w:rsidRPr="00B50947" w:rsidRDefault="005F2CCD" w:rsidP="002B16D9">
            <w:pPr>
              <w:pStyle w:val="TableText"/>
            </w:pPr>
            <w:r w:rsidRPr="00B50947">
              <w:t>No</w:t>
            </w:r>
          </w:p>
        </w:tc>
        <w:tc>
          <w:tcPr>
            <w:tcW w:w="4269" w:type="dxa"/>
          </w:tcPr>
          <w:p w14:paraId="5D246AA8" w14:textId="77777777" w:rsidR="005F2CCD" w:rsidRPr="00B50947" w:rsidRDefault="005F2CCD" w:rsidP="002B16D9">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2B16D9">
            <w:pPr>
              <w:pStyle w:val="TableText"/>
            </w:pPr>
            <w:r w:rsidRPr="00B50947">
              <w:t xml:space="preserve">Thursday </w:t>
            </w:r>
            <w:r w:rsidR="0016119D">
              <w:t>P</w:t>
            </w:r>
            <w:r w:rsidR="0016119D" w:rsidRPr="00B50947">
              <w:t>rofile</w:t>
            </w:r>
          </w:p>
        </w:tc>
        <w:tc>
          <w:tcPr>
            <w:tcW w:w="1032" w:type="dxa"/>
          </w:tcPr>
          <w:p w14:paraId="7F09B86A" w14:textId="5FF8574F" w:rsidR="005F2CCD" w:rsidRPr="00B50947" w:rsidRDefault="000D4A69" w:rsidP="002B16D9">
            <w:pPr>
              <w:pStyle w:val="TableText"/>
            </w:pPr>
            <w:ins w:id="270" w:author="Gavin Rawson" w:date="2024-07-15T08:23:00Z" w16du:dateUtc="2024-07-15T07:23:00Z">
              <w:r>
                <w:t>Integer</w:t>
              </w:r>
            </w:ins>
            <w:del w:id="271" w:author="Gavin Rawson" w:date="2024-07-15T08:23:00Z" w16du:dateUtc="2024-07-15T07:23:00Z">
              <w:r w:rsidR="005F2CCD" w:rsidRPr="00B50947" w:rsidDel="000D4A69">
                <w:delText>Number</w:delText>
              </w:r>
            </w:del>
          </w:p>
        </w:tc>
        <w:tc>
          <w:tcPr>
            <w:tcW w:w="869" w:type="dxa"/>
          </w:tcPr>
          <w:p w14:paraId="32F4B0F8" w14:textId="77777777" w:rsidR="005F2CCD" w:rsidRPr="00B50947" w:rsidRDefault="005F2CCD" w:rsidP="002B16D9">
            <w:pPr>
              <w:pStyle w:val="TableText"/>
            </w:pPr>
            <w:r w:rsidRPr="00B50947">
              <w:t>thu</w:t>
            </w:r>
          </w:p>
        </w:tc>
        <w:tc>
          <w:tcPr>
            <w:tcW w:w="1239" w:type="dxa"/>
          </w:tcPr>
          <w:p w14:paraId="7035FAAC" w14:textId="77777777" w:rsidR="005F2CCD" w:rsidRPr="00B50947" w:rsidRDefault="005F2CCD" w:rsidP="002B16D9">
            <w:pPr>
              <w:pStyle w:val="TableText"/>
            </w:pPr>
            <w:r w:rsidRPr="00B50947">
              <w:t>No</w:t>
            </w:r>
          </w:p>
        </w:tc>
        <w:tc>
          <w:tcPr>
            <w:tcW w:w="4269" w:type="dxa"/>
          </w:tcPr>
          <w:p w14:paraId="61DE9DDB" w14:textId="77777777" w:rsidR="005F2CCD" w:rsidRPr="00B50947" w:rsidRDefault="005F2CCD" w:rsidP="002B16D9">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2B16D9">
            <w:pPr>
              <w:pStyle w:val="TableText"/>
            </w:pPr>
            <w:r w:rsidRPr="00B50947">
              <w:t xml:space="preserve">Friday </w:t>
            </w:r>
            <w:r w:rsidR="0016119D">
              <w:t>P</w:t>
            </w:r>
            <w:r w:rsidR="0016119D" w:rsidRPr="00B50947">
              <w:t>rofile</w:t>
            </w:r>
          </w:p>
        </w:tc>
        <w:tc>
          <w:tcPr>
            <w:tcW w:w="1032" w:type="dxa"/>
          </w:tcPr>
          <w:p w14:paraId="23715508" w14:textId="16A2392C" w:rsidR="005F2CCD" w:rsidRPr="00B50947" w:rsidRDefault="000D4A69" w:rsidP="002B16D9">
            <w:pPr>
              <w:pStyle w:val="TableText"/>
            </w:pPr>
            <w:ins w:id="272" w:author="Gavin Rawson" w:date="2024-07-15T08:23:00Z" w16du:dateUtc="2024-07-15T07:23:00Z">
              <w:r>
                <w:t>Integer</w:t>
              </w:r>
            </w:ins>
            <w:del w:id="273" w:author="Gavin Rawson" w:date="2024-07-15T08:23:00Z" w16du:dateUtc="2024-07-15T07:23:00Z">
              <w:r w:rsidR="005F2CCD" w:rsidRPr="00B50947" w:rsidDel="000D4A69">
                <w:delText>Number</w:delText>
              </w:r>
            </w:del>
          </w:p>
        </w:tc>
        <w:tc>
          <w:tcPr>
            <w:tcW w:w="869" w:type="dxa"/>
          </w:tcPr>
          <w:p w14:paraId="4DD7D2D8" w14:textId="77777777" w:rsidR="005F2CCD" w:rsidRPr="00B50947" w:rsidRDefault="005F2CCD" w:rsidP="002B16D9">
            <w:pPr>
              <w:pStyle w:val="TableText"/>
            </w:pPr>
            <w:r w:rsidRPr="00B50947">
              <w:t>fri</w:t>
            </w:r>
          </w:p>
        </w:tc>
        <w:tc>
          <w:tcPr>
            <w:tcW w:w="1239" w:type="dxa"/>
          </w:tcPr>
          <w:p w14:paraId="6BC0987C" w14:textId="77777777" w:rsidR="005F2CCD" w:rsidRPr="00B50947" w:rsidRDefault="005F2CCD" w:rsidP="002B16D9">
            <w:pPr>
              <w:pStyle w:val="TableText"/>
            </w:pPr>
            <w:r w:rsidRPr="00B50947">
              <w:t>No</w:t>
            </w:r>
          </w:p>
        </w:tc>
        <w:tc>
          <w:tcPr>
            <w:tcW w:w="4269" w:type="dxa"/>
          </w:tcPr>
          <w:p w14:paraId="56A6BC17" w14:textId="77777777" w:rsidR="005F2CCD" w:rsidRPr="00B50947" w:rsidRDefault="005F2CCD" w:rsidP="002B16D9">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2B16D9">
            <w:pPr>
              <w:pStyle w:val="TableText"/>
            </w:pPr>
            <w:r w:rsidRPr="00B50947">
              <w:t xml:space="preserve">Saturday </w:t>
            </w:r>
            <w:r w:rsidR="0016119D">
              <w:t>P</w:t>
            </w:r>
            <w:r w:rsidR="0016119D" w:rsidRPr="00B50947">
              <w:t>rofile</w:t>
            </w:r>
          </w:p>
        </w:tc>
        <w:tc>
          <w:tcPr>
            <w:tcW w:w="1032" w:type="dxa"/>
          </w:tcPr>
          <w:p w14:paraId="6CD25332" w14:textId="34C88118" w:rsidR="005F2CCD" w:rsidRPr="00B50947" w:rsidRDefault="000D4A69" w:rsidP="002B16D9">
            <w:pPr>
              <w:pStyle w:val="TableText"/>
            </w:pPr>
            <w:ins w:id="274" w:author="Gavin Rawson" w:date="2024-07-15T08:23:00Z" w16du:dateUtc="2024-07-15T07:23:00Z">
              <w:r>
                <w:t>Integer</w:t>
              </w:r>
            </w:ins>
            <w:del w:id="275" w:author="Gavin Rawson" w:date="2024-07-15T08:23:00Z" w16du:dateUtc="2024-07-15T07:23:00Z">
              <w:r w:rsidR="005F2CCD" w:rsidRPr="00B50947" w:rsidDel="000D4A69">
                <w:delText>Number</w:delText>
              </w:r>
            </w:del>
          </w:p>
        </w:tc>
        <w:tc>
          <w:tcPr>
            <w:tcW w:w="869" w:type="dxa"/>
          </w:tcPr>
          <w:p w14:paraId="5BCE98DA" w14:textId="77777777" w:rsidR="005F2CCD" w:rsidRPr="00B50947" w:rsidRDefault="005F2CCD" w:rsidP="002B16D9">
            <w:pPr>
              <w:pStyle w:val="TableText"/>
            </w:pPr>
            <w:r w:rsidRPr="00B50947">
              <w:t>sat</w:t>
            </w:r>
          </w:p>
        </w:tc>
        <w:tc>
          <w:tcPr>
            <w:tcW w:w="1239" w:type="dxa"/>
          </w:tcPr>
          <w:p w14:paraId="1FCACE6C" w14:textId="77777777" w:rsidR="005F2CCD" w:rsidRPr="00B50947" w:rsidRDefault="005F2CCD" w:rsidP="002B16D9">
            <w:pPr>
              <w:pStyle w:val="TableText"/>
            </w:pPr>
            <w:r w:rsidRPr="00B50947">
              <w:t>No</w:t>
            </w:r>
          </w:p>
        </w:tc>
        <w:tc>
          <w:tcPr>
            <w:tcW w:w="4269" w:type="dxa"/>
          </w:tcPr>
          <w:p w14:paraId="425DB5F0" w14:textId="77777777" w:rsidR="005F2CCD" w:rsidRPr="00B50947" w:rsidRDefault="005F2CCD" w:rsidP="002B16D9">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2B16D9">
            <w:pPr>
              <w:pStyle w:val="TableText"/>
            </w:pPr>
            <w:r w:rsidRPr="00B50947">
              <w:t xml:space="preserve">Sunday </w:t>
            </w:r>
            <w:r w:rsidR="0016119D">
              <w:t>P</w:t>
            </w:r>
            <w:r w:rsidR="0016119D" w:rsidRPr="00B50947">
              <w:t>rofile</w:t>
            </w:r>
          </w:p>
        </w:tc>
        <w:tc>
          <w:tcPr>
            <w:tcW w:w="1032" w:type="dxa"/>
          </w:tcPr>
          <w:p w14:paraId="264A6FA8" w14:textId="4BBF60E5" w:rsidR="005F2CCD" w:rsidRPr="00B50947" w:rsidRDefault="000D4A69" w:rsidP="002B16D9">
            <w:pPr>
              <w:pStyle w:val="TableText"/>
            </w:pPr>
            <w:ins w:id="276" w:author="Gavin Rawson" w:date="2024-07-15T08:23:00Z" w16du:dateUtc="2024-07-15T07:23:00Z">
              <w:r>
                <w:t>Integer</w:t>
              </w:r>
            </w:ins>
            <w:del w:id="277" w:author="Gavin Rawson" w:date="2024-07-15T08:23:00Z" w16du:dateUtc="2024-07-15T07:23:00Z">
              <w:r w:rsidR="005F2CCD" w:rsidRPr="00B50947" w:rsidDel="000D4A69">
                <w:delText>Number</w:delText>
              </w:r>
            </w:del>
          </w:p>
        </w:tc>
        <w:tc>
          <w:tcPr>
            <w:tcW w:w="869" w:type="dxa"/>
          </w:tcPr>
          <w:p w14:paraId="10AA34A2" w14:textId="77777777" w:rsidR="005F2CCD" w:rsidRPr="00B50947" w:rsidRDefault="005F2CCD" w:rsidP="002B16D9">
            <w:pPr>
              <w:pStyle w:val="TableText"/>
            </w:pPr>
            <w:r w:rsidRPr="00B50947">
              <w:t>sun</w:t>
            </w:r>
          </w:p>
        </w:tc>
        <w:tc>
          <w:tcPr>
            <w:tcW w:w="1239" w:type="dxa"/>
          </w:tcPr>
          <w:p w14:paraId="6CB1F1F5" w14:textId="77777777" w:rsidR="005F2CCD" w:rsidRPr="00B50947" w:rsidRDefault="005F2CCD" w:rsidP="002B16D9">
            <w:pPr>
              <w:pStyle w:val="TableText"/>
            </w:pPr>
            <w:r w:rsidRPr="00B50947">
              <w:t>No</w:t>
            </w:r>
          </w:p>
        </w:tc>
        <w:tc>
          <w:tcPr>
            <w:tcW w:w="4269" w:type="dxa"/>
          </w:tcPr>
          <w:p w14:paraId="019C2C4F" w14:textId="77777777" w:rsidR="005F2CCD" w:rsidRPr="00B50947" w:rsidRDefault="005F2CCD" w:rsidP="002B16D9">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560D2BC3"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78" w:author="Gavin Rawson" w:date="2024-07-15T12:48:00Z" w16du:dateUtc="2024-07-15T11:48:00Z">
        <w:r w:rsidR="00461D1E" w:rsidRPr="00461D1E">
          <w:rPr>
            <w:rStyle w:val="Crossreference"/>
            <w:rPrChange w:id="279" w:author="Gavin Rawson" w:date="2024-07-15T12:48:00Z" w16du:dateUtc="2024-07-15T11:48:00Z">
              <w:rPr/>
            </w:rPrChange>
          </w:rPr>
          <w:t xml:space="preserve">Figure </w:t>
        </w:r>
        <w:r w:rsidR="00461D1E" w:rsidRPr="00461D1E">
          <w:rPr>
            <w:rStyle w:val="Crossreference"/>
            <w:rPrChange w:id="280" w:author="Gavin Rawson" w:date="2024-07-15T12:48:00Z" w16du:dateUtc="2024-07-15T11:48:00Z">
              <w:rPr>
                <w:noProof/>
              </w:rPr>
            </w:rPrChange>
          </w:rPr>
          <w:t>6</w:t>
        </w:r>
      </w:ins>
      <w:del w:id="281" w:author="Gavin Rawson" w:date="2024-07-15T12:48:00Z" w16du:dateUtc="2024-07-15T11:48:00Z">
        <w:r w:rsidR="002B16D9" w:rsidRPr="00041655" w:rsidDel="00461D1E">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7E5C534A"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282" w:author="Gavin Rawson" w:date="2024-07-15T12:48:00Z" w16du:dateUtc="2024-07-15T11:48:00Z">
        <w:r w:rsidR="00461D1E" w:rsidRPr="00461D1E">
          <w:rPr>
            <w:rStyle w:val="Crossreference"/>
            <w:rPrChange w:id="283" w:author="Gavin Rawson" w:date="2024-07-15T12:48:00Z" w16du:dateUtc="2024-07-15T11:48:00Z">
              <w:rPr/>
            </w:rPrChange>
          </w:rPr>
          <w:t xml:space="preserve">Figure </w:t>
        </w:r>
        <w:r w:rsidR="00461D1E" w:rsidRPr="00461D1E">
          <w:rPr>
            <w:rStyle w:val="Crossreference"/>
            <w:rPrChange w:id="284" w:author="Gavin Rawson" w:date="2024-07-15T12:48:00Z" w16du:dateUtc="2024-07-15T11:48:00Z">
              <w:rPr>
                <w:noProof/>
              </w:rPr>
            </w:rPrChange>
          </w:rPr>
          <w:t>6</w:t>
        </w:r>
      </w:ins>
      <w:del w:id="285" w:author="Gavin Rawson" w:date="2024-07-15T12:48:00Z" w16du:dateUtc="2024-07-15T11:48:00Z">
        <w:r w:rsidR="002B16D9" w:rsidRPr="00041655" w:rsidDel="00461D1E">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2CF6EBC1" w:rsidR="00D51AF5" w:rsidRDefault="00D51AF5" w:rsidP="00D51AF5">
      <w:pPr>
        <w:pStyle w:val="Caption"/>
      </w:pPr>
      <w:bookmarkStart w:id="286" w:name="_Ref161306703"/>
      <w:bookmarkStart w:id="287" w:name="_Toc170288633"/>
      <w:r>
        <w:t xml:space="preserve">Figure </w:t>
      </w:r>
      <w:r>
        <w:fldChar w:fldCharType="begin"/>
      </w:r>
      <w:r>
        <w:instrText xml:space="preserve"> SEQ Figure \* ARABIC </w:instrText>
      </w:r>
      <w:r>
        <w:fldChar w:fldCharType="separate"/>
      </w:r>
      <w:r w:rsidR="00461D1E">
        <w:rPr>
          <w:noProof/>
        </w:rPr>
        <w:t>6</w:t>
      </w:r>
      <w:r>
        <w:rPr>
          <w:noProof/>
        </w:rPr>
        <w:fldChar w:fldCharType="end"/>
      </w:r>
      <w:bookmarkEnd w:id="286"/>
      <w:r>
        <w:tab/>
      </w:r>
      <w:r w:rsidRPr="00D51AF5">
        <w:t>State change mechanism</w:t>
      </w:r>
      <w:bookmarkEnd w:id="287"/>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5FF3CCB1" w:rsidR="00D51AF5" w:rsidRDefault="00D51AF5" w:rsidP="00D51AF5">
      <w:pPr>
        <w:pStyle w:val="Caption"/>
      </w:pPr>
      <w:bookmarkStart w:id="288" w:name="_Toc170288634"/>
      <w:r>
        <w:t xml:space="preserve">Figure </w:t>
      </w:r>
      <w:r>
        <w:fldChar w:fldCharType="begin"/>
      </w:r>
      <w:r>
        <w:instrText xml:space="preserve"> SEQ Figure \* ARABIC </w:instrText>
      </w:r>
      <w:r>
        <w:fldChar w:fldCharType="separate"/>
      </w:r>
      <w:r w:rsidR="00461D1E">
        <w:rPr>
          <w:noProof/>
        </w:rPr>
        <w:t>7</w:t>
      </w:r>
      <w:r>
        <w:rPr>
          <w:noProof/>
        </w:rPr>
        <w:fldChar w:fldCharType="end"/>
      </w:r>
      <w:r>
        <w:tab/>
      </w:r>
      <w:r w:rsidRPr="00D51AF5">
        <w:t>Analogue normal state</w:t>
      </w:r>
      <w:bookmarkEnd w:id="288"/>
    </w:p>
    <w:p w14:paraId="4A96C82E" w14:textId="77777777" w:rsidR="0059762D" w:rsidRDefault="00E70C82" w:rsidP="00E70C82">
      <w:pPr>
        <w:pStyle w:val="BodyText"/>
        <w:rPr>
          <w:rFonts w:eastAsia="DengXian"/>
          <w:lang w:eastAsia="en-US"/>
        </w:rPr>
      </w:pPr>
      <w:r w:rsidRPr="00E70C82">
        <w:rPr>
          <w:rFonts w:eastAsia="DengXian"/>
          <w:lang w:eastAsia="en-US"/>
        </w:rPr>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383CF102"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289" w:author="Gavin Rawson" w:date="2024-07-15T12:48:00Z" w16du:dateUtc="2024-07-15T11:48:00Z">
        <w:r w:rsidR="00461D1E" w:rsidRPr="00461D1E">
          <w:rPr>
            <w:rStyle w:val="Crossreference"/>
            <w:rPrChange w:id="290" w:author="Gavin Rawson" w:date="2024-07-15T12:48:00Z" w16du:dateUtc="2024-07-15T11:48:00Z">
              <w:rPr/>
            </w:rPrChange>
          </w:rPr>
          <w:t xml:space="preserve">Figure </w:t>
        </w:r>
        <w:r w:rsidR="00461D1E" w:rsidRPr="00461D1E">
          <w:rPr>
            <w:rStyle w:val="Crossreference"/>
            <w:rPrChange w:id="291" w:author="Gavin Rawson" w:date="2024-07-15T12:48:00Z" w16du:dateUtc="2024-07-15T11:48:00Z">
              <w:rPr>
                <w:noProof/>
              </w:rPr>
            </w:rPrChange>
          </w:rPr>
          <w:t>8</w:t>
        </w:r>
      </w:ins>
      <w:del w:id="292" w:author="Gavin Rawson" w:date="2024-07-15T12:48:00Z" w16du:dateUtc="2024-07-15T11:48:00Z">
        <w:r w:rsidR="002B16D9" w:rsidRPr="00041655" w:rsidDel="00461D1E">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293" w:author="Gavin Rawson" w:date="2024-07-15T12:48:00Z" w16du:dateUtc="2024-07-15T11:48:00Z">
        <w:r w:rsidR="00461D1E" w:rsidRPr="00461D1E">
          <w:rPr>
            <w:rStyle w:val="Crossreference"/>
            <w:rPrChange w:id="294" w:author="Gavin Rawson" w:date="2024-07-15T12:48:00Z" w16du:dateUtc="2024-07-15T11:48:00Z">
              <w:rPr/>
            </w:rPrChange>
          </w:rPr>
          <w:t xml:space="preserve">Figure </w:t>
        </w:r>
        <w:r w:rsidR="00461D1E" w:rsidRPr="00461D1E">
          <w:rPr>
            <w:rStyle w:val="Crossreference"/>
            <w:rPrChange w:id="295" w:author="Gavin Rawson" w:date="2024-07-15T12:48:00Z" w16du:dateUtc="2024-07-15T11:48:00Z">
              <w:rPr>
                <w:noProof/>
              </w:rPr>
            </w:rPrChange>
          </w:rPr>
          <w:t>9</w:t>
        </w:r>
      </w:ins>
      <w:del w:id="296" w:author="Gavin Rawson" w:date="2024-07-15T12:48:00Z" w16du:dateUtc="2024-07-15T11:48:00Z">
        <w:r w:rsidR="002B16D9" w:rsidRPr="00041655" w:rsidDel="00461D1E">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57091D70"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297" w:author="Gavin Rawson" w:date="2024-07-15T12:48:00Z" w16du:dateUtc="2024-07-15T11:48:00Z">
        <w:r w:rsidR="00461D1E" w:rsidRPr="00461D1E">
          <w:rPr>
            <w:rStyle w:val="Crossreference"/>
            <w:rPrChange w:id="298" w:author="Gavin Rawson" w:date="2024-07-15T12:48:00Z" w16du:dateUtc="2024-07-15T11:48:00Z">
              <w:rPr/>
            </w:rPrChange>
          </w:rPr>
          <w:t xml:space="preserve">Figure </w:t>
        </w:r>
        <w:r w:rsidR="00461D1E" w:rsidRPr="00461D1E">
          <w:rPr>
            <w:rStyle w:val="Crossreference"/>
            <w:rPrChange w:id="299" w:author="Gavin Rawson" w:date="2024-07-15T12:48:00Z" w16du:dateUtc="2024-07-15T11:48:00Z">
              <w:rPr>
                <w:noProof/>
              </w:rPr>
            </w:rPrChange>
          </w:rPr>
          <w:t>8</w:t>
        </w:r>
      </w:ins>
      <w:del w:id="300" w:author="Gavin Rawson" w:date="2024-07-15T12:48:00Z" w16du:dateUtc="2024-07-15T11:48:00Z">
        <w:r w:rsidR="002B16D9" w:rsidRPr="00041655" w:rsidDel="00461D1E">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1FC8C936" w:rsidR="00E43FE2" w:rsidRDefault="00E43FE2" w:rsidP="00E43FE2">
      <w:pPr>
        <w:pStyle w:val="Caption"/>
      </w:pPr>
      <w:bookmarkStart w:id="301" w:name="_Ref161308030"/>
      <w:bookmarkStart w:id="302" w:name="_Toc170288635"/>
      <w:r>
        <w:t xml:space="preserve">Figure </w:t>
      </w:r>
      <w:r>
        <w:fldChar w:fldCharType="begin"/>
      </w:r>
      <w:r>
        <w:instrText xml:space="preserve"> SEQ Figure \* ARABIC </w:instrText>
      </w:r>
      <w:r>
        <w:fldChar w:fldCharType="separate"/>
      </w:r>
      <w:r w:rsidR="00461D1E">
        <w:rPr>
          <w:noProof/>
        </w:rPr>
        <w:t>8</w:t>
      </w:r>
      <w:r>
        <w:rPr>
          <w:noProof/>
        </w:rPr>
        <w:fldChar w:fldCharType="end"/>
      </w:r>
      <w:bookmarkEnd w:id="301"/>
      <w:r>
        <w:tab/>
      </w:r>
      <w:r w:rsidRPr="00E43FE2">
        <w:t>Ramping analogue value with 4 limits</w:t>
      </w:r>
      <w:bookmarkEnd w:id="302"/>
    </w:p>
    <w:p w14:paraId="7DA37B18" w14:textId="170B453C" w:rsidR="00E43FE2" w:rsidRDefault="00CE22EC" w:rsidP="00320399">
      <w:pPr>
        <w:pStyle w:val="BodyText"/>
        <w:keepNext/>
        <w:rPr>
          <w:rFonts w:eastAsia="DengXian"/>
        </w:rPr>
      </w:pPr>
      <w:r w:rsidRPr="00CE22EC">
        <w:rPr>
          <w:rStyle w:val="Crossreference"/>
          <w:rFonts w:eastAsia="DengXian"/>
        </w:rPr>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303" w:author="Gavin Rawson" w:date="2024-07-15T12:48:00Z" w16du:dateUtc="2024-07-15T11:48:00Z">
        <w:r w:rsidR="00461D1E" w:rsidRPr="00461D1E">
          <w:rPr>
            <w:rStyle w:val="Crossreference"/>
            <w:rPrChange w:id="304" w:author="Gavin Rawson" w:date="2024-07-15T12:48:00Z" w16du:dateUtc="2024-07-15T11:48:00Z">
              <w:rPr/>
            </w:rPrChange>
          </w:rPr>
          <w:t xml:space="preserve">Figure </w:t>
        </w:r>
        <w:r w:rsidR="00461D1E" w:rsidRPr="00461D1E">
          <w:rPr>
            <w:rStyle w:val="Crossreference"/>
            <w:rPrChange w:id="305" w:author="Gavin Rawson" w:date="2024-07-15T12:48:00Z" w16du:dateUtc="2024-07-15T11:48:00Z">
              <w:rPr>
                <w:noProof/>
              </w:rPr>
            </w:rPrChange>
          </w:rPr>
          <w:t>9</w:t>
        </w:r>
      </w:ins>
      <w:del w:id="306" w:author="Gavin Rawson" w:date="2024-07-15T12:48:00Z" w16du:dateUtc="2024-07-15T11:48:00Z">
        <w:r w:rsidR="002B16D9" w:rsidRPr="00041655" w:rsidDel="00461D1E">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68605510" w:rsidR="00E43FE2" w:rsidRDefault="00E43FE2" w:rsidP="00E43FE2">
      <w:pPr>
        <w:pStyle w:val="Caption"/>
      </w:pPr>
      <w:bookmarkStart w:id="307" w:name="_Ref161308250"/>
      <w:bookmarkStart w:id="308" w:name="_Toc170288636"/>
      <w:r>
        <w:t xml:space="preserve">Figure </w:t>
      </w:r>
      <w:r>
        <w:fldChar w:fldCharType="begin"/>
      </w:r>
      <w:r>
        <w:instrText xml:space="preserve"> SEQ Figure \* ARABIC </w:instrText>
      </w:r>
      <w:r>
        <w:fldChar w:fldCharType="separate"/>
      </w:r>
      <w:r w:rsidR="00461D1E">
        <w:rPr>
          <w:noProof/>
        </w:rPr>
        <w:t>9</w:t>
      </w:r>
      <w:r>
        <w:rPr>
          <w:noProof/>
        </w:rPr>
        <w:fldChar w:fldCharType="end"/>
      </w:r>
      <w:bookmarkEnd w:id="307"/>
      <w:r>
        <w:tab/>
      </w:r>
      <w:r w:rsidRPr="00E43FE2">
        <w:t xml:space="preserve">Step-change analogue value with </w:t>
      </w:r>
      <w:r w:rsidR="00D01088">
        <w:t>4</w:t>
      </w:r>
      <w:r w:rsidRPr="00E43FE2">
        <w:t xml:space="preserve"> limits</w:t>
      </w:r>
      <w:bookmarkEnd w:id="308"/>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481A5A21" w:rsidR="00AB3C53" w:rsidRPr="00AB3C53" w:rsidRDefault="00AB3C53" w:rsidP="00AB3C53">
      <w:pPr>
        <w:pStyle w:val="BodyText"/>
        <w:rPr>
          <w:rFonts w:eastAsia="DengXian"/>
        </w:rPr>
      </w:pPr>
      <w:bookmarkStart w:id="309"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461D1E">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310" w:author="Gavin Rawson" w:date="2024-07-15T12:48:00Z" w16du:dateUtc="2024-07-15T11:48:00Z">
        <w:r w:rsidR="00461D1E" w:rsidRPr="00461D1E">
          <w:rPr>
            <w:rStyle w:val="Crossreference"/>
            <w:rPrChange w:id="311" w:author="Gavin Rawson" w:date="2024-07-15T12:48:00Z" w16du:dateUtc="2024-07-15T11:48:00Z">
              <w:rPr/>
            </w:rPrChange>
          </w:rPr>
          <w:t>Limit and control profiles</w:t>
        </w:r>
      </w:ins>
      <w:del w:id="312" w:author="Gavin Rawson" w:date="2024-07-15T12:48:00Z" w16du:dateUtc="2024-07-15T11:48:00Z">
        <w:r w:rsidR="002B16D9" w:rsidRPr="00041655" w:rsidDel="00461D1E">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309"/>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313" w:name="_Toc170288569"/>
      <w:r w:rsidRPr="0023515A">
        <w:rPr>
          <w:rFonts w:eastAsia="DengXian"/>
        </w:rPr>
        <w:t xml:space="preserve">Counter </w:t>
      </w:r>
      <w:r w:rsidR="006B0494" w:rsidRPr="0023515A">
        <w:rPr>
          <w:rFonts w:eastAsia="DengXian"/>
        </w:rPr>
        <w:t>limits</w:t>
      </w:r>
      <w:bookmarkEnd w:id="313"/>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5A0C1509"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314" w:author="Gavin Rawson" w:date="2024-07-15T12:48:00Z" w16du:dateUtc="2024-07-15T11:48:00Z">
        <w:r w:rsidR="00461D1E" w:rsidRPr="00461D1E">
          <w:rPr>
            <w:rStyle w:val="Crossreference"/>
            <w:rPrChange w:id="315" w:author="Gavin Rawson" w:date="2024-07-15T12:48:00Z" w16du:dateUtc="2024-07-15T11:48:00Z">
              <w:rPr/>
            </w:rPrChange>
          </w:rPr>
          <w:t xml:space="preserve">Figure </w:t>
        </w:r>
        <w:r w:rsidR="00461D1E" w:rsidRPr="00461D1E">
          <w:rPr>
            <w:rStyle w:val="Crossreference"/>
            <w:rPrChange w:id="316" w:author="Gavin Rawson" w:date="2024-07-15T12:48:00Z" w16du:dateUtc="2024-07-15T11:48:00Z">
              <w:rPr>
                <w:noProof/>
              </w:rPr>
            </w:rPrChange>
          </w:rPr>
          <w:t>10</w:t>
        </w:r>
      </w:ins>
      <w:del w:id="317" w:author="Gavin Rawson" w:date="2024-07-15T12:48:00Z" w16du:dateUtc="2024-07-15T11:48:00Z">
        <w:r w:rsidR="002B16D9" w:rsidRPr="00041655" w:rsidDel="00461D1E">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3F789662" w:rsidR="00B1706D" w:rsidRDefault="00B1706D" w:rsidP="00B1706D">
      <w:pPr>
        <w:pStyle w:val="Caption"/>
      </w:pPr>
      <w:bookmarkStart w:id="318" w:name="_Ref161765726"/>
      <w:bookmarkStart w:id="319" w:name="_Toc170288637"/>
      <w:r>
        <w:t xml:space="preserve">Figure </w:t>
      </w:r>
      <w:r>
        <w:fldChar w:fldCharType="begin"/>
      </w:r>
      <w:r>
        <w:instrText xml:space="preserve"> SEQ Figure \* ARABIC </w:instrText>
      </w:r>
      <w:r>
        <w:fldChar w:fldCharType="separate"/>
      </w:r>
      <w:r w:rsidR="00461D1E">
        <w:rPr>
          <w:noProof/>
        </w:rPr>
        <w:t>10</w:t>
      </w:r>
      <w:r>
        <w:rPr>
          <w:noProof/>
        </w:rPr>
        <w:fldChar w:fldCharType="end"/>
      </w:r>
      <w:bookmarkEnd w:id="318"/>
      <w:r>
        <w:tab/>
      </w:r>
      <w:r w:rsidRPr="00B1706D">
        <w:t>Counter normal state</w:t>
      </w:r>
      <w:bookmarkEnd w:id="319"/>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62563CC5"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320" w:author="Gavin Rawson" w:date="2024-07-15T12:48:00Z" w16du:dateUtc="2024-07-15T11:48:00Z">
        <w:r w:rsidR="00461D1E" w:rsidRPr="00461D1E">
          <w:rPr>
            <w:rStyle w:val="Crossreference"/>
            <w:rPrChange w:id="321" w:author="Gavin Rawson" w:date="2024-07-15T12:48:00Z" w16du:dateUtc="2024-07-15T11:48:00Z">
              <w:rPr/>
            </w:rPrChange>
          </w:rPr>
          <w:t xml:space="preserve">Table </w:t>
        </w:r>
        <w:r w:rsidR="00461D1E" w:rsidRPr="00461D1E">
          <w:rPr>
            <w:rStyle w:val="Crossreference"/>
            <w:rPrChange w:id="322" w:author="Gavin Rawson" w:date="2024-07-15T12:48:00Z" w16du:dateUtc="2024-07-15T11:48:00Z">
              <w:rPr>
                <w:noProof/>
              </w:rPr>
            </w:rPrChange>
          </w:rPr>
          <w:t>17</w:t>
        </w:r>
      </w:ins>
      <w:del w:id="323" w:author="Gavin Rawson" w:date="2024-07-15T12:48:00Z" w16du:dateUtc="2024-07-15T11:48:00Z">
        <w:r w:rsidR="002B16D9" w:rsidRPr="00041655" w:rsidDel="00461D1E">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15FE8360" w:rsidR="00B1706D" w:rsidRDefault="00B1706D" w:rsidP="00B1706D">
      <w:pPr>
        <w:pStyle w:val="Caption"/>
      </w:pPr>
      <w:bookmarkStart w:id="324" w:name="_Ref161312936"/>
      <w:bookmarkStart w:id="325" w:name="_Toc170288656"/>
      <w:r>
        <w:t xml:space="preserve">Table </w:t>
      </w:r>
      <w:r>
        <w:fldChar w:fldCharType="begin"/>
      </w:r>
      <w:r>
        <w:instrText xml:space="preserve"> SEQ Table \* ARABIC </w:instrText>
      </w:r>
      <w:r>
        <w:fldChar w:fldCharType="separate"/>
      </w:r>
      <w:r w:rsidR="00461D1E">
        <w:rPr>
          <w:noProof/>
        </w:rPr>
        <w:t>17</w:t>
      </w:r>
      <w:r>
        <w:rPr>
          <w:noProof/>
        </w:rPr>
        <w:fldChar w:fldCharType="end"/>
      </w:r>
      <w:bookmarkEnd w:id="324"/>
      <w:r>
        <w:tab/>
      </w:r>
      <w:r w:rsidR="003557AA" w:rsidRPr="003557AA">
        <w:t>Information used in defining a counter limit</w:t>
      </w:r>
      <w:bookmarkEnd w:id="325"/>
    </w:p>
    <w:tbl>
      <w:tblPr>
        <w:tblStyle w:val="LucidTable9"/>
        <w:tblW w:w="9072" w:type="dxa"/>
        <w:jc w:val="center"/>
        <w:tblLook w:val="04A0" w:firstRow="1" w:lastRow="0" w:firstColumn="1" w:lastColumn="0" w:noHBand="0" w:noVBand="1"/>
      </w:tblPr>
      <w:tblGrid>
        <w:gridCol w:w="1577"/>
        <w:gridCol w:w="1640"/>
        <w:gridCol w:w="911"/>
        <w:gridCol w:w="1355"/>
        <w:gridCol w:w="3589"/>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2B16D9">
            <w:pPr>
              <w:pStyle w:val="TableText"/>
            </w:pPr>
            <w:r w:rsidRPr="00163DC5">
              <w:t>Parent Point</w:t>
            </w:r>
          </w:p>
        </w:tc>
        <w:tc>
          <w:tcPr>
            <w:tcW w:w="1032" w:type="dxa"/>
          </w:tcPr>
          <w:p w14:paraId="5EBA878D" w14:textId="77777777" w:rsidR="003557AA" w:rsidRPr="00163DC5" w:rsidRDefault="003557AA" w:rsidP="002B16D9">
            <w:pPr>
              <w:pStyle w:val="TableText"/>
            </w:pPr>
            <w:r w:rsidRPr="00163DC5">
              <w:t>Integer</w:t>
            </w:r>
          </w:p>
        </w:tc>
        <w:tc>
          <w:tcPr>
            <w:tcW w:w="932" w:type="dxa"/>
          </w:tcPr>
          <w:p w14:paraId="34EF02B1" w14:textId="77777777" w:rsidR="003557AA" w:rsidRPr="00163DC5" w:rsidRDefault="003557AA" w:rsidP="002B16D9">
            <w:pPr>
              <w:pStyle w:val="TableText"/>
            </w:pPr>
            <w:r w:rsidRPr="00163DC5">
              <w:t>parent</w:t>
            </w:r>
          </w:p>
        </w:tc>
        <w:tc>
          <w:tcPr>
            <w:tcW w:w="1239" w:type="dxa"/>
          </w:tcPr>
          <w:p w14:paraId="50470B4E" w14:textId="77777777" w:rsidR="003557AA" w:rsidRPr="00163DC5" w:rsidRDefault="003557AA" w:rsidP="002B16D9">
            <w:pPr>
              <w:pStyle w:val="TableText"/>
            </w:pPr>
            <w:r w:rsidRPr="00163DC5">
              <w:t>Yes</w:t>
            </w:r>
          </w:p>
        </w:tc>
        <w:tc>
          <w:tcPr>
            <w:tcW w:w="4204" w:type="dxa"/>
          </w:tcPr>
          <w:p w14:paraId="5089825B" w14:textId="6ED09085" w:rsidR="003557AA" w:rsidRPr="00163DC5" w:rsidRDefault="003557AA" w:rsidP="002B16D9">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2B16D9">
            <w:pPr>
              <w:pStyle w:val="TableText"/>
            </w:pPr>
            <w:r w:rsidRPr="00163DC5">
              <w:t>Point Limit Index</w:t>
            </w:r>
          </w:p>
        </w:tc>
        <w:tc>
          <w:tcPr>
            <w:tcW w:w="1032" w:type="dxa"/>
          </w:tcPr>
          <w:p w14:paraId="5BFE8F07" w14:textId="0C1AB7C0" w:rsidR="003557AA" w:rsidRPr="00163DC5" w:rsidRDefault="003557AA" w:rsidP="002B16D9">
            <w:pPr>
              <w:pStyle w:val="TableText"/>
            </w:pPr>
            <w:del w:id="326" w:author="Gavin Rawson" w:date="2024-07-15T08:24:00Z" w16du:dateUtc="2024-07-15T07:24:00Z">
              <w:r w:rsidRPr="00163DC5" w:rsidDel="00547BB0">
                <w:delText>Number</w:delText>
              </w:r>
            </w:del>
            <w:ins w:id="327" w:author="Gavin Rawson" w:date="2024-07-15T08:24:00Z" w16du:dateUtc="2024-07-15T07:24:00Z">
              <w:r w:rsidR="00547BB0">
                <w:t>Integer</w:t>
              </w:r>
            </w:ins>
          </w:p>
        </w:tc>
        <w:tc>
          <w:tcPr>
            <w:tcW w:w="932" w:type="dxa"/>
          </w:tcPr>
          <w:p w14:paraId="4FC1D8DB" w14:textId="77777777" w:rsidR="003557AA" w:rsidRPr="00163DC5" w:rsidRDefault="003557AA" w:rsidP="002B16D9">
            <w:pPr>
              <w:pStyle w:val="TableText"/>
            </w:pPr>
            <w:r w:rsidRPr="00163DC5">
              <w:t>num</w:t>
            </w:r>
          </w:p>
        </w:tc>
        <w:tc>
          <w:tcPr>
            <w:tcW w:w="1239" w:type="dxa"/>
          </w:tcPr>
          <w:p w14:paraId="5AA9372D" w14:textId="77777777" w:rsidR="003557AA" w:rsidRPr="00163DC5" w:rsidRDefault="003557AA" w:rsidP="002B16D9">
            <w:pPr>
              <w:pStyle w:val="TableText"/>
            </w:pPr>
            <w:r w:rsidRPr="00163DC5">
              <w:t>Yes</w:t>
            </w:r>
          </w:p>
        </w:tc>
        <w:tc>
          <w:tcPr>
            <w:tcW w:w="4204" w:type="dxa"/>
          </w:tcPr>
          <w:p w14:paraId="28B6AF96" w14:textId="21007A34" w:rsidR="003557AA" w:rsidRPr="00163DC5" w:rsidRDefault="003557AA" w:rsidP="002B16D9">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2B16D9">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2B16D9">
            <w:pPr>
              <w:pStyle w:val="TableText"/>
            </w:pPr>
            <w:r w:rsidRPr="00163DC5">
              <w:t>String</w:t>
            </w:r>
          </w:p>
        </w:tc>
        <w:tc>
          <w:tcPr>
            <w:tcW w:w="932" w:type="dxa"/>
          </w:tcPr>
          <w:p w14:paraId="20B9A1BD" w14:textId="77777777" w:rsidR="003557AA" w:rsidRPr="00163DC5" w:rsidRDefault="003557AA" w:rsidP="002B16D9">
            <w:pPr>
              <w:pStyle w:val="TableText"/>
            </w:pPr>
            <w:r w:rsidRPr="00163DC5">
              <w:t>name</w:t>
            </w:r>
          </w:p>
        </w:tc>
        <w:tc>
          <w:tcPr>
            <w:tcW w:w="1239" w:type="dxa"/>
          </w:tcPr>
          <w:p w14:paraId="0C7E85FD" w14:textId="77777777" w:rsidR="003557AA" w:rsidRPr="00163DC5" w:rsidRDefault="003557AA" w:rsidP="002B16D9">
            <w:pPr>
              <w:pStyle w:val="TableText"/>
            </w:pPr>
            <w:r w:rsidRPr="00163DC5">
              <w:t>No</w:t>
            </w:r>
          </w:p>
        </w:tc>
        <w:tc>
          <w:tcPr>
            <w:tcW w:w="4204" w:type="dxa"/>
          </w:tcPr>
          <w:p w14:paraId="6CE6E278" w14:textId="33AF1B55" w:rsidR="003557AA" w:rsidRPr="00163DC5" w:rsidRDefault="003557AA" w:rsidP="002B16D9">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2B16D9">
            <w:pPr>
              <w:pStyle w:val="TableText"/>
            </w:pPr>
            <w:r w:rsidRPr="00163DC5">
              <w:t>Action</w:t>
            </w:r>
          </w:p>
        </w:tc>
        <w:tc>
          <w:tcPr>
            <w:tcW w:w="1032" w:type="dxa"/>
          </w:tcPr>
          <w:p w14:paraId="74234B3D" w14:textId="43240B45" w:rsidR="003557AA" w:rsidRPr="00163DC5" w:rsidRDefault="003557AA" w:rsidP="002B16D9">
            <w:pPr>
              <w:pStyle w:val="TableText"/>
            </w:pPr>
            <w:del w:id="328" w:author="Gavin Rawson" w:date="2024-07-15T08:24:00Z" w16du:dateUtc="2024-07-15T07:24:00Z">
              <w:r w:rsidRPr="00163DC5" w:rsidDel="00396303">
                <w:delText>Number</w:delText>
              </w:r>
            </w:del>
            <w:ins w:id="329" w:author="Gavin Rawson" w:date="2024-07-15T08:24:00Z" w16du:dateUtc="2024-07-15T07:24:00Z">
              <w:r w:rsidR="00396303">
                <w:t>I</w:t>
              </w:r>
            </w:ins>
            <w:ins w:id="330" w:author="Gavin Rawson" w:date="2024-07-15T08:25:00Z" w16du:dateUtc="2024-07-15T07:25:00Z">
              <w:r w:rsidR="00396303">
                <w:t>nteger</w:t>
              </w:r>
            </w:ins>
          </w:p>
        </w:tc>
        <w:tc>
          <w:tcPr>
            <w:tcW w:w="932" w:type="dxa"/>
          </w:tcPr>
          <w:p w14:paraId="090A489E" w14:textId="77777777" w:rsidR="003557AA" w:rsidRPr="00163DC5" w:rsidRDefault="003557AA" w:rsidP="002B16D9">
            <w:pPr>
              <w:pStyle w:val="TableText"/>
            </w:pPr>
            <w:r w:rsidRPr="00163DC5">
              <w:t>action</w:t>
            </w:r>
          </w:p>
        </w:tc>
        <w:tc>
          <w:tcPr>
            <w:tcW w:w="1239" w:type="dxa"/>
          </w:tcPr>
          <w:p w14:paraId="6A9086C6" w14:textId="77777777" w:rsidR="003557AA" w:rsidRPr="00163DC5" w:rsidRDefault="003557AA" w:rsidP="002B16D9">
            <w:pPr>
              <w:pStyle w:val="TableText"/>
            </w:pPr>
            <w:r w:rsidRPr="00163DC5">
              <w:t>Yes</w:t>
            </w:r>
          </w:p>
        </w:tc>
        <w:tc>
          <w:tcPr>
            <w:tcW w:w="4204" w:type="dxa"/>
          </w:tcPr>
          <w:p w14:paraId="458F4EAB" w14:textId="530BC980" w:rsidR="003557AA" w:rsidRPr="00163DC5" w:rsidRDefault="003557AA" w:rsidP="002B16D9">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2B16D9">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2B16D9">
            <w:pPr>
              <w:pStyle w:val="TableText"/>
            </w:pPr>
            <w:r w:rsidRPr="00163DC5">
              <w:t>Number</w:t>
            </w:r>
          </w:p>
        </w:tc>
        <w:tc>
          <w:tcPr>
            <w:tcW w:w="932" w:type="dxa"/>
          </w:tcPr>
          <w:p w14:paraId="26BFDB00" w14:textId="77777777" w:rsidR="003557AA" w:rsidRPr="00163DC5" w:rsidRDefault="003557AA" w:rsidP="002B16D9">
            <w:pPr>
              <w:pStyle w:val="TableText"/>
            </w:pPr>
            <w:r w:rsidRPr="00163DC5">
              <w:t>value</w:t>
            </w:r>
          </w:p>
        </w:tc>
        <w:tc>
          <w:tcPr>
            <w:tcW w:w="1239" w:type="dxa"/>
          </w:tcPr>
          <w:p w14:paraId="294161CC" w14:textId="77777777" w:rsidR="003557AA" w:rsidRPr="00163DC5" w:rsidRDefault="003557AA" w:rsidP="002B16D9">
            <w:pPr>
              <w:pStyle w:val="TableText"/>
            </w:pPr>
            <w:r w:rsidRPr="00163DC5">
              <w:t>Yes</w:t>
            </w:r>
          </w:p>
        </w:tc>
        <w:tc>
          <w:tcPr>
            <w:tcW w:w="4204" w:type="dxa"/>
          </w:tcPr>
          <w:p w14:paraId="4C519DEF" w14:textId="6F1CD918" w:rsidR="003557AA" w:rsidRPr="00163DC5" w:rsidRDefault="003557AA" w:rsidP="002B16D9">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2B16D9">
            <w:pPr>
              <w:pStyle w:val="TableText"/>
            </w:pPr>
            <w:r w:rsidRPr="00163DC5">
              <w:t xml:space="preserve">Monday </w:t>
            </w:r>
            <w:r w:rsidR="0016119D">
              <w:t>P</w:t>
            </w:r>
            <w:r w:rsidR="0016119D" w:rsidRPr="00163DC5">
              <w:t>rofile</w:t>
            </w:r>
          </w:p>
        </w:tc>
        <w:tc>
          <w:tcPr>
            <w:tcW w:w="1032" w:type="dxa"/>
          </w:tcPr>
          <w:p w14:paraId="5F3A52B0" w14:textId="65785A7E" w:rsidR="003557AA" w:rsidRPr="00163DC5" w:rsidRDefault="00396303" w:rsidP="002B16D9">
            <w:pPr>
              <w:pStyle w:val="TableText"/>
            </w:pPr>
            <w:ins w:id="331" w:author="Gavin Rawson" w:date="2024-07-15T08:25:00Z" w16du:dateUtc="2024-07-15T07:25:00Z">
              <w:r>
                <w:t>Integer</w:t>
              </w:r>
            </w:ins>
            <w:del w:id="332" w:author="Gavin Rawson" w:date="2024-07-15T08:25:00Z" w16du:dateUtc="2024-07-15T07:25:00Z">
              <w:r w:rsidR="003557AA" w:rsidRPr="00163DC5" w:rsidDel="00396303">
                <w:delText>Number</w:delText>
              </w:r>
            </w:del>
          </w:p>
        </w:tc>
        <w:tc>
          <w:tcPr>
            <w:tcW w:w="932" w:type="dxa"/>
          </w:tcPr>
          <w:p w14:paraId="5B831695" w14:textId="77777777" w:rsidR="003557AA" w:rsidRPr="00163DC5" w:rsidRDefault="003557AA" w:rsidP="002B16D9">
            <w:pPr>
              <w:pStyle w:val="TableText"/>
            </w:pPr>
            <w:r w:rsidRPr="00163DC5">
              <w:t>mon</w:t>
            </w:r>
          </w:p>
        </w:tc>
        <w:tc>
          <w:tcPr>
            <w:tcW w:w="1239" w:type="dxa"/>
          </w:tcPr>
          <w:p w14:paraId="4F063A81" w14:textId="77777777" w:rsidR="003557AA" w:rsidRPr="00163DC5" w:rsidRDefault="003557AA" w:rsidP="002B16D9">
            <w:pPr>
              <w:pStyle w:val="TableText"/>
            </w:pPr>
            <w:r w:rsidRPr="00163DC5">
              <w:t>No</w:t>
            </w:r>
          </w:p>
        </w:tc>
        <w:tc>
          <w:tcPr>
            <w:tcW w:w="4204" w:type="dxa"/>
          </w:tcPr>
          <w:p w14:paraId="3CFF41AD" w14:textId="77777777" w:rsidR="003557AA" w:rsidRPr="00163DC5" w:rsidRDefault="003557AA" w:rsidP="002B16D9">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2B16D9">
            <w:pPr>
              <w:pStyle w:val="TableText"/>
            </w:pPr>
            <w:r w:rsidRPr="00163DC5">
              <w:t xml:space="preserve">Tuesday </w:t>
            </w:r>
            <w:r w:rsidR="0016119D">
              <w:t>P</w:t>
            </w:r>
            <w:r w:rsidR="0016119D" w:rsidRPr="00163DC5">
              <w:t>rofile</w:t>
            </w:r>
          </w:p>
        </w:tc>
        <w:tc>
          <w:tcPr>
            <w:tcW w:w="1032" w:type="dxa"/>
          </w:tcPr>
          <w:p w14:paraId="60F231C0" w14:textId="7B9912EF" w:rsidR="003557AA" w:rsidRPr="00163DC5" w:rsidRDefault="00396303" w:rsidP="002B16D9">
            <w:pPr>
              <w:pStyle w:val="TableText"/>
            </w:pPr>
            <w:ins w:id="333" w:author="Gavin Rawson" w:date="2024-07-15T08:25:00Z" w16du:dateUtc="2024-07-15T07:25:00Z">
              <w:r>
                <w:t>Integer</w:t>
              </w:r>
            </w:ins>
            <w:del w:id="334" w:author="Gavin Rawson" w:date="2024-07-15T08:25:00Z" w16du:dateUtc="2024-07-15T07:25:00Z">
              <w:r w:rsidR="003557AA" w:rsidRPr="00163DC5" w:rsidDel="00396303">
                <w:delText>Number</w:delText>
              </w:r>
            </w:del>
          </w:p>
        </w:tc>
        <w:tc>
          <w:tcPr>
            <w:tcW w:w="932" w:type="dxa"/>
          </w:tcPr>
          <w:p w14:paraId="466B7D73" w14:textId="77777777" w:rsidR="003557AA" w:rsidRPr="00163DC5" w:rsidRDefault="003557AA" w:rsidP="002B16D9">
            <w:pPr>
              <w:pStyle w:val="TableText"/>
            </w:pPr>
            <w:r w:rsidRPr="00163DC5">
              <w:t>tue</w:t>
            </w:r>
          </w:p>
        </w:tc>
        <w:tc>
          <w:tcPr>
            <w:tcW w:w="1239" w:type="dxa"/>
          </w:tcPr>
          <w:p w14:paraId="24B8716E" w14:textId="77777777" w:rsidR="003557AA" w:rsidRPr="00163DC5" w:rsidRDefault="003557AA" w:rsidP="002B16D9">
            <w:pPr>
              <w:pStyle w:val="TableText"/>
            </w:pPr>
            <w:r w:rsidRPr="00163DC5">
              <w:t>No</w:t>
            </w:r>
          </w:p>
        </w:tc>
        <w:tc>
          <w:tcPr>
            <w:tcW w:w="4204" w:type="dxa"/>
          </w:tcPr>
          <w:p w14:paraId="52E45BD5" w14:textId="77777777" w:rsidR="003557AA" w:rsidRPr="00163DC5" w:rsidRDefault="003557AA" w:rsidP="002B16D9">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2B16D9">
            <w:pPr>
              <w:pStyle w:val="TableText"/>
            </w:pPr>
            <w:r w:rsidRPr="00163DC5">
              <w:t xml:space="preserve">Wednesday </w:t>
            </w:r>
            <w:r w:rsidR="0016119D">
              <w:t>P</w:t>
            </w:r>
            <w:r w:rsidR="0016119D" w:rsidRPr="00163DC5">
              <w:t>rofile</w:t>
            </w:r>
          </w:p>
        </w:tc>
        <w:tc>
          <w:tcPr>
            <w:tcW w:w="1032" w:type="dxa"/>
          </w:tcPr>
          <w:p w14:paraId="3A112EBF" w14:textId="2771645C" w:rsidR="003557AA" w:rsidRPr="00163DC5" w:rsidRDefault="00396303" w:rsidP="002B16D9">
            <w:pPr>
              <w:pStyle w:val="TableText"/>
            </w:pPr>
            <w:ins w:id="335" w:author="Gavin Rawson" w:date="2024-07-15T08:25:00Z" w16du:dateUtc="2024-07-15T07:25:00Z">
              <w:r>
                <w:t>Integer</w:t>
              </w:r>
            </w:ins>
            <w:del w:id="336" w:author="Gavin Rawson" w:date="2024-07-15T08:25:00Z" w16du:dateUtc="2024-07-15T07:25:00Z">
              <w:r w:rsidR="003557AA" w:rsidRPr="00163DC5" w:rsidDel="00396303">
                <w:delText>Number</w:delText>
              </w:r>
            </w:del>
          </w:p>
        </w:tc>
        <w:tc>
          <w:tcPr>
            <w:tcW w:w="932" w:type="dxa"/>
          </w:tcPr>
          <w:p w14:paraId="403B35BF" w14:textId="77777777" w:rsidR="003557AA" w:rsidRPr="00163DC5" w:rsidRDefault="003557AA" w:rsidP="002B16D9">
            <w:pPr>
              <w:pStyle w:val="TableText"/>
            </w:pPr>
            <w:r w:rsidRPr="00163DC5">
              <w:t>wed</w:t>
            </w:r>
          </w:p>
        </w:tc>
        <w:tc>
          <w:tcPr>
            <w:tcW w:w="1239" w:type="dxa"/>
          </w:tcPr>
          <w:p w14:paraId="3A89AA7E" w14:textId="77777777" w:rsidR="003557AA" w:rsidRPr="00163DC5" w:rsidRDefault="003557AA" w:rsidP="002B16D9">
            <w:pPr>
              <w:pStyle w:val="TableText"/>
            </w:pPr>
            <w:r w:rsidRPr="00163DC5">
              <w:t>No</w:t>
            </w:r>
          </w:p>
        </w:tc>
        <w:tc>
          <w:tcPr>
            <w:tcW w:w="4204" w:type="dxa"/>
          </w:tcPr>
          <w:p w14:paraId="4E5E6FE6" w14:textId="77777777" w:rsidR="003557AA" w:rsidRPr="00163DC5" w:rsidRDefault="003557AA" w:rsidP="002B16D9">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2B16D9">
            <w:pPr>
              <w:pStyle w:val="TableText"/>
            </w:pPr>
            <w:r w:rsidRPr="00163DC5">
              <w:t xml:space="preserve">Thursday </w:t>
            </w:r>
            <w:r w:rsidR="0016119D">
              <w:t>P</w:t>
            </w:r>
            <w:r w:rsidR="0016119D" w:rsidRPr="00163DC5">
              <w:t>rofile</w:t>
            </w:r>
          </w:p>
        </w:tc>
        <w:tc>
          <w:tcPr>
            <w:tcW w:w="1032" w:type="dxa"/>
          </w:tcPr>
          <w:p w14:paraId="39020290" w14:textId="4DEC64C0" w:rsidR="003557AA" w:rsidRPr="00163DC5" w:rsidRDefault="00396303" w:rsidP="002B16D9">
            <w:pPr>
              <w:pStyle w:val="TableText"/>
            </w:pPr>
            <w:ins w:id="337" w:author="Gavin Rawson" w:date="2024-07-15T08:25:00Z" w16du:dateUtc="2024-07-15T07:25:00Z">
              <w:r>
                <w:t>Integer</w:t>
              </w:r>
            </w:ins>
            <w:del w:id="338" w:author="Gavin Rawson" w:date="2024-07-15T08:25:00Z" w16du:dateUtc="2024-07-15T07:25:00Z">
              <w:r w:rsidR="003557AA" w:rsidRPr="00163DC5" w:rsidDel="00396303">
                <w:delText>Number</w:delText>
              </w:r>
            </w:del>
          </w:p>
        </w:tc>
        <w:tc>
          <w:tcPr>
            <w:tcW w:w="932" w:type="dxa"/>
          </w:tcPr>
          <w:p w14:paraId="1D29125A" w14:textId="77777777" w:rsidR="003557AA" w:rsidRPr="00163DC5" w:rsidRDefault="003557AA" w:rsidP="002B16D9">
            <w:pPr>
              <w:pStyle w:val="TableText"/>
            </w:pPr>
            <w:r w:rsidRPr="00163DC5">
              <w:t>thu</w:t>
            </w:r>
          </w:p>
        </w:tc>
        <w:tc>
          <w:tcPr>
            <w:tcW w:w="1239" w:type="dxa"/>
          </w:tcPr>
          <w:p w14:paraId="4BB1B779" w14:textId="77777777" w:rsidR="003557AA" w:rsidRPr="00163DC5" w:rsidRDefault="003557AA" w:rsidP="002B16D9">
            <w:pPr>
              <w:pStyle w:val="TableText"/>
            </w:pPr>
            <w:r w:rsidRPr="00163DC5">
              <w:t>No</w:t>
            </w:r>
          </w:p>
        </w:tc>
        <w:tc>
          <w:tcPr>
            <w:tcW w:w="4204" w:type="dxa"/>
          </w:tcPr>
          <w:p w14:paraId="7BD8804F" w14:textId="77777777" w:rsidR="003557AA" w:rsidRPr="00163DC5" w:rsidRDefault="003557AA" w:rsidP="002B16D9">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2B16D9">
            <w:pPr>
              <w:pStyle w:val="TableText"/>
            </w:pPr>
            <w:r w:rsidRPr="00163DC5">
              <w:t xml:space="preserve">Friday </w:t>
            </w:r>
            <w:r w:rsidR="0016119D">
              <w:t>P</w:t>
            </w:r>
            <w:r w:rsidR="0016119D" w:rsidRPr="00163DC5">
              <w:t>rofile</w:t>
            </w:r>
          </w:p>
        </w:tc>
        <w:tc>
          <w:tcPr>
            <w:tcW w:w="1032" w:type="dxa"/>
          </w:tcPr>
          <w:p w14:paraId="7B399734" w14:textId="7CF398D0" w:rsidR="003557AA" w:rsidRPr="00163DC5" w:rsidRDefault="00396303" w:rsidP="002B16D9">
            <w:pPr>
              <w:pStyle w:val="TableText"/>
            </w:pPr>
            <w:ins w:id="339" w:author="Gavin Rawson" w:date="2024-07-15T08:25:00Z" w16du:dateUtc="2024-07-15T07:25:00Z">
              <w:r>
                <w:t>Integer</w:t>
              </w:r>
            </w:ins>
            <w:del w:id="340" w:author="Gavin Rawson" w:date="2024-07-15T08:25:00Z" w16du:dateUtc="2024-07-15T07:25:00Z">
              <w:r w:rsidR="003557AA" w:rsidRPr="00163DC5" w:rsidDel="00396303">
                <w:delText>Number</w:delText>
              </w:r>
            </w:del>
          </w:p>
        </w:tc>
        <w:tc>
          <w:tcPr>
            <w:tcW w:w="932" w:type="dxa"/>
          </w:tcPr>
          <w:p w14:paraId="6B6AA0FF" w14:textId="77777777" w:rsidR="003557AA" w:rsidRPr="00163DC5" w:rsidRDefault="003557AA" w:rsidP="002B16D9">
            <w:pPr>
              <w:pStyle w:val="TableText"/>
            </w:pPr>
            <w:r w:rsidRPr="00163DC5">
              <w:t>fri</w:t>
            </w:r>
          </w:p>
        </w:tc>
        <w:tc>
          <w:tcPr>
            <w:tcW w:w="1239" w:type="dxa"/>
          </w:tcPr>
          <w:p w14:paraId="74AF4142" w14:textId="77777777" w:rsidR="003557AA" w:rsidRPr="00163DC5" w:rsidRDefault="003557AA" w:rsidP="002B16D9">
            <w:pPr>
              <w:pStyle w:val="TableText"/>
            </w:pPr>
            <w:r w:rsidRPr="00163DC5">
              <w:t>No</w:t>
            </w:r>
          </w:p>
        </w:tc>
        <w:tc>
          <w:tcPr>
            <w:tcW w:w="4204" w:type="dxa"/>
          </w:tcPr>
          <w:p w14:paraId="02676D1A" w14:textId="77777777" w:rsidR="003557AA" w:rsidRPr="00163DC5" w:rsidRDefault="003557AA" w:rsidP="002B16D9">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2B16D9">
            <w:pPr>
              <w:pStyle w:val="TableText"/>
            </w:pPr>
            <w:r w:rsidRPr="00163DC5">
              <w:t xml:space="preserve">Saturday </w:t>
            </w:r>
            <w:r w:rsidR="0016119D">
              <w:t>P</w:t>
            </w:r>
            <w:r w:rsidR="0016119D" w:rsidRPr="00163DC5">
              <w:t>rofile</w:t>
            </w:r>
          </w:p>
        </w:tc>
        <w:tc>
          <w:tcPr>
            <w:tcW w:w="1032" w:type="dxa"/>
          </w:tcPr>
          <w:p w14:paraId="5A6B3C0D" w14:textId="6BE8AFA3" w:rsidR="003557AA" w:rsidRPr="00163DC5" w:rsidRDefault="00396303" w:rsidP="002B16D9">
            <w:pPr>
              <w:pStyle w:val="TableText"/>
            </w:pPr>
            <w:ins w:id="341" w:author="Gavin Rawson" w:date="2024-07-15T08:25:00Z" w16du:dateUtc="2024-07-15T07:25:00Z">
              <w:r>
                <w:t>Integer</w:t>
              </w:r>
            </w:ins>
            <w:del w:id="342" w:author="Gavin Rawson" w:date="2024-07-15T08:25:00Z" w16du:dateUtc="2024-07-15T07:25:00Z">
              <w:r w:rsidR="003557AA" w:rsidRPr="00163DC5" w:rsidDel="00396303">
                <w:delText>Number</w:delText>
              </w:r>
            </w:del>
          </w:p>
        </w:tc>
        <w:tc>
          <w:tcPr>
            <w:tcW w:w="932" w:type="dxa"/>
          </w:tcPr>
          <w:p w14:paraId="5EEB98DC" w14:textId="77777777" w:rsidR="003557AA" w:rsidRPr="00163DC5" w:rsidRDefault="003557AA" w:rsidP="002B16D9">
            <w:pPr>
              <w:pStyle w:val="TableText"/>
            </w:pPr>
            <w:r w:rsidRPr="00163DC5">
              <w:t>sat</w:t>
            </w:r>
          </w:p>
        </w:tc>
        <w:tc>
          <w:tcPr>
            <w:tcW w:w="1239" w:type="dxa"/>
          </w:tcPr>
          <w:p w14:paraId="0F541D78" w14:textId="77777777" w:rsidR="003557AA" w:rsidRPr="00163DC5" w:rsidRDefault="003557AA" w:rsidP="002B16D9">
            <w:pPr>
              <w:pStyle w:val="TableText"/>
            </w:pPr>
            <w:r w:rsidRPr="00163DC5">
              <w:t>No</w:t>
            </w:r>
          </w:p>
        </w:tc>
        <w:tc>
          <w:tcPr>
            <w:tcW w:w="4204" w:type="dxa"/>
          </w:tcPr>
          <w:p w14:paraId="28FB4D80" w14:textId="77777777" w:rsidR="003557AA" w:rsidRPr="00163DC5" w:rsidRDefault="003557AA" w:rsidP="002B16D9">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2B16D9">
            <w:pPr>
              <w:pStyle w:val="TableText"/>
            </w:pPr>
            <w:r w:rsidRPr="00163DC5">
              <w:t xml:space="preserve">Sunday </w:t>
            </w:r>
            <w:r w:rsidR="0016119D">
              <w:t>P</w:t>
            </w:r>
            <w:r w:rsidR="0016119D" w:rsidRPr="00163DC5">
              <w:t>rofile</w:t>
            </w:r>
          </w:p>
        </w:tc>
        <w:tc>
          <w:tcPr>
            <w:tcW w:w="1032" w:type="dxa"/>
          </w:tcPr>
          <w:p w14:paraId="24FAFDF2" w14:textId="2550AB78" w:rsidR="003557AA" w:rsidRPr="00163DC5" w:rsidRDefault="00396303" w:rsidP="002B16D9">
            <w:pPr>
              <w:pStyle w:val="TableText"/>
            </w:pPr>
            <w:ins w:id="343" w:author="Gavin Rawson" w:date="2024-07-15T08:25:00Z" w16du:dateUtc="2024-07-15T07:25:00Z">
              <w:r>
                <w:t>Integer</w:t>
              </w:r>
            </w:ins>
            <w:del w:id="344" w:author="Gavin Rawson" w:date="2024-07-15T08:25:00Z" w16du:dateUtc="2024-07-15T07:25:00Z">
              <w:r w:rsidR="003557AA" w:rsidRPr="00163DC5" w:rsidDel="00396303">
                <w:delText>Number</w:delText>
              </w:r>
            </w:del>
          </w:p>
        </w:tc>
        <w:tc>
          <w:tcPr>
            <w:tcW w:w="932" w:type="dxa"/>
          </w:tcPr>
          <w:p w14:paraId="4BECEEED" w14:textId="77777777" w:rsidR="003557AA" w:rsidRPr="00163DC5" w:rsidRDefault="003557AA" w:rsidP="002B16D9">
            <w:pPr>
              <w:pStyle w:val="TableText"/>
            </w:pPr>
            <w:r w:rsidRPr="00163DC5">
              <w:t>sun</w:t>
            </w:r>
          </w:p>
        </w:tc>
        <w:tc>
          <w:tcPr>
            <w:tcW w:w="1239" w:type="dxa"/>
          </w:tcPr>
          <w:p w14:paraId="5B96D4E9" w14:textId="77777777" w:rsidR="003557AA" w:rsidRPr="00163DC5" w:rsidRDefault="003557AA" w:rsidP="002B16D9">
            <w:pPr>
              <w:pStyle w:val="TableText"/>
            </w:pPr>
            <w:r w:rsidRPr="00163DC5">
              <w:t>No</w:t>
            </w:r>
          </w:p>
        </w:tc>
        <w:tc>
          <w:tcPr>
            <w:tcW w:w="4204" w:type="dxa"/>
          </w:tcPr>
          <w:p w14:paraId="4472CE2E" w14:textId="77777777" w:rsidR="003557AA" w:rsidRPr="00163DC5" w:rsidRDefault="003557AA" w:rsidP="002B16D9">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t>Action</w:t>
      </w:r>
    </w:p>
    <w:p w14:paraId="3A7BEFAB" w14:textId="7C998AE1"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461D1E">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45" w:author="Gavin Rawson" w:date="2024-07-15T12:48:00Z" w16du:dateUtc="2024-07-15T11:48:00Z">
        <w:r w:rsidR="00461D1E" w:rsidRPr="00461D1E">
          <w:rPr>
            <w:rStyle w:val="Crossreference"/>
            <w:rPrChange w:id="346" w:author="Gavin Rawson" w:date="2024-07-15T12:48:00Z" w16du:dateUtc="2024-07-15T11:48:00Z">
              <w:rPr/>
            </w:rPrChange>
          </w:rPr>
          <w:t>Limit and control profiles</w:t>
        </w:r>
      </w:ins>
      <w:del w:id="347"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348" w:name="_Toc170288570"/>
      <w:r w:rsidRPr="00384B6A">
        <w:rPr>
          <w:rFonts w:eastAsia="DengXian"/>
        </w:rPr>
        <w:t xml:space="preserve">No </w:t>
      </w:r>
      <w:r w:rsidR="006B0494" w:rsidRPr="00384B6A">
        <w:rPr>
          <w:rFonts w:eastAsia="DengXian"/>
        </w:rPr>
        <w:t>change</w:t>
      </w:r>
      <w:bookmarkEnd w:id="348"/>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343879F2"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349" w:author="Gavin Rawson" w:date="2024-07-15T12:48:00Z" w16du:dateUtc="2024-07-15T11:48:00Z">
        <w:r w:rsidR="00461D1E" w:rsidRPr="00461D1E">
          <w:rPr>
            <w:rStyle w:val="Crossreference"/>
            <w:rPrChange w:id="350" w:author="Gavin Rawson" w:date="2024-07-15T12:48:00Z" w16du:dateUtc="2024-07-15T11:48:00Z">
              <w:rPr/>
            </w:rPrChange>
          </w:rPr>
          <w:t xml:space="preserve">Table </w:t>
        </w:r>
        <w:r w:rsidR="00461D1E" w:rsidRPr="00461D1E">
          <w:rPr>
            <w:rStyle w:val="Crossreference"/>
            <w:rPrChange w:id="351" w:author="Gavin Rawson" w:date="2024-07-15T12:48:00Z" w16du:dateUtc="2024-07-15T11:48:00Z">
              <w:rPr>
                <w:noProof/>
              </w:rPr>
            </w:rPrChange>
          </w:rPr>
          <w:t>18</w:t>
        </w:r>
      </w:ins>
      <w:del w:id="352" w:author="Gavin Rawson" w:date="2024-07-15T12:48:00Z" w16du:dateUtc="2024-07-15T11:48:00Z">
        <w:r w:rsidR="002B16D9" w:rsidRPr="00041655" w:rsidDel="00461D1E">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14FB3BBC" w:rsidR="003557AA" w:rsidRDefault="00384B6A" w:rsidP="000A491B">
      <w:pPr>
        <w:pStyle w:val="Caption"/>
        <w:keepNext/>
      </w:pPr>
      <w:bookmarkStart w:id="353" w:name="_Ref161314992"/>
      <w:bookmarkStart w:id="354" w:name="_Toc170288657"/>
      <w:r>
        <w:t xml:space="preserve">Table </w:t>
      </w:r>
      <w:r>
        <w:fldChar w:fldCharType="begin"/>
      </w:r>
      <w:r>
        <w:instrText xml:space="preserve"> SEQ Table \* ARABIC </w:instrText>
      </w:r>
      <w:r>
        <w:fldChar w:fldCharType="separate"/>
      </w:r>
      <w:r w:rsidR="00461D1E">
        <w:rPr>
          <w:noProof/>
        </w:rPr>
        <w:t>18</w:t>
      </w:r>
      <w:r>
        <w:rPr>
          <w:noProof/>
        </w:rPr>
        <w:fldChar w:fldCharType="end"/>
      </w:r>
      <w:bookmarkEnd w:id="353"/>
      <w:r>
        <w:tab/>
      </w:r>
      <w:r w:rsidRPr="00384B6A">
        <w:t xml:space="preserve">Information used in defining no change for analogue and counter </w:t>
      </w:r>
      <w:r w:rsidR="009A0F57">
        <w:t>p</w:t>
      </w:r>
      <w:r w:rsidRPr="00384B6A">
        <w:t>oints</w:t>
      </w:r>
      <w:bookmarkEnd w:id="354"/>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2B16D9">
            <w:pPr>
              <w:pStyle w:val="TableText"/>
            </w:pPr>
            <w:r w:rsidRPr="00163DC5">
              <w:t>Parent Point</w:t>
            </w:r>
          </w:p>
        </w:tc>
        <w:tc>
          <w:tcPr>
            <w:tcW w:w="1150" w:type="dxa"/>
          </w:tcPr>
          <w:p w14:paraId="75035F9F" w14:textId="77777777" w:rsidR="000A491B" w:rsidRPr="00163DC5" w:rsidRDefault="000A491B" w:rsidP="002B16D9">
            <w:pPr>
              <w:pStyle w:val="TableText"/>
            </w:pPr>
            <w:r w:rsidRPr="00163DC5">
              <w:t>Integer</w:t>
            </w:r>
          </w:p>
        </w:tc>
        <w:tc>
          <w:tcPr>
            <w:tcW w:w="1440" w:type="dxa"/>
          </w:tcPr>
          <w:p w14:paraId="1D784E80" w14:textId="77777777" w:rsidR="000A491B" w:rsidRPr="00163DC5" w:rsidRDefault="000A491B" w:rsidP="002B16D9">
            <w:pPr>
              <w:pStyle w:val="TableText"/>
            </w:pPr>
            <w:r w:rsidRPr="00163DC5">
              <w:t>parent</w:t>
            </w:r>
          </w:p>
        </w:tc>
        <w:tc>
          <w:tcPr>
            <w:tcW w:w="905" w:type="dxa"/>
          </w:tcPr>
          <w:p w14:paraId="2B68422B" w14:textId="77777777" w:rsidR="000A491B" w:rsidRPr="00163DC5" w:rsidRDefault="000A491B" w:rsidP="002B16D9">
            <w:pPr>
              <w:pStyle w:val="TableText"/>
            </w:pPr>
            <w:r w:rsidRPr="00163DC5">
              <w:t>Yes</w:t>
            </w:r>
          </w:p>
        </w:tc>
        <w:tc>
          <w:tcPr>
            <w:tcW w:w="4032" w:type="dxa"/>
          </w:tcPr>
          <w:p w14:paraId="59BF31E7" w14:textId="4C3BF057" w:rsidR="000A491B" w:rsidRPr="00163DC5" w:rsidRDefault="000A491B" w:rsidP="002B16D9">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2B16D9">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2B16D9">
            <w:pPr>
              <w:pStyle w:val="TableText"/>
            </w:pPr>
            <w:r w:rsidRPr="00163DC5">
              <w:t>String</w:t>
            </w:r>
          </w:p>
        </w:tc>
        <w:tc>
          <w:tcPr>
            <w:tcW w:w="1440" w:type="dxa"/>
          </w:tcPr>
          <w:p w14:paraId="1232EABB" w14:textId="77777777" w:rsidR="000A491B" w:rsidRPr="00163DC5" w:rsidRDefault="000A491B" w:rsidP="002B16D9">
            <w:pPr>
              <w:pStyle w:val="TableText"/>
            </w:pPr>
            <w:r w:rsidRPr="00163DC5">
              <w:t>parentType</w:t>
            </w:r>
          </w:p>
        </w:tc>
        <w:tc>
          <w:tcPr>
            <w:tcW w:w="905" w:type="dxa"/>
          </w:tcPr>
          <w:p w14:paraId="4663B4D1" w14:textId="77777777" w:rsidR="000A491B" w:rsidRPr="00163DC5" w:rsidRDefault="000A491B" w:rsidP="002B16D9">
            <w:pPr>
              <w:pStyle w:val="TableText"/>
            </w:pPr>
            <w:r w:rsidRPr="00163DC5">
              <w:t>Yes</w:t>
            </w:r>
          </w:p>
        </w:tc>
        <w:tc>
          <w:tcPr>
            <w:tcW w:w="4032" w:type="dxa"/>
          </w:tcPr>
          <w:p w14:paraId="7A1C8832" w14:textId="32801B03" w:rsidR="000A491B" w:rsidRPr="00163DC5" w:rsidRDefault="000A491B" w:rsidP="002B16D9">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2B16D9">
            <w:pPr>
              <w:pStyle w:val="TableText"/>
            </w:pPr>
            <w:r w:rsidRPr="00163DC5">
              <w:t>Point Limit Index</w:t>
            </w:r>
          </w:p>
        </w:tc>
        <w:tc>
          <w:tcPr>
            <w:tcW w:w="1150" w:type="dxa"/>
          </w:tcPr>
          <w:p w14:paraId="6A8065D1" w14:textId="5273B94B" w:rsidR="000A491B" w:rsidRPr="00163DC5" w:rsidRDefault="00396303" w:rsidP="002B16D9">
            <w:pPr>
              <w:pStyle w:val="TableText"/>
            </w:pPr>
            <w:ins w:id="355" w:author="Gavin Rawson" w:date="2024-07-15T08:25:00Z" w16du:dateUtc="2024-07-15T07:25:00Z">
              <w:r>
                <w:t>Integer</w:t>
              </w:r>
            </w:ins>
            <w:del w:id="356" w:author="Gavin Rawson" w:date="2024-07-15T08:25:00Z" w16du:dateUtc="2024-07-15T07:25:00Z">
              <w:r w:rsidR="000A491B" w:rsidRPr="00163DC5" w:rsidDel="00396303">
                <w:delText>Number</w:delText>
              </w:r>
            </w:del>
          </w:p>
        </w:tc>
        <w:tc>
          <w:tcPr>
            <w:tcW w:w="1440" w:type="dxa"/>
          </w:tcPr>
          <w:p w14:paraId="5ACEFB56" w14:textId="77777777" w:rsidR="000A491B" w:rsidRPr="00163DC5" w:rsidRDefault="000A491B" w:rsidP="002B16D9">
            <w:pPr>
              <w:pStyle w:val="TableText"/>
            </w:pPr>
            <w:r w:rsidRPr="00163DC5">
              <w:t>num</w:t>
            </w:r>
          </w:p>
        </w:tc>
        <w:tc>
          <w:tcPr>
            <w:tcW w:w="905" w:type="dxa"/>
          </w:tcPr>
          <w:p w14:paraId="518CE81C" w14:textId="77777777" w:rsidR="000A491B" w:rsidRPr="00163DC5" w:rsidRDefault="000A491B" w:rsidP="002B16D9">
            <w:pPr>
              <w:pStyle w:val="TableText"/>
            </w:pPr>
            <w:r w:rsidRPr="00163DC5">
              <w:t>Yes</w:t>
            </w:r>
          </w:p>
        </w:tc>
        <w:tc>
          <w:tcPr>
            <w:tcW w:w="4032" w:type="dxa"/>
          </w:tcPr>
          <w:p w14:paraId="25B15A28" w14:textId="0E0FC747" w:rsidR="000A491B" w:rsidRPr="00163DC5" w:rsidRDefault="000A491B" w:rsidP="002B16D9">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2B16D9">
            <w:pPr>
              <w:pStyle w:val="TableText"/>
            </w:pPr>
            <w:r w:rsidRPr="00163DC5">
              <w:t>Name</w:t>
            </w:r>
          </w:p>
        </w:tc>
        <w:tc>
          <w:tcPr>
            <w:tcW w:w="1150" w:type="dxa"/>
          </w:tcPr>
          <w:p w14:paraId="0D30E84A" w14:textId="77777777" w:rsidR="000A491B" w:rsidRPr="00163DC5" w:rsidRDefault="000A491B" w:rsidP="002B16D9">
            <w:pPr>
              <w:pStyle w:val="TableText"/>
            </w:pPr>
            <w:r w:rsidRPr="00163DC5">
              <w:t>String</w:t>
            </w:r>
          </w:p>
        </w:tc>
        <w:tc>
          <w:tcPr>
            <w:tcW w:w="1440" w:type="dxa"/>
          </w:tcPr>
          <w:p w14:paraId="284C1668" w14:textId="77777777" w:rsidR="000A491B" w:rsidRPr="00163DC5" w:rsidRDefault="000A491B" w:rsidP="002B16D9">
            <w:pPr>
              <w:pStyle w:val="TableText"/>
            </w:pPr>
            <w:r w:rsidRPr="00163DC5">
              <w:t>name</w:t>
            </w:r>
          </w:p>
        </w:tc>
        <w:tc>
          <w:tcPr>
            <w:tcW w:w="905" w:type="dxa"/>
          </w:tcPr>
          <w:p w14:paraId="0A045E1D" w14:textId="77777777" w:rsidR="000A491B" w:rsidRPr="00163DC5" w:rsidRDefault="000A491B" w:rsidP="002B16D9">
            <w:pPr>
              <w:pStyle w:val="TableText"/>
            </w:pPr>
            <w:r w:rsidRPr="00163DC5">
              <w:t>No</w:t>
            </w:r>
          </w:p>
        </w:tc>
        <w:tc>
          <w:tcPr>
            <w:tcW w:w="4032" w:type="dxa"/>
          </w:tcPr>
          <w:p w14:paraId="649B3934" w14:textId="1476489C" w:rsidR="000A491B" w:rsidRPr="00163DC5" w:rsidRDefault="000A491B" w:rsidP="002B16D9">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2B16D9">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2B16D9">
            <w:pPr>
              <w:pStyle w:val="TableText"/>
            </w:pPr>
            <w:r w:rsidRPr="00163DC5">
              <w:t>Number</w:t>
            </w:r>
          </w:p>
        </w:tc>
        <w:tc>
          <w:tcPr>
            <w:tcW w:w="1440" w:type="dxa"/>
          </w:tcPr>
          <w:p w14:paraId="3A581B92" w14:textId="77777777" w:rsidR="000A491B" w:rsidRPr="00163DC5" w:rsidRDefault="000A491B" w:rsidP="002B16D9">
            <w:pPr>
              <w:pStyle w:val="TableText"/>
            </w:pPr>
            <w:r w:rsidRPr="00163DC5">
              <w:t>deadband</w:t>
            </w:r>
          </w:p>
        </w:tc>
        <w:tc>
          <w:tcPr>
            <w:tcW w:w="905" w:type="dxa"/>
          </w:tcPr>
          <w:p w14:paraId="61268CCC" w14:textId="77777777" w:rsidR="000A491B" w:rsidRPr="00163DC5" w:rsidRDefault="000A491B" w:rsidP="002B16D9">
            <w:pPr>
              <w:pStyle w:val="TableText"/>
            </w:pPr>
            <w:r w:rsidRPr="00163DC5">
              <w:t>No</w:t>
            </w:r>
          </w:p>
        </w:tc>
        <w:tc>
          <w:tcPr>
            <w:tcW w:w="4032" w:type="dxa"/>
          </w:tcPr>
          <w:p w14:paraId="1EF4695E" w14:textId="0DF05176" w:rsidR="000A491B" w:rsidRPr="00163DC5" w:rsidRDefault="000A491B" w:rsidP="002B16D9">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2B16D9">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6E974389" w:rsidR="000A491B" w:rsidRPr="00163DC5" w:rsidRDefault="007949E9" w:rsidP="002B16D9">
            <w:pPr>
              <w:pStyle w:val="TableText"/>
            </w:pPr>
            <w:ins w:id="357" w:author="Gavin Rawson" w:date="2024-07-15T08:25:00Z" w16du:dateUtc="2024-07-15T07:25:00Z">
              <w:r>
                <w:t>Integer</w:t>
              </w:r>
            </w:ins>
            <w:del w:id="358" w:author="Gavin Rawson" w:date="2024-07-15T08:25:00Z" w16du:dateUtc="2024-07-15T07:25:00Z">
              <w:r w:rsidR="000A491B" w:rsidRPr="00163DC5" w:rsidDel="007949E9">
                <w:delText>Number</w:delText>
              </w:r>
            </w:del>
          </w:p>
        </w:tc>
        <w:tc>
          <w:tcPr>
            <w:tcW w:w="1440" w:type="dxa"/>
          </w:tcPr>
          <w:p w14:paraId="7ACD07A7" w14:textId="77777777" w:rsidR="000A491B" w:rsidRPr="00163DC5" w:rsidRDefault="000A491B" w:rsidP="002B16D9">
            <w:pPr>
              <w:pStyle w:val="TableText"/>
            </w:pPr>
            <w:r w:rsidRPr="00163DC5">
              <w:t>period</w:t>
            </w:r>
          </w:p>
        </w:tc>
        <w:tc>
          <w:tcPr>
            <w:tcW w:w="905" w:type="dxa"/>
          </w:tcPr>
          <w:p w14:paraId="26AB953E" w14:textId="77777777" w:rsidR="000A491B" w:rsidRPr="00163DC5" w:rsidRDefault="000A491B" w:rsidP="002B16D9">
            <w:pPr>
              <w:pStyle w:val="TableText"/>
            </w:pPr>
            <w:r w:rsidRPr="00163DC5">
              <w:t>Yes</w:t>
            </w:r>
          </w:p>
        </w:tc>
        <w:tc>
          <w:tcPr>
            <w:tcW w:w="4032" w:type="dxa"/>
          </w:tcPr>
          <w:p w14:paraId="1F8943DE" w14:textId="5514AEA3" w:rsidR="000A491B" w:rsidRPr="00163DC5" w:rsidRDefault="000A491B" w:rsidP="002B16D9">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2B16D9">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AFD5197" w:rsidR="000A491B" w:rsidRPr="00163DC5" w:rsidRDefault="007949E9" w:rsidP="002B16D9">
            <w:pPr>
              <w:pStyle w:val="TableText"/>
            </w:pPr>
            <w:ins w:id="359" w:author="Gavin Rawson" w:date="2024-07-15T08:26:00Z" w16du:dateUtc="2024-07-15T07:26:00Z">
              <w:r>
                <w:t>Integer</w:t>
              </w:r>
            </w:ins>
            <w:del w:id="360" w:author="Gavin Rawson" w:date="2024-07-15T08:26:00Z" w16du:dateUtc="2024-07-15T07:26:00Z">
              <w:r w:rsidR="000A491B" w:rsidRPr="00163DC5" w:rsidDel="007949E9">
                <w:delText>Number</w:delText>
              </w:r>
            </w:del>
          </w:p>
        </w:tc>
        <w:tc>
          <w:tcPr>
            <w:tcW w:w="1440" w:type="dxa"/>
          </w:tcPr>
          <w:p w14:paraId="27E0671E" w14:textId="77777777" w:rsidR="000A491B" w:rsidRPr="00163DC5" w:rsidRDefault="000A491B" w:rsidP="002B16D9">
            <w:pPr>
              <w:pStyle w:val="TableText"/>
            </w:pPr>
            <w:r w:rsidRPr="00163DC5">
              <w:t>action</w:t>
            </w:r>
          </w:p>
        </w:tc>
        <w:tc>
          <w:tcPr>
            <w:tcW w:w="905" w:type="dxa"/>
          </w:tcPr>
          <w:p w14:paraId="66E0A7DD" w14:textId="77777777" w:rsidR="000A491B" w:rsidRPr="00163DC5" w:rsidRDefault="000A491B" w:rsidP="002B16D9">
            <w:pPr>
              <w:pStyle w:val="TableText"/>
            </w:pPr>
            <w:r w:rsidRPr="00163DC5">
              <w:t>Yes</w:t>
            </w:r>
          </w:p>
        </w:tc>
        <w:tc>
          <w:tcPr>
            <w:tcW w:w="4032" w:type="dxa"/>
          </w:tcPr>
          <w:p w14:paraId="5394AB71" w14:textId="3F292994" w:rsidR="000A491B" w:rsidRPr="00163DC5" w:rsidRDefault="000A491B" w:rsidP="002B16D9">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0C6D508D"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461D1E">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61" w:author="Gavin Rawson" w:date="2024-07-15T12:48:00Z" w16du:dateUtc="2024-07-15T11:48:00Z">
        <w:r w:rsidR="00461D1E" w:rsidRPr="00461D1E">
          <w:rPr>
            <w:rStyle w:val="Crossreference"/>
            <w:rPrChange w:id="362" w:author="Gavin Rawson" w:date="2024-07-15T12:48:00Z" w16du:dateUtc="2024-07-15T11:48:00Z">
              <w:rPr/>
            </w:rPrChange>
          </w:rPr>
          <w:t>Limit and control profiles</w:t>
        </w:r>
      </w:ins>
      <w:del w:id="363"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364" w:name="_Toc170288571"/>
      <w:r w:rsidRPr="000A491B">
        <w:t xml:space="preserve">Extended </w:t>
      </w:r>
      <w:r w:rsidR="006B0494" w:rsidRPr="000A491B">
        <w:t>points</w:t>
      </w:r>
      <w:bookmarkEnd w:id="364"/>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437CD82B"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365" w:author="Gavin Rawson" w:date="2024-07-15T12:48:00Z" w16du:dateUtc="2024-07-15T11:48:00Z">
        <w:r w:rsidR="00461D1E" w:rsidRPr="00461D1E">
          <w:rPr>
            <w:rStyle w:val="Crossreference"/>
            <w:rPrChange w:id="366" w:author="Gavin Rawson" w:date="2024-07-15T12:48:00Z" w16du:dateUtc="2024-07-15T11:48:00Z">
              <w:rPr/>
            </w:rPrChange>
          </w:rPr>
          <w:t xml:space="preserve">Table </w:t>
        </w:r>
        <w:r w:rsidR="00461D1E" w:rsidRPr="00461D1E">
          <w:rPr>
            <w:rStyle w:val="Crossreference"/>
            <w:rPrChange w:id="367" w:author="Gavin Rawson" w:date="2024-07-15T12:48:00Z" w16du:dateUtc="2024-07-15T11:48:00Z">
              <w:rPr>
                <w:noProof/>
              </w:rPr>
            </w:rPrChange>
          </w:rPr>
          <w:t>19</w:t>
        </w:r>
      </w:ins>
      <w:del w:id="368" w:author="Gavin Rawson" w:date="2024-07-15T12:48:00Z" w16du:dateUtc="2024-07-15T11:48:00Z">
        <w:r w:rsidR="002B16D9" w:rsidRPr="00041655" w:rsidDel="00461D1E">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5FB8B61A" w:rsidR="00122B46" w:rsidRDefault="00122B46" w:rsidP="00122B46">
      <w:pPr>
        <w:pStyle w:val="Caption"/>
      </w:pPr>
      <w:bookmarkStart w:id="369" w:name="_Ref161315144"/>
      <w:bookmarkStart w:id="370" w:name="_Toc170288658"/>
      <w:r>
        <w:t xml:space="preserve">Table </w:t>
      </w:r>
      <w:r>
        <w:fldChar w:fldCharType="begin"/>
      </w:r>
      <w:r>
        <w:instrText xml:space="preserve"> SEQ Table \* ARABIC </w:instrText>
      </w:r>
      <w:r>
        <w:fldChar w:fldCharType="separate"/>
      </w:r>
      <w:r w:rsidR="00461D1E">
        <w:rPr>
          <w:noProof/>
        </w:rPr>
        <w:t>19</w:t>
      </w:r>
      <w:r>
        <w:rPr>
          <w:noProof/>
        </w:rPr>
        <w:fldChar w:fldCharType="end"/>
      </w:r>
      <w:bookmarkEnd w:id="369"/>
      <w:r>
        <w:tab/>
      </w:r>
      <w:r w:rsidRPr="00122B46">
        <w:t>Information used in defining exten</w:t>
      </w:r>
      <w:r>
        <w:t>ded</w:t>
      </w:r>
      <w:r w:rsidRPr="00122B46">
        <w:t xml:space="preserve"> </w:t>
      </w:r>
      <w:r w:rsidR="009A0F57">
        <w:t>p</w:t>
      </w:r>
      <w:r w:rsidRPr="00122B46">
        <w:t>oints</w:t>
      </w:r>
      <w:bookmarkEnd w:id="370"/>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2B16D9">
            <w:pPr>
              <w:pStyle w:val="TableText"/>
            </w:pPr>
            <w:r w:rsidRPr="00163DC5">
              <w:t>Parent Point</w:t>
            </w:r>
          </w:p>
        </w:tc>
        <w:tc>
          <w:tcPr>
            <w:tcW w:w="1150" w:type="dxa"/>
          </w:tcPr>
          <w:p w14:paraId="467DFA88" w14:textId="77777777" w:rsidR="00122B46" w:rsidRPr="00163DC5" w:rsidRDefault="00122B46" w:rsidP="002B16D9">
            <w:pPr>
              <w:pStyle w:val="TableText"/>
            </w:pPr>
            <w:r w:rsidRPr="00163DC5">
              <w:t>Integer</w:t>
            </w:r>
          </w:p>
        </w:tc>
        <w:tc>
          <w:tcPr>
            <w:tcW w:w="1530" w:type="dxa"/>
          </w:tcPr>
          <w:p w14:paraId="6A010321" w14:textId="77777777" w:rsidR="00122B46" w:rsidRPr="00163DC5" w:rsidRDefault="00122B46" w:rsidP="002B16D9">
            <w:pPr>
              <w:pStyle w:val="TableText"/>
            </w:pPr>
            <w:r w:rsidRPr="00163DC5">
              <w:t>parent</w:t>
            </w:r>
          </w:p>
        </w:tc>
        <w:tc>
          <w:tcPr>
            <w:tcW w:w="810" w:type="dxa"/>
          </w:tcPr>
          <w:p w14:paraId="43E1ED05" w14:textId="77777777" w:rsidR="00122B46" w:rsidRPr="00163DC5" w:rsidRDefault="00122B46" w:rsidP="002B16D9">
            <w:pPr>
              <w:pStyle w:val="TableText"/>
            </w:pPr>
            <w:r w:rsidRPr="00163DC5">
              <w:t>Yes</w:t>
            </w:r>
          </w:p>
        </w:tc>
        <w:tc>
          <w:tcPr>
            <w:tcW w:w="4037" w:type="dxa"/>
          </w:tcPr>
          <w:p w14:paraId="4D4E9F19" w14:textId="2442AEA2" w:rsidR="00122B46" w:rsidRPr="00163DC5" w:rsidRDefault="00122B46" w:rsidP="002B16D9">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2B16D9">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2B16D9">
            <w:pPr>
              <w:pStyle w:val="TableText"/>
            </w:pPr>
            <w:r w:rsidRPr="00163DC5">
              <w:t>String</w:t>
            </w:r>
          </w:p>
        </w:tc>
        <w:tc>
          <w:tcPr>
            <w:tcW w:w="1530" w:type="dxa"/>
          </w:tcPr>
          <w:p w14:paraId="0E7A2E8D" w14:textId="77777777" w:rsidR="00122B46" w:rsidRPr="00163DC5" w:rsidRDefault="00122B46" w:rsidP="002B16D9">
            <w:pPr>
              <w:pStyle w:val="TableText"/>
            </w:pPr>
            <w:r w:rsidRPr="00163DC5">
              <w:t>parentType</w:t>
            </w:r>
          </w:p>
        </w:tc>
        <w:tc>
          <w:tcPr>
            <w:tcW w:w="810" w:type="dxa"/>
          </w:tcPr>
          <w:p w14:paraId="005883F6" w14:textId="77777777" w:rsidR="00122B46" w:rsidRPr="00163DC5" w:rsidRDefault="00122B46" w:rsidP="002B16D9">
            <w:pPr>
              <w:pStyle w:val="TableText"/>
            </w:pPr>
            <w:r w:rsidRPr="00163DC5">
              <w:t>Yes</w:t>
            </w:r>
          </w:p>
        </w:tc>
        <w:tc>
          <w:tcPr>
            <w:tcW w:w="4037" w:type="dxa"/>
          </w:tcPr>
          <w:p w14:paraId="5ECB1256" w14:textId="2D3254BE" w:rsidR="00122B46" w:rsidRPr="00163DC5" w:rsidRDefault="00122B46" w:rsidP="002B16D9">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2B16D9">
            <w:pPr>
              <w:pStyle w:val="TableText"/>
            </w:pPr>
            <w:r w:rsidRPr="00163DC5">
              <w:t>Extension Point Index</w:t>
            </w:r>
          </w:p>
        </w:tc>
        <w:tc>
          <w:tcPr>
            <w:tcW w:w="1150" w:type="dxa"/>
          </w:tcPr>
          <w:p w14:paraId="2DE7BFCC" w14:textId="49D50CFD" w:rsidR="00122B46" w:rsidRPr="00163DC5" w:rsidRDefault="007949E9" w:rsidP="002B16D9">
            <w:pPr>
              <w:pStyle w:val="TableText"/>
            </w:pPr>
            <w:ins w:id="371" w:author="Gavin Rawson" w:date="2024-07-15T08:26:00Z" w16du:dateUtc="2024-07-15T07:26:00Z">
              <w:r>
                <w:t>Integer</w:t>
              </w:r>
            </w:ins>
            <w:del w:id="372" w:author="Gavin Rawson" w:date="2024-07-15T08:26:00Z" w16du:dateUtc="2024-07-15T07:26:00Z">
              <w:r w:rsidR="00122B46" w:rsidRPr="00163DC5" w:rsidDel="007949E9">
                <w:delText>Number</w:delText>
              </w:r>
            </w:del>
          </w:p>
        </w:tc>
        <w:tc>
          <w:tcPr>
            <w:tcW w:w="1530" w:type="dxa"/>
          </w:tcPr>
          <w:p w14:paraId="2EB5B626" w14:textId="77777777" w:rsidR="00122B46" w:rsidRPr="00163DC5" w:rsidRDefault="00122B46" w:rsidP="002B16D9">
            <w:pPr>
              <w:pStyle w:val="TableText"/>
            </w:pPr>
            <w:r w:rsidRPr="00163DC5">
              <w:t>num</w:t>
            </w:r>
          </w:p>
        </w:tc>
        <w:tc>
          <w:tcPr>
            <w:tcW w:w="810" w:type="dxa"/>
          </w:tcPr>
          <w:p w14:paraId="0C199CC2" w14:textId="77777777" w:rsidR="00122B46" w:rsidRPr="00163DC5" w:rsidRDefault="00122B46" w:rsidP="002B16D9">
            <w:pPr>
              <w:pStyle w:val="TableText"/>
            </w:pPr>
            <w:r w:rsidRPr="00163DC5">
              <w:t>Yes</w:t>
            </w:r>
          </w:p>
        </w:tc>
        <w:tc>
          <w:tcPr>
            <w:tcW w:w="4037" w:type="dxa"/>
          </w:tcPr>
          <w:p w14:paraId="4D9F86DB" w14:textId="76060FDB" w:rsidR="00122B46" w:rsidRPr="00163DC5" w:rsidRDefault="00122B46" w:rsidP="002B16D9">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2B16D9">
            <w:pPr>
              <w:pStyle w:val="TableText"/>
            </w:pPr>
            <w:r w:rsidRPr="00163DC5">
              <w:t>Name</w:t>
            </w:r>
          </w:p>
        </w:tc>
        <w:tc>
          <w:tcPr>
            <w:tcW w:w="1150" w:type="dxa"/>
          </w:tcPr>
          <w:p w14:paraId="5F987DF0" w14:textId="77777777" w:rsidR="00122B46" w:rsidRPr="00163DC5" w:rsidRDefault="00122B46" w:rsidP="002B16D9">
            <w:pPr>
              <w:pStyle w:val="TableText"/>
            </w:pPr>
            <w:r w:rsidRPr="00163DC5">
              <w:t>String</w:t>
            </w:r>
          </w:p>
        </w:tc>
        <w:tc>
          <w:tcPr>
            <w:tcW w:w="1530" w:type="dxa"/>
          </w:tcPr>
          <w:p w14:paraId="78243AEC" w14:textId="77777777" w:rsidR="00122B46" w:rsidRPr="00163DC5" w:rsidRDefault="00122B46" w:rsidP="002B16D9">
            <w:pPr>
              <w:pStyle w:val="TableText"/>
            </w:pPr>
            <w:r w:rsidRPr="00163DC5">
              <w:t>name</w:t>
            </w:r>
          </w:p>
        </w:tc>
        <w:tc>
          <w:tcPr>
            <w:tcW w:w="810" w:type="dxa"/>
          </w:tcPr>
          <w:p w14:paraId="20F56EAA" w14:textId="77777777" w:rsidR="00122B46" w:rsidRPr="00163DC5" w:rsidRDefault="00122B46" w:rsidP="002B16D9">
            <w:pPr>
              <w:pStyle w:val="TableText"/>
            </w:pPr>
            <w:r w:rsidRPr="00163DC5">
              <w:t>No</w:t>
            </w:r>
          </w:p>
        </w:tc>
        <w:tc>
          <w:tcPr>
            <w:tcW w:w="4037" w:type="dxa"/>
          </w:tcPr>
          <w:p w14:paraId="02A33E36" w14:textId="619B4C8D" w:rsidR="00122B46" w:rsidRPr="00163DC5" w:rsidRDefault="00122B46" w:rsidP="002B16D9">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2B16D9">
            <w:pPr>
              <w:pStyle w:val="TableText"/>
            </w:pPr>
            <w:r w:rsidRPr="00163DC5">
              <w:t>Class Name</w:t>
            </w:r>
          </w:p>
        </w:tc>
        <w:tc>
          <w:tcPr>
            <w:tcW w:w="1150" w:type="dxa"/>
          </w:tcPr>
          <w:p w14:paraId="54A8ABC5" w14:textId="77777777" w:rsidR="00122B46" w:rsidRPr="00163DC5" w:rsidRDefault="00122B46" w:rsidP="002B16D9">
            <w:pPr>
              <w:pStyle w:val="TableText"/>
            </w:pPr>
            <w:r w:rsidRPr="00163DC5">
              <w:t>String</w:t>
            </w:r>
          </w:p>
        </w:tc>
        <w:tc>
          <w:tcPr>
            <w:tcW w:w="1530" w:type="dxa"/>
          </w:tcPr>
          <w:p w14:paraId="65D28BD1" w14:textId="77777777" w:rsidR="00122B46" w:rsidRPr="00163DC5" w:rsidRDefault="00122B46" w:rsidP="002B16D9">
            <w:pPr>
              <w:pStyle w:val="TableText"/>
            </w:pPr>
            <w:r w:rsidRPr="00163DC5">
              <w:t>className</w:t>
            </w:r>
          </w:p>
        </w:tc>
        <w:tc>
          <w:tcPr>
            <w:tcW w:w="810" w:type="dxa"/>
          </w:tcPr>
          <w:p w14:paraId="594AB64D" w14:textId="77777777" w:rsidR="00122B46" w:rsidRPr="00163DC5" w:rsidRDefault="00122B46" w:rsidP="002B16D9">
            <w:pPr>
              <w:pStyle w:val="TableText"/>
            </w:pPr>
            <w:r w:rsidRPr="00163DC5">
              <w:t>No</w:t>
            </w:r>
          </w:p>
        </w:tc>
        <w:tc>
          <w:tcPr>
            <w:tcW w:w="4037" w:type="dxa"/>
          </w:tcPr>
          <w:p w14:paraId="22409EF6" w14:textId="77777777" w:rsidR="00122B46" w:rsidRPr="00163DC5" w:rsidRDefault="00122B46" w:rsidP="002B16D9">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2B16D9">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2B16D9">
            <w:pPr>
              <w:pStyle w:val="TableText"/>
            </w:pPr>
            <w:r w:rsidRPr="00163DC5">
              <w:t>String</w:t>
            </w:r>
          </w:p>
        </w:tc>
        <w:tc>
          <w:tcPr>
            <w:tcW w:w="1530" w:type="dxa"/>
          </w:tcPr>
          <w:p w14:paraId="3FA03C0D" w14:textId="77777777" w:rsidR="00122B46" w:rsidRPr="00163DC5" w:rsidRDefault="00122B46" w:rsidP="002B16D9">
            <w:pPr>
              <w:pStyle w:val="TableText"/>
            </w:pPr>
            <w:r w:rsidRPr="00163DC5">
              <w:t>type</w:t>
            </w:r>
          </w:p>
        </w:tc>
        <w:tc>
          <w:tcPr>
            <w:tcW w:w="810" w:type="dxa"/>
          </w:tcPr>
          <w:p w14:paraId="012C8D2D" w14:textId="77777777" w:rsidR="00122B46" w:rsidRPr="00163DC5" w:rsidRDefault="00122B46" w:rsidP="002B16D9">
            <w:pPr>
              <w:pStyle w:val="TableText"/>
            </w:pPr>
            <w:r w:rsidRPr="00163DC5">
              <w:t>Yes</w:t>
            </w:r>
          </w:p>
        </w:tc>
        <w:tc>
          <w:tcPr>
            <w:tcW w:w="4037" w:type="dxa"/>
          </w:tcPr>
          <w:p w14:paraId="2530B1A5" w14:textId="77777777" w:rsidR="00122B46" w:rsidRPr="00163DC5" w:rsidRDefault="00122B46" w:rsidP="002B16D9">
            <w:pPr>
              <w:pStyle w:val="TableText"/>
            </w:pPr>
            <w:r w:rsidRPr="00163DC5">
              <w:t>One of:</w:t>
            </w:r>
          </w:p>
          <w:p w14:paraId="581BC68E" w14:textId="77777777" w:rsidR="00122B46" w:rsidRPr="00163DC5" w:rsidRDefault="00122B46" w:rsidP="002B16D9">
            <w:pPr>
              <w:pStyle w:val="TableText"/>
            </w:pPr>
            <w:r w:rsidRPr="00163DC5">
              <w:t xml:space="preserve">              "RoC" (Rate of Change),</w:t>
            </w:r>
          </w:p>
          <w:p w14:paraId="3C9D2318" w14:textId="77777777" w:rsidR="00122B46" w:rsidRPr="00163DC5" w:rsidRDefault="00122B46" w:rsidP="002B16D9">
            <w:pPr>
              <w:pStyle w:val="TableText"/>
            </w:pPr>
            <w:r w:rsidRPr="00163DC5">
              <w:t xml:space="preserve">              "Min",</w:t>
            </w:r>
          </w:p>
          <w:p w14:paraId="73582848" w14:textId="77777777" w:rsidR="00122B46" w:rsidRPr="00163DC5" w:rsidRDefault="00122B46" w:rsidP="002B16D9">
            <w:pPr>
              <w:pStyle w:val="TableText"/>
            </w:pPr>
            <w:r w:rsidRPr="00163DC5">
              <w:t xml:space="preserve">              "Max",</w:t>
            </w:r>
          </w:p>
          <w:p w14:paraId="180E46D3" w14:textId="77777777" w:rsidR="00122B46" w:rsidRPr="00163DC5" w:rsidRDefault="00122B46" w:rsidP="002B16D9">
            <w:pPr>
              <w:pStyle w:val="TableText"/>
            </w:pPr>
            <w:r w:rsidRPr="00163DC5">
              <w:t xml:space="preserve">              "Mean",</w:t>
            </w:r>
          </w:p>
          <w:p w14:paraId="76BFB915" w14:textId="77777777" w:rsidR="00122B46" w:rsidRPr="00163DC5" w:rsidRDefault="00122B46" w:rsidP="002B16D9">
            <w:pPr>
              <w:pStyle w:val="TableText"/>
            </w:pPr>
            <w:r w:rsidRPr="00163DC5">
              <w:t xml:space="preserve">              "StdDev",</w:t>
            </w:r>
          </w:p>
          <w:p w14:paraId="342C4FD1" w14:textId="77777777" w:rsidR="00122B46" w:rsidRPr="00163DC5" w:rsidRDefault="00122B46" w:rsidP="002B16D9">
            <w:pPr>
              <w:pStyle w:val="TableText"/>
            </w:pPr>
            <w:r w:rsidRPr="00163DC5">
              <w:t xml:space="preserve">              "Integral",</w:t>
            </w:r>
          </w:p>
          <w:p w14:paraId="22FEE210" w14:textId="77777777" w:rsidR="00122B46" w:rsidRPr="00163DC5" w:rsidRDefault="00122B46" w:rsidP="002B16D9">
            <w:pPr>
              <w:pStyle w:val="TableText"/>
            </w:pPr>
            <w:r w:rsidRPr="00163DC5">
              <w:t xml:space="preserve">              "Run Time",</w:t>
            </w:r>
          </w:p>
          <w:p w14:paraId="27335130" w14:textId="77777777" w:rsidR="00122B46" w:rsidRPr="00163DC5" w:rsidRDefault="00122B46" w:rsidP="002B16D9">
            <w:pPr>
              <w:pStyle w:val="TableText"/>
            </w:pPr>
            <w:r w:rsidRPr="00163DC5">
              <w:t xml:space="preserve">              "Count"</w:t>
            </w:r>
          </w:p>
          <w:p w14:paraId="76BE5BF3" w14:textId="08A791C8" w:rsidR="00122B46" w:rsidRPr="00163DC5" w:rsidRDefault="00122B46" w:rsidP="002B16D9">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2B16D9">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2B16D9">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2B16D9">
            <w:pPr>
              <w:pStyle w:val="TableText"/>
              <w:rPr>
                <w:lang w:bidi="he-IL"/>
              </w:rPr>
            </w:pPr>
            <w:r w:rsidRPr="00163DC5">
              <w:rPr>
                <w:lang w:bidi="he-IL"/>
              </w:rPr>
              <w:t>No</w:t>
            </w:r>
          </w:p>
        </w:tc>
        <w:tc>
          <w:tcPr>
            <w:tcW w:w="4037" w:type="dxa"/>
            <w:noWrap/>
            <w:hideMark/>
          </w:tcPr>
          <w:p w14:paraId="4BF876E3" w14:textId="2342FC2E" w:rsidR="00122B46" w:rsidRPr="00163DC5" w:rsidRDefault="00122B46" w:rsidP="002B16D9">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2B16D9">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2B16D9">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2B16D9">
            <w:pPr>
              <w:pStyle w:val="TableText"/>
              <w:rPr>
                <w:lang w:bidi="he-IL"/>
              </w:rPr>
            </w:pPr>
            <w:r w:rsidRPr="00163DC5">
              <w:rPr>
                <w:lang w:bidi="he-IL"/>
              </w:rPr>
              <w:t>No</w:t>
            </w:r>
          </w:p>
        </w:tc>
        <w:tc>
          <w:tcPr>
            <w:tcW w:w="4037" w:type="dxa"/>
            <w:noWrap/>
            <w:hideMark/>
          </w:tcPr>
          <w:p w14:paraId="1BE1AE02" w14:textId="77777777" w:rsidR="00122B46" w:rsidRPr="00163DC5" w:rsidRDefault="00122B46" w:rsidP="002B16D9">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2B16D9">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2B16D9">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2B16D9">
            <w:pPr>
              <w:pStyle w:val="TableText"/>
              <w:rPr>
                <w:lang w:bidi="he-IL"/>
              </w:rPr>
            </w:pPr>
            <w:r w:rsidRPr="00163DC5">
              <w:rPr>
                <w:lang w:bidi="he-IL"/>
              </w:rPr>
              <w:t>No</w:t>
            </w:r>
          </w:p>
        </w:tc>
        <w:tc>
          <w:tcPr>
            <w:tcW w:w="4037" w:type="dxa"/>
            <w:noWrap/>
            <w:hideMark/>
          </w:tcPr>
          <w:p w14:paraId="0D6B4FD6" w14:textId="77777777" w:rsidR="00122B46" w:rsidRPr="00163DC5" w:rsidRDefault="00122B46" w:rsidP="002B16D9">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2B16D9">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2B16D9">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2B16D9">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2B16D9">
            <w:pPr>
              <w:pStyle w:val="TableText"/>
              <w:rPr>
                <w:lang w:bidi="he-IL"/>
              </w:rPr>
            </w:pPr>
            <w:r w:rsidRPr="00163DC5">
              <w:rPr>
                <w:lang w:bidi="he-IL"/>
              </w:rPr>
              <w:t>No</w:t>
            </w:r>
          </w:p>
        </w:tc>
        <w:tc>
          <w:tcPr>
            <w:tcW w:w="4037" w:type="dxa"/>
            <w:noWrap/>
            <w:hideMark/>
          </w:tcPr>
          <w:p w14:paraId="26ACFE48" w14:textId="77777777" w:rsidR="00122B46" w:rsidRPr="00163DC5" w:rsidRDefault="00122B46" w:rsidP="002B16D9">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2B16D9">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2B16D9">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2B16D9">
            <w:pPr>
              <w:pStyle w:val="TableText"/>
              <w:rPr>
                <w:lang w:bidi="he-IL"/>
              </w:rPr>
            </w:pPr>
            <w:r w:rsidRPr="00163DC5">
              <w:rPr>
                <w:lang w:bidi="he-IL"/>
              </w:rPr>
              <w:t>No</w:t>
            </w:r>
          </w:p>
        </w:tc>
        <w:tc>
          <w:tcPr>
            <w:tcW w:w="4037" w:type="dxa"/>
            <w:noWrap/>
            <w:hideMark/>
          </w:tcPr>
          <w:p w14:paraId="4C6D0F36" w14:textId="039C657C" w:rsidR="00122B46" w:rsidRPr="00163DC5" w:rsidRDefault="00122B46" w:rsidP="002B16D9">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2B16D9">
            <w:pPr>
              <w:pStyle w:val="TableText"/>
              <w:rPr>
                <w:lang w:bidi="he-IL"/>
              </w:rPr>
            </w:pPr>
            <w:r w:rsidRPr="00163DC5">
              <w:rPr>
                <w:lang w:bidi="he-IL"/>
              </w:rPr>
              <w:t>Units</w:t>
            </w:r>
          </w:p>
        </w:tc>
        <w:tc>
          <w:tcPr>
            <w:tcW w:w="1150" w:type="dxa"/>
            <w:noWrap/>
            <w:hideMark/>
          </w:tcPr>
          <w:p w14:paraId="38FAC46D" w14:textId="77777777" w:rsidR="00122B46" w:rsidRPr="00163DC5" w:rsidRDefault="00122B46" w:rsidP="002B16D9">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2B16D9">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2B16D9">
            <w:pPr>
              <w:pStyle w:val="TableText"/>
              <w:rPr>
                <w:lang w:bidi="he-IL"/>
              </w:rPr>
            </w:pPr>
            <w:r w:rsidRPr="00163DC5">
              <w:rPr>
                <w:lang w:bidi="he-IL"/>
              </w:rPr>
              <w:t>No</w:t>
            </w:r>
          </w:p>
        </w:tc>
        <w:tc>
          <w:tcPr>
            <w:tcW w:w="4037" w:type="dxa"/>
            <w:noWrap/>
            <w:hideMark/>
          </w:tcPr>
          <w:p w14:paraId="66390432" w14:textId="21EDEA64" w:rsidR="00122B46" w:rsidRPr="00163DC5" w:rsidRDefault="00122B46" w:rsidP="002B16D9">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373" w:name="_Toc170288572"/>
      <w:r>
        <w:t>Minimum</w:t>
      </w:r>
      <w:bookmarkEnd w:id="373"/>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374" w:name="_Toc170288573"/>
      <w:r>
        <w:t>Maximum</w:t>
      </w:r>
      <w:bookmarkEnd w:id="374"/>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375" w:name="_Toc170288574"/>
      <w:r>
        <w:t>Mean</w:t>
      </w:r>
      <w:bookmarkEnd w:id="375"/>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376" w:name="_Toc170288575"/>
      <w:r>
        <w:t xml:space="preserve">Standard </w:t>
      </w:r>
      <w:r w:rsidR="006B0494">
        <w:t>deviation</w:t>
      </w:r>
      <w:bookmarkEnd w:id="376"/>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377" w:name="_Toc170288576"/>
      <w:r>
        <w:t>Integral</w:t>
      </w:r>
      <w:bookmarkEnd w:id="377"/>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0FF010D1"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378" w:author="Gavin Rawson" w:date="2024-07-15T12:48:00Z" w16du:dateUtc="2024-07-15T11:48:00Z">
        <w:r w:rsidR="00461D1E" w:rsidRPr="00461D1E">
          <w:rPr>
            <w:rStyle w:val="Crossreference"/>
            <w:rPrChange w:id="379" w:author="Gavin Rawson" w:date="2024-07-15T12:48:00Z" w16du:dateUtc="2024-07-15T11:48:00Z">
              <w:rPr/>
            </w:rPrChange>
          </w:rPr>
          <w:t xml:space="preserve">Figure </w:t>
        </w:r>
        <w:r w:rsidR="00461D1E" w:rsidRPr="00461D1E">
          <w:rPr>
            <w:rStyle w:val="Crossreference"/>
            <w:rPrChange w:id="380" w:author="Gavin Rawson" w:date="2024-07-15T12:48:00Z" w16du:dateUtc="2024-07-15T11:48:00Z">
              <w:rPr>
                <w:noProof/>
              </w:rPr>
            </w:rPrChange>
          </w:rPr>
          <w:t>11</w:t>
        </w:r>
      </w:ins>
      <w:del w:id="381" w:author="Gavin Rawson" w:date="2024-07-15T12:48:00Z" w16du:dateUtc="2024-07-15T11:48:00Z">
        <w:r w:rsidR="002B16D9" w:rsidRPr="00041655" w:rsidDel="00461D1E">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40B9B9A0" w:rsidR="008D5866" w:rsidRDefault="008D5866" w:rsidP="008D5866">
      <w:pPr>
        <w:pStyle w:val="Caption"/>
      </w:pPr>
      <w:bookmarkStart w:id="382" w:name="_Ref161316465"/>
      <w:bookmarkStart w:id="383" w:name="_Toc170288638"/>
      <w:r>
        <w:t xml:space="preserve">Figure </w:t>
      </w:r>
      <w:r>
        <w:fldChar w:fldCharType="begin"/>
      </w:r>
      <w:r>
        <w:instrText xml:space="preserve"> SEQ Figure \* ARABIC </w:instrText>
      </w:r>
      <w:r>
        <w:fldChar w:fldCharType="separate"/>
      </w:r>
      <w:r w:rsidR="00461D1E">
        <w:rPr>
          <w:noProof/>
        </w:rPr>
        <w:t>11</w:t>
      </w:r>
      <w:r>
        <w:rPr>
          <w:noProof/>
        </w:rPr>
        <w:fldChar w:fldCharType="end"/>
      </w:r>
      <w:bookmarkEnd w:id="382"/>
      <w:r>
        <w:tab/>
      </w:r>
      <w:r w:rsidRPr="008D5866">
        <w:t xml:space="preserve">Example of calculation of integral extended </w:t>
      </w:r>
      <w:r w:rsidR="00801C39">
        <w:t>p</w:t>
      </w:r>
      <w:r w:rsidRPr="008D5866">
        <w:t>oint value</w:t>
      </w:r>
      <w:bookmarkEnd w:id="383"/>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384" w:name="_Toc170288577"/>
      <w:r>
        <w:t>Rate of change</w:t>
      </w:r>
      <w:bookmarkEnd w:id="384"/>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38AE3380"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461D1E">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85" w:author="Gavin Rawson" w:date="2024-07-15T12:48:00Z" w16du:dateUtc="2024-07-15T11:48:00Z">
        <w:r w:rsidR="00461D1E" w:rsidRPr="00461D1E">
          <w:rPr>
            <w:rStyle w:val="Crossreference"/>
            <w:rPrChange w:id="386" w:author="Gavin Rawson" w:date="2024-07-15T12:48:00Z" w16du:dateUtc="2024-07-15T11:48:00Z">
              <w:rPr/>
            </w:rPrChange>
          </w:rPr>
          <w:t>Limit and control profiles</w:t>
        </w:r>
      </w:ins>
      <w:del w:id="387"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388" w:name="_Toc170288578"/>
      <w:r>
        <w:t xml:space="preserve">State </w:t>
      </w:r>
      <w:r w:rsidR="006B0494">
        <w:t>counter</w:t>
      </w:r>
      <w:bookmarkEnd w:id="388"/>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389" w:name="_Toc170288579"/>
      <w:r>
        <w:t xml:space="preserve">State </w:t>
      </w:r>
      <w:r w:rsidR="006B0494">
        <w:t>runtime</w:t>
      </w:r>
      <w:bookmarkEnd w:id="389"/>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390" w:name="_Ref161319455"/>
      <w:bookmarkStart w:id="391" w:name="_Toc170288580"/>
      <w:r w:rsidRPr="00E622A5">
        <w:t>Limit and control profiles</w:t>
      </w:r>
      <w:bookmarkEnd w:id="390"/>
      <w:bookmarkEnd w:id="391"/>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392" w:name="_Toc170288581"/>
      <w:r>
        <w:t xml:space="preserve">Limit </w:t>
      </w:r>
      <w:r w:rsidR="006B0494">
        <w:t>profiles</w:t>
      </w:r>
      <w:bookmarkEnd w:id="392"/>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17ADF29D" w:rsidR="003D567B" w:rsidRDefault="003D567B" w:rsidP="003D567B">
      <w:pPr>
        <w:pStyle w:val="BodyText"/>
      </w:pPr>
      <w:r>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393" w:author="Gavin Rawson" w:date="2024-07-15T12:48:00Z" w16du:dateUtc="2024-07-15T11:48:00Z">
        <w:r w:rsidR="00461D1E" w:rsidRPr="00461D1E">
          <w:rPr>
            <w:rStyle w:val="Crossreference"/>
            <w:rPrChange w:id="394" w:author="Gavin Rawson" w:date="2024-07-15T12:48:00Z" w16du:dateUtc="2024-07-15T11:48:00Z">
              <w:rPr/>
            </w:rPrChange>
          </w:rPr>
          <w:t xml:space="preserve">Table </w:t>
        </w:r>
        <w:r w:rsidR="00461D1E" w:rsidRPr="00461D1E">
          <w:rPr>
            <w:rStyle w:val="Crossreference"/>
            <w:rPrChange w:id="395" w:author="Gavin Rawson" w:date="2024-07-15T12:48:00Z" w16du:dateUtc="2024-07-15T11:48:00Z">
              <w:rPr>
                <w:noProof/>
              </w:rPr>
            </w:rPrChange>
          </w:rPr>
          <w:t>20</w:t>
        </w:r>
      </w:ins>
      <w:del w:id="396" w:author="Gavin Rawson" w:date="2024-07-15T12:48:00Z" w16du:dateUtc="2024-07-15T11:48:00Z">
        <w:r w:rsidR="002B16D9" w:rsidRPr="00041655" w:rsidDel="00461D1E">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19A631A6" w:rsidR="00E622A5" w:rsidRDefault="003D567B" w:rsidP="00163DC5">
      <w:pPr>
        <w:pStyle w:val="Caption"/>
        <w:keepNext/>
      </w:pPr>
      <w:bookmarkStart w:id="397" w:name="_Ref161319951"/>
      <w:bookmarkStart w:id="398" w:name="_Toc170288659"/>
      <w:r>
        <w:t xml:space="preserve">Table </w:t>
      </w:r>
      <w:r>
        <w:fldChar w:fldCharType="begin"/>
      </w:r>
      <w:r>
        <w:instrText xml:space="preserve"> SEQ Table \* ARABIC </w:instrText>
      </w:r>
      <w:r>
        <w:fldChar w:fldCharType="separate"/>
      </w:r>
      <w:r w:rsidR="00461D1E">
        <w:rPr>
          <w:noProof/>
        </w:rPr>
        <w:t>20</w:t>
      </w:r>
      <w:r>
        <w:rPr>
          <w:noProof/>
        </w:rPr>
        <w:fldChar w:fldCharType="end"/>
      </w:r>
      <w:bookmarkEnd w:id="397"/>
      <w:r>
        <w:tab/>
      </w:r>
      <w:r w:rsidRPr="003D567B">
        <w:t xml:space="preserve">Information used in defining limit profiles for analogue and counter </w:t>
      </w:r>
      <w:r w:rsidR="00115B0F">
        <w:t>p</w:t>
      </w:r>
      <w:r w:rsidRPr="003D567B">
        <w:t>oints</w:t>
      </w:r>
      <w:bookmarkEnd w:id="398"/>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163DC5"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163DC5" w:rsidRDefault="003D567B" w:rsidP="003D567B">
            <w:pPr>
              <w:pStyle w:val="TableHeading"/>
              <w:rPr>
                <w:b/>
                <w:sz w:val="20"/>
                <w:szCs w:val="20"/>
              </w:rPr>
            </w:pPr>
            <w:r w:rsidRPr="00163DC5">
              <w:rPr>
                <w:b/>
                <w:sz w:val="20"/>
                <w:szCs w:val="20"/>
              </w:rPr>
              <w:t>Information</w:t>
            </w:r>
          </w:p>
        </w:tc>
        <w:tc>
          <w:tcPr>
            <w:tcW w:w="1265" w:type="dxa"/>
            <w:shd w:val="clear" w:color="auto" w:fill="5BABD3"/>
          </w:tcPr>
          <w:p w14:paraId="1D72C0AF" w14:textId="77777777" w:rsidR="003D567B" w:rsidRPr="00163DC5" w:rsidRDefault="003D567B" w:rsidP="003D567B">
            <w:pPr>
              <w:pStyle w:val="TableHeading"/>
              <w:rPr>
                <w:b/>
                <w:sz w:val="20"/>
                <w:szCs w:val="20"/>
              </w:rPr>
            </w:pPr>
            <w:r w:rsidRPr="00163DC5">
              <w:rPr>
                <w:b/>
                <w:sz w:val="20"/>
                <w:szCs w:val="20"/>
              </w:rPr>
              <w:t>Type</w:t>
            </w:r>
          </w:p>
        </w:tc>
        <w:tc>
          <w:tcPr>
            <w:tcW w:w="993" w:type="dxa"/>
            <w:shd w:val="clear" w:color="auto" w:fill="5BABD3"/>
          </w:tcPr>
          <w:p w14:paraId="5656BA03" w14:textId="77777777" w:rsidR="003D567B" w:rsidRPr="00163DC5" w:rsidRDefault="003D567B" w:rsidP="003D567B">
            <w:pPr>
              <w:pStyle w:val="TableHeading"/>
              <w:rPr>
                <w:b/>
                <w:sz w:val="20"/>
                <w:szCs w:val="20"/>
              </w:rPr>
            </w:pPr>
            <w:r w:rsidRPr="00163DC5">
              <w:rPr>
                <w:b/>
                <w:sz w:val="20"/>
                <w:szCs w:val="20"/>
              </w:rPr>
              <w:t>JSON Name</w:t>
            </w:r>
          </w:p>
        </w:tc>
        <w:tc>
          <w:tcPr>
            <w:tcW w:w="1417" w:type="dxa"/>
            <w:shd w:val="clear" w:color="auto" w:fill="5BABD3"/>
          </w:tcPr>
          <w:p w14:paraId="582AE705" w14:textId="77777777" w:rsidR="003D567B" w:rsidRPr="00163DC5" w:rsidRDefault="003D567B" w:rsidP="003D567B">
            <w:pPr>
              <w:pStyle w:val="TableHeading"/>
              <w:rPr>
                <w:b/>
                <w:sz w:val="20"/>
                <w:szCs w:val="20"/>
              </w:rPr>
            </w:pPr>
            <w:r w:rsidRPr="00163DC5">
              <w:rPr>
                <w:b/>
                <w:sz w:val="20"/>
                <w:szCs w:val="20"/>
              </w:rPr>
              <w:t>Mandatory</w:t>
            </w:r>
          </w:p>
        </w:tc>
        <w:tc>
          <w:tcPr>
            <w:tcW w:w="3832" w:type="dxa"/>
            <w:shd w:val="clear" w:color="auto" w:fill="5BABD3"/>
          </w:tcPr>
          <w:p w14:paraId="00ED942B" w14:textId="77777777" w:rsidR="003D567B" w:rsidRPr="00163DC5" w:rsidRDefault="003D567B" w:rsidP="003D567B">
            <w:pPr>
              <w:pStyle w:val="TableHeading"/>
              <w:rPr>
                <w:b/>
                <w:sz w:val="20"/>
                <w:szCs w:val="20"/>
              </w:rPr>
            </w:pPr>
            <w:r w:rsidRPr="00163DC5">
              <w:rPr>
                <w:b/>
                <w:sz w:val="20"/>
                <w:szCs w:val="20"/>
              </w:rPr>
              <w:t>Description</w:t>
            </w:r>
          </w:p>
        </w:tc>
      </w:tr>
      <w:tr w:rsidR="00270690" w:rsidRPr="00163DC5"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6521EF" w:rsidRDefault="003D567B" w:rsidP="002B16D9">
            <w:pPr>
              <w:pStyle w:val="TableText"/>
              <w:rPr>
                <w:b w:val="0"/>
              </w:rPr>
            </w:pPr>
            <w:r w:rsidRPr="006521EF">
              <w:t>Limit Profile Index</w:t>
            </w:r>
          </w:p>
        </w:tc>
        <w:tc>
          <w:tcPr>
            <w:tcW w:w="1265" w:type="dxa"/>
            <w:shd w:val="clear" w:color="auto" w:fill="auto"/>
          </w:tcPr>
          <w:p w14:paraId="4BA0F85B" w14:textId="794EDE53" w:rsidR="003D567B" w:rsidRPr="006521EF" w:rsidRDefault="003C1168" w:rsidP="002B16D9">
            <w:pPr>
              <w:pStyle w:val="TableText"/>
              <w:rPr>
                <w:b w:val="0"/>
              </w:rPr>
            </w:pPr>
            <w:ins w:id="399" w:author="Gavin Rawson" w:date="2024-07-15T08:26:00Z" w16du:dateUtc="2024-07-15T07:26:00Z">
              <w:r>
                <w:t>Integer</w:t>
              </w:r>
            </w:ins>
            <w:del w:id="400" w:author="Gavin Rawson" w:date="2024-07-15T08:26:00Z" w16du:dateUtc="2024-07-15T07:26:00Z">
              <w:r w:rsidR="003D567B" w:rsidRPr="006521EF" w:rsidDel="003C1168">
                <w:delText>Number</w:delText>
              </w:r>
            </w:del>
          </w:p>
        </w:tc>
        <w:tc>
          <w:tcPr>
            <w:tcW w:w="993" w:type="dxa"/>
            <w:shd w:val="clear" w:color="auto" w:fill="auto"/>
          </w:tcPr>
          <w:p w14:paraId="7964956B" w14:textId="77777777" w:rsidR="003D567B" w:rsidRPr="006521EF" w:rsidRDefault="003D567B" w:rsidP="002B16D9">
            <w:pPr>
              <w:pStyle w:val="TableText"/>
              <w:rPr>
                <w:b w:val="0"/>
              </w:rPr>
            </w:pPr>
            <w:r w:rsidRPr="006521EF">
              <w:t>num</w:t>
            </w:r>
          </w:p>
        </w:tc>
        <w:tc>
          <w:tcPr>
            <w:tcW w:w="1417" w:type="dxa"/>
            <w:shd w:val="clear" w:color="auto" w:fill="auto"/>
          </w:tcPr>
          <w:p w14:paraId="22C52C53" w14:textId="77777777" w:rsidR="003D567B" w:rsidRPr="006521EF" w:rsidRDefault="003D567B" w:rsidP="002B16D9">
            <w:pPr>
              <w:pStyle w:val="TableText"/>
              <w:rPr>
                <w:b w:val="0"/>
              </w:rPr>
            </w:pPr>
            <w:r w:rsidRPr="006521EF">
              <w:t>Yes</w:t>
            </w:r>
          </w:p>
        </w:tc>
        <w:tc>
          <w:tcPr>
            <w:tcW w:w="3832" w:type="dxa"/>
            <w:shd w:val="clear" w:color="auto" w:fill="auto"/>
          </w:tcPr>
          <w:p w14:paraId="014228C6" w14:textId="77777777" w:rsidR="003D567B" w:rsidRPr="006521EF" w:rsidRDefault="003D567B" w:rsidP="002B16D9">
            <w:pPr>
              <w:pStyle w:val="TableText"/>
              <w:rPr>
                <w:b w:val="0"/>
              </w:rPr>
            </w:pPr>
            <w:r w:rsidRPr="006521EF">
              <w:t>An index for this limit.</w:t>
            </w:r>
          </w:p>
        </w:tc>
      </w:tr>
      <w:tr w:rsidR="00270690" w:rsidRPr="00163DC5"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6521EF" w:rsidRDefault="003D567B" w:rsidP="002B16D9">
            <w:pPr>
              <w:pStyle w:val="TableText"/>
              <w:rPr>
                <w:b w:val="0"/>
              </w:rPr>
            </w:pPr>
            <w:r w:rsidRPr="006521EF">
              <w:t>Values</w:t>
            </w:r>
          </w:p>
        </w:tc>
        <w:tc>
          <w:tcPr>
            <w:tcW w:w="1265" w:type="dxa"/>
            <w:shd w:val="clear" w:color="auto" w:fill="auto"/>
          </w:tcPr>
          <w:p w14:paraId="353EE5F2" w14:textId="77777777" w:rsidR="003D567B" w:rsidRPr="006521EF" w:rsidRDefault="003D567B" w:rsidP="002B16D9">
            <w:pPr>
              <w:pStyle w:val="TableText"/>
              <w:rPr>
                <w:b w:val="0"/>
              </w:rPr>
            </w:pPr>
            <w:r w:rsidRPr="006521EF">
              <w:t>Array of Numbers</w:t>
            </w:r>
          </w:p>
        </w:tc>
        <w:tc>
          <w:tcPr>
            <w:tcW w:w="993" w:type="dxa"/>
            <w:shd w:val="clear" w:color="auto" w:fill="auto"/>
          </w:tcPr>
          <w:p w14:paraId="49085772" w14:textId="77777777" w:rsidR="003D567B" w:rsidRPr="006521EF" w:rsidRDefault="003D567B" w:rsidP="002B16D9">
            <w:pPr>
              <w:pStyle w:val="TableText"/>
              <w:rPr>
                <w:b w:val="0"/>
              </w:rPr>
            </w:pPr>
            <w:r w:rsidRPr="006521EF">
              <w:t>values</w:t>
            </w:r>
          </w:p>
        </w:tc>
        <w:tc>
          <w:tcPr>
            <w:tcW w:w="1417" w:type="dxa"/>
            <w:shd w:val="clear" w:color="auto" w:fill="auto"/>
          </w:tcPr>
          <w:p w14:paraId="600F84C8" w14:textId="77777777" w:rsidR="003D567B" w:rsidRPr="006521EF" w:rsidRDefault="003D567B" w:rsidP="002B16D9">
            <w:pPr>
              <w:pStyle w:val="TableText"/>
              <w:rPr>
                <w:b w:val="0"/>
              </w:rPr>
            </w:pPr>
            <w:r w:rsidRPr="006521EF">
              <w:t>Yes</w:t>
            </w:r>
          </w:p>
        </w:tc>
        <w:tc>
          <w:tcPr>
            <w:tcW w:w="3832" w:type="dxa"/>
            <w:shd w:val="clear" w:color="auto" w:fill="auto"/>
          </w:tcPr>
          <w:p w14:paraId="4E65DABA" w14:textId="77777777" w:rsidR="003D567B" w:rsidRPr="006521EF" w:rsidRDefault="003D567B" w:rsidP="002B16D9">
            <w:pPr>
              <w:pStyle w:val="TableText"/>
              <w:rPr>
                <w:b w:val="0"/>
              </w:rPr>
            </w:pPr>
            <w:r w:rsidRPr="006521EF">
              <w:t>Values array - first value applies at first time.</w:t>
            </w:r>
          </w:p>
        </w:tc>
      </w:tr>
      <w:tr w:rsidR="00270690" w:rsidRPr="00163DC5"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6521EF" w:rsidRDefault="003D567B" w:rsidP="002B16D9">
            <w:pPr>
              <w:pStyle w:val="TableText"/>
              <w:rPr>
                <w:b w:val="0"/>
              </w:rPr>
            </w:pPr>
            <w:r w:rsidRPr="006521EF">
              <w:t>Times</w:t>
            </w:r>
          </w:p>
        </w:tc>
        <w:tc>
          <w:tcPr>
            <w:tcW w:w="1265" w:type="dxa"/>
            <w:shd w:val="clear" w:color="auto" w:fill="auto"/>
          </w:tcPr>
          <w:p w14:paraId="6A66EAD3" w14:textId="77777777" w:rsidR="003D567B" w:rsidRPr="006521EF" w:rsidRDefault="003D567B" w:rsidP="002B16D9">
            <w:pPr>
              <w:pStyle w:val="TableText"/>
              <w:rPr>
                <w:b w:val="0"/>
              </w:rPr>
            </w:pPr>
            <w:r w:rsidRPr="006521EF">
              <w:t>Array of Integer</w:t>
            </w:r>
          </w:p>
        </w:tc>
        <w:tc>
          <w:tcPr>
            <w:tcW w:w="993" w:type="dxa"/>
            <w:shd w:val="clear" w:color="auto" w:fill="auto"/>
          </w:tcPr>
          <w:p w14:paraId="094B9B04" w14:textId="77777777" w:rsidR="003D567B" w:rsidRPr="006521EF" w:rsidRDefault="003D567B" w:rsidP="002B16D9">
            <w:pPr>
              <w:pStyle w:val="TableText"/>
              <w:rPr>
                <w:b w:val="0"/>
              </w:rPr>
            </w:pPr>
            <w:r w:rsidRPr="006521EF">
              <w:t>times</w:t>
            </w:r>
          </w:p>
        </w:tc>
        <w:tc>
          <w:tcPr>
            <w:tcW w:w="1417" w:type="dxa"/>
            <w:shd w:val="clear" w:color="auto" w:fill="auto"/>
          </w:tcPr>
          <w:p w14:paraId="34868D52" w14:textId="77777777" w:rsidR="003D567B" w:rsidRPr="006521EF" w:rsidRDefault="003D567B" w:rsidP="002B16D9">
            <w:pPr>
              <w:pStyle w:val="TableText"/>
              <w:rPr>
                <w:b w:val="0"/>
              </w:rPr>
            </w:pPr>
            <w:r w:rsidRPr="006521EF">
              <w:t>Yes</w:t>
            </w:r>
          </w:p>
        </w:tc>
        <w:tc>
          <w:tcPr>
            <w:tcW w:w="3832" w:type="dxa"/>
            <w:shd w:val="clear" w:color="auto" w:fill="auto"/>
          </w:tcPr>
          <w:p w14:paraId="28E8445A" w14:textId="77777777" w:rsidR="003D567B" w:rsidRPr="006521EF" w:rsidRDefault="003D567B" w:rsidP="002B16D9">
            <w:pPr>
              <w:pStyle w:val="TableText"/>
              <w:rPr>
                <w:b w:val="0"/>
              </w:rPr>
            </w:pPr>
            <w:r w:rsidRPr="006521EF">
              <w:t>Times array - in milliseconds from start of day.</w:t>
            </w:r>
          </w:p>
        </w:tc>
      </w:tr>
      <w:tr w:rsidR="00270690" w:rsidRPr="00163DC5"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6521EF" w:rsidRDefault="003D567B" w:rsidP="002B16D9">
            <w:pPr>
              <w:pStyle w:val="TableText"/>
              <w:rPr>
                <w:b w:val="0"/>
              </w:rPr>
            </w:pPr>
            <w:r w:rsidRPr="006521EF">
              <w:t>Type</w:t>
            </w:r>
          </w:p>
        </w:tc>
        <w:tc>
          <w:tcPr>
            <w:tcW w:w="1265" w:type="dxa"/>
            <w:shd w:val="clear" w:color="auto" w:fill="auto"/>
          </w:tcPr>
          <w:p w14:paraId="6332511F" w14:textId="77777777" w:rsidR="003D567B" w:rsidRPr="006521EF" w:rsidRDefault="003D567B" w:rsidP="002B16D9">
            <w:pPr>
              <w:pStyle w:val="TableText"/>
              <w:rPr>
                <w:b w:val="0"/>
              </w:rPr>
            </w:pPr>
            <w:r w:rsidRPr="006521EF">
              <w:t>Integer</w:t>
            </w:r>
          </w:p>
        </w:tc>
        <w:tc>
          <w:tcPr>
            <w:tcW w:w="993" w:type="dxa"/>
            <w:shd w:val="clear" w:color="auto" w:fill="auto"/>
          </w:tcPr>
          <w:p w14:paraId="1C5F0175" w14:textId="77777777" w:rsidR="003D567B" w:rsidRPr="006521EF" w:rsidRDefault="003D567B" w:rsidP="002B16D9">
            <w:pPr>
              <w:pStyle w:val="TableText"/>
              <w:rPr>
                <w:b w:val="0"/>
              </w:rPr>
            </w:pPr>
            <w:r w:rsidRPr="006521EF">
              <w:t>type</w:t>
            </w:r>
          </w:p>
        </w:tc>
        <w:tc>
          <w:tcPr>
            <w:tcW w:w="1417" w:type="dxa"/>
            <w:shd w:val="clear" w:color="auto" w:fill="auto"/>
          </w:tcPr>
          <w:p w14:paraId="03C7AE43" w14:textId="77777777" w:rsidR="003D567B" w:rsidRPr="006521EF" w:rsidRDefault="003D567B" w:rsidP="002B16D9">
            <w:pPr>
              <w:pStyle w:val="TableText"/>
              <w:rPr>
                <w:b w:val="0"/>
              </w:rPr>
            </w:pPr>
            <w:r w:rsidRPr="006521EF">
              <w:t>No</w:t>
            </w:r>
          </w:p>
        </w:tc>
        <w:tc>
          <w:tcPr>
            <w:tcW w:w="3832" w:type="dxa"/>
            <w:shd w:val="clear" w:color="auto" w:fill="auto"/>
          </w:tcPr>
          <w:p w14:paraId="1E750221" w14:textId="77777777" w:rsidR="003D567B" w:rsidRPr="006521EF" w:rsidRDefault="003D567B" w:rsidP="002B16D9">
            <w:pPr>
              <w:pStyle w:val="TableText"/>
              <w:rPr>
                <w:b w:val="0"/>
              </w:rPr>
            </w:pPr>
            <w:r w:rsidRPr="006521EF">
              <w:t>Whether the profile is stepped (0) or linear (1). Stepped is 'step first'. Stepped is the default.</w:t>
            </w:r>
          </w:p>
        </w:tc>
      </w:tr>
      <w:tr w:rsidR="00270690" w:rsidRPr="00163DC5"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6521EF" w:rsidRDefault="003D567B" w:rsidP="002B16D9">
            <w:pPr>
              <w:pStyle w:val="TableText"/>
              <w:rPr>
                <w:b w:val="0"/>
              </w:rPr>
            </w:pPr>
            <w:r w:rsidRPr="006521EF">
              <w:t xml:space="preserve">Interpolate </w:t>
            </w:r>
          </w:p>
        </w:tc>
        <w:tc>
          <w:tcPr>
            <w:tcW w:w="1265" w:type="dxa"/>
            <w:shd w:val="clear" w:color="auto" w:fill="auto"/>
          </w:tcPr>
          <w:p w14:paraId="04241D6A" w14:textId="77777777" w:rsidR="003D567B" w:rsidRPr="006521EF" w:rsidRDefault="003D567B" w:rsidP="002B16D9">
            <w:pPr>
              <w:pStyle w:val="TableText"/>
              <w:rPr>
                <w:b w:val="0"/>
              </w:rPr>
            </w:pPr>
            <w:r w:rsidRPr="006521EF">
              <w:t>Integer</w:t>
            </w:r>
          </w:p>
        </w:tc>
        <w:tc>
          <w:tcPr>
            <w:tcW w:w="993" w:type="dxa"/>
            <w:shd w:val="clear" w:color="auto" w:fill="auto"/>
          </w:tcPr>
          <w:p w14:paraId="788922CD" w14:textId="77777777" w:rsidR="003D567B" w:rsidRPr="006521EF" w:rsidRDefault="003D567B" w:rsidP="002B16D9">
            <w:pPr>
              <w:pStyle w:val="TableText"/>
              <w:rPr>
                <w:b w:val="0"/>
              </w:rPr>
            </w:pPr>
            <w:r w:rsidRPr="006521EF">
              <w:t>inter</w:t>
            </w:r>
          </w:p>
        </w:tc>
        <w:tc>
          <w:tcPr>
            <w:tcW w:w="1417" w:type="dxa"/>
            <w:shd w:val="clear" w:color="auto" w:fill="auto"/>
          </w:tcPr>
          <w:p w14:paraId="400914A0" w14:textId="77777777" w:rsidR="003D567B" w:rsidRPr="006521EF" w:rsidRDefault="003D567B" w:rsidP="002B16D9">
            <w:pPr>
              <w:pStyle w:val="TableText"/>
              <w:rPr>
                <w:b w:val="0"/>
              </w:rPr>
            </w:pPr>
            <w:r w:rsidRPr="006521EF">
              <w:t>No</w:t>
            </w:r>
          </w:p>
        </w:tc>
        <w:tc>
          <w:tcPr>
            <w:tcW w:w="3832" w:type="dxa"/>
            <w:shd w:val="clear" w:color="auto" w:fill="auto"/>
          </w:tcPr>
          <w:p w14:paraId="3769053C" w14:textId="26B279D5" w:rsidR="003D567B" w:rsidRPr="006521EF" w:rsidRDefault="003D567B" w:rsidP="002B16D9">
            <w:pPr>
              <w:pStyle w:val="TableText"/>
              <w:rPr>
                <w:b w:val="0"/>
              </w:rPr>
            </w:pPr>
            <w:r w:rsidRPr="006521EF">
              <w:t xml:space="preserve">The interpolation time (in milliseconds) is the time period used to compute a new value for the profile, interpolating between two profile </w:t>
            </w:r>
            <w:r w:rsidR="009A4FE4" w:rsidRPr="006521EF">
              <w:t>point</w:t>
            </w:r>
            <w:r w:rsidRPr="006521EF">
              <w:t>s.</w:t>
            </w:r>
            <w:r w:rsidR="005A4693" w:rsidRPr="006521EF">
              <w:t xml:space="preserve"> </w:t>
            </w:r>
            <w:r w:rsidRPr="006521EF">
              <w:t>If set to 0 then no interpolation is performed. Applies to control values.</w:t>
            </w:r>
          </w:p>
        </w:tc>
      </w:tr>
    </w:tbl>
    <w:p w14:paraId="78A58E5A" w14:textId="77777777" w:rsidR="003D567B" w:rsidRDefault="003D567B" w:rsidP="003D567B">
      <w:pPr>
        <w:pStyle w:val="BodyText"/>
      </w:pPr>
    </w:p>
    <w:p w14:paraId="3A8CEB89" w14:textId="28C3E02A" w:rsidR="003D567B" w:rsidRDefault="003D567B" w:rsidP="001725CA">
      <w:pPr>
        <w:pStyle w:val="Heading3"/>
      </w:pPr>
      <w:bookmarkStart w:id="401" w:name="_Toc170288582"/>
      <w:r>
        <w:t xml:space="preserve">Control </w:t>
      </w:r>
      <w:r w:rsidR="006B0494">
        <w:t>profiles</w:t>
      </w:r>
      <w:bookmarkEnd w:id="401"/>
    </w:p>
    <w:p w14:paraId="0A4B768C" w14:textId="1407EC90"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402" w:author="Gavin Rawson" w:date="2024-07-15T12:48:00Z" w16du:dateUtc="2024-07-15T11:48:00Z">
        <w:r w:rsidR="00461D1E" w:rsidRPr="00461D1E">
          <w:rPr>
            <w:rStyle w:val="Crossreference"/>
            <w:rPrChange w:id="403" w:author="Gavin Rawson" w:date="2024-07-15T12:48:00Z" w16du:dateUtc="2024-07-15T11:48:00Z">
              <w:rPr/>
            </w:rPrChange>
          </w:rPr>
          <w:t xml:space="preserve">Table </w:t>
        </w:r>
        <w:r w:rsidR="00461D1E" w:rsidRPr="00461D1E">
          <w:rPr>
            <w:rStyle w:val="Crossreference"/>
            <w:rPrChange w:id="404" w:author="Gavin Rawson" w:date="2024-07-15T12:48:00Z" w16du:dateUtc="2024-07-15T11:48:00Z">
              <w:rPr>
                <w:noProof/>
              </w:rPr>
            </w:rPrChange>
          </w:rPr>
          <w:t>21</w:t>
        </w:r>
      </w:ins>
      <w:del w:id="405" w:author="Gavin Rawson" w:date="2024-07-15T12:48:00Z" w16du:dateUtc="2024-07-15T11:48:00Z">
        <w:r w:rsidR="002B16D9" w:rsidRPr="00041655" w:rsidDel="00461D1E">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43C67C68" w:rsidR="003D567B" w:rsidRDefault="003D567B" w:rsidP="003D567B">
      <w:pPr>
        <w:pStyle w:val="Caption"/>
      </w:pPr>
      <w:bookmarkStart w:id="406" w:name="_Ref161319984"/>
      <w:bookmarkStart w:id="407" w:name="_Toc170288660"/>
      <w:r>
        <w:t xml:space="preserve">Table </w:t>
      </w:r>
      <w:r>
        <w:fldChar w:fldCharType="begin"/>
      </w:r>
      <w:r>
        <w:instrText xml:space="preserve"> SEQ Table \* ARABIC </w:instrText>
      </w:r>
      <w:r>
        <w:fldChar w:fldCharType="separate"/>
      </w:r>
      <w:r w:rsidR="00461D1E">
        <w:rPr>
          <w:noProof/>
        </w:rPr>
        <w:t>21</w:t>
      </w:r>
      <w:r>
        <w:rPr>
          <w:noProof/>
        </w:rPr>
        <w:fldChar w:fldCharType="end"/>
      </w:r>
      <w:bookmarkEnd w:id="406"/>
      <w:r>
        <w:tab/>
      </w:r>
      <w:r w:rsidRPr="003D567B">
        <w:t xml:space="preserve"> Information used in defining a control profile</w:t>
      </w:r>
      <w:bookmarkEnd w:id="407"/>
    </w:p>
    <w:tbl>
      <w:tblPr>
        <w:tblStyle w:val="LucidTable13"/>
        <w:tblW w:w="9072" w:type="dxa"/>
        <w:jc w:val="center"/>
        <w:tblLook w:val="04A0" w:firstRow="1" w:lastRow="0" w:firstColumn="1" w:lastColumn="0" w:noHBand="0" w:noVBand="1"/>
      </w:tblPr>
      <w:tblGrid>
        <w:gridCol w:w="1560"/>
        <w:gridCol w:w="1640"/>
        <w:gridCol w:w="1252"/>
        <w:gridCol w:w="1355"/>
        <w:gridCol w:w="3265"/>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2B16D9">
            <w:pPr>
              <w:pStyle w:val="TableText"/>
            </w:pPr>
            <w:r w:rsidRPr="00163DC5">
              <w:t>Parent Point</w:t>
            </w:r>
          </w:p>
        </w:tc>
        <w:tc>
          <w:tcPr>
            <w:tcW w:w="1032" w:type="dxa"/>
          </w:tcPr>
          <w:p w14:paraId="32965023" w14:textId="77777777" w:rsidR="00270690" w:rsidRPr="00163DC5" w:rsidRDefault="00270690" w:rsidP="002B16D9">
            <w:pPr>
              <w:pStyle w:val="TableText"/>
            </w:pPr>
            <w:r w:rsidRPr="00163DC5">
              <w:t>Integer</w:t>
            </w:r>
          </w:p>
        </w:tc>
        <w:tc>
          <w:tcPr>
            <w:tcW w:w="932" w:type="dxa"/>
          </w:tcPr>
          <w:p w14:paraId="4B8D2974" w14:textId="77777777" w:rsidR="00270690" w:rsidRPr="00163DC5" w:rsidRDefault="00270690" w:rsidP="002B16D9">
            <w:pPr>
              <w:pStyle w:val="TableText"/>
            </w:pPr>
            <w:r w:rsidRPr="00163DC5">
              <w:t>parent</w:t>
            </w:r>
          </w:p>
        </w:tc>
        <w:tc>
          <w:tcPr>
            <w:tcW w:w="1239" w:type="dxa"/>
          </w:tcPr>
          <w:p w14:paraId="017C1FB6" w14:textId="77777777" w:rsidR="00270690" w:rsidRPr="00163DC5" w:rsidRDefault="00270690" w:rsidP="002B16D9">
            <w:pPr>
              <w:pStyle w:val="TableText"/>
            </w:pPr>
            <w:r w:rsidRPr="00163DC5">
              <w:t>Yes</w:t>
            </w:r>
          </w:p>
        </w:tc>
        <w:tc>
          <w:tcPr>
            <w:tcW w:w="4204" w:type="dxa"/>
          </w:tcPr>
          <w:p w14:paraId="11D9310F" w14:textId="27F8A9E3" w:rsidR="00270690" w:rsidRPr="00163DC5" w:rsidRDefault="00270690" w:rsidP="002B16D9">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2B16D9">
            <w:pPr>
              <w:pStyle w:val="TableText"/>
            </w:pPr>
            <w:r w:rsidRPr="00163DC5">
              <w:t>Parent Type</w:t>
            </w:r>
          </w:p>
        </w:tc>
        <w:tc>
          <w:tcPr>
            <w:tcW w:w="1032" w:type="dxa"/>
          </w:tcPr>
          <w:p w14:paraId="7DDB2786" w14:textId="77777777" w:rsidR="00270690" w:rsidRPr="00163DC5" w:rsidRDefault="00270690" w:rsidP="002B16D9">
            <w:pPr>
              <w:pStyle w:val="TableText"/>
            </w:pPr>
            <w:r w:rsidRPr="00163DC5">
              <w:t>String</w:t>
            </w:r>
          </w:p>
        </w:tc>
        <w:tc>
          <w:tcPr>
            <w:tcW w:w="932" w:type="dxa"/>
          </w:tcPr>
          <w:p w14:paraId="5B884E1E" w14:textId="77777777" w:rsidR="00270690" w:rsidRPr="00163DC5" w:rsidRDefault="00270690" w:rsidP="002B16D9">
            <w:pPr>
              <w:pStyle w:val="TableText"/>
            </w:pPr>
            <w:r w:rsidRPr="00163DC5">
              <w:t>parentType</w:t>
            </w:r>
          </w:p>
        </w:tc>
        <w:tc>
          <w:tcPr>
            <w:tcW w:w="1239" w:type="dxa"/>
          </w:tcPr>
          <w:p w14:paraId="1729BA47" w14:textId="77777777" w:rsidR="00270690" w:rsidRPr="00163DC5" w:rsidRDefault="00270690" w:rsidP="002B16D9">
            <w:pPr>
              <w:pStyle w:val="TableText"/>
            </w:pPr>
            <w:r w:rsidRPr="00163DC5">
              <w:t>Yes</w:t>
            </w:r>
          </w:p>
        </w:tc>
        <w:tc>
          <w:tcPr>
            <w:tcW w:w="4204" w:type="dxa"/>
          </w:tcPr>
          <w:p w14:paraId="36DC066B" w14:textId="77777777" w:rsidR="00270690" w:rsidRPr="00163DC5" w:rsidRDefault="00270690" w:rsidP="002B16D9">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2B16D9">
            <w:pPr>
              <w:pStyle w:val="TableText"/>
            </w:pPr>
            <w:r w:rsidRPr="00163DC5">
              <w:t>Control Profile Index</w:t>
            </w:r>
          </w:p>
        </w:tc>
        <w:tc>
          <w:tcPr>
            <w:tcW w:w="1032" w:type="dxa"/>
          </w:tcPr>
          <w:p w14:paraId="398B90D3" w14:textId="60157E31" w:rsidR="00270690" w:rsidRPr="00163DC5" w:rsidRDefault="003C1168" w:rsidP="002B16D9">
            <w:pPr>
              <w:pStyle w:val="TableText"/>
            </w:pPr>
            <w:ins w:id="408" w:author="Gavin Rawson" w:date="2024-07-15T08:27:00Z" w16du:dateUtc="2024-07-15T07:27:00Z">
              <w:r>
                <w:t>Integer</w:t>
              </w:r>
            </w:ins>
            <w:del w:id="409" w:author="Gavin Rawson" w:date="2024-07-15T08:27:00Z" w16du:dateUtc="2024-07-15T07:27:00Z">
              <w:r w:rsidR="00270690" w:rsidRPr="00163DC5" w:rsidDel="003C1168">
                <w:delText>Number</w:delText>
              </w:r>
            </w:del>
          </w:p>
        </w:tc>
        <w:tc>
          <w:tcPr>
            <w:tcW w:w="932" w:type="dxa"/>
          </w:tcPr>
          <w:p w14:paraId="3A3FC592" w14:textId="77777777" w:rsidR="00270690" w:rsidRPr="00163DC5" w:rsidRDefault="00270690" w:rsidP="002B16D9">
            <w:pPr>
              <w:pStyle w:val="TableText"/>
            </w:pPr>
            <w:r w:rsidRPr="00163DC5">
              <w:t>num</w:t>
            </w:r>
          </w:p>
        </w:tc>
        <w:tc>
          <w:tcPr>
            <w:tcW w:w="1239" w:type="dxa"/>
          </w:tcPr>
          <w:p w14:paraId="3B8B407D" w14:textId="77777777" w:rsidR="00270690" w:rsidRPr="00163DC5" w:rsidRDefault="00270690" w:rsidP="002B16D9">
            <w:pPr>
              <w:pStyle w:val="TableText"/>
            </w:pPr>
            <w:r w:rsidRPr="00163DC5">
              <w:t>Yes</w:t>
            </w:r>
          </w:p>
        </w:tc>
        <w:tc>
          <w:tcPr>
            <w:tcW w:w="4204" w:type="dxa"/>
          </w:tcPr>
          <w:p w14:paraId="6835DC11" w14:textId="15DA5FC9" w:rsidR="00270690" w:rsidRPr="00163DC5" w:rsidRDefault="00270690" w:rsidP="002B16D9">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2B16D9">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2B16D9">
            <w:pPr>
              <w:pStyle w:val="TableText"/>
            </w:pPr>
            <w:r w:rsidRPr="00163DC5">
              <w:t>String</w:t>
            </w:r>
          </w:p>
        </w:tc>
        <w:tc>
          <w:tcPr>
            <w:tcW w:w="932" w:type="dxa"/>
          </w:tcPr>
          <w:p w14:paraId="0040B69B" w14:textId="77777777" w:rsidR="00270690" w:rsidRPr="00163DC5" w:rsidRDefault="00270690" w:rsidP="002B16D9">
            <w:pPr>
              <w:pStyle w:val="TableText"/>
            </w:pPr>
            <w:r w:rsidRPr="00163DC5">
              <w:t>name</w:t>
            </w:r>
          </w:p>
        </w:tc>
        <w:tc>
          <w:tcPr>
            <w:tcW w:w="1239" w:type="dxa"/>
          </w:tcPr>
          <w:p w14:paraId="4DAA099C" w14:textId="77777777" w:rsidR="00270690" w:rsidRPr="00163DC5" w:rsidRDefault="00270690" w:rsidP="002B16D9">
            <w:pPr>
              <w:pStyle w:val="TableText"/>
            </w:pPr>
            <w:r w:rsidRPr="00163DC5">
              <w:t>No</w:t>
            </w:r>
          </w:p>
        </w:tc>
        <w:tc>
          <w:tcPr>
            <w:tcW w:w="4204" w:type="dxa"/>
          </w:tcPr>
          <w:p w14:paraId="0F3F9372" w14:textId="74B0DE59" w:rsidR="00270690" w:rsidRPr="00163DC5" w:rsidRDefault="00270690" w:rsidP="002B16D9">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2B16D9">
            <w:pPr>
              <w:pStyle w:val="TableText"/>
            </w:pPr>
            <w:r w:rsidRPr="00163DC5">
              <w:t xml:space="preserve">Monday </w:t>
            </w:r>
            <w:r w:rsidR="00833682">
              <w:t>P</w:t>
            </w:r>
            <w:r w:rsidR="00833682" w:rsidRPr="00163DC5">
              <w:t>rofile</w:t>
            </w:r>
          </w:p>
        </w:tc>
        <w:tc>
          <w:tcPr>
            <w:tcW w:w="1032" w:type="dxa"/>
          </w:tcPr>
          <w:p w14:paraId="1D1CD21B" w14:textId="048B6ED2" w:rsidR="00270690" w:rsidRPr="00163DC5" w:rsidRDefault="003C1168" w:rsidP="002B16D9">
            <w:pPr>
              <w:pStyle w:val="TableText"/>
            </w:pPr>
            <w:ins w:id="410" w:author="Gavin Rawson" w:date="2024-07-15T08:27:00Z" w16du:dateUtc="2024-07-15T07:27:00Z">
              <w:r>
                <w:t>Integer</w:t>
              </w:r>
            </w:ins>
            <w:del w:id="411" w:author="Gavin Rawson" w:date="2024-07-15T08:27:00Z" w16du:dateUtc="2024-07-15T07:27:00Z">
              <w:r w:rsidR="00270690" w:rsidRPr="00163DC5" w:rsidDel="003C1168">
                <w:delText>Number</w:delText>
              </w:r>
            </w:del>
          </w:p>
        </w:tc>
        <w:tc>
          <w:tcPr>
            <w:tcW w:w="932" w:type="dxa"/>
          </w:tcPr>
          <w:p w14:paraId="75B50CE1" w14:textId="77777777" w:rsidR="00270690" w:rsidRPr="00163DC5" w:rsidRDefault="00270690" w:rsidP="002B16D9">
            <w:pPr>
              <w:pStyle w:val="TableText"/>
            </w:pPr>
            <w:r w:rsidRPr="00163DC5">
              <w:t>mon</w:t>
            </w:r>
          </w:p>
        </w:tc>
        <w:tc>
          <w:tcPr>
            <w:tcW w:w="1239" w:type="dxa"/>
          </w:tcPr>
          <w:p w14:paraId="3DBC00FC" w14:textId="77777777" w:rsidR="00270690" w:rsidRPr="00163DC5" w:rsidRDefault="00270690" w:rsidP="002B16D9">
            <w:pPr>
              <w:pStyle w:val="TableText"/>
            </w:pPr>
            <w:r w:rsidRPr="00163DC5">
              <w:t>No</w:t>
            </w:r>
          </w:p>
        </w:tc>
        <w:tc>
          <w:tcPr>
            <w:tcW w:w="4204" w:type="dxa"/>
          </w:tcPr>
          <w:p w14:paraId="707E9717" w14:textId="77777777" w:rsidR="00270690" w:rsidRPr="00163DC5" w:rsidRDefault="00270690" w:rsidP="002B16D9">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2B16D9">
            <w:pPr>
              <w:pStyle w:val="TableText"/>
            </w:pPr>
            <w:r w:rsidRPr="00163DC5">
              <w:t xml:space="preserve">Tuesday </w:t>
            </w:r>
            <w:r w:rsidR="00833682">
              <w:t>P</w:t>
            </w:r>
            <w:r w:rsidR="00833682" w:rsidRPr="00163DC5">
              <w:t>rofile</w:t>
            </w:r>
          </w:p>
        </w:tc>
        <w:tc>
          <w:tcPr>
            <w:tcW w:w="1032" w:type="dxa"/>
          </w:tcPr>
          <w:p w14:paraId="3B30153E" w14:textId="4239A6E7" w:rsidR="00270690" w:rsidRPr="00163DC5" w:rsidRDefault="003C1168" w:rsidP="002B16D9">
            <w:pPr>
              <w:pStyle w:val="TableText"/>
            </w:pPr>
            <w:ins w:id="412" w:author="Gavin Rawson" w:date="2024-07-15T08:27:00Z" w16du:dateUtc="2024-07-15T07:27:00Z">
              <w:r>
                <w:t>Integer</w:t>
              </w:r>
            </w:ins>
            <w:del w:id="413" w:author="Gavin Rawson" w:date="2024-07-15T08:27:00Z" w16du:dateUtc="2024-07-15T07:27:00Z">
              <w:r w:rsidR="00270690" w:rsidRPr="00163DC5" w:rsidDel="003C1168">
                <w:delText>Number</w:delText>
              </w:r>
            </w:del>
          </w:p>
        </w:tc>
        <w:tc>
          <w:tcPr>
            <w:tcW w:w="932" w:type="dxa"/>
          </w:tcPr>
          <w:p w14:paraId="3EABCA4F" w14:textId="77777777" w:rsidR="00270690" w:rsidRPr="00163DC5" w:rsidRDefault="00270690" w:rsidP="002B16D9">
            <w:pPr>
              <w:pStyle w:val="TableText"/>
            </w:pPr>
            <w:r w:rsidRPr="00163DC5">
              <w:t>tue</w:t>
            </w:r>
          </w:p>
        </w:tc>
        <w:tc>
          <w:tcPr>
            <w:tcW w:w="1239" w:type="dxa"/>
          </w:tcPr>
          <w:p w14:paraId="5F7D09EB" w14:textId="77777777" w:rsidR="00270690" w:rsidRPr="00163DC5" w:rsidRDefault="00270690" w:rsidP="002B16D9">
            <w:pPr>
              <w:pStyle w:val="TableText"/>
            </w:pPr>
            <w:r w:rsidRPr="00163DC5">
              <w:t>No</w:t>
            </w:r>
          </w:p>
        </w:tc>
        <w:tc>
          <w:tcPr>
            <w:tcW w:w="4204" w:type="dxa"/>
          </w:tcPr>
          <w:p w14:paraId="5AF278AD" w14:textId="77777777" w:rsidR="00270690" w:rsidRPr="00163DC5" w:rsidRDefault="00270690" w:rsidP="002B16D9">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2B16D9">
            <w:pPr>
              <w:pStyle w:val="TableText"/>
            </w:pPr>
            <w:r w:rsidRPr="00163DC5">
              <w:t xml:space="preserve">Wednesday </w:t>
            </w:r>
            <w:r w:rsidR="00833682">
              <w:t>P</w:t>
            </w:r>
            <w:r w:rsidR="00833682" w:rsidRPr="00163DC5">
              <w:t>rofile</w:t>
            </w:r>
          </w:p>
        </w:tc>
        <w:tc>
          <w:tcPr>
            <w:tcW w:w="1032" w:type="dxa"/>
          </w:tcPr>
          <w:p w14:paraId="73E537ED" w14:textId="752DFB77" w:rsidR="00270690" w:rsidRPr="00163DC5" w:rsidRDefault="003C1168" w:rsidP="002B16D9">
            <w:pPr>
              <w:pStyle w:val="TableText"/>
            </w:pPr>
            <w:ins w:id="414" w:author="Gavin Rawson" w:date="2024-07-15T08:27:00Z" w16du:dateUtc="2024-07-15T07:27:00Z">
              <w:r>
                <w:t>Integer</w:t>
              </w:r>
            </w:ins>
            <w:del w:id="415" w:author="Gavin Rawson" w:date="2024-07-15T08:27:00Z" w16du:dateUtc="2024-07-15T07:27:00Z">
              <w:r w:rsidR="00270690" w:rsidRPr="00163DC5" w:rsidDel="003C1168">
                <w:delText>Number</w:delText>
              </w:r>
            </w:del>
          </w:p>
        </w:tc>
        <w:tc>
          <w:tcPr>
            <w:tcW w:w="932" w:type="dxa"/>
          </w:tcPr>
          <w:p w14:paraId="3B9F6886" w14:textId="77777777" w:rsidR="00270690" w:rsidRPr="00163DC5" w:rsidRDefault="00270690" w:rsidP="002B16D9">
            <w:pPr>
              <w:pStyle w:val="TableText"/>
            </w:pPr>
            <w:r w:rsidRPr="00163DC5">
              <w:t>wed</w:t>
            </w:r>
          </w:p>
        </w:tc>
        <w:tc>
          <w:tcPr>
            <w:tcW w:w="1239" w:type="dxa"/>
          </w:tcPr>
          <w:p w14:paraId="6D79A608" w14:textId="77777777" w:rsidR="00270690" w:rsidRPr="00163DC5" w:rsidRDefault="00270690" w:rsidP="002B16D9">
            <w:pPr>
              <w:pStyle w:val="TableText"/>
            </w:pPr>
            <w:r w:rsidRPr="00163DC5">
              <w:t>No</w:t>
            </w:r>
          </w:p>
        </w:tc>
        <w:tc>
          <w:tcPr>
            <w:tcW w:w="4204" w:type="dxa"/>
          </w:tcPr>
          <w:p w14:paraId="6EE37A70" w14:textId="77777777" w:rsidR="00270690" w:rsidRPr="00163DC5" w:rsidRDefault="00270690" w:rsidP="002B16D9">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2B16D9">
            <w:pPr>
              <w:pStyle w:val="TableText"/>
            </w:pPr>
            <w:r w:rsidRPr="00163DC5">
              <w:t xml:space="preserve">Thursday </w:t>
            </w:r>
            <w:r w:rsidR="00833682">
              <w:t>P</w:t>
            </w:r>
            <w:r w:rsidR="00833682" w:rsidRPr="00163DC5">
              <w:t>rofile</w:t>
            </w:r>
          </w:p>
        </w:tc>
        <w:tc>
          <w:tcPr>
            <w:tcW w:w="1032" w:type="dxa"/>
          </w:tcPr>
          <w:p w14:paraId="2E9872C1" w14:textId="489C26B8" w:rsidR="00270690" w:rsidRPr="00163DC5" w:rsidRDefault="003C1168" w:rsidP="002B16D9">
            <w:pPr>
              <w:pStyle w:val="TableText"/>
            </w:pPr>
            <w:ins w:id="416" w:author="Gavin Rawson" w:date="2024-07-15T08:27:00Z" w16du:dateUtc="2024-07-15T07:27:00Z">
              <w:r>
                <w:t>Integer</w:t>
              </w:r>
            </w:ins>
            <w:del w:id="417" w:author="Gavin Rawson" w:date="2024-07-15T08:27:00Z" w16du:dateUtc="2024-07-15T07:27:00Z">
              <w:r w:rsidR="00270690" w:rsidRPr="00163DC5" w:rsidDel="003C1168">
                <w:delText>Number</w:delText>
              </w:r>
            </w:del>
          </w:p>
        </w:tc>
        <w:tc>
          <w:tcPr>
            <w:tcW w:w="932" w:type="dxa"/>
          </w:tcPr>
          <w:p w14:paraId="29772504" w14:textId="77777777" w:rsidR="00270690" w:rsidRPr="00163DC5" w:rsidRDefault="00270690" w:rsidP="002B16D9">
            <w:pPr>
              <w:pStyle w:val="TableText"/>
            </w:pPr>
            <w:r w:rsidRPr="00163DC5">
              <w:t>thu</w:t>
            </w:r>
          </w:p>
        </w:tc>
        <w:tc>
          <w:tcPr>
            <w:tcW w:w="1239" w:type="dxa"/>
          </w:tcPr>
          <w:p w14:paraId="5AD3C831" w14:textId="77777777" w:rsidR="00270690" w:rsidRPr="00163DC5" w:rsidRDefault="00270690" w:rsidP="002B16D9">
            <w:pPr>
              <w:pStyle w:val="TableText"/>
            </w:pPr>
            <w:r w:rsidRPr="00163DC5">
              <w:t>No</w:t>
            </w:r>
          </w:p>
        </w:tc>
        <w:tc>
          <w:tcPr>
            <w:tcW w:w="4204" w:type="dxa"/>
          </w:tcPr>
          <w:p w14:paraId="09B3F36B" w14:textId="77777777" w:rsidR="00270690" w:rsidRPr="00163DC5" w:rsidRDefault="00270690" w:rsidP="002B16D9">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2B16D9">
            <w:pPr>
              <w:pStyle w:val="TableText"/>
            </w:pPr>
            <w:r w:rsidRPr="00163DC5">
              <w:t xml:space="preserve">Friday </w:t>
            </w:r>
            <w:r w:rsidR="00833682">
              <w:t>P</w:t>
            </w:r>
            <w:r w:rsidR="00833682" w:rsidRPr="00163DC5">
              <w:t>rofile</w:t>
            </w:r>
          </w:p>
        </w:tc>
        <w:tc>
          <w:tcPr>
            <w:tcW w:w="1032" w:type="dxa"/>
          </w:tcPr>
          <w:p w14:paraId="0970618F" w14:textId="50B74AE3" w:rsidR="00270690" w:rsidRPr="00163DC5" w:rsidRDefault="003C1168" w:rsidP="002B16D9">
            <w:pPr>
              <w:pStyle w:val="TableText"/>
            </w:pPr>
            <w:ins w:id="418" w:author="Gavin Rawson" w:date="2024-07-15T08:27:00Z" w16du:dateUtc="2024-07-15T07:27:00Z">
              <w:r>
                <w:t>Integer</w:t>
              </w:r>
            </w:ins>
            <w:del w:id="419" w:author="Gavin Rawson" w:date="2024-07-15T08:27:00Z" w16du:dateUtc="2024-07-15T07:27:00Z">
              <w:r w:rsidR="00270690" w:rsidRPr="00163DC5" w:rsidDel="003C1168">
                <w:delText>Number</w:delText>
              </w:r>
            </w:del>
          </w:p>
        </w:tc>
        <w:tc>
          <w:tcPr>
            <w:tcW w:w="932" w:type="dxa"/>
          </w:tcPr>
          <w:p w14:paraId="375B6086" w14:textId="77777777" w:rsidR="00270690" w:rsidRPr="00163DC5" w:rsidRDefault="00270690" w:rsidP="002B16D9">
            <w:pPr>
              <w:pStyle w:val="TableText"/>
            </w:pPr>
            <w:r w:rsidRPr="00163DC5">
              <w:t>fri</w:t>
            </w:r>
          </w:p>
        </w:tc>
        <w:tc>
          <w:tcPr>
            <w:tcW w:w="1239" w:type="dxa"/>
          </w:tcPr>
          <w:p w14:paraId="4792C9A6" w14:textId="77777777" w:rsidR="00270690" w:rsidRPr="00163DC5" w:rsidRDefault="00270690" w:rsidP="002B16D9">
            <w:pPr>
              <w:pStyle w:val="TableText"/>
            </w:pPr>
            <w:r w:rsidRPr="00163DC5">
              <w:t>No</w:t>
            </w:r>
          </w:p>
        </w:tc>
        <w:tc>
          <w:tcPr>
            <w:tcW w:w="4204" w:type="dxa"/>
          </w:tcPr>
          <w:p w14:paraId="654EBE64" w14:textId="77777777" w:rsidR="00270690" w:rsidRPr="00163DC5" w:rsidRDefault="00270690" w:rsidP="002B16D9">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2B16D9">
            <w:pPr>
              <w:pStyle w:val="TableText"/>
            </w:pPr>
            <w:r w:rsidRPr="00163DC5">
              <w:t xml:space="preserve">Saturday </w:t>
            </w:r>
            <w:r w:rsidR="00833682">
              <w:t>P</w:t>
            </w:r>
            <w:r w:rsidR="00833682" w:rsidRPr="00163DC5">
              <w:t>rofile</w:t>
            </w:r>
          </w:p>
        </w:tc>
        <w:tc>
          <w:tcPr>
            <w:tcW w:w="1032" w:type="dxa"/>
          </w:tcPr>
          <w:p w14:paraId="7C8FBD4B" w14:textId="2A19027E" w:rsidR="00270690" w:rsidRPr="00163DC5" w:rsidRDefault="003C1168" w:rsidP="002B16D9">
            <w:pPr>
              <w:pStyle w:val="TableText"/>
            </w:pPr>
            <w:ins w:id="420" w:author="Gavin Rawson" w:date="2024-07-15T08:27:00Z" w16du:dateUtc="2024-07-15T07:27:00Z">
              <w:r>
                <w:t>Integer</w:t>
              </w:r>
            </w:ins>
            <w:del w:id="421" w:author="Gavin Rawson" w:date="2024-07-15T08:27:00Z" w16du:dateUtc="2024-07-15T07:27:00Z">
              <w:r w:rsidR="00270690" w:rsidRPr="00163DC5" w:rsidDel="003C1168">
                <w:delText>Number</w:delText>
              </w:r>
            </w:del>
          </w:p>
        </w:tc>
        <w:tc>
          <w:tcPr>
            <w:tcW w:w="932" w:type="dxa"/>
          </w:tcPr>
          <w:p w14:paraId="315DD537" w14:textId="77777777" w:rsidR="00270690" w:rsidRPr="00163DC5" w:rsidRDefault="00270690" w:rsidP="002B16D9">
            <w:pPr>
              <w:pStyle w:val="TableText"/>
            </w:pPr>
            <w:r w:rsidRPr="00163DC5">
              <w:t>sat</w:t>
            </w:r>
          </w:p>
        </w:tc>
        <w:tc>
          <w:tcPr>
            <w:tcW w:w="1239" w:type="dxa"/>
          </w:tcPr>
          <w:p w14:paraId="77C97944" w14:textId="77777777" w:rsidR="00270690" w:rsidRPr="00163DC5" w:rsidRDefault="00270690" w:rsidP="002B16D9">
            <w:pPr>
              <w:pStyle w:val="TableText"/>
            </w:pPr>
            <w:r w:rsidRPr="00163DC5">
              <w:t>No</w:t>
            </w:r>
          </w:p>
        </w:tc>
        <w:tc>
          <w:tcPr>
            <w:tcW w:w="4204" w:type="dxa"/>
          </w:tcPr>
          <w:p w14:paraId="073E2130" w14:textId="77777777" w:rsidR="00270690" w:rsidRPr="00163DC5" w:rsidRDefault="00270690" w:rsidP="002B16D9">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2B16D9">
            <w:pPr>
              <w:pStyle w:val="TableText"/>
            </w:pPr>
            <w:r w:rsidRPr="00163DC5">
              <w:t xml:space="preserve">Sunday </w:t>
            </w:r>
            <w:r w:rsidR="00833682">
              <w:t>P</w:t>
            </w:r>
            <w:r w:rsidR="00833682" w:rsidRPr="00163DC5">
              <w:t>rofile</w:t>
            </w:r>
          </w:p>
        </w:tc>
        <w:tc>
          <w:tcPr>
            <w:tcW w:w="1032" w:type="dxa"/>
          </w:tcPr>
          <w:p w14:paraId="56717C82" w14:textId="2506B04E" w:rsidR="00270690" w:rsidRPr="00163DC5" w:rsidRDefault="003C1168" w:rsidP="002B16D9">
            <w:pPr>
              <w:pStyle w:val="TableText"/>
            </w:pPr>
            <w:ins w:id="422" w:author="Gavin Rawson" w:date="2024-07-15T08:27:00Z" w16du:dateUtc="2024-07-15T07:27:00Z">
              <w:r>
                <w:t>Integer</w:t>
              </w:r>
            </w:ins>
            <w:del w:id="423" w:author="Gavin Rawson" w:date="2024-07-15T08:27:00Z" w16du:dateUtc="2024-07-15T07:27:00Z">
              <w:r w:rsidR="00270690" w:rsidRPr="00163DC5" w:rsidDel="003C1168">
                <w:delText>Number</w:delText>
              </w:r>
            </w:del>
          </w:p>
        </w:tc>
        <w:tc>
          <w:tcPr>
            <w:tcW w:w="932" w:type="dxa"/>
          </w:tcPr>
          <w:p w14:paraId="5AC25899" w14:textId="77777777" w:rsidR="00270690" w:rsidRPr="00163DC5" w:rsidRDefault="00270690" w:rsidP="002B16D9">
            <w:pPr>
              <w:pStyle w:val="TableText"/>
            </w:pPr>
            <w:r w:rsidRPr="00163DC5">
              <w:t>sun</w:t>
            </w:r>
          </w:p>
        </w:tc>
        <w:tc>
          <w:tcPr>
            <w:tcW w:w="1239" w:type="dxa"/>
          </w:tcPr>
          <w:p w14:paraId="6CCDC976" w14:textId="77777777" w:rsidR="00270690" w:rsidRPr="00163DC5" w:rsidRDefault="00270690" w:rsidP="002B16D9">
            <w:pPr>
              <w:pStyle w:val="TableText"/>
            </w:pPr>
            <w:r w:rsidRPr="00163DC5">
              <w:t>No</w:t>
            </w:r>
          </w:p>
        </w:tc>
        <w:tc>
          <w:tcPr>
            <w:tcW w:w="4204" w:type="dxa"/>
          </w:tcPr>
          <w:p w14:paraId="2DB69294" w14:textId="77777777" w:rsidR="00270690" w:rsidRPr="00163DC5" w:rsidRDefault="00270690" w:rsidP="002B16D9">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424" w:name="_Ref162955578"/>
      <w:bookmarkStart w:id="425" w:name="_Toc170288583"/>
      <w:r w:rsidRPr="00270690">
        <w:t xml:space="preserve">Calculated </w:t>
      </w:r>
      <w:r w:rsidR="006B0494" w:rsidRPr="00270690">
        <w:t>points</w:t>
      </w:r>
      <w:bookmarkEnd w:id="424"/>
      <w:bookmarkEnd w:id="425"/>
    </w:p>
    <w:p w14:paraId="1745A76B" w14:textId="27AF4DD2"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426" w:author="Gavin Rawson" w:date="2024-07-15T12:48:00Z" w16du:dateUtc="2024-07-15T11:48:00Z">
        <w:r w:rsidR="00461D1E" w:rsidRPr="00461D1E">
          <w:rPr>
            <w:rStyle w:val="Crossreference"/>
            <w:rPrChange w:id="427" w:author="Gavin Rawson" w:date="2024-07-15T12:48:00Z" w16du:dateUtc="2024-07-15T11:48:00Z">
              <w:rPr/>
            </w:rPrChange>
          </w:rPr>
          <w:t xml:space="preserve">Table </w:t>
        </w:r>
        <w:r w:rsidR="00461D1E" w:rsidRPr="00461D1E">
          <w:rPr>
            <w:rStyle w:val="Crossreference"/>
            <w:rPrChange w:id="428" w:author="Gavin Rawson" w:date="2024-07-15T12:48:00Z" w16du:dateUtc="2024-07-15T11:48:00Z">
              <w:rPr>
                <w:noProof/>
              </w:rPr>
            </w:rPrChange>
          </w:rPr>
          <w:t>22</w:t>
        </w:r>
      </w:ins>
      <w:del w:id="429" w:author="Gavin Rawson" w:date="2024-07-15T12:48:00Z" w16du:dateUtc="2024-07-15T11:48:00Z">
        <w:r w:rsidR="002B16D9" w:rsidRPr="00041655" w:rsidDel="00461D1E">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31E65349" w:rsidR="00270690" w:rsidRDefault="00270690" w:rsidP="00270690">
      <w:pPr>
        <w:pStyle w:val="Caption"/>
      </w:pPr>
      <w:bookmarkStart w:id="430" w:name="_Ref161320438"/>
      <w:bookmarkStart w:id="431" w:name="_Toc170288661"/>
      <w:r>
        <w:t xml:space="preserve">Table </w:t>
      </w:r>
      <w:r>
        <w:fldChar w:fldCharType="begin"/>
      </w:r>
      <w:r>
        <w:instrText xml:space="preserve"> SEQ Table \* ARABIC </w:instrText>
      </w:r>
      <w:r>
        <w:fldChar w:fldCharType="separate"/>
      </w:r>
      <w:r w:rsidR="00461D1E">
        <w:rPr>
          <w:noProof/>
        </w:rPr>
        <w:t>22</w:t>
      </w:r>
      <w:r>
        <w:rPr>
          <w:noProof/>
        </w:rPr>
        <w:fldChar w:fldCharType="end"/>
      </w:r>
      <w:bookmarkEnd w:id="430"/>
      <w:r>
        <w:tab/>
      </w:r>
      <w:r w:rsidRPr="00270690">
        <w:t xml:space="preserve">Information used in defining a </w:t>
      </w:r>
      <w:r w:rsidR="00DA1A5D">
        <w:t>p</w:t>
      </w:r>
      <w:r w:rsidR="00C03691" w:rsidRPr="00270690">
        <w:t>oint</w:t>
      </w:r>
      <w:r w:rsidRPr="00270690">
        <w:t xml:space="preserve"> calculation</w:t>
      </w:r>
      <w:bookmarkEnd w:id="431"/>
    </w:p>
    <w:tbl>
      <w:tblPr>
        <w:tblStyle w:val="LucidTable14"/>
        <w:tblW w:w="9072" w:type="dxa"/>
        <w:jc w:val="center"/>
        <w:tblLook w:val="04A0" w:firstRow="1" w:lastRow="0" w:firstColumn="1" w:lastColumn="0" w:noHBand="0" w:noVBand="1"/>
      </w:tblPr>
      <w:tblGrid>
        <w:gridCol w:w="1521"/>
        <w:gridCol w:w="1816"/>
        <w:gridCol w:w="1558"/>
        <w:gridCol w:w="1355"/>
        <w:gridCol w:w="2822"/>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2B16D9">
            <w:pPr>
              <w:pStyle w:val="TableText"/>
            </w:pPr>
            <w:r w:rsidRPr="00163DC5">
              <w:t>Calc Code Data</w:t>
            </w:r>
          </w:p>
        </w:tc>
        <w:tc>
          <w:tcPr>
            <w:tcW w:w="1038" w:type="dxa"/>
          </w:tcPr>
          <w:p w14:paraId="04A37F46" w14:textId="33A2F21A" w:rsidR="00270690" w:rsidRPr="00163DC5" w:rsidRDefault="00270690" w:rsidP="002B16D9">
            <w:pPr>
              <w:pStyle w:val="TableText"/>
            </w:pPr>
            <w:r w:rsidRPr="00163DC5">
              <w:t xml:space="preserve">Array of </w:t>
            </w:r>
            <w:del w:id="432" w:author="Gavin Rawson" w:date="2024-07-15T12:42:00Z" w16du:dateUtc="2024-07-15T11:42:00Z">
              <w:r w:rsidRPr="00163DC5" w:rsidDel="00923E6B">
                <w:delText>Numbers</w:delText>
              </w:r>
            </w:del>
            <w:ins w:id="433" w:author="Gavin Rawson" w:date="2024-07-15T12:42:00Z" w16du:dateUtc="2024-07-15T11:42:00Z">
              <w:r w:rsidR="00923E6B">
                <w:t>Integers</w:t>
              </w:r>
            </w:ins>
          </w:p>
        </w:tc>
        <w:tc>
          <w:tcPr>
            <w:tcW w:w="1506" w:type="dxa"/>
          </w:tcPr>
          <w:p w14:paraId="0F565BB4" w14:textId="77777777" w:rsidR="00270690" w:rsidRPr="00163DC5" w:rsidRDefault="00270690" w:rsidP="002B16D9">
            <w:pPr>
              <w:pStyle w:val="TableText"/>
            </w:pPr>
            <w:r w:rsidRPr="00163DC5">
              <w:t>calcCode</w:t>
            </w:r>
          </w:p>
        </w:tc>
        <w:tc>
          <w:tcPr>
            <w:tcW w:w="1239" w:type="dxa"/>
          </w:tcPr>
          <w:p w14:paraId="7F08AF80" w14:textId="77777777" w:rsidR="00270690" w:rsidRPr="00163DC5" w:rsidRDefault="00270690" w:rsidP="002B16D9">
            <w:pPr>
              <w:pStyle w:val="TableText"/>
            </w:pPr>
            <w:r w:rsidRPr="00163DC5">
              <w:t>No</w:t>
            </w:r>
          </w:p>
        </w:tc>
        <w:tc>
          <w:tcPr>
            <w:tcW w:w="3677" w:type="dxa"/>
          </w:tcPr>
          <w:p w14:paraId="0B41BAAA" w14:textId="081A88C7" w:rsidR="00270690" w:rsidRPr="00163DC5" w:rsidRDefault="00270690" w:rsidP="002B16D9">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2B16D9">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2B16D9">
            <w:pPr>
              <w:pStyle w:val="TableText"/>
            </w:pPr>
            <w:r w:rsidRPr="00163DC5">
              <w:t>Boolean</w:t>
            </w:r>
          </w:p>
        </w:tc>
        <w:tc>
          <w:tcPr>
            <w:tcW w:w="1506" w:type="dxa"/>
          </w:tcPr>
          <w:p w14:paraId="4AB01A2B" w14:textId="77777777" w:rsidR="00270690" w:rsidRPr="00163DC5" w:rsidRDefault="00270690" w:rsidP="002B16D9">
            <w:pPr>
              <w:pStyle w:val="TableText"/>
            </w:pPr>
            <w:r w:rsidRPr="00163DC5">
              <w:t>calcOnChange</w:t>
            </w:r>
          </w:p>
        </w:tc>
        <w:tc>
          <w:tcPr>
            <w:tcW w:w="1239" w:type="dxa"/>
          </w:tcPr>
          <w:p w14:paraId="60E8BECF" w14:textId="77777777" w:rsidR="00270690" w:rsidRPr="00163DC5" w:rsidRDefault="00270690" w:rsidP="002B16D9">
            <w:pPr>
              <w:pStyle w:val="TableText"/>
            </w:pPr>
            <w:r w:rsidRPr="00163DC5">
              <w:t>No</w:t>
            </w:r>
          </w:p>
        </w:tc>
        <w:tc>
          <w:tcPr>
            <w:tcW w:w="3677" w:type="dxa"/>
          </w:tcPr>
          <w:p w14:paraId="5BECE736" w14:textId="77777777" w:rsidR="00270690" w:rsidRPr="00163DC5" w:rsidRDefault="00270690" w:rsidP="002B16D9">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12504B24"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461D1E">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434" w:name="_Toc170288584"/>
      <w:r>
        <w:t xml:space="preserve">Incident </w:t>
      </w:r>
      <w:r w:rsidR="006B0494">
        <w:t>logging</w:t>
      </w:r>
      <w:bookmarkEnd w:id="434"/>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54D95B31"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435" w:author="Gavin Rawson" w:date="2024-07-15T12:48:00Z" w16du:dateUtc="2024-07-15T11:48:00Z">
        <w:r w:rsidR="00461D1E" w:rsidRPr="00461D1E">
          <w:rPr>
            <w:rStyle w:val="Crossreference"/>
            <w:rPrChange w:id="436" w:author="Gavin Rawson" w:date="2024-07-15T12:48:00Z" w16du:dateUtc="2024-07-15T11:48:00Z">
              <w:rPr/>
            </w:rPrChange>
          </w:rPr>
          <w:t xml:space="preserve">Table </w:t>
        </w:r>
        <w:r w:rsidR="00461D1E" w:rsidRPr="00461D1E">
          <w:rPr>
            <w:rStyle w:val="Crossreference"/>
            <w:rPrChange w:id="437" w:author="Gavin Rawson" w:date="2024-07-15T12:48:00Z" w16du:dateUtc="2024-07-15T11:48:00Z">
              <w:rPr>
                <w:noProof/>
              </w:rPr>
            </w:rPrChange>
          </w:rPr>
          <w:t>23</w:t>
        </w:r>
      </w:ins>
      <w:del w:id="438" w:author="Gavin Rawson" w:date="2024-07-15T12:48:00Z" w16du:dateUtc="2024-07-15T11:48:00Z">
        <w:r w:rsidR="002B16D9" w:rsidRPr="00041655" w:rsidDel="00461D1E">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0FC8F0D8" w:rsidR="003B6C56" w:rsidRDefault="003B6C56" w:rsidP="003B6C56">
      <w:pPr>
        <w:pStyle w:val="Caption"/>
      </w:pPr>
      <w:bookmarkStart w:id="439" w:name="_Ref161320994"/>
      <w:bookmarkStart w:id="440" w:name="_Toc170288662"/>
      <w:r>
        <w:t xml:space="preserve">Table </w:t>
      </w:r>
      <w:r>
        <w:fldChar w:fldCharType="begin"/>
      </w:r>
      <w:r>
        <w:instrText xml:space="preserve"> SEQ Table \* ARABIC </w:instrText>
      </w:r>
      <w:r>
        <w:fldChar w:fldCharType="separate"/>
      </w:r>
      <w:r w:rsidR="00461D1E">
        <w:rPr>
          <w:noProof/>
        </w:rPr>
        <w:t>23</w:t>
      </w:r>
      <w:r>
        <w:rPr>
          <w:noProof/>
        </w:rPr>
        <w:fldChar w:fldCharType="end"/>
      </w:r>
      <w:bookmarkEnd w:id="439"/>
      <w:r>
        <w:tab/>
      </w:r>
      <w:r w:rsidRPr="003B6C56">
        <w:t>Information used in defining an incident log</w:t>
      </w:r>
      <w:bookmarkEnd w:id="440"/>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2B16D9">
            <w:pPr>
              <w:pStyle w:val="TableText"/>
            </w:pPr>
            <w:r w:rsidRPr="00163DC5">
              <w:t>Parent Point</w:t>
            </w:r>
          </w:p>
        </w:tc>
        <w:tc>
          <w:tcPr>
            <w:tcW w:w="1062" w:type="dxa"/>
          </w:tcPr>
          <w:p w14:paraId="284356C9" w14:textId="77777777" w:rsidR="003B6C56" w:rsidRPr="00163DC5" w:rsidRDefault="003B6C56" w:rsidP="002B16D9">
            <w:pPr>
              <w:pStyle w:val="TableText"/>
            </w:pPr>
            <w:r w:rsidRPr="00163DC5">
              <w:t>Integer</w:t>
            </w:r>
          </w:p>
        </w:tc>
        <w:tc>
          <w:tcPr>
            <w:tcW w:w="1635" w:type="dxa"/>
          </w:tcPr>
          <w:p w14:paraId="3A6526F9" w14:textId="77777777" w:rsidR="003B6C56" w:rsidRPr="00163DC5" w:rsidRDefault="003B6C56" w:rsidP="002B16D9">
            <w:pPr>
              <w:pStyle w:val="TableText"/>
            </w:pPr>
            <w:r w:rsidRPr="00163DC5">
              <w:t>parent</w:t>
            </w:r>
          </w:p>
        </w:tc>
        <w:tc>
          <w:tcPr>
            <w:tcW w:w="879" w:type="dxa"/>
          </w:tcPr>
          <w:p w14:paraId="55950303" w14:textId="77777777" w:rsidR="003B6C56" w:rsidRPr="00163DC5" w:rsidRDefault="003B6C56" w:rsidP="002B16D9">
            <w:pPr>
              <w:pStyle w:val="TableText"/>
            </w:pPr>
            <w:r w:rsidRPr="00163DC5">
              <w:t>Yes</w:t>
            </w:r>
          </w:p>
        </w:tc>
        <w:tc>
          <w:tcPr>
            <w:tcW w:w="3947" w:type="dxa"/>
          </w:tcPr>
          <w:p w14:paraId="50A15AC9" w14:textId="657A3666" w:rsidR="003B6C56" w:rsidRPr="00163DC5" w:rsidRDefault="003B6C56" w:rsidP="002B16D9">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2B16D9">
            <w:pPr>
              <w:pStyle w:val="TableText"/>
            </w:pPr>
            <w:r w:rsidRPr="00163DC5">
              <w:t>Parent Type</w:t>
            </w:r>
          </w:p>
        </w:tc>
        <w:tc>
          <w:tcPr>
            <w:tcW w:w="1062" w:type="dxa"/>
          </w:tcPr>
          <w:p w14:paraId="7231E682" w14:textId="77777777" w:rsidR="003B6C56" w:rsidRPr="00163DC5" w:rsidRDefault="003B6C56" w:rsidP="002B16D9">
            <w:pPr>
              <w:pStyle w:val="TableText"/>
            </w:pPr>
            <w:r w:rsidRPr="00163DC5">
              <w:t>String</w:t>
            </w:r>
          </w:p>
        </w:tc>
        <w:tc>
          <w:tcPr>
            <w:tcW w:w="1635" w:type="dxa"/>
          </w:tcPr>
          <w:p w14:paraId="7F650322" w14:textId="77777777" w:rsidR="003B6C56" w:rsidRPr="00163DC5" w:rsidRDefault="003B6C56" w:rsidP="002B16D9">
            <w:pPr>
              <w:pStyle w:val="TableText"/>
            </w:pPr>
            <w:r w:rsidRPr="00163DC5">
              <w:t>parentType</w:t>
            </w:r>
          </w:p>
        </w:tc>
        <w:tc>
          <w:tcPr>
            <w:tcW w:w="879" w:type="dxa"/>
          </w:tcPr>
          <w:p w14:paraId="61361D92" w14:textId="77777777" w:rsidR="003B6C56" w:rsidRPr="00163DC5" w:rsidRDefault="003B6C56" w:rsidP="002B16D9">
            <w:pPr>
              <w:pStyle w:val="TableText"/>
            </w:pPr>
            <w:r w:rsidRPr="00163DC5">
              <w:t>Yes</w:t>
            </w:r>
          </w:p>
        </w:tc>
        <w:tc>
          <w:tcPr>
            <w:tcW w:w="3947" w:type="dxa"/>
          </w:tcPr>
          <w:p w14:paraId="74194B5E" w14:textId="1C85C16C" w:rsidR="003B6C56" w:rsidRPr="00163DC5" w:rsidRDefault="003B6C56" w:rsidP="002B16D9">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2B16D9">
            <w:pPr>
              <w:pStyle w:val="TableText"/>
            </w:pPr>
            <w:r w:rsidRPr="00163DC5">
              <w:t>Store Number</w:t>
            </w:r>
          </w:p>
        </w:tc>
        <w:tc>
          <w:tcPr>
            <w:tcW w:w="1062" w:type="dxa"/>
          </w:tcPr>
          <w:p w14:paraId="1FFB6B04" w14:textId="77777777" w:rsidR="003B6C56" w:rsidRPr="00163DC5" w:rsidRDefault="003B6C56" w:rsidP="002B16D9">
            <w:pPr>
              <w:pStyle w:val="TableText"/>
            </w:pPr>
            <w:r w:rsidRPr="00163DC5">
              <w:t>Integer</w:t>
            </w:r>
          </w:p>
        </w:tc>
        <w:tc>
          <w:tcPr>
            <w:tcW w:w="1635" w:type="dxa"/>
          </w:tcPr>
          <w:p w14:paraId="0B453513" w14:textId="77777777" w:rsidR="003B6C56" w:rsidRPr="00163DC5" w:rsidRDefault="003B6C56" w:rsidP="002B16D9">
            <w:pPr>
              <w:pStyle w:val="TableText"/>
            </w:pPr>
            <w:r w:rsidRPr="00163DC5">
              <w:t>num</w:t>
            </w:r>
          </w:p>
        </w:tc>
        <w:tc>
          <w:tcPr>
            <w:tcW w:w="879" w:type="dxa"/>
          </w:tcPr>
          <w:p w14:paraId="7911CB5A" w14:textId="77777777" w:rsidR="003B6C56" w:rsidRPr="00163DC5" w:rsidRDefault="003B6C56" w:rsidP="002B16D9">
            <w:pPr>
              <w:pStyle w:val="TableText"/>
            </w:pPr>
            <w:r w:rsidRPr="00163DC5">
              <w:t>Yes</w:t>
            </w:r>
          </w:p>
        </w:tc>
        <w:tc>
          <w:tcPr>
            <w:tcW w:w="3947" w:type="dxa"/>
          </w:tcPr>
          <w:p w14:paraId="3AB33767" w14:textId="4DAE4DA2" w:rsidR="003B6C56" w:rsidRPr="00163DC5" w:rsidRDefault="003B6C56" w:rsidP="002B16D9">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2B16D9">
            <w:pPr>
              <w:pStyle w:val="TableText"/>
            </w:pPr>
            <w:r w:rsidRPr="00163DC5">
              <w:t>Trigger Point</w:t>
            </w:r>
          </w:p>
        </w:tc>
        <w:tc>
          <w:tcPr>
            <w:tcW w:w="1062" w:type="dxa"/>
          </w:tcPr>
          <w:p w14:paraId="516EB4D1" w14:textId="77777777" w:rsidR="003B6C56" w:rsidRPr="00163DC5" w:rsidRDefault="003B6C56" w:rsidP="002B16D9">
            <w:pPr>
              <w:pStyle w:val="TableText"/>
            </w:pPr>
            <w:r w:rsidRPr="00163DC5">
              <w:t>String</w:t>
            </w:r>
          </w:p>
        </w:tc>
        <w:tc>
          <w:tcPr>
            <w:tcW w:w="1635" w:type="dxa"/>
          </w:tcPr>
          <w:p w14:paraId="1F1B9589" w14:textId="77777777" w:rsidR="003B6C56" w:rsidRPr="00163DC5" w:rsidRDefault="003B6C56" w:rsidP="002B16D9">
            <w:pPr>
              <w:pStyle w:val="TableText"/>
            </w:pPr>
            <w:r w:rsidRPr="00163DC5">
              <w:t>triggerPoint</w:t>
            </w:r>
          </w:p>
        </w:tc>
        <w:tc>
          <w:tcPr>
            <w:tcW w:w="879" w:type="dxa"/>
          </w:tcPr>
          <w:p w14:paraId="004479EC" w14:textId="77777777" w:rsidR="003B6C56" w:rsidRPr="00163DC5" w:rsidRDefault="003B6C56" w:rsidP="002B16D9">
            <w:pPr>
              <w:pStyle w:val="TableText"/>
            </w:pPr>
            <w:r w:rsidRPr="00163DC5">
              <w:t>No</w:t>
            </w:r>
          </w:p>
        </w:tc>
        <w:tc>
          <w:tcPr>
            <w:tcW w:w="3947" w:type="dxa"/>
          </w:tcPr>
          <w:p w14:paraId="5E05FB58" w14:textId="525A01F5" w:rsidR="003B6C56" w:rsidRPr="00163DC5" w:rsidRDefault="003B6C56" w:rsidP="002B16D9">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2B16D9">
            <w:pPr>
              <w:pStyle w:val="TableText"/>
            </w:pPr>
            <w:r w:rsidRPr="00163DC5">
              <w:t>TriggerType</w:t>
            </w:r>
          </w:p>
        </w:tc>
        <w:tc>
          <w:tcPr>
            <w:tcW w:w="1062" w:type="dxa"/>
          </w:tcPr>
          <w:p w14:paraId="2B96046D" w14:textId="77777777" w:rsidR="003B6C56" w:rsidRPr="00163DC5" w:rsidRDefault="003B6C56" w:rsidP="002B16D9">
            <w:pPr>
              <w:pStyle w:val="TableText"/>
            </w:pPr>
            <w:r w:rsidRPr="00163DC5">
              <w:t>String</w:t>
            </w:r>
          </w:p>
        </w:tc>
        <w:tc>
          <w:tcPr>
            <w:tcW w:w="1635" w:type="dxa"/>
          </w:tcPr>
          <w:p w14:paraId="3534894A" w14:textId="77777777" w:rsidR="003B6C56" w:rsidRPr="00163DC5" w:rsidRDefault="003B6C56" w:rsidP="002B16D9">
            <w:pPr>
              <w:pStyle w:val="TableText"/>
            </w:pPr>
            <w:r w:rsidRPr="00163DC5">
              <w:t>triggerType</w:t>
            </w:r>
          </w:p>
        </w:tc>
        <w:tc>
          <w:tcPr>
            <w:tcW w:w="879" w:type="dxa"/>
          </w:tcPr>
          <w:p w14:paraId="3B839E7F" w14:textId="77777777" w:rsidR="003B6C56" w:rsidRPr="00163DC5" w:rsidRDefault="003B6C56" w:rsidP="002B16D9">
            <w:pPr>
              <w:pStyle w:val="TableText"/>
            </w:pPr>
            <w:r w:rsidRPr="00163DC5">
              <w:t>No</w:t>
            </w:r>
          </w:p>
        </w:tc>
        <w:tc>
          <w:tcPr>
            <w:tcW w:w="3947" w:type="dxa"/>
          </w:tcPr>
          <w:p w14:paraId="436433F8" w14:textId="6209F6E8" w:rsidR="003B6C56" w:rsidRPr="00163DC5" w:rsidRDefault="003B6C56" w:rsidP="002B16D9">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2B16D9">
            <w:pPr>
              <w:pStyle w:val="TableText"/>
            </w:pPr>
            <w:r w:rsidRPr="00163DC5">
              <w:t>Trigger Mask</w:t>
            </w:r>
          </w:p>
        </w:tc>
        <w:tc>
          <w:tcPr>
            <w:tcW w:w="1062" w:type="dxa"/>
          </w:tcPr>
          <w:p w14:paraId="19D44D7F" w14:textId="77777777" w:rsidR="003B6C56" w:rsidRPr="00163DC5" w:rsidRDefault="003B6C56" w:rsidP="002B16D9">
            <w:pPr>
              <w:pStyle w:val="TableText"/>
            </w:pPr>
            <w:r w:rsidRPr="00163DC5">
              <w:t>Integer</w:t>
            </w:r>
          </w:p>
        </w:tc>
        <w:tc>
          <w:tcPr>
            <w:tcW w:w="1635" w:type="dxa"/>
          </w:tcPr>
          <w:p w14:paraId="00ADC806" w14:textId="77777777" w:rsidR="003B6C56" w:rsidRPr="00163DC5" w:rsidRDefault="003B6C56" w:rsidP="002B16D9">
            <w:pPr>
              <w:pStyle w:val="TableText"/>
            </w:pPr>
            <w:r w:rsidRPr="00163DC5">
              <w:t>triggerMask</w:t>
            </w:r>
          </w:p>
        </w:tc>
        <w:tc>
          <w:tcPr>
            <w:tcW w:w="879" w:type="dxa"/>
          </w:tcPr>
          <w:p w14:paraId="25DF3B37" w14:textId="77777777" w:rsidR="003B6C56" w:rsidRPr="00163DC5" w:rsidRDefault="003B6C56" w:rsidP="002B16D9">
            <w:pPr>
              <w:pStyle w:val="TableText"/>
            </w:pPr>
            <w:r w:rsidRPr="00163DC5">
              <w:t>No</w:t>
            </w:r>
          </w:p>
        </w:tc>
        <w:tc>
          <w:tcPr>
            <w:tcW w:w="3947" w:type="dxa"/>
          </w:tcPr>
          <w:p w14:paraId="7FEF66D3" w14:textId="3352197E" w:rsidR="003B6C56" w:rsidRPr="00163DC5" w:rsidRDefault="003B6C56" w:rsidP="002B16D9">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2B16D9">
            <w:pPr>
              <w:pStyle w:val="TableText"/>
            </w:pPr>
            <w:r w:rsidRPr="00163DC5">
              <w:t>Trigger Start</w:t>
            </w:r>
          </w:p>
        </w:tc>
        <w:tc>
          <w:tcPr>
            <w:tcW w:w="1062" w:type="dxa"/>
          </w:tcPr>
          <w:p w14:paraId="0D37F526" w14:textId="77777777" w:rsidR="003B6C56" w:rsidRPr="00163DC5" w:rsidRDefault="003B6C56" w:rsidP="002B16D9">
            <w:pPr>
              <w:pStyle w:val="TableText"/>
            </w:pPr>
            <w:r w:rsidRPr="00163DC5">
              <w:t>Integer</w:t>
            </w:r>
          </w:p>
        </w:tc>
        <w:tc>
          <w:tcPr>
            <w:tcW w:w="1635" w:type="dxa"/>
          </w:tcPr>
          <w:p w14:paraId="36C4598B" w14:textId="77777777" w:rsidR="003B6C56" w:rsidRPr="00163DC5" w:rsidRDefault="003B6C56" w:rsidP="002B16D9">
            <w:pPr>
              <w:pStyle w:val="TableText"/>
            </w:pPr>
            <w:r w:rsidRPr="00163DC5">
              <w:t>triggerStart</w:t>
            </w:r>
          </w:p>
        </w:tc>
        <w:tc>
          <w:tcPr>
            <w:tcW w:w="879" w:type="dxa"/>
          </w:tcPr>
          <w:p w14:paraId="25ABFFD1" w14:textId="77777777" w:rsidR="003B6C56" w:rsidRPr="00163DC5" w:rsidRDefault="003B6C56" w:rsidP="002B16D9">
            <w:pPr>
              <w:pStyle w:val="TableText"/>
            </w:pPr>
            <w:r w:rsidRPr="00163DC5">
              <w:t>No</w:t>
            </w:r>
          </w:p>
        </w:tc>
        <w:tc>
          <w:tcPr>
            <w:tcW w:w="3947" w:type="dxa"/>
          </w:tcPr>
          <w:p w14:paraId="5281B1FE" w14:textId="77777777" w:rsidR="003B6C56" w:rsidRPr="00163DC5" w:rsidRDefault="003B6C56" w:rsidP="002B16D9">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2B16D9">
            <w:pPr>
              <w:pStyle w:val="TableText"/>
            </w:pPr>
            <w:r w:rsidRPr="00163DC5">
              <w:t>Trigger Length</w:t>
            </w:r>
          </w:p>
        </w:tc>
        <w:tc>
          <w:tcPr>
            <w:tcW w:w="1062" w:type="dxa"/>
          </w:tcPr>
          <w:p w14:paraId="05531792" w14:textId="77777777" w:rsidR="003B6C56" w:rsidRPr="00163DC5" w:rsidRDefault="003B6C56" w:rsidP="002B16D9">
            <w:pPr>
              <w:pStyle w:val="TableText"/>
            </w:pPr>
            <w:r w:rsidRPr="00163DC5">
              <w:t>Integer</w:t>
            </w:r>
          </w:p>
        </w:tc>
        <w:tc>
          <w:tcPr>
            <w:tcW w:w="1635" w:type="dxa"/>
          </w:tcPr>
          <w:p w14:paraId="5FBBEB04" w14:textId="77777777" w:rsidR="003B6C56" w:rsidRPr="00163DC5" w:rsidRDefault="003B6C56" w:rsidP="002B16D9">
            <w:pPr>
              <w:pStyle w:val="TableText"/>
            </w:pPr>
            <w:r w:rsidRPr="00163DC5">
              <w:t>triggerLength</w:t>
            </w:r>
          </w:p>
        </w:tc>
        <w:tc>
          <w:tcPr>
            <w:tcW w:w="879" w:type="dxa"/>
          </w:tcPr>
          <w:p w14:paraId="4733F462" w14:textId="77777777" w:rsidR="003B6C56" w:rsidRPr="00163DC5" w:rsidRDefault="003B6C56" w:rsidP="002B16D9">
            <w:pPr>
              <w:pStyle w:val="TableText"/>
            </w:pPr>
            <w:r w:rsidRPr="00163DC5">
              <w:t>No</w:t>
            </w:r>
          </w:p>
        </w:tc>
        <w:tc>
          <w:tcPr>
            <w:tcW w:w="3947" w:type="dxa"/>
          </w:tcPr>
          <w:p w14:paraId="2F333E13" w14:textId="6FA8D03C" w:rsidR="003B6C56" w:rsidRPr="00163DC5" w:rsidRDefault="003B6C56" w:rsidP="002B16D9">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2B16D9">
            <w:pPr>
              <w:pStyle w:val="TableText"/>
            </w:pPr>
            <w:r w:rsidRPr="00163DC5">
              <w:t>Action</w:t>
            </w:r>
          </w:p>
        </w:tc>
        <w:tc>
          <w:tcPr>
            <w:tcW w:w="1062" w:type="dxa"/>
          </w:tcPr>
          <w:p w14:paraId="59FDF3D2" w14:textId="340EAAB4" w:rsidR="003B6C56" w:rsidRPr="00163DC5" w:rsidRDefault="00B35DA9" w:rsidP="002B16D9">
            <w:pPr>
              <w:pStyle w:val="TableText"/>
            </w:pPr>
            <w:ins w:id="441" w:author="Gavin Rawson" w:date="2024-07-15T08:27:00Z" w16du:dateUtc="2024-07-15T07:27:00Z">
              <w:r>
                <w:t>Integer</w:t>
              </w:r>
            </w:ins>
            <w:del w:id="442" w:author="Gavin Rawson" w:date="2024-07-15T08:27:00Z" w16du:dateUtc="2024-07-15T07:27:00Z">
              <w:r w:rsidR="003B6C56" w:rsidRPr="00163DC5" w:rsidDel="00B35DA9">
                <w:delText>Number</w:delText>
              </w:r>
            </w:del>
          </w:p>
        </w:tc>
        <w:tc>
          <w:tcPr>
            <w:tcW w:w="1635" w:type="dxa"/>
          </w:tcPr>
          <w:p w14:paraId="7E7FA304" w14:textId="77777777" w:rsidR="003B6C56" w:rsidRPr="00163DC5" w:rsidRDefault="003B6C56" w:rsidP="002B16D9">
            <w:pPr>
              <w:pStyle w:val="TableText"/>
            </w:pPr>
            <w:r w:rsidRPr="00163DC5">
              <w:t>action</w:t>
            </w:r>
          </w:p>
        </w:tc>
        <w:tc>
          <w:tcPr>
            <w:tcW w:w="879" w:type="dxa"/>
          </w:tcPr>
          <w:p w14:paraId="019DC798" w14:textId="77777777" w:rsidR="003B6C56" w:rsidRPr="00163DC5" w:rsidRDefault="003B6C56" w:rsidP="002B16D9">
            <w:pPr>
              <w:pStyle w:val="TableText"/>
            </w:pPr>
            <w:r w:rsidRPr="00163DC5">
              <w:t>No</w:t>
            </w:r>
          </w:p>
        </w:tc>
        <w:tc>
          <w:tcPr>
            <w:tcW w:w="3947" w:type="dxa"/>
          </w:tcPr>
          <w:p w14:paraId="1CFEBE81" w14:textId="77777777" w:rsidR="003B6C56" w:rsidRPr="00163DC5" w:rsidRDefault="003B6C56" w:rsidP="002B16D9">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2B16D9">
            <w:pPr>
              <w:pStyle w:val="TableText"/>
            </w:pPr>
            <w:r w:rsidRPr="00163DC5">
              <w:t>Log Rate</w:t>
            </w:r>
          </w:p>
        </w:tc>
        <w:tc>
          <w:tcPr>
            <w:tcW w:w="1062" w:type="dxa"/>
          </w:tcPr>
          <w:p w14:paraId="006B50E0" w14:textId="77777777" w:rsidR="003B6C56" w:rsidRPr="00163DC5" w:rsidRDefault="003B6C56" w:rsidP="002B16D9">
            <w:pPr>
              <w:pStyle w:val="TableText"/>
            </w:pPr>
            <w:r w:rsidRPr="00163DC5">
              <w:t>Integer</w:t>
            </w:r>
          </w:p>
        </w:tc>
        <w:tc>
          <w:tcPr>
            <w:tcW w:w="1635" w:type="dxa"/>
          </w:tcPr>
          <w:p w14:paraId="300A5D9E" w14:textId="77777777" w:rsidR="003B6C56" w:rsidRPr="00163DC5" w:rsidRDefault="003B6C56" w:rsidP="002B16D9">
            <w:pPr>
              <w:pStyle w:val="TableText"/>
            </w:pPr>
            <w:r w:rsidRPr="00163DC5">
              <w:t>logRate</w:t>
            </w:r>
          </w:p>
        </w:tc>
        <w:tc>
          <w:tcPr>
            <w:tcW w:w="879" w:type="dxa"/>
          </w:tcPr>
          <w:p w14:paraId="18B651BD" w14:textId="77777777" w:rsidR="003B6C56" w:rsidRPr="00163DC5" w:rsidRDefault="003B6C56" w:rsidP="002B16D9">
            <w:pPr>
              <w:pStyle w:val="TableText"/>
            </w:pPr>
            <w:r w:rsidRPr="00163DC5">
              <w:t>Yes</w:t>
            </w:r>
          </w:p>
        </w:tc>
        <w:tc>
          <w:tcPr>
            <w:tcW w:w="3947" w:type="dxa"/>
          </w:tcPr>
          <w:p w14:paraId="256A8EC0" w14:textId="3A49895B" w:rsidR="003B6C56" w:rsidRPr="00163DC5" w:rsidRDefault="003B6C56" w:rsidP="002B16D9">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2B16D9">
            <w:pPr>
              <w:pStyle w:val="TableText"/>
            </w:pPr>
            <w:r w:rsidRPr="00163DC5">
              <w:t>Log Offset</w:t>
            </w:r>
          </w:p>
        </w:tc>
        <w:tc>
          <w:tcPr>
            <w:tcW w:w="1062" w:type="dxa"/>
          </w:tcPr>
          <w:p w14:paraId="44674601" w14:textId="77777777" w:rsidR="003B6C56" w:rsidRPr="00163DC5" w:rsidRDefault="003B6C56" w:rsidP="002B16D9">
            <w:pPr>
              <w:pStyle w:val="TableText"/>
            </w:pPr>
            <w:r w:rsidRPr="00163DC5">
              <w:t>Integer</w:t>
            </w:r>
          </w:p>
        </w:tc>
        <w:tc>
          <w:tcPr>
            <w:tcW w:w="1635" w:type="dxa"/>
          </w:tcPr>
          <w:p w14:paraId="48F566BF" w14:textId="77777777" w:rsidR="003B6C56" w:rsidRPr="00163DC5" w:rsidRDefault="003B6C56" w:rsidP="002B16D9">
            <w:pPr>
              <w:pStyle w:val="TableText"/>
            </w:pPr>
            <w:r w:rsidRPr="00163DC5">
              <w:t>logOffset</w:t>
            </w:r>
          </w:p>
        </w:tc>
        <w:tc>
          <w:tcPr>
            <w:tcW w:w="879" w:type="dxa"/>
          </w:tcPr>
          <w:p w14:paraId="09738F66" w14:textId="77777777" w:rsidR="003B6C56" w:rsidRPr="00163DC5" w:rsidRDefault="003B6C56" w:rsidP="002B16D9">
            <w:pPr>
              <w:pStyle w:val="TableText"/>
            </w:pPr>
            <w:r w:rsidRPr="00163DC5">
              <w:t>No</w:t>
            </w:r>
          </w:p>
        </w:tc>
        <w:tc>
          <w:tcPr>
            <w:tcW w:w="3947" w:type="dxa"/>
          </w:tcPr>
          <w:p w14:paraId="3150DFA6" w14:textId="7BB7546A" w:rsidR="003B6C56" w:rsidRPr="00163DC5" w:rsidRDefault="003B6C56" w:rsidP="002B16D9">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443" w:name="_Toc170288585"/>
      <w:r>
        <w:t>Controls and overrides</w:t>
      </w:r>
      <w:bookmarkEnd w:id="443"/>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444" w:name="_Toc170288586"/>
      <w:r>
        <w:t>Controls</w:t>
      </w:r>
      <w:bookmarkEnd w:id="444"/>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77777777"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w:t>
      </w:r>
      <w:r w:rsidRPr="00BA7567">
        <w:rPr>
          <w:rFonts w:eastAsia="MS Mincho"/>
        </w:rPr>
        <w:t>:"ao:1",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7777777"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445" w:name="_Toc170288587"/>
      <w:r w:rsidRPr="005077D9">
        <w:t xml:space="preserve">Overriding a </w:t>
      </w:r>
      <w:r w:rsidR="006B0494" w:rsidRPr="005077D9">
        <w:t>point</w:t>
      </w:r>
      <w:bookmarkEnd w:id="445"/>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4E3F9798"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n</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ai:1</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1951E1BD"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n</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ai:1</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2611DD5B"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n</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ai:1</w:t>
      </w:r>
      <w:r w:rsidR="00F767C0">
        <w:rPr>
          <w:rFonts w:eastAsia="MS Mincho"/>
        </w:rPr>
        <w:t>"</w:t>
      </w:r>
      <w:r w:rsidRPr="00BA7567">
        <w:rPr>
          <w:rFonts w:eastAsia="MS Mincho"/>
        </w:rPr>
        <w:t>}]</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446" w:name="_Toc170288588"/>
      <w:r>
        <w:t>Data reporting</w:t>
      </w:r>
      <w:bookmarkEnd w:id="446"/>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447" w:name="_Toc163727621"/>
      <w:bookmarkStart w:id="448" w:name="_Toc170288589"/>
      <w:bookmarkEnd w:id="447"/>
      <w:r>
        <w:t xml:space="preserve">Data </w:t>
      </w:r>
      <w:r w:rsidR="006B0494">
        <w:t>formats</w:t>
      </w:r>
      <w:bookmarkEnd w:id="448"/>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039DB068" w14:textId="21E186CB" w:rsidR="00996A34" w:rsidRDefault="00996A34" w:rsidP="00E84BC7">
      <w:pPr>
        <w:pStyle w:val="BodyText"/>
      </w:pPr>
      <w:r w:rsidRPr="00996A34">
        <w:t xml:space="preserve">Points can be referred to by their name or by a </w:t>
      </w:r>
      <w:r>
        <w:t xml:space="preserve">type description and </w:t>
      </w:r>
      <w:r w:rsidRPr="00996A34">
        <w:t>numeric reference</w:t>
      </w:r>
      <w:r>
        <w:t xml:space="preserve"> separated by a colon ":"</w:t>
      </w:r>
      <w:r w:rsidRPr="00996A34">
        <w:t>. The numeric format will reduce message size and may be preferred by field devices.</w:t>
      </w:r>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24625625" w:rsidR="00B200D3" w:rsidRPr="00163DC5" w:rsidRDefault="00050CF0" w:rsidP="004E57D4">
      <w:pPr>
        <w:pStyle w:val="Code"/>
      </w:pPr>
      <w:r w:rsidRPr="00163DC5">
        <w:tab/>
      </w:r>
      <w:r w:rsidRPr="00163DC5">
        <w:tab/>
      </w:r>
      <w:bookmarkStart w:id="449" w:name="_Hlk163722805"/>
      <w:r w:rsidR="00B200D3" w:rsidRPr="004C3608">
        <w:rPr>
          <w:color w:val="C45911" w:themeColor="accent2" w:themeShade="BF"/>
        </w:rPr>
        <w:t>"</w:t>
      </w:r>
      <w:bookmarkEnd w:id="449"/>
      <w:r w:rsidR="00B200D3" w:rsidRPr="004C3608">
        <w:rPr>
          <w:color w:val="C45911" w:themeColor="accent2" w:themeShade="BF"/>
        </w:rPr>
        <w:t>n"</w:t>
      </w:r>
      <w:r w:rsidR="00B200D3" w:rsidRPr="00163DC5">
        <w:t>:"ai:1",</w:t>
      </w:r>
    </w:p>
    <w:p w14:paraId="23C6373A" w14:textId="6F726671" w:rsidR="00131875" w:rsidRDefault="00B200D3" w:rsidP="004E57D4">
      <w:pPr>
        <w:pStyle w:val="Code"/>
      </w:pPr>
      <w:r w:rsidRPr="00163DC5">
        <w:tab/>
      </w:r>
      <w:r w:rsidRPr="00163DC5">
        <w:tab/>
      </w:r>
      <w:r w:rsidR="00131875">
        <w:tab/>
      </w:r>
      <w:r w:rsidR="00131875">
        <w:tab/>
      </w:r>
      <w:r w:rsidR="00131875">
        <w:tab/>
      </w:r>
      <w:r w:rsidRPr="00163DC5">
        <w:t xml:space="preserve">// </w:t>
      </w:r>
      <w:r w:rsidR="00131875">
        <w:t>W</w:t>
      </w:r>
      <w:r w:rsidRPr="00163DC5">
        <w:t>here the type description and point number are</w:t>
      </w:r>
    </w:p>
    <w:p w14:paraId="487CBDD8" w14:textId="1970B5D4" w:rsidR="00B200D3" w:rsidRPr="00163DC5" w:rsidRDefault="00131875" w:rsidP="004E57D4">
      <w:pPr>
        <w:pStyle w:val="Code"/>
      </w:pPr>
      <w:r>
        <w:tab/>
      </w:r>
      <w:r>
        <w:tab/>
      </w:r>
      <w:r>
        <w:tab/>
      </w:r>
      <w:r>
        <w:tab/>
      </w:r>
      <w:r>
        <w:tab/>
        <w:t>//</w:t>
      </w:r>
      <w:r w:rsidR="00B200D3" w:rsidRPr="00163DC5">
        <w:t xml:space="preserve"> separated by a colon,</w:t>
      </w:r>
      <w:r w:rsidR="00D97005">
        <w:t xml:space="preserve"> 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450" w:name="_Toc170288590"/>
      <w:r w:rsidRPr="00620AA0">
        <w:t>Requesting data</w:t>
      </w:r>
      <w:bookmarkEnd w:id="450"/>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B44BC86" w:rsidR="00620AA0" w:rsidRPr="00163DC5" w:rsidRDefault="00620AA0" w:rsidP="004E57D4">
      <w:pPr>
        <w:pStyle w:val="Code"/>
      </w:pPr>
      <w:r w:rsidRPr="00163DC5">
        <w:tab/>
        <w:t>{</w:t>
      </w:r>
      <w:r w:rsidRPr="00E734B1">
        <w:rPr>
          <w:color w:val="C45911" w:themeColor="accent2" w:themeShade="BF"/>
        </w:rPr>
        <w:t>"data"</w:t>
      </w:r>
      <w:r w:rsidRPr="00163DC5">
        <w:t>:"Current"}</w:t>
      </w:r>
    </w:p>
    <w:p w14:paraId="2A20139A" w14:textId="7BBF416B" w:rsidR="00620AA0" w:rsidRDefault="00E67F08" w:rsidP="00620AA0">
      <w:pPr>
        <w:pStyle w:val="Bullet"/>
      </w:pPr>
      <w:r>
        <w:rPr>
          <w:b/>
          <w:bCs/>
        </w:rPr>
        <w:t>O</w:t>
      </w:r>
      <w:r w:rsidR="00620AA0" w:rsidRPr="00620AA0">
        <w:rPr>
          <w:b/>
          <w:bCs/>
        </w:rPr>
        <w:t>r</w:t>
      </w:r>
      <w:r w:rsidR="00620AA0">
        <w:t xml:space="preserve"> to retrieve a list of current (at this time) </w:t>
      </w:r>
      <w:r w:rsidR="00090C16">
        <w:t>point</w:t>
      </w:r>
      <w:r w:rsidR="00620AA0">
        <w:t xml:space="preserve"> data, by </w:t>
      </w:r>
      <w:r w:rsidR="00090C16">
        <w:t>point</w:t>
      </w:r>
      <w:r w:rsidR="00620AA0">
        <w:t xml:space="preserve"> identifications.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77777777"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0C8EDF89" w14:textId="77777777" w:rsidR="00FF1B61" w:rsidRPr="00BA7567" w:rsidRDefault="00FF1B61" w:rsidP="00FF1B61">
      <w:pPr>
        <w:pStyle w:val="Code"/>
        <w:rPr>
          <w:rFonts w:eastAsia="MS Mincho"/>
        </w:rPr>
      </w:pPr>
      <w:r w:rsidRPr="00BA7567">
        <w:rPr>
          <w:rFonts w:eastAsia="MS Mincho"/>
        </w:rPr>
        <w:t xml:space="preserve">    </w:t>
      </w:r>
      <w:r w:rsidR="00620AA0" w:rsidRPr="00BA7567">
        <w:rPr>
          <w:color w:val="C45911" w:themeColor="accent2" w:themeShade="BF"/>
        </w:rPr>
        <w:t>"n"</w:t>
      </w:r>
      <w:r w:rsidR="00620AA0" w:rsidRPr="00BA7567">
        <w:rPr>
          <w:rFonts w:eastAsia="MS Mincho"/>
        </w:rPr>
        <w:t>:["ai:1</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t>{</w:t>
      </w:r>
    </w:p>
    <w:p w14:paraId="6CBB5F22"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77777777" w:rsidR="000D6ED9" w:rsidRPr="00BA7567" w:rsidRDefault="000D6ED9" w:rsidP="000D6ED9">
      <w:pPr>
        <w:pStyle w:val="Code"/>
      </w:pPr>
      <w:r w:rsidRPr="00BA7567">
        <w:t xml:space="preserve">    </w:t>
      </w:r>
      <w:r w:rsidRPr="00BA7567">
        <w:rPr>
          <w:color w:val="C45911" w:themeColor="accent2" w:themeShade="BF"/>
        </w:rPr>
        <w:t>"data"</w:t>
      </w:r>
      <w:r w:rsidRPr="00BA7567">
        <w:t xml:space="preserve">:"History", </w:t>
      </w:r>
    </w:p>
    <w:p w14:paraId="7F024E1C" w14:textId="77777777" w:rsidR="000D6ED9" w:rsidRPr="00BA7567" w:rsidRDefault="000D6ED9" w:rsidP="000D6ED9">
      <w:pPr>
        <w:pStyle w:val="Code"/>
      </w:pPr>
      <w:r w:rsidRPr="00BA7567">
        <w:t xml:space="preserve">    </w:t>
      </w:r>
      <w:r w:rsidR="00620AA0" w:rsidRPr="00BA7567">
        <w:rPr>
          <w:color w:val="C45911" w:themeColor="accent2" w:themeShade="BF"/>
        </w:rPr>
        <w:t>"n"</w:t>
      </w:r>
      <w:r w:rsidR="00620AA0" w:rsidRPr="00BA7567">
        <w:t>:["ai:1</w:t>
      </w:r>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77777777" w:rsidR="005C2661" w:rsidRPr="00BA7567" w:rsidRDefault="005C2661" w:rsidP="005C2661">
      <w:pPr>
        <w:pStyle w:val="Code"/>
      </w:pPr>
      <w:r w:rsidRPr="00BA7567">
        <w:t xml:space="preserve">    </w:t>
      </w:r>
      <w:r w:rsidRPr="00BA7567">
        <w:rPr>
          <w:color w:val="C45911" w:themeColor="accent2" w:themeShade="BF"/>
        </w:rPr>
        <w:t>"data"</w:t>
      </w:r>
      <w:r w:rsidRPr="00BA7567">
        <w:t>:"History",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21912BD2" w:rsidR="00FA1683" w:rsidRDefault="00C50BE3" w:rsidP="00D46C42">
      <w:pPr>
        <w:pStyle w:val="Caption"/>
      </w:pPr>
      <w:bookmarkStart w:id="451" w:name="_Toc170288663"/>
      <w:r w:rsidRPr="00BA7567">
        <w:t xml:space="preserve">Table </w:t>
      </w:r>
      <w:r>
        <w:fldChar w:fldCharType="begin"/>
      </w:r>
      <w:r>
        <w:instrText xml:space="preserve"> SEQ Table \* ARABIC </w:instrText>
      </w:r>
      <w:r>
        <w:fldChar w:fldCharType="separate"/>
      </w:r>
      <w:r w:rsidR="00461D1E">
        <w:rPr>
          <w:noProof/>
        </w:rPr>
        <w:t>24</w:t>
      </w:r>
      <w:r>
        <w:rPr>
          <w:noProof/>
        </w:rPr>
        <w:fldChar w:fldCharType="end"/>
      </w:r>
      <w:r w:rsidR="00D46C42" w:rsidRPr="00BA7567">
        <w:tab/>
        <w:t>Elements of the data request message</w:t>
      </w:r>
      <w:bookmarkEnd w:id="451"/>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2B16D9">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2B16D9">
            <w:pPr>
              <w:pStyle w:val="TableText"/>
            </w:pPr>
            <w:r>
              <w:t>String</w:t>
            </w:r>
          </w:p>
        </w:tc>
        <w:tc>
          <w:tcPr>
            <w:tcW w:w="1635" w:type="dxa"/>
          </w:tcPr>
          <w:p w14:paraId="193494BC" w14:textId="474CF825" w:rsidR="006C6012" w:rsidRPr="007B3C04" w:rsidRDefault="00392275" w:rsidP="002B16D9">
            <w:pPr>
              <w:pStyle w:val="TableText"/>
            </w:pPr>
            <w:r>
              <w:t>data</w:t>
            </w:r>
          </w:p>
        </w:tc>
        <w:tc>
          <w:tcPr>
            <w:tcW w:w="1703" w:type="dxa"/>
          </w:tcPr>
          <w:p w14:paraId="113AA559" w14:textId="6B0D4B4C" w:rsidR="006C6012" w:rsidRPr="007B3C04" w:rsidRDefault="00856175" w:rsidP="002B16D9">
            <w:pPr>
              <w:pStyle w:val="TableText"/>
            </w:pPr>
            <w:r>
              <w:t>Yes</w:t>
            </w:r>
          </w:p>
        </w:tc>
        <w:tc>
          <w:tcPr>
            <w:tcW w:w="3123" w:type="dxa"/>
          </w:tcPr>
          <w:p w14:paraId="11E611E4" w14:textId="7302E2E1" w:rsidR="006C6012" w:rsidRPr="007B3C04" w:rsidRDefault="00856175" w:rsidP="002B16D9">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2B16D9">
            <w:pPr>
              <w:pStyle w:val="TableText"/>
            </w:pPr>
            <w:r>
              <w:t>Point ID List</w:t>
            </w:r>
          </w:p>
        </w:tc>
        <w:tc>
          <w:tcPr>
            <w:tcW w:w="1062" w:type="dxa"/>
          </w:tcPr>
          <w:p w14:paraId="400A5818" w14:textId="29C563F1" w:rsidR="006C6012" w:rsidRPr="007B3C04" w:rsidRDefault="002E1A73" w:rsidP="002B16D9">
            <w:pPr>
              <w:pStyle w:val="TableText"/>
            </w:pPr>
            <w:r>
              <w:t>String Array</w:t>
            </w:r>
          </w:p>
        </w:tc>
        <w:tc>
          <w:tcPr>
            <w:tcW w:w="1635" w:type="dxa"/>
          </w:tcPr>
          <w:p w14:paraId="67E27858" w14:textId="5463360F" w:rsidR="006C6012" w:rsidRPr="007B3C04" w:rsidRDefault="002E1A73" w:rsidP="002B16D9">
            <w:pPr>
              <w:pStyle w:val="TableText"/>
            </w:pPr>
            <w:r>
              <w:t>n</w:t>
            </w:r>
          </w:p>
        </w:tc>
        <w:tc>
          <w:tcPr>
            <w:tcW w:w="1703" w:type="dxa"/>
          </w:tcPr>
          <w:p w14:paraId="762FA9D2" w14:textId="389D37A4" w:rsidR="006C6012" w:rsidRPr="007B3C04" w:rsidRDefault="00117965" w:rsidP="002B16D9">
            <w:pPr>
              <w:pStyle w:val="TableText"/>
            </w:pPr>
            <w:r>
              <w:t>No</w:t>
            </w:r>
          </w:p>
        </w:tc>
        <w:tc>
          <w:tcPr>
            <w:tcW w:w="3123" w:type="dxa"/>
          </w:tcPr>
          <w:p w14:paraId="1D92E609" w14:textId="16ACD476" w:rsidR="006C6012" w:rsidRPr="007B3C04" w:rsidRDefault="00117965" w:rsidP="002B16D9">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2B16D9">
            <w:pPr>
              <w:pStyle w:val="TableText"/>
            </w:pPr>
            <w:r>
              <w:t>Point Name List</w:t>
            </w:r>
          </w:p>
        </w:tc>
        <w:tc>
          <w:tcPr>
            <w:tcW w:w="1062" w:type="dxa"/>
          </w:tcPr>
          <w:p w14:paraId="04322012" w14:textId="1075421C" w:rsidR="006C6012" w:rsidRPr="007B3C04" w:rsidRDefault="00117965" w:rsidP="002B16D9">
            <w:pPr>
              <w:pStyle w:val="TableText"/>
            </w:pPr>
            <w:r>
              <w:t>String Array</w:t>
            </w:r>
          </w:p>
        </w:tc>
        <w:tc>
          <w:tcPr>
            <w:tcW w:w="1635" w:type="dxa"/>
          </w:tcPr>
          <w:p w14:paraId="12050CD6" w14:textId="7B971072" w:rsidR="006C6012" w:rsidRPr="007B3C04" w:rsidRDefault="00B86E80" w:rsidP="002B16D9">
            <w:pPr>
              <w:pStyle w:val="TableText"/>
            </w:pPr>
            <w:r>
              <w:t>name</w:t>
            </w:r>
          </w:p>
        </w:tc>
        <w:tc>
          <w:tcPr>
            <w:tcW w:w="1703" w:type="dxa"/>
          </w:tcPr>
          <w:p w14:paraId="66CA2D5B" w14:textId="64DAA242" w:rsidR="006C6012" w:rsidRPr="007B3C04" w:rsidRDefault="00F8389A" w:rsidP="002B16D9">
            <w:pPr>
              <w:pStyle w:val="TableText"/>
            </w:pPr>
            <w:r>
              <w:t>No</w:t>
            </w:r>
          </w:p>
        </w:tc>
        <w:tc>
          <w:tcPr>
            <w:tcW w:w="3123" w:type="dxa"/>
          </w:tcPr>
          <w:p w14:paraId="753ADE10" w14:textId="2AA6C556" w:rsidR="006C6012" w:rsidRPr="007B3C04" w:rsidRDefault="00F8389A" w:rsidP="002B16D9">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2B16D9">
            <w:pPr>
              <w:pStyle w:val="TableText"/>
            </w:pPr>
            <w:r>
              <w:t>Start Time</w:t>
            </w:r>
          </w:p>
        </w:tc>
        <w:tc>
          <w:tcPr>
            <w:tcW w:w="1062" w:type="dxa"/>
          </w:tcPr>
          <w:p w14:paraId="13821F24" w14:textId="7C86EDF4" w:rsidR="006C6012" w:rsidRPr="007B3C04" w:rsidRDefault="00C32286" w:rsidP="002B16D9">
            <w:pPr>
              <w:pStyle w:val="TableText"/>
            </w:pPr>
            <w:r>
              <w:t>Integer</w:t>
            </w:r>
          </w:p>
        </w:tc>
        <w:tc>
          <w:tcPr>
            <w:tcW w:w="1635" w:type="dxa"/>
          </w:tcPr>
          <w:p w14:paraId="01F17675" w14:textId="73204811" w:rsidR="006C6012" w:rsidRPr="007B3C04" w:rsidRDefault="0040359E" w:rsidP="002B16D9">
            <w:pPr>
              <w:pStyle w:val="TableText"/>
            </w:pPr>
            <w:r>
              <w:t>start</w:t>
            </w:r>
          </w:p>
        </w:tc>
        <w:tc>
          <w:tcPr>
            <w:tcW w:w="1703" w:type="dxa"/>
          </w:tcPr>
          <w:p w14:paraId="275A19D5" w14:textId="6E7C866B" w:rsidR="006C6012" w:rsidRPr="007B3C04" w:rsidRDefault="00C32286" w:rsidP="002B16D9">
            <w:pPr>
              <w:pStyle w:val="TableText"/>
            </w:pPr>
            <w:r>
              <w:t>No</w:t>
            </w:r>
          </w:p>
        </w:tc>
        <w:tc>
          <w:tcPr>
            <w:tcW w:w="3123" w:type="dxa"/>
          </w:tcPr>
          <w:p w14:paraId="469DC41E" w14:textId="1008D568" w:rsidR="006C6012" w:rsidRPr="007B3C04" w:rsidRDefault="00C32286" w:rsidP="002B16D9">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2B16D9">
            <w:pPr>
              <w:pStyle w:val="TableText"/>
            </w:pPr>
            <w:r>
              <w:t>End Time</w:t>
            </w:r>
          </w:p>
        </w:tc>
        <w:tc>
          <w:tcPr>
            <w:tcW w:w="1062" w:type="dxa"/>
          </w:tcPr>
          <w:p w14:paraId="7766CF4F" w14:textId="60062AAC" w:rsidR="006C6012" w:rsidRPr="007B3C04" w:rsidRDefault="0040359E" w:rsidP="002B16D9">
            <w:pPr>
              <w:pStyle w:val="TableText"/>
            </w:pPr>
            <w:r>
              <w:t>Integer</w:t>
            </w:r>
          </w:p>
        </w:tc>
        <w:tc>
          <w:tcPr>
            <w:tcW w:w="1635" w:type="dxa"/>
          </w:tcPr>
          <w:p w14:paraId="3E2BFED0" w14:textId="2AFF45CE" w:rsidR="006C6012" w:rsidRPr="007B3C04" w:rsidRDefault="0040359E" w:rsidP="002B16D9">
            <w:pPr>
              <w:pStyle w:val="TableText"/>
            </w:pPr>
            <w:r>
              <w:t>end</w:t>
            </w:r>
          </w:p>
        </w:tc>
        <w:tc>
          <w:tcPr>
            <w:tcW w:w="1703" w:type="dxa"/>
          </w:tcPr>
          <w:p w14:paraId="38DB47CE" w14:textId="13CB4686" w:rsidR="006C6012" w:rsidRPr="007B3C04" w:rsidRDefault="0098382D" w:rsidP="002B16D9">
            <w:pPr>
              <w:pStyle w:val="TableText"/>
            </w:pPr>
            <w:r>
              <w:t>No</w:t>
            </w:r>
          </w:p>
        </w:tc>
        <w:tc>
          <w:tcPr>
            <w:tcW w:w="3123" w:type="dxa"/>
          </w:tcPr>
          <w:p w14:paraId="4F5E864C" w14:textId="0738DCA7" w:rsidR="006C6012" w:rsidRPr="007B3C04" w:rsidRDefault="0098382D" w:rsidP="002B16D9">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452" w:name="_Toc170288591"/>
      <w:r>
        <w:t xml:space="preserve">Field </w:t>
      </w:r>
      <w:r w:rsidR="006B0494">
        <w:t>devic</w:t>
      </w:r>
      <w:r>
        <w:t>e core blocks</w:t>
      </w:r>
      <w:bookmarkEnd w:id="452"/>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1917AD7A"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461D1E">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453" w:author="Gavin Rawson" w:date="2024-07-15T12:48:00Z" w16du:dateUtc="2024-07-15T11:48:00Z">
        <w:r w:rsidR="00461D1E" w:rsidRPr="00461D1E">
          <w:rPr>
            <w:rStyle w:val="Crossreference"/>
            <w:rPrChange w:id="454" w:author="Gavin Rawson" w:date="2024-07-15T12:48:00Z" w16du:dateUtc="2024-07-15T11:48:00Z">
              <w:rPr/>
            </w:rPrChange>
          </w:rPr>
          <w:t>Payload compression</w:t>
        </w:r>
      </w:ins>
      <w:del w:id="455" w:author="Gavin Rawson" w:date="2024-07-15T12:48:00Z" w16du:dateUtc="2024-07-15T11:48:00Z">
        <w:r w:rsidR="002B16D9" w:rsidRPr="00041655" w:rsidDel="00461D1E">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456" w:name="_Ref160026567"/>
      <w:bookmarkStart w:id="457" w:name="_Toc170288592"/>
      <w:r>
        <w:t>Use of MQTT</w:t>
      </w:r>
      <w:bookmarkEnd w:id="456"/>
      <w:bookmarkEnd w:id="457"/>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458" w:name="_Toc170288593"/>
      <w:r w:rsidRPr="00B176E4">
        <w:t>Retained messages and connection state</w:t>
      </w:r>
      <w:bookmarkEnd w:id="458"/>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459" w:name="_Toc156487355"/>
      <w:bookmarkStart w:id="460" w:name="_Toc170288594"/>
      <w:r>
        <w:t>Publish/</w:t>
      </w:r>
      <w:r w:rsidR="0012344C">
        <w:t>subscribe</w:t>
      </w:r>
      <w:r>
        <w:t xml:space="preserve"> transports</w:t>
      </w:r>
      <w:bookmarkEnd w:id="459"/>
      <w:bookmarkEnd w:id="460"/>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461" w:name="_Toc170288595"/>
      <w:r>
        <w:t>Payload</w:t>
      </w:r>
      <w:bookmarkEnd w:id="461"/>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462" w:name="_Ref162949991"/>
      <w:bookmarkStart w:id="463" w:name="_Toc170288596"/>
      <w:r>
        <w:t>Payload compression</w:t>
      </w:r>
      <w:bookmarkEnd w:id="462"/>
      <w:bookmarkEnd w:id="463"/>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464" w:name="_Toc170288597"/>
      <w:r>
        <w:t xml:space="preserve">Other </w:t>
      </w:r>
      <w:r w:rsidR="0012344C">
        <w:t>topics</w:t>
      </w:r>
      <w:bookmarkEnd w:id="464"/>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465" w:name="_Toc156487360"/>
      <w:bookmarkStart w:id="466" w:name="_Toc170288598"/>
      <w:r>
        <w:t>Getdeviceinfo</w:t>
      </w:r>
      <w:bookmarkEnd w:id="465"/>
      <w:bookmarkEnd w:id="466"/>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467" w:name="_Toc156487361"/>
      <w:bookmarkStart w:id="468" w:name="_Toc170288599"/>
      <w:r>
        <w:t xml:space="preserve">Maintaining </w:t>
      </w:r>
      <w:bookmarkEnd w:id="467"/>
      <w:r w:rsidR="0012344C">
        <w:t>time</w:t>
      </w:r>
      <w:bookmarkEnd w:id="468"/>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469" w:name="_Toc156487362"/>
      <w:bookmarkStart w:id="470" w:name="_Toc170288600"/>
      <w:r>
        <w:t xml:space="preserve">Communications, QoS, </w:t>
      </w:r>
      <w:bookmarkEnd w:id="469"/>
      <w:r w:rsidR="0012344C">
        <w:t>retention</w:t>
      </w:r>
      <w:bookmarkEnd w:id="470"/>
    </w:p>
    <w:p w14:paraId="48A88406" w14:textId="541A7872"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461D1E">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471" w:name="_Toc170288601"/>
      <w:r>
        <w:t>Fi</w:t>
      </w:r>
      <w:r w:rsidR="00C9038A">
        <w:t>el</w:t>
      </w:r>
      <w:r>
        <w:t xml:space="preserve">d </w:t>
      </w:r>
      <w:r w:rsidR="0012344C">
        <w:t>device</w:t>
      </w:r>
      <w:r>
        <w:t xml:space="preserve"> lifecycle</w:t>
      </w:r>
      <w:bookmarkEnd w:id="471"/>
    </w:p>
    <w:p w14:paraId="63CC4D64" w14:textId="775A56A0"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472" w:author="Gavin Rawson" w:date="2024-07-15T12:48:00Z" w16du:dateUtc="2024-07-15T11:48:00Z">
        <w:r w:rsidR="00461D1E" w:rsidRPr="00461D1E">
          <w:rPr>
            <w:rStyle w:val="Crossreference"/>
            <w:rPrChange w:id="473" w:author="Gavin Rawson" w:date="2024-07-15T12:48:00Z" w16du:dateUtc="2024-07-15T11:48:00Z">
              <w:rPr/>
            </w:rPrChange>
          </w:rPr>
          <w:t xml:space="preserve">Figure </w:t>
        </w:r>
        <w:r w:rsidR="00461D1E" w:rsidRPr="00461D1E">
          <w:rPr>
            <w:rStyle w:val="Crossreference"/>
            <w:rPrChange w:id="474" w:author="Gavin Rawson" w:date="2024-07-15T12:48:00Z" w16du:dateUtc="2024-07-15T11:48:00Z">
              <w:rPr>
                <w:noProof/>
              </w:rPr>
            </w:rPrChange>
          </w:rPr>
          <w:t>12</w:t>
        </w:r>
      </w:ins>
      <w:del w:id="475" w:author="Gavin Rawson" w:date="2024-07-15T12:48:00Z" w16du:dateUtc="2024-07-15T11:48:00Z">
        <w:r w:rsidR="002B16D9" w:rsidRPr="00041655" w:rsidDel="00461D1E">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3DB06D9F" w:rsidR="00272391" w:rsidRDefault="00272391" w:rsidP="00272391">
      <w:pPr>
        <w:pStyle w:val="Caption"/>
      </w:pPr>
      <w:bookmarkStart w:id="476" w:name="_Ref161393121"/>
      <w:bookmarkStart w:id="477" w:name="_Toc170288639"/>
      <w:r>
        <w:t xml:space="preserve">Figure </w:t>
      </w:r>
      <w:r>
        <w:fldChar w:fldCharType="begin"/>
      </w:r>
      <w:r>
        <w:instrText xml:space="preserve"> SEQ Figure \* ARABIC </w:instrText>
      </w:r>
      <w:r>
        <w:fldChar w:fldCharType="separate"/>
      </w:r>
      <w:r w:rsidR="00461D1E">
        <w:rPr>
          <w:noProof/>
        </w:rPr>
        <w:t>12</w:t>
      </w:r>
      <w:r>
        <w:rPr>
          <w:noProof/>
        </w:rPr>
        <w:fldChar w:fldCharType="end"/>
      </w:r>
      <w:bookmarkEnd w:id="476"/>
      <w:r>
        <w:tab/>
        <w:t>Connection state model</w:t>
      </w:r>
      <w:bookmarkEnd w:id="477"/>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478" w:name="_Toc170288602"/>
      <w:r>
        <w:t>Status message</w:t>
      </w:r>
      <w:bookmarkEnd w:id="478"/>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479" w:name="_Last_Will_and"/>
      <w:bookmarkStart w:id="480" w:name="_Toc156487366"/>
      <w:bookmarkStart w:id="481" w:name="_Toc170288603"/>
      <w:bookmarkEnd w:id="479"/>
      <w:r>
        <w:t xml:space="preserve">Last </w:t>
      </w:r>
      <w:r w:rsidR="00DB0F88">
        <w:t>Will</w:t>
      </w:r>
      <w:r w:rsidR="0012344C">
        <w:t xml:space="preserve"> and </w:t>
      </w:r>
      <w:bookmarkEnd w:id="480"/>
      <w:r w:rsidR="00DB0F88">
        <w:t>Testament</w:t>
      </w:r>
      <w:bookmarkEnd w:id="481"/>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482" w:name="_Toc156487367"/>
      <w:bookmarkStart w:id="483" w:name="_Toc170288604"/>
      <w:r>
        <w:t xml:space="preserve">Field </w:t>
      </w:r>
      <w:r w:rsidR="0012344C">
        <w:t>device replacement</w:t>
      </w:r>
      <w:bookmarkEnd w:id="482"/>
      <w:bookmarkEnd w:id="483"/>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484" w:name="_Toc170288605"/>
      <w:r>
        <w:t>Security</w:t>
      </w:r>
      <w:bookmarkEnd w:id="484"/>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485" w:name="_Toc162423095"/>
      <w:bookmarkStart w:id="486" w:name="_Toc162423686"/>
      <w:bookmarkStart w:id="487" w:name="_Toc170288606"/>
      <w:r>
        <w:t>Class names and ontology</w:t>
      </w:r>
      <w:bookmarkEnd w:id="485"/>
      <w:bookmarkEnd w:id="486"/>
      <w:bookmarkEnd w:id="487"/>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488" w:name="_Toc162423096"/>
      <w:bookmarkStart w:id="489" w:name="_Toc162423687"/>
      <w:bookmarkStart w:id="490" w:name="_Toc170288607"/>
      <w:r>
        <w:t>Fixed class names</w:t>
      </w:r>
      <w:bookmarkEnd w:id="488"/>
      <w:bookmarkEnd w:id="489"/>
      <w:bookmarkEnd w:id="490"/>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22D2EA6B" w:rsidR="00DB49C5" w:rsidRDefault="00DB49C5" w:rsidP="00DB49C5">
      <w:pPr>
        <w:pStyle w:val="Caption"/>
      </w:pPr>
      <w:bookmarkStart w:id="491" w:name="_Toc162423151"/>
      <w:bookmarkStart w:id="492" w:name="_Toc162423742"/>
      <w:bookmarkStart w:id="493" w:name="_Toc170288664"/>
      <w:r>
        <w:t xml:space="preserve">Table </w:t>
      </w:r>
      <w:r>
        <w:fldChar w:fldCharType="begin"/>
      </w:r>
      <w:r>
        <w:instrText xml:space="preserve"> SEQ Table \* ARABIC </w:instrText>
      </w:r>
      <w:r>
        <w:fldChar w:fldCharType="separate"/>
      </w:r>
      <w:r w:rsidR="00461D1E">
        <w:rPr>
          <w:noProof/>
        </w:rPr>
        <w:t>25</w:t>
      </w:r>
      <w:r>
        <w:rPr>
          <w:noProof/>
        </w:rPr>
        <w:fldChar w:fldCharType="end"/>
      </w:r>
      <w:r>
        <w:tab/>
        <w:t>Fixed class names</w:t>
      </w:r>
      <w:bookmarkEnd w:id="491"/>
      <w:bookmarkEnd w:id="492"/>
      <w:bookmarkEnd w:id="493"/>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2B16D9">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2B16D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2B16D9">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2B16D9">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2B16D9">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2B16D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2B16D9">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2B16D9">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2B16D9">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2B16D9">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2B16D9">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2B16D9">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2B16D9">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2B16D9">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2B16D9">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2B16D9">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2B16D9">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2B16D9">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2B16D9">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2B16D9">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2B16D9">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2B16D9">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2B16D9">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2B16D9">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2B16D9">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2B16D9">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2B16D9">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2B16D9">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2B16D9">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2B16D9">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2B16D9">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2B16D9">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2B16D9">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2B16D9">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2B16D9">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2B16D9">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2B16D9">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2B16D9">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2B16D9">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2B16D9">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2B16D9">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2B16D9">
            <w:pPr>
              <w:pStyle w:val="TableText"/>
            </w:pPr>
            <w:r w:rsidRPr="004B3F83">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2B16D9">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2B16D9">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2B16D9">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2B16D9">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2B16D9">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2B16D9">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2B16D9">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2B16D9">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2B16D9">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2B16D9">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2B16D9">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2B16D9">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2B16D9">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2B16D9">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2B16D9">
            <w:pPr>
              <w:pStyle w:val="TableText"/>
            </w:pPr>
            <w:bookmarkStart w:id="494"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2B16D9">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2B16D9">
            <w:pPr>
              <w:pStyle w:val="TableText"/>
            </w:pPr>
            <w:r w:rsidRPr="004B3F83">
              <w:t>deg.C</w:t>
            </w:r>
          </w:p>
        </w:tc>
        <w:bookmarkEnd w:id="494"/>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2B16D9">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2B16D9">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2B16D9">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2B16D9">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2B16D9">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2B16D9">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2B16D9">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2B16D9">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2B16D9">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2B16D9">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2B16D9">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2B16D9">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2B16D9">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2B16D9">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2B16D9">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2B16D9">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2B16D9">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2B16D9">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2B16D9">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2B16D9">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2B16D9">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2B16D9">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2B16D9">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2B16D9">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2B16D9">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2B16D9">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2B16D9">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2B16D9">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2B16D9">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2B16D9">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2B16D9">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2B16D9">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2B16D9">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2B16D9">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2B16D9">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2B16D9">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2B16D9">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2B16D9">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2B16D9">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2B16D9">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2B16D9">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2B16D9">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2B16D9">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2B16D9">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2B16D9">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2B16D9">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2B16D9">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2B16D9">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2B16D9">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2B16D9">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2B16D9">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2B16D9">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2B16D9">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2B16D9">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2B16D9">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2B16D9">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2B16D9">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2B16D9">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2B16D9">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2B16D9">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495" w:name="_Toc170288608"/>
      <w:bookmarkStart w:id="496" w:name="_Toc162423097"/>
      <w:bookmarkStart w:id="497" w:name="_Toc162423688"/>
      <w:r w:rsidRPr="00670623">
        <w:t>F</w:t>
      </w:r>
      <w:r w:rsidR="00686D0D" w:rsidRPr="00670623">
        <w:t>ield device profile extensions and layout</w:t>
      </w:r>
      <w:bookmarkEnd w:id="495"/>
    </w:p>
    <w:p w14:paraId="3B7A4F4E" w14:textId="6560B810" w:rsidR="00DB49C5" w:rsidRDefault="00DB49C5" w:rsidP="005600C9">
      <w:pPr>
        <w:pStyle w:val="Heading2"/>
      </w:pPr>
      <w:bookmarkStart w:id="498" w:name="_Toc170288609"/>
      <w:r>
        <w:t>Vendor extensions</w:t>
      </w:r>
      <w:bookmarkEnd w:id="496"/>
      <w:bookmarkEnd w:id="497"/>
      <w:bookmarkEnd w:id="498"/>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499" w:name="_Toc162423098"/>
      <w:bookmarkStart w:id="500" w:name="_Toc162423689"/>
      <w:bookmarkStart w:id="501" w:name="_Toc170288610"/>
      <w:r>
        <w:t>New properties</w:t>
      </w:r>
      <w:bookmarkEnd w:id="499"/>
      <w:bookmarkEnd w:id="500"/>
      <w:bookmarkEnd w:id="501"/>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502" w:name="_Toc162423099"/>
      <w:bookmarkStart w:id="503" w:name="_Toc162423690"/>
      <w:bookmarkStart w:id="504" w:name="_Toc170288611"/>
      <w:r>
        <w:t>New objects</w:t>
      </w:r>
      <w:bookmarkEnd w:id="502"/>
      <w:bookmarkEnd w:id="503"/>
      <w:bookmarkEnd w:id="504"/>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505" w:name="_Toc162423100"/>
      <w:bookmarkStart w:id="506" w:name="_Toc162423691"/>
      <w:bookmarkStart w:id="507" w:name="_Toc170288612"/>
      <w:r>
        <w:t>Translation</w:t>
      </w:r>
      <w:bookmarkEnd w:id="505"/>
      <w:bookmarkEnd w:id="506"/>
      <w:bookmarkEnd w:id="507"/>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508" w:name="_Toc162423101"/>
      <w:bookmarkStart w:id="509" w:name="_Toc162423692"/>
      <w:bookmarkStart w:id="510" w:name="_Toc170288613"/>
      <w:r>
        <w:t>Suggesting SA UI layout</w:t>
      </w:r>
      <w:bookmarkEnd w:id="508"/>
      <w:bookmarkEnd w:id="509"/>
      <w:bookmarkEnd w:id="510"/>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511" w:name="_Toc162423102"/>
      <w:bookmarkStart w:id="512" w:name="_Toc162423693"/>
      <w:bookmarkStart w:id="513" w:name="_Toc170288614"/>
      <w:r>
        <w:t>configFields</w:t>
      </w:r>
      <w:bookmarkEnd w:id="511"/>
      <w:bookmarkEnd w:id="512"/>
      <w:bookmarkEnd w:id="513"/>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514" w:name="_Toc162423103"/>
      <w:bookmarkStart w:id="515" w:name="_Toc162423694"/>
      <w:bookmarkStart w:id="516" w:name="_Toc170288615"/>
      <w:r>
        <w:t>Group</w:t>
      </w:r>
      <w:bookmarkEnd w:id="514"/>
      <w:bookmarkEnd w:id="515"/>
      <w:bookmarkEnd w:id="516"/>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517" w:name="_Ref160025839"/>
      <w:bookmarkStart w:id="518" w:name="_Toc162423104"/>
      <w:bookmarkStart w:id="519" w:name="_Toc162423695"/>
      <w:bookmarkStart w:id="520" w:name="_Toc170288616"/>
      <w:r>
        <w:t>Example use cases</w:t>
      </w:r>
      <w:bookmarkEnd w:id="517"/>
      <w:bookmarkEnd w:id="518"/>
      <w:bookmarkEnd w:id="519"/>
      <w:bookmarkEnd w:id="520"/>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521" w:name="_Toc156487379"/>
    </w:p>
    <w:p w14:paraId="4EC08F38" w14:textId="77777777" w:rsidR="00DB49C5" w:rsidRPr="00D86809" w:rsidRDefault="00DB49C5" w:rsidP="00DB49C5">
      <w:pPr>
        <w:pStyle w:val="Heading2"/>
        <w:ind w:left="578" w:hanging="578"/>
        <w:rPr>
          <w:rFonts w:eastAsia="DengXian Light"/>
          <w:lang w:eastAsia="en-US"/>
        </w:rPr>
      </w:pPr>
      <w:bookmarkStart w:id="522" w:name="_Toc162423105"/>
      <w:bookmarkStart w:id="523" w:name="_Toc162423696"/>
      <w:bookmarkStart w:id="524" w:name="_Toc170288617"/>
      <w:r w:rsidRPr="00D86809">
        <w:rPr>
          <w:rFonts w:eastAsia="DengXian Light"/>
          <w:lang w:eastAsia="en-US"/>
        </w:rPr>
        <w:t>Simplest case</w:t>
      </w:r>
      <w:bookmarkEnd w:id="521"/>
      <w:bookmarkEnd w:id="522"/>
      <w:bookmarkEnd w:id="523"/>
      <w:bookmarkEnd w:id="524"/>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525" w:name="_Toc156487380"/>
      <w:bookmarkStart w:id="526" w:name="_Toc162423106"/>
      <w:bookmarkStart w:id="527" w:name="_Toc162423697"/>
      <w:bookmarkStart w:id="528" w:name="_Toc170288618"/>
      <w:r w:rsidRPr="00D86809">
        <w:rPr>
          <w:rFonts w:eastAsia="DengXian Light"/>
          <w:lang w:eastAsia="en-US"/>
        </w:rPr>
        <w:t>A configurable field device</w:t>
      </w:r>
      <w:bookmarkEnd w:id="525"/>
      <w:bookmarkEnd w:id="526"/>
      <w:bookmarkEnd w:id="527"/>
      <w:bookmarkEnd w:id="528"/>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529" w:name="_Toc162423107"/>
      <w:bookmarkStart w:id="530" w:name="_Toc162423698"/>
      <w:bookmarkStart w:id="531" w:name="_Toc170288619"/>
      <w:r w:rsidRPr="007A017D">
        <w:t xml:space="preserve">Supervisory application </w:t>
      </w:r>
      <w:r>
        <w:t>p</w:t>
      </w:r>
      <w:r w:rsidRPr="007A017D">
        <w:t>rofile document</w:t>
      </w:r>
      <w:bookmarkEnd w:id="529"/>
      <w:bookmarkEnd w:id="530"/>
      <w:bookmarkEnd w:id="531"/>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532" w:name="_Toc162423108"/>
      <w:bookmarkStart w:id="533" w:name="_Toc162423699"/>
      <w:bookmarkStart w:id="534" w:name="_Toc170288620"/>
      <w:r>
        <w:t xml:space="preserve">Appendix: </w:t>
      </w:r>
      <w:r w:rsidR="00DB49C5">
        <w:t>JSON files</w:t>
      </w:r>
      <w:bookmarkEnd w:id="532"/>
      <w:bookmarkEnd w:id="533"/>
      <w:bookmarkEnd w:id="534"/>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535" w:name="_Ref161392844"/>
      <w:bookmarkStart w:id="536" w:name="_Ref161827497"/>
      <w:bookmarkStart w:id="537" w:name="_Toc162423109"/>
      <w:bookmarkStart w:id="538" w:name="_Toc162423700"/>
      <w:bookmarkStart w:id="539" w:name="_Toc170288621"/>
      <w:r>
        <w:t xml:space="preserve">Appendix: </w:t>
      </w:r>
      <w:r w:rsidR="00DB49C5" w:rsidRPr="00466D9D">
        <w:t>Topic summary</w:t>
      </w:r>
      <w:bookmarkEnd w:id="535"/>
      <w:bookmarkEnd w:id="536"/>
      <w:bookmarkEnd w:id="537"/>
      <w:bookmarkEnd w:id="538"/>
      <w:bookmarkEnd w:id="539"/>
    </w:p>
    <w:p w14:paraId="2DB155DE" w14:textId="77777777" w:rsidR="00DB49C5" w:rsidRDefault="00DB49C5" w:rsidP="00DB49C5">
      <w:pPr>
        <w:pStyle w:val="BodyText"/>
      </w:pPr>
      <w:r>
        <w:t>This section lists the topics used by the protocol.</w:t>
      </w:r>
    </w:p>
    <w:p w14:paraId="0737ED35" w14:textId="7D4606B1" w:rsidR="00DB49C5" w:rsidRDefault="00DB49C5" w:rsidP="00DB49C5">
      <w:pPr>
        <w:pStyle w:val="Caption"/>
      </w:pPr>
      <w:bookmarkStart w:id="540" w:name="_Toc162423152"/>
      <w:bookmarkStart w:id="541" w:name="_Toc162423743"/>
      <w:bookmarkStart w:id="542" w:name="_Toc170288665"/>
      <w:r>
        <w:t xml:space="preserve">Table </w:t>
      </w:r>
      <w:r>
        <w:fldChar w:fldCharType="begin"/>
      </w:r>
      <w:r>
        <w:instrText xml:space="preserve"> SEQ Table \* ARABIC </w:instrText>
      </w:r>
      <w:r>
        <w:fldChar w:fldCharType="separate"/>
      </w:r>
      <w:r w:rsidR="00461D1E">
        <w:rPr>
          <w:noProof/>
        </w:rPr>
        <w:t>26</w:t>
      </w:r>
      <w:r>
        <w:rPr>
          <w:noProof/>
        </w:rPr>
        <w:fldChar w:fldCharType="end"/>
      </w:r>
      <w:r>
        <w:tab/>
        <w:t>Topics used by the protocol</w:t>
      </w:r>
      <w:bookmarkEnd w:id="540"/>
      <w:bookmarkEnd w:id="541"/>
      <w:bookmarkEnd w:id="542"/>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2B16D9">
            <w:pPr>
              <w:pStyle w:val="TableText"/>
            </w:pPr>
            <w:r w:rsidRPr="003651D7">
              <w:t>[UUID]/UP/lwt</w:t>
            </w:r>
          </w:p>
        </w:tc>
        <w:tc>
          <w:tcPr>
            <w:tcW w:w="1860" w:type="dxa"/>
          </w:tcPr>
          <w:p w14:paraId="71EEE46B" w14:textId="77777777" w:rsidR="00DB49C5" w:rsidRPr="003651D7" w:rsidRDefault="00DB49C5" w:rsidP="002B16D9">
            <w:pPr>
              <w:pStyle w:val="TableText"/>
            </w:pPr>
            <w:r w:rsidRPr="003651D7">
              <w:t>Last Will and Testament</w:t>
            </w:r>
          </w:p>
        </w:tc>
        <w:tc>
          <w:tcPr>
            <w:tcW w:w="850" w:type="dxa"/>
          </w:tcPr>
          <w:p w14:paraId="74BDE35D" w14:textId="77777777" w:rsidR="00DB49C5" w:rsidRPr="003651D7" w:rsidRDefault="00DB49C5" w:rsidP="002B16D9">
            <w:pPr>
              <w:pStyle w:val="TableText"/>
            </w:pPr>
            <w:r w:rsidRPr="003651D7">
              <w:t>2</w:t>
            </w:r>
          </w:p>
        </w:tc>
        <w:tc>
          <w:tcPr>
            <w:tcW w:w="851" w:type="dxa"/>
          </w:tcPr>
          <w:p w14:paraId="33C868C9" w14:textId="77777777" w:rsidR="00DB49C5" w:rsidRPr="003651D7" w:rsidRDefault="00DB49C5" w:rsidP="002B16D9">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2B16D9">
            <w:pPr>
              <w:pStyle w:val="TableText"/>
            </w:pPr>
            <w:r w:rsidRPr="003651D7">
              <w:t>[UUID]/UP/status</w:t>
            </w:r>
          </w:p>
        </w:tc>
        <w:tc>
          <w:tcPr>
            <w:tcW w:w="1860" w:type="dxa"/>
          </w:tcPr>
          <w:p w14:paraId="6581D54C" w14:textId="77777777" w:rsidR="00DB49C5" w:rsidRPr="003651D7" w:rsidRDefault="00DB49C5" w:rsidP="002B16D9">
            <w:pPr>
              <w:pStyle w:val="TableText"/>
            </w:pPr>
            <w:r w:rsidRPr="003651D7">
              <w:t>Status Message</w:t>
            </w:r>
          </w:p>
        </w:tc>
        <w:tc>
          <w:tcPr>
            <w:tcW w:w="850" w:type="dxa"/>
          </w:tcPr>
          <w:p w14:paraId="40E0AF4F" w14:textId="77777777" w:rsidR="00DB49C5" w:rsidRPr="003651D7" w:rsidRDefault="00DB49C5" w:rsidP="002B16D9">
            <w:pPr>
              <w:pStyle w:val="TableText"/>
            </w:pPr>
            <w:r w:rsidRPr="003651D7">
              <w:t>2</w:t>
            </w:r>
          </w:p>
        </w:tc>
        <w:tc>
          <w:tcPr>
            <w:tcW w:w="851" w:type="dxa"/>
          </w:tcPr>
          <w:p w14:paraId="06B2365B" w14:textId="77777777" w:rsidR="00DB49C5" w:rsidRPr="003651D7" w:rsidRDefault="00DB49C5" w:rsidP="002B16D9">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2B16D9">
            <w:pPr>
              <w:pStyle w:val="TableText"/>
            </w:pPr>
            <w:r w:rsidRPr="003651D7">
              <w:t>[UUID]/UP/profile</w:t>
            </w:r>
          </w:p>
        </w:tc>
        <w:tc>
          <w:tcPr>
            <w:tcW w:w="1860" w:type="dxa"/>
          </w:tcPr>
          <w:p w14:paraId="1AB339B0" w14:textId="77777777" w:rsidR="00DB49C5" w:rsidRPr="003651D7" w:rsidRDefault="00DB49C5" w:rsidP="002B16D9">
            <w:pPr>
              <w:pStyle w:val="TableText"/>
            </w:pPr>
            <w:r w:rsidRPr="003651D7">
              <w:t>FD Profile</w:t>
            </w:r>
          </w:p>
        </w:tc>
        <w:tc>
          <w:tcPr>
            <w:tcW w:w="850" w:type="dxa"/>
          </w:tcPr>
          <w:p w14:paraId="68B8C75D" w14:textId="77777777" w:rsidR="00DB49C5" w:rsidRPr="003651D7" w:rsidRDefault="00DB49C5" w:rsidP="002B16D9">
            <w:pPr>
              <w:pStyle w:val="TableText"/>
            </w:pPr>
            <w:r w:rsidRPr="003651D7">
              <w:t>1</w:t>
            </w:r>
          </w:p>
        </w:tc>
        <w:tc>
          <w:tcPr>
            <w:tcW w:w="851" w:type="dxa"/>
          </w:tcPr>
          <w:p w14:paraId="13C51DFE" w14:textId="77777777" w:rsidR="00DB49C5" w:rsidRPr="003651D7" w:rsidRDefault="00DB49C5" w:rsidP="002B16D9">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2B16D9">
            <w:pPr>
              <w:pStyle w:val="TableText"/>
            </w:pPr>
            <w:r w:rsidRPr="003651D7">
              <w:t>[UUID]/DOWN/core/block/&lt;name&gt;/&lt;version-text&gt;</w:t>
            </w:r>
          </w:p>
          <w:p w14:paraId="4D46CC12" w14:textId="77777777" w:rsidR="00DB49C5" w:rsidRPr="003651D7" w:rsidRDefault="00DB49C5" w:rsidP="002B16D9">
            <w:pPr>
              <w:pStyle w:val="TableText"/>
            </w:pPr>
          </w:p>
        </w:tc>
        <w:tc>
          <w:tcPr>
            <w:tcW w:w="1860" w:type="dxa"/>
          </w:tcPr>
          <w:p w14:paraId="300FAE73" w14:textId="77777777" w:rsidR="00DB49C5" w:rsidRPr="003651D7" w:rsidRDefault="00DB49C5" w:rsidP="002B16D9">
            <w:pPr>
              <w:pStyle w:val="TableText"/>
            </w:pPr>
            <w:r w:rsidRPr="003651D7">
              <w:t>Data Block</w:t>
            </w:r>
          </w:p>
        </w:tc>
        <w:tc>
          <w:tcPr>
            <w:tcW w:w="850" w:type="dxa"/>
          </w:tcPr>
          <w:p w14:paraId="64A4386F" w14:textId="77777777" w:rsidR="00DB49C5" w:rsidRPr="003651D7" w:rsidRDefault="00DB49C5" w:rsidP="002B16D9">
            <w:pPr>
              <w:pStyle w:val="TableText"/>
            </w:pPr>
            <w:r w:rsidRPr="003651D7">
              <w:t>0</w:t>
            </w:r>
          </w:p>
        </w:tc>
        <w:tc>
          <w:tcPr>
            <w:tcW w:w="851" w:type="dxa"/>
          </w:tcPr>
          <w:p w14:paraId="0B15DF2E" w14:textId="77777777" w:rsidR="00DB49C5" w:rsidRPr="003651D7" w:rsidRDefault="00DB49C5" w:rsidP="002B16D9">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2B16D9">
            <w:pPr>
              <w:pStyle w:val="TableText"/>
            </w:pPr>
            <w:r w:rsidRPr="003651D7">
              <w:t>[UUID]/DOWN/core/request</w:t>
            </w:r>
          </w:p>
        </w:tc>
        <w:tc>
          <w:tcPr>
            <w:tcW w:w="1860" w:type="dxa"/>
          </w:tcPr>
          <w:p w14:paraId="56CB3E3A" w14:textId="77777777" w:rsidR="00DB49C5" w:rsidRPr="003651D7" w:rsidRDefault="00DB49C5" w:rsidP="002B16D9">
            <w:pPr>
              <w:pStyle w:val="TableText"/>
            </w:pPr>
            <w:r w:rsidRPr="003651D7">
              <w:t>Request Data Block</w:t>
            </w:r>
          </w:p>
        </w:tc>
        <w:tc>
          <w:tcPr>
            <w:tcW w:w="850" w:type="dxa"/>
          </w:tcPr>
          <w:p w14:paraId="4E1F163B" w14:textId="77777777" w:rsidR="00DB49C5" w:rsidRPr="003651D7" w:rsidRDefault="00DB49C5" w:rsidP="002B16D9">
            <w:pPr>
              <w:pStyle w:val="TableText"/>
            </w:pPr>
            <w:r w:rsidRPr="003651D7">
              <w:t>0</w:t>
            </w:r>
          </w:p>
        </w:tc>
        <w:tc>
          <w:tcPr>
            <w:tcW w:w="851" w:type="dxa"/>
          </w:tcPr>
          <w:p w14:paraId="19A4A323" w14:textId="77777777" w:rsidR="00DB49C5" w:rsidRPr="003651D7" w:rsidRDefault="00DB49C5" w:rsidP="002B16D9">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2B16D9">
            <w:pPr>
              <w:pStyle w:val="TableText"/>
            </w:pPr>
            <w:r w:rsidRPr="003651D7">
              <w:t>[UUID]/UP/core/block/&lt;name&gt;</w:t>
            </w:r>
          </w:p>
        </w:tc>
        <w:tc>
          <w:tcPr>
            <w:tcW w:w="1860" w:type="dxa"/>
          </w:tcPr>
          <w:p w14:paraId="27BA971F" w14:textId="77777777" w:rsidR="00DB49C5" w:rsidRPr="003651D7" w:rsidRDefault="00DB49C5" w:rsidP="002B16D9">
            <w:pPr>
              <w:pStyle w:val="TableText"/>
            </w:pPr>
            <w:r w:rsidRPr="003651D7">
              <w:t>Data Block</w:t>
            </w:r>
          </w:p>
        </w:tc>
        <w:tc>
          <w:tcPr>
            <w:tcW w:w="850" w:type="dxa"/>
          </w:tcPr>
          <w:p w14:paraId="3C444712" w14:textId="77777777" w:rsidR="00DB49C5" w:rsidRPr="003651D7" w:rsidRDefault="00DB49C5" w:rsidP="002B16D9">
            <w:pPr>
              <w:pStyle w:val="TableText"/>
            </w:pPr>
            <w:r w:rsidRPr="003651D7">
              <w:t>0</w:t>
            </w:r>
          </w:p>
        </w:tc>
        <w:tc>
          <w:tcPr>
            <w:tcW w:w="851" w:type="dxa"/>
          </w:tcPr>
          <w:p w14:paraId="226749F8" w14:textId="77777777" w:rsidR="00DB49C5" w:rsidRPr="003651D7" w:rsidRDefault="00DB49C5" w:rsidP="002B16D9">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2B16D9">
            <w:pPr>
              <w:pStyle w:val="TableText"/>
            </w:pPr>
            <w:r w:rsidRPr="003651D7">
              <w:t>[UUID]/DOWN/configuration</w:t>
            </w:r>
          </w:p>
        </w:tc>
        <w:tc>
          <w:tcPr>
            <w:tcW w:w="1860" w:type="dxa"/>
          </w:tcPr>
          <w:p w14:paraId="010CA45A" w14:textId="77777777" w:rsidR="00DB49C5" w:rsidRPr="003651D7" w:rsidRDefault="00DB49C5" w:rsidP="002B16D9">
            <w:pPr>
              <w:pStyle w:val="TableText"/>
            </w:pPr>
            <w:r w:rsidRPr="003651D7">
              <w:t>Configuration</w:t>
            </w:r>
          </w:p>
        </w:tc>
        <w:tc>
          <w:tcPr>
            <w:tcW w:w="850" w:type="dxa"/>
          </w:tcPr>
          <w:p w14:paraId="5D09D494" w14:textId="77777777" w:rsidR="00DB49C5" w:rsidRPr="003651D7" w:rsidRDefault="00DB49C5" w:rsidP="002B16D9">
            <w:pPr>
              <w:pStyle w:val="TableText"/>
            </w:pPr>
            <w:r w:rsidRPr="003651D7">
              <w:t>1</w:t>
            </w:r>
          </w:p>
        </w:tc>
        <w:tc>
          <w:tcPr>
            <w:tcW w:w="851" w:type="dxa"/>
          </w:tcPr>
          <w:p w14:paraId="5D2D2155" w14:textId="77777777" w:rsidR="00DB49C5" w:rsidRPr="003651D7" w:rsidRDefault="00DB49C5" w:rsidP="002B16D9">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2B16D9">
            <w:pPr>
              <w:pStyle w:val="TableText"/>
            </w:pPr>
            <w:r w:rsidRPr="003651D7">
              <w:t>[UUID]/UP/configuration</w:t>
            </w:r>
          </w:p>
        </w:tc>
        <w:tc>
          <w:tcPr>
            <w:tcW w:w="1860" w:type="dxa"/>
          </w:tcPr>
          <w:p w14:paraId="5268B1B3" w14:textId="77777777" w:rsidR="00DB49C5" w:rsidRPr="003651D7" w:rsidRDefault="00DB49C5" w:rsidP="002B16D9">
            <w:pPr>
              <w:pStyle w:val="TableText"/>
            </w:pPr>
            <w:r w:rsidRPr="003651D7">
              <w:t>Configuration</w:t>
            </w:r>
          </w:p>
        </w:tc>
        <w:tc>
          <w:tcPr>
            <w:tcW w:w="850" w:type="dxa"/>
          </w:tcPr>
          <w:p w14:paraId="15760D47" w14:textId="77777777" w:rsidR="00DB49C5" w:rsidRPr="003651D7" w:rsidRDefault="00DB49C5" w:rsidP="002B16D9">
            <w:pPr>
              <w:pStyle w:val="TableText"/>
            </w:pPr>
            <w:r w:rsidRPr="003651D7">
              <w:t>1</w:t>
            </w:r>
          </w:p>
        </w:tc>
        <w:tc>
          <w:tcPr>
            <w:tcW w:w="851" w:type="dxa"/>
          </w:tcPr>
          <w:p w14:paraId="6CE809D3" w14:textId="77777777" w:rsidR="00DB49C5" w:rsidRPr="003651D7" w:rsidRDefault="00DB49C5" w:rsidP="002B16D9">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2B16D9">
            <w:pPr>
              <w:pStyle w:val="TableText"/>
            </w:pPr>
            <w:r w:rsidRPr="003651D7">
              <w:t>[UUID]/DOWN/getdeviceinfo</w:t>
            </w:r>
          </w:p>
        </w:tc>
        <w:tc>
          <w:tcPr>
            <w:tcW w:w="1860" w:type="dxa"/>
          </w:tcPr>
          <w:p w14:paraId="4CA78382" w14:textId="77777777" w:rsidR="00DB49C5" w:rsidRPr="003651D7" w:rsidRDefault="00DB49C5" w:rsidP="002B16D9">
            <w:pPr>
              <w:pStyle w:val="TableText"/>
            </w:pPr>
            <w:r w:rsidRPr="003651D7">
              <w:t>Configuration</w:t>
            </w:r>
          </w:p>
        </w:tc>
        <w:tc>
          <w:tcPr>
            <w:tcW w:w="850" w:type="dxa"/>
          </w:tcPr>
          <w:p w14:paraId="516D004C" w14:textId="77777777" w:rsidR="00DB49C5" w:rsidRPr="003651D7" w:rsidRDefault="00DB49C5" w:rsidP="002B16D9">
            <w:pPr>
              <w:pStyle w:val="TableText"/>
            </w:pPr>
            <w:r w:rsidRPr="003651D7">
              <w:t>0</w:t>
            </w:r>
          </w:p>
        </w:tc>
        <w:tc>
          <w:tcPr>
            <w:tcW w:w="851" w:type="dxa"/>
          </w:tcPr>
          <w:p w14:paraId="5DB136EE" w14:textId="77777777" w:rsidR="00DB49C5" w:rsidRPr="003651D7" w:rsidRDefault="00DB49C5" w:rsidP="002B16D9">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2B16D9">
            <w:pPr>
              <w:pStyle w:val="TableText"/>
            </w:pPr>
            <w:r w:rsidRPr="003651D7">
              <w:t>[UUID]/UP/data</w:t>
            </w:r>
          </w:p>
        </w:tc>
        <w:tc>
          <w:tcPr>
            <w:tcW w:w="1860" w:type="dxa"/>
          </w:tcPr>
          <w:p w14:paraId="0D7F055C" w14:textId="77777777" w:rsidR="00DB49C5" w:rsidRPr="003651D7" w:rsidRDefault="00DB49C5" w:rsidP="002B16D9">
            <w:pPr>
              <w:pStyle w:val="TableText"/>
            </w:pPr>
            <w:r w:rsidRPr="003651D7">
              <w:t>Data</w:t>
            </w:r>
          </w:p>
        </w:tc>
        <w:tc>
          <w:tcPr>
            <w:tcW w:w="850" w:type="dxa"/>
          </w:tcPr>
          <w:p w14:paraId="5CFD4D39" w14:textId="77777777" w:rsidR="00DB49C5" w:rsidRPr="003651D7" w:rsidRDefault="00DB49C5" w:rsidP="002B16D9">
            <w:pPr>
              <w:pStyle w:val="TableText"/>
            </w:pPr>
            <w:r w:rsidRPr="003651D7">
              <w:t>1</w:t>
            </w:r>
          </w:p>
        </w:tc>
        <w:tc>
          <w:tcPr>
            <w:tcW w:w="851" w:type="dxa"/>
          </w:tcPr>
          <w:p w14:paraId="7C886363" w14:textId="77777777" w:rsidR="00DB49C5" w:rsidRPr="003651D7" w:rsidRDefault="00DB49C5" w:rsidP="002B16D9">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2B16D9">
            <w:pPr>
              <w:pStyle w:val="TableText"/>
            </w:pPr>
            <w:r w:rsidRPr="003651D7">
              <w:t>[UUID]/DOWN/getdata</w:t>
            </w:r>
          </w:p>
        </w:tc>
        <w:tc>
          <w:tcPr>
            <w:tcW w:w="1860" w:type="dxa"/>
          </w:tcPr>
          <w:p w14:paraId="7990DF26" w14:textId="77777777" w:rsidR="00DB49C5" w:rsidRPr="003651D7" w:rsidRDefault="00DB49C5" w:rsidP="002B16D9">
            <w:pPr>
              <w:pStyle w:val="TableText"/>
            </w:pPr>
            <w:r w:rsidRPr="003651D7">
              <w:t>Data</w:t>
            </w:r>
          </w:p>
        </w:tc>
        <w:tc>
          <w:tcPr>
            <w:tcW w:w="850" w:type="dxa"/>
          </w:tcPr>
          <w:p w14:paraId="45CDA0ED" w14:textId="77777777" w:rsidR="00DB49C5" w:rsidRPr="003651D7" w:rsidRDefault="00DB49C5" w:rsidP="002B16D9">
            <w:pPr>
              <w:pStyle w:val="TableText"/>
            </w:pPr>
            <w:r w:rsidRPr="003651D7">
              <w:t>0</w:t>
            </w:r>
          </w:p>
        </w:tc>
        <w:tc>
          <w:tcPr>
            <w:tcW w:w="851" w:type="dxa"/>
          </w:tcPr>
          <w:p w14:paraId="7CA38221" w14:textId="77777777" w:rsidR="00DB49C5" w:rsidRPr="003651D7" w:rsidRDefault="00DB49C5" w:rsidP="002B16D9">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2B16D9">
            <w:pPr>
              <w:pStyle w:val="TableText"/>
            </w:pPr>
            <w:r w:rsidRPr="003651D7">
              <w:t>[UUID]/DOWN/setclock</w:t>
            </w:r>
          </w:p>
        </w:tc>
        <w:tc>
          <w:tcPr>
            <w:tcW w:w="1860" w:type="dxa"/>
          </w:tcPr>
          <w:p w14:paraId="45497C62" w14:textId="77777777" w:rsidR="00DB49C5" w:rsidRPr="003651D7" w:rsidRDefault="00DB49C5" w:rsidP="002B16D9">
            <w:pPr>
              <w:pStyle w:val="TableText"/>
            </w:pPr>
            <w:r w:rsidRPr="003651D7">
              <w:t>Clock</w:t>
            </w:r>
          </w:p>
        </w:tc>
        <w:tc>
          <w:tcPr>
            <w:tcW w:w="850" w:type="dxa"/>
          </w:tcPr>
          <w:p w14:paraId="2F35A015" w14:textId="77777777" w:rsidR="00DB49C5" w:rsidRPr="003651D7" w:rsidRDefault="00DB49C5" w:rsidP="002B16D9">
            <w:pPr>
              <w:pStyle w:val="TableText"/>
            </w:pPr>
            <w:r w:rsidRPr="003651D7">
              <w:t>0</w:t>
            </w:r>
          </w:p>
        </w:tc>
        <w:tc>
          <w:tcPr>
            <w:tcW w:w="851" w:type="dxa"/>
          </w:tcPr>
          <w:p w14:paraId="374B0F5C" w14:textId="77777777" w:rsidR="00DB49C5" w:rsidRPr="003651D7" w:rsidRDefault="00DB49C5" w:rsidP="002B16D9">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2B16D9">
            <w:pPr>
              <w:pStyle w:val="TableText"/>
            </w:pPr>
            <w:r w:rsidRPr="003651D7">
              <w:t>[UUID]/UP/getclock</w:t>
            </w:r>
          </w:p>
        </w:tc>
        <w:tc>
          <w:tcPr>
            <w:tcW w:w="1860" w:type="dxa"/>
          </w:tcPr>
          <w:p w14:paraId="660B3D59" w14:textId="77777777" w:rsidR="00DB49C5" w:rsidRPr="003651D7" w:rsidRDefault="00DB49C5" w:rsidP="002B16D9">
            <w:pPr>
              <w:pStyle w:val="TableText"/>
            </w:pPr>
            <w:r w:rsidRPr="003651D7">
              <w:t>Clock</w:t>
            </w:r>
          </w:p>
        </w:tc>
        <w:tc>
          <w:tcPr>
            <w:tcW w:w="850" w:type="dxa"/>
          </w:tcPr>
          <w:p w14:paraId="583D6768" w14:textId="77777777" w:rsidR="00DB49C5" w:rsidRPr="003651D7" w:rsidRDefault="00DB49C5" w:rsidP="002B16D9">
            <w:pPr>
              <w:pStyle w:val="TableText"/>
            </w:pPr>
            <w:r w:rsidRPr="003651D7">
              <w:t>0</w:t>
            </w:r>
          </w:p>
        </w:tc>
        <w:tc>
          <w:tcPr>
            <w:tcW w:w="851" w:type="dxa"/>
          </w:tcPr>
          <w:p w14:paraId="46B4E616" w14:textId="77777777" w:rsidR="00DB49C5" w:rsidRPr="003651D7" w:rsidRDefault="00DB49C5" w:rsidP="002B16D9">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2B16D9">
            <w:pPr>
              <w:pStyle w:val="TableText"/>
            </w:pPr>
            <w:r w:rsidRPr="003651D7">
              <w:t>[UUID]/DOWN/control</w:t>
            </w:r>
          </w:p>
        </w:tc>
        <w:tc>
          <w:tcPr>
            <w:tcW w:w="1860" w:type="dxa"/>
          </w:tcPr>
          <w:p w14:paraId="202AA7BB" w14:textId="77777777" w:rsidR="00DB49C5" w:rsidRPr="003651D7" w:rsidRDefault="00DB49C5" w:rsidP="002B16D9">
            <w:pPr>
              <w:pStyle w:val="TableText"/>
            </w:pPr>
            <w:r w:rsidRPr="003651D7">
              <w:t>Control</w:t>
            </w:r>
          </w:p>
        </w:tc>
        <w:tc>
          <w:tcPr>
            <w:tcW w:w="850" w:type="dxa"/>
          </w:tcPr>
          <w:p w14:paraId="1F717B0A" w14:textId="77777777" w:rsidR="00DB49C5" w:rsidRPr="003651D7" w:rsidRDefault="00DB49C5" w:rsidP="002B16D9">
            <w:pPr>
              <w:pStyle w:val="TableText"/>
            </w:pPr>
            <w:r w:rsidRPr="003651D7">
              <w:t>2</w:t>
            </w:r>
          </w:p>
        </w:tc>
        <w:tc>
          <w:tcPr>
            <w:tcW w:w="851" w:type="dxa"/>
          </w:tcPr>
          <w:p w14:paraId="5F89FAC2" w14:textId="77777777" w:rsidR="00DB49C5" w:rsidRPr="003651D7" w:rsidRDefault="00DB49C5" w:rsidP="002B16D9">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2B16D9">
            <w:pPr>
              <w:pStyle w:val="TableText"/>
            </w:pPr>
            <w:r w:rsidRPr="003651D7">
              <w:t>[UUID]/DOWN/override</w:t>
            </w:r>
          </w:p>
        </w:tc>
        <w:tc>
          <w:tcPr>
            <w:tcW w:w="1860" w:type="dxa"/>
          </w:tcPr>
          <w:p w14:paraId="56AB98DB" w14:textId="77777777" w:rsidR="00DB49C5" w:rsidRPr="003651D7" w:rsidRDefault="00DB49C5" w:rsidP="002B16D9">
            <w:pPr>
              <w:pStyle w:val="TableText"/>
            </w:pPr>
            <w:r w:rsidRPr="003651D7">
              <w:t>Override</w:t>
            </w:r>
          </w:p>
        </w:tc>
        <w:tc>
          <w:tcPr>
            <w:tcW w:w="850" w:type="dxa"/>
          </w:tcPr>
          <w:p w14:paraId="1013F3F6" w14:textId="77777777" w:rsidR="00DB49C5" w:rsidRPr="003651D7" w:rsidRDefault="00DB49C5" w:rsidP="002B16D9">
            <w:pPr>
              <w:pStyle w:val="TableText"/>
            </w:pPr>
            <w:r w:rsidRPr="003651D7">
              <w:t>2</w:t>
            </w:r>
          </w:p>
        </w:tc>
        <w:tc>
          <w:tcPr>
            <w:tcW w:w="851" w:type="dxa"/>
          </w:tcPr>
          <w:p w14:paraId="6882D525" w14:textId="77777777" w:rsidR="00DB49C5" w:rsidRPr="003651D7" w:rsidRDefault="00DB49C5" w:rsidP="002B16D9">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543" w:name="_Ref161043520"/>
      <w:bookmarkStart w:id="544" w:name="_Toc162423110"/>
      <w:bookmarkStart w:id="545" w:name="_Toc162423701"/>
      <w:bookmarkStart w:id="546" w:name="_Toc170288622"/>
      <w:r>
        <w:t xml:space="preserve">Appendix: </w:t>
      </w:r>
      <w:r w:rsidR="00DB49C5" w:rsidRPr="00360437">
        <w:t>Calculated point code</w:t>
      </w:r>
      <w:bookmarkEnd w:id="543"/>
      <w:bookmarkEnd w:id="544"/>
      <w:bookmarkEnd w:id="545"/>
      <w:bookmarkEnd w:id="546"/>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20A1F786"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547" w:author="Gavin Rawson" w:date="2024-07-15T12:48:00Z" w16du:dateUtc="2024-07-15T11:48:00Z">
        <w:r w:rsidR="00461D1E" w:rsidRPr="00461D1E">
          <w:rPr>
            <w:rStyle w:val="Crossreference"/>
            <w:rPrChange w:id="548" w:author="Gavin Rawson" w:date="2024-07-15T12:48:00Z" w16du:dateUtc="2024-07-15T11:48:00Z">
              <w:rPr/>
            </w:rPrChange>
          </w:rPr>
          <w:t xml:space="preserve">Table </w:t>
        </w:r>
        <w:r w:rsidR="00461D1E" w:rsidRPr="00461D1E">
          <w:rPr>
            <w:rStyle w:val="Crossreference"/>
            <w:rPrChange w:id="549" w:author="Gavin Rawson" w:date="2024-07-15T12:48:00Z" w16du:dateUtc="2024-07-15T11:48:00Z">
              <w:rPr>
                <w:noProof/>
              </w:rPr>
            </w:rPrChange>
          </w:rPr>
          <w:t>28</w:t>
        </w:r>
      </w:ins>
      <w:del w:id="550" w:author="Gavin Rawson" w:date="2024-07-15T12:48:00Z" w16du:dateUtc="2024-07-15T11:48:00Z">
        <w:r w:rsidR="002B16D9" w:rsidRPr="00041655" w:rsidDel="00461D1E">
          <w:rPr>
            <w:rStyle w:val="Crossreference"/>
          </w:rPr>
          <w:delText>Table 28</w:delText>
        </w:r>
      </w:del>
      <w:r w:rsidRPr="00BA7567">
        <w:rPr>
          <w:rStyle w:val="Crossreference"/>
        </w:rPr>
        <w:fldChar w:fldCharType="end"/>
      </w:r>
      <w:r>
        <w:t>.</w:t>
      </w:r>
    </w:p>
    <w:p w14:paraId="1B967DCF" w14:textId="719F90F3" w:rsidR="00DB49C5" w:rsidRDefault="00DB49C5" w:rsidP="00DB49C5">
      <w:pPr>
        <w:pStyle w:val="BodyText"/>
      </w:pPr>
      <w:bookmarkStart w:id="551"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552" w:author="Gavin Rawson" w:date="2024-07-15T12:48:00Z" w16du:dateUtc="2024-07-15T11:48:00Z">
        <w:r w:rsidR="00461D1E" w:rsidRPr="00461D1E">
          <w:rPr>
            <w:rStyle w:val="Crossreference"/>
            <w:rPrChange w:id="553" w:author="Gavin Rawson" w:date="2024-07-15T12:48:00Z" w16du:dateUtc="2024-07-15T11:48:00Z">
              <w:rPr/>
            </w:rPrChange>
          </w:rPr>
          <w:t xml:space="preserve">Table </w:t>
        </w:r>
        <w:r w:rsidR="00461D1E" w:rsidRPr="00461D1E">
          <w:rPr>
            <w:rStyle w:val="Crossreference"/>
            <w:rPrChange w:id="554" w:author="Gavin Rawson" w:date="2024-07-15T12:48:00Z" w16du:dateUtc="2024-07-15T11:48:00Z">
              <w:rPr>
                <w:noProof/>
              </w:rPr>
            </w:rPrChange>
          </w:rPr>
          <w:t>27</w:t>
        </w:r>
      </w:ins>
      <w:del w:id="555" w:author="Gavin Rawson" w:date="2024-07-15T12:48:00Z" w16du:dateUtc="2024-07-15T11:48:00Z">
        <w:r w:rsidR="002B16D9" w:rsidRPr="00041655" w:rsidDel="00461D1E">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551"/>
      <w:r w:rsidRPr="004D5666">
        <w:t>.</w:t>
      </w:r>
    </w:p>
    <w:p w14:paraId="19F69BBA" w14:textId="77777777" w:rsidR="00DB49C5" w:rsidRPr="0002479E" w:rsidRDefault="00DB49C5" w:rsidP="00DB49C5">
      <w:pPr>
        <w:pStyle w:val="AppendixH2"/>
        <w:rPr>
          <w:vanish/>
        </w:rPr>
      </w:pPr>
      <w:bookmarkStart w:id="556" w:name="_Toc162423111"/>
      <w:bookmarkStart w:id="557" w:name="_Toc162423702"/>
      <w:bookmarkStart w:id="558" w:name="_Toc170288623"/>
      <w:bookmarkStart w:id="559" w:name="_Toc156487387"/>
      <w:r>
        <w:t>Evaluation of a calculated point value</w:t>
      </w:r>
      <w:bookmarkEnd w:id="556"/>
      <w:bookmarkEnd w:id="557"/>
      <w:bookmarkEnd w:id="558"/>
    </w:p>
    <w:bookmarkEnd w:id="559"/>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560"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560"/>
    </w:p>
    <w:p w14:paraId="5CD45450" w14:textId="239627FC"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561" w:author="Gavin Rawson" w:date="2024-07-15T12:48:00Z" w16du:dateUtc="2024-07-15T11:48:00Z">
        <w:r w:rsidR="00461D1E" w:rsidRPr="00461D1E">
          <w:rPr>
            <w:rStyle w:val="Crossreference"/>
            <w:rPrChange w:id="562" w:author="Gavin Rawson" w:date="2024-07-15T12:48:00Z" w16du:dateUtc="2024-07-15T11:48:00Z">
              <w:rPr/>
            </w:rPrChange>
          </w:rPr>
          <w:t xml:space="preserve">Table </w:t>
        </w:r>
        <w:r w:rsidR="00461D1E" w:rsidRPr="00461D1E">
          <w:rPr>
            <w:rStyle w:val="Crossreference"/>
            <w:rPrChange w:id="563" w:author="Gavin Rawson" w:date="2024-07-15T12:48:00Z" w16du:dateUtc="2024-07-15T11:48:00Z">
              <w:rPr>
                <w:noProof/>
              </w:rPr>
            </w:rPrChange>
          </w:rPr>
          <w:t>27</w:t>
        </w:r>
      </w:ins>
      <w:del w:id="564" w:author="Gavin Rawson" w:date="2024-07-15T12:48:00Z" w16du:dateUtc="2024-07-15T11:48:00Z">
        <w:r w:rsidR="002B16D9" w:rsidRPr="00041655" w:rsidDel="00461D1E">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565" w:name="_Toc156487388"/>
      <w:bookmarkStart w:id="566" w:name="_Toc162423112"/>
      <w:bookmarkStart w:id="567" w:name="_Toc162423703"/>
      <w:bookmarkStart w:id="568" w:name="_Toc170288624"/>
      <w:r>
        <w:t>Operation codes</w:t>
      </w:r>
      <w:bookmarkEnd w:id="565"/>
      <w:bookmarkEnd w:id="566"/>
      <w:bookmarkEnd w:id="567"/>
      <w:bookmarkEnd w:id="568"/>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536C7B58" w:rsidR="00DB49C5" w:rsidRPr="004D5666" w:rsidRDefault="00DB49C5" w:rsidP="00DB49C5">
      <w:pPr>
        <w:pStyle w:val="Caption"/>
      </w:pPr>
      <w:bookmarkStart w:id="569" w:name="_Ref161653695"/>
      <w:bookmarkStart w:id="570" w:name="_Toc162423153"/>
      <w:bookmarkStart w:id="571" w:name="_Toc162423744"/>
      <w:bookmarkStart w:id="572" w:name="_Toc170288666"/>
      <w:r>
        <w:t xml:space="preserve">Table </w:t>
      </w:r>
      <w:r>
        <w:fldChar w:fldCharType="begin"/>
      </w:r>
      <w:r>
        <w:instrText xml:space="preserve"> SEQ Table \* ARABIC </w:instrText>
      </w:r>
      <w:r>
        <w:fldChar w:fldCharType="separate"/>
      </w:r>
      <w:r w:rsidR="00461D1E">
        <w:rPr>
          <w:noProof/>
        </w:rPr>
        <w:t>27</w:t>
      </w:r>
      <w:r>
        <w:rPr>
          <w:noProof/>
        </w:rPr>
        <w:fldChar w:fldCharType="end"/>
      </w:r>
      <w:bookmarkEnd w:id="569"/>
      <w:r>
        <w:tab/>
        <w:t>Operation codes</w:t>
      </w:r>
      <w:bookmarkEnd w:id="570"/>
      <w:bookmarkEnd w:id="571"/>
      <w:bookmarkEnd w:id="572"/>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573" w:name="_Toc156487389"/>
      <w:bookmarkStart w:id="574" w:name="_Toc162423113"/>
      <w:bookmarkStart w:id="575" w:name="_Toc162423704"/>
      <w:bookmarkStart w:id="576" w:name="_Toc170288625"/>
      <w:r>
        <w:t>Example</w:t>
      </w:r>
      <w:bookmarkEnd w:id="573"/>
      <w:bookmarkEnd w:id="574"/>
      <w:bookmarkEnd w:id="575"/>
      <w:bookmarkEnd w:id="576"/>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6EB4964B" w:rsidR="00DB49C5" w:rsidRPr="00A05FD1" w:rsidRDefault="00DB49C5" w:rsidP="00DB49C5">
      <w:pPr>
        <w:pStyle w:val="Caption"/>
      </w:pPr>
      <w:bookmarkStart w:id="577" w:name="_Ref161653674"/>
      <w:bookmarkStart w:id="578" w:name="_Toc162423154"/>
      <w:bookmarkStart w:id="579" w:name="_Toc162423745"/>
      <w:bookmarkStart w:id="580" w:name="_Toc170288667"/>
      <w:r>
        <w:t xml:space="preserve">Table </w:t>
      </w:r>
      <w:r>
        <w:fldChar w:fldCharType="begin"/>
      </w:r>
      <w:r>
        <w:instrText xml:space="preserve"> SEQ Table \* ARABIC </w:instrText>
      </w:r>
      <w:r>
        <w:fldChar w:fldCharType="separate"/>
      </w:r>
      <w:r w:rsidR="00461D1E">
        <w:rPr>
          <w:noProof/>
        </w:rPr>
        <w:t>28</w:t>
      </w:r>
      <w:r>
        <w:rPr>
          <w:noProof/>
        </w:rPr>
        <w:fldChar w:fldCharType="end"/>
      </w:r>
      <w:bookmarkEnd w:id="577"/>
      <w:r>
        <w:tab/>
        <w:t>Example of a calculation</w:t>
      </w:r>
      <w:bookmarkEnd w:id="578"/>
      <w:bookmarkEnd w:id="579"/>
      <w:bookmarkEnd w:id="580"/>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2B16D9">
            <w:pPr>
              <w:pStyle w:val="TableText"/>
            </w:pPr>
            <w:r w:rsidRPr="006A60EA">
              <w:t>1</w:t>
            </w:r>
          </w:p>
        </w:tc>
        <w:tc>
          <w:tcPr>
            <w:tcW w:w="994" w:type="dxa"/>
          </w:tcPr>
          <w:p w14:paraId="45EB5A10" w14:textId="77777777" w:rsidR="00DB49C5" w:rsidRPr="006A60EA" w:rsidRDefault="00DB49C5" w:rsidP="002B16D9">
            <w:pPr>
              <w:pStyle w:val="TableText"/>
            </w:pPr>
            <w:r w:rsidRPr="006A60EA">
              <w:t>33</w:t>
            </w:r>
          </w:p>
        </w:tc>
        <w:tc>
          <w:tcPr>
            <w:tcW w:w="1173" w:type="dxa"/>
          </w:tcPr>
          <w:p w14:paraId="70EAE1EA" w14:textId="77777777" w:rsidR="00DB49C5" w:rsidRPr="006A60EA" w:rsidRDefault="00DB49C5" w:rsidP="002B16D9">
            <w:pPr>
              <w:pStyle w:val="TableText"/>
            </w:pPr>
            <w:r w:rsidRPr="006A60EA">
              <w:t>/</w:t>
            </w:r>
          </w:p>
        </w:tc>
        <w:tc>
          <w:tcPr>
            <w:tcW w:w="2067" w:type="dxa"/>
          </w:tcPr>
          <w:p w14:paraId="7DE9C07F" w14:textId="77777777" w:rsidR="00DB49C5" w:rsidRPr="006A60EA" w:rsidRDefault="00DB49C5" w:rsidP="002B16D9">
            <w:pPr>
              <w:pStyle w:val="TableText"/>
            </w:pPr>
            <w:r w:rsidRPr="006A60EA">
              <w:t>Divide</w:t>
            </w:r>
          </w:p>
        </w:tc>
        <w:tc>
          <w:tcPr>
            <w:tcW w:w="1623" w:type="dxa"/>
          </w:tcPr>
          <w:p w14:paraId="0B8AB6F6" w14:textId="77777777" w:rsidR="00DB49C5" w:rsidRPr="006A60EA" w:rsidRDefault="00DB49C5" w:rsidP="002B16D9">
            <w:pPr>
              <w:pStyle w:val="TableText"/>
            </w:pPr>
          </w:p>
        </w:tc>
        <w:tc>
          <w:tcPr>
            <w:tcW w:w="1986" w:type="dxa"/>
          </w:tcPr>
          <w:p w14:paraId="6399A15B" w14:textId="77777777" w:rsidR="00DB49C5" w:rsidRPr="006A60EA" w:rsidRDefault="00DB49C5" w:rsidP="002B16D9">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2B16D9">
            <w:pPr>
              <w:pStyle w:val="TableText"/>
            </w:pPr>
            <w:r w:rsidRPr="006A60EA">
              <w:t>2</w:t>
            </w:r>
          </w:p>
        </w:tc>
        <w:tc>
          <w:tcPr>
            <w:tcW w:w="994" w:type="dxa"/>
          </w:tcPr>
          <w:p w14:paraId="43260152" w14:textId="77777777" w:rsidR="00DB49C5" w:rsidRPr="006A60EA" w:rsidRDefault="00DB49C5" w:rsidP="002B16D9">
            <w:pPr>
              <w:pStyle w:val="TableText"/>
            </w:pPr>
            <w:r w:rsidRPr="006A60EA">
              <w:t>30</w:t>
            </w:r>
          </w:p>
        </w:tc>
        <w:tc>
          <w:tcPr>
            <w:tcW w:w="1173" w:type="dxa"/>
          </w:tcPr>
          <w:p w14:paraId="240D86A0" w14:textId="77777777" w:rsidR="00DB49C5" w:rsidRPr="006A60EA" w:rsidRDefault="00DB49C5" w:rsidP="002B16D9">
            <w:pPr>
              <w:pStyle w:val="TableText"/>
            </w:pPr>
            <w:r w:rsidRPr="006A60EA">
              <w:t>+</w:t>
            </w:r>
          </w:p>
        </w:tc>
        <w:tc>
          <w:tcPr>
            <w:tcW w:w="2067" w:type="dxa"/>
          </w:tcPr>
          <w:p w14:paraId="35F267D1" w14:textId="77777777" w:rsidR="00DB49C5" w:rsidRPr="006A60EA" w:rsidRDefault="00DB49C5" w:rsidP="002B16D9">
            <w:pPr>
              <w:pStyle w:val="TableText"/>
            </w:pPr>
            <w:r w:rsidRPr="006A60EA">
              <w:t>Add</w:t>
            </w:r>
          </w:p>
        </w:tc>
        <w:tc>
          <w:tcPr>
            <w:tcW w:w="1623" w:type="dxa"/>
          </w:tcPr>
          <w:p w14:paraId="2F857F8A" w14:textId="77777777" w:rsidR="00DB49C5" w:rsidRPr="006A60EA" w:rsidRDefault="00DB49C5" w:rsidP="002B16D9">
            <w:pPr>
              <w:pStyle w:val="TableText"/>
            </w:pPr>
          </w:p>
        </w:tc>
        <w:tc>
          <w:tcPr>
            <w:tcW w:w="1986" w:type="dxa"/>
          </w:tcPr>
          <w:p w14:paraId="2F7A96F8" w14:textId="77777777" w:rsidR="00DB49C5" w:rsidRPr="006A60EA" w:rsidRDefault="00DB49C5" w:rsidP="002B16D9">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2B16D9">
            <w:pPr>
              <w:pStyle w:val="TableText"/>
            </w:pPr>
            <w:r w:rsidRPr="006A60EA">
              <w:t>3</w:t>
            </w:r>
          </w:p>
        </w:tc>
        <w:tc>
          <w:tcPr>
            <w:tcW w:w="994" w:type="dxa"/>
          </w:tcPr>
          <w:p w14:paraId="3FC87453" w14:textId="77777777" w:rsidR="00DB49C5" w:rsidRPr="006A60EA" w:rsidRDefault="00DB49C5" w:rsidP="002B16D9">
            <w:pPr>
              <w:pStyle w:val="TableText"/>
            </w:pPr>
            <w:r w:rsidRPr="006A60EA">
              <w:t>10</w:t>
            </w:r>
          </w:p>
        </w:tc>
        <w:tc>
          <w:tcPr>
            <w:tcW w:w="1173" w:type="dxa"/>
          </w:tcPr>
          <w:p w14:paraId="08237377" w14:textId="77777777" w:rsidR="00DB49C5" w:rsidRPr="006A60EA" w:rsidRDefault="00DB49C5" w:rsidP="002B16D9">
            <w:pPr>
              <w:pStyle w:val="TableText"/>
            </w:pPr>
            <w:r w:rsidRPr="006A60EA">
              <w:t>AI1</w:t>
            </w:r>
          </w:p>
        </w:tc>
        <w:tc>
          <w:tcPr>
            <w:tcW w:w="2067" w:type="dxa"/>
          </w:tcPr>
          <w:p w14:paraId="53115181" w14:textId="77777777" w:rsidR="00DB49C5" w:rsidRPr="006A60EA" w:rsidRDefault="00DB49C5" w:rsidP="002B16D9">
            <w:pPr>
              <w:pStyle w:val="TableText"/>
            </w:pPr>
            <w:r w:rsidRPr="006A60EA">
              <w:t>Source Point Value (SPV)</w:t>
            </w:r>
          </w:p>
        </w:tc>
        <w:tc>
          <w:tcPr>
            <w:tcW w:w="1623" w:type="dxa"/>
          </w:tcPr>
          <w:p w14:paraId="5A70A152" w14:textId="77777777" w:rsidR="00DB49C5" w:rsidRPr="006A60EA" w:rsidRDefault="00DB49C5" w:rsidP="002B16D9">
            <w:pPr>
              <w:pStyle w:val="TableText"/>
            </w:pPr>
            <w:r w:rsidRPr="006A60EA">
              <w:t>0 (Analogue In)</w:t>
            </w:r>
          </w:p>
        </w:tc>
        <w:tc>
          <w:tcPr>
            <w:tcW w:w="1986" w:type="dxa"/>
          </w:tcPr>
          <w:p w14:paraId="2DE9B05D" w14:textId="77777777" w:rsidR="00DB49C5" w:rsidRPr="006A60EA" w:rsidRDefault="00DB49C5" w:rsidP="002B16D9">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2B16D9">
            <w:pPr>
              <w:pStyle w:val="TableText"/>
            </w:pPr>
            <w:r w:rsidRPr="006A60EA">
              <w:t>4</w:t>
            </w:r>
          </w:p>
        </w:tc>
        <w:tc>
          <w:tcPr>
            <w:tcW w:w="994" w:type="dxa"/>
          </w:tcPr>
          <w:p w14:paraId="6687F166" w14:textId="77777777" w:rsidR="00DB49C5" w:rsidRPr="006A60EA" w:rsidRDefault="00DB49C5" w:rsidP="002B16D9">
            <w:pPr>
              <w:pStyle w:val="TableText"/>
            </w:pPr>
            <w:r w:rsidRPr="006A60EA">
              <w:t>10</w:t>
            </w:r>
          </w:p>
        </w:tc>
        <w:tc>
          <w:tcPr>
            <w:tcW w:w="1173" w:type="dxa"/>
          </w:tcPr>
          <w:p w14:paraId="0844C481" w14:textId="77777777" w:rsidR="00DB49C5" w:rsidRPr="006A60EA" w:rsidRDefault="00DB49C5" w:rsidP="002B16D9">
            <w:pPr>
              <w:pStyle w:val="TableText"/>
            </w:pPr>
            <w:r w:rsidRPr="006A60EA">
              <w:t>AI2</w:t>
            </w:r>
          </w:p>
        </w:tc>
        <w:tc>
          <w:tcPr>
            <w:tcW w:w="2067" w:type="dxa"/>
          </w:tcPr>
          <w:p w14:paraId="5133324C" w14:textId="77777777" w:rsidR="00DB49C5" w:rsidRPr="006A60EA" w:rsidRDefault="00DB49C5" w:rsidP="002B16D9">
            <w:pPr>
              <w:pStyle w:val="TableText"/>
            </w:pPr>
            <w:r w:rsidRPr="006A60EA">
              <w:t>Source Point Value (SPV)</w:t>
            </w:r>
          </w:p>
        </w:tc>
        <w:tc>
          <w:tcPr>
            <w:tcW w:w="1623" w:type="dxa"/>
          </w:tcPr>
          <w:p w14:paraId="341D789C" w14:textId="77777777" w:rsidR="00DB49C5" w:rsidRPr="006A60EA" w:rsidRDefault="00DB49C5" w:rsidP="002B16D9">
            <w:pPr>
              <w:pStyle w:val="TableText"/>
            </w:pPr>
            <w:r w:rsidRPr="006A60EA">
              <w:t>0 (Analogue In)</w:t>
            </w:r>
          </w:p>
        </w:tc>
        <w:tc>
          <w:tcPr>
            <w:tcW w:w="1986" w:type="dxa"/>
          </w:tcPr>
          <w:p w14:paraId="69A8BAD5" w14:textId="77777777" w:rsidR="00DB49C5" w:rsidRPr="006A60EA" w:rsidRDefault="00DB49C5" w:rsidP="002B16D9">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2B16D9">
            <w:pPr>
              <w:pStyle w:val="TableText"/>
            </w:pPr>
            <w:r w:rsidRPr="006A60EA">
              <w:t>5</w:t>
            </w:r>
          </w:p>
        </w:tc>
        <w:tc>
          <w:tcPr>
            <w:tcW w:w="994" w:type="dxa"/>
          </w:tcPr>
          <w:p w14:paraId="5EB5B015" w14:textId="77777777" w:rsidR="00DB49C5" w:rsidRPr="006A60EA" w:rsidRDefault="00DB49C5" w:rsidP="002B16D9">
            <w:pPr>
              <w:pStyle w:val="TableText"/>
            </w:pPr>
            <w:r w:rsidRPr="006A60EA">
              <w:t>0</w:t>
            </w:r>
          </w:p>
        </w:tc>
        <w:tc>
          <w:tcPr>
            <w:tcW w:w="1173" w:type="dxa"/>
          </w:tcPr>
          <w:p w14:paraId="7B31080B" w14:textId="77777777" w:rsidR="00DB49C5" w:rsidRPr="006A60EA" w:rsidRDefault="00DB49C5" w:rsidP="002B16D9">
            <w:pPr>
              <w:pStyle w:val="TableText"/>
            </w:pPr>
            <w:r w:rsidRPr="006A60EA">
              <w:t>2</w:t>
            </w:r>
          </w:p>
        </w:tc>
        <w:tc>
          <w:tcPr>
            <w:tcW w:w="2067" w:type="dxa"/>
          </w:tcPr>
          <w:p w14:paraId="230E75D9" w14:textId="77777777" w:rsidR="00DB49C5" w:rsidRPr="006A60EA" w:rsidRDefault="00DB49C5" w:rsidP="002B16D9">
            <w:pPr>
              <w:pStyle w:val="TableText"/>
            </w:pPr>
            <w:r w:rsidRPr="006A60EA">
              <w:t>Integer Literal (IL)</w:t>
            </w:r>
          </w:p>
        </w:tc>
        <w:tc>
          <w:tcPr>
            <w:tcW w:w="1623" w:type="dxa"/>
          </w:tcPr>
          <w:p w14:paraId="7CCBD660" w14:textId="77777777" w:rsidR="00DB49C5" w:rsidRPr="006A60EA" w:rsidRDefault="00DB49C5" w:rsidP="002B16D9">
            <w:pPr>
              <w:pStyle w:val="TableText"/>
            </w:pPr>
            <w:r w:rsidRPr="006A60EA">
              <w:t>2</w:t>
            </w:r>
          </w:p>
        </w:tc>
        <w:tc>
          <w:tcPr>
            <w:tcW w:w="1986" w:type="dxa"/>
          </w:tcPr>
          <w:p w14:paraId="32EC2B32" w14:textId="77777777" w:rsidR="00DB49C5" w:rsidRPr="006A60EA" w:rsidRDefault="00DB49C5" w:rsidP="002B16D9">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581" w:name="_Toc156487390"/>
      <w:bookmarkStart w:id="582" w:name="_Toc162423114"/>
      <w:bookmarkStart w:id="583" w:name="_Toc162423705"/>
      <w:bookmarkStart w:id="584" w:name="_Toc170288626"/>
      <w:r>
        <w:t>Quality flags</w:t>
      </w:r>
      <w:bookmarkEnd w:id="581"/>
      <w:bookmarkEnd w:id="582"/>
      <w:bookmarkEnd w:id="583"/>
      <w:bookmarkEnd w:id="584"/>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585" w:name="_Toc162423115"/>
      <w:bookmarkStart w:id="586" w:name="_Toc162423706"/>
      <w:bookmarkStart w:id="587" w:name="_Toc170288627"/>
      <w:r>
        <w:t xml:space="preserve">Appendix: </w:t>
      </w:r>
      <w:r w:rsidR="00DB49C5">
        <w:t>Revision history</w:t>
      </w:r>
      <w:bookmarkEnd w:id="585"/>
      <w:bookmarkEnd w:id="586"/>
      <w:bookmarkEnd w:id="587"/>
    </w:p>
    <w:p w14:paraId="2781522D" w14:textId="4BBD4E72" w:rsidR="00DB49C5" w:rsidRPr="00360437" w:rsidRDefault="002D43A9" w:rsidP="00DB49C5">
      <w:pPr>
        <w:pStyle w:val="BodyText"/>
      </w:pPr>
      <w:r>
        <w:t xml:space="preserve">Refer to history page at: </w:t>
      </w:r>
      <w:hyperlink r:id="rId58"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9"/>
      <w:footerReference w:type="first" r:id="rId60"/>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2AF6DD" w14:textId="77777777" w:rsidR="00165CF8" w:rsidRDefault="00165CF8">
      <w:r>
        <w:separator/>
      </w:r>
    </w:p>
    <w:p w14:paraId="2A4D444B" w14:textId="77777777" w:rsidR="00165CF8" w:rsidRDefault="00165CF8"/>
  </w:endnote>
  <w:endnote w:type="continuationSeparator" w:id="0">
    <w:p w14:paraId="018C5A06" w14:textId="77777777" w:rsidR="00165CF8" w:rsidRDefault="00165CF8">
      <w:r>
        <w:continuationSeparator/>
      </w:r>
    </w:p>
    <w:p w14:paraId="00665A0C" w14:textId="77777777" w:rsidR="00165CF8" w:rsidRDefault="00165CF8"/>
  </w:endnote>
  <w:endnote w:type="continuationNotice" w:id="1">
    <w:p w14:paraId="1B28724A" w14:textId="77777777" w:rsidR="00165CF8" w:rsidRDefault="00165CF8"/>
    <w:p w14:paraId="79B544D7" w14:textId="77777777" w:rsidR="00165CF8" w:rsidRDefault="00165C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7B166D9E"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461D1E">
        <w:t>2.1</w:t>
      </w:r>
    </w:fldSimple>
    <w:r w:rsidR="00617D3E">
      <w:t xml:space="preserve"> | </w:t>
    </w:r>
    <w:fldSimple w:instr=" DOCPROPERTY  &quot;Issue Date&quot;  \* MERGEFORMAT ">
      <w:r w:rsidR="00461D1E">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7B8488AC"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461D1E">
        <w:t>2.1</w:t>
      </w:r>
    </w:fldSimple>
    <w:r>
      <w:t xml:space="preserve"> | </w:t>
    </w:r>
    <w:fldSimple w:instr=" DOCPROPERTY  &quot;Issue Date&quot;  \* MERGEFORMAT ">
      <w:r w:rsidR="00461D1E">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0194303E"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461D1E">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2A62695B"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461D1E">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262F8B1D"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461D1E">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46C97C58"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461D1E">
        <w:t>26-Jun-24</w:t>
      </w:r>
    </w:fldSimple>
    <w:bookmarkStart w:id="588" w:name="_Toc195946168"/>
    <w:bookmarkStart w:id="589" w:name="_Toc195946220"/>
    <w:bookmarkEnd w:id="588"/>
    <w:bookmarkEnd w:id="58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0C868C" w14:textId="77777777" w:rsidR="00165CF8" w:rsidRDefault="00165CF8">
      <w:r>
        <w:separator/>
      </w:r>
    </w:p>
    <w:p w14:paraId="68928086" w14:textId="77777777" w:rsidR="00165CF8" w:rsidRDefault="00165CF8"/>
  </w:footnote>
  <w:footnote w:type="continuationSeparator" w:id="0">
    <w:p w14:paraId="1FEE5397" w14:textId="77777777" w:rsidR="00165CF8" w:rsidRDefault="00165CF8">
      <w:r>
        <w:continuationSeparator/>
      </w:r>
    </w:p>
    <w:p w14:paraId="15098B38" w14:textId="77777777" w:rsidR="00165CF8" w:rsidRDefault="00165CF8"/>
  </w:footnote>
  <w:footnote w:type="continuationNotice" w:id="1">
    <w:p w14:paraId="5A0ED46E" w14:textId="77777777" w:rsidR="00165CF8" w:rsidRDefault="00165CF8"/>
    <w:p w14:paraId="05F87740" w14:textId="77777777" w:rsidR="00165CF8" w:rsidRDefault="00165C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avin Rawson">
    <w15:presenceInfo w15:providerId="AD" w15:userId="S::gavin.rawson@ovarro.com::ba60858a-14ec-4bd1-8f4a-f86df89a2f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2267"/>
    <w:rsid w:val="0000313F"/>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60645"/>
    <w:rsid w:val="00061A55"/>
    <w:rsid w:val="0006315E"/>
    <w:rsid w:val="0006383E"/>
    <w:rsid w:val="00063C36"/>
    <w:rsid w:val="00064650"/>
    <w:rsid w:val="0006573B"/>
    <w:rsid w:val="00067E64"/>
    <w:rsid w:val="0007062C"/>
    <w:rsid w:val="00072275"/>
    <w:rsid w:val="000740AD"/>
    <w:rsid w:val="000760D6"/>
    <w:rsid w:val="0007620E"/>
    <w:rsid w:val="000769D0"/>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EBD"/>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473"/>
    <w:rsid w:val="003668CC"/>
    <w:rsid w:val="00370198"/>
    <w:rsid w:val="003708BB"/>
    <w:rsid w:val="00370DE8"/>
    <w:rsid w:val="00371215"/>
    <w:rsid w:val="00372530"/>
    <w:rsid w:val="00373488"/>
    <w:rsid w:val="00373A99"/>
    <w:rsid w:val="00374E91"/>
    <w:rsid w:val="00375991"/>
    <w:rsid w:val="003764ED"/>
    <w:rsid w:val="00377ABD"/>
    <w:rsid w:val="00384603"/>
    <w:rsid w:val="00384B6A"/>
    <w:rsid w:val="003859C8"/>
    <w:rsid w:val="00385A9E"/>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47BB0"/>
    <w:rsid w:val="00550792"/>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21DA"/>
    <w:rsid w:val="0068378B"/>
    <w:rsid w:val="0068415D"/>
    <w:rsid w:val="0068437A"/>
    <w:rsid w:val="00685FD0"/>
    <w:rsid w:val="00686D0D"/>
    <w:rsid w:val="00687D2D"/>
    <w:rsid w:val="00690165"/>
    <w:rsid w:val="00690924"/>
    <w:rsid w:val="00691EDA"/>
    <w:rsid w:val="006935F1"/>
    <w:rsid w:val="006952F5"/>
    <w:rsid w:val="00696561"/>
    <w:rsid w:val="0069661B"/>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B58"/>
    <w:rsid w:val="007152DE"/>
    <w:rsid w:val="00715F7F"/>
    <w:rsid w:val="00715FCF"/>
    <w:rsid w:val="00716725"/>
    <w:rsid w:val="00717492"/>
    <w:rsid w:val="00717858"/>
    <w:rsid w:val="007229E8"/>
    <w:rsid w:val="00722EBC"/>
    <w:rsid w:val="007232E7"/>
    <w:rsid w:val="007236E9"/>
    <w:rsid w:val="00724271"/>
    <w:rsid w:val="00725632"/>
    <w:rsid w:val="007300CC"/>
    <w:rsid w:val="00730365"/>
    <w:rsid w:val="007303F7"/>
    <w:rsid w:val="007304E4"/>
    <w:rsid w:val="007323AF"/>
    <w:rsid w:val="0073285F"/>
    <w:rsid w:val="00732C0C"/>
    <w:rsid w:val="00733512"/>
    <w:rsid w:val="007335B8"/>
    <w:rsid w:val="007335E3"/>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49E9"/>
    <w:rsid w:val="0079639D"/>
    <w:rsid w:val="00796AB9"/>
    <w:rsid w:val="00796F52"/>
    <w:rsid w:val="00797DF1"/>
    <w:rsid w:val="007A017D"/>
    <w:rsid w:val="007A1BC0"/>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470"/>
    <w:rsid w:val="00913CCE"/>
    <w:rsid w:val="00914753"/>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76E"/>
    <w:rsid w:val="00937EE8"/>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9F2"/>
    <w:rsid w:val="00B003D6"/>
    <w:rsid w:val="00B01C7A"/>
    <w:rsid w:val="00B0230C"/>
    <w:rsid w:val="00B024AA"/>
    <w:rsid w:val="00B02597"/>
    <w:rsid w:val="00B02815"/>
    <w:rsid w:val="00B02C37"/>
    <w:rsid w:val="00B0393E"/>
    <w:rsid w:val="00B03FC4"/>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5DA9"/>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32C6"/>
    <w:rsid w:val="00B845D3"/>
    <w:rsid w:val="00B84E58"/>
    <w:rsid w:val="00B84F06"/>
    <w:rsid w:val="00B851A6"/>
    <w:rsid w:val="00B85460"/>
    <w:rsid w:val="00B86E80"/>
    <w:rsid w:val="00B878B8"/>
    <w:rsid w:val="00B87F7F"/>
    <w:rsid w:val="00B93EC3"/>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4BBA"/>
    <w:rsid w:val="00BB4EB0"/>
    <w:rsid w:val="00BB5A05"/>
    <w:rsid w:val="00BB6501"/>
    <w:rsid w:val="00BB6E06"/>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9038A"/>
    <w:rsid w:val="00C912E8"/>
    <w:rsid w:val="00C91E12"/>
    <w:rsid w:val="00C92C15"/>
    <w:rsid w:val="00C96EC3"/>
    <w:rsid w:val="00C979DB"/>
    <w:rsid w:val="00C97FB9"/>
    <w:rsid w:val="00CA0891"/>
    <w:rsid w:val="00CA1E42"/>
    <w:rsid w:val="00CA40D1"/>
    <w:rsid w:val="00CA4454"/>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DD1"/>
    <w:rsid w:val="00D53F6D"/>
    <w:rsid w:val="00D54F3A"/>
    <w:rsid w:val="00D5559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6AEE"/>
    <w:rsid w:val="00EF77B1"/>
    <w:rsid w:val="00EF7C2B"/>
    <w:rsid w:val="00F0212D"/>
    <w:rsid w:val="00F0226C"/>
    <w:rsid w:val="00F024EF"/>
    <w:rsid w:val="00F0276C"/>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64B4"/>
    <w:rsid w:val="00F70375"/>
    <w:rsid w:val="00F70460"/>
    <w:rsid w:val="00F71930"/>
    <w:rsid w:val="00F71D32"/>
    <w:rsid w:val="00F71F02"/>
    <w:rsid w:val="00F72840"/>
    <w:rsid w:val="00F72A06"/>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2B16D9"/>
    <w:pPr>
      <w:spacing w:before="60" w:after="60"/>
      <w:ind w:left="0" w:right="0"/>
      <w:jc w:val="center"/>
    </w:pPr>
    <w:rPr>
      <w:sz w:val="18"/>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9"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hyperlink" Target="https://github.com/LucidProtocol/Lucid-Specification/commits/master/Lucid%20protocol%20specification%20v2.0.pdf"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datatracker.ietf.org/doc/html/rfc2119" TargetMode="Externa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7.xml"/><Relationship Id="rId20" Type="http://schemas.openxmlformats.org/officeDocument/2006/relationships/hyperlink" Target="https://tools.ietf.org/html/rfc3339" TargetMode="External"/><Relationship Id="rId41" Type="http://schemas.openxmlformats.org/officeDocument/2006/relationships/image" Target="media/image10.svg"/><Relationship Id="rId54" Type="http://schemas.openxmlformats.org/officeDocument/2006/relationships/header" Target="header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4.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5.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docProps/app.xml><?xml version="1.0" encoding="utf-8"?>
<Properties xmlns="http://schemas.openxmlformats.org/officeDocument/2006/extended-properties" xmlns:vt="http://schemas.openxmlformats.org/officeDocument/2006/docPropsVTypes">
  <Template>Terzo template v.2.1</Template>
  <TotalTime>5632</TotalTime>
  <Pages>5</Pages>
  <Words>26909</Words>
  <Characters>153383</Characters>
  <Application>Microsoft Office Word</Application>
  <DocSecurity>0</DocSecurity>
  <Lines>1278</Lines>
  <Paragraphs>359</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179933</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Gavin Rawson</cp:lastModifiedBy>
  <cp:revision>766</cp:revision>
  <cp:lastPrinted>2024-07-15T11:48:00Z</cp:lastPrinted>
  <dcterms:created xsi:type="dcterms:W3CDTF">2024-02-28T10:16:00Z</dcterms:created>
  <dcterms:modified xsi:type="dcterms:W3CDTF">2024-07-15T11:49:00Z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