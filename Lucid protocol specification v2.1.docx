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666DC9E6">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1" w:name="_Toc170288539"/>
      <w:r w:rsidRPr="00B706D4">
        <w:lastRenderedPageBreak/>
        <w:t xml:space="preserve">Disclaimer and </w:t>
      </w:r>
      <w:r w:rsidR="000A3605" w:rsidRPr="00B706D4">
        <w:t>license</w:t>
      </w:r>
      <w:r w:rsidRPr="00B706D4">
        <w:t xml:space="preserve"> agreement</w:t>
      </w:r>
      <w:bookmarkEnd w:id="1"/>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2" w:name="_Toc170288540"/>
      <w:r>
        <w:t>Co</w:t>
      </w:r>
      <w:r w:rsidRPr="00B706D4">
        <w:t>p</w:t>
      </w:r>
      <w:r>
        <w:t>yright</w:t>
      </w:r>
      <w:bookmarkEnd w:id="2"/>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3" w:name="_Toc170288541"/>
      <w:r w:rsidRPr="00392D81">
        <w:lastRenderedPageBreak/>
        <w:t>Conta</w:t>
      </w:r>
      <w:r w:rsidR="00004108" w:rsidRPr="00392D81">
        <w:t xml:space="preserve">ct </w:t>
      </w:r>
      <w:proofErr w:type="gramStart"/>
      <w:r w:rsidR="00004108" w:rsidRPr="00AF4EAB">
        <w:t>address</w:t>
      </w:r>
      <w:bookmarkEnd w:id="3"/>
      <w:proofErr w:type="gramEnd"/>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4" w:name="_Toc170288542"/>
      <w:r w:rsidRPr="00E15C9D">
        <w:t>Notices</w:t>
      </w:r>
      <w:bookmarkEnd w:id="4"/>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5" w:name="_Toc170288543"/>
      <w:r>
        <w:t>Conventions</w:t>
      </w:r>
      <w:bookmarkEnd w:id="5"/>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2B16D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w:t>
      </w:r>
      <w:proofErr w:type="gramStart"/>
      <w:r>
        <w:t>",  "</w:t>
      </w:r>
      <w:proofErr w:type="gramEnd"/>
      <w:r>
        <w:t>MAY", and "OPTIONAL" in this document are to be interpreted as described in RFC 2119.</w:t>
      </w:r>
    </w:p>
    <w:p w14:paraId="3C497133" w14:textId="578A522E" w:rsidR="00B706D4" w:rsidRPr="00E20E84" w:rsidRDefault="00B706D4" w:rsidP="00A93F64">
      <w:pPr>
        <w:pStyle w:val="Headingpreface"/>
      </w:pPr>
      <w:bookmarkStart w:id="6" w:name="_Toc170288544"/>
      <w:r w:rsidRPr="00E20E84">
        <w:t>Glossary of terms</w:t>
      </w:r>
      <w:bookmarkEnd w:id="6"/>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2B16D9">
            <w:pPr>
              <w:pStyle w:val="TableText"/>
            </w:pPr>
            <w:r>
              <w:t>BOM</w:t>
            </w:r>
          </w:p>
        </w:tc>
        <w:tc>
          <w:tcPr>
            <w:tcW w:w="5600" w:type="dxa"/>
            <w:shd w:val="clear" w:color="auto" w:fill="auto"/>
          </w:tcPr>
          <w:p w14:paraId="0D9F5CF8" w14:textId="38318580" w:rsidR="007D4BFF" w:rsidRPr="00BB4BBA" w:rsidRDefault="007D4BFF" w:rsidP="002B16D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2B16D9">
            <w:pPr>
              <w:pStyle w:val="TableText"/>
            </w:pPr>
            <w:r w:rsidRPr="00A811D3">
              <w:t xml:space="preserve">Broker </w:t>
            </w:r>
          </w:p>
        </w:tc>
        <w:tc>
          <w:tcPr>
            <w:tcW w:w="5600" w:type="dxa"/>
            <w:shd w:val="clear" w:color="auto" w:fill="auto"/>
          </w:tcPr>
          <w:p w14:paraId="5990A8A3" w14:textId="10DE1DD3" w:rsidR="00B706D4" w:rsidRPr="008A325B" w:rsidRDefault="00BB4BBA" w:rsidP="002B16D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2B16D9">
            <w:pPr>
              <w:pStyle w:val="TableText"/>
            </w:pPr>
            <w:r w:rsidRPr="00A811D3">
              <w:t>Device Configuration</w:t>
            </w:r>
          </w:p>
        </w:tc>
        <w:tc>
          <w:tcPr>
            <w:tcW w:w="5600" w:type="dxa"/>
            <w:shd w:val="clear" w:color="auto" w:fill="auto"/>
          </w:tcPr>
          <w:p w14:paraId="3BDAA492" w14:textId="4D6328A0" w:rsidR="00B706D4" w:rsidRPr="008A325B"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2B16D9">
            <w:pPr>
              <w:pStyle w:val="TableText"/>
            </w:pPr>
            <w:r w:rsidRPr="00A811D3">
              <w:t>Device Profile</w:t>
            </w:r>
          </w:p>
        </w:tc>
        <w:tc>
          <w:tcPr>
            <w:tcW w:w="5600" w:type="dxa"/>
            <w:shd w:val="clear" w:color="auto" w:fill="auto"/>
          </w:tcPr>
          <w:p w14:paraId="09A2EAF4" w14:textId="4CE85B31" w:rsidR="00BB4BBA" w:rsidRPr="00BB4BBA"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2B16D9">
            <w:pPr>
              <w:pStyle w:val="TableText"/>
            </w:pPr>
            <w:r w:rsidRPr="00BA7567">
              <w:t>FD</w:t>
            </w:r>
          </w:p>
        </w:tc>
        <w:tc>
          <w:tcPr>
            <w:tcW w:w="5600" w:type="dxa"/>
            <w:shd w:val="clear" w:color="auto" w:fill="auto"/>
          </w:tcPr>
          <w:p w14:paraId="2AF25EC1" w14:textId="549A3A59" w:rsidR="00BB4BBA" w:rsidRPr="00BA7567" w:rsidRDefault="00816354" w:rsidP="002B16D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2B16D9">
            <w:pPr>
              <w:pStyle w:val="TableText"/>
            </w:pPr>
            <w:r w:rsidRPr="00BA7567">
              <w:t>Field Device Link</w:t>
            </w:r>
          </w:p>
        </w:tc>
        <w:tc>
          <w:tcPr>
            <w:tcW w:w="5600" w:type="dxa"/>
            <w:shd w:val="clear" w:color="auto" w:fill="auto"/>
          </w:tcPr>
          <w:p w14:paraId="65C6452C" w14:textId="4E7D717A" w:rsidR="0030026D" w:rsidRPr="00BA7567" w:rsidRDefault="0030026D" w:rsidP="002B16D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2B16D9">
            <w:pPr>
              <w:pStyle w:val="TableText"/>
            </w:pPr>
            <w:r>
              <w:t>IIOT</w:t>
            </w:r>
          </w:p>
        </w:tc>
        <w:tc>
          <w:tcPr>
            <w:tcW w:w="5600" w:type="dxa"/>
            <w:shd w:val="clear" w:color="auto" w:fill="auto"/>
          </w:tcPr>
          <w:p w14:paraId="6E463C40" w14:textId="610A4A28" w:rsidR="00A811D3" w:rsidRPr="00BB4BBA" w:rsidRDefault="00A811D3" w:rsidP="002B16D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2B16D9">
            <w:pPr>
              <w:pStyle w:val="TableText"/>
            </w:pPr>
            <w:r>
              <w:t>IOT</w:t>
            </w:r>
          </w:p>
        </w:tc>
        <w:tc>
          <w:tcPr>
            <w:tcW w:w="5600" w:type="dxa"/>
            <w:shd w:val="clear" w:color="auto" w:fill="auto"/>
          </w:tcPr>
          <w:p w14:paraId="7B848EBB" w14:textId="35C94245" w:rsidR="00A811D3" w:rsidRPr="00BB4BBA" w:rsidRDefault="00A811D3" w:rsidP="002B16D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2B16D9">
            <w:pPr>
              <w:pStyle w:val="TableText"/>
            </w:pPr>
            <w:r w:rsidRPr="00BA7567">
              <w:t>JSON</w:t>
            </w:r>
          </w:p>
        </w:tc>
        <w:tc>
          <w:tcPr>
            <w:tcW w:w="5600" w:type="dxa"/>
            <w:shd w:val="clear" w:color="auto" w:fill="auto"/>
          </w:tcPr>
          <w:p w14:paraId="733E1C28" w14:textId="64698931" w:rsidR="00BB4BBA" w:rsidRPr="00BA7567" w:rsidRDefault="00D34840" w:rsidP="002B16D9">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2B16D9">
            <w:pPr>
              <w:pStyle w:val="TableText"/>
            </w:pPr>
            <w:r>
              <w:lastRenderedPageBreak/>
              <w:t>LWT</w:t>
            </w:r>
          </w:p>
        </w:tc>
        <w:tc>
          <w:tcPr>
            <w:tcW w:w="5600" w:type="dxa"/>
            <w:shd w:val="clear" w:color="auto" w:fill="auto"/>
          </w:tcPr>
          <w:p w14:paraId="7AC6EC30" w14:textId="33D8725A" w:rsidR="00E05760" w:rsidRPr="009D3A7D" w:rsidRDefault="00E05760" w:rsidP="002B16D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2B16D9">
            <w:pPr>
              <w:pStyle w:val="TableText"/>
            </w:pPr>
            <w:r w:rsidRPr="00A811D3">
              <w:t>MQTT</w:t>
            </w:r>
          </w:p>
        </w:tc>
        <w:tc>
          <w:tcPr>
            <w:tcW w:w="5600" w:type="dxa"/>
            <w:shd w:val="clear" w:color="auto" w:fill="auto"/>
          </w:tcPr>
          <w:p w14:paraId="1F7933A6" w14:textId="7F4172FF" w:rsidR="00BB4BBA" w:rsidRPr="00BB4BBA" w:rsidRDefault="009D3A7D" w:rsidP="002B16D9">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2B16D9">
            <w:pPr>
              <w:pStyle w:val="TableText"/>
            </w:pPr>
            <w:r>
              <w:t>OT</w:t>
            </w:r>
          </w:p>
        </w:tc>
        <w:tc>
          <w:tcPr>
            <w:tcW w:w="5600" w:type="dxa"/>
            <w:shd w:val="clear" w:color="auto" w:fill="auto"/>
          </w:tcPr>
          <w:p w14:paraId="756A96A9" w14:textId="08AB4CAB" w:rsidR="00A811D3" w:rsidRPr="009D3A7D" w:rsidRDefault="00A811D3" w:rsidP="002B16D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2B16D9">
            <w:pPr>
              <w:pStyle w:val="TableText"/>
            </w:pPr>
            <w:r>
              <w:t>Payload</w:t>
            </w:r>
          </w:p>
        </w:tc>
        <w:tc>
          <w:tcPr>
            <w:tcW w:w="5600" w:type="dxa"/>
            <w:shd w:val="clear" w:color="auto" w:fill="auto"/>
          </w:tcPr>
          <w:p w14:paraId="09411C6E" w14:textId="23F8E4CB" w:rsidR="00405E4C" w:rsidRDefault="00405E4C" w:rsidP="002B16D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2B16D9">
            <w:pPr>
              <w:pStyle w:val="TableText"/>
            </w:pPr>
            <w:r w:rsidRPr="00A811D3">
              <w:t>Point</w:t>
            </w:r>
          </w:p>
        </w:tc>
        <w:tc>
          <w:tcPr>
            <w:tcW w:w="5600" w:type="dxa"/>
            <w:shd w:val="clear" w:color="auto" w:fill="auto"/>
          </w:tcPr>
          <w:p w14:paraId="19804CDD" w14:textId="13DB969E" w:rsidR="00BB4BBA" w:rsidRPr="00BB4BBA" w:rsidRDefault="009D3A7D" w:rsidP="002B16D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2B16D9">
            <w:pPr>
              <w:pStyle w:val="TableText"/>
            </w:pPr>
            <w:r w:rsidRPr="00BA7567">
              <w:t>QoS</w:t>
            </w:r>
          </w:p>
        </w:tc>
        <w:tc>
          <w:tcPr>
            <w:tcW w:w="5600" w:type="dxa"/>
            <w:shd w:val="clear" w:color="auto" w:fill="auto"/>
          </w:tcPr>
          <w:p w14:paraId="27E95950" w14:textId="6674BEB2" w:rsidR="000C3CED" w:rsidRPr="00BA7567" w:rsidRDefault="00403DE2" w:rsidP="002B16D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2B16D9">
            <w:pPr>
              <w:pStyle w:val="TableText"/>
            </w:pPr>
            <w:r w:rsidRPr="00BA7567">
              <w:t>SA</w:t>
            </w:r>
          </w:p>
        </w:tc>
        <w:tc>
          <w:tcPr>
            <w:tcW w:w="5600" w:type="dxa"/>
            <w:shd w:val="clear" w:color="auto" w:fill="auto"/>
          </w:tcPr>
          <w:p w14:paraId="4BFC9EF9" w14:textId="39AC0F0D" w:rsidR="009D3A7D" w:rsidRPr="00BA7567" w:rsidRDefault="00A9514D" w:rsidP="002B16D9">
            <w:pPr>
              <w:pStyle w:val="TableText"/>
            </w:pPr>
            <w:r w:rsidRPr="00BA7567">
              <w:t>Supervisory Application, a</w:t>
            </w:r>
            <w:r w:rsidR="009D3A7D" w:rsidRPr="00BA7567">
              <w:t xml:space="preserve">lso known as Master Station (MS). Service for acquiring and processing data, </w:t>
            </w:r>
            <w:proofErr w:type="gramStart"/>
            <w:r w:rsidR="009D3A7D" w:rsidRPr="00BA7567">
              <w:t>monitoring</w:t>
            </w:r>
            <w:proofErr w:type="gramEnd"/>
            <w:r w:rsidR="009D3A7D" w:rsidRPr="00BA7567">
              <w:t xml:space="preserve">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2B16D9">
            <w:pPr>
              <w:pStyle w:val="TableText"/>
            </w:pPr>
            <w:r w:rsidRPr="00A811D3">
              <w:t>Topic</w:t>
            </w:r>
          </w:p>
        </w:tc>
        <w:tc>
          <w:tcPr>
            <w:tcW w:w="5600" w:type="dxa"/>
            <w:shd w:val="clear" w:color="auto" w:fill="auto"/>
          </w:tcPr>
          <w:p w14:paraId="69BE1500" w14:textId="157FFB34" w:rsidR="009D3A7D" w:rsidRPr="009D3A7D" w:rsidRDefault="009D3A7D" w:rsidP="002B16D9">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2B16D9">
            <w:pPr>
              <w:pStyle w:val="TableText"/>
            </w:pPr>
            <w:r w:rsidRPr="00A811D3">
              <w:t xml:space="preserve">UUID </w:t>
            </w:r>
          </w:p>
        </w:tc>
        <w:tc>
          <w:tcPr>
            <w:tcW w:w="5600" w:type="dxa"/>
            <w:shd w:val="clear" w:color="auto" w:fill="auto"/>
          </w:tcPr>
          <w:p w14:paraId="37DB77FD" w14:textId="08854C4A" w:rsidR="009D3A7D" w:rsidRPr="009D3A7D" w:rsidRDefault="009D3A7D" w:rsidP="002B16D9">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7" w:name="_Toc170288545"/>
      <w:r>
        <w:t>References</w:t>
      </w:r>
      <w:bookmarkEnd w:id="7"/>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8" w:name="JSON"/>
            <w:r w:rsidRPr="004172D7">
              <w:rPr>
                <w:rFonts w:eastAsia="DengXian" w:cs="Arial"/>
                <w:lang w:val="fr-FR" w:eastAsia="en-US"/>
              </w:rPr>
              <w:t>[JSON]</w:t>
            </w:r>
            <w:bookmarkEnd w:id="8"/>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9" w:name="MQTT"/>
            <w:r w:rsidRPr="004172D7">
              <w:rPr>
                <w:rFonts w:eastAsia="DengXian" w:cs="Arial"/>
                <w:lang w:eastAsia="en-US"/>
              </w:rPr>
              <w:t>[MQTT]</w:t>
            </w:r>
            <w:bookmarkEnd w:id="9"/>
            <w:r w:rsidR="00A05273" w:rsidRPr="004172D7">
              <w:rPr>
                <w:rFonts w:eastAsia="DengXian" w:cs="Arial"/>
                <w:lang w:eastAsia="en-US"/>
              </w:rPr>
              <w:t xml:space="preserve"> </w:t>
            </w:r>
          </w:p>
        </w:tc>
        <w:tc>
          <w:tcPr>
            <w:tcW w:w="7751" w:type="dxa"/>
          </w:tcPr>
          <w:p w14:paraId="5E3B3A93" w14:textId="1634E4BA" w:rsidR="0024040F" w:rsidRPr="004172D7" w:rsidRDefault="00A05273" w:rsidP="002B16D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2B16D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0" w:name="JSONSchema"/>
            <w:r w:rsidRPr="004172D7">
              <w:rPr>
                <w:rFonts w:eastAsia="DengXian" w:cs="Arial"/>
                <w:lang w:eastAsia="en-US"/>
              </w:rPr>
              <w:t>[JSONSchema]</w:t>
            </w:r>
            <w:bookmarkEnd w:id="10"/>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c>
          <w:tcPr>
            <w:tcW w:w="1843" w:type="dxa"/>
          </w:tcPr>
          <w:p w14:paraId="29E6239F" w14:textId="55EDEB02" w:rsidR="00AA2B4E" w:rsidRPr="004172D7" w:rsidRDefault="00AA2B4E">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AA2B4E">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1" w:name="Timestamps"/>
            <w:r w:rsidRPr="004172D7">
              <w:rPr>
                <w:rFonts w:eastAsia="DengXian" w:cs="Arial"/>
                <w:lang w:eastAsia="en-US"/>
              </w:rPr>
              <w:t>[Timestamps]</w:t>
            </w:r>
            <w:bookmarkEnd w:id="11"/>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2" w:name="BASE64"/>
            <w:r w:rsidRPr="004172D7">
              <w:rPr>
                <w:rFonts w:eastAsia="DengXian" w:cs="Arial"/>
                <w:lang w:eastAsia="en-US"/>
              </w:rPr>
              <w:t>[BASE64]</w:t>
            </w:r>
            <w:bookmarkEnd w:id="12"/>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3" w:name="MIME"/>
            <w:r w:rsidRPr="004172D7">
              <w:rPr>
                <w:rFonts w:eastAsia="DengXian" w:cs="Arial"/>
                <w:lang w:eastAsia="en-US"/>
              </w:rPr>
              <w:t>[MIME]</w:t>
            </w:r>
            <w:bookmarkEnd w:id="13"/>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2B16D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2B16D9">
            <w:pPr>
              <w:pStyle w:val="TableTex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2B16D9">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2B16D9">
            <w:pPr>
              <w:pStyle w:val="TableTex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2B16D9">
            <w:pPr>
              <w:pStyle w:val="TableTex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2B16D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4" w:name="_Toc195946169"/>
      <w:bookmarkStart w:id="15" w:name="_Toc195946221"/>
      <w:r w:rsidR="006952F5" w:rsidRPr="00BA7567">
        <w:lastRenderedPageBreak/>
        <w:t xml:space="preserve">Table of </w:t>
      </w:r>
      <w:r w:rsidR="009B7F37" w:rsidRPr="00BA7567">
        <w:t>c</w:t>
      </w:r>
      <w:r w:rsidR="006952F5" w:rsidRPr="00BA7567">
        <w:t>ontents</w:t>
      </w:r>
      <w:bookmarkStart w:id="16" w:name="_Toc195946170"/>
      <w:bookmarkStart w:id="17" w:name="_Toc195946222"/>
      <w:bookmarkEnd w:id="14"/>
      <w:bookmarkEnd w:id="15"/>
    </w:p>
    <w:p w14:paraId="61E46BB4" w14:textId="75C642BD"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2B16D9">
          <w:rPr>
            <w:webHidden/>
          </w:rPr>
          <w:t>2</w:t>
        </w:r>
        <w:r w:rsidR="00354D14">
          <w:rPr>
            <w:webHidden/>
          </w:rPr>
          <w:fldChar w:fldCharType="end"/>
        </w:r>
      </w:hyperlink>
    </w:p>
    <w:p w14:paraId="1304BBD3" w14:textId="1B4B931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2B16D9">
          <w:rPr>
            <w:webHidden/>
          </w:rPr>
          <w:t>2</w:t>
        </w:r>
        <w:r w:rsidR="00354D14">
          <w:rPr>
            <w:webHidden/>
          </w:rPr>
          <w:fldChar w:fldCharType="end"/>
        </w:r>
      </w:hyperlink>
    </w:p>
    <w:p w14:paraId="37A6428D" w14:textId="69BCCED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2B16D9">
          <w:rPr>
            <w:webHidden/>
          </w:rPr>
          <w:t>3</w:t>
        </w:r>
        <w:r w:rsidR="00354D14">
          <w:rPr>
            <w:webHidden/>
          </w:rPr>
          <w:fldChar w:fldCharType="end"/>
        </w:r>
      </w:hyperlink>
    </w:p>
    <w:p w14:paraId="0053FE35" w14:textId="3C2C768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2B16D9">
          <w:rPr>
            <w:webHidden/>
          </w:rPr>
          <w:t>3</w:t>
        </w:r>
        <w:r w:rsidR="00354D14">
          <w:rPr>
            <w:webHidden/>
          </w:rPr>
          <w:fldChar w:fldCharType="end"/>
        </w:r>
      </w:hyperlink>
    </w:p>
    <w:p w14:paraId="314BE8B5" w14:textId="00B21A6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2B16D9">
          <w:rPr>
            <w:webHidden/>
          </w:rPr>
          <w:t>3</w:t>
        </w:r>
        <w:r w:rsidR="00354D14">
          <w:rPr>
            <w:webHidden/>
          </w:rPr>
          <w:fldChar w:fldCharType="end"/>
        </w:r>
      </w:hyperlink>
    </w:p>
    <w:p w14:paraId="482B3D19" w14:textId="18410D6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2B16D9">
          <w:rPr>
            <w:webHidden/>
          </w:rPr>
          <w:t>3</w:t>
        </w:r>
        <w:r w:rsidR="00354D14">
          <w:rPr>
            <w:webHidden/>
          </w:rPr>
          <w:fldChar w:fldCharType="end"/>
        </w:r>
      </w:hyperlink>
    </w:p>
    <w:p w14:paraId="3DD3CC09" w14:textId="3D99A49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2B16D9">
          <w:rPr>
            <w:webHidden/>
          </w:rPr>
          <w:t>4</w:t>
        </w:r>
        <w:r w:rsidR="00354D14">
          <w:rPr>
            <w:webHidden/>
          </w:rPr>
          <w:fldChar w:fldCharType="end"/>
        </w:r>
      </w:hyperlink>
    </w:p>
    <w:p w14:paraId="01475AF4" w14:textId="723BC34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2B16D9">
          <w:rPr>
            <w:webHidden/>
          </w:rPr>
          <w:t>11</w:t>
        </w:r>
        <w:r w:rsidR="00354D14">
          <w:rPr>
            <w:webHidden/>
          </w:rPr>
          <w:fldChar w:fldCharType="end"/>
        </w:r>
      </w:hyperlink>
    </w:p>
    <w:p w14:paraId="2978E269" w14:textId="4CF37AD0"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2B16D9">
          <w:rPr>
            <w:webHidden/>
          </w:rPr>
          <w:t>11</w:t>
        </w:r>
        <w:r w:rsidR="00354D14">
          <w:rPr>
            <w:webHidden/>
          </w:rPr>
          <w:fldChar w:fldCharType="end"/>
        </w:r>
      </w:hyperlink>
    </w:p>
    <w:p w14:paraId="1D92B096" w14:textId="36F7C65D"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2B16D9">
          <w:rPr>
            <w:webHidden/>
          </w:rPr>
          <w:t>11</w:t>
        </w:r>
        <w:r w:rsidR="00354D14">
          <w:rPr>
            <w:webHidden/>
          </w:rPr>
          <w:fldChar w:fldCharType="end"/>
        </w:r>
      </w:hyperlink>
    </w:p>
    <w:p w14:paraId="1F8D32B0" w14:textId="3D180AAD"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2B16D9">
          <w:rPr>
            <w:webHidden/>
          </w:rPr>
          <w:t>12</w:t>
        </w:r>
        <w:r w:rsidR="00354D14">
          <w:rPr>
            <w:webHidden/>
          </w:rPr>
          <w:fldChar w:fldCharType="end"/>
        </w:r>
      </w:hyperlink>
    </w:p>
    <w:p w14:paraId="06DE5103" w14:textId="68196BA4"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2B16D9">
          <w:rPr>
            <w:webHidden/>
          </w:rPr>
          <w:t>12</w:t>
        </w:r>
        <w:r w:rsidR="00354D14">
          <w:rPr>
            <w:webHidden/>
          </w:rPr>
          <w:fldChar w:fldCharType="end"/>
        </w:r>
      </w:hyperlink>
    </w:p>
    <w:p w14:paraId="19D68B5D" w14:textId="5D109CEF"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2B16D9">
          <w:rPr>
            <w:webHidden/>
          </w:rPr>
          <w:t>13</w:t>
        </w:r>
        <w:r w:rsidR="00354D14">
          <w:rPr>
            <w:webHidden/>
          </w:rPr>
          <w:fldChar w:fldCharType="end"/>
        </w:r>
      </w:hyperlink>
    </w:p>
    <w:p w14:paraId="56AD3182" w14:textId="726859D6"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2B16D9">
          <w:rPr>
            <w:webHidden/>
          </w:rPr>
          <w:t>13</w:t>
        </w:r>
        <w:r w:rsidR="00354D14">
          <w:rPr>
            <w:webHidden/>
          </w:rPr>
          <w:fldChar w:fldCharType="end"/>
        </w:r>
      </w:hyperlink>
    </w:p>
    <w:p w14:paraId="4D512BB2" w14:textId="6C9A079C"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2B16D9">
          <w:rPr>
            <w:webHidden/>
          </w:rPr>
          <w:t>13</w:t>
        </w:r>
        <w:r w:rsidR="00354D14">
          <w:rPr>
            <w:webHidden/>
          </w:rPr>
          <w:fldChar w:fldCharType="end"/>
        </w:r>
      </w:hyperlink>
    </w:p>
    <w:p w14:paraId="3E061731" w14:textId="12F09FD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2B16D9">
          <w:rPr>
            <w:webHidden/>
          </w:rPr>
          <w:t>14</w:t>
        </w:r>
        <w:r w:rsidR="00354D14">
          <w:rPr>
            <w:webHidden/>
          </w:rPr>
          <w:fldChar w:fldCharType="end"/>
        </w:r>
      </w:hyperlink>
    </w:p>
    <w:p w14:paraId="0AB4903D" w14:textId="5CD70A4B"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2B16D9">
          <w:rPr>
            <w:webHidden/>
          </w:rPr>
          <w:t>14</w:t>
        </w:r>
        <w:r w:rsidR="00354D14">
          <w:rPr>
            <w:webHidden/>
          </w:rPr>
          <w:fldChar w:fldCharType="end"/>
        </w:r>
      </w:hyperlink>
    </w:p>
    <w:p w14:paraId="4C0E3B0B" w14:textId="233F94F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2B16D9">
          <w:rPr>
            <w:noProof/>
            <w:webHidden/>
          </w:rPr>
          <w:t>16</w:t>
        </w:r>
        <w:r w:rsidR="00354D14">
          <w:rPr>
            <w:noProof/>
            <w:webHidden/>
          </w:rPr>
          <w:fldChar w:fldCharType="end"/>
        </w:r>
      </w:hyperlink>
    </w:p>
    <w:p w14:paraId="58FBE864" w14:textId="1408656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2B16D9">
          <w:rPr>
            <w:noProof/>
            <w:webHidden/>
          </w:rPr>
          <w:t>16</w:t>
        </w:r>
        <w:r w:rsidR="00354D14">
          <w:rPr>
            <w:noProof/>
            <w:webHidden/>
          </w:rPr>
          <w:fldChar w:fldCharType="end"/>
        </w:r>
      </w:hyperlink>
    </w:p>
    <w:p w14:paraId="530F2489" w14:textId="4E80C20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2B16D9">
          <w:rPr>
            <w:noProof/>
            <w:webHidden/>
          </w:rPr>
          <w:t>20</w:t>
        </w:r>
        <w:r w:rsidR="00354D14">
          <w:rPr>
            <w:noProof/>
            <w:webHidden/>
          </w:rPr>
          <w:fldChar w:fldCharType="end"/>
        </w:r>
      </w:hyperlink>
    </w:p>
    <w:p w14:paraId="06F97E4E" w14:textId="199CFD9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2B16D9">
          <w:rPr>
            <w:noProof/>
            <w:webHidden/>
          </w:rPr>
          <w:t>25</w:t>
        </w:r>
        <w:r w:rsidR="00354D14">
          <w:rPr>
            <w:noProof/>
            <w:webHidden/>
          </w:rPr>
          <w:fldChar w:fldCharType="end"/>
        </w:r>
      </w:hyperlink>
    </w:p>
    <w:p w14:paraId="2C6F2458" w14:textId="084563D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2B16D9">
          <w:rPr>
            <w:noProof/>
            <w:webHidden/>
          </w:rPr>
          <w:t>26</w:t>
        </w:r>
        <w:r w:rsidR="00354D14">
          <w:rPr>
            <w:noProof/>
            <w:webHidden/>
          </w:rPr>
          <w:fldChar w:fldCharType="end"/>
        </w:r>
      </w:hyperlink>
    </w:p>
    <w:p w14:paraId="3ED20BAD" w14:textId="5F329DD1"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2B16D9">
          <w:rPr>
            <w:webHidden/>
          </w:rPr>
          <w:t>26</w:t>
        </w:r>
        <w:r w:rsidR="00354D14">
          <w:rPr>
            <w:webHidden/>
          </w:rPr>
          <w:fldChar w:fldCharType="end"/>
        </w:r>
      </w:hyperlink>
    </w:p>
    <w:p w14:paraId="1B16BF2C" w14:textId="4CD89FDA"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2B16D9">
          <w:rPr>
            <w:webHidden/>
          </w:rPr>
          <w:t>26</w:t>
        </w:r>
        <w:r w:rsidR="00354D14">
          <w:rPr>
            <w:webHidden/>
          </w:rPr>
          <w:fldChar w:fldCharType="end"/>
        </w:r>
      </w:hyperlink>
    </w:p>
    <w:p w14:paraId="52B0ADDC" w14:textId="207CD691"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2B16D9">
          <w:rPr>
            <w:webHidden/>
          </w:rPr>
          <w:t>27</w:t>
        </w:r>
        <w:r w:rsidR="00354D14">
          <w:rPr>
            <w:webHidden/>
          </w:rPr>
          <w:fldChar w:fldCharType="end"/>
        </w:r>
      </w:hyperlink>
    </w:p>
    <w:p w14:paraId="5F0AB792" w14:textId="68E4E619"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"_Toc170288564"</w:instrText>
      </w:r>
      <w:r>
        <w:fldChar w:fldCharType="separate"/>
      </w:r>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ins w:id="18" w:author="Steve Beadle" w:date="2024-07-12T14:52:00Z">
        <w:r w:rsidR="002B16D9">
          <w:rPr>
            <w:noProof/>
            <w:webHidden/>
          </w:rPr>
          <w:t>30</w:t>
        </w:r>
      </w:ins>
      <w:del w:id="19" w:author="Steve Beadle" w:date="2024-07-12T14:52:00Z">
        <w:r w:rsidR="002B16D9" w:rsidDel="002B16D9">
          <w:rPr>
            <w:noProof/>
            <w:webHidden/>
          </w:rPr>
          <w:delText>30</w:delText>
        </w:r>
      </w:del>
      <w:r w:rsidR="00354D14">
        <w:rPr>
          <w:noProof/>
          <w:webHidden/>
        </w:rPr>
        <w:fldChar w:fldCharType="end"/>
      </w:r>
      <w:r>
        <w:rPr>
          <w:noProof/>
        </w:rPr>
        <w:fldChar w:fldCharType="end"/>
      </w:r>
    </w:p>
    <w:p w14:paraId="39315666" w14:textId="5B78EFF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2B16D9">
          <w:rPr>
            <w:noProof/>
            <w:webHidden/>
          </w:rPr>
          <w:t>32</w:t>
        </w:r>
        <w:r w:rsidR="00354D14">
          <w:rPr>
            <w:noProof/>
            <w:webHidden/>
          </w:rPr>
          <w:fldChar w:fldCharType="end"/>
        </w:r>
      </w:hyperlink>
    </w:p>
    <w:p w14:paraId="34CC5249" w14:textId="41E6F34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2B16D9">
          <w:rPr>
            <w:noProof/>
            <w:webHidden/>
          </w:rPr>
          <w:t>34</w:t>
        </w:r>
        <w:r w:rsidR="00354D14">
          <w:rPr>
            <w:noProof/>
            <w:webHidden/>
          </w:rPr>
          <w:fldChar w:fldCharType="end"/>
        </w:r>
      </w:hyperlink>
    </w:p>
    <w:p w14:paraId="1D7D7C16" w14:textId="19347BC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2B16D9">
          <w:rPr>
            <w:noProof/>
            <w:webHidden/>
          </w:rPr>
          <w:t>37</w:t>
        </w:r>
        <w:r w:rsidR="00354D14">
          <w:rPr>
            <w:noProof/>
            <w:webHidden/>
          </w:rPr>
          <w:fldChar w:fldCharType="end"/>
        </w:r>
      </w:hyperlink>
    </w:p>
    <w:p w14:paraId="720E08FE" w14:textId="01E072C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2B16D9">
          <w:rPr>
            <w:noProof/>
            <w:webHidden/>
          </w:rPr>
          <w:t>39</w:t>
        </w:r>
        <w:r w:rsidR="00354D14">
          <w:rPr>
            <w:noProof/>
            <w:webHidden/>
          </w:rPr>
          <w:fldChar w:fldCharType="end"/>
        </w:r>
      </w:hyperlink>
    </w:p>
    <w:p w14:paraId="1F7BF089" w14:textId="7CA8875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2B16D9">
          <w:rPr>
            <w:noProof/>
            <w:webHidden/>
          </w:rPr>
          <w:t>47</w:t>
        </w:r>
        <w:r w:rsidR="00354D14">
          <w:rPr>
            <w:noProof/>
            <w:webHidden/>
          </w:rPr>
          <w:fldChar w:fldCharType="end"/>
        </w:r>
      </w:hyperlink>
    </w:p>
    <w:p w14:paraId="70C77FC6" w14:textId="66CEB8C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2B16D9">
          <w:rPr>
            <w:noProof/>
            <w:webHidden/>
          </w:rPr>
          <w:t>50</w:t>
        </w:r>
        <w:r w:rsidR="00354D14">
          <w:rPr>
            <w:noProof/>
            <w:webHidden/>
          </w:rPr>
          <w:fldChar w:fldCharType="end"/>
        </w:r>
      </w:hyperlink>
    </w:p>
    <w:p w14:paraId="307DBE20" w14:textId="494F9BFF"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2B16D9">
          <w:rPr>
            <w:webHidden/>
          </w:rPr>
          <w:t>52</w:t>
        </w:r>
        <w:r w:rsidR="00354D14">
          <w:rPr>
            <w:webHidden/>
          </w:rPr>
          <w:fldChar w:fldCharType="end"/>
        </w:r>
      </w:hyperlink>
    </w:p>
    <w:p w14:paraId="62F39A61" w14:textId="0A18873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2B16D9">
          <w:rPr>
            <w:noProof/>
            <w:webHidden/>
          </w:rPr>
          <w:t>54</w:t>
        </w:r>
        <w:r w:rsidR="00354D14">
          <w:rPr>
            <w:noProof/>
            <w:webHidden/>
          </w:rPr>
          <w:fldChar w:fldCharType="end"/>
        </w:r>
      </w:hyperlink>
    </w:p>
    <w:p w14:paraId="36766364" w14:textId="4C67A8F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2B16D9">
          <w:rPr>
            <w:noProof/>
            <w:webHidden/>
          </w:rPr>
          <w:t>54</w:t>
        </w:r>
        <w:r w:rsidR="00354D14">
          <w:rPr>
            <w:noProof/>
            <w:webHidden/>
          </w:rPr>
          <w:fldChar w:fldCharType="end"/>
        </w:r>
      </w:hyperlink>
    </w:p>
    <w:p w14:paraId="76CFB93C" w14:textId="3ECF4B5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2B16D9">
          <w:rPr>
            <w:noProof/>
            <w:webHidden/>
          </w:rPr>
          <w:t>54</w:t>
        </w:r>
        <w:r w:rsidR="00354D14">
          <w:rPr>
            <w:noProof/>
            <w:webHidden/>
          </w:rPr>
          <w:fldChar w:fldCharType="end"/>
        </w:r>
      </w:hyperlink>
    </w:p>
    <w:p w14:paraId="1A021EB2" w14:textId="1D384B7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2B16D9">
          <w:rPr>
            <w:noProof/>
            <w:webHidden/>
          </w:rPr>
          <w:t>54</w:t>
        </w:r>
        <w:r w:rsidR="00354D14">
          <w:rPr>
            <w:noProof/>
            <w:webHidden/>
          </w:rPr>
          <w:fldChar w:fldCharType="end"/>
        </w:r>
      </w:hyperlink>
    </w:p>
    <w:p w14:paraId="5E605BB8" w14:textId="1B8749B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2B16D9">
          <w:rPr>
            <w:noProof/>
            <w:webHidden/>
          </w:rPr>
          <w:t>55</w:t>
        </w:r>
        <w:r w:rsidR="00354D14">
          <w:rPr>
            <w:noProof/>
            <w:webHidden/>
          </w:rPr>
          <w:fldChar w:fldCharType="end"/>
        </w:r>
      </w:hyperlink>
    </w:p>
    <w:p w14:paraId="31AB7F81" w14:textId="41BB35E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2B16D9">
          <w:rPr>
            <w:noProof/>
            <w:webHidden/>
          </w:rPr>
          <w:t>55</w:t>
        </w:r>
        <w:r w:rsidR="00354D14">
          <w:rPr>
            <w:noProof/>
            <w:webHidden/>
          </w:rPr>
          <w:fldChar w:fldCharType="end"/>
        </w:r>
      </w:hyperlink>
    </w:p>
    <w:p w14:paraId="1B4753A7" w14:textId="7D1FFCE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2B16D9">
          <w:rPr>
            <w:noProof/>
            <w:webHidden/>
          </w:rPr>
          <w:t>57</w:t>
        </w:r>
        <w:r w:rsidR="00354D14">
          <w:rPr>
            <w:noProof/>
            <w:webHidden/>
          </w:rPr>
          <w:fldChar w:fldCharType="end"/>
        </w:r>
      </w:hyperlink>
    </w:p>
    <w:p w14:paraId="1A60F4B4" w14:textId="79CD39E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2B16D9">
          <w:rPr>
            <w:noProof/>
            <w:webHidden/>
          </w:rPr>
          <w:t>57</w:t>
        </w:r>
        <w:r w:rsidR="00354D14">
          <w:rPr>
            <w:noProof/>
            <w:webHidden/>
          </w:rPr>
          <w:fldChar w:fldCharType="end"/>
        </w:r>
      </w:hyperlink>
    </w:p>
    <w:p w14:paraId="1498585D" w14:textId="1733C3BF"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2B16D9">
          <w:rPr>
            <w:webHidden/>
          </w:rPr>
          <w:t>57</w:t>
        </w:r>
        <w:r w:rsidR="00354D14">
          <w:rPr>
            <w:webHidden/>
          </w:rPr>
          <w:fldChar w:fldCharType="end"/>
        </w:r>
      </w:hyperlink>
    </w:p>
    <w:p w14:paraId="33829964" w14:textId="070BF40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2B16D9">
          <w:rPr>
            <w:noProof/>
            <w:webHidden/>
          </w:rPr>
          <w:t>57</w:t>
        </w:r>
        <w:r w:rsidR="00354D14">
          <w:rPr>
            <w:noProof/>
            <w:webHidden/>
          </w:rPr>
          <w:fldChar w:fldCharType="end"/>
        </w:r>
      </w:hyperlink>
    </w:p>
    <w:p w14:paraId="34434E3F" w14:textId="0AACE65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2B16D9">
          <w:rPr>
            <w:noProof/>
            <w:webHidden/>
          </w:rPr>
          <w:t>58</w:t>
        </w:r>
        <w:r w:rsidR="00354D14">
          <w:rPr>
            <w:noProof/>
            <w:webHidden/>
          </w:rPr>
          <w:fldChar w:fldCharType="end"/>
        </w:r>
      </w:hyperlink>
    </w:p>
    <w:p w14:paraId="151D9437" w14:textId="66FAB6D1"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2B16D9">
          <w:rPr>
            <w:webHidden/>
          </w:rPr>
          <w:t>59</w:t>
        </w:r>
        <w:r w:rsidR="00354D14">
          <w:rPr>
            <w:webHidden/>
          </w:rPr>
          <w:fldChar w:fldCharType="end"/>
        </w:r>
      </w:hyperlink>
    </w:p>
    <w:p w14:paraId="2ACBC6D7" w14:textId="4835DA33"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2B16D9">
          <w:rPr>
            <w:webHidden/>
          </w:rPr>
          <w:t>59</w:t>
        </w:r>
        <w:r w:rsidR="00354D14">
          <w:rPr>
            <w:webHidden/>
          </w:rPr>
          <w:fldChar w:fldCharType="end"/>
        </w:r>
      </w:hyperlink>
    </w:p>
    <w:p w14:paraId="6697FD2C" w14:textId="167AD7D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2B16D9">
          <w:rPr>
            <w:webHidden/>
          </w:rPr>
          <w:t>61</w:t>
        </w:r>
        <w:r w:rsidR="00354D14">
          <w:rPr>
            <w:webHidden/>
          </w:rPr>
          <w:fldChar w:fldCharType="end"/>
        </w:r>
      </w:hyperlink>
    </w:p>
    <w:p w14:paraId="6FD85D5E" w14:textId="4E741D6F"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2B16D9">
          <w:rPr>
            <w:webHidden/>
          </w:rPr>
          <w:t>61</w:t>
        </w:r>
        <w:r w:rsidR="00354D14">
          <w:rPr>
            <w:webHidden/>
          </w:rPr>
          <w:fldChar w:fldCharType="end"/>
        </w:r>
      </w:hyperlink>
    </w:p>
    <w:p w14:paraId="5A82DDED" w14:textId="4E685B08"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2B16D9">
          <w:rPr>
            <w:webHidden/>
          </w:rPr>
          <w:t>61</w:t>
        </w:r>
        <w:r w:rsidR="00354D14">
          <w:rPr>
            <w:webHidden/>
          </w:rPr>
          <w:fldChar w:fldCharType="end"/>
        </w:r>
      </w:hyperlink>
    </w:p>
    <w:p w14:paraId="6988B3D2" w14:textId="04DCA38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2B16D9">
          <w:rPr>
            <w:webHidden/>
          </w:rPr>
          <w:t>63</w:t>
        </w:r>
        <w:r w:rsidR="00354D14">
          <w:rPr>
            <w:webHidden/>
          </w:rPr>
          <w:fldChar w:fldCharType="end"/>
        </w:r>
      </w:hyperlink>
    </w:p>
    <w:p w14:paraId="3C67809E" w14:textId="539888DB"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2B16D9">
          <w:rPr>
            <w:webHidden/>
          </w:rPr>
          <w:t>63</w:t>
        </w:r>
        <w:r w:rsidR="00354D14">
          <w:rPr>
            <w:webHidden/>
          </w:rPr>
          <w:fldChar w:fldCharType="end"/>
        </w:r>
      </w:hyperlink>
    </w:p>
    <w:p w14:paraId="69BDF481" w14:textId="79E3DA5A"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2B16D9">
          <w:rPr>
            <w:webHidden/>
          </w:rPr>
          <w:t>64</w:t>
        </w:r>
        <w:r w:rsidR="00354D14">
          <w:rPr>
            <w:webHidden/>
          </w:rPr>
          <w:fldChar w:fldCharType="end"/>
        </w:r>
      </w:hyperlink>
    </w:p>
    <w:p w14:paraId="3759E12A" w14:textId="7348284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2B16D9">
          <w:rPr>
            <w:webHidden/>
          </w:rPr>
          <w:t>66</w:t>
        </w:r>
        <w:r w:rsidR="00354D14">
          <w:rPr>
            <w:webHidden/>
          </w:rPr>
          <w:fldChar w:fldCharType="end"/>
        </w:r>
      </w:hyperlink>
    </w:p>
    <w:p w14:paraId="0E1FDC1B" w14:textId="318D8C0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2B16D9">
          <w:rPr>
            <w:webHidden/>
          </w:rPr>
          <w:t>67</w:t>
        </w:r>
        <w:r w:rsidR="00354D14">
          <w:rPr>
            <w:webHidden/>
          </w:rPr>
          <w:fldChar w:fldCharType="end"/>
        </w:r>
      </w:hyperlink>
    </w:p>
    <w:p w14:paraId="774BB519" w14:textId="638D41E8"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2B16D9">
          <w:rPr>
            <w:webHidden/>
          </w:rPr>
          <w:t>67</w:t>
        </w:r>
        <w:r w:rsidR="00354D14">
          <w:rPr>
            <w:webHidden/>
          </w:rPr>
          <w:fldChar w:fldCharType="end"/>
        </w:r>
      </w:hyperlink>
    </w:p>
    <w:p w14:paraId="2E6F7040" w14:textId="031513A1"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2B16D9">
          <w:rPr>
            <w:webHidden/>
          </w:rPr>
          <w:t>67</w:t>
        </w:r>
        <w:r w:rsidR="00354D14">
          <w:rPr>
            <w:webHidden/>
          </w:rPr>
          <w:fldChar w:fldCharType="end"/>
        </w:r>
      </w:hyperlink>
    </w:p>
    <w:p w14:paraId="04321DF2" w14:textId="179F7A16"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2B16D9">
          <w:rPr>
            <w:webHidden/>
          </w:rPr>
          <w:t>67</w:t>
        </w:r>
        <w:r w:rsidR="00354D14">
          <w:rPr>
            <w:webHidden/>
          </w:rPr>
          <w:fldChar w:fldCharType="end"/>
        </w:r>
      </w:hyperlink>
    </w:p>
    <w:p w14:paraId="11B38676" w14:textId="2213979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2B16D9">
          <w:rPr>
            <w:noProof/>
            <w:webHidden/>
          </w:rPr>
          <w:t>68</w:t>
        </w:r>
        <w:r w:rsidR="00354D14">
          <w:rPr>
            <w:noProof/>
            <w:webHidden/>
          </w:rPr>
          <w:fldChar w:fldCharType="end"/>
        </w:r>
      </w:hyperlink>
    </w:p>
    <w:p w14:paraId="2F3A2387" w14:textId="34278949"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2B16D9">
          <w:rPr>
            <w:webHidden/>
          </w:rPr>
          <w:t>68</w:t>
        </w:r>
        <w:r w:rsidR="00354D14">
          <w:rPr>
            <w:webHidden/>
          </w:rPr>
          <w:fldChar w:fldCharType="end"/>
        </w:r>
      </w:hyperlink>
    </w:p>
    <w:p w14:paraId="6471B088" w14:textId="55188C0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2B16D9">
          <w:rPr>
            <w:noProof/>
            <w:webHidden/>
          </w:rPr>
          <w:t>68</w:t>
        </w:r>
        <w:r w:rsidR="00354D14">
          <w:rPr>
            <w:noProof/>
            <w:webHidden/>
          </w:rPr>
          <w:fldChar w:fldCharType="end"/>
        </w:r>
      </w:hyperlink>
    </w:p>
    <w:p w14:paraId="788E3DF9" w14:textId="5EC0AB6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2B16D9">
          <w:rPr>
            <w:noProof/>
            <w:webHidden/>
          </w:rPr>
          <w:t>68</w:t>
        </w:r>
        <w:r w:rsidR="00354D14">
          <w:rPr>
            <w:noProof/>
            <w:webHidden/>
          </w:rPr>
          <w:fldChar w:fldCharType="end"/>
        </w:r>
      </w:hyperlink>
    </w:p>
    <w:p w14:paraId="03EC813B" w14:textId="42AF0C16"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2B16D9">
          <w:rPr>
            <w:webHidden/>
          </w:rPr>
          <w:t>70</w:t>
        </w:r>
        <w:r w:rsidR="00354D14">
          <w:rPr>
            <w:webHidden/>
          </w:rPr>
          <w:fldChar w:fldCharType="end"/>
        </w:r>
      </w:hyperlink>
    </w:p>
    <w:p w14:paraId="23266D02" w14:textId="5F92A88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2B16D9">
          <w:rPr>
            <w:webHidden/>
          </w:rPr>
          <w:t>71</w:t>
        </w:r>
        <w:r w:rsidR="00354D14">
          <w:rPr>
            <w:webHidden/>
          </w:rPr>
          <w:fldChar w:fldCharType="end"/>
        </w:r>
      </w:hyperlink>
    </w:p>
    <w:p w14:paraId="14309E86" w14:textId="12F5160E"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2B16D9">
          <w:rPr>
            <w:webHidden/>
          </w:rPr>
          <w:t>71</w:t>
        </w:r>
        <w:r w:rsidR="00354D14">
          <w:rPr>
            <w:webHidden/>
          </w:rPr>
          <w:fldChar w:fldCharType="end"/>
        </w:r>
      </w:hyperlink>
    </w:p>
    <w:p w14:paraId="283E4862" w14:textId="5EF84DAC"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2B16D9">
          <w:rPr>
            <w:webHidden/>
          </w:rPr>
          <w:t>73</w:t>
        </w:r>
        <w:r w:rsidR="00354D14">
          <w:rPr>
            <w:webHidden/>
          </w:rPr>
          <w:fldChar w:fldCharType="end"/>
        </w:r>
      </w:hyperlink>
    </w:p>
    <w:p w14:paraId="786B98F0" w14:textId="0CCAE77F"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2B16D9">
          <w:rPr>
            <w:webHidden/>
          </w:rPr>
          <w:t>73</w:t>
        </w:r>
        <w:r w:rsidR="00354D14">
          <w:rPr>
            <w:webHidden/>
          </w:rPr>
          <w:fldChar w:fldCharType="end"/>
        </w:r>
      </w:hyperlink>
    </w:p>
    <w:p w14:paraId="52D71803" w14:textId="5A64BC6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2B16D9">
          <w:rPr>
            <w:webHidden/>
          </w:rPr>
          <w:t>75</w:t>
        </w:r>
        <w:r w:rsidR="00354D14">
          <w:rPr>
            <w:webHidden/>
          </w:rPr>
          <w:fldChar w:fldCharType="end"/>
        </w:r>
      </w:hyperlink>
    </w:p>
    <w:p w14:paraId="20C1096D" w14:textId="7148829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2B16D9">
          <w:rPr>
            <w:webHidden/>
          </w:rPr>
          <w:t>77</w:t>
        </w:r>
        <w:r w:rsidR="00354D14">
          <w:rPr>
            <w:webHidden/>
          </w:rPr>
          <w:fldChar w:fldCharType="end"/>
        </w:r>
      </w:hyperlink>
    </w:p>
    <w:p w14:paraId="28936860" w14:textId="449E9825"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2B16D9">
          <w:rPr>
            <w:webHidden/>
          </w:rPr>
          <w:t>77</w:t>
        </w:r>
        <w:r w:rsidR="00354D14">
          <w:rPr>
            <w:webHidden/>
          </w:rPr>
          <w:fldChar w:fldCharType="end"/>
        </w:r>
      </w:hyperlink>
    </w:p>
    <w:p w14:paraId="3A17F32E" w14:textId="0B703A1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2B16D9">
          <w:rPr>
            <w:webHidden/>
          </w:rPr>
          <w:t>79</w:t>
        </w:r>
        <w:r w:rsidR="00354D14">
          <w:rPr>
            <w:webHidden/>
          </w:rPr>
          <w:fldChar w:fldCharType="end"/>
        </w:r>
      </w:hyperlink>
    </w:p>
    <w:p w14:paraId="43D9106A" w14:textId="7D618ED5"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2B16D9">
          <w:rPr>
            <w:webHidden/>
          </w:rPr>
          <w:t>79</w:t>
        </w:r>
        <w:r w:rsidR="00354D14">
          <w:rPr>
            <w:webHidden/>
          </w:rPr>
          <w:fldChar w:fldCharType="end"/>
        </w:r>
      </w:hyperlink>
    </w:p>
    <w:p w14:paraId="79579124" w14:textId="0EDC01D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2B16D9">
          <w:rPr>
            <w:noProof/>
            <w:webHidden/>
          </w:rPr>
          <w:t>79</w:t>
        </w:r>
        <w:r w:rsidR="00354D14">
          <w:rPr>
            <w:noProof/>
            <w:webHidden/>
          </w:rPr>
          <w:fldChar w:fldCharType="end"/>
        </w:r>
      </w:hyperlink>
    </w:p>
    <w:p w14:paraId="2F67FBBA" w14:textId="0359170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2B16D9">
          <w:rPr>
            <w:noProof/>
            <w:webHidden/>
          </w:rPr>
          <w:t>79</w:t>
        </w:r>
        <w:r w:rsidR="00354D14">
          <w:rPr>
            <w:noProof/>
            <w:webHidden/>
          </w:rPr>
          <w:fldChar w:fldCharType="end"/>
        </w:r>
      </w:hyperlink>
    </w:p>
    <w:p w14:paraId="4330ECE8" w14:textId="08F3469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2B16D9">
          <w:rPr>
            <w:noProof/>
            <w:webHidden/>
          </w:rPr>
          <w:t>79</w:t>
        </w:r>
        <w:r w:rsidR="00354D14">
          <w:rPr>
            <w:noProof/>
            <w:webHidden/>
          </w:rPr>
          <w:fldChar w:fldCharType="end"/>
        </w:r>
      </w:hyperlink>
    </w:p>
    <w:p w14:paraId="46FD4E0F" w14:textId="748EF12A"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2B16D9">
          <w:rPr>
            <w:webHidden/>
          </w:rPr>
          <w:t>79</w:t>
        </w:r>
        <w:r w:rsidR="00354D14">
          <w:rPr>
            <w:webHidden/>
          </w:rPr>
          <w:fldChar w:fldCharType="end"/>
        </w:r>
      </w:hyperlink>
    </w:p>
    <w:p w14:paraId="7EA85DC0" w14:textId="29203BF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2B16D9">
          <w:rPr>
            <w:noProof/>
            <w:webHidden/>
          </w:rPr>
          <w:t>79</w:t>
        </w:r>
        <w:r w:rsidR="00354D14">
          <w:rPr>
            <w:noProof/>
            <w:webHidden/>
          </w:rPr>
          <w:fldChar w:fldCharType="end"/>
        </w:r>
      </w:hyperlink>
    </w:p>
    <w:p w14:paraId="1C2199D2" w14:textId="0EF3EA8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2B16D9">
          <w:rPr>
            <w:noProof/>
            <w:webHidden/>
          </w:rPr>
          <w:t>79</w:t>
        </w:r>
        <w:r w:rsidR="00354D14">
          <w:rPr>
            <w:noProof/>
            <w:webHidden/>
          </w:rPr>
          <w:fldChar w:fldCharType="end"/>
        </w:r>
      </w:hyperlink>
    </w:p>
    <w:p w14:paraId="5016C58F" w14:textId="40DB0E0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2B16D9">
          <w:rPr>
            <w:webHidden/>
          </w:rPr>
          <w:t>81</w:t>
        </w:r>
        <w:r w:rsidR="00354D14">
          <w:rPr>
            <w:webHidden/>
          </w:rPr>
          <w:fldChar w:fldCharType="end"/>
        </w:r>
      </w:hyperlink>
    </w:p>
    <w:p w14:paraId="14A5E89A" w14:textId="3589893E"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2B16D9">
          <w:rPr>
            <w:webHidden/>
          </w:rPr>
          <w:t>81</w:t>
        </w:r>
        <w:r w:rsidR="00354D14">
          <w:rPr>
            <w:webHidden/>
          </w:rPr>
          <w:fldChar w:fldCharType="end"/>
        </w:r>
      </w:hyperlink>
    </w:p>
    <w:p w14:paraId="3BD913C4" w14:textId="015837BC"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2B16D9">
          <w:rPr>
            <w:webHidden/>
          </w:rPr>
          <w:t>81</w:t>
        </w:r>
        <w:r w:rsidR="00354D14">
          <w:rPr>
            <w:webHidden/>
          </w:rPr>
          <w:fldChar w:fldCharType="end"/>
        </w:r>
      </w:hyperlink>
    </w:p>
    <w:p w14:paraId="11D82C69" w14:textId="4182F50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2B16D9">
          <w:rPr>
            <w:webHidden/>
          </w:rPr>
          <w:t>83</w:t>
        </w:r>
        <w:r w:rsidR="00354D14">
          <w:rPr>
            <w:webHidden/>
          </w:rPr>
          <w:fldChar w:fldCharType="end"/>
        </w:r>
      </w:hyperlink>
    </w:p>
    <w:p w14:paraId="2D2C6255" w14:textId="7358452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2B16D9">
          <w:rPr>
            <w:webHidden/>
          </w:rPr>
          <w:t>85</w:t>
        </w:r>
        <w:r w:rsidR="00354D14">
          <w:rPr>
            <w:webHidden/>
          </w:rPr>
          <w:fldChar w:fldCharType="end"/>
        </w:r>
      </w:hyperlink>
    </w:p>
    <w:p w14:paraId="1AC51479" w14:textId="5708386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2B16D9">
          <w:rPr>
            <w:webHidden/>
          </w:rPr>
          <w:t>86</w:t>
        </w:r>
        <w:r w:rsidR="00354D14">
          <w:rPr>
            <w:webHidden/>
          </w:rPr>
          <w:fldChar w:fldCharType="end"/>
        </w:r>
      </w:hyperlink>
    </w:p>
    <w:p w14:paraId="15AF2546" w14:textId="3A90CE9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2B16D9">
          <w:rPr>
            <w:webHidden/>
          </w:rPr>
          <w:t>87</w:t>
        </w:r>
        <w:r w:rsidR="00354D14">
          <w:rPr>
            <w:webHidden/>
          </w:rPr>
          <w:fldChar w:fldCharType="end"/>
        </w:r>
      </w:hyperlink>
    </w:p>
    <w:p w14:paraId="7B35B48F" w14:textId="535B7267"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2B16D9">
          <w:rPr>
            <w:webHidden/>
          </w:rPr>
          <w:t>87</w:t>
        </w:r>
        <w:r w:rsidR="00354D14">
          <w:rPr>
            <w:webHidden/>
          </w:rPr>
          <w:fldChar w:fldCharType="end"/>
        </w:r>
      </w:hyperlink>
    </w:p>
    <w:p w14:paraId="565CD2C0" w14:textId="29ED8AE0"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2B16D9">
          <w:rPr>
            <w:webHidden/>
          </w:rPr>
          <w:t>88</w:t>
        </w:r>
        <w:r w:rsidR="00354D14">
          <w:rPr>
            <w:webHidden/>
          </w:rPr>
          <w:fldChar w:fldCharType="end"/>
        </w:r>
      </w:hyperlink>
    </w:p>
    <w:p w14:paraId="420DF2E1" w14:textId="1E17D596"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2B16D9">
          <w:rPr>
            <w:webHidden/>
          </w:rPr>
          <w:t>94</w:t>
        </w:r>
        <w:r w:rsidR="00354D14">
          <w:rPr>
            <w:webHidden/>
          </w:rPr>
          <w:fldChar w:fldCharType="end"/>
        </w:r>
      </w:hyperlink>
    </w:p>
    <w:p w14:paraId="2C2B877E" w14:textId="57D1A166"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2B16D9">
          <w:rPr>
            <w:webHidden/>
          </w:rPr>
          <w:t>94</w:t>
        </w:r>
        <w:r w:rsidR="00354D14">
          <w:rPr>
            <w:webHidden/>
          </w:rPr>
          <w:fldChar w:fldCharType="end"/>
        </w:r>
      </w:hyperlink>
    </w:p>
    <w:p w14:paraId="1CF9B9E1" w14:textId="76D3F24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2B16D9">
          <w:rPr>
            <w:webHidden/>
          </w:rPr>
          <w:t>96</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6"/>
    <w:bookmarkEnd w:id="17"/>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4FE47AE1"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2B16D9">
          <w:rPr>
            <w:noProof/>
            <w:webHidden/>
          </w:rPr>
          <w:t>15</w:t>
        </w:r>
        <w:r w:rsidR="00354D14">
          <w:rPr>
            <w:noProof/>
            <w:webHidden/>
          </w:rPr>
          <w:fldChar w:fldCharType="end"/>
        </w:r>
      </w:hyperlink>
    </w:p>
    <w:p w14:paraId="243303C7" w14:textId="55F1F4F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2B16D9">
          <w:rPr>
            <w:noProof/>
            <w:webHidden/>
          </w:rPr>
          <w:t>16</w:t>
        </w:r>
        <w:r w:rsidR="00354D14">
          <w:rPr>
            <w:noProof/>
            <w:webHidden/>
          </w:rPr>
          <w:fldChar w:fldCharType="end"/>
        </w:r>
      </w:hyperlink>
    </w:p>
    <w:p w14:paraId="5424BCD6" w14:textId="69A0720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2B16D9">
          <w:rPr>
            <w:noProof/>
            <w:webHidden/>
          </w:rPr>
          <w:t>20</w:t>
        </w:r>
        <w:r w:rsidR="00354D14">
          <w:rPr>
            <w:noProof/>
            <w:webHidden/>
          </w:rPr>
          <w:fldChar w:fldCharType="end"/>
        </w:r>
      </w:hyperlink>
    </w:p>
    <w:p w14:paraId="206D4BE4" w14:textId="52DF05C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2B16D9">
          <w:rPr>
            <w:noProof/>
            <w:webHidden/>
          </w:rPr>
          <w:t>34</w:t>
        </w:r>
        <w:r w:rsidR="00354D14">
          <w:rPr>
            <w:noProof/>
            <w:webHidden/>
          </w:rPr>
          <w:fldChar w:fldCharType="end"/>
        </w:r>
      </w:hyperlink>
    </w:p>
    <w:p w14:paraId="1C051DC2" w14:textId="522B77A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2B16D9">
          <w:rPr>
            <w:noProof/>
            <w:webHidden/>
          </w:rPr>
          <w:t>36</w:t>
        </w:r>
        <w:r w:rsidR="00354D14">
          <w:rPr>
            <w:noProof/>
            <w:webHidden/>
          </w:rPr>
          <w:fldChar w:fldCharType="end"/>
        </w:r>
      </w:hyperlink>
    </w:p>
    <w:p w14:paraId="0B534A3C" w14:textId="5A8B331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2B16D9">
          <w:rPr>
            <w:noProof/>
            <w:webHidden/>
          </w:rPr>
          <w:t>42</w:t>
        </w:r>
        <w:r w:rsidR="00354D14">
          <w:rPr>
            <w:noProof/>
            <w:webHidden/>
          </w:rPr>
          <w:fldChar w:fldCharType="end"/>
        </w:r>
      </w:hyperlink>
    </w:p>
    <w:p w14:paraId="1553A077" w14:textId="2B0A78E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2B16D9">
          <w:rPr>
            <w:noProof/>
            <w:webHidden/>
          </w:rPr>
          <w:t>42</w:t>
        </w:r>
        <w:r w:rsidR="00354D14">
          <w:rPr>
            <w:noProof/>
            <w:webHidden/>
          </w:rPr>
          <w:fldChar w:fldCharType="end"/>
        </w:r>
      </w:hyperlink>
    </w:p>
    <w:p w14:paraId="443F9F57" w14:textId="25C2B4C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2B16D9">
          <w:rPr>
            <w:noProof/>
            <w:webHidden/>
          </w:rPr>
          <w:t>44</w:t>
        </w:r>
        <w:r w:rsidR="00354D14">
          <w:rPr>
            <w:noProof/>
            <w:webHidden/>
          </w:rPr>
          <w:fldChar w:fldCharType="end"/>
        </w:r>
      </w:hyperlink>
    </w:p>
    <w:p w14:paraId="57D0A997" w14:textId="776EFB2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2B16D9">
          <w:rPr>
            <w:noProof/>
            <w:webHidden/>
          </w:rPr>
          <w:t>45</w:t>
        </w:r>
        <w:r w:rsidR="00354D14">
          <w:rPr>
            <w:noProof/>
            <w:webHidden/>
          </w:rPr>
          <w:fldChar w:fldCharType="end"/>
        </w:r>
      </w:hyperlink>
    </w:p>
    <w:p w14:paraId="7B06EFA7" w14:textId="2A04D42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2B16D9">
          <w:rPr>
            <w:noProof/>
            <w:webHidden/>
          </w:rPr>
          <w:t>48</w:t>
        </w:r>
        <w:r w:rsidR="00354D14">
          <w:rPr>
            <w:noProof/>
            <w:webHidden/>
          </w:rPr>
          <w:fldChar w:fldCharType="end"/>
        </w:r>
      </w:hyperlink>
    </w:p>
    <w:p w14:paraId="5424C5CA" w14:textId="5A37496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2B16D9">
          <w:rPr>
            <w:noProof/>
            <w:webHidden/>
          </w:rPr>
          <w:t>55</w:t>
        </w:r>
        <w:r w:rsidR="00354D14">
          <w:rPr>
            <w:noProof/>
            <w:webHidden/>
          </w:rPr>
          <w:fldChar w:fldCharType="end"/>
        </w:r>
      </w:hyperlink>
    </w:p>
    <w:p w14:paraId="21C4B46C" w14:textId="3B73B3E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2B16D9">
          <w:rPr>
            <w:noProof/>
            <w:webHidden/>
          </w:rPr>
          <w:t>71</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13994F76"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2B16D9">
          <w:rPr>
            <w:noProof/>
            <w:webHidden/>
          </w:rPr>
          <w:t>22</w:t>
        </w:r>
        <w:r w:rsidR="00354D14">
          <w:rPr>
            <w:noProof/>
            <w:webHidden/>
          </w:rPr>
          <w:fldChar w:fldCharType="end"/>
        </w:r>
      </w:hyperlink>
    </w:p>
    <w:p w14:paraId="58BD7C53" w14:textId="7EF3B98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2B16D9">
          <w:rPr>
            <w:noProof/>
            <w:webHidden/>
          </w:rPr>
          <w:t>23</w:t>
        </w:r>
        <w:r w:rsidR="00354D14">
          <w:rPr>
            <w:noProof/>
            <w:webHidden/>
          </w:rPr>
          <w:fldChar w:fldCharType="end"/>
        </w:r>
      </w:hyperlink>
    </w:p>
    <w:p w14:paraId="78574F78" w14:textId="70E006D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2B16D9">
          <w:rPr>
            <w:noProof/>
            <w:webHidden/>
          </w:rPr>
          <w:t>23</w:t>
        </w:r>
        <w:r w:rsidR="00354D14">
          <w:rPr>
            <w:noProof/>
            <w:webHidden/>
          </w:rPr>
          <w:fldChar w:fldCharType="end"/>
        </w:r>
      </w:hyperlink>
    </w:p>
    <w:p w14:paraId="4890AE32" w14:textId="5AFBDDC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2B16D9">
          <w:rPr>
            <w:noProof/>
            <w:webHidden/>
          </w:rPr>
          <w:t>25</w:t>
        </w:r>
        <w:r w:rsidR="00354D14">
          <w:rPr>
            <w:noProof/>
            <w:webHidden/>
          </w:rPr>
          <w:fldChar w:fldCharType="end"/>
        </w:r>
      </w:hyperlink>
    </w:p>
    <w:p w14:paraId="71779AE3" w14:textId="7D808E5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2B16D9">
          <w:rPr>
            <w:noProof/>
            <w:webHidden/>
          </w:rPr>
          <w:t>26</w:t>
        </w:r>
        <w:r w:rsidR="00354D14">
          <w:rPr>
            <w:noProof/>
            <w:webHidden/>
          </w:rPr>
          <w:fldChar w:fldCharType="end"/>
        </w:r>
      </w:hyperlink>
    </w:p>
    <w:p w14:paraId="147DF7CB" w14:textId="155D6EB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2B16D9">
          <w:rPr>
            <w:noProof/>
            <w:webHidden/>
          </w:rPr>
          <w:t>26</w:t>
        </w:r>
        <w:r w:rsidR="00354D14">
          <w:rPr>
            <w:noProof/>
            <w:webHidden/>
          </w:rPr>
          <w:fldChar w:fldCharType="end"/>
        </w:r>
      </w:hyperlink>
    </w:p>
    <w:p w14:paraId="3F97EE01" w14:textId="49A0DA1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2B16D9">
          <w:rPr>
            <w:noProof/>
            <w:webHidden/>
          </w:rPr>
          <w:t>27</w:t>
        </w:r>
        <w:r w:rsidR="00354D14">
          <w:rPr>
            <w:noProof/>
            <w:webHidden/>
          </w:rPr>
          <w:fldChar w:fldCharType="end"/>
        </w:r>
      </w:hyperlink>
    </w:p>
    <w:p w14:paraId="42926C3D" w14:textId="70A7705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2B16D9">
          <w:rPr>
            <w:noProof/>
            <w:webHidden/>
          </w:rPr>
          <w:t>28</w:t>
        </w:r>
        <w:r w:rsidR="00354D14">
          <w:rPr>
            <w:noProof/>
            <w:webHidden/>
          </w:rPr>
          <w:fldChar w:fldCharType="end"/>
        </w:r>
      </w:hyperlink>
    </w:p>
    <w:p w14:paraId="064F2BC4" w14:textId="1CBAC13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2B16D9">
          <w:rPr>
            <w:noProof/>
            <w:webHidden/>
          </w:rPr>
          <w:t>30</w:t>
        </w:r>
        <w:r w:rsidR="00354D14">
          <w:rPr>
            <w:noProof/>
            <w:webHidden/>
          </w:rPr>
          <w:fldChar w:fldCharType="end"/>
        </w:r>
      </w:hyperlink>
    </w:p>
    <w:p w14:paraId="264EBC3F" w14:textId="168E59E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2B16D9">
          <w:rPr>
            <w:noProof/>
            <w:webHidden/>
          </w:rPr>
          <w:t>31</w:t>
        </w:r>
        <w:r w:rsidR="00354D14">
          <w:rPr>
            <w:noProof/>
            <w:webHidden/>
          </w:rPr>
          <w:fldChar w:fldCharType="end"/>
        </w:r>
      </w:hyperlink>
    </w:p>
    <w:p w14:paraId="35987FA6" w14:textId="59EA825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2B16D9">
          <w:rPr>
            <w:noProof/>
            <w:webHidden/>
          </w:rPr>
          <w:t>32</w:t>
        </w:r>
        <w:r w:rsidR="00354D14">
          <w:rPr>
            <w:noProof/>
            <w:webHidden/>
          </w:rPr>
          <w:fldChar w:fldCharType="end"/>
        </w:r>
      </w:hyperlink>
    </w:p>
    <w:p w14:paraId="3665D713" w14:textId="69F41FB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2B16D9">
          <w:rPr>
            <w:noProof/>
            <w:webHidden/>
          </w:rPr>
          <w:t>34</w:t>
        </w:r>
        <w:r w:rsidR="00354D14">
          <w:rPr>
            <w:noProof/>
            <w:webHidden/>
          </w:rPr>
          <w:fldChar w:fldCharType="end"/>
        </w:r>
      </w:hyperlink>
    </w:p>
    <w:p w14:paraId="7BF8D096" w14:textId="292842B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2B16D9">
          <w:rPr>
            <w:noProof/>
            <w:webHidden/>
          </w:rPr>
          <w:t>37</w:t>
        </w:r>
        <w:r w:rsidR="00354D14">
          <w:rPr>
            <w:noProof/>
            <w:webHidden/>
          </w:rPr>
          <w:fldChar w:fldCharType="end"/>
        </w:r>
      </w:hyperlink>
    </w:p>
    <w:p w14:paraId="1366FEC9" w14:textId="5270473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2B16D9">
          <w:rPr>
            <w:noProof/>
            <w:webHidden/>
          </w:rPr>
          <w:t>37</w:t>
        </w:r>
        <w:r w:rsidR="00354D14">
          <w:rPr>
            <w:noProof/>
            <w:webHidden/>
          </w:rPr>
          <w:fldChar w:fldCharType="end"/>
        </w:r>
      </w:hyperlink>
    </w:p>
    <w:p w14:paraId="714914E5" w14:textId="33A5BE5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2B16D9">
          <w:rPr>
            <w:noProof/>
            <w:webHidden/>
          </w:rPr>
          <w:t>38</w:t>
        </w:r>
        <w:r w:rsidR="00354D14">
          <w:rPr>
            <w:noProof/>
            <w:webHidden/>
          </w:rPr>
          <w:fldChar w:fldCharType="end"/>
        </w:r>
      </w:hyperlink>
    </w:p>
    <w:p w14:paraId="1BB39805" w14:textId="4CD1F91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2B16D9">
          <w:rPr>
            <w:noProof/>
            <w:webHidden/>
          </w:rPr>
          <w:t>39</w:t>
        </w:r>
        <w:r w:rsidR="00354D14">
          <w:rPr>
            <w:noProof/>
            <w:webHidden/>
          </w:rPr>
          <w:fldChar w:fldCharType="end"/>
        </w:r>
      </w:hyperlink>
    </w:p>
    <w:p w14:paraId="53DBB0FC" w14:textId="63C3559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2B16D9">
          <w:rPr>
            <w:noProof/>
            <w:webHidden/>
          </w:rPr>
          <w:t>48</w:t>
        </w:r>
        <w:r w:rsidR="00354D14">
          <w:rPr>
            <w:noProof/>
            <w:webHidden/>
          </w:rPr>
          <w:fldChar w:fldCharType="end"/>
        </w:r>
      </w:hyperlink>
    </w:p>
    <w:p w14:paraId="2E21A417" w14:textId="6043249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2B16D9">
          <w:rPr>
            <w:noProof/>
            <w:webHidden/>
          </w:rPr>
          <w:t>51</w:t>
        </w:r>
        <w:r w:rsidR="00354D14">
          <w:rPr>
            <w:noProof/>
            <w:webHidden/>
          </w:rPr>
          <w:fldChar w:fldCharType="end"/>
        </w:r>
      </w:hyperlink>
    </w:p>
    <w:p w14:paraId="5BA0D973" w14:textId="482E18B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2B16D9">
          <w:rPr>
            <w:noProof/>
            <w:webHidden/>
          </w:rPr>
          <w:t>53</w:t>
        </w:r>
        <w:r w:rsidR="00354D14">
          <w:rPr>
            <w:noProof/>
            <w:webHidden/>
          </w:rPr>
          <w:fldChar w:fldCharType="end"/>
        </w:r>
      </w:hyperlink>
    </w:p>
    <w:p w14:paraId="44C2FB7A" w14:textId="79B796E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2B16D9">
          <w:rPr>
            <w:noProof/>
            <w:webHidden/>
          </w:rPr>
          <w:t>58</w:t>
        </w:r>
        <w:r w:rsidR="00354D14">
          <w:rPr>
            <w:noProof/>
            <w:webHidden/>
          </w:rPr>
          <w:fldChar w:fldCharType="end"/>
        </w:r>
      </w:hyperlink>
    </w:p>
    <w:p w14:paraId="073643FA" w14:textId="27FBA26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2B16D9">
          <w:rPr>
            <w:noProof/>
            <w:webHidden/>
          </w:rPr>
          <w:t>58</w:t>
        </w:r>
        <w:r w:rsidR="00354D14">
          <w:rPr>
            <w:noProof/>
            <w:webHidden/>
          </w:rPr>
          <w:fldChar w:fldCharType="end"/>
        </w:r>
      </w:hyperlink>
    </w:p>
    <w:p w14:paraId="47DA7A54" w14:textId="531FFC6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2B16D9">
          <w:rPr>
            <w:noProof/>
            <w:webHidden/>
          </w:rPr>
          <w:t>59</w:t>
        </w:r>
        <w:r w:rsidR="00354D14">
          <w:rPr>
            <w:noProof/>
            <w:webHidden/>
          </w:rPr>
          <w:fldChar w:fldCharType="end"/>
        </w:r>
      </w:hyperlink>
    </w:p>
    <w:p w14:paraId="2393BE50" w14:textId="7299FF5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2B16D9">
          <w:rPr>
            <w:noProof/>
            <w:webHidden/>
          </w:rPr>
          <w:t>59</w:t>
        </w:r>
        <w:r w:rsidR="00354D14">
          <w:rPr>
            <w:noProof/>
            <w:webHidden/>
          </w:rPr>
          <w:fldChar w:fldCharType="end"/>
        </w:r>
      </w:hyperlink>
    </w:p>
    <w:p w14:paraId="75F8B5B6" w14:textId="1E0644D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2B16D9">
          <w:rPr>
            <w:noProof/>
            <w:webHidden/>
          </w:rPr>
          <w:t>65</w:t>
        </w:r>
        <w:r w:rsidR="00354D14">
          <w:rPr>
            <w:noProof/>
            <w:webHidden/>
          </w:rPr>
          <w:fldChar w:fldCharType="end"/>
        </w:r>
      </w:hyperlink>
    </w:p>
    <w:p w14:paraId="615FFF3A" w14:textId="79FEB99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2B16D9">
          <w:rPr>
            <w:noProof/>
            <w:webHidden/>
          </w:rPr>
          <w:t>77</w:t>
        </w:r>
        <w:r w:rsidR="00354D14">
          <w:rPr>
            <w:noProof/>
            <w:webHidden/>
          </w:rPr>
          <w:fldChar w:fldCharType="end"/>
        </w:r>
      </w:hyperlink>
    </w:p>
    <w:p w14:paraId="3ACF3481" w14:textId="48C7338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2B16D9">
          <w:rPr>
            <w:noProof/>
            <w:webHidden/>
          </w:rPr>
          <w:t>86</w:t>
        </w:r>
        <w:r w:rsidR="00354D14">
          <w:rPr>
            <w:noProof/>
            <w:webHidden/>
          </w:rPr>
          <w:fldChar w:fldCharType="end"/>
        </w:r>
      </w:hyperlink>
    </w:p>
    <w:p w14:paraId="3A1E09F0" w14:textId="2D22D58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2B16D9">
          <w:rPr>
            <w:noProof/>
            <w:webHidden/>
          </w:rPr>
          <w:t>88</w:t>
        </w:r>
        <w:r w:rsidR="00354D14">
          <w:rPr>
            <w:noProof/>
            <w:webHidden/>
          </w:rPr>
          <w:fldChar w:fldCharType="end"/>
        </w:r>
      </w:hyperlink>
    </w:p>
    <w:p w14:paraId="2D700432" w14:textId="1FD73E2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2B16D9">
          <w:rPr>
            <w:noProof/>
            <w:webHidden/>
          </w:rPr>
          <w:t>94</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20" w:name="_Ref160012265"/>
      <w:bookmarkStart w:id="21" w:name="_Toc170288546"/>
      <w:r>
        <w:lastRenderedPageBreak/>
        <w:t>Introduction</w:t>
      </w:r>
      <w:bookmarkEnd w:id="20"/>
      <w:bookmarkEnd w:id="21"/>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22" w:name="_Toc170288547"/>
      <w:r>
        <w:t>Purpose</w:t>
      </w:r>
      <w:bookmarkEnd w:id="22"/>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3" w:name="_Toc170288548"/>
      <w:r>
        <w:t>Use of the protocol</w:t>
      </w:r>
      <w:bookmarkEnd w:id="23"/>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4" w:name="_Toc170288549"/>
      <w:r>
        <w:t>Protocol history</w:t>
      </w:r>
      <w:bookmarkEnd w:id="24"/>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5" w:name="_Toc170288550"/>
      <w:r>
        <w:t>Protocol transport</w:t>
      </w:r>
      <w:bookmarkEnd w:id="25"/>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4199E50E"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2B16D9">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6" w:author="Steve Beadle" w:date="2024-07-12T14:52:00Z">
        <w:r w:rsidR="002B16D9" w:rsidRPr="002B16D9">
          <w:rPr>
            <w:rStyle w:val="Crossreference"/>
            <w:rPrChange w:id="27" w:author="Steve Beadle" w:date="2024-07-12T14:52:00Z">
              <w:rPr/>
            </w:rPrChange>
          </w:rPr>
          <w:t>Use of MQTT</w:t>
        </w:r>
      </w:ins>
      <w:del w:id="28" w:author="Steve Beadle" w:date="2024-07-12T14:50:00Z">
        <w:r w:rsidR="000F7EA9" w:rsidRPr="00B86E80" w:rsidDel="002B16D9">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28B6B2BC"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9" w:author="Steve Beadle" w:date="2024-07-12T14:52:00Z">
        <w:r w:rsidR="002B16D9" w:rsidRPr="002B16D9">
          <w:rPr>
            <w:rStyle w:val="Crossreference"/>
            <w:rFonts w:eastAsia="DengXian"/>
            <w:rPrChange w:id="30" w:author="Steve Beadle" w:date="2024-07-12T14:52:00Z">
              <w:rPr>
                <w:rFonts w:eastAsia="DengXian" w:cs="Arial"/>
                <w:lang w:eastAsia="en-US"/>
              </w:rPr>
            </w:rPrChange>
          </w:rPr>
          <w:t>[JSONSchema]</w:t>
        </w:r>
      </w:ins>
      <w:del w:id="31" w:author="Steve Beadle" w:date="2024-07-12T14:50:00Z">
        <w:r w:rsidR="000F7EA9" w:rsidRPr="00B86E80" w:rsidDel="002B16D9">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32" w:name="_Ref163149864"/>
      <w:bookmarkStart w:id="33" w:name="_Ref163149872"/>
      <w:bookmarkStart w:id="34" w:name="_Ref163149876"/>
      <w:bookmarkStart w:id="35"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32"/>
      <w:bookmarkEnd w:id="33"/>
      <w:bookmarkEnd w:id="34"/>
      <w:bookmarkEnd w:id="35"/>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6" w:name="_Toc170288552"/>
      <w:r w:rsidRPr="00A05273">
        <w:t xml:space="preserve">Lucid </w:t>
      </w:r>
      <w:r w:rsidR="00A018AA">
        <w:t>b</w:t>
      </w:r>
      <w:r w:rsidRPr="00A05273">
        <w:t xml:space="preserve">etween </w:t>
      </w:r>
      <w:r w:rsidR="006B0494" w:rsidRPr="00A05273">
        <w:t>supervisory applications</w:t>
      </w:r>
      <w:bookmarkEnd w:id="36"/>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7" w:name="_Toc170288553"/>
      <w:r>
        <w:t>Data representation</w:t>
      </w:r>
      <w:bookmarkEnd w:id="37"/>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8" w:name="_Toc170288554"/>
      <w:r>
        <w:lastRenderedPageBreak/>
        <w:t xml:space="preserve">Data </w:t>
      </w:r>
      <w:r w:rsidR="006B0494">
        <w:t>model</w:t>
      </w:r>
      <w:bookmarkEnd w:id="38"/>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9" w:name="_Toc170288555"/>
      <w:r>
        <w:t xml:space="preserve">Field </w:t>
      </w:r>
      <w:r w:rsidR="006B0494">
        <w:t>device</w:t>
      </w:r>
      <w:bookmarkEnd w:id="39"/>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3EE98F8A"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40" w:author="Steve Beadle" w:date="2024-07-12T14:52:00Z">
        <w:r w:rsidR="002B16D9" w:rsidRPr="002B16D9">
          <w:rPr>
            <w:rStyle w:val="Crossreference"/>
            <w:rPrChange w:id="41" w:author="Steve Beadle" w:date="2024-07-12T14:52:00Z">
              <w:rPr/>
            </w:rPrChange>
          </w:rPr>
          <w:t xml:space="preserve">Figure </w:t>
        </w:r>
        <w:r w:rsidR="002B16D9" w:rsidRPr="002B16D9">
          <w:rPr>
            <w:rStyle w:val="Crossreference"/>
            <w:rPrChange w:id="42" w:author="Steve Beadle" w:date="2024-07-12T14:52:00Z">
              <w:rPr>
                <w:noProof/>
              </w:rPr>
            </w:rPrChange>
          </w:rPr>
          <w:t>1</w:t>
        </w:r>
      </w:ins>
      <w:del w:id="43" w:author="Steve Beadle" w:date="2024-07-12T14:50:00Z">
        <w:r w:rsidR="000F7EA9" w:rsidRPr="00B86E80" w:rsidDel="002B16D9">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A105794"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2B16D9">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4" w:author="Steve Beadle" w:date="2024-07-12T14:52:00Z">
        <w:r w:rsidR="002B16D9" w:rsidRPr="002B16D9">
          <w:rPr>
            <w:rStyle w:val="Crossreference"/>
            <w:rPrChange w:id="45" w:author="Steve Beadle" w:date="2024-07-12T14:52:00Z">
              <w:rPr/>
            </w:rPrChange>
          </w:rPr>
          <w:t>Example use cases</w:t>
        </w:r>
      </w:ins>
      <w:del w:id="46" w:author="Steve Beadle" w:date="2024-07-12T14:50:00Z">
        <w:r w:rsidR="000F7EA9" w:rsidRPr="00B86E80" w:rsidDel="002B16D9">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0B9CACB1" w:rsidR="00E279F0" w:rsidRDefault="00E279F0" w:rsidP="009F3044">
      <w:pPr>
        <w:pStyle w:val="Caption"/>
      </w:pPr>
      <w:bookmarkStart w:id="47" w:name="_Ref160528474"/>
      <w:bookmarkStart w:id="48" w:name="_Toc170288628"/>
      <w:r>
        <w:t xml:space="preserve">Figure </w:t>
      </w:r>
      <w:fldSimple w:instr=" SEQ Figure \* ARABIC ">
        <w:r w:rsidR="002B16D9">
          <w:rPr>
            <w:noProof/>
          </w:rPr>
          <w:t>1</w:t>
        </w:r>
      </w:fldSimple>
      <w:bookmarkEnd w:id="47"/>
      <w:r>
        <w:tab/>
      </w:r>
      <w:r w:rsidRPr="00E279F0">
        <w:t xml:space="preserve">Field device and </w:t>
      </w:r>
      <w:r w:rsidR="00A018AA">
        <w:t>s</w:t>
      </w:r>
      <w:r w:rsidRPr="00E279F0">
        <w:t>upervisory application messages</w:t>
      </w:r>
      <w:bookmarkEnd w:id="48"/>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57515719"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2B16D9">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9" w:author="Steve Beadle" w:date="2024-07-12T14:52:00Z">
        <w:r w:rsidR="002B16D9" w:rsidRPr="002B16D9">
          <w:rPr>
            <w:rStyle w:val="Crossreference"/>
            <w:rPrChange w:id="50" w:author="Steve Beadle" w:date="2024-07-12T14:52:00Z">
              <w:rPr/>
            </w:rPrChange>
          </w:rPr>
          <w:t>Use of MQTT</w:t>
        </w:r>
      </w:ins>
      <w:del w:id="51" w:author="Steve Beadle" w:date="2024-07-12T14:50:00Z">
        <w:r w:rsidR="000F7EA9" w:rsidRPr="00B86E80" w:rsidDel="002B16D9">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52" w:name="_Toc170288556"/>
      <w:r>
        <w:t>Lucid schema</w:t>
      </w:r>
      <w:bookmarkEnd w:id="52"/>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gramStart"/>
      <w:r w:rsidRPr="00881D74">
        <w:rPr>
          <w:b/>
          <w:bCs/>
        </w:rPr>
        <w:t>lucid.schema</w:t>
      </w:r>
      <w:proofErr w:type="gramEnd"/>
      <w:r w:rsidRPr="00881D74">
        <w:rPr>
          <w:b/>
          <w:bCs/>
        </w:rPr>
        <w:t>.json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3A8EFDFA" w:rsidR="005950AA" w:rsidRDefault="00FC7015" w:rsidP="009F3044">
      <w:pPr>
        <w:pStyle w:val="Caption"/>
      </w:pPr>
      <w:bookmarkStart w:id="53" w:name="_Toc170288629"/>
      <w:r w:rsidRPr="00BA7567">
        <w:t>Figure</w:t>
      </w:r>
      <w:r w:rsidR="00D82389" w:rsidRPr="00BA7567">
        <w:t xml:space="preserve"> </w:t>
      </w:r>
      <w:fldSimple w:instr=" SEQ Figure \* ARABIC ">
        <w:r w:rsidR="002B16D9">
          <w:rPr>
            <w:noProof/>
          </w:rPr>
          <w:t>2</w:t>
        </w:r>
      </w:fldSimple>
      <w:r w:rsidR="00D82389" w:rsidRPr="00BA7567">
        <w:tab/>
        <w:t>JSON schema</w:t>
      </w:r>
      <w:bookmarkEnd w:id="53"/>
    </w:p>
    <w:p w14:paraId="6D28A886" w14:textId="29299CF9" w:rsidR="009C3498" w:rsidRDefault="009C3498" w:rsidP="009C3498">
      <w:pPr>
        <w:pStyle w:val="Heading3"/>
      </w:pPr>
      <w:bookmarkStart w:id="54" w:name="_Toc170288557"/>
      <w:r>
        <w:t xml:space="preserve">Device </w:t>
      </w:r>
      <w:r w:rsidR="006B0494">
        <w:t>profile</w:t>
      </w:r>
      <w:bookmarkEnd w:id="54"/>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xml:space="preserve">// These three fields uniquely define the </w:t>
      </w:r>
      <w:proofErr w:type="gramStart"/>
      <w:r>
        <w:t>device</w:t>
      </w:r>
      <w:proofErr w:type="gramEnd"/>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w:t>
      </w:r>
      <w:proofErr w:type="gramStart"/>
      <w:r w:rsidR="00AE0EA5">
        <w:t>E.g.</w:t>
      </w:r>
      <w:proofErr w:type="gramEnd"/>
      <w:r w:rsidR="00AE0EA5">
        <w:t xml:space="preserve"> "Dev1_ACME_1-2". This is used </w:t>
      </w:r>
      <w:proofErr w:type="gramStart"/>
      <w:r w:rsidR="00AE0EA5">
        <w:t>in</w:t>
      </w:r>
      <w:proofErr w:type="gramEnd"/>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w:t>
      </w:r>
      <w:proofErr w:type="gramStart"/>
      <w:r w:rsidR="00AE0EA5">
        <w:t>message</w:t>
      </w:r>
      <w:proofErr w:type="gramEnd"/>
      <w:r w:rsidR="00AE0EA5">
        <w:t xml:space="preserve">. Avoid using periods or </w:t>
      </w:r>
      <w:proofErr w:type="gramStart"/>
      <w:r w:rsidR="00AE0EA5">
        <w:t>other</w:t>
      </w:r>
      <w:proofErr w:type="gramEnd"/>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w:t>
      </w:r>
      <w:proofErr w:type="gramStart"/>
      <w:r>
        <w:t>downloaded</w:t>
      </w:r>
      <w:proofErr w:type="gramEnd"/>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xml:space="preserve">// Whether the device can receive </w:t>
      </w:r>
      <w:proofErr w:type="gramStart"/>
      <w:r>
        <w:t>configuration</w:t>
      </w:r>
      <w:proofErr w:type="gramEnd"/>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5"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5"/>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6841FECD"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2B16D9">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6" w:author="Steve Beadle" w:date="2024-07-12T14:52:00Z">
        <w:r w:rsidR="002B16D9" w:rsidRPr="002B16D9">
          <w:rPr>
            <w:rStyle w:val="Crossreference"/>
            <w:rPrChange w:id="57" w:author="Steve Beadle" w:date="2024-07-12T14:52:00Z">
              <w:rPr/>
            </w:rPrChange>
          </w:rPr>
          <w:t>Configuration</w:t>
        </w:r>
      </w:ins>
      <w:del w:id="58" w:author="Steve Beadle" w:date="2024-07-12T14:50:00Z">
        <w:r w:rsidR="000F7EA9" w:rsidRPr="00B86E80" w:rsidDel="002B16D9">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67AD0564"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9" w:author="Steve Beadle" w:date="2024-07-12T14:52:00Z">
        <w:r w:rsidR="002B16D9" w:rsidRPr="002B16D9">
          <w:rPr>
            <w:rStyle w:val="Crossreference"/>
            <w:rPrChange w:id="60" w:author="Steve Beadle" w:date="2024-07-12T14:52:00Z">
              <w:rPr/>
            </w:rPrChange>
          </w:rPr>
          <w:t xml:space="preserve">Figure </w:t>
        </w:r>
        <w:r w:rsidR="002B16D9" w:rsidRPr="002B16D9">
          <w:rPr>
            <w:rStyle w:val="Crossreference"/>
            <w:rPrChange w:id="61" w:author="Steve Beadle" w:date="2024-07-12T14:52:00Z">
              <w:rPr>
                <w:noProof/>
              </w:rPr>
            </w:rPrChange>
          </w:rPr>
          <w:t>3</w:t>
        </w:r>
      </w:ins>
      <w:del w:id="62" w:author="Steve Beadle" w:date="2024-07-12T14:50:00Z">
        <w:r w:rsidR="000F7EA9" w:rsidRPr="00B86E80" w:rsidDel="002B16D9">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50D772C5"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2B16D9">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2B16D9">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2B16D9"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3A69DDB3" w:rsidR="00D616A6" w:rsidRDefault="00FC7015" w:rsidP="007335B8">
      <w:pPr>
        <w:pStyle w:val="Caption"/>
      </w:pPr>
      <w:bookmarkStart w:id="63" w:name="_Ref160529908"/>
      <w:bookmarkStart w:id="64" w:name="_Toc160543266"/>
      <w:bookmarkStart w:id="65" w:name="_Toc170288630"/>
      <w:r>
        <w:t xml:space="preserve">Figure </w:t>
      </w:r>
      <w:fldSimple w:instr=" SEQ Figure \* ARABIC ">
        <w:r w:rsidR="002B16D9">
          <w:rPr>
            <w:noProof/>
          </w:rPr>
          <w:t>3</w:t>
        </w:r>
      </w:fldSimple>
      <w:bookmarkEnd w:id="63"/>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4"/>
      <w:bookmarkEnd w:id="65"/>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6" w:name="_Ref160530157"/>
      <w:bookmarkStart w:id="67" w:name="_Toc170288558"/>
      <w:r>
        <w:t>Configuration</w:t>
      </w:r>
      <w:bookmarkEnd w:id="66"/>
      <w:bookmarkEnd w:id="67"/>
    </w:p>
    <w:p w14:paraId="3B8A49D7" w14:textId="2EDEBD68"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2B16D9">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8" w:author="Steve Beadle" w:date="2024-07-12T14:52:00Z">
        <w:r w:rsidR="002B16D9" w:rsidRPr="002B16D9">
          <w:rPr>
            <w:rStyle w:val="Crossreference"/>
            <w:rPrChange w:id="69" w:author="Steve Beadle" w:date="2024-07-12T14:52:00Z">
              <w:rPr/>
            </w:rPrChange>
          </w:rPr>
          <w:t>Configuration errors</w:t>
        </w:r>
      </w:ins>
      <w:del w:id="70" w:author="Steve Beadle" w:date="2024-07-12T14:50:00Z">
        <w:r w:rsidR="000F7EA9" w:rsidRPr="00B86E80" w:rsidDel="002B16D9">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proofErr w:type="gramStart"/>
      <w:r w:rsidR="006B0494">
        <w:t>topic</w:t>
      </w:r>
      <w:proofErr w:type="gramEnd"/>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71" w:name="_Ref162954664"/>
      <w:r>
        <w:t xml:space="preserve">Configuration </w:t>
      </w:r>
      <w:r w:rsidR="006B0494">
        <w:t>errors</w:t>
      </w:r>
      <w:bookmarkEnd w:id="71"/>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0B09704A"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2" w:author="Steve Beadle" w:date="2024-07-12T14:52:00Z">
        <w:r w:rsidR="002B16D9" w:rsidRPr="002B16D9">
          <w:rPr>
            <w:rStyle w:val="Crossreference"/>
            <w:rPrChange w:id="73" w:author="Steve Beadle" w:date="2024-07-12T14:52:00Z">
              <w:rPr/>
            </w:rPrChange>
          </w:rPr>
          <w:t xml:space="preserve">Table </w:t>
        </w:r>
        <w:r w:rsidR="002B16D9" w:rsidRPr="002B16D9">
          <w:rPr>
            <w:rStyle w:val="Crossreference"/>
            <w:rPrChange w:id="74" w:author="Steve Beadle" w:date="2024-07-12T14:52:00Z">
              <w:rPr>
                <w:noProof/>
              </w:rPr>
            </w:rPrChange>
          </w:rPr>
          <w:t>1</w:t>
        </w:r>
      </w:ins>
      <w:del w:id="75" w:author="Steve Beadle" w:date="2024-07-12T14:50:00Z">
        <w:r w:rsidR="000F7EA9" w:rsidRPr="00B86E80" w:rsidDel="002B16D9">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2D71F1F4" w:rsidR="00180D58" w:rsidRDefault="00FC7015" w:rsidP="00297394">
      <w:pPr>
        <w:pStyle w:val="Caption"/>
        <w:keepNext/>
      </w:pPr>
      <w:bookmarkStart w:id="76" w:name="_Ref160457063"/>
      <w:bookmarkStart w:id="77" w:name="_Toc160543307"/>
      <w:bookmarkStart w:id="78" w:name="_Toc170288640"/>
      <w:r>
        <w:t xml:space="preserve">Table </w:t>
      </w:r>
      <w:fldSimple w:instr=" SEQ Table \* ARABIC ">
        <w:r w:rsidR="002B16D9">
          <w:rPr>
            <w:noProof/>
          </w:rPr>
          <w:t>1</w:t>
        </w:r>
      </w:fldSimple>
      <w:bookmarkEnd w:id="76"/>
      <w:r w:rsidR="00180D58">
        <w:tab/>
      </w:r>
      <w:r w:rsidR="00180D58" w:rsidRPr="00180D58">
        <w:t>Device elements</w:t>
      </w:r>
      <w:bookmarkEnd w:id="77"/>
      <w:bookmarkEnd w:id="7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2B16D9">
            <w:pPr>
              <w:pStyle w:val="TableText"/>
            </w:pPr>
            <w:r>
              <w:t>Node Id</w:t>
            </w:r>
          </w:p>
        </w:tc>
        <w:tc>
          <w:tcPr>
            <w:tcW w:w="1339" w:type="dxa"/>
            <w:shd w:val="clear" w:color="auto" w:fill="auto"/>
          </w:tcPr>
          <w:p w14:paraId="46124F7B" w14:textId="0FCD2FF9" w:rsidR="00E4091F" w:rsidRPr="008A325B" w:rsidRDefault="00E4091F" w:rsidP="002B16D9">
            <w:pPr>
              <w:pStyle w:val="TableText"/>
            </w:pPr>
            <w:r>
              <w:t>String</w:t>
            </w:r>
          </w:p>
        </w:tc>
        <w:tc>
          <w:tcPr>
            <w:tcW w:w="1617" w:type="dxa"/>
          </w:tcPr>
          <w:p w14:paraId="6305A1D9" w14:textId="4DB62F82" w:rsidR="00E4091F" w:rsidRPr="00DA2284" w:rsidRDefault="00E4091F" w:rsidP="002B16D9">
            <w:pPr>
              <w:pStyle w:val="TableText"/>
            </w:pPr>
            <w:r w:rsidRPr="00DA2284">
              <w:t>nid</w:t>
            </w:r>
          </w:p>
        </w:tc>
        <w:tc>
          <w:tcPr>
            <w:tcW w:w="1355" w:type="dxa"/>
          </w:tcPr>
          <w:p w14:paraId="0D5C810A" w14:textId="61497613" w:rsidR="00E4091F" w:rsidRDefault="00E4091F" w:rsidP="002B16D9">
            <w:pPr>
              <w:pStyle w:val="TableText"/>
            </w:pPr>
            <w:r w:rsidRPr="005543B9">
              <w:t>Yes</w:t>
            </w:r>
          </w:p>
        </w:tc>
        <w:tc>
          <w:tcPr>
            <w:tcW w:w="3204" w:type="dxa"/>
          </w:tcPr>
          <w:p w14:paraId="7D23332A" w14:textId="5A43ADAA" w:rsidR="00E4091F" w:rsidRDefault="00E4091F" w:rsidP="002B16D9">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2B16D9">
            <w:pPr>
              <w:pStyle w:val="TableText"/>
            </w:pPr>
            <w:r>
              <w:t>Name</w:t>
            </w:r>
          </w:p>
        </w:tc>
        <w:tc>
          <w:tcPr>
            <w:tcW w:w="1339" w:type="dxa"/>
            <w:shd w:val="clear" w:color="auto" w:fill="auto"/>
          </w:tcPr>
          <w:p w14:paraId="2CEC0AD4" w14:textId="4601881E" w:rsidR="00E4091F" w:rsidRPr="008A325B" w:rsidRDefault="00E4091F" w:rsidP="002B16D9">
            <w:pPr>
              <w:pStyle w:val="TableText"/>
            </w:pPr>
            <w:r>
              <w:t>String</w:t>
            </w:r>
          </w:p>
        </w:tc>
        <w:tc>
          <w:tcPr>
            <w:tcW w:w="1617" w:type="dxa"/>
          </w:tcPr>
          <w:p w14:paraId="3F790927" w14:textId="43CFC8AE" w:rsidR="00E4091F" w:rsidRPr="00DA2284" w:rsidRDefault="00E4091F" w:rsidP="002B16D9">
            <w:pPr>
              <w:pStyle w:val="TableText"/>
            </w:pPr>
            <w:r w:rsidRPr="00DA2284">
              <w:t>name</w:t>
            </w:r>
          </w:p>
        </w:tc>
        <w:tc>
          <w:tcPr>
            <w:tcW w:w="1355" w:type="dxa"/>
          </w:tcPr>
          <w:p w14:paraId="15CBCFC4" w14:textId="155296A0" w:rsidR="00E4091F" w:rsidRDefault="00E4091F" w:rsidP="002B16D9">
            <w:pPr>
              <w:pStyle w:val="TableText"/>
            </w:pPr>
            <w:r>
              <w:t>Yes</w:t>
            </w:r>
          </w:p>
        </w:tc>
        <w:tc>
          <w:tcPr>
            <w:tcW w:w="3204" w:type="dxa"/>
          </w:tcPr>
          <w:p w14:paraId="16C3BF1B" w14:textId="09D11D75" w:rsidR="00E4091F" w:rsidRDefault="00E4091F" w:rsidP="002B16D9">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2B16D9">
            <w:pPr>
              <w:pStyle w:val="TableText"/>
            </w:pPr>
            <w:r>
              <w:t>Location</w:t>
            </w:r>
          </w:p>
        </w:tc>
        <w:tc>
          <w:tcPr>
            <w:tcW w:w="1339" w:type="dxa"/>
            <w:shd w:val="clear" w:color="auto" w:fill="auto"/>
          </w:tcPr>
          <w:p w14:paraId="18B33563" w14:textId="0035E11E" w:rsidR="00E4091F" w:rsidRDefault="00E4091F" w:rsidP="002B16D9">
            <w:pPr>
              <w:pStyle w:val="TableText"/>
            </w:pPr>
            <w:r>
              <w:t>String</w:t>
            </w:r>
          </w:p>
        </w:tc>
        <w:tc>
          <w:tcPr>
            <w:tcW w:w="1617" w:type="dxa"/>
          </w:tcPr>
          <w:p w14:paraId="20529501" w14:textId="2E09E410" w:rsidR="00E4091F" w:rsidRPr="00DA2284" w:rsidRDefault="00E4091F" w:rsidP="002B16D9">
            <w:pPr>
              <w:pStyle w:val="TableText"/>
            </w:pPr>
            <w:r w:rsidRPr="00DA2284">
              <w:t>loc</w:t>
            </w:r>
          </w:p>
        </w:tc>
        <w:tc>
          <w:tcPr>
            <w:tcW w:w="1355" w:type="dxa"/>
          </w:tcPr>
          <w:p w14:paraId="3E0DD4B8" w14:textId="4C7EFB13" w:rsidR="00E4091F" w:rsidRDefault="00E4091F" w:rsidP="002B16D9">
            <w:pPr>
              <w:pStyle w:val="TableText"/>
            </w:pPr>
            <w:r>
              <w:t>No</w:t>
            </w:r>
          </w:p>
        </w:tc>
        <w:tc>
          <w:tcPr>
            <w:tcW w:w="3204" w:type="dxa"/>
          </w:tcPr>
          <w:p w14:paraId="519FB7AA" w14:textId="7E1D3966" w:rsidR="00E4091F" w:rsidRDefault="00650646" w:rsidP="002B16D9">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2B16D9">
            <w:pPr>
              <w:pStyle w:val="TableText"/>
            </w:pPr>
            <w:r>
              <w:t>Owner</w:t>
            </w:r>
          </w:p>
        </w:tc>
        <w:tc>
          <w:tcPr>
            <w:tcW w:w="1339" w:type="dxa"/>
            <w:shd w:val="clear" w:color="auto" w:fill="auto"/>
          </w:tcPr>
          <w:p w14:paraId="6F65CBA1" w14:textId="1DB0BE5D" w:rsidR="00E4091F" w:rsidRDefault="00E4091F" w:rsidP="002B16D9">
            <w:pPr>
              <w:pStyle w:val="TableText"/>
            </w:pPr>
            <w:r>
              <w:t>String</w:t>
            </w:r>
          </w:p>
        </w:tc>
        <w:tc>
          <w:tcPr>
            <w:tcW w:w="1617" w:type="dxa"/>
          </w:tcPr>
          <w:p w14:paraId="5CD44588" w14:textId="2083C0F1" w:rsidR="00E4091F" w:rsidRPr="00DA2284" w:rsidRDefault="00E4091F" w:rsidP="002B16D9">
            <w:pPr>
              <w:pStyle w:val="TableText"/>
            </w:pPr>
            <w:r w:rsidRPr="00DA2284">
              <w:t>ownr</w:t>
            </w:r>
          </w:p>
        </w:tc>
        <w:tc>
          <w:tcPr>
            <w:tcW w:w="1355" w:type="dxa"/>
          </w:tcPr>
          <w:p w14:paraId="135D59D4" w14:textId="798D9824" w:rsidR="00E4091F" w:rsidRDefault="00E4091F" w:rsidP="002B16D9">
            <w:pPr>
              <w:pStyle w:val="TableText"/>
            </w:pPr>
            <w:r>
              <w:t>No</w:t>
            </w:r>
          </w:p>
        </w:tc>
        <w:tc>
          <w:tcPr>
            <w:tcW w:w="3204" w:type="dxa"/>
          </w:tcPr>
          <w:p w14:paraId="3336C5FF" w14:textId="48129EEE" w:rsidR="00E4091F" w:rsidRDefault="00E4091F" w:rsidP="002B16D9">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2B16D9">
            <w:pPr>
              <w:pStyle w:val="TableText"/>
            </w:pPr>
            <w:r>
              <w:t>Asset</w:t>
            </w:r>
          </w:p>
        </w:tc>
        <w:tc>
          <w:tcPr>
            <w:tcW w:w="1339" w:type="dxa"/>
            <w:shd w:val="clear" w:color="auto" w:fill="auto"/>
          </w:tcPr>
          <w:p w14:paraId="0D6A727A" w14:textId="65582BDE" w:rsidR="00E4091F" w:rsidRDefault="00E4091F" w:rsidP="002B16D9">
            <w:pPr>
              <w:pStyle w:val="TableText"/>
            </w:pPr>
            <w:r>
              <w:t>String</w:t>
            </w:r>
          </w:p>
        </w:tc>
        <w:tc>
          <w:tcPr>
            <w:tcW w:w="1617" w:type="dxa"/>
          </w:tcPr>
          <w:p w14:paraId="7C76FCAC" w14:textId="0297DC5D" w:rsidR="00E4091F" w:rsidRPr="00DA2284" w:rsidRDefault="00E4091F" w:rsidP="002B16D9">
            <w:pPr>
              <w:pStyle w:val="TableText"/>
            </w:pPr>
            <w:r w:rsidRPr="00DA2284">
              <w:t>asst</w:t>
            </w:r>
          </w:p>
        </w:tc>
        <w:tc>
          <w:tcPr>
            <w:tcW w:w="1355" w:type="dxa"/>
          </w:tcPr>
          <w:p w14:paraId="18FA9940" w14:textId="16ED80CD" w:rsidR="00E4091F" w:rsidRDefault="00E4091F" w:rsidP="002B16D9">
            <w:pPr>
              <w:pStyle w:val="TableText"/>
            </w:pPr>
            <w:r>
              <w:t>No</w:t>
            </w:r>
          </w:p>
        </w:tc>
        <w:tc>
          <w:tcPr>
            <w:tcW w:w="3204" w:type="dxa"/>
          </w:tcPr>
          <w:p w14:paraId="2D89C484" w14:textId="307307FA" w:rsidR="00E4091F" w:rsidRDefault="00E4091F" w:rsidP="002B16D9">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2B16D9">
            <w:pPr>
              <w:pStyle w:val="TableText"/>
            </w:pPr>
            <w:r>
              <w:t>Serial</w:t>
            </w:r>
          </w:p>
        </w:tc>
        <w:tc>
          <w:tcPr>
            <w:tcW w:w="1339" w:type="dxa"/>
            <w:shd w:val="clear" w:color="auto" w:fill="auto"/>
          </w:tcPr>
          <w:p w14:paraId="0A0D3A30" w14:textId="48166049" w:rsidR="00E4091F" w:rsidRDefault="00E4091F" w:rsidP="002B16D9">
            <w:pPr>
              <w:pStyle w:val="TableText"/>
            </w:pPr>
            <w:r>
              <w:t>String</w:t>
            </w:r>
          </w:p>
        </w:tc>
        <w:tc>
          <w:tcPr>
            <w:tcW w:w="1617" w:type="dxa"/>
          </w:tcPr>
          <w:p w14:paraId="4E330608" w14:textId="1D78ABC9" w:rsidR="00E4091F" w:rsidRPr="00DA2284" w:rsidRDefault="00E4091F" w:rsidP="002B16D9">
            <w:pPr>
              <w:pStyle w:val="TableText"/>
            </w:pPr>
            <w:r w:rsidRPr="00DA2284">
              <w:t>serl</w:t>
            </w:r>
          </w:p>
        </w:tc>
        <w:tc>
          <w:tcPr>
            <w:tcW w:w="1355" w:type="dxa"/>
          </w:tcPr>
          <w:p w14:paraId="0B8C8ADD" w14:textId="3962FAA3" w:rsidR="00E4091F" w:rsidRDefault="00E4091F" w:rsidP="002B16D9">
            <w:pPr>
              <w:pStyle w:val="TableText"/>
            </w:pPr>
            <w:r>
              <w:t>No</w:t>
            </w:r>
          </w:p>
        </w:tc>
        <w:tc>
          <w:tcPr>
            <w:tcW w:w="3204" w:type="dxa"/>
          </w:tcPr>
          <w:p w14:paraId="7FA56B9B" w14:textId="25361708" w:rsidR="00E4091F" w:rsidRDefault="00E4091F" w:rsidP="002B16D9">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2B16D9">
            <w:pPr>
              <w:pStyle w:val="TableText"/>
            </w:pPr>
            <w:r>
              <w:t>Latitude</w:t>
            </w:r>
          </w:p>
        </w:tc>
        <w:tc>
          <w:tcPr>
            <w:tcW w:w="1339" w:type="dxa"/>
            <w:shd w:val="clear" w:color="auto" w:fill="auto"/>
          </w:tcPr>
          <w:p w14:paraId="407DD68F" w14:textId="737450C7" w:rsidR="00E4091F" w:rsidRDefault="00E4091F" w:rsidP="002B16D9">
            <w:pPr>
              <w:pStyle w:val="TableText"/>
            </w:pPr>
            <w:r>
              <w:t>Number</w:t>
            </w:r>
          </w:p>
        </w:tc>
        <w:tc>
          <w:tcPr>
            <w:tcW w:w="1617" w:type="dxa"/>
          </w:tcPr>
          <w:p w14:paraId="602200FF" w14:textId="504BD981" w:rsidR="00E4091F" w:rsidRPr="00DA2284" w:rsidRDefault="00E4091F" w:rsidP="002B16D9">
            <w:pPr>
              <w:pStyle w:val="TableText"/>
            </w:pPr>
            <w:r w:rsidRPr="00DA2284">
              <w:t>latitude</w:t>
            </w:r>
          </w:p>
        </w:tc>
        <w:tc>
          <w:tcPr>
            <w:tcW w:w="1355" w:type="dxa"/>
          </w:tcPr>
          <w:p w14:paraId="5DE84E42" w14:textId="08E40368" w:rsidR="00E4091F" w:rsidRDefault="00E4091F" w:rsidP="002B16D9">
            <w:pPr>
              <w:pStyle w:val="TableText"/>
            </w:pPr>
            <w:r>
              <w:t>No</w:t>
            </w:r>
          </w:p>
        </w:tc>
        <w:tc>
          <w:tcPr>
            <w:tcW w:w="3204" w:type="dxa"/>
          </w:tcPr>
          <w:p w14:paraId="3F98B75F" w14:textId="2E636295" w:rsidR="00E4091F" w:rsidRDefault="00E4091F" w:rsidP="002B16D9">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2B16D9">
            <w:pPr>
              <w:pStyle w:val="TableText"/>
            </w:pPr>
            <w:r>
              <w:t>Longitude</w:t>
            </w:r>
          </w:p>
        </w:tc>
        <w:tc>
          <w:tcPr>
            <w:tcW w:w="1339" w:type="dxa"/>
            <w:shd w:val="clear" w:color="auto" w:fill="auto"/>
          </w:tcPr>
          <w:p w14:paraId="6A225104" w14:textId="0071F427" w:rsidR="00E4091F" w:rsidRDefault="00E4091F" w:rsidP="002B16D9">
            <w:pPr>
              <w:pStyle w:val="TableText"/>
            </w:pPr>
            <w:r>
              <w:t>Number</w:t>
            </w:r>
          </w:p>
        </w:tc>
        <w:tc>
          <w:tcPr>
            <w:tcW w:w="1617" w:type="dxa"/>
          </w:tcPr>
          <w:p w14:paraId="418AF233" w14:textId="2EB0259B" w:rsidR="00E4091F" w:rsidRPr="00DA2284" w:rsidRDefault="00E4091F" w:rsidP="002B16D9">
            <w:pPr>
              <w:pStyle w:val="TableText"/>
            </w:pPr>
            <w:r w:rsidRPr="00DA2284">
              <w:t>longitude</w:t>
            </w:r>
          </w:p>
        </w:tc>
        <w:tc>
          <w:tcPr>
            <w:tcW w:w="1355" w:type="dxa"/>
          </w:tcPr>
          <w:p w14:paraId="0A7A7003" w14:textId="369F6FF2" w:rsidR="00E4091F" w:rsidRDefault="00E4091F" w:rsidP="002B16D9">
            <w:pPr>
              <w:pStyle w:val="TableText"/>
            </w:pPr>
            <w:r>
              <w:t>No</w:t>
            </w:r>
          </w:p>
        </w:tc>
        <w:tc>
          <w:tcPr>
            <w:tcW w:w="3204" w:type="dxa"/>
          </w:tcPr>
          <w:p w14:paraId="1627E2A2" w14:textId="1D966494" w:rsidR="00E4091F" w:rsidRDefault="00E4091F" w:rsidP="002B16D9">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2B16D9">
            <w:pPr>
              <w:pStyle w:val="TableText"/>
            </w:pPr>
            <w:r>
              <w:t>On Scan</w:t>
            </w:r>
          </w:p>
        </w:tc>
        <w:tc>
          <w:tcPr>
            <w:tcW w:w="1339" w:type="dxa"/>
            <w:shd w:val="clear" w:color="auto" w:fill="auto"/>
          </w:tcPr>
          <w:p w14:paraId="73F89310" w14:textId="077FCA1E" w:rsidR="00E4091F" w:rsidRDefault="00E4091F" w:rsidP="002B16D9">
            <w:pPr>
              <w:pStyle w:val="TableText"/>
            </w:pPr>
            <w:r>
              <w:t>Boolean</w:t>
            </w:r>
          </w:p>
        </w:tc>
        <w:tc>
          <w:tcPr>
            <w:tcW w:w="1617" w:type="dxa"/>
          </w:tcPr>
          <w:p w14:paraId="222ECA05" w14:textId="4C79835D" w:rsidR="00E4091F" w:rsidRPr="00DA2284" w:rsidRDefault="00E4091F" w:rsidP="002B16D9">
            <w:pPr>
              <w:pStyle w:val="TableText"/>
            </w:pPr>
            <w:r w:rsidRPr="00DA2284">
              <w:t>scan</w:t>
            </w:r>
          </w:p>
        </w:tc>
        <w:tc>
          <w:tcPr>
            <w:tcW w:w="1355" w:type="dxa"/>
          </w:tcPr>
          <w:p w14:paraId="7808E95F" w14:textId="6CB175E7" w:rsidR="00E4091F" w:rsidRDefault="00E4091F" w:rsidP="002B16D9">
            <w:pPr>
              <w:pStyle w:val="TableText"/>
            </w:pPr>
            <w:r>
              <w:t>Yes</w:t>
            </w:r>
          </w:p>
        </w:tc>
        <w:tc>
          <w:tcPr>
            <w:tcW w:w="3204" w:type="dxa"/>
          </w:tcPr>
          <w:p w14:paraId="08EDCD43" w14:textId="6F050711" w:rsidR="00E4091F" w:rsidRDefault="00E4091F" w:rsidP="002B16D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7BD73C2A"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9" w:author="Steve Beadle" w:date="2024-07-12T14:52:00Z">
        <w:r w:rsidR="002B16D9" w:rsidRPr="002B16D9">
          <w:rPr>
            <w:rStyle w:val="Crossreference"/>
            <w:rPrChange w:id="80" w:author="Steve Beadle" w:date="2024-07-12T14:52:00Z">
              <w:rPr/>
            </w:rPrChange>
          </w:rPr>
          <w:t xml:space="preserve">Table </w:t>
        </w:r>
        <w:r w:rsidR="002B16D9" w:rsidRPr="002B16D9">
          <w:rPr>
            <w:rStyle w:val="Crossreference"/>
            <w:rPrChange w:id="81" w:author="Steve Beadle" w:date="2024-07-12T14:52:00Z">
              <w:rPr>
                <w:noProof/>
              </w:rPr>
            </w:rPrChange>
          </w:rPr>
          <w:t>2</w:t>
        </w:r>
      </w:ins>
      <w:del w:id="82" w:author="Steve Beadle" w:date="2024-07-12T14:50:00Z">
        <w:r w:rsidR="000F7EA9" w:rsidRPr="00B86E80" w:rsidDel="002B16D9">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6C1A3BA3" w:rsidR="004313A4" w:rsidRDefault="004313A4" w:rsidP="009F3044">
      <w:pPr>
        <w:pStyle w:val="Caption"/>
      </w:pPr>
      <w:bookmarkStart w:id="83" w:name="_Ref160537695"/>
      <w:bookmarkStart w:id="84" w:name="_Toc160543308"/>
      <w:bookmarkStart w:id="85" w:name="_Toc170288641"/>
      <w:r>
        <w:t xml:space="preserve">Table </w:t>
      </w:r>
      <w:fldSimple w:instr=" SEQ Table \* ARABIC ">
        <w:r w:rsidR="002B16D9">
          <w:rPr>
            <w:noProof/>
          </w:rPr>
          <w:t>2</w:t>
        </w:r>
      </w:fldSimple>
      <w:bookmarkEnd w:id="83"/>
      <w:r>
        <w:tab/>
      </w:r>
      <w:r w:rsidRPr="004313A4">
        <w:t>Channel elements</w:t>
      </w:r>
      <w:bookmarkEnd w:id="84"/>
      <w:bookmarkEnd w:id="85"/>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2B16D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2B16D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2B16D9">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2B16D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2B16D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2B16D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2B16D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2B16D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2B16D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2B16D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2B16D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2B16D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2B16D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2B16D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2B16D9">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2B16D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2B16D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3CCB8BD6"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6" w:author="Steve Beadle" w:date="2024-07-12T14:52:00Z">
        <w:r w:rsidR="002B16D9" w:rsidRPr="002B16D9">
          <w:rPr>
            <w:rStyle w:val="Crossreference"/>
            <w:rPrChange w:id="87" w:author="Steve Beadle" w:date="2024-07-12T14:52:00Z">
              <w:rPr/>
            </w:rPrChange>
          </w:rPr>
          <w:t xml:space="preserve">Table </w:t>
        </w:r>
        <w:r w:rsidR="002B16D9" w:rsidRPr="002B16D9">
          <w:rPr>
            <w:rStyle w:val="Crossreference"/>
            <w:rPrChange w:id="88" w:author="Steve Beadle" w:date="2024-07-12T14:52:00Z">
              <w:rPr>
                <w:noProof/>
              </w:rPr>
            </w:rPrChange>
          </w:rPr>
          <w:t>3</w:t>
        </w:r>
      </w:ins>
      <w:del w:id="89" w:author="Steve Beadle" w:date="2024-07-12T14:50:00Z">
        <w:r w:rsidR="000F7EA9" w:rsidRPr="00B86E80" w:rsidDel="002B16D9">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1704851C" w:rsidR="00B14B69" w:rsidRDefault="00B14B69" w:rsidP="00537F2E">
      <w:pPr>
        <w:pStyle w:val="Caption"/>
        <w:keepNext/>
      </w:pPr>
      <w:bookmarkStart w:id="90" w:name="_Ref160457959"/>
      <w:bookmarkStart w:id="91" w:name="_Toc160543309"/>
      <w:bookmarkStart w:id="92" w:name="_Toc170288642"/>
      <w:r>
        <w:t xml:space="preserve">Table </w:t>
      </w:r>
      <w:fldSimple w:instr=" SEQ Table \* ARABIC ">
        <w:r w:rsidR="002B16D9">
          <w:rPr>
            <w:noProof/>
          </w:rPr>
          <w:t>3</w:t>
        </w:r>
      </w:fldSimple>
      <w:bookmarkEnd w:id="90"/>
      <w:r>
        <w:tab/>
      </w:r>
      <w:r w:rsidR="005A587D">
        <w:t>Connection</w:t>
      </w:r>
      <w:r w:rsidRPr="00B14B69">
        <w:t xml:space="preserve"> elements</w:t>
      </w:r>
      <w:bookmarkEnd w:id="91"/>
      <w:bookmarkEnd w:id="92"/>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2B16D9">
            <w:pPr>
              <w:pStyle w:val="TableText"/>
            </w:pPr>
            <w:r w:rsidRPr="00DA2284">
              <w:t>Connection Number</w:t>
            </w:r>
          </w:p>
        </w:tc>
        <w:tc>
          <w:tcPr>
            <w:tcW w:w="1019" w:type="dxa"/>
          </w:tcPr>
          <w:p w14:paraId="2CE52BFD" w14:textId="72616A97" w:rsidR="00B14B69" w:rsidRPr="00DA2284" w:rsidRDefault="00B14B69" w:rsidP="002B16D9">
            <w:pPr>
              <w:pStyle w:val="TableText"/>
            </w:pPr>
            <w:r w:rsidRPr="00DA2284">
              <w:t>Integer</w:t>
            </w:r>
          </w:p>
        </w:tc>
        <w:tc>
          <w:tcPr>
            <w:tcW w:w="1101" w:type="dxa"/>
          </w:tcPr>
          <w:p w14:paraId="6ED55782" w14:textId="0CE1D373" w:rsidR="00B14B69" w:rsidRPr="00AA06A1" w:rsidRDefault="00B14B69" w:rsidP="002B16D9">
            <w:pPr>
              <w:pStyle w:val="TableText"/>
            </w:pPr>
            <w:r w:rsidRPr="00AA06A1">
              <w:t>num</w:t>
            </w:r>
          </w:p>
        </w:tc>
        <w:tc>
          <w:tcPr>
            <w:tcW w:w="1355" w:type="dxa"/>
          </w:tcPr>
          <w:p w14:paraId="098B04D3" w14:textId="2960AEF8" w:rsidR="00B14B69" w:rsidRPr="00DA2284" w:rsidRDefault="00B14B69" w:rsidP="002B16D9">
            <w:pPr>
              <w:pStyle w:val="TableText"/>
            </w:pPr>
            <w:r w:rsidRPr="00DA2284">
              <w:t>Yes</w:t>
            </w:r>
          </w:p>
        </w:tc>
        <w:tc>
          <w:tcPr>
            <w:tcW w:w="4019" w:type="dxa"/>
          </w:tcPr>
          <w:p w14:paraId="3544CA06" w14:textId="16FFE3C4" w:rsidR="00B14B69" w:rsidRPr="00DA2284" w:rsidRDefault="00B14B69" w:rsidP="002B16D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2B16D9">
            <w:pPr>
              <w:pStyle w:val="TableText"/>
            </w:pPr>
            <w:r w:rsidRPr="00DA2284">
              <w:t>Connection Name</w:t>
            </w:r>
          </w:p>
        </w:tc>
        <w:tc>
          <w:tcPr>
            <w:tcW w:w="1019" w:type="dxa"/>
          </w:tcPr>
          <w:p w14:paraId="20022CCA" w14:textId="0C4817F2" w:rsidR="00B14B69" w:rsidRPr="00DA2284" w:rsidRDefault="00B14B69" w:rsidP="002B16D9">
            <w:pPr>
              <w:pStyle w:val="TableText"/>
            </w:pPr>
            <w:r w:rsidRPr="00DA2284">
              <w:t>String</w:t>
            </w:r>
          </w:p>
        </w:tc>
        <w:tc>
          <w:tcPr>
            <w:tcW w:w="1101" w:type="dxa"/>
          </w:tcPr>
          <w:p w14:paraId="0E7D15D5" w14:textId="457B2B24" w:rsidR="00B14B69" w:rsidRPr="00AA06A1" w:rsidRDefault="00B14B69" w:rsidP="002B16D9">
            <w:pPr>
              <w:pStyle w:val="TableText"/>
            </w:pPr>
            <w:r w:rsidRPr="00AA06A1">
              <w:t>name</w:t>
            </w:r>
          </w:p>
        </w:tc>
        <w:tc>
          <w:tcPr>
            <w:tcW w:w="1355" w:type="dxa"/>
          </w:tcPr>
          <w:p w14:paraId="6FBB34B0" w14:textId="36D1998B" w:rsidR="00B14B69" w:rsidRPr="00DA2284" w:rsidRDefault="00B14B69" w:rsidP="002B16D9">
            <w:pPr>
              <w:pStyle w:val="TableText"/>
            </w:pPr>
            <w:r w:rsidRPr="00DA2284">
              <w:t>Yes</w:t>
            </w:r>
          </w:p>
        </w:tc>
        <w:tc>
          <w:tcPr>
            <w:tcW w:w="4019" w:type="dxa"/>
          </w:tcPr>
          <w:p w14:paraId="7BE1397F" w14:textId="66F1FD6D" w:rsidR="00B14B69" w:rsidRPr="00DA2284" w:rsidRDefault="00B14B69" w:rsidP="002B16D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2B16D9">
            <w:pPr>
              <w:pStyle w:val="TableText"/>
            </w:pPr>
            <w:r w:rsidRPr="00DA2284">
              <w:t>Channel Number</w:t>
            </w:r>
          </w:p>
        </w:tc>
        <w:tc>
          <w:tcPr>
            <w:tcW w:w="1019" w:type="dxa"/>
          </w:tcPr>
          <w:p w14:paraId="32707D46" w14:textId="5C8AB924" w:rsidR="00B14B69" w:rsidRPr="00DA2284" w:rsidRDefault="00B14B69" w:rsidP="002B16D9">
            <w:pPr>
              <w:pStyle w:val="TableText"/>
            </w:pPr>
            <w:r w:rsidRPr="00DA2284">
              <w:t>Integer</w:t>
            </w:r>
          </w:p>
        </w:tc>
        <w:tc>
          <w:tcPr>
            <w:tcW w:w="1101" w:type="dxa"/>
          </w:tcPr>
          <w:p w14:paraId="2082AFC9" w14:textId="4444E4D9" w:rsidR="00B14B69" w:rsidRPr="00AA06A1" w:rsidRDefault="00B14B69" w:rsidP="002B16D9">
            <w:pPr>
              <w:pStyle w:val="TableText"/>
            </w:pPr>
            <w:r w:rsidRPr="00AA06A1">
              <w:t>channel</w:t>
            </w:r>
          </w:p>
        </w:tc>
        <w:tc>
          <w:tcPr>
            <w:tcW w:w="1355" w:type="dxa"/>
          </w:tcPr>
          <w:p w14:paraId="509E8530" w14:textId="49A1BAEA" w:rsidR="00B14B69" w:rsidRPr="00DA2284" w:rsidRDefault="00B14B69" w:rsidP="002B16D9">
            <w:pPr>
              <w:pStyle w:val="TableText"/>
            </w:pPr>
            <w:r w:rsidRPr="00DA2284">
              <w:t>Yes</w:t>
            </w:r>
          </w:p>
        </w:tc>
        <w:tc>
          <w:tcPr>
            <w:tcW w:w="4019" w:type="dxa"/>
          </w:tcPr>
          <w:p w14:paraId="6C68741A" w14:textId="14762451" w:rsidR="00B14B69" w:rsidRPr="00DA2284" w:rsidRDefault="00B14B69" w:rsidP="002B16D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2B16D9">
            <w:pPr>
              <w:pStyle w:val="TableText"/>
            </w:pPr>
            <w:r w:rsidRPr="00DA2284">
              <w:t>Network Protocol</w:t>
            </w:r>
          </w:p>
        </w:tc>
        <w:tc>
          <w:tcPr>
            <w:tcW w:w="1019" w:type="dxa"/>
          </w:tcPr>
          <w:p w14:paraId="779F218A" w14:textId="36013D36" w:rsidR="00B14B69" w:rsidRPr="00DA2284" w:rsidRDefault="00B14B69" w:rsidP="002B16D9">
            <w:pPr>
              <w:pStyle w:val="TableText"/>
            </w:pPr>
            <w:r w:rsidRPr="00DA2284">
              <w:t>Integer</w:t>
            </w:r>
          </w:p>
        </w:tc>
        <w:tc>
          <w:tcPr>
            <w:tcW w:w="1101" w:type="dxa"/>
          </w:tcPr>
          <w:p w14:paraId="2ED69CE0" w14:textId="5EA1ED48" w:rsidR="00B14B69" w:rsidRPr="00AA06A1" w:rsidRDefault="00B14B69" w:rsidP="002B16D9">
            <w:pPr>
              <w:pStyle w:val="TableText"/>
            </w:pPr>
            <w:r w:rsidRPr="00AA06A1">
              <w:t>prot</w:t>
            </w:r>
          </w:p>
        </w:tc>
        <w:tc>
          <w:tcPr>
            <w:tcW w:w="1355" w:type="dxa"/>
          </w:tcPr>
          <w:p w14:paraId="7A4D0D05" w14:textId="23E5F3FB" w:rsidR="00B14B69" w:rsidRPr="00DA2284" w:rsidRDefault="00B14B69" w:rsidP="002B16D9">
            <w:pPr>
              <w:pStyle w:val="TableText"/>
            </w:pPr>
            <w:r w:rsidRPr="00DA2284">
              <w:t>Yes</w:t>
            </w:r>
          </w:p>
        </w:tc>
        <w:tc>
          <w:tcPr>
            <w:tcW w:w="4019" w:type="dxa"/>
          </w:tcPr>
          <w:p w14:paraId="07291B35" w14:textId="77777777" w:rsidR="004313A4" w:rsidRPr="003E2427" w:rsidRDefault="00B14B69" w:rsidP="002B16D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2B16D9">
            <w:pPr>
              <w:pStyle w:val="TableText"/>
            </w:pPr>
            <w:r w:rsidRPr="003E2427">
              <w:t>0 – IPv4 (TCP)</w:t>
            </w:r>
          </w:p>
          <w:p w14:paraId="78F97C3D" w14:textId="51CD3FC2" w:rsidR="00B14B69" w:rsidRPr="003E2427" w:rsidRDefault="004313A4" w:rsidP="002B16D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2B16D9">
            <w:pPr>
              <w:pStyle w:val="TableText"/>
            </w:pPr>
            <w:r w:rsidRPr="00DA2284">
              <w:lastRenderedPageBreak/>
              <w:t>Network Information</w:t>
            </w:r>
          </w:p>
        </w:tc>
        <w:tc>
          <w:tcPr>
            <w:tcW w:w="1019" w:type="dxa"/>
          </w:tcPr>
          <w:p w14:paraId="7F18AD11" w14:textId="0B193E1A" w:rsidR="00B14B69" w:rsidRPr="00DA2284" w:rsidRDefault="00B14B69" w:rsidP="002B16D9">
            <w:pPr>
              <w:pStyle w:val="TableText"/>
            </w:pPr>
            <w:r w:rsidRPr="00DA2284">
              <w:t>String</w:t>
            </w:r>
          </w:p>
        </w:tc>
        <w:tc>
          <w:tcPr>
            <w:tcW w:w="1101" w:type="dxa"/>
          </w:tcPr>
          <w:p w14:paraId="70B455F1" w14:textId="0544B40B" w:rsidR="00B14B69" w:rsidRPr="00AA06A1" w:rsidRDefault="00B14B69" w:rsidP="002B16D9">
            <w:pPr>
              <w:pStyle w:val="TableText"/>
            </w:pPr>
            <w:r w:rsidRPr="00AA06A1">
              <w:t>net</w:t>
            </w:r>
          </w:p>
        </w:tc>
        <w:tc>
          <w:tcPr>
            <w:tcW w:w="1355" w:type="dxa"/>
          </w:tcPr>
          <w:p w14:paraId="5151E6A0" w14:textId="39F30A86" w:rsidR="00B14B69" w:rsidRPr="00DA2284" w:rsidRDefault="00B14B69" w:rsidP="002B16D9">
            <w:pPr>
              <w:pStyle w:val="TableText"/>
            </w:pPr>
            <w:r w:rsidRPr="00DA2284">
              <w:t>Yes</w:t>
            </w:r>
          </w:p>
        </w:tc>
        <w:tc>
          <w:tcPr>
            <w:tcW w:w="4019" w:type="dxa"/>
          </w:tcPr>
          <w:p w14:paraId="4E096D81" w14:textId="133212C9" w:rsidR="00B14B69" w:rsidRPr="00DA2284" w:rsidRDefault="00B14B69" w:rsidP="002B16D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2B16D9">
            <w:pPr>
              <w:pStyle w:val="TableText"/>
            </w:pPr>
            <w:r w:rsidRPr="00DA2284">
              <w:t>Retries</w:t>
            </w:r>
          </w:p>
        </w:tc>
        <w:tc>
          <w:tcPr>
            <w:tcW w:w="1019" w:type="dxa"/>
          </w:tcPr>
          <w:p w14:paraId="4A396196" w14:textId="4B156D6D" w:rsidR="00B14B69" w:rsidRPr="00DA2284" w:rsidRDefault="00B14B69" w:rsidP="002B16D9">
            <w:pPr>
              <w:pStyle w:val="TableText"/>
            </w:pPr>
            <w:r w:rsidRPr="00DA2284">
              <w:t>Integer</w:t>
            </w:r>
          </w:p>
        </w:tc>
        <w:tc>
          <w:tcPr>
            <w:tcW w:w="1101" w:type="dxa"/>
          </w:tcPr>
          <w:p w14:paraId="16619322" w14:textId="1013CEE3" w:rsidR="00B14B69" w:rsidRPr="00AA06A1" w:rsidRDefault="00B14B69" w:rsidP="002B16D9">
            <w:pPr>
              <w:pStyle w:val="TableText"/>
            </w:pPr>
            <w:r w:rsidRPr="00AA06A1">
              <w:t>retries</w:t>
            </w:r>
          </w:p>
        </w:tc>
        <w:tc>
          <w:tcPr>
            <w:tcW w:w="1355" w:type="dxa"/>
          </w:tcPr>
          <w:p w14:paraId="38563873" w14:textId="62F482B3" w:rsidR="00B14B69" w:rsidRPr="00DA2284" w:rsidRDefault="00B14B69" w:rsidP="002B16D9">
            <w:pPr>
              <w:pStyle w:val="TableText"/>
            </w:pPr>
            <w:r w:rsidRPr="00DA2284">
              <w:t>No</w:t>
            </w:r>
          </w:p>
        </w:tc>
        <w:tc>
          <w:tcPr>
            <w:tcW w:w="4019" w:type="dxa"/>
          </w:tcPr>
          <w:p w14:paraId="5EC056FD" w14:textId="5946FB9F" w:rsidR="00B14B69" w:rsidRPr="00DA2284" w:rsidRDefault="00B14B69" w:rsidP="002B16D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2B16D9">
            <w:pPr>
              <w:pStyle w:val="TableText"/>
            </w:pPr>
            <w:r w:rsidRPr="00DA2284">
              <w:t>Backoff</w:t>
            </w:r>
          </w:p>
        </w:tc>
        <w:tc>
          <w:tcPr>
            <w:tcW w:w="1019" w:type="dxa"/>
          </w:tcPr>
          <w:p w14:paraId="61E3EDFF" w14:textId="2EC44AE5" w:rsidR="00B14B69" w:rsidRPr="00DA2284" w:rsidRDefault="00B14B69" w:rsidP="002B16D9">
            <w:pPr>
              <w:pStyle w:val="TableText"/>
            </w:pPr>
            <w:r w:rsidRPr="00DA2284">
              <w:t>Integer</w:t>
            </w:r>
          </w:p>
        </w:tc>
        <w:tc>
          <w:tcPr>
            <w:tcW w:w="1101" w:type="dxa"/>
          </w:tcPr>
          <w:p w14:paraId="002E32FF" w14:textId="3B79F61A" w:rsidR="00B14B69" w:rsidRPr="00AA06A1" w:rsidRDefault="00B14B69" w:rsidP="002B16D9">
            <w:pPr>
              <w:pStyle w:val="TableText"/>
            </w:pPr>
            <w:r w:rsidRPr="00AA06A1">
              <w:t>backoff</w:t>
            </w:r>
          </w:p>
        </w:tc>
        <w:tc>
          <w:tcPr>
            <w:tcW w:w="1355" w:type="dxa"/>
          </w:tcPr>
          <w:p w14:paraId="07670E92" w14:textId="50E32527" w:rsidR="00B14B69" w:rsidRPr="00DA2284" w:rsidRDefault="00B14B69" w:rsidP="002B16D9">
            <w:pPr>
              <w:pStyle w:val="TableText"/>
            </w:pPr>
            <w:r w:rsidRPr="00DA2284">
              <w:t>No</w:t>
            </w:r>
          </w:p>
        </w:tc>
        <w:tc>
          <w:tcPr>
            <w:tcW w:w="4019" w:type="dxa"/>
          </w:tcPr>
          <w:p w14:paraId="17A6B7C8" w14:textId="35151D9D" w:rsidR="00B14B69" w:rsidRPr="00DA2284" w:rsidRDefault="00B14B69" w:rsidP="002B16D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3" w:name="_Toc170288559"/>
      <w:r w:rsidRPr="005A587D">
        <w:lastRenderedPageBreak/>
        <w:t xml:space="preserve">Connection </w:t>
      </w:r>
      <w:r w:rsidR="006B0494" w:rsidRPr="005A587D">
        <w:t>scheduling</w:t>
      </w:r>
      <w:bookmarkEnd w:id="93"/>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6C1F97A0"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4" w:author="Steve Beadle" w:date="2024-07-12T14:52:00Z">
        <w:r w:rsidR="002B16D9" w:rsidRPr="002B16D9">
          <w:rPr>
            <w:rStyle w:val="Crossreference"/>
            <w:rPrChange w:id="95" w:author="Steve Beadle" w:date="2024-07-12T14:52:00Z">
              <w:rPr/>
            </w:rPrChange>
          </w:rPr>
          <w:t xml:space="preserve">Table </w:t>
        </w:r>
        <w:r w:rsidR="002B16D9" w:rsidRPr="002B16D9">
          <w:rPr>
            <w:rStyle w:val="Crossreference"/>
            <w:rPrChange w:id="96" w:author="Steve Beadle" w:date="2024-07-12T14:52:00Z">
              <w:rPr>
                <w:noProof/>
              </w:rPr>
            </w:rPrChange>
          </w:rPr>
          <w:t>4</w:t>
        </w:r>
      </w:ins>
      <w:del w:id="97" w:author="Steve Beadle" w:date="2024-07-12T14:50:00Z">
        <w:r w:rsidR="000F7EA9" w:rsidRPr="00B86E80" w:rsidDel="002B16D9">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33B83369" w:rsidR="005A587D" w:rsidRDefault="00732C0C" w:rsidP="009F3044">
      <w:pPr>
        <w:pStyle w:val="Caption"/>
      </w:pPr>
      <w:bookmarkStart w:id="98" w:name="_Ref160460276"/>
      <w:bookmarkStart w:id="99" w:name="_Toc160543310"/>
      <w:bookmarkStart w:id="100" w:name="_Toc170288643"/>
      <w:r>
        <w:t xml:space="preserve">Table </w:t>
      </w:r>
      <w:fldSimple w:instr=" SEQ Table \* ARABIC ">
        <w:r w:rsidR="002B16D9">
          <w:rPr>
            <w:noProof/>
          </w:rPr>
          <w:t>4</w:t>
        </w:r>
      </w:fldSimple>
      <w:bookmarkEnd w:id="98"/>
      <w:r>
        <w:tab/>
      </w:r>
      <w:r w:rsidRPr="00732C0C">
        <w:t xml:space="preserve">Information used in defining </w:t>
      </w:r>
      <w:r w:rsidR="00F14026">
        <w:t>s</w:t>
      </w:r>
      <w:r w:rsidRPr="00732C0C">
        <w:t xml:space="preserve">cheduled </w:t>
      </w:r>
      <w:proofErr w:type="gramStart"/>
      <w:r w:rsidR="00F14026">
        <w:t>c</w:t>
      </w:r>
      <w:r w:rsidRPr="00732C0C">
        <w:t>onnections</w:t>
      </w:r>
      <w:bookmarkEnd w:id="99"/>
      <w:bookmarkEnd w:id="100"/>
      <w:proofErr w:type="gramEnd"/>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2B16D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2B16D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2B16D9">
            <w:pPr>
              <w:pStyle w:val="TableText"/>
              <w:rPr>
                <w:rFonts w:eastAsia="DengXian"/>
              </w:rPr>
            </w:pPr>
            <w:r w:rsidRPr="00AA06A1">
              <w:rPr>
                <w:rFonts w:eastAsia="DengXian"/>
              </w:rPr>
              <w:t>num</w:t>
            </w:r>
          </w:p>
        </w:tc>
        <w:tc>
          <w:tcPr>
            <w:tcW w:w="0" w:type="auto"/>
          </w:tcPr>
          <w:p w14:paraId="4BD5DC64" w14:textId="77777777" w:rsidR="005A587D" w:rsidRPr="00AA06A1" w:rsidRDefault="005A587D" w:rsidP="002B16D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2B16D9">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2B16D9">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2B16D9">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2B16D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2B16D9">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2B16D9">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2B16D9">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2B16D9">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2B16D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2B16D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2B16D9">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2B16D9">
            <w:pPr>
              <w:pStyle w:val="TableText"/>
              <w:rPr>
                <w:rFonts w:eastAsia="DengXian"/>
              </w:rPr>
            </w:pPr>
            <w:r>
              <w:rPr>
                <w:rFonts w:eastAsia="DengXian"/>
              </w:rPr>
              <w:t>Repeat Count</w:t>
            </w:r>
          </w:p>
        </w:tc>
        <w:tc>
          <w:tcPr>
            <w:tcW w:w="0" w:type="auto"/>
          </w:tcPr>
          <w:p w14:paraId="65D01A94" w14:textId="290E6F30" w:rsidR="005D25E3" w:rsidRPr="00AA06A1" w:rsidRDefault="005D25E3" w:rsidP="002B16D9">
            <w:pPr>
              <w:pStyle w:val="TableText"/>
              <w:rPr>
                <w:rFonts w:eastAsia="DengXian"/>
              </w:rPr>
            </w:pPr>
            <w:r>
              <w:rPr>
                <w:rFonts w:eastAsia="DengXian"/>
              </w:rPr>
              <w:t>Integer</w:t>
            </w:r>
          </w:p>
        </w:tc>
        <w:tc>
          <w:tcPr>
            <w:tcW w:w="0" w:type="auto"/>
          </w:tcPr>
          <w:p w14:paraId="7B9886B7" w14:textId="6E1675BE" w:rsidR="005D25E3" w:rsidRPr="00AA06A1" w:rsidRDefault="005D25E3" w:rsidP="002B16D9">
            <w:pPr>
              <w:pStyle w:val="TableText"/>
              <w:rPr>
                <w:rFonts w:eastAsia="DengXian"/>
              </w:rPr>
            </w:pPr>
            <w:r>
              <w:rPr>
                <w:rFonts w:eastAsia="DengXian"/>
              </w:rPr>
              <w:t>count</w:t>
            </w:r>
          </w:p>
        </w:tc>
        <w:tc>
          <w:tcPr>
            <w:tcW w:w="0" w:type="auto"/>
          </w:tcPr>
          <w:p w14:paraId="25750A5A" w14:textId="1C25BAA3" w:rsidR="005D25E3" w:rsidRPr="00AA06A1" w:rsidRDefault="005D25E3" w:rsidP="002B16D9">
            <w:pPr>
              <w:pStyle w:val="TableText"/>
              <w:rPr>
                <w:rFonts w:eastAsia="DengXian"/>
              </w:rPr>
            </w:pPr>
            <w:r>
              <w:rPr>
                <w:rFonts w:eastAsia="DengXian"/>
              </w:rPr>
              <w:t>No</w:t>
            </w:r>
          </w:p>
        </w:tc>
        <w:tc>
          <w:tcPr>
            <w:tcW w:w="3238" w:type="dxa"/>
          </w:tcPr>
          <w:p w14:paraId="161AD984" w14:textId="133439B2" w:rsidR="005D25E3" w:rsidRPr="00AA06A1" w:rsidRDefault="005D25E3" w:rsidP="002B16D9">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2B16D9">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2B16D9">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2B16D9">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2B16D9">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2B16D9">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7571133B"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2B16D9">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01" w:author="Steve Beadle" w:date="2024-07-12T14:52:00Z">
        <w:r w:rsidR="002B16D9" w:rsidRPr="002B16D9">
          <w:rPr>
            <w:rStyle w:val="Crossreference"/>
            <w:rPrChange w:id="102" w:author="Steve Beadle" w:date="2024-07-12T14:52:00Z">
              <w:rPr/>
            </w:rPrChange>
          </w:rPr>
          <w:t>Time formats</w:t>
        </w:r>
      </w:ins>
      <w:del w:id="103" w:author="Steve Beadle" w:date="2024-07-12T14:50:00Z">
        <w:r w:rsidR="000F7EA9" w:rsidRPr="00B86E80" w:rsidDel="002B16D9">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4" w:name="_Ref160538894"/>
      <w:bookmarkStart w:id="105" w:name="_Ref160538900"/>
      <w:bookmarkStart w:id="106" w:name="_Toc170288560"/>
      <w:r>
        <w:lastRenderedPageBreak/>
        <w:t>Time formats</w:t>
      </w:r>
      <w:bookmarkEnd w:id="104"/>
      <w:bookmarkEnd w:id="105"/>
      <w:bookmarkEnd w:id="106"/>
    </w:p>
    <w:p w14:paraId="435B32B8" w14:textId="424D8598"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7" w:author="Steve Beadle" w:date="2024-07-12T14:52:00Z">
        <w:r w:rsidR="002B16D9" w:rsidRPr="002B16D9">
          <w:rPr>
            <w:rStyle w:val="Crossreference"/>
            <w:rPrChange w:id="108" w:author="Steve Beadle" w:date="2024-07-12T14:52:00Z">
              <w:rPr/>
            </w:rPrChange>
          </w:rPr>
          <w:t xml:space="preserve">Table </w:t>
        </w:r>
        <w:r w:rsidR="002B16D9" w:rsidRPr="002B16D9">
          <w:rPr>
            <w:rStyle w:val="Crossreference"/>
            <w:rPrChange w:id="109" w:author="Steve Beadle" w:date="2024-07-12T14:52:00Z">
              <w:rPr>
                <w:noProof/>
              </w:rPr>
            </w:rPrChange>
          </w:rPr>
          <w:t>5</w:t>
        </w:r>
      </w:ins>
      <w:del w:id="110" w:author="Steve Beadle" w:date="2024-07-12T14:50:00Z">
        <w:r w:rsidR="000F7EA9" w:rsidRPr="00B86E80" w:rsidDel="002B16D9">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7FEE1AD4" w:rsidR="0007620E" w:rsidRPr="00AE3465" w:rsidRDefault="0007620E" w:rsidP="000B4273">
      <w:pPr>
        <w:pStyle w:val="Caption"/>
        <w:keepNext/>
      </w:pPr>
      <w:bookmarkStart w:id="111" w:name="_Ref160532049"/>
      <w:bookmarkStart w:id="112" w:name="_Toc170288644"/>
      <w:r>
        <w:t xml:space="preserve">Table </w:t>
      </w:r>
      <w:fldSimple w:instr=" SEQ Table \* ARABIC ">
        <w:r w:rsidR="002B16D9">
          <w:rPr>
            <w:noProof/>
          </w:rPr>
          <w:t>5</w:t>
        </w:r>
      </w:fldSimple>
      <w:bookmarkEnd w:id="111"/>
      <w:r w:rsidRPr="00AE3465">
        <w:tab/>
        <w:t>Time formats</w:t>
      </w:r>
      <w:bookmarkEnd w:id="11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2B16D9">
            <w:pPr>
              <w:pStyle w:val="TableText"/>
            </w:pPr>
            <w:r w:rsidRPr="00C16A60">
              <w:t>Absolute time</w:t>
            </w:r>
          </w:p>
        </w:tc>
        <w:tc>
          <w:tcPr>
            <w:tcW w:w="6734" w:type="dxa"/>
            <w:shd w:val="clear" w:color="auto" w:fill="auto"/>
          </w:tcPr>
          <w:p w14:paraId="304A229E" w14:textId="77777777" w:rsidR="0007620E" w:rsidRPr="00524662" w:rsidRDefault="0007620E" w:rsidP="002B16D9">
            <w:pPr>
              <w:pStyle w:val="TableText"/>
            </w:pPr>
            <w:r w:rsidRPr="00524662">
              <w:t xml:space="preserve">All times are specified in UTC. </w:t>
            </w:r>
          </w:p>
          <w:p w14:paraId="271ED088" w14:textId="4379400E" w:rsidR="0007620E" w:rsidRDefault="0007620E" w:rsidP="002B16D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2B16D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2B16D9">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2B16D9">
            <w:pPr>
              <w:pStyle w:val="TableText"/>
            </w:pPr>
            <w:r>
              <w:t>Relative time</w:t>
            </w:r>
          </w:p>
        </w:tc>
        <w:tc>
          <w:tcPr>
            <w:tcW w:w="6734" w:type="dxa"/>
            <w:shd w:val="clear" w:color="auto" w:fill="auto"/>
          </w:tcPr>
          <w:p w14:paraId="45BCFE57" w14:textId="77777777" w:rsidR="0007620E" w:rsidRDefault="0007620E" w:rsidP="002B16D9">
            <w:pPr>
              <w:pStyle w:val="TableText"/>
            </w:pPr>
            <w:r>
              <w:t>All durations are specified in milliseconds as a number.</w:t>
            </w:r>
          </w:p>
          <w:p w14:paraId="7E7634C1" w14:textId="77777777" w:rsidR="0007620E" w:rsidRPr="008A325B" w:rsidRDefault="0007620E" w:rsidP="002B16D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2B16D9">
            <w:pPr>
              <w:pStyle w:val="TableText"/>
            </w:pPr>
            <w:r>
              <w:t>Weeks</w:t>
            </w:r>
          </w:p>
        </w:tc>
        <w:tc>
          <w:tcPr>
            <w:tcW w:w="6734" w:type="dxa"/>
            <w:shd w:val="clear" w:color="auto" w:fill="auto"/>
          </w:tcPr>
          <w:p w14:paraId="11D94951" w14:textId="77777777" w:rsidR="0007620E" w:rsidRPr="00BB4BBA" w:rsidRDefault="0007620E" w:rsidP="002B16D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3" w:name="_Toc170288561"/>
      <w:r>
        <w:t>Events</w:t>
      </w:r>
      <w:bookmarkEnd w:id="113"/>
    </w:p>
    <w:p w14:paraId="1E9023B2" w14:textId="4776D165"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2B16D9">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4" w:author="Steve Beadle" w:date="2024-07-12T14:52:00Z">
        <w:r w:rsidR="002B16D9" w:rsidRPr="002B16D9">
          <w:rPr>
            <w:rStyle w:val="Crossreference"/>
            <w:rPrChange w:id="115" w:author="Steve Beadle" w:date="2024-07-12T14:52:00Z">
              <w:rPr/>
            </w:rPrChange>
          </w:rPr>
          <w:t>Points</w:t>
        </w:r>
      </w:ins>
      <w:del w:id="116" w:author="Steve Beadle" w:date="2024-07-12T14:50:00Z">
        <w:r w:rsidR="000F7EA9" w:rsidRPr="00B86E80" w:rsidDel="002B16D9">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7" w:name="_Toc170288562"/>
      <w:r>
        <w:t>Actions</w:t>
      </w:r>
      <w:bookmarkEnd w:id="117"/>
    </w:p>
    <w:p w14:paraId="4C058027" w14:textId="4CB903EA"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8" w:author="Steve Beadle" w:date="2024-07-12T14:52:00Z">
        <w:r w:rsidR="002B16D9" w:rsidRPr="002B16D9">
          <w:rPr>
            <w:rStyle w:val="Crossreference"/>
            <w:rPrChange w:id="119" w:author="Steve Beadle" w:date="2024-07-12T14:52:00Z">
              <w:rPr/>
            </w:rPrChange>
          </w:rPr>
          <w:t xml:space="preserve">Table </w:t>
        </w:r>
        <w:r w:rsidR="002B16D9" w:rsidRPr="002B16D9">
          <w:rPr>
            <w:rStyle w:val="Crossreference"/>
            <w:rPrChange w:id="120" w:author="Steve Beadle" w:date="2024-07-12T14:52:00Z">
              <w:rPr>
                <w:noProof/>
              </w:rPr>
            </w:rPrChange>
          </w:rPr>
          <w:t>6</w:t>
        </w:r>
      </w:ins>
      <w:del w:id="121" w:author="Steve Beadle" w:date="2024-07-12T14:50:00Z">
        <w:r w:rsidR="000F7EA9" w:rsidRPr="00B86E80" w:rsidDel="002B16D9">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62574181" w:rsidR="00910BE0" w:rsidRDefault="00910BE0" w:rsidP="009F3044">
      <w:pPr>
        <w:pStyle w:val="Caption"/>
      </w:pPr>
      <w:bookmarkStart w:id="122" w:name="_Ref160614062"/>
      <w:bookmarkStart w:id="123" w:name="_Toc170288645"/>
      <w:r>
        <w:t xml:space="preserve">Table </w:t>
      </w:r>
      <w:fldSimple w:instr=" SEQ Table \* ARABIC ">
        <w:r w:rsidR="002B16D9">
          <w:rPr>
            <w:noProof/>
          </w:rPr>
          <w:t>6</w:t>
        </w:r>
      </w:fldSimple>
      <w:bookmarkEnd w:id="122"/>
      <w:r>
        <w:tab/>
        <w:t>Actions</w:t>
      </w:r>
      <w:bookmarkEnd w:id="12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2B16D9">
            <w:pPr>
              <w:pStyle w:val="TableText"/>
            </w:pPr>
            <w:r w:rsidRPr="00910BE0">
              <w:t>0</w:t>
            </w:r>
          </w:p>
        </w:tc>
        <w:tc>
          <w:tcPr>
            <w:tcW w:w="7863" w:type="dxa"/>
            <w:shd w:val="clear" w:color="auto" w:fill="auto"/>
          </w:tcPr>
          <w:p w14:paraId="4422D1D1" w14:textId="339A099E" w:rsidR="00910BE0" w:rsidRPr="008A325B" w:rsidRDefault="00910BE0" w:rsidP="002B16D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2B16D9">
            <w:pPr>
              <w:pStyle w:val="TableText"/>
            </w:pPr>
            <w:r w:rsidRPr="00910BE0">
              <w:t>1</w:t>
            </w:r>
          </w:p>
        </w:tc>
        <w:tc>
          <w:tcPr>
            <w:tcW w:w="7863" w:type="dxa"/>
            <w:shd w:val="clear" w:color="auto" w:fill="auto"/>
          </w:tcPr>
          <w:p w14:paraId="27D64D8F" w14:textId="4B7EDA72" w:rsidR="00910BE0" w:rsidRPr="008A325B" w:rsidRDefault="00910BE0" w:rsidP="002B16D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2B16D9">
            <w:pPr>
              <w:pStyle w:val="TableText"/>
            </w:pPr>
            <w:r>
              <w:t>2</w:t>
            </w:r>
          </w:p>
        </w:tc>
        <w:tc>
          <w:tcPr>
            <w:tcW w:w="7863" w:type="dxa"/>
            <w:shd w:val="clear" w:color="auto" w:fill="auto"/>
          </w:tcPr>
          <w:p w14:paraId="7BFCE09C" w14:textId="7CE9CA87" w:rsidR="00910BE0" w:rsidRPr="00910BE0" w:rsidRDefault="00910BE0" w:rsidP="002B16D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5604020E"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4" w:author="Steve Beadle" w:date="2024-07-12T14:52:00Z">
        <w:r w:rsidR="002B16D9" w:rsidRPr="002B16D9">
          <w:rPr>
            <w:rStyle w:val="Crossreference"/>
            <w:rPrChange w:id="125" w:author="Steve Beadle" w:date="2024-07-12T14:52:00Z">
              <w:rPr/>
            </w:rPrChange>
          </w:rPr>
          <w:t xml:space="preserve">Table </w:t>
        </w:r>
        <w:r w:rsidR="002B16D9" w:rsidRPr="002B16D9">
          <w:rPr>
            <w:rStyle w:val="Crossreference"/>
            <w:rPrChange w:id="126" w:author="Steve Beadle" w:date="2024-07-12T14:52:00Z">
              <w:rPr>
                <w:noProof/>
              </w:rPr>
            </w:rPrChange>
          </w:rPr>
          <w:t>8</w:t>
        </w:r>
      </w:ins>
      <w:del w:id="127" w:author="Steve Beadle" w:date="2024-07-12T14:50:00Z">
        <w:r w:rsidR="000F7EA9" w:rsidRPr="00B86E80" w:rsidDel="002B16D9">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8" w:name="_Ref160616879"/>
      <w:bookmarkStart w:id="129" w:name="_Toc170288563"/>
      <w:r>
        <w:t>Points</w:t>
      </w:r>
      <w:bookmarkEnd w:id="128"/>
      <w:bookmarkEnd w:id="129"/>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7E650642"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30" w:author="Steve Beadle" w:date="2024-07-12T14:52:00Z">
        <w:r w:rsidR="002B16D9" w:rsidRPr="002B16D9">
          <w:rPr>
            <w:rStyle w:val="Crossreference"/>
            <w:rPrChange w:id="131" w:author="Steve Beadle" w:date="2024-07-12T14:52:00Z">
              <w:rPr/>
            </w:rPrChange>
          </w:rPr>
          <w:t xml:space="preserve">Table </w:t>
        </w:r>
        <w:r w:rsidR="002B16D9" w:rsidRPr="002B16D9">
          <w:rPr>
            <w:rStyle w:val="Crossreference"/>
            <w:rPrChange w:id="132" w:author="Steve Beadle" w:date="2024-07-12T14:52:00Z">
              <w:rPr>
                <w:noProof/>
              </w:rPr>
            </w:rPrChange>
          </w:rPr>
          <w:t>7</w:t>
        </w:r>
      </w:ins>
      <w:del w:id="133" w:author="Steve Beadle" w:date="2024-07-12T14:50:00Z">
        <w:r w:rsidR="000F7EA9" w:rsidRPr="00B86E80" w:rsidDel="002B16D9">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03B1CC61" w:rsidR="00212C02" w:rsidRPr="00212C02" w:rsidRDefault="00BB5A05" w:rsidP="009F3044">
      <w:pPr>
        <w:pStyle w:val="Caption"/>
      </w:pPr>
      <w:bookmarkStart w:id="134" w:name="_Ref161139195"/>
      <w:bookmarkStart w:id="135" w:name="_Toc170288646"/>
      <w:r>
        <w:t xml:space="preserve">Table </w:t>
      </w:r>
      <w:fldSimple w:instr=" SEQ Table \* ARABIC ">
        <w:r w:rsidR="002B16D9">
          <w:rPr>
            <w:noProof/>
          </w:rPr>
          <w:t>7</w:t>
        </w:r>
      </w:fldSimple>
      <w:bookmarkEnd w:id="134"/>
      <w:r>
        <w:tab/>
      </w:r>
      <w:r w:rsidRPr="00BB5A05">
        <w:t xml:space="preserve">Configuration structure for a </w:t>
      </w:r>
      <w:r w:rsidR="00994C7D">
        <w:t>d</w:t>
      </w:r>
      <w:r w:rsidRPr="00BB5A05">
        <w:t xml:space="preserve">evice </w:t>
      </w:r>
      <w:r w:rsidR="00994C7D">
        <w:t>l</w:t>
      </w:r>
      <w:r w:rsidRPr="00BB5A05">
        <w:t>ink</w:t>
      </w:r>
      <w:bookmarkEnd w:id="13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2B16D9">
            <w:pPr>
              <w:pStyle w:val="TableText"/>
            </w:pPr>
            <w:r>
              <w:t>Device Link Number</w:t>
            </w:r>
          </w:p>
        </w:tc>
        <w:tc>
          <w:tcPr>
            <w:tcW w:w="1566" w:type="dxa"/>
          </w:tcPr>
          <w:p w14:paraId="291F232C" w14:textId="380A2EDF" w:rsidR="00BB5A05" w:rsidRPr="008A325B" w:rsidRDefault="00BB5A05" w:rsidP="002B16D9">
            <w:pPr>
              <w:pStyle w:val="TableText"/>
            </w:pPr>
            <w:r>
              <w:t>Number</w:t>
            </w:r>
          </w:p>
        </w:tc>
        <w:tc>
          <w:tcPr>
            <w:tcW w:w="1700" w:type="dxa"/>
          </w:tcPr>
          <w:p w14:paraId="2D63A720" w14:textId="79B4F8E6" w:rsidR="00BB5A05" w:rsidRPr="008A325B" w:rsidRDefault="00BB5A05" w:rsidP="002B16D9">
            <w:pPr>
              <w:pStyle w:val="TableText"/>
            </w:pPr>
            <w:r w:rsidRPr="000B1489">
              <w:t>num</w:t>
            </w:r>
          </w:p>
        </w:tc>
        <w:tc>
          <w:tcPr>
            <w:tcW w:w="1417" w:type="dxa"/>
          </w:tcPr>
          <w:p w14:paraId="3DE5E5E6" w14:textId="2EBD923B" w:rsidR="00BB5A05" w:rsidRPr="008A325B" w:rsidRDefault="00BB5A05" w:rsidP="002B16D9">
            <w:pPr>
              <w:pStyle w:val="TableText"/>
            </w:pPr>
            <w:r>
              <w:t>Yes</w:t>
            </w:r>
          </w:p>
        </w:tc>
        <w:tc>
          <w:tcPr>
            <w:tcW w:w="2552" w:type="dxa"/>
            <w:shd w:val="clear" w:color="auto" w:fill="auto"/>
          </w:tcPr>
          <w:p w14:paraId="37ED784C" w14:textId="399FB2E2" w:rsidR="00BB5A05" w:rsidRPr="008A325B" w:rsidRDefault="00BB5A05" w:rsidP="002B16D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2B16D9">
            <w:pPr>
              <w:pStyle w:val="TableText"/>
            </w:pPr>
            <w:r>
              <w:t>Name</w:t>
            </w:r>
          </w:p>
        </w:tc>
        <w:tc>
          <w:tcPr>
            <w:tcW w:w="1566" w:type="dxa"/>
          </w:tcPr>
          <w:p w14:paraId="349A175D" w14:textId="59ECF114" w:rsidR="00BB5A05" w:rsidRPr="008A325B" w:rsidRDefault="00BB5A05" w:rsidP="002B16D9">
            <w:pPr>
              <w:pStyle w:val="TableText"/>
            </w:pPr>
            <w:r>
              <w:t>String</w:t>
            </w:r>
          </w:p>
        </w:tc>
        <w:tc>
          <w:tcPr>
            <w:tcW w:w="1700" w:type="dxa"/>
          </w:tcPr>
          <w:p w14:paraId="59084B05" w14:textId="71E97D41" w:rsidR="00BB5A05" w:rsidRPr="008A325B" w:rsidRDefault="00BB5A05" w:rsidP="002B16D9">
            <w:pPr>
              <w:pStyle w:val="TableText"/>
            </w:pPr>
            <w:r w:rsidRPr="000B1489">
              <w:t>name</w:t>
            </w:r>
          </w:p>
        </w:tc>
        <w:tc>
          <w:tcPr>
            <w:tcW w:w="1417" w:type="dxa"/>
          </w:tcPr>
          <w:p w14:paraId="2FBBF02D" w14:textId="25772385" w:rsidR="00BB5A05" w:rsidRPr="008A325B" w:rsidRDefault="00BB5A05" w:rsidP="002B16D9">
            <w:pPr>
              <w:pStyle w:val="TableText"/>
            </w:pPr>
            <w:r>
              <w:t>Yes</w:t>
            </w:r>
          </w:p>
        </w:tc>
        <w:tc>
          <w:tcPr>
            <w:tcW w:w="2552" w:type="dxa"/>
            <w:shd w:val="clear" w:color="auto" w:fill="auto"/>
          </w:tcPr>
          <w:p w14:paraId="3287F9C5" w14:textId="53A94585" w:rsidR="00BB5A05" w:rsidRPr="008A325B" w:rsidRDefault="00BB5A05" w:rsidP="002B16D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2B16D9">
            <w:pPr>
              <w:pStyle w:val="TableText"/>
            </w:pPr>
            <w:r>
              <w:t>Device Link Connection String</w:t>
            </w:r>
          </w:p>
        </w:tc>
        <w:tc>
          <w:tcPr>
            <w:tcW w:w="1566" w:type="dxa"/>
          </w:tcPr>
          <w:p w14:paraId="3F0C5D99" w14:textId="4F3FE6A7" w:rsidR="00BB5A05" w:rsidRPr="008A325B" w:rsidRDefault="00BB5A05" w:rsidP="002B16D9">
            <w:pPr>
              <w:pStyle w:val="TableText"/>
            </w:pPr>
            <w:r>
              <w:t>String</w:t>
            </w:r>
          </w:p>
        </w:tc>
        <w:tc>
          <w:tcPr>
            <w:tcW w:w="1700" w:type="dxa"/>
          </w:tcPr>
          <w:p w14:paraId="586F99B6" w14:textId="6180624B" w:rsidR="00BB5A05" w:rsidRPr="008A325B" w:rsidRDefault="00BB5A05" w:rsidP="002B16D9">
            <w:pPr>
              <w:pStyle w:val="TableText"/>
            </w:pPr>
            <w:r w:rsidRPr="000B1489">
              <w:t>conn</w:t>
            </w:r>
          </w:p>
        </w:tc>
        <w:tc>
          <w:tcPr>
            <w:tcW w:w="1417" w:type="dxa"/>
          </w:tcPr>
          <w:p w14:paraId="4C68C0DF" w14:textId="1547B7FB" w:rsidR="00BB5A05" w:rsidRPr="008A325B" w:rsidRDefault="00BB5A05" w:rsidP="002B16D9">
            <w:pPr>
              <w:pStyle w:val="TableText"/>
            </w:pPr>
            <w:r>
              <w:t>No</w:t>
            </w:r>
          </w:p>
        </w:tc>
        <w:tc>
          <w:tcPr>
            <w:tcW w:w="2552" w:type="dxa"/>
            <w:shd w:val="clear" w:color="auto" w:fill="auto"/>
          </w:tcPr>
          <w:p w14:paraId="69BBF81C" w14:textId="7B69DEC3" w:rsidR="00BB5A05" w:rsidRPr="008A325B" w:rsidRDefault="00BB5A05" w:rsidP="002B16D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0CD6C9C6"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2B16D9">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6" w:author="Steve Beadle" w:date="2024-07-12T14:52:00Z">
        <w:r w:rsidR="002B16D9" w:rsidRPr="002B16D9">
          <w:rPr>
            <w:rStyle w:val="Crossreference"/>
            <w:rPrChange w:id="137" w:author="Steve Beadle" w:date="2024-07-12T14:52:00Z">
              <w:rPr/>
            </w:rPrChange>
          </w:rPr>
          <w:t>Calculated points</w:t>
        </w:r>
      </w:ins>
      <w:del w:id="138" w:author="Steve Beadle" w:date="2024-07-12T14:50:00Z">
        <w:r w:rsidR="000F7EA9" w:rsidRPr="00B86E80" w:rsidDel="002B16D9">
          <w:rPr>
            <w:rStyle w:val="Crossreference"/>
          </w:rPr>
          <w:delText>Calculated points</w:delText>
        </w:r>
      </w:del>
      <w:r w:rsidR="006C34B5" w:rsidRPr="00BA7567">
        <w:rPr>
          <w:rStyle w:val="Crossreference"/>
        </w:rPr>
        <w:fldChar w:fldCharType="end"/>
      </w:r>
      <w:r w:rsidRPr="00BA7567">
        <w:t>.</w:t>
      </w:r>
    </w:p>
    <w:p w14:paraId="3B8A64C0" w14:textId="01981578"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9" w:author="Steve Beadle" w:date="2024-07-12T14:52:00Z">
        <w:r w:rsidR="002B16D9" w:rsidRPr="002B16D9">
          <w:rPr>
            <w:rStyle w:val="Crossreference"/>
            <w:rPrChange w:id="140" w:author="Steve Beadle" w:date="2024-07-12T14:52:00Z">
              <w:rPr/>
            </w:rPrChange>
          </w:rPr>
          <w:t xml:space="preserve">Table </w:t>
        </w:r>
        <w:r w:rsidR="002B16D9" w:rsidRPr="002B16D9">
          <w:rPr>
            <w:rStyle w:val="Crossreference"/>
            <w:rPrChange w:id="141" w:author="Steve Beadle" w:date="2024-07-12T14:52:00Z">
              <w:rPr>
                <w:noProof/>
              </w:rPr>
            </w:rPrChange>
          </w:rPr>
          <w:t>8</w:t>
        </w:r>
      </w:ins>
      <w:del w:id="142" w:author="Steve Beadle" w:date="2024-07-12T14:50:00Z">
        <w:r w:rsidR="000F7EA9" w:rsidRPr="00B86E80" w:rsidDel="002B16D9">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492F89CA" w:rsidR="009F3044" w:rsidRDefault="009F3044" w:rsidP="00FC378E">
      <w:pPr>
        <w:pStyle w:val="Caption"/>
        <w:keepNext/>
      </w:pPr>
      <w:bookmarkStart w:id="143" w:name="_Ref161048279"/>
      <w:bookmarkStart w:id="144" w:name="_Toc170288647"/>
      <w:r>
        <w:t xml:space="preserve">Table </w:t>
      </w:r>
      <w:fldSimple w:instr=" SEQ Table \* ARABIC ">
        <w:r w:rsidR="002B16D9">
          <w:rPr>
            <w:noProof/>
          </w:rPr>
          <w:t>8</w:t>
        </w:r>
      </w:fldSimple>
      <w:bookmarkEnd w:id="143"/>
      <w:r>
        <w:tab/>
      </w:r>
      <w:r w:rsidRPr="009F3044">
        <w:t xml:space="preserve">Configuration structure for a </w:t>
      </w:r>
      <w:r w:rsidR="0071041B">
        <w:t>p</w:t>
      </w:r>
      <w:r w:rsidR="004B4EE1">
        <w:t>oint</w:t>
      </w:r>
      <w:bookmarkEnd w:id="144"/>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2B16D9">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2B16D9">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2B16D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2B16D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2B16D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2B16D9">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2B16D9">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2B16D9">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2B16D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2B16D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2B16D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2B16D9">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2B16D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2B16D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2B16D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2B16D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2B16D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2B16D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2B16D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2B16D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2B16D9">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2B16D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2B16D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2B16D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2B16D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2B16D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2B16D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2B16D9">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2B16D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2B16D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2B16D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2B16D9">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2B16D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2B16D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2B16D9">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2B16D9">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2B16D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2B16D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2B16D9">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2B16D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2B16D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2B16D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2B16D9">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2B16D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2B16D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2B16D9">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2B16D9">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2B16D9">
            <w:pPr>
              <w:pStyle w:val="TableText"/>
              <w:rPr>
                <w:lang w:bidi="he-IL"/>
              </w:rPr>
            </w:pPr>
            <w:r w:rsidRPr="00B50947">
              <w:rPr>
                <w:lang w:bidi="he-IL"/>
              </w:rPr>
              <w:t>No</w:t>
            </w:r>
          </w:p>
        </w:tc>
        <w:tc>
          <w:tcPr>
            <w:tcW w:w="3767" w:type="dxa"/>
            <w:noWrap/>
            <w:hideMark/>
          </w:tcPr>
          <w:p w14:paraId="7FC64010" w14:textId="1CE84DFC" w:rsidR="00D359EE" w:rsidRPr="009F3044" w:rsidRDefault="00D359EE" w:rsidP="002B16D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2B16D9">
            <w:pPr>
              <w:pStyle w:val="TableText"/>
              <w:rPr>
                <w:lang w:bidi="he-IL"/>
              </w:rPr>
            </w:pPr>
            <w:r w:rsidRPr="00B50947">
              <w:rPr>
                <w:lang w:bidi="he-IL"/>
              </w:rPr>
              <w:lastRenderedPageBreak/>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2B16D9">
            <w:pPr>
              <w:pStyle w:val="TableText"/>
              <w:rPr>
                <w:lang w:bidi="he-IL"/>
              </w:rPr>
            </w:pPr>
            <w:r w:rsidRPr="00B50947">
              <w:rPr>
                <w:lang w:bidi="he-IL"/>
              </w:rPr>
              <w:lastRenderedPageBreak/>
              <w:t>When Online</w:t>
            </w:r>
          </w:p>
        </w:tc>
        <w:tc>
          <w:tcPr>
            <w:tcW w:w="1080" w:type="dxa"/>
            <w:noWrap/>
          </w:tcPr>
          <w:p w14:paraId="66694AD7" w14:textId="77777777" w:rsidR="00D359EE" w:rsidRPr="00B50947" w:rsidRDefault="00D359EE" w:rsidP="002B16D9">
            <w:pPr>
              <w:pStyle w:val="TableText"/>
              <w:rPr>
                <w:lang w:bidi="he-IL"/>
              </w:rPr>
            </w:pPr>
            <w:r w:rsidRPr="00B50947">
              <w:rPr>
                <w:lang w:bidi="he-IL"/>
              </w:rPr>
              <w:t>number</w:t>
            </w:r>
          </w:p>
        </w:tc>
        <w:tc>
          <w:tcPr>
            <w:tcW w:w="2160" w:type="dxa"/>
            <w:noWrap/>
          </w:tcPr>
          <w:p w14:paraId="70690361" w14:textId="77777777" w:rsidR="00D359EE" w:rsidRPr="00B50947" w:rsidRDefault="00D359EE" w:rsidP="002B16D9">
            <w:pPr>
              <w:pStyle w:val="TableText"/>
              <w:rPr>
                <w:lang w:bidi="he-IL"/>
              </w:rPr>
            </w:pPr>
            <w:r w:rsidRPr="00B50947">
              <w:rPr>
                <w:lang w:bidi="he-IL"/>
              </w:rPr>
              <w:t>whenOnline</w:t>
            </w:r>
          </w:p>
        </w:tc>
        <w:tc>
          <w:tcPr>
            <w:tcW w:w="810" w:type="dxa"/>
            <w:noWrap/>
          </w:tcPr>
          <w:p w14:paraId="07B398F4" w14:textId="77777777" w:rsidR="00D359EE" w:rsidRPr="00B50947" w:rsidRDefault="00D359EE" w:rsidP="002B16D9">
            <w:pPr>
              <w:pStyle w:val="TableText"/>
              <w:rPr>
                <w:lang w:bidi="he-IL"/>
              </w:rPr>
            </w:pPr>
            <w:r w:rsidRPr="00B50947">
              <w:rPr>
                <w:lang w:bidi="he-IL"/>
              </w:rPr>
              <w:t>No</w:t>
            </w:r>
          </w:p>
        </w:tc>
        <w:tc>
          <w:tcPr>
            <w:tcW w:w="3767" w:type="dxa"/>
            <w:noWrap/>
          </w:tcPr>
          <w:p w14:paraId="0FFF6DBC" w14:textId="1CC097EC" w:rsidR="00D359EE" w:rsidRPr="00BA7567" w:rsidRDefault="00D359EE" w:rsidP="002B16D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2B16D9">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2B16D9">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2B16D9">
            <w:pPr>
              <w:pStyle w:val="TableText"/>
              <w:rPr>
                <w:lang w:bidi="he-IL"/>
              </w:rPr>
            </w:pPr>
            <w:r w:rsidRPr="00B50947">
              <w:rPr>
                <w:lang w:bidi="he-IL"/>
              </w:rPr>
              <w:t>No</w:t>
            </w:r>
          </w:p>
        </w:tc>
        <w:tc>
          <w:tcPr>
            <w:tcW w:w="3767" w:type="dxa"/>
            <w:noWrap/>
            <w:hideMark/>
          </w:tcPr>
          <w:p w14:paraId="64A74963" w14:textId="1ABB86B5" w:rsidR="00D359EE" w:rsidRPr="00BA7567" w:rsidRDefault="002677DB" w:rsidP="002B16D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2B16D9">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2B16D9">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2B16D9">
            <w:pPr>
              <w:pStyle w:val="TableText"/>
              <w:rPr>
                <w:lang w:bidi="he-IL"/>
              </w:rPr>
            </w:pPr>
            <w:r w:rsidRPr="00B50947">
              <w:rPr>
                <w:lang w:bidi="he-IL"/>
              </w:rPr>
              <w:t>No</w:t>
            </w:r>
          </w:p>
        </w:tc>
        <w:tc>
          <w:tcPr>
            <w:tcW w:w="3767" w:type="dxa"/>
            <w:noWrap/>
            <w:hideMark/>
          </w:tcPr>
          <w:p w14:paraId="37884FDC" w14:textId="5C922FD6" w:rsidR="00D359EE" w:rsidRPr="00BA7567" w:rsidRDefault="00D359EE" w:rsidP="002B16D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2B16D9">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2B16D9">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2B16D9">
            <w:pPr>
              <w:pStyle w:val="TableText"/>
              <w:rPr>
                <w:lang w:bidi="he-IL"/>
              </w:rPr>
            </w:pPr>
            <w:r w:rsidRPr="00B50947">
              <w:rPr>
                <w:lang w:bidi="he-IL"/>
              </w:rPr>
              <w:t>No</w:t>
            </w:r>
          </w:p>
        </w:tc>
        <w:tc>
          <w:tcPr>
            <w:tcW w:w="3767" w:type="dxa"/>
            <w:noWrap/>
            <w:hideMark/>
          </w:tcPr>
          <w:p w14:paraId="65069323" w14:textId="4D4E2BFB" w:rsidR="00D359EE" w:rsidRPr="00BA7567" w:rsidRDefault="00D359EE" w:rsidP="002B16D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2B16D9">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2B16D9">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2B16D9">
            <w:pPr>
              <w:pStyle w:val="TableText"/>
              <w:rPr>
                <w:lang w:bidi="he-IL"/>
              </w:rPr>
            </w:pPr>
            <w:r w:rsidRPr="00B50947">
              <w:rPr>
                <w:lang w:bidi="he-IL"/>
              </w:rPr>
              <w:t>No</w:t>
            </w:r>
          </w:p>
        </w:tc>
        <w:tc>
          <w:tcPr>
            <w:tcW w:w="3767" w:type="dxa"/>
            <w:noWrap/>
            <w:hideMark/>
          </w:tcPr>
          <w:p w14:paraId="22F081D5" w14:textId="78D522B5" w:rsidR="00D359EE" w:rsidRPr="00BA7567" w:rsidRDefault="00D359EE" w:rsidP="002B16D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2B16D9">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2B16D9">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2B16D9">
            <w:pPr>
              <w:pStyle w:val="TableText"/>
              <w:rPr>
                <w:lang w:bidi="he-IL"/>
              </w:rPr>
            </w:pPr>
            <w:r w:rsidRPr="00B50947">
              <w:rPr>
                <w:lang w:bidi="he-IL"/>
              </w:rPr>
              <w:t>No</w:t>
            </w:r>
          </w:p>
        </w:tc>
        <w:tc>
          <w:tcPr>
            <w:tcW w:w="3767" w:type="dxa"/>
            <w:noWrap/>
            <w:hideMark/>
          </w:tcPr>
          <w:p w14:paraId="7060800B" w14:textId="255430BD" w:rsidR="00D359EE" w:rsidRPr="00BA7567" w:rsidRDefault="00D359EE" w:rsidP="002B16D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2B16D9">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2B16D9">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2B16D9">
            <w:pPr>
              <w:pStyle w:val="TableText"/>
              <w:rPr>
                <w:lang w:bidi="he-IL"/>
              </w:rPr>
            </w:pPr>
            <w:r w:rsidRPr="00B50947">
              <w:rPr>
                <w:lang w:bidi="he-IL"/>
              </w:rPr>
              <w:t>No</w:t>
            </w:r>
          </w:p>
        </w:tc>
        <w:tc>
          <w:tcPr>
            <w:tcW w:w="3767" w:type="dxa"/>
            <w:noWrap/>
            <w:hideMark/>
          </w:tcPr>
          <w:p w14:paraId="367D3D7A" w14:textId="5F1B4206" w:rsidR="00D359EE" w:rsidRPr="00BA7567" w:rsidRDefault="00D359EE" w:rsidP="002B16D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2B16D9">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2B16D9">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2B16D9">
            <w:pPr>
              <w:pStyle w:val="TableText"/>
              <w:rPr>
                <w:lang w:bidi="he-IL"/>
              </w:rPr>
            </w:pPr>
            <w:r w:rsidRPr="00B50947">
              <w:rPr>
                <w:lang w:bidi="he-IL"/>
              </w:rPr>
              <w:t>No</w:t>
            </w:r>
          </w:p>
        </w:tc>
        <w:tc>
          <w:tcPr>
            <w:tcW w:w="3767" w:type="dxa"/>
            <w:noWrap/>
            <w:hideMark/>
          </w:tcPr>
          <w:p w14:paraId="0D4884FE" w14:textId="08280FE4" w:rsidR="00D359EE" w:rsidRPr="00BA7567" w:rsidRDefault="00D359EE" w:rsidP="002B16D9">
            <w:pPr>
              <w:pStyle w:val="TableText"/>
              <w:rPr>
                <w:lang w:bidi="he-IL"/>
              </w:rPr>
            </w:pPr>
            <w:r w:rsidRPr="00BA7567">
              <w:rPr>
                <w:lang w:bidi="he-IL"/>
              </w:rPr>
              <w:t xml:space="preserve">The </w:t>
            </w:r>
            <w:r w:rsidR="00900EF7">
              <w:rPr>
                <w:lang w:bidi="he-IL"/>
              </w:rPr>
              <w:t>D</w:t>
            </w:r>
            <w:r w:rsidRPr="00BA7567">
              <w:rPr>
                <w:lang w:bidi="he-IL"/>
              </w:rPr>
              <w:t>iscontinuity flag indicates that the reported value cannot be compared against previous values for calculating count difference (</w:t>
            </w:r>
            <w:proofErr w:type="gramStart"/>
            <w:r w:rsidRPr="00BA7567">
              <w:rPr>
                <w:lang w:bidi="he-IL"/>
              </w:rPr>
              <w:t>e.g.</w:t>
            </w:r>
            <w:proofErr w:type="gramEnd"/>
            <w:r w:rsidRPr="00BA7567">
              <w:rPr>
                <w:lang w:bidi="he-IL"/>
              </w:rPr>
              <w:t xml:space="preserve">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2B16D9">
            <w:pPr>
              <w:pStyle w:val="TableText"/>
              <w:rPr>
                <w:lang w:bidi="he-IL"/>
              </w:rPr>
            </w:pPr>
            <w:r w:rsidRPr="00B50947">
              <w:rPr>
                <w:lang w:bidi="he-IL"/>
              </w:rPr>
              <w:t>When Reference Error</w:t>
            </w:r>
          </w:p>
        </w:tc>
        <w:tc>
          <w:tcPr>
            <w:tcW w:w="1080" w:type="dxa"/>
            <w:noWrap/>
            <w:hideMark/>
          </w:tcPr>
          <w:p w14:paraId="6C0C2097"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2B16D9">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2B16D9">
            <w:pPr>
              <w:pStyle w:val="TableText"/>
              <w:rPr>
                <w:lang w:bidi="he-IL"/>
              </w:rPr>
            </w:pPr>
            <w:r w:rsidRPr="00B50947">
              <w:rPr>
                <w:lang w:bidi="he-IL"/>
              </w:rPr>
              <w:t>No</w:t>
            </w:r>
          </w:p>
        </w:tc>
        <w:tc>
          <w:tcPr>
            <w:tcW w:w="3767" w:type="dxa"/>
            <w:noWrap/>
            <w:hideMark/>
          </w:tcPr>
          <w:p w14:paraId="4209A733" w14:textId="0AAFAFDF" w:rsidR="00D359EE" w:rsidRPr="00BA7567" w:rsidRDefault="00D359EE" w:rsidP="002B16D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2B16D9">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77777777" w:rsidR="00D359EE" w:rsidRPr="00B50947" w:rsidRDefault="00D359EE" w:rsidP="002B16D9">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2B16D9">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2B16D9">
            <w:pPr>
              <w:pStyle w:val="TableText"/>
              <w:rPr>
                <w:lang w:bidi="he-IL"/>
              </w:rPr>
            </w:pPr>
            <w:r w:rsidRPr="00B50947">
              <w:rPr>
                <w:lang w:bidi="he-IL"/>
              </w:rPr>
              <w:t>No</w:t>
            </w:r>
          </w:p>
        </w:tc>
        <w:tc>
          <w:tcPr>
            <w:tcW w:w="3767" w:type="dxa"/>
            <w:noWrap/>
            <w:hideMark/>
          </w:tcPr>
          <w:p w14:paraId="4604BCED" w14:textId="37442BC9" w:rsidR="00D359EE" w:rsidRPr="00B50947" w:rsidRDefault="00D359EE" w:rsidP="002B16D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2B16D9">
            <w:pPr>
              <w:pStyle w:val="TableText"/>
              <w:rPr>
                <w:lang w:bidi="he-IL"/>
              </w:rPr>
            </w:pPr>
            <w:r w:rsidRPr="00B50947">
              <w:rPr>
                <w:lang w:bidi="he-IL"/>
              </w:rPr>
              <w:t>Behaviour varies slightly with type:</w:t>
            </w:r>
          </w:p>
          <w:p w14:paraId="67F43843" w14:textId="77777777" w:rsidR="00D359EE" w:rsidRPr="00B50947" w:rsidRDefault="00D359EE" w:rsidP="002B16D9">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2B16D9">
            <w:pPr>
              <w:pStyle w:val="TableText"/>
              <w:rPr>
                <w:lang w:bidi="he-IL"/>
              </w:rPr>
            </w:pPr>
            <w:r w:rsidRPr="00B50947">
              <w:rPr>
                <w:lang w:bidi="he-IL"/>
              </w:rPr>
              <w:t>Strings can include any change.</w:t>
            </w:r>
          </w:p>
          <w:p w14:paraId="0C9C5F27" w14:textId="4D507C96" w:rsidR="00D359EE" w:rsidRPr="00B50947" w:rsidRDefault="00D359EE" w:rsidP="002B16D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096E86B0"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5" w:author="Steve Beadle" w:date="2024-07-12T14:52:00Z">
        <w:r w:rsidR="002B16D9" w:rsidRPr="002B16D9">
          <w:rPr>
            <w:rStyle w:val="Crossreference"/>
            <w:rPrChange w:id="146" w:author="Steve Beadle" w:date="2024-07-12T14:52:00Z">
              <w:rPr/>
            </w:rPrChange>
          </w:rPr>
          <w:t xml:space="preserve">Table </w:t>
        </w:r>
        <w:r w:rsidR="002B16D9" w:rsidRPr="002B16D9">
          <w:rPr>
            <w:rStyle w:val="Crossreference"/>
            <w:rPrChange w:id="147" w:author="Steve Beadle" w:date="2024-07-12T14:52:00Z">
              <w:rPr>
                <w:noProof/>
              </w:rPr>
            </w:rPrChange>
          </w:rPr>
          <w:t>9</w:t>
        </w:r>
      </w:ins>
      <w:del w:id="148" w:author="Steve Beadle" w:date="2024-07-12T14:50:00Z">
        <w:r w:rsidR="000F7EA9" w:rsidRPr="00B86E80" w:rsidDel="002B16D9">
          <w:rPr>
            <w:rStyle w:val="Crossreference"/>
          </w:rPr>
          <w:delText>Table 9</w:delText>
        </w:r>
      </w:del>
      <w:r w:rsidR="00896295" w:rsidRPr="00896295">
        <w:rPr>
          <w:rStyle w:val="Crossreference"/>
        </w:rPr>
        <w:fldChar w:fldCharType="end"/>
      </w:r>
      <w:r w:rsidR="00896295">
        <w:t xml:space="preserve"> for further information.</w:t>
      </w:r>
    </w:p>
    <w:p w14:paraId="4E380CB1" w14:textId="6242556F" w:rsidR="009F3044" w:rsidRDefault="009F3044" w:rsidP="00896295">
      <w:pPr>
        <w:pStyle w:val="Caption"/>
        <w:keepNext/>
      </w:pPr>
      <w:bookmarkStart w:id="149" w:name="_Ref161149864"/>
      <w:bookmarkStart w:id="150" w:name="_Toc170288648"/>
      <w:r>
        <w:t xml:space="preserve">Table </w:t>
      </w:r>
      <w:fldSimple w:instr=" SEQ Table \* ARABIC ">
        <w:r w:rsidR="002B16D9">
          <w:rPr>
            <w:noProof/>
          </w:rPr>
          <w:t>9</w:t>
        </w:r>
      </w:fldSimple>
      <w:bookmarkEnd w:id="149"/>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w:t>
      </w:r>
      <w:proofErr w:type="gramStart"/>
      <w:r w:rsidRPr="009F3044">
        <w:t>protocol</w:t>
      </w:r>
      <w:bookmarkEnd w:id="150"/>
      <w:proofErr w:type="gramEnd"/>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2B16D9">
            <w:pPr>
              <w:pStyle w:val="TableText"/>
            </w:pPr>
            <w:r>
              <w:t>Analogue input</w:t>
            </w:r>
          </w:p>
        </w:tc>
        <w:tc>
          <w:tcPr>
            <w:tcW w:w="3260" w:type="dxa"/>
          </w:tcPr>
          <w:p w14:paraId="03144484" w14:textId="1F5AA0A8" w:rsidR="00803AF4" w:rsidRPr="008A325B" w:rsidRDefault="00803AF4" w:rsidP="002B16D9">
            <w:pPr>
              <w:pStyle w:val="TableText"/>
            </w:pPr>
            <w:r>
              <w:t>analogue</w:t>
            </w:r>
          </w:p>
        </w:tc>
        <w:tc>
          <w:tcPr>
            <w:tcW w:w="2684" w:type="dxa"/>
            <w:shd w:val="clear" w:color="auto" w:fill="auto"/>
          </w:tcPr>
          <w:p w14:paraId="555DAB56" w14:textId="004A2BCC" w:rsidR="00803AF4" w:rsidRPr="008A325B" w:rsidRDefault="00803AF4" w:rsidP="002B16D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2B16D9">
            <w:pPr>
              <w:pStyle w:val="TableText"/>
            </w:pPr>
            <w:r>
              <w:t>Analogue output</w:t>
            </w:r>
          </w:p>
        </w:tc>
        <w:tc>
          <w:tcPr>
            <w:tcW w:w="3260" w:type="dxa"/>
          </w:tcPr>
          <w:p w14:paraId="666313F6" w14:textId="7428C1CA" w:rsidR="00803AF4" w:rsidRPr="008A325B" w:rsidRDefault="00803AF4" w:rsidP="002B16D9">
            <w:pPr>
              <w:pStyle w:val="TableText"/>
            </w:pPr>
            <w:r>
              <w:t>analogue</w:t>
            </w:r>
          </w:p>
        </w:tc>
        <w:tc>
          <w:tcPr>
            <w:tcW w:w="2684" w:type="dxa"/>
            <w:shd w:val="clear" w:color="auto" w:fill="auto"/>
          </w:tcPr>
          <w:p w14:paraId="07D5B06F" w14:textId="2B85550E" w:rsidR="00803AF4" w:rsidRPr="008A325B" w:rsidRDefault="00803AF4" w:rsidP="002B16D9">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2B16D9">
            <w:pPr>
              <w:pStyle w:val="TableText"/>
            </w:pPr>
            <w:r>
              <w:t>Binary input</w:t>
            </w:r>
          </w:p>
        </w:tc>
        <w:tc>
          <w:tcPr>
            <w:tcW w:w="3260" w:type="dxa"/>
          </w:tcPr>
          <w:p w14:paraId="137844EB" w14:textId="2E4E5905" w:rsidR="00803AF4" w:rsidRPr="008A325B" w:rsidRDefault="00803AF4" w:rsidP="002B16D9">
            <w:pPr>
              <w:pStyle w:val="TableText"/>
            </w:pPr>
            <w:r>
              <w:t>binary</w:t>
            </w:r>
          </w:p>
        </w:tc>
        <w:tc>
          <w:tcPr>
            <w:tcW w:w="2684" w:type="dxa"/>
            <w:shd w:val="clear" w:color="auto" w:fill="auto"/>
          </w:tcPr>
          <w:p w14:paraId="16864113" w14:textId="0D4A9D1D" w:rsidR="00803AF4" w:rsidRPr="008A325B" w:rsidRDefault="00803AF4" w:rsidP="002B16D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2B16D9">
            <w:pPr>
              <w:pStyle w:val="TableText"/>
            </w:pPr>
            <w:r>
              <w:t>Binary output</w:t>
            </w:r>
          </w:p>
        </w:tc>
        <w:tc>
          <w:tcPr>
            <w:tcW w:w="3260" w:type="dxa"/>
          </w:tcPr>
          <w:p w14:paraId="6BBB87EC" w14:textId="2059C7B4" w:rsidR="00803AF4" w:rsidRPr="008A325B" w:rsidRDefault="00803AF4" w:rsidP="002B16D9">
            <w:pPr>
              <w:pStyle w:val="TableText"/>
            </w:pPr>
            <w:r>
              <w:t>binary</w:t>
            </w:r>
          </w:p>
        </w:tc>
        <w:tc>
          <w:tcPr>
            <w:tcW w:w="2684" w:type="dxa"/>
            <w:shd w:val="clear" w:color="auto" w:fill="auto"/>
          </w:tcPr>
          <w:p w14:paraId="373453F8" w14:textId="06FA60A0" w:rsidR="00803AF4" w:rsidRPr="008A325B" w:rsidRDefault="00803AF4" w:rsidP="002B16D9">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2B16D9">
            <w:pPr>
              <w:pStyle w:val="TableText"/>
            </w:pPr>
            <w:r>
              <w:t>Counter</w:t>
            </w:r>
          </w:p>
        </w:tc>
        <w:tc>
          <w:tcPr>
            <w:tcW w:w="3260" w:type="dxa"/>
          </w:tcPr>
          <w:p w14:paraId="68E36EAD" w14:textId="5B4CAD9E" w:rsidR="00803AF4" w:rsidRPr="008A325B" w:rsidRDefault="00803AF4" w:rsidP="002B16D9">
            <w:pPr>
              <w:pStyle w:val="TableText"/>
            </w:pPr>
            <w:r>
              <w:t>counter</w:t>
            </w:r>
          </w:p>
        </w:tc>
        <w:tc>
          <w:tcPr>
            <w:tcW w:w="2684" w:type="dxa"/>
            <w:shd w:val="clear" w:color="auto" w:fill="auto"/>
          </w:tcPr>
          <w:p w14:paraId="0FC42310" w14:textId="43E6F816" w:rsidR="00803AF4" w:rsidRPr="008A325B" w:rsidRDefault="00803AF4" w:rsidP="002B16D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2B16D9">
            <w:pPr>
              <w:pStyle w:val="TableText"/>
            </w:pPr>
            <w:r>
              <w:t>String</w:t>
            </w:r>
          </w:p>
        </w:tc>
        <w:tc>
          <w:tcPr>
            <w:tcW w:w="3260" w:type="dxa"/>
          </w:tcPr>
          <w:p w14:paraId="1373238C" w14:textId="3496D36E" w:rsidR="00803AF4" w:rsidRPr="008A325B" w:rsidRDefault="00803AF4" w:rsidP="002B16D9">
            <w:pPr>
              <w:pStyle w:val="TableText"/>
            </w:pPr>
            <w:r>
              <w:t>string</w:t>
            </w:r>
          </w:p>
        </w:tc>
        <w:tc>
          <w:tcPr>
            <w:tcW w:w="2684" w:type="dxa"/>
            <w:shd w:val="clear" w:color="auto" w:fill="auto"/>
          </w:tcPr>
          <w:p w14:paraId="5B198489" w14:textId="5DE0F5F5" w:rsidR="00803AF4" w:rsidRPr="008A325B" w:rsidRDefault="00803AF4" w:rsidP="002B16D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2B16D9">
            <w:pPr>
              <w:pStyle w:val="TableText"/>
            </w:pPr>
            <w:r>
              <w:t xml:space="preserve">Extended </w:t>
            </w:r>
            <w:r w:rsidR="005425A5">
              <w:t>point</w:t>
            </w:r>
          </w:p>
        </w:tc>
        <w:tc>
          <w:tcPr>
            <w:tcW w:w="3260" w:type="dxa"/>
          </w:tcPr>
          <w:p w14:paraId="5802F5F3" w14:textId="6F7141B9" w:rsidR="00803AF4" w:rsidRPr="008A325B" w:rsidRDefault="00803AF4" w:rsidP="002B16D9">
            <w:pPr>
              <w:pStyle w:val="TableText"/>
            </w:pPr>
            <w:r>
              <w:t>extPoint</w:t>
            </w:r>
          </w:p>
        </w:tc>
        <w:tc>
          <w:tcPr>
            <w:tcW w:w="2684" w:type="dxa"/>
            <w:shd w:val="clear" w:color="auto" w:fill="auto"/>
          </w:tcPr>
          <w:p w14:paraId="404E6947" w14:textId="1BC33FE2" w:rsidR="00803AF4" w:rsidRPr="008A325B" w:rsidRDefault="00803AF4" w:rsidP="002B16D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51" w:name="_Toc170288564"/>
      <w:r w:rsidRPr="00982CA0">
        <w:t xml:space="preserve">Point </w:t>
      </w:r>
      <w:r w:rsidR="006B0494" w:rsidRPr="00982CA0">
        <w:t>quality flags</w:t>
      </w:r>
      <w:bookmarkEnd w:id="151"/>
    </w:p>
    <w:p w14:paraId="1020421F" w14:textId="6A852962"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52" w:author="Steve Beadle" w:date="2024-07-12T14:52:00Z">
        <w:r w:rsidR="002B16D9" w:rsidRPr="002B16D9">
          <w:rPr>
            <w:rStyle w:val="Crossreference"/>
            <w:rPrChange w:id="153" w:author="Steve Beadle" w:date="2024-07-12T14:52:00Z">
              <w:rPr/>
            </w:rPrChange>
          </w:rPr>
          <w:t xml:space="preserve">Table </w:t>
        </w:r>
        <w:r w:rsidR="002B16D9" w:rsidRPr="002B16D9">
          <w:rPr>
            <w:rStyle w:val="Crossreference"/>
            <w:rPrChange w:id="154" w:author="Steve Beadle" w:date="2024-07-12T14:52:00Z">
              <w:rPr>
                <w:noProof/>
              </w:rPr>
            </w:rPrChange>
          </w:rPr>
          <w:t>10</w:t>
        </w:r>
      </w:ins>
      <w:del w:id="155" w:author="Steve Beadle" w:date="2024-07-12T14:50:00Z">
        <w:r w:rsidR="000F7EA9" w:rsidRPr="00B86E80" w:rsidDel="002B16D9">
          <w:rPr>
            <w:rStyle w:val="Crossreference"/>
          </w:rPr>
          <w:delText>Table 10</w:delText>
        </w:r>
      </w:del>
      <w:r w:rsidR="00896295" w:rsidRPr="00896295">
        <w:rPr>
          <w:rStyle w:val="Crossreference"/>
        </w:rPr>
        <w:fldChar w:fldCharType="end"/>
      </w:r>
      <w:r w:rsidR="00896295">
        <w:t>.</w:t>
      </w:r>
    </w:p>
    <w:p w14:paraId="2FF81EEA" w14:textId="52F38B56" w:rsidR="00893D2D" w:rsidRDefault="00893D2D" w:rsidP="00896295">
      <w:pPr>
        <w:pStyle w:val="Caption"/>
        <w:keepNext/>
      </w:pPr>
      <w:bookmarkStart w:id="156" w:name="_Ref161150038"/>
      <w:bookmarkStart w:id="157" w:name="_Toc170288649"/>
      <w:r>
        <w:t xml:space="preserve">Table </w:t>
      </w:r>
      <w:fldSimple w:instr=" SEQ Table \* ARABIC ">
        <w:r w:rsidR="002B16D9">
          <w:rPr>
            <w:noProof/>
          </w:rPr>
          <w:t>10</w:t>
        </w:r>
      </w:fldSimple>
      <w:bookmarkEnd w:id="156"/>
      <w:r>
        <w:tab/>
      </w:r>
      <w:r w:rsidRPr="00893D2D">
        <w:t xml:space="preserve">Point </w:t>
      </w:r>
      <w:r w:rsidR="000104B4">
        <w:t>q</w:t>
      </w:r>
      <w:r w:rsidRPr="00893D2D">
        <w:t xml:space="preserve">uality </w:t>
      </w:r>
      <w:r w:rsidR="000104B4">
        <w:t>f</w:t>
      </w:r>
      <w:r w:rsidRPr="00893D2D">
        <w:t>lags</w:t>
      </w:r>
      <w:bookmarkEnd w:id="157"/>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2B16D9">
            <w:pPr>
              <w:pStyle w:val="TableText"/>
            </w:pPr>
            <w:r w:rsidRPr="00B97174">
              <w:t>Offline</w:t>
            </w:r>
          </w:p>
        </w:tc>
        <w:tc>
          <w:tcPr>
            <w:tcW w:w="0" w:type="auto"/>
          </w:tcPr>
          <w:p w14:paraId="568C4AB0" w14:textId="77777777" w:rsidR="00B97174" w:rsidRPr="00B50947" w:rsidRDefault="00B97174" w:rsidP="002B16D9">
            <w:pPr>
              <w:pStyle w:val="TableText"/>
            </w:pPr>
            <w:r w:rsidRPr="00B50947">
              <w:t>0</w:t>
            </w:r>
          </w:p>
        </w:tc>
        <w:tc>
          <w:tcPr>
            <w:tcW w:w="6524" w:type="dxa"/>
          </w:tcPr>
          <w:p w14:paraId="5F1A193A" w14:textId="5B890365" w:rsidR="00B97174" w:rsidRPr="00B97174" w:rsidRDefault="00B97174" w:rsidP="002B16D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2B16D9">
            <w:pPr>
              <w:pStyle w:val="TableText"/>
            </w:pPr>
            <w:r w:rsidRPr="00B97174">
              <w:t>Restart</w:t>
            </w:r>
          </w:p>
        </w:tc>
        <w:tc>
          <w:tcPr>
            <w:tcW w:w="0" w:type="auto"/>
          </w:tcPr>
          <w:p w14:paraId="60459797" w14:textId="77777777" w:rsidR="00B97174" w:rsidRPr="00B50947" w:rsidRDefault="00B97174" w:rsidP="002B16D9">
            <w:pPr>
              <w:pStyle w:val="TableText"/>
            </w:pPr>
            <w:r w:rsidRPr="00B50947">
              <w:t>1</w:t>
            </w:r>
          </w:p>
        </w:tc>
        <w:tc>
          <w:tcPr>
            <w:tcW w:w="6524" w:type="dxa"/>
          </w:tcPr>
          <w:p w14:paraId="68D5729D" w14:textId="6061045A" w:rsidR="00B97174" w:rsidRPr="00B97174" w:rsidRDefault="00B97174" w:rsidP="002B16D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2B16D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2B16D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2B16D9">
            <w:pPr>
              <w:pStyle w:val="TableText"/>
            </w:pPr>
            <w:r w:rsidRPr="00B97174">
              <w:t>Comms Lost</w:t>
            </w:r>
          </w:p>
        </w:tc>
        <w:tc>
          <w:tcPr>
            <w:tcW w:w="0" w:type="auto"/>
          </w:tcPr>
          <w:p w14:paraId="30F7E4AF" w14:textId="77777777" w:rsidR="00B97174" w:rsidRPr="00B50947" w:rsidRDefault="00B97174" w:rsidP="002B16D9">
            <w:pPr>
              <w:pStyle w:val="TableText"/>
            </w:pPr>
            <w:r w:rsidRPr="00B50947">
              <w:t>2</w:t>
            </w:r>
          </w:p>
        </w:tc>
        <w:tc>
          <w:tcPr>
            <w:tcW w:w="6524" w:type="dxa"/>
          </w:tcPr>
          <w:p w14:paraId="310CCFE3" w14:textId="44A49AFE" w:rsidR="00B97174" w:rsidRPr="00B97174" w:rsidRDefault="00B97174" w:rsidP="002B16D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2B16D9">
            <w:pPr>
              <w:pStyle w:val="TableText"/>
            </w:pPr>
            <w:r w:rsidRPr="00B97174">
              <w:t>Remote Forced</w:t>
            </w:r>
          </w:p>
        </w:tc>
        <w:tc>
          <w:tcPr>
            <w:tcW w:w="0" w:type="auto"/>
          </w:tcPr>
          <w:p w14:paraId="08FC3101" w14:textId="77777777" w:rsidR="00B97174" w:rsidRPr="00B50947" w:rsidRDefault="00B97174" w:rsidP="002B16D9">
            <w:pPr>
              <w:pStyle w:val="TableText"/>
            </w:pPr>
            <w:r w:rsidRPr="00B50947">
              <w:t>3</w:t>
            </w:r>
          </w:p>
        </w:tc>
        <w:tc>
          <w:tcPr>
            <w:tcW w:w="6524" w:type="dxa"/>
          </w:tcPr>
          <w:p w14:paraId="4DF0B85F" w14:textId="30202ABC" w:rsidR="00B97174" w:rsidRPr="00B97174" w:rsidRDefault="00B97174" w:rsidP="002B16D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2B16D9">
            <w:pPr>
              <w:pStyle w:val="TableText"/>
            </w:pPr>
            <w:r w:rsidRPr="00B97174">
              <w:t>Local Forced</w:t>
            </w:r>
          </w:p>
        </w:tc>
        <w:tc>
          <w:tcPr>
            <w:tcW w:w="0" w:type="auto"/>
          </w:tcPr>
          <w:p w14:paraId="792EC53E" w14:textId="77777777" w:rsidR="00B97174" w:rsidRPr="00B50947" w:rsidRDefault="00B97174" w:rsidP="002B16D9">
            <w:pPr>
              <w:pStyle w:val="TableText"/>
            </w:pPr>
            <w:r w:rsidRPr="00B50947">
              <w:t>4</w:t>
            </w:r>
          </w:p>
        </w:tc>
        <w:tc>
          <w:tcPr>
            <w:tcW w:w="6524" w:type="dxa"/>
          </w:tcPr>
          <w:p w14:paraId="1251E193" w14:textId="5A1BCEA6" w:rsidR="00B97174" w:rsidRPr="00B97174" w:rsidRDefault="00B97174" w:rsidP="002B16D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2B16D9">
            <w:pPr>
              <w:pStyle w:val="TableText"/>
            </w:pPr>
            <w:r w:rsidRPr="00B97174">
              <w:t>Chatter</w:t>
            </w:r>
          </w:p>
        </w:tc>
        <w:tc>
          <w:tcPr>
            <w:tcW w:w="0" w:type="auto"/>
          </w:tcPr>
          <w:p w14:paraId="6744AFF0" w14:textId="77777777" w:rsidR="00B97174" w:rsidRPr="00B50947" w:rsidRDefault="00B97174" w:rsidP="002B16D9">
            <w:pPr>
              <w:pStyle w:val="TableText"/>
            </w:pPr>
            <w:r w:rsidRPr="00B50947">
              <w:t>5</w:t>
            </w:r>
          </w:p>
        </w:tc>
        <w:tc>
          <w:tcPr>
            <w:tcW w:w="6524" w:type="dxa"/>
          </w:tcPr>
          <w:p w14:paraId="511E7688" w14:textId="309A4AC7" w:rsidR="00B97174" w:rsidRPr="00B97174" w:rsidRDefault="008B29E1" w:rsidP="002B16D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2B16D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2B16D9">
            <w:pPr>
              <w:pStyle w:val="TableText"/>
            </w:pPr>
            <w:r w:rsidRPr="00B97174">
              <w:t>Range Error</w:t>
            </w:r>
          </w:p>
        </w:tc>
        <w:tc>
          <w:tcPr>
            <w:tcW w:w="0" w:type="auto"/>
          </w:tcPr>
          <w:p w14:paraId="25F2958E" w14:textId="77777777" w:rsidR="00B97174" w:rsidRPr="00B50947" w:rsidRDefault="00B97174" w:rsidP="002B16D9">
            <w:pPr>
              <w:pStyle w:val="TableText"/>
            </w:pPr>
            <w:r w:rsidRPr="00B50947">
              <w:t>6</w:t>
            </w:r>
          </w:p>
        </w:tc>
        <w:tc>
          <w:tcPr>
            <w:tcW w:w="6524" w:type="dxa"/>
          </w:tcPr>
          <w:p w14:paraId="66604160" w14:textId="742A870A" w:rsidR="00B97174" w:rsidRPr="00B97174" w:rsidRDefault="00B97174" w:rsidP="002B16D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2B16D9">
            <w:pPr>
              <w:pStyle w:val="TableText"/>
            </w:pPr>
            <w:r w:rsidRPr="00B97174">
              <w:t>Discontinuity</w:t>
            </w:r>
          </w:p>
        </w:tc>
        <w:tc>
          <w:tcPr>
            <w:tcW w:w="0" w:type="auto"/>
          </w:tcPr>
          <w:p w14:paraId="379E4CE4" w14:textId="77777777" w:rsidR="00B97174" w:rsidRPr="00B50947" w:rsidRDefault="00B97174" w:rsidP="002B16D9">
            <w:pPr>
              <w:pStyle w:val="TableText"/>
            </w:pPr>
            <w:r w:rsidRPr="00B50947">
              <w:t>7</w:t>
            </w:r>
          </w:p>
        </w:tc>
        <w:tc>
          <w:tcPr>
            <w:tcW w:w="6524" w:type="dxa"/>
          </w:tcPr>
          <w:p w14:paraId="4EF89DAB" w14:textId="4913B242" w:rsidR="00B97174" w:rsidRPr="00B97174" w:rsidRDefault="00B97174" w:rsidP="002B16D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2B16D9">
            <w:pPr>
              <w:pStyle w:val="TableText"/>
            </w:pPr>
            <w:r w:rsidRPr="00B97174">
              <w:t>Reference Error</w:t>
            </w:r>
          </w:p>
        </w:tc>
        <w:tc>
          <w:tcPr>
            <w:tcW w:w="0" w:type="auto"/>
          </w:tcPr>
          <w:p w14:paraId="0B926ED5" w14:textId="77777777" w:rsidR="00B97174" w:rsidRPr="00B50947" w:rsidRDefault="00B97174" w:rsidP="002B16D9">
            <w:pPr>
              <w:pStyle w:val="TableText"/>
            </w:pPr>
            <w:r w:rsidRPr="00B50947">
              <w:t>8</w:t>
            </w:r>
          </w:p>
        </w:tc>
        <w:tc>
          <w:tcPr>
            <w:tcW w:w="6524" w:type="dxa"/>
          </w:tcPr>
          <w:p w14:paraId="0BB2A08C" w14:textId="6754C85A"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2B16D9">
            <w:pPr>
              <w:pStyle w:val="TableText"/>
            </w:pPr>
            <w:r w:rsidRPr="00B97174">
              <w:lastRenderedPageBreak/>
              <w:t>Unable to Read</w:t>
            </w:r>
          </w:p>
        </w:tc>
        <w:tc>
          <w:tcPr>
            <w:tcW w:w="0" w:type="auto"/>
          </w:tcPr>
          <w:p w14:paraId="0BF71B83" w14:textId="77777777" w:rsidR="00B97174" w:rsidRPr="00B50947" w:rsidRDefault="00B97174" w:rsidP="002B16D9">
            <w:pPr>
              <w:pStyle w:val="TableText"/>
            </w:pPr>
            <w:r w:rsidRPr="00B50947">
              <w:t>9</w:t>
            </w:r>
          </w:p>
        </w:tc>
        <w:tc>
          <w:tcPr>
            <w:tcW w:w="6524" w:type="dxa"/>
          </w:tcPr>
          <w:p w14:paraId="21E7300E" w14:textId="4F1CAF04"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690B3AA0"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8" w:author="Steve Beadle" w:date="2024-07-12T14:52:00Z">
        <w:r w:rsidR="002B16D9" w:rsidRPr="002B16D9">
          <w:rPr>
            <w:rStyle w:val="Crossreference"/>
            <w:rPrChange w:id="159" w:author="Steve Beadle" w:date="2024-07-12T14:52:00Z">
              <w:rPr/>
            </w:rPrChange>
          </w:rPr>
          <w:t xml:space="preserve">Table </w:t>
        </w:r>
        <w:r w:rsidR="002B16D9" w:rsidRPr="002B16D9">
          <w:rPr>
            <w:rStyle w:val="Crossreference"/>
            <w:rPrChange w:id="160" w:author="Steve Beadle" w:date="2024-07-12T14:52:00Z">
              <w:rPr>
                <w:noProof/>
              </w:rPr>
            </w:rPrChange>
          </w:rPr>
          <w:t>8</w:t>
        </w:r>
      </w:ins>
      <w:del w:id="161" w:author="Steve Beadle" w:date="2024-07-12T14:50:00Z">
        <w:r w:rsidR="000F7EA9" w:rsidRPr="00B86E80" w:rsidDel="002B16D9">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62" w:name="_Toc170288565"/>
      <w:r w:rsidRPr="00A513E2">
        <w:t xml:space="preserve">Binary </w:t>
      </w:r>
      <w:r w:rsidR="006B0494" w:rsidRPr="00A513E2">
        <w:t>points</w:t>
      </w:r>
      <w:bookmarkEnd w:id="162"/>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7718BE7C"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3" w:author="Steve Beadle" w:date="2024-07-12T14:52:00Z">
        <w:r w:rsidR="002B16D9" w:rsidRPr="002B16D9">
          <w:rPr>
            <w:rStyle w:val="Crossreference"/>
            <w:rPrChange w:id="164" w:author="Steve Beadle" w:date="2024-07-12T14:52:00Z">
              <w:rPr/>
            </w:rPrChange>
          </w:rPr>
          <w:t>Table</w:t>
        </w:r>
        <w:r w:rsidR="002B16D9">
          <w:t xml:space="preserve"> </w:t>
        </w:r>
        <w:r w:rsidR="002B16D9">
          <w:rPr>
            <w:noProof/>
          </w:rPr>
          <w:t>11</w:t>
        </w:r>
      </w:ins>
      <w:del w:id="165" w:author="Steve Beadle" w:date="2024-07-12T14:50:00Z">
        <w:r w:rsidR="000F7EA9" w:rsidRPr="00B86E80" w:rsidDel="002B16D9">
          <w:rPr>
            <w:rStyle w:val="Crossreference"/>
          </w:rPr>
          <w:delText>Table</w:delText>
        </w:r>
        <w:r w:rsidR="000F7EA9" w:rsidDel="002B16D9">
          <w:delText xml:space="preserve"> </w:delText>
        </w:r>
        <w:r w:rsidR="000F7EA9" w:rsidDel="002B16D9">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76CCE00F" w:rsidR="00D014F9" w:rsidRDefault="00D014F9" w:rsidP="00D014F9">
      <w:pPr>
        <w:pStyle w:val="Caption"/>
      </w:pPr>
      <w:bookmarkStart w:id="166" w:name="_Ref161299982"/>
      <w:bookmarkStart w:id="167" w:name="_Toc170288650"/>
      <w:r>
        <w:t xml:space="preserve">Table </w:t>
      </w:r>
      <w:fldSimple w:instr=" SEQ Table \* ARABIC ">
        <w:r w:rsidR="002B16D9">
          <w:rPr>
            <w:noProof/>
          </w:rPr>
          <w:t>11</w:t>
        </w:r>
      </w:fldSimple>
      <w:bookmarkEnd w:id="166"/>
      <w:r>
        <w:tab/>
        <w:t xml:space="preserve">Configuration structure for a binary </w:t>
      </w:r>
      <w:r w:rsidR="000104B4">
        <w:t>p</w:t>
      </w:r>
      <w:r>
        <w:t>oint</w:t>
      </w:r>
      <w:bookmarkEnd w:id="167"/>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2B16D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2B16D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2B16D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2B16D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2B16D9">
            <w:pPr>
              <w:pStyle w:val="TableText"/>
              <w:rPr>
                <w:lang w:bidi="he-IL"/>
              </w:rPr>
            </w:pPr>
            <w:r w:rsidRPr="00B50947">
              <w:rPr>
                <w:lang w:bidi="he-IL"/>
              </w:rPr>
              <w:t>string</w:t>
            </w:r>
          </w:p>
        </w:tc>
        <w:tc>
          <w:tcPr>
            <w:tcW w:w="1530" w:type="dxa"/>
            <w:noWrap/>
          </w:tcPr>
          <w:p w14:paraId="48BA3396" w14:textId="77777777" w:rsidR="00D014F9" w:rsidRPr="00B50947" w:rsidRDefault="00D014F9" w:rsidP="002B16D9">
            <w:pPr>
              <w:pStyle w:val="TableText"/>
              <w:rPr>
                <w:lang w:bidi="he-IL"/>
              </w:rPr>
            </w:pPr>
            <w:r w:rsidRPr="00B50947">
              <w:rPr>
                <w:lang w:bidi="he-IL"/>
              </w:rPr>
              <w:t>parentType</w:t>
            </w:r>
          </w:p>
        </w:tc>
        <w:tc>
          <w:tcPr>
            <w:tcW w:w="914" w:type="dxa"/>
            <w:noWrap/>
          </w:tcPr>
          <w:p w14:paraId="2A59D4D0" w14:textId="77777777" w:rsidR="00D014F9" w:rsidRPr="00B50947" w:rsidRDefault="00D014F9" w:rsidP="002B16D9">
            <w:pPr>
              <w:pStyle w:val="TableText"/>
              <w:rPr>
                <w:lang w:bidi="he-IL"/>
              </w:rPr>
            </w:pPr>
            <w:r w:rsidRPr="00B50947">
              <w:rPr>
                <w:lang w:bidi="he-IL"/>
              </w:rPr>
              <w:t>Yes</w:t>
            </w:r>
          </w:p>
        </w:tc>
        <w:tc>
          <w:tcPr>
            <w:tcW w:w="4113" w:type="dxa"/>
            <w:noWrap/>
          </w:tcPr>
          <w:p w14:paraId="534608CD" w14:textId="77777777" w:rsidR="00D014F9" w:rsidRPr="00B50947" w:rsidRDefault="00D014F9" w:rsidP="002B16D9">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2B16D9">
            <w:pPr>
              <w:pStyle w:val="TableText"/>
              <w:rPr>
                <w:lang w:bidi="he-IL"/>
              </w:rPr>
            </w:pPr>
            <w:r w:rsidRPr="00B50947">
              <w:rPr>
                <w:lang w:bidi="he-IL"/>
              </w:rPr>
              <w:t>Bit Count</w:t>
            </w:r>
          </w:p>
        </w:tc>
        <w:tc>
          <w:tcPr>
            <w:tcW w:w="990" w:type="dxa"/>
            <w:noWrap/>
          </w:tcPr>
          <w:p w14:paraId="276660FE" w14:textId="77777777" w:rsidR="00D014F9" w:rsidRPr="00B50947" w:rsidRDefault="00D014F9" w:rsidP="002B16D9">
            <w:pPr>
              <w:pStyle w:val="TableText"/>
              <w:rPr>
                <w:lang w:bidi="he-IL"/>
              </w:rPr>
            </w:pPr>
            <w:r w:rsidRPr="00B50947">
              <w:rPr>
                <w:lang w:bidi="he-IL"/>
              </w:rPr>
              <w:t>integer</w:t>
            </w:r>
          </w:p>
        </w:tc>
        <w:tc>
          <w:tcPr>
            <w:tcW w:w="1530" w:type="dxa"/>
            <w:noWrap/>
          </w:tcPr>
          <w:p w14:paraId="1DA3B1D7" w14:textId="77777777" w:rsidR="00D014F9" w:rsidRPr="00B50947" w:rsidRDefault="00D014F9" w:rsidP="002B16D9">
            <w:pPr>
              <w:pStyle w:val="TableText"/>
              <w:rPr>
                <w:lang w:bidi="he-IL"/>
              </w:rPr>
            </w:pPr>
            <w:r w:rsidRPr="00B50947">
              <w:rPr>
                <w:lang w:bidi="he-IL"/>
              </w:rPr>
              <w:t>bits</w:t>
            </w:r>
          </w:p>
        </w:tc>
        <w:tc>
          <w:tcPr>
            <w:tcW w:w="914" w:type="dxa"/>
            <w:noWrap/>
          </w:tcPr>
          <w:p w14:paraId="2BEA419D" w14:textId="77777777" w:rsidR="00D014F9" w:rsidRPr="00B50947" w:rsidRDefault="00D014F9" w:rsidP="002B16D9">
            <w:pPr>
              <w:pStyle w:val="TableText"/>
              <w:rPr>
                <w:lang w:bidi="he-IL"/>
              </w:rPr>
            </w:pPr>
            <w:r w:rsidRPr="00B50947">
              <w:rPr>
                <w:lang w:bidi="he-IL"/>
              </w:rPr>
              <w:t>No</w:t>
            </w:r>
          </w:p>
        </w:tc>
        <w:tc>
          <w:tcPr>
            <w:tcW w:w="4113" w:type="dxa"/>
            <w:noWrap/>
          </w:tcPr>
          <w:p w14:paraId="54E3DE37" w14:textId="77777777" w:rsidR="00D014F9" w:rsidRPr="00B50947" w:rsidRDefault="00D014F9" w:rsidP="002B16D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2B16D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2B16D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2B16D9">
            <w:pPr>
              <w:pStyle w:val="TableText"/>
              <w:rPr>
                <w:lang w:bidi="he-IL"/>
              </w:rPr>
            </w:pPr>
            <w:r w:rsidRPr="00B50947">
              <w:rPr>
                <w:lang w:bidi="he-IL"/>
              </w:rPr>
              <w:t>No</w:t>
            </w:r>
          </w:p>
        </w:tc>
        <w:tc>
          <w:tcPr>
            <w:tcW w:w="4113" w:type="dxa"/>
            <w:noWrap/>
            <w:hideMark/>
          </w:tcPr>
          <w:p w14:paraId="74AD462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2B16D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2B16D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2B16D9">
            <w:pPr>
              <w:pStyle w:val="TableText"/>
              <w:rPr>
                <w:lang w:bidi="he-IL"/>
              </w:rPr>
            </w:pPr>
            <w:r w:rsidRPr="00B50947">
              <w:rPr>
                <w:lang w:bidi="he-IL"/>
              </w:rPr>
              <w:t>No</w:t>
            </w:r>
          </w:p>
        </w:tc>
        <w:tc>
          <w:tcPr>
            <w:tcW w:w="4113" w:type="dxa"/>
            <w:noWrap/>
            <w:hideMark/>
          </w:tcPr>
          <w:p w14:paraId="45F57A6D" w14:textId="0BD98752"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2B16D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2B16D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2B16D9">
            <w:pPr>
              <w:pStyle w:val="TableText"/>
              <w:rPr>
                <w:lang w:bidi="he-IL"/>
              </w:rPr>
            </w:pPr>
            <w:r w:rsidRPr="00B50947">
              <w:rPr>
                <w:lang w:bidi="he-IL"/>
              </w:rPr>
              <w:t>No</w:t>
            </w:r>
          </w:p>
        </w:tc>
        <w:tc>
          <w:tcPr>
            <w:tcW w:w="4113" w:type="dxa"/>
            <w:noWrap/>
            <w:hideMark/>
          </w:tcPr>
          <w:p w14:paraId="6D186EDB"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2B16D9">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2B16D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2B16D9">
            <w:pPr>
              <w:pStyle w:val="TableText"/>
              <w:rPr>
                <w:lang w:bidi="he-IL"/>
              </w:rPr>
            </w:pPr>
            <w:r w:rsidRPr="00B50947">
              <w:rPr>
                <w:lang w:bidi="he-IL"/>
              </w:rPr>
              <w:t>No</w:t>
            </w:r>
          </w:p>
        </w:tc>
        <w:tc>
          <w:tcPr>
            <w:tcW w:w="4113" w:type="dxa"/>
            <w:noWrap/>
            <w:hideMark/>
          </w:tcPr>
          <w:p w14:paraId="4B42736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2B16D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2B16D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2B16D9">
            <w:pPr>
              <w:pStyle w:val="TableText"/>
              <w:rPr>
                <w:lang w:bidi="he-IL"/>
              </w:rPr>
            </w:pPr>
            <w:r w:rsidRPr="00B50947">
              <w:rPr>
                <w:lang w:bidi="he-IL"/>
              </w:rPr>
              <w:t>No</w:t>
            </w:r>
          </w:p>
        </w:tc>
        <w:tc>
          <w:tcPr>
            <w:tcW w:w="4113" w:type="dxa"/>
            <w:noWrap/>
            <w:hideMark/>
          </w:tcPr>
          <w:p w14:paraId="3AD91B94" w14:textId="3328FEC0"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2B16D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2B16D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2B16D9">
            <w:pPr>
              <w:pStyle w:val="TableText"/>
              <w:rPr>
                <w:lang w:bidi="he-IL"/>
              </w:rPr>
            </w:pPr>
            <w:r w:rsidRPr="00B50947">
              <w:rPr>
                <w:lang w:bidi="he-IL"/>
              </w:rPr>
              <w:t>No</w:t>
            </w:r>
          </w:p>
        </w:tc>
        <w:tc>
          <w:tcPr>
            <w:tcW w:w="4113" w:type="dxa"/>
            <w:noWrap/>
            <w:hideMark/>
          </w:tcPr>
          <w:p w14:paraId="30FBF71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2B16D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2B16D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2B16D9">
            <w:pPr>
              <w:pStyle w:val="TableText"/>
              <w:rPr>
                <w:lang w:bidi="he-IL"/>
              </w:rPr>
            </w:pPr>
            <w:r w:rsidRPr="00B50947">
              <w:rPr>
                <w:lang w:bidi="he-IL"/>
              </w:rPr>
              <w:t>No</w:t>
            </w:r>
          </w:p>
        </w:tc>
        <w:tc>
          <w:tcPr>
            <w:tcW w:w="4113" w:type="dxa"/>
            <w:noWrap/>
            <w:hideMark/>
          </w:tcPr>
          <w:p w14:paraId="04E9C6F5" w14:textId="77777777" w:rsidR="00D014F9" w:rsidRPr="00B50947" w:rsidRDefault="00D014F9" w:rsidP="002B16D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2B16D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2B16D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2B16D9">
            <w:pPr>
              <w:pStyle w:val="TableText"/>
              <w:rPr>
                <w:lang w:bidi="he-IL"/>
              </w:rPr>
            </w:pPr>
            <w:r w:rsidRPr="00B50947">
              <w:rPr>
                <w:lang w:bidi="he-IL"/>
              </w:rPr>
              <w:t>No</w:t>
            </w:r>
          </w:p>
        </w:tc>
        <w:tc>
          <w:tcPr>
            <w:tcW w:w="4113" w:type="dxa"/>
            <w:noWrap/>
            <w:hideMark/>
          </w:tcPr>
          <w:p w14:paraId="539FE249" w14:textId="46C1DAC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2B16D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2B16D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2B16D9">
            <w:pPr>
              <w:pStyle w:val="TableText"/>
              <w:rPr>
                <w:lang w:bidi="he-IL"/>
              </w:rPr>
            </w:pPr>
            <w:r w:rsidRPr="00B50947">
              <w:rPr>
                <w:lang w:bidi="he-IL"/>
              </w:rPr>
              <w:t>No</w:t>
            </w:r>
          </w:p>
        </w:tc>
        <w:tc>
          <w:tcPr>
            <w:tcW w:w="4113" w:type="dxa"/>
            <w:noWrap/>
            <w:hideMark/>
          </w:tcPr>
          <w:p w14:paraId="7593CA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2B16D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2B16D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2B16D9">
            <w:pPr>
              <w:pStyle w:val="TableText"/>
              <w:rPr>
                <w:lang w:bidi="he-IL"/>
              </w:rPr>
            </w:pPr>
            <w:r w:rsidRPr="00B50947">
              <w:rPr>
                <w:lang w:bidi="he-IL"/>
              </w:rPr>
              <w:t>No</w:t>
            </w:r>
          </w:p>
        </w:tc>
        <w:tc>
          <w:tcPr>
            <w:tcW w:w="4113" w:type="dxa"/>
            <w:noWrap/>
            <w:hideMark/>
          </w:tcPr>
          <w:p w14:paraId="04BEBFE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2B16D9">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2B16D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2B16D9">
            <w:pPr>
              <w:pStyle w:val="TableText"/>
              <w:rPr>
                <w:lang w:bidi="he-IL"/>
              </w:rPr>
            </w:pPr>
            <w:r w:rsidRPr="00B50947">
              <w:rPr>
                <w:lang w:bidi="he-IL"/>
              </w:rPr>
              <w:t>No</w:t>
            </w:r>
          </w:p>
        </w:tc>
        <w:tc>
          <w:tcPr>
            <w:tcW w:w="4113" w:type="dxa"/>
            <w:noWrap/>
            <w:hideMark/>
          </w:tcPr>
          <w:p w14:paraId="43B83FAD" w14:textId="15F3B62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2B16D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2B16D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2B16D9">
            <w:pPr>
              <w:pStyle w:val="TableText"/>
              <w:rPr>
                <w:lang w:bidi="he-IL"/>
              </w:rPr>
            </w:pPr>
            <w:r w:rsidRPr="00B50947">
              <w:rPr>
                <w:lang w:bidi="he-IL"/>
              </w:rPr>
              <w:t>No</w:t>
            </w:r>
          </w:p>
        </w:tc>
        <w:tc>
          <w:tcPr>
            <w:tcW w:w="4113" w:type="dxa"/>
            <w:noWrap/>
            <w:hideMark/>
          </w:tcPr>
          <w:p w14:paraId="5B4119C4"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2B16D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2B16D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2B16D9">
            <w:pPr>
              <w:pStyle w:val="TableText"/>
              <w:rPr>
                <w:lang w:bidi="he-IL"/>
              </w:rPr>
            </w:pPr>
            <w:r w:rsidRPr="00B50947">
              <w:rPr>
                <w:lang w:bidi="he-IL"/>
              </w:rPr>
              <w:t>No</w:t>
            </w:r>
          </w:p>
        </w:tc>
        <w:tc>
          <w:tcPr>
            <w:tcW w:w="4113" w:type="dxa"/>
            <w:noWrap/>
            <w:hideMark/>
          </w:tcPr>
          <w:p w14:paraId="7BFCF29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2B16D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2B16D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2B16D9">
            <w:pPr>
              <w:pStyle w:val="TableText"/>
              <w:rPr>
                <w:lang w:bidi="he-IL"/>
              </w:rPr>
            </w:pPr>
            <w:r w:rsidRPr="00B50947">
              <w:rPr>
                <w:lang w:bidi="he-IL"/>
              </w:rPr>
              <w:t>No</w:t>
            </w:r>
          </w:p>
        </w:tc>
        <w:tc>
          <w:tcPr>
            <w:tcW w:w="4113" w:type="dxa"/>
            <w:noWrap/>
            <w:hideMark/>
          </w:tcPr>
          <w:p w14:paraId="6162CB51" w14:textId="419FBB2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2B16D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2B16D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2B16D9">
            <w:pPr>
              <w:pStyle w:val="TableText"/>
              <w:rPr>
                <w:lang w:bidi="he-IL"/>
              </w:rPr>
            </w:pPr>
            <w:r w:rsidRPr="00B50947">
              <w:rPr>
                <w:lang w:bidi="he-IL"/>
              </w:rPr>
              <w:t>No</w:t>
            </w:r>
          </w:p>
        </w:tc>
        <w:tc>
          <w:tcPr>
            <w:tcW w:w="4113" w:type="dxa"/>
            <w:noWrap/>
            <w:hideMark/>
          </w:tcPr>
          <w:p w14:paraId="0A2163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2B16D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2B16D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2B16D9">
            <w:pPr>
              <w:pStyle w:val="TableText"/>
              <w:rPr>
                <w:lang w:bidi="he-IL"/>
              </w:rPr>
            </w:pPr>
            <w:r w:rsidRPr="00B50947">
              <w:rPr>
                <w:lang w:bidi="he-IL"/>
              </w:rPr>
              <w:t>No</w:t>
            </w:r>
          </w:p>
        </w:tc>
        <w:tc>
          <w:tcPr>
            <w:tcW w:w="4113" w:type="dxa"/>
            <w:noWrap/>
            <w:hideMark/>
          </w:tcPr>
          <w:p w14:paraId="3FBC8D52"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2B16D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2B16D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2B16D9">
            <w:pPr>
              <w:pStyle w:val="TableText"/>
              <w:rPr>
                <w:lang w:bidi="he-IL"/>
              </w:rPr>
            </w:pPr>
            <w:r w:rsidRPr="00B50947">
              <w:rPr>
                <w:lang w:bidi="he-IL"/>
              </w:rPr>
              <w:t>No</w:t>
            </w:r>
          </w:p>
        </w:tc>
        <w:tc>
          <w:tcPr>
            <w:tcW w:w="4113" w:type="dxa"/>
            <w:noWrap/>
            <w:hideMark/>
          </w:tcPr>
          <w:p w14:paraId="35505E3C" w14:textId="27DC925A"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2B16D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2B16D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2B16D9">
            <w:pPr>
              <w:pStyle w:val="TableText"/>
              <w:rPr>
                <w:lang w:bidi="he-IL"/>
              </w:rPr>
            </w:pPr>
            <w:r w:rsidRPr="00B50947">
              <w:rPr>
                <w:lang w:bidi="he-IL"/>
              </w:rPr>
              <w:t>No</w:t>
            </w:r>
          </w:p>
        </w:tc>
        <w:tc>
          <w:tcPr>
            <w:tcW w:w="4113" w:type="dxa"/>
            <w:noWrap/>
            <w:hideMark/>
          </w:tcPr>
          <w:p w14:paraId="71839B73"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2B16D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2B16D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2B16D9">
            <w:pPr>
              <w:pStyle w:val="TableText"/>
              <w:rPr>
                <w:lang w:bidi="he-IL"/>
              </w:rPr>
            </w:pPr>
            <w:r w:rsidRPr="00B50947">
              <w:rPr>
                <w:lang w:bidi="he-IL"/>
              </w:rPr>
              <w:t>No</w:t>
            </w:r>
          </w:p>
        </w:tc>
        <w:tc>
          <w:tcPr>
            <w:tcW w:w="4113" w:type="dxa"/>
            <w:noWrap/>
            <w:hideMark/>
          </w:tcPr>
          <w:p w14:paraId="072D6E71"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2B16D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2B16D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2B16D9">
            <w:pPr>
              <w:pStyle w:val="TableText"/>
              <w:rPr>
                <w:lang w:bidi="he-IL"/>
              </w:rPr>
            </w:pPr>
            <w:r w:rsidRPr="00B50947">
              <w:rPr>
                <w:lang w:bidi="he-IL"/>
              </w:rPr>
              <w:t>No</w:t>
            </w:r>
          </w:p>
        </w:tc>
        <w:tc>
          <w:tcPr>
            <w:tcW w:w="4113" w:type="dxa"/>
            <w:noWrap/>
            <w:hideMark/>
          </w:tcPr>
          <w:p w14:paraId="3F907E00" w14:textId="53E75AD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2B16D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2B16D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2B16D9">
            <w:pPr>
              <w:pStyle w:val="TableText"/>
              <w:rPr>
                <w:lang w:bidi="he-IL"/>
              </w:rPr>
            </w:pPr>
            <w:r w:rsidRPr="00B50947">
              <w:rPr>
                <w:lang w:bidi="he-IL"/>
              </w:rPr>
              <w:t>No</w:t>
            </w:r>
          </w:p>
        </w:tc>
        <w:tc>
          <w:tcPr>
            <w:tcW w:w="4113" w:type="dxa"/>
            <w:noWrap/>
            <w:hideMark/>
          </w:tcPr>
          <w:p w14:paraId="1ED512C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2B16D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2B16D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2B16D9">
            <w:pPr>
              <w:pStyle w:val="TableText"/>
              <w:rPr>
                <w:lang w:bidi="he-IL"/>
              </w:rPr>
            </w:pPr>
            <w:r w:rsidRPr="00B50947">
              <w:rPr>
                <w:lang w:bidi="he-IL"/>
              </w:rPr>
              <w:t>No</w:t>
            </w:r>
          </w:p>
        </w:tc>
        <w:tc>
          <w:tcPr>
            <w:tcW w:w="4113" w:type="dxa"/>
            <w:noWrap/>
            <w:hideMark/>
          </w:tcPr>
          <w:p w14:paraId="298F57C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2B16D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2B16D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2B16D9">
            <w:pPr>
              <w:pStyle w:val="TableText"/>
              <w:rPr>
                <w:lang w:bidi="he-IL"/>
              </w:rPr>
            </w:pPr>
            <w:r w:rsidRPr="00B50947">
              <w:rPr>
                <w:lang w:bidi="he-IL"/>
              </w:rPr>
              <w:t>No</w:t>
            </w:r>
          </w:p>
        </w:tc>
        <w:tc>
          <w:tcPr>
            <w:tcW w:w="4113" w:type="dxa"/>
            <w:noWrap/>
            <w:hideMark/>
          </w:tcPr>
          <w:p w14:paraId="07A38944" w14:textId="6D94C345"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2B16D9">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2B16D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2B16D9">
            <w:pPr>
              <w:pStyle w:val="TableText"/>
              <w:rPr>
                <w:lang w:bidi="he-IL"/>
              </w:rPr>
            </w:pPr>
            <w:r w:rsidRPr="00B50947">
              <w:rPr>
                <w:lang w:bidi="he-IL"/>
              </w:rPr>
              <w:t>No</w:t>
            </w:r>
          </w:p>
        </w:tc>
        <w:tc>
          <w:tcPr>
            <w:tcW w:w="4113" w:type="dxa"/>
            <w:noWrap/>
            <w:hideMark/>
          </w:tcPr>
          <w:p w14:paraId="5D8B7912"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2B16D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2B16D9">
            <w:pPr>
              <w:pStyle w:val="TableText"/>
              <w:rPr>
                <w:lang w:bidi="he-IL"/>
              </w:rPr>
            </w:pPr>
            <w:r w:rsidRPr="00B50947">
              <w:rPr>
                <w:lang w:bidi="he-IL"/>
              </w:rPr>
              <w:t>integer</w:t>
            </w:r>
          </w:p>
        </w:tc>
        <w:tc>
          <w:tcPr>
            <w:tcW w:w="1530" w:type="dxa"/>
            <w:noWrap/>
          </w:tcPr>
          <w:p w14:paraId="1AD8F58F" w14:textId="77777777" w:rsidR="00D014F9" w:rsidRPr="00B50947" w:rsidRDefault="00D014F9" w:rsidP="002B16D9">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2B16D9">
            <w:pPr>
              <w:pStyle w:val="TableText"/>
              <w:rPr>
                <w:lang w:bidi="he-IL"/>
              </w:rPr>
            </w:pPr>
            <w:r w:rsidRPr="00B50947">
              <w:rPr>
                <w:lang w:bidi="he-IL"/>
              </w:rPr>
              <w:t>No</w:t>
            </w:r>
          </w:p>
        </w:tc>
        <w:tc>
          <w:tcPr>
            <w:tcW w:w="4113" w:type="dxa"/>
            <w:noWrap/>
          </w:tcPr>
          <w:p w14:paraId="15AAC9DD" w14:textId="7F140DBF" w:rsidR="00D014F9" w:rsidRPr="00B50947" w:rsidRDefault="00D014F9" w:rsidP="002B16D9">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2B16D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2B16D9">
            <w:pPr>
              <w:pStyle w:val="TableText"/>
              <w:rPr>
                <w:lang w:bidi="he-IL"/>
              </w:rPr>
            </w:pPr>
            <w:r w:rsidRPr="00B50947">
              <w:rPr>
                <w:lang w:bidi="he-IL"/>
              </w:rPr>
              <w:t>boolean</w:t>
            </w:r>
          </w:p>
        </w:tc>
        <w:tc>
          <w:tcPr>
            <w:tcW w:w="1530" w:type="dxa"/>
            <w:noWrap/>
          </w:tcPr>
          <w:p w14:paraId="51242DFB" w14:textId="77777777" w:rsidR="00D014F9" w:rsidRPr="00B50947" w:rsidRDefault="00D014F9" w:rsidP="002B16D9">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2B16D9">
            <w:pPr>
              <w:pStyle w:val="TableText"/>
              <w:rPr>
                <w:lang w:bidi="he-IL"/>
              </w:rPr>
            </w:pPr>
            <w:r w:rsidRPr="00B50947">
              <w:rPr>
                <w:lang w:bidi="he-IL"/>
              </w:rPr>
              <w:t>No</w:t>
            </w:r>
          </w:p>
        </w:tc>
        <w:tc>
          <w:tcPr>
            <w:tcW w:w="4113" w:type="dxa"/>
            <w:noWrap/>
          </w:tcPr>
          <w:p w14:paraId="77CCFD6E" w14:textId="3F6056F1" w:rsidR="00D014F9" w:rsidRPr="00B50947" w:rsidRDefault="00D014F9" w:rsidP="002B16D9">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67232655"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8" w:author="Steve Beadle" w:date="2024-07-12T14:52:00Z">
        <w:r w:rsidR="002B16D9" w:rsidRPr="002B16D9">
          <w:rPr>
            <w:rStyle w:val="Crossreference"/>
            <w:rPrChange w:id="169" w:author="Steve Beadle" w:date="2024-07-12T14:52:00Z">
              <w:rPr/>
            </w:rPrChange>
          </w:rPr>
          <w:t xml:space="preserve">Figure </w:t>
        </w:r>
        <w:r w:rsidR="002B16D9" w:rsidRPr="002B16D9">
          <w:rPr>
            <w:rStyle w:val="Crossreference"/>
            <w:rPrChange w:id="170" w:author="Steve Beadle" w:date="2024-07-12T14:52:00Z">
              <w:rPr>
                <w:noProof/>
              </w:rPr>
            </w:rPrChange>
          </w:rPr>
          <w:t>4</w:t>
        </w:r>
      </w:ins>
      <w:del w:id="171" w:author="Steve Beadle" w:date="2024-07-12T14:50:00Z">
        <w:r w:rsidR="000F7EA9" w:rsidRPr="00B86E80" w:rsidDel="002B16D9">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17AD1791">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19265B62" w:rsidR="00A20075" w:rsidRDefault="00A20075" w:rsidP="00A20075">
      <w:pPr>
        <w:pStyle w:val="Caption"/>
      </w:pPr>
      <w:bookmarkStart w:id="172" w:name="_Ref161910224"/>
      <w:bookmarkStart w:id="173" w:name="_Toc170288631"/>
      <w:r>
        <w:t xml:space="preserve">Figure </w:t>
      </w:r>
      <w:fldSimple w:instr=" SEQ Figure \* ARABIC ">
        <w:r w:rsidR="002B16D9">
          <w:rPr>
            <w:noProof/>
          </w:rPr>
          <w:t>4</w:t>
        </w:r>
      </w:fldSimple>
      <w:bookmarkEnd w:id="172"/>
      <w:r>
        <w:tab/>
      </w:r>
      <w:r w:rsidRPr="00BA7567">
        <w:t xml:space="preserve">Supported implementation of persistence for binary </w:t>
      </w:r>
      <w:proofErr w:type="gramStart"/>
      <w:r w:rsidRPr="00BA7567">
        <w:t>points</w:t>
      </w:r>
      <w:bookmarkEnd w:id="173"/>
      <w:proofErr w:type="gramEnd"/>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4" w:name="_Toc170288566"/>
      <w:r>
        <w:t xml:space="preserve">Analogue </w:t>
      </w:r>
      <w:r w:rsidR="006B0494">
        <w:t>points</w:t>
      </w:r>
      <w:bookmarkEnd w:id="174"/>
    </w:p>
    <w:p w14:paraId="7B6E8A76" w14:textId="72ADAC04"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5" w:author="Steve Beadle" w:date="2024-07-12T14:52:00Z">
        <w:r w:rsidR="002B16D9" w:rsidRPr="002B16D9">
          <w:rPr>
            <w:rStyle w:val="Crossreference"/>
            <w:rPrChange w:id="176" w:author="Steve Beadle" w:date="2024-07-12T14:52:00Z">
              <w:rPr/>
            </w:rPrChange>
          </w:rPr>
          <w:t xml:space="preserve">Table </w:t>
        </w:r>
        <w:r w:rsidR="002B16D9" w:rsidRPr="002B16D9">
          <w:rPr>
            <w:rStyle w:val="Crossreference"/>
            <w:rPrChange w:id="177" w:author="Steve Beadle" w:date="2024-07-12T14:52:00Z">
              <w:rPr>
                <w:noProof/>
              </w:rPr>
            </w:rPrChange>
          </w:rPr>
          <w:t>12</w:t>
        </w:r>
      </w:ins>
      <w:del w:id="178" w:author="Steve Beadle" w:date="2024-07-12T14:50:00Z">
        <w:r w:rsidR="000F7EA9" w:rsidRPr="00B86E80" w:rsidDel="002B16D9">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430477D5" w:rsidR="00A20075" w:rsidRDefault="00A20075" w:rsidP="00A20075">
      <w:pPr>
        <w:pStyle w:val="Caption"/>
      </w:pPr>
      <w:bookmarkStart w:id="179" w:name="_Ref161301633"/>
      <w:bookmarkStart w:id="180" w:name="_Toc170288651"/>
      <w:r>
        <w:t xml:space="preserve">Table </w:t>
      </w:r>
      <w:fldSimple w:instr=" SEQ Table \* ARABIC ">
        <w:r w:rsidR="002B16D9">
          <w:rPr>
            <w:noProof/>
          </w:rPr>
          <w:t>12</w:t>
        </w:r>
      </w:fldSimple>
      <w:bookmarkEnd w:id="179"/>
      <w:r>
        <w:tab/>
      </w:r>
      <w:r w:rsidRPr="00A20075">
        <w:t>Configuration structure for a</w:t>
      </w:r>
      <w:r>
        <w:t>n</w:t>
      </w:r>
      <w:r w:rsidRPr="00A20075">
        <w:t xml:space="preserve"> </w:t>
      </w:r>
      <w:r>
        <w:t>analogue</w:t>
      </w:r>
      <w:r w:rsidRPr="00A20075">
        <w:t xml:space="preserve"> </w:t>
      </w:r>
      <w:r w:rsidR="00B445A6">
        <w:t>p</w:t>
      </w:r>
      <w:r w:rsidRPr="00A20075">
        <w:t>oint</w:t>
      </w:r>
      <w:bookmarkEnd w:id="180"/>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2B16D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2B16D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2B16D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2B16D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2B16D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2B16D9">
            <w:pPr>
              <w:pStyle w:val="TableText"/>
              <w:rPr>
                <w:lang w:bidi="he-IL"/>
              </w:rPr>
            </w:pPr>
            <w:r w:rsidRPr="00B50947">
              <w:rPr>
                <w:lang w:bidi="he-IL"/>
              </w:rPr>
              <w:t>string</w:t>
            </w:r>
          </w:p>
        </w:tc>
        <w:tc>
          <w:tcPr>
            <w:tcW w:w="1446" w:type="dxa"/>
            <w:noWrap/>
          </w:tcPr>
          <w:p w14:paraId="6D6B5EF3" w14:textId="77777777" w:rsidR="00D271BA" w:rsidRPr="00B50947" w:rsidRDefault="00D271BA" w:rsidP="002B16D9">
            <w:pPr>
              <w:pStyle w:val="TableText"/>
              <w:rPr>
                <w:lang w:bidi="he-IL"/>
              </w:rPr>
            </w:pPr>
            <w:r w:rsidRPr="00B50947">
              <w:rPr>
                <w:lang w:bidi="he-IL"/>
              </w:rPr>
              <w:t>parentType</w:t>
            </w:r>
          </w:p>
        </w:tc>
        <w:tc>
          <w:tcPr>
            <w:tcW w:w="900" w:type="dxa"/>
            <w:noWrap/>
          </w:tcPr>
          <w:p w14:paraId="4B26713C" w14:textId="77777777" w:rsidR="00D271BA" w:rsidRPr="00B50947" w:rsidRDefault="00D271BA" w:rsidP="002B16D9">
            <w:pPr>
              <w:pStyle w:val="TableText"/>
              <w:rPr>
                <w:lang w:bidi="he-IL"/>
              </w:rPr>
            </w:pPr>
            <w:r w:rsidRPr="00B50947">
              <w:rPr>
                <w:lang w:bidi="he-IL"/>
              </w:rPr>
              <w:t>Yes</w:t>
            </w:r>
          </w:p>
        </w:tc>
        <w:tc>
          <w:tcPr>
            <w:tcW w:w="4037" w:type="dxa"/>
            <w:noWrap/>
          </w:tcPr>
          <w:p w14:paraId="1CD2E670" w14:textId="77777777" w:rsidR="00D271BA" w:rsidRPr="00B50947" w:rsidRDefault="00D271BA" w:rsidP="002B16D9">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2B16D9">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2B16D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2B16D9">
            <w:pPr>
              <w:pStyle w:val="TableText"/>
              <w:rPr>
                <w:lang w:bidi="he-IL"/>
              </w:rPr>
            </w:pPr>
            <w:r w:rsidRPr="00B50947">
              <w:rPr>
                <w:lang w:bidi="he-IL"/>
              </w:rPr>
              <w:t>No</w:t>
            </w:r>
          </w:p>
        </w:tc>
        <w:tc>
          <w:tcPr>
            <w:tcW w:w="4037" w:type="dxa"/>
            <w:noWrap/>
            <w:hideMark/>
          </w:tcPr>
          <w:p w14:paraId="0CD0CFE0" w14:textId="1557FF5D" w:rsidR="00D271BA" w:rsidRPr="00B50947" w:rsidRDefault="00D271BA" w:rsidP="002B16D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w:t>
            </w:r>
            <w:proofErr w:type="gramStart"/>
            <w:r w:rsidRPr="00B50947">
              <w:rPr>
                <w:lang w:bidi="he-IL"/>
              </w:rPr>
              <w:t>e.g.</w:t>
            </w:r>
            <w:proofErr w:type="gramEnd"/>
            <w:r w:rsidRPr="00B50947">
              <w:rPr>
                <w:lang w:bidi="he-IL"/>
              </w:rPr>
              <w:t xml:space="preserve">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2B16D9">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2B16D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2B16D9">
            <w:pPr>
              <w:pStyle w:val="TableText"/>
              <w:rPr>
                <w:lang w:bidi="he-IL"/>
              </w:rPr>
            </w:pPr>
            <w:r w:rsidRPr="00B50947">
              <w:rPr>
                <w:lang w:bidi="he-IL"/>
              </w:rPr>
              <w:t>No</w:t>
            </w:r>
          </w:p>
        </w:tc>
        <w:tc>
          <w:tcPr>
            <w:tcW w:w="4037" w:type="dxa"/>
            <w:noWrap/>
            <w:hideMark/>
          </w:tcPr>
          <w:p w14:paraId="0FCC176C" w14:textId="77777777" w:rsidR="00D271BA" w:rsidRPr="00B50947" w:rsidRDefault="00D271BA" w:rsidP="002B16D9">
            <w:pPr>
              <w:pStyle w:val="TableText"/>
              <w:rPr>
                <w:lang w:bidi="he-IL"/>
              </w:rPr>
            </w:pPr>
            <w:r w:rsidRPr="00B50947">
              <w:rPr>
                <w:lang w:bidi="he-IL"/>
              </w:rPr>
              <w:t>Raw scale 2 is the second raw value for the scaling (</w:t>
            </w:r>
            <w:proofErr w:type="gramStart"/>
            <w:r w:rsidRPr="00B50947">
              <w:rPr>
                <w:lang w:bidi="he-IL"/>
              </w:rPr>
              <w:t>e.g.</w:t>
            </w:r>
            <w:proofErr w:type="gramEnd"/>
            <w:r w:rsidRPr="00B50947">
              <w:rPr>
                <w:lang w:bidi="he-IL"/>
              </w:rPr>
              <w:t xml:space="preserve">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2B16D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2B16D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2B16D9">
            <w:pPr>
              <w:pStyle w:val="TableText"/>
              <w:rPr>
                <w:lang w:bidi="he-IL"/>
              </w:rPr>
            </w:pPr>
            <w:r w:rsidRPr="00B50947">
              <w:rPr>
                <w:lang w:bidi="he-IL"/>
              </w:rPr>
              <w:t>No</w:t>
            </w:r>
          </w:p>
        </w:tc>
        <w:tc>
          <w:tcPr>
            <w:tcW w:w="4037" w:type="dxa"/>
            <w:noWrap/>
            <w:hideMark/>
          </w:tcPr>
          <w:p w14:paraId="3500CC81" w14:textId="517D3445" w:rsidR="00D271BA" w:rsidRPr="00B50947" w:rsidRDefault="00D271BA" w:rsidP="002B16D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w:t>
            </w:r>
            <w:proofErr w:type="gramStart"/>
            <w:r w:rsidRPr="00B50947">
              <w:rPr>
                <w:lang w:bidi="he-IL"/>
              </w:rPr>
              <w:t>e.g.</w:t>
            </w:r>
            <w:proofErr w:type="gramEnd"/>
            <w:r w:rsidRPr="00B50947">
              <w:rPr>
                <w:lang w:bidi="he-IL"/>
              </w:rPr>
              <w:t xml:space="preserve">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2B16D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2B16D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2B16D9">
            <w:pPr>
              <w:pStyle w:val="TableText"/>
              <w:rPr>
                <w:lang w:bidi="he-IL"/>
              </w:rPr>
            </w:pPr>
            <w:r w:rsidRPr="00B50947">
              <w:rPr>
                <w:lang w:bidi="he-IL"/>
              </w:rPr>
              <w:t>No</w:t>
            </w:r>
          </w:p>
        </w:tc>
        <w:tc>
          <w:tcPr>
            <w:tcW w:w="4037" w:type="dxa"/>
            <w:noWrap/>
            <w:hideMark/>
          </w:tcPr>
          <w:p w14:paraId="3C7E6C44" w14:textId="77777777" w:rsidR="00D271BA" w:rsidRPr="00B50947" w:rsidRDefault="00D271BA" w:rsidP="002B16D9">
            <w:pPr>
              <w:pStyle w:val="TableText"/>
              <w:rPr>
                <w:lang w:bidi="he-IL"/>
              </w:rPr>
            </w:pPr>
            <w:r w:rsidRPr="00B50947">
              <w:rPr>
                <w:lang w:bidi="he-IL"/>
              </w:rPr>
              <w:t>Engineering scale 2; this is the second engineering value that corresponds to the second raw value (</w:t>
            </w:r>
            <w:proofErr w:type="gramStart"/>
            <w:r w:rsidRPr="00B50947">
              <w:rPr>
                <w:lang w:bidi="he-IL"/>
              </w:rPr>
              <w:t>e.g.</w:t>
            </w:r>
            <w:proofErr w:type="gramEnd"/>
            <w:r w:rsidRPr="00B50947">
              <w:rPr>
                <w:lang w:bidi="he-IL"/>
              </w:rPr>
              <w:t xml:space="preserve">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2B16D9">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2B16D9">
            <w:pPr>
              <w:pStyle w:val="TableText"/>
              <w:rPr>
                <w:lang w:bidi="he-IL"/>
              </w:rPr>
            </w:pPr>
            <w:r w:rsidRPr="00B50947">
              <w:rPr>
                <w:lang w:bidi="he-IL"/>
              </w:rPr>
              <w:t>min</w:t>
            </w:r>
          </w:p>
        </w:tc>
        <w:tc>
          <w:tcPr>
            <w:tcW w:w="900" w:type="dxa"/>
            <w:noWrap/>
            <w:hideMark/>
          </w:tcPr>
          <w:p w14:paraId="0CBDB9C4" w14:textId="77777777" w:rsidR="00D271BA" w:rsidRPr="00B50947" w:rsidRDefault="00D271BA" w:rsidP="002B16D9">
            <w:pPr>
              <w:pStyle w:val="TableText"/>
              <w:rPr>
                <w:lang w:bidi="he-IL"/>
              </w:rPr>
            </w:pPr>
            <w:r w:rsidRPr="00B50947">
              <w:rPr>
                <w:lang w:bidi="he-IL"/>
              </w:rPr>
              <w:t>No</w:t>
            </w:r>
          </w:p>
        </w:tc>
        <w:tc>
          <w:tcPr>
            <w:tcW w:w="4037" w:type="dxa"/>
            <w:noWrap/>
            <w:hideMark/>
          </w:tcPr>
          <w:p w14:paraId="658C5876" w14:textId="77777777" w:rsidR="00D271BA" w:rsidRPr="00B50947" w:rsidRDefault="00D271BA" w:rsidP="002B16D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2B16D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2B16D9">
            <w:pPr>
              <w:pStyle w:val="TableText"/>
              <w:rPr>
                <w:lang w:bidi="he-IL"/>
              </w:rPr>
            </w:pPr>
            <w:r w:rsidRPr="00B50947">
              <w:rPr>
                <w:lang w:bidi="he-IL"/>
              </w:rPr>
              <w:t>max</w:t>
            </w:r>
          </w:p>
        </w:tc>
        <w:tc>
          <w:tcPr>
            <w:tcW w:w="900" w:type="dxa"/>
            <w:noWrap/>
            <w:hideMark/>
          </w:tcPr>
          <w:p w14:paraId="249CB283" w14:textId="77777777" w:rsidR="00D271BA" w:rsidRPr="00B50947" w:rsidRDefault="00D271BA" w:rsidP="002B16D9">
            <w:pPr>
              <w:pStyle w:val="TableText"/>
              <w:rPr>
                <w:lang w:bidi="he-IL"/>
              </w:rPr>
            </w:pPr>
            <w:r w:rsidRPr="00B50947">
              <w:rPr>
                <w:lang w:bidi="he-IL"/>
              </w:rPr>
              <w:t>No</w:t>
            </w:r>
          </w:p>
        </w:tc>
        <w:tc>
          <w:tcPr>
            <w:tcW w:w="4037" w:type="dxa"/>
            <w:noWrap/>
            <w:hideMark/>
          </w:tcPr>
          <w:p w14:paraId="2A7915FF" w14:textId="77777777" w:rsidR="00D271BA" w:rsidRPr="00B50947" w:rsidRDefault="00D271BA" w:rsidP="002B16D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2B16D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2B16D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2B16D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2B16D9">
            <w:pPr>
              <w:pStyle w:val="TableText"/>
              <w:rPr>
                <w:lang w:bidi="he-IL"/>
              </w:rPr>
            </w:pPr>
            <w:r w:rsidRPr="00B50947">
              <w:rPr>
                <w:lang w:bidi="he-IL"/>
              </w:rPr>
              <w:t>No</w:t>
            </w:r>
          </w:p>
        </w:tc>
        <w:tc>
          <w:tcPr>
            <w:tcW w:w="4037" w:type="dxa"/>
            <w:noWrap/>
            <w:hideMark/>
          </w:tcPr>
          <w:p w14:paraId="7C3BD67E" w14:textId="6BEC473C" w:rsidR="00D271BA" w:rsidRPr="00B50947" w:rsidRDefault="00D271BA"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2B16D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2B16D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2B16D9">
            <w:pPr>
              <w:pStyle w:val="TableText"/>
              <w:rPr>
                <w:lang w:bidi="he-IL"/>
              </w:rPr>
            </w:pPr>
            <w:r w:rsidRPr="00B50947">
              <w:rPr>
                <w:lang w:bidi="he-IL"/>
              </w:rPr>
              <w:t>No</w:t>
            </w:r>
          </w:p>
        </w:tc>
        <w:tc>
          <w:tcPr>
            <w:tcW w:w="4037" w:type="dxa"/>
            <w:noWrap/>
            <w:hideMark/>
          </w:tcPr>
          <w:p w14:paraId="7215B6F9" w14:textId="6275A854" w:rsidR="00D271BA" w:rsidRPr="00B50947" w:rsidRDefault="00D271BA"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6019C402"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81" w:author="Steve Beadle" w:date="2024-07-12T14:52:00Z">
        <w:r w:rsidR="002B16D9" w:rsidRPr="002B16D9">
          <w:rPr>
            <w:rStyle w:val="Crossreference"/>
            <w:rPrChange w:id="182" w:author="Steve Beadle" w:date="2024-07-12T14:52:00Z">
              <w:rPr/>
            </w:rPrChange>
          </w:rPr>
          <w:t xml:space="preserve">Figure </w:t>
        </w:r>
        <w:r w:rsidR="002B16D9" w:rsidRPr="002B16D9">
          <w:rPr>
            <w:rStyle w:val="Crossreference"/>
            <w:rPrChange w:id="183" w:author="Steve Beadle" w:date="2024-07-12T14:52:00Z">
              <w:rPr>
                <w:noProof/>
              </w:rPr>
            </w:rPrChange>
          </w:rPr>
          <w:t>5</w:t>
        </w:r>
      </w:ins>
      <w:del w:id="184" w:author="Steve Beadle" w:date="2024-07-12T14:50:00Z">
        <w:r w:rsidR="000F7EA9" w:rsidRPr="00B86E80" w:rsidDel="002B16D9">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524C5C6E" w:rsidR="00C71A0E" w:rsidRDefault="00C71A0E" w:rsidP="00C71A0E">
      <w:pPr>
        <w:pStyle w:val="Caption"/>
      </w:pPr>
      <w:bookmarkStart w:id="185" w:name="_Ref161302842"/>
      <w:bookmarkStart w:id="186" w:name="_Toc170288632"/>
      <w:r>
        <w:t xml:space="preserve">Figure </w:t>
      </w:r>
      <w:fldSimple w:instr=" SEQ Figure \* ARABIC ">
        <w:r w:rsidR="002B16D9">
          <w:rPr>
            <w:noProof/>
          </w:rPr>
          <w:t>5</w:t>
        </w:r>
      </w:fldSimple>
      <w:bookmarkEnd w:id="185"/>
      <w:r>
        <w:tab/>
        <w:t>Analogue scaling</w:t>
      </w:r>
      <w:bookmarkEnd w:id="186"/>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57505CD6"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7" w:author="Steve Beadle" w:date="2024-07-12T14:52:00Z">
        <w:r w:rsidR="002B16D9" w:rsidRPr="002B16D9">
          <w:rPr>
            <w:rStyle w:val="Crossreference"/>
            <w:rPrChange w:id="188" w:author="Steve Beadle" w:date="2024-07-12T14:52:00Z">
              <w:rPr/>
            </w:rPrChange>
          </w:rPr>
          <w:t xml:space="preserve">Table </w:t>
        </w:r>
        <w:r w:rsidR="002B16D9" w:rsidRPr="002B16D9">
          <w:rPr>
            <w:rStyle w:val="Crossreference"/>
            <w:rPrChange w:id="189" w:author="Steve Beadle" w:date="2024-07-12T14:52:00Z">
              <w:rPr>
                <w:noProof/>
              </w:rPr>
            </w:rPrChange>
          </w:rPr>
          <w:t>13</w:t>
        </w:r>
      </w:ins>
      <w:del w:id="190" w:author="Steve Beadle" w:date="2024-07-12T14:50:00Z">
        <w:r w:rsidR="000F7EA9" w:rsidRPr="00B86E80" w:rsidDel="002B16D9">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97F9291" w:rsidR="00740693" w:rsidRDefault="007D285E" w:rsidP="007D285E">
      <w:pPr>
        <w:pStyle w:val="Caption"/>
      </w:pPr>
      <w:bookmarkStart w:id="191" w:name="_Ref161304973"/>
      <w:bookmarkStart w:id="192" w:name="_Toc170288652"/>
      <w:r>
        <w:t xml:space="preserve">Table </w:t>
      </w:r>
      <w:fldSimple w:instr=" SEQ Table \* ARABIC ">
        <w:r w:rsidR="002B16D9">
          <w:rPr>
            <w:noProof/>
          </w:rPr>
          <w:t>13</w:t>
        </w:r>
      </w:fldSimple>
      <w:bookmarkEnd w:id="191"/>
      <w:r>
        <w:tab/>
      </w:r>
      <w:r w:rsidRPr="007D285E">
        <w:t xml:space="preserve">Information used in defining significant change for analogue </w:t>
      </w:r>
      <w:proofErr w:type="gramStart"/>
      <w:r w:rsidR="00676F46">
        <w:t>p</w:t>
      </w:r>
      <w:r w:rsidRPr="007D285E">
        <w:t>oints</w:t>
      </w:r>
      <w:bookmarkEnd w:id="192"/>
      <w:proofErr w:type="gramEnd"/>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2B16D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2B16D9">
            <w:pPr>
              <w:pStyle w:val="TableText"/>
            </w:pPr>
            <w:r w:rsidRPr="00B50947">
              <w:t>Number</w:t>
            </w:r>
          </w:p>
        </w:tc>
        <w:tc>
          <w:tcPr>
            <w:tcW w:w="1427" w:type="dxa"/>
          </w:tcPr>
          <w:p w14:paraId="4A15C9DA" w14:textId="77777777" w:rsidR="007D285E" w:rsidRPr="00B50947" w:rsidRDefault="007D285E" w:rsidP="002B16D9">
            <w:pPr>
              <w:pStyle w:val="TableText"/>
            </w:pPr>
            <w:r w:rsidRPr="00B50947">
              <w:t>change</w:t>
            </w:r>
          </w:p>
        </w:tc>
        <w:tc>
          <w:tcPr>
            <w:tcW w:w="4084" w:type="dxa"/>
          </w:tcPr>
          <w:p w14:paraId="40ED7D4C" w14:textId="77777777" w:rsidR="007D285E" w:rsidRPr="00B50947" w:rsidRDefault="007D285E" w:rsidP="002B16D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4385947B"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2B16D9">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3" w:author="Steve Beadle" w:date="2024-07-12T14:52:00Z">
        <w:r w:rsidR="002B16D9" w:rsidRPr="002B16D9">
          <w:rPr>
            <w:rStyle w:val="Crossreference"/>
            <w:rPrChange w:id="194" w:author="Steve Beadle" w:date="2024-07-12T14:52:00Z">
              <w:rPr/>
            </w:rPrChange>
          </w:rPr>
          <w:t>Points</w:t>
        </w:r>
      </w:ins>
      <w:del w:id="195" w:author="Steve Beadle" w:date="2024-07-12T14:50:00Z">
        <w:r w:rsidR="000F7EA9" w:rsidRPr="00B86E80" w:rsidDel="002B16D9">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6" w:name="_Toc170288567"/>
      <w:r>
        <w:t xml:space="preserve">Counter </w:t>
      </w:r>
      <w:r w:rsidR="006B0494">
        <w:t>points</w:t>
      </w:r>
      <w:bookmarkEnd w:id="196"/>
    </w:p>
    <w:p w14:paraId="7A85E138" w14:textId="2EE4445B"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7" w:author="Steve Beadle" w:date="2024-07-12T14:52:00Z">
        <w:r w:rsidR="002B16D9" w:rsidRPr="002B16D9">
          <w:rPr>
            <w:rStyle w:val="Crossreference"/>
            <w:rPrChange w:id="198" w:author="Steve Beadle" w:date="2024-07-12T14:52:00Z">
              <w:rPr/>
            </w:rPrChange>
          </w:rPr>
          <w:t xml:space="preserve">Table </w:t>
        </w:r>
        <w:r w:rsidR="002B16D9" w:rsidRPr="002B16D9">
          <w:rPr>
            <w:rStyle w:val="Crossreference"/>
            <w:rPrChange w:id="199" w:author="Steve Beadle" w:date="2024-07-12T14:52:00Z">
              <w:rPr>
                <w:noProof/>
              </w:rPr>
            </w:rPrChange>
          </w:rPr>
          <w:t>14</w:t>
        </w:r>
      </w:ins>
      <w:del w:id="200" w:author="Steve Beadle" w:date="2024-07-12T14:50:00Z">
        <w:r w:rsidR="000F7EA9" w:rsidRPr="00B86E80" w:rsidDel="002B16D9">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48061E62" w:rsidR="007D46B2" w:rsidRDefault="007D46B2" w:rsidP="007D46B2">
      <w:pPr>
        <w:pStyle w:val="Caption"/>
      </w:pPr>
      <w:bookmarkStart w:id="201" w:name="_Ref161829255"/>
      <w:bookmarkStart w:id="202" w:name="_Toc170288653"/>
      <w:r>
        <w:t xml:space="preserve">Table </w:t>
      </w:r>
      <w:fldSimple w:instr=" SEQ Table \* ARABIC ">
        <w:r w:rsidR="002B16D9">
          <w:rPr>
            <w:noProof/>
          </w:rPr>
          <w:t>14</w:t>
        </w:r>
      </w:fldSimple>
      <w:bookmarkEnd w:id="201"/>
      <w:r>
        <w:tab/>
      </w:r>
      <w:r w:rsidRPr="007D46B2">
        <w:t xml:space="preserve">Information used in counter </w:t>
      </w:r>
      <w:proofErr w:type="gramStart"/>
      <w:r w:rsidR="00676F46">
        <w:t>p</w:t>
      </w:r>
      <w:r w:rsidRPr="007D46B2">
        <w:t>oints</w:t>
      </w:r>
      <w:bookmarkEnd w:id="202"/>
      <w:proofErr w:type="gramEnd"/>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2B16D9">
            <w:pPr>
              <w:pStyle w:val="TableText"/>
            </w:pPr>
            <w:r w:rsidRPr="00BA4341">
              <w:t>Parent Point</w:t>
            </w:r>
          </w:p>
        </w:tc>
        <w:tc>
          <w:tcPr>
            <w:tcW w:w="1050" w:type="dxa"/>
            <w:noWrap/>
            <w:hideMark/>
          </w:tcPr>
          <w:p w14:paraId="6D0985CF"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2B16D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2B16D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2B16D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2B16D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2B16D9">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2B16D9">
            <w:pPr>
              <w:pStyle w:val="TableText"/>
              <w:rPr>
                <w:lang w:bidi="he-IL"/>
              </w:rPr>
            </w:pPr>
            <w:r w:rsidRPr="00B50947">
              <w:rPr>
                <w:lang w:bidi="he-IL"/>
              </w:rPr>
              <w:t>No</w:t>
            </w:r>
          </w:p>
        </w:tc>
        <w:tc>
          <w:tcPr>
            <w:tcW w:w="4127" w:type="dxa"/>
            <w:noWrap/>
            <w:hideMark/>
          </w:tcPr>
          <w:p w14:paraId="2136F519" w14:textId="46D2EC32" w:rsidR="007D46B2" w:rsidRPr="00B50947" w:rsidRDefault="007D46B2" w:rsidP="002B16D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2B16D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2B16D9">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2B16D9">
            <w:pPr>
              <w:pStyle w:val="TableText"/>
              <w:rPr>
                <w:lang w:bidi="he-IL"/>
              </w:rPr>
            </w:pPr>
            <w:r w:rsidRPr="00B50947">
              <w:rPr>
                <w:lang w:bidi="he-IL"/>
              </w:rPr>
              <w:t>No</w:t>
            </w:r>
          </w:p>
        </w:tc>
        <w:tc>
          <w:tcPr>
            <w:tcW w:w="4127" w:type="dxa"/>
            <w:noWrap/>
            <w:hideMark/>
          </w:tcPr>
          <w:p w14:paraId="5E347F13" w14:textId="77777777" w:rsidR="007D46B2" w:rsidRPr="00B50947" w:rsidRDefault="007D46B2" w:rsidP="002B16D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2B16D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2B16D9">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2B16D9">
            <w:pPr>
              <w:pStyle w:val="TableText"/>
              <w:rPr>
                <w:lang w:bidi="he-IL"/>
              </w:rPr>
            </w:pPr>
            <w:r w:rsidRPr="00B50947">
              <w:rPr>
                <w:lang w:bidi="he-IL"/>
              </w:rPr>
              <w:t>No</w:t>
            </w:r>
          </w:p>
        </w:tc>
        <w:tc>
          <w:tcPr>
            <w:tcW w:w="4127" w:type="dxa"/>
            <w:noWrap/>
            <w:hideMark/>
          </w:tcPr>
          <w:p w14:paraId="42862EEF" w14:textId="24BC0804" w:rsidR="007D46B2" w:rsidRPr="00B50947" w:rsidRDefault="007D46B2" w:rsidP="002B16D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2B16D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2B16D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2B16D9">
            <w:pPr>
              <w:pStyle w:val="TableText"/>
              <w:rPr>
                <w:lang w:bidi="he-IL"/>
              </w:rPr>
            </w:pPr>
            <w:r w:rsidRPr="00B50947">
              <w:rPr>
                <w:lang w:bidi="he-IL"/>
              </w:rPr>
              <w:t>No</w:t>
            </w:r>
          </w:p>
        </w:tc>
        <w:tc>
          <w:tcPr>
            <w:tcW w:w="4127" w:type="dxa"/>
            <w:noWrap/>
            <w:hideMark/>
          </w:tcPr>
          <w:p w14:paraId="49FE8451" w14:textId="77777777" w:rsidR="007D46B2" w:rsidRPr="00B50947" w:rsidRDefault="007D46B2" w:rsidP="002B16D9">
            <w:pPr>
              <w:pStyle w:val="TableText"/>
              <w:rPr>
                <w:lang w:bidi="he-IL"/>
              </w:rPr>
            </w:pPr>
            <w:r w:rsidRPr="00B50947">
              <w:rPr>
                <w:lang w:bidi="he-IL"/>
              </w:rPr>
              <w:t xml:space="preserve">Multiplies the number of counts to evaluate the value of this counter. </w:t>
            </w:r>
            <w:proofErr w:type="gramStart"/>
            <w:r w:rsidRPr="00B50947">
              <w:rPr>
                <w:lang w:bidi="he-IL"/>
              </w:rPr>
              <w:t>i.e.</w:t>
            </w:r>
            <w:proofErr w:type="gramEnd"/>
            <w:r w:rsidRPr="00B50947">
              <w:rPr>
                <w:lang w:bidi="he-IL"/>
              </w:rPr>
              <w:t xml:space="preserv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2B16D9">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2B16D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2B16D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2B16D9">
            <w:pPr>
              <w:pStyle w:val="TableText"/>
              <w:rPr>
                <w:lang w:bidi="he-IL"/>
              </w:rPr>
            </w:pPr>
            <w:r w:rsidRPr="00B50947">
              <w:rPr>
                <w:lang w:bidi="he-IL"/>
              </w:rPr>
              <w:t>No</w:t>
            </w:r>
          </w:p>
        </w:tc>
        <w:tc>
          <w:tcPr>
            <w:tcW w:w="4127" w:type="dxa"/>
            <w:noWrap/>
            <w:hideMark/>
          </w:tcPr>
          <w:p w14:paraId="24720F85" w14:textId="5C8C50BA" w:rsidR="007D46B2" w:rsidRPr="00B50947" w:rsidRDefault="007D46B2"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2B16D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2B16D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2B16D9">
            <w:pPr>
              <w:pStyle w:val="TableText"/>
              <w:rPr>
                <w:lang w:bidi="he-IL"/>
              </w:rPr>
            </w:pPr>
            <w:r w:rsidRPr="00B50947">
              <w:rPr>
                <w:lang w:bidi="he-IL"/>
              </w:rPr>
              <w:t>No</w:t>
            </w:r>
          </w:p>
        </w:tc>
        <w:tc>
          <w:tcPr>
            <w:tcW w:w="4127" w:type="dxa"/>
            <w:noWrap/>
            <w:hideMark/>
          </w:tcPr>
          <w:p w14:paraId="05A824E6" w14:textId="0E01D028" w:rsidR="007D46B2" w:rsidRPr="00B50947" w:rsidRDefault="007D46B2"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1C10E046"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3" w:author="Steve Beadle" w:date="2024-07-12T14:52:00Z">
        <w:r w:rsidR="002B16D9" w:rsidRPr="002B16D9">
          <w:rPr>
            <w:rStyle w:val="Crossreference"/>
            <w:rPrChange w:id="204" w:author="Steve Beadle" w:date="2024-07-12T14:52:00Z">
              <w:rPr/>
            </w:rPrChange>
          </w:rPr>
          <w:t xml:space="preserve">Table </w:t>
        </w:r>
        <w:r w:rsidR="002B16D9" w:rsidRPr="002B16D9">
          <w:rPr>
            <w:rStyle w:val="Crossreference"/>
            <w:rPrChange w:id="205" w:author="Steve Beadle" w:date="2024-07-12T14:52:00Z">
              <w:rPr>
                <w:noProof/>
              </w:rPr>
            </w:rPrChange>
          </w:rPr>
          <w:t>15</w:t>
        </w:r>
      </w:ins>
      <w:del w:id="206" w:author="Steve Beadle" w:date="2024-07-12T14:50:00Z">
        <w:r w:rsidR="000F7EA9" w:rsidRPr="00B86E80" w:rsidDel="002B16D9">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0A8D0C63" w:rsidR="005F2CCD" w:rsidRPr="005F2CCD" w:rsidRDefault="005F2CCD" w:rsidP="00251DC9">
      <w:pPr>
        <w:pStyle w:val="Caption"/>
        <w:keepNext/>
      </w:pPr>
      <w:bookmarkStart w:id="207" w:name="_Ref161305322"/>
      <w:bookmarkStart w:id="208" w:name="_Toc170288654"/>
      <w:r w:rsidRPr="005F2CCD">
        <w:t xml:space="preserve">Table </w:t>
      </w:r>
      <w:fldSimple w:instr=" SEQ Table \* ARABIC ">
        <w:r w:rsidR="002B16D9">
          <w:rPr>
            <w:noProof/>
          </w:rPr>
          <w:t>15</w:t>
        </w:r>
      </w:fldSimple>
      <w:bookmarkEnd w:id="207"/>
      <w:r w:rsidRPr="005F2CCD">
        <w:tab/>
        <w:t xml:space="preserve">Information used in defining significant change for </w:t>
      </w:r>
      <w:r>
        <w:t>counter</w:t>
      </w:r>
      <w:r w:rsidRPr="005F2CCD">
        <w:t xml:space="preserve"> </w:t>
      </w:r>
      <w:proofErr w:type="gramStart"/>
      <w:r w:rsidR="00C4094A">
        <w:t>p</w:t>
      </w:r>
      <w:r w:rsidRPr="005F2CCD">
        <w:t>oints</w:t>
      </w:r>
      <w:bookmarkEnd w:id="208"/>
      <w:proofErr w:type="gramEnd"/>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7E8C3E8A"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2B16D9">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09" w:author="Steve Beadle" w:date="2024-07-12T14:52:00Z">
        <w:r w:rsidR="002B16D9" w:rsidRPr="002B16D9">
          <w:rPr>
            <w:color w:val="0000FF"/>
            <w:u w:val="single"/>
            <w:rPrChange w:id="210" w:author="Steve Beadle" w:date="2024-07-12T14:52:00Z">
              <w:rPr/>
            </w:rPrChange>
          </w:rPr>
          <w:t>Points</w:t>
        </w:r>
      </w:ins>
      <w:del w:id="211" w:author="Steve Beadle" w:date="2024-07-12T14:50:00Z">
        <w:r w:rsidR="000F7EA9" w:rsidRPr="00B86E80" w:rsidDel="002B16D9">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12" w:name="_Toc170288568"/>
      <w:r w:rsidRPr="005F2CCD">
        <w:rPr>
          <w:rFonts w:eastAsia="DengXian"/>
          <w:lang w:eastAsia="en-US"/>
        </w:rPr>
        <w:t xml:space="preserve">Analogue </w:t>
      </w:r>
      <w:r w:rsidR="006B0494" w:rsidRPr="005F2CCD">
        <w:rPr>
          <w:rFonts w:eastAsia="DengXian"/>
          <w:lang w:eastAsia="en-US"/>
        </w:rPr>
        <w:t>limits</w:t>
      </w:r>
      <w:bookmarkEnd w:id="212"/>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6CFDB55A"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3" w:author="Steve Beadle" w:date="2024-07-12T14:52:00Z">
        <w:r w:rsidR="002B16D9" w:rsidRPr="002B16D9">
          <w:rPr>
            <w:rStyle w:val="Crossreference"/>
            <w:rPrChange w:id="214" w:author="Steve Beadle" w:date="2024-07-12T14:52:00Z">
              <w:rPr/>
            </w:rPrChange>
          </w:rPr>
          <w:t xml:space="preserve">Table </w:t>
        </w:r>
        <w:r w:rsidR="002B16D9" w:rsidRPr="002B16D9">
          <w:rPr>
            <w:rStyle w:val="Crossreference"/>
            <w:rPrChange w:id="215" w:author="Steve Beadle" w:date="2024-07-12T14:52:00Z">
              <w:rPr>
                <w:noProof/>
              </w:rPr>
            </w:rPrChange>
          </w:rPr>
          <w:t>16</w:t>
        </w:r>
      </w:ins>
      <w:del w:id="216" w:author="Steve Beadle" w:date="2024-07-12T14:50:00Z">
        <w:r w:rsidR="000F7EA9" w:rsidRPr="00B86E80" w:rsidDel="002B16D9">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1C712F73" w:rsidR="005F2CCD" w:rsidRDefault="005F2CCD" w:rsidP="005F2CCD">
      <w:pPr>
        <w:pStyle w:val="Caption"/>
      </w:pPr>
      <w:bookmarkStart w:id="217" w:name="_Ref161306485"/>
      <w:bookmarkStart w:id="218" w:name="_Toc170288655"/>
      <w:r>
        <w:t xml:space="preserve">Table </w:t>
      </w:r>
      <w:fldSimple w:instr=" SEQ Table \* ARABIC ">
        <w:r w:rsidR="002B16D9">
          <w:rPr>
            <w:noProof/>
          </w:rPr>
          <w:t>16</w:t>
        </w:r>
      </w:fldSimple>
      <w:bookmarkEnd w:id="217"/>
      <w:r>
        <w:tab/>
      </w:r>
      <w:r w:rsidRPr="005F2CCD">
        <w:t xml:space="preserve">Information used in defining an analogue </w:t>
      </w:r>
      <w:proofErr w:type="gramStart"/>
      <w:r w:rsidRPr="005F2CCD">
        <w:t>limit</w:t>
      </w:r>
      <w:bookmarkEnd w:id="218"/>
      <w:proofErr w:type="gramEnd"/>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2B16D9">
            <w:pPr>
              <w:pStyle w:val="TableText"/>
            </w:pPr>
            <w:r w:rsidRPr="00B50947">
              <w:t>Parent</w:t>
            </w:r>
          </w:p>
        </w:tc>
        <w:tc>
          <w:tcPr>
            <w:tcW w:w="1032" w:type="dxa"/>
          </w:tcPr>
          <w:p w14:paraId="094BBA05" w14:textId="77777777" w:rsidR="005F2CCD" w:rsidRPr="00B50947" w:rsidRDefault="005F2CCD" w:rsidP="002B16D9">
            <w:pPr>
              <w:pStyle w:val="TableText"/>
            </w:pPr>
            <w:r w:rsidRPr="00B50947">
              <w:t>Integer</w:t>
            </w:r>
          </w:p>
        </w:tc>
        <w:tc>
          <w:tcPr>
            <w:tcW w:w="869" w:type="dxa"/>
          </w:tcPr>
          <w:p w14:paraId="392BF9FB" w14:textId="77777777" w:rsidR="005F2CCD" w:rsidRPr="00B50947" w:rsidRDefault="005F2CCD" w:rsidP="002B16D9">
            <w:pPr>
              <w:pStyle w:val="TableText"/>
            </w:pPr>
            <w:r w:rsidRPr="00B50947">
              <w:t>parent</w:t>
            </w:r>
          </w:p>
        </w:tc>
        <w:tc>
          <w:tcPr>
            <w:tcW w:w="1239" w:type="dxa"/>
          </w:tcPr>
          <w:p w14:paraId="6721D372" w14:textId="77777777" w:rsidR="005F2CCD" w:rsidRPr="00B50947" w:rsidRDefault="005F2CCD" w:rsidP="002B16D9">
            <w:pPr>
              <w:pStyle w:val="TableText"/>
            </w:pPr>
            <w:r w:rsidRPr="00B50947">
              <w:t>Yes</w:t>
            </w:r>
          </w:p>
        </w:tc>
        <w:tc>
          <w:tcPr>
            <w:tcW w:w="4269" w:type="dxa"/>
          </w:tcPr>
          <w:p w14:paraId="17B99E46" w14:textId="0EADD8BB" w:rsidR="005F2CCD" w:rsidRPr="00B50947" w:rsidRDefault="005F2CCD" w:rsidP="002B16D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2B16D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2B16D9">
            <w:pPr>
              <w:pStyle w:val="TableText"/>
            </w:pPr>
            <w:r w:rsidRPr="00B50947">
              <w:t>String</w:t>
            </w:r>
          </w:p>
        </w:tc>
        <w:tc>
          <w:tcPr>
            <w:tcW w:w="869" w:type="dxa"/>
          </w:tcPr>
          <w:p w14:paraId="70262552" w14:textId="77777777" w:rsidR="005F2CCD" w:rsidRPr="00B50947" w:rsidRDefault="005F2CCD" w:rsidP="002B16D9">
            <w:pPr>
              <w:pStyle w:val="TableText"/>
            </w:pPr>
            <w:r w:rsidRPr="00B50947">
              <w:t>parentType</w:t>
            </w:r>
          </w:p>
        </w:tc>
        <w:tc>
          <w:tcPr>
            <w:tcW w:w="1239" w:type="dxa"/>
          </w:tcPr>
          <w:p w14:paraId="0272A20B" w14:textId="77777777" w:rsidR="005F2CCD" w:rsidRPr="00B50947" w:rsidRDefault="005F2CCD" w:rsidP="002B16D9">
            <w:pPr>
              <w:pStyle w:val="TableText"/>
            </w:pPr>
            <w:r w:rsidRPr="00B50947">
              <w:t>Yes</w:t>
            </w:r>
          </w:p>
        </w:tc>
        <w:tc>
          <w:tcPr>
            <w:tcW w:w="4269" w:type="dxa"/>
          </w:tcPr>
          <w:p w14:paraId="02BF3F2A" w14:textId="3E603322" w:rsidR="005F2CCD" w:rsidRPr="00B50947" w:rsidRDefault="005F2CCD" w:rsidP="002B16D9">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2B16D9">
            <w:pPr>
              <w:pStyle w:val="TableText"/>
            </w:pPr>
            <w:r w:rsidRPr="00B50947">
              <w:t>Point Limit Index</w:t>
            </w:r>
          </w:p>
        </w:tc>
        <w:tc>
          <w:tcPr>
            <w:tcW w:w="1032" w:type="dxa"/>
          </w:tcPr>
          <w:p w14:paraId="62CDEF09" w14:textId="77777777" w:rsidR="005F2CCD" w:rsidRPr="00B50947" w:rsidRDefault="005F2CCD" w:rsidP="002B16D9">
            <w:pPr>
              <w:pStyle w:val="TableText"/>
            </w:pPr>
            <w:r w:rsidRPr="00B50947">
              <w:t>Number</w:t>
            </w:r>
          </w:p>
        </w:tc>
        <w:tc>
          <w:tcPr>
            <w:tcW w:w="869" w:type="dxa"/>
          </w:tcPr>
          <w:p w14:paraId="11580CA1" w14:textId="77777777" w:rsidR="005F2CCD" w:rsidRPr="00B50947" w:rsidRDefault="005F2CCD" w:rsidP="002B16D9">
            <w:pPr>
              <w:pStyle w:val="TableText"/>
            </w:pPr>
            <w:r w:rsidRPr="00B50947">
              <w:t>num</w:t>
            </w:r>
          </w:p>
        </w:tc>
        <w:tc>
          <w:tcPr>
            <w:tcW w:w="1239" w:type="dxa"/>
          </w:tcPr>
          <w:p w14:paraId="79E94697" w14:textId="77777777" w:rsidR="005F2CCD" w:rsidRPr="00B50947" w:rsidRDefault="005F2CCD" w:rsidP="002B16D9">
            <w:pPr>
              <w:pStyle w:val="TableText"/>
            </w:pPr>
            <w:r w:rsidRPr="00B50947">
              <w:t>Yes</w:t>
            </w:r>
          </w:p>
        </w:tc>
        <w:tc>
          <w:tcPr>
            <w:tcW w:w="4269" w:type="dxa"/>
          </w:tcPr>
          <w:p w14:paraId="0546015A" w14:textId="06444EF8" w:rsidR="005F2CCD" w:rsidRPr="00B50947" w:rsidRDefault="005F2CCD" w:rsidP="002B16D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2B16D9">
            <w:pPr>
              <w:pStyle w:val="TableText"/>
            </w:pPr>
            <w:r w:rsidRPr="00B50947">
              <w:t>Name</w:t>
            </w:r>
          </w:p>
        </w:tc>
        <w:tc>
          <w:tcPr>
            <w:tcW w:w="1032" w:type="dxa"/>
          </w:tcPr>
          <w:p w14:paraId="6E1EE9C9" w14:textId="77777777" w:rsidR="005F2CCD" w:rsidRPr="00B50947" w:rsidRDefault="005F2CCD" w:rsidP="002B16D9">
            <w:pPr>
              <w:pStyle w:val="TableText"/>
            </w:pPr>
            <w:r w:rsidRPr="00B50947">
              <w:t>String</w:t>
            </w:r>
          </w:p>
        </w:tc>
        <w:tc>
          <w:tcPr>
            <w:tcW w:w="869" w:type="dxa"/>
          </w:tcPr>
          <w:p w14:paraId="32FBAE6B" w14:textId="77777777" w:rsidR="005F2CCD" w:rsidRPr="00B50947" w:rsidRDefault="005F2CCD" w:rsidP="002B16D9">
            <w:pPr>
              <w:pStyle w:val="TableText"/>
            </w:pPr>
            <w:r w:rsidRPr="00B50947">
              <w:t>name</w:t>
            </w:r>
          </w:p>
        </w:tc>
        <w:tc>
          <w:tcPr>
            <w:tcW w:w="1239" w:type="dxa"/>
          </w:tcPr>
          <w:p w14:paraId="7C5F1602" w14:textId="77777777" w:rsidR="005F2CCD" w:rsidRPr="00B50947" w:rsidRDefault="005F2CCD" w:rsidP="002B16D9">
            <w:pPr>
              <w:pStyle w:val="TableText"/>
            </w:pPr>
            <w:r w:rsidRPr="00B50947">
              <w:t>No</w:t>
            </w:r>
          </w:p>
        </w:tc>
        <w:tc>
          <w:tcPr>
            <w:tcW w:w="4269" w:type="dxa"/>
          </w:tcPr>
          <w:p w14:paraId="66DC5471" w14:textId="1435D81E" w:rsidR="005F2CCD" w:rsidRPr="00B50947" w:rsidRDefault="005F2CCD" w:rsidP="002B16D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2B16D9">
            <w:pPr>
              <w:pStyle w:val="TableText"/>
            </w:pPr>
            <w:r w:rsidRPr="00B50947">
              <w:t>Action</w:t>
            </w:r>
          </w:p>
        </w:tc>
        <w:tc>
          <w:tcPr>
            <w:tcW w:w="1032" w:type="dxa"/>
          </w:tcPr>
          <w:p w14:paraId="5C973FC8" w14:textId="77777777" w:rsidR="005F2CCD" w:rsidRPr="00B50947" w:rsidRDefault="005F2CCD" w:rsidP="002B16D9">
            <w:pPr>
              <w:pStyle w:val="TableText"/>
            </w:pPr>
            <w:r w:rsidRPr="00B50947">
              <w:t>Number</w:t>
            </w:r>
          </w:p>
        </w:tc>
        <w:tc>
          <w:tcPr>
            <w:tcW w:w="869" w:type="dxa"/>
          </w:tcPr>
          <w:p w14:paraId="3176B559" w14:textId="77777777" w:rsidR="005F2CCD" w:rsidRPr="00B50947" w:rsidRDefault="005F2CCD" w:rsidP="002B16D9">
            <w:pPr>
              <w:pStyle w:val="TableText"/>
            </w:pPr>
            <w:r w:rsidRPr="00B50947">
              <w:t>action</w:t>
            </w:r>
          </w:p>
        </w:tc>
        <w:tc>
          <w:tcPr>
            <w:tcW w:w="1239" w:type="dxa"/>
          </w:tcPr>
          <w:p w14:paraId="3217DB12" w14:textId="77777777" w:rsidR="005F2CCD" w:rsidRPr="00B50947" w:rsidRDefault="005F2CCD" w:rsidP="002B16D9">
            <w:pPr>
              <w:pStyle w:val="TableText"/>
            </w:pPr>
            <w:r w:rsidRPr="00B50947">
              <w:t>Yes</w:t>
            </w:r>
          </w:p>
        </w:tc>
        <w:tc>
          <w:tcPr>
            <w:tcW w:w="4269" w:type="dxa"/>
          </w:tcPr>
          <w:p w14:paraId="583BFCCE" w14:textId="77777777" w:rsidR="005F2CCD" w:rsidRPr="00B50947" w:rsidRDefault="005F2CCD" w:rsidP="002B16D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2B16D9">
            <w:pPr>
              <w:pStyle w:val="TableText"/>
            </w:pPr>
            <w:r w:rsidRPr="00B50947">
              <w:t>Direction</w:t>
            </w:r>
          </w:p>
        </w:tc>
        <w:tc>
          <w:tcPr>
            <w:tcW w:w="1032" w:type="dxa"/>
          </w:tcPr>
          <w:p w14:paraId="6010B9C4" w14:textId="77777777" w:rsidR="005F2CCD" w:rsidRPr="00B50947" w:rsidRDefault="005F2CCD" w:rsidP="002B16D9">
            <w:pPr>
              <w:pStyle w:val="TableText"/>
            </w:pPr>
            <w:r w:rsidRPr="00B50947">
              <w:t>Number</w:t>
            </w:r>
          </w:p>
        </w:tc>
        <w:tc>
          <w:tcPr>
            <w:tcW w:w="869" w:type="dxa"/>
          </w:tcPr>
          <w:p w14:paraId="7CB37156" w14:textId="77777777" w:rsidR="005F2CCD" w:rsidRPr="00B50947" w:rsidRDefault="005F2CCD" w:rsidP="002B16D9">
            <w:pPr>
              <w:pStyle w:val="TableText"/>
            </w:pPr>
            <w:r w:rsidRPr="00B50947">
              <w:t>dirctn</w:t>
            </w:r>
          </w:p>
        </w:tc>
        <w:tc>
          <w:tcPr>
            <w:tcW w:w="1239" w:type="dxa"/>
          </w:tcPr>
          <w:p w14:paraId="0B0FE7FB" w14:textId="77777777" w:rsidR="005F2CCD" w:rsidRPr="00B50947" w:rsidRDefault="005F2CCD" w:rsidP="002B16D9">
            <w:pPr>
              <w:pStyle w:val="TableText"/>
            </w:pPr>
            <w:r w:rsidRPr="00B50947">
              <w:t>Yes</w:t>
            </w:r>
          </w:p>
        </w:tc>
        <w:tc>
          <w:tcPr>
            <w:tcW w:w="4269" w:type="dxa"/>
          </w:tcPr>
          <w:p w14:paraId="7C4345D9" w14:textId="77777777" w:rsidR="005F2CCD" w:rsidRPr="00B50947" w:rsidRDefault="005F2CCD" w:rsidP="002B16D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2B16D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2B16D9">
            <w:pPr>
              <w:pStyle w:val="TableText"/>
            </w:pPr>
            <w:r w:rsidRPr="00B50947">
              <w:t>Number</w:t>
            </w:r>
          </w:p>
        </w:tc>
        <w:tc>
          <w:tcPr>
            <w:tcW w:w="869" w:type="dxa"/>
          </w:tcPr>
          <w:p w14:paraId="23D840CA" w14:textId="77777777" w:rsidR="005F2CCD" w:rsidRPr="00B50947" w:rsidRDefault="005F2CCD" w:rsidP="002B16D9">
            <w:pPr>
              <w:pStyle w:val="TableText"/>
            </w:pPr>
            <w:r w:rsidRPr="00B50947">
              <w:t>value</w:t>
            </w:r>
          </w:p>
        </w:tc>
        <w:tc>
          <w:tcPr>
            <w:tcW w:w="1239" w:type="dxa"/>
          </w:tcPr>
          <w:p w14:paraId="3A3A37E3" w14:textId="77777777" w:rsidR="005F2CCD" w:rsidRPr="00B50947" w:rsidRDefault="005F2CCD" w:rsidP="002B16D9">
            <w:pPr>
              <w:pStyle w:val="TableText"/>
            </w:pPr>
            <w:r w:rsidRPr="00B50947">
              <w:t>Yes</w:t>
            </w:r>
          </w:p>
        </w:tc>
        <w:tc>
          <w:tcPr>
            <w:tcW w:w="4269" w:type="dxa"/>
          </w:tcPr>
          <w:p w14:paraId="667EC346" w14:textId="77777777" w:rsidR="005F2CCD" w:rsidRPr="00B50947" w:rsidRDefault="005F2CCD" w:rsidP="002B16D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2B16D9">
            <w:pPr>
              <w:pStyle w:val="TableText"/>
            </w:pPr>
            <w:r w:rsidRPr="00B50947">
              <w:t>Hysteresis</w:t>
            </w:r>
          </w:p>
        </w:tc>
        <w:tc>
          <w:tcPr>
            <w:tcW w:w="1032" w:type="dxa"/>
          </w:tcPr>
          <w:p w14:paraId="6A124E82" w14:textId="77777777" w:rsidR="005F2CCD" w:rsidRPr="00B50947" w:rsidRDefault="005F2CCD" w:rsidP="002B16D9">
            <w:pPr>
              <w:pStyle w:val="TableText"/>
            </w:pPr>
            <w:r w:rsidRPr="00B50947">
              <w:t>Number</w:t>
            </w:r>
          </w:p>
        </w:tc>
        <w:tc>
          <w:tcPr>
            <w:tcW w:w="869" w:type="dxa"/>
          </w:tcPr>
          <w:p w14:paraId="5B5AC30B" w14:textId="77777777" w:rsidR="005F2CCD" w:rsidRPr="00B50947" w:rsidRDefault="005F2CCD" w:rsidP="002B16D9">
            <w:pPr>
              <w:pStyle w:val="TableText"/>
            </w:pPr>
            <w:r w:rsidRPr="00B50947">
              <w:t>hyst</w:t>
            </w:r>
          </w:p>
        </w:tc>
        <w:tc>
          <w:tcPr>
            <w:tcW w:w="1239" w:type="dxa"/>
          </w:tcPr>
          <w:p w14:paraId="43F95377" w14:textId="77777777" w:rsidR="005F2CCD" w:rsidRPr="00B50947" w:rsidRDefault="005F2CCD" w:rsidP="002B16D9">
            <w:pPr>
              <w:pStyle w:val="TableText"/>
            </w:pPr>
            <w:r w:rsidRPr="00B50947">
              <w:t>No</w:t>
            </w:r>
          </w:p>
        </w:tc>
        <w:tc>
          <w:tcPr>
            <w:tcW w:w="4269" w:type="dxa"/>
          </w:tcPr>
          <w:p w14:paraId="4F03C73C" w14:textId="77777777" w:rsidR="005F2CCD" w:rsidRPr="00B50947" w:rsidRDefault="005F2CCD" w:rsidP="002B16D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2B16D9">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2B16D9">
            <w:pPr>
              <w:pStyle w:val="TableText"/>
            </w:pPr>
            <w:r w:rsidRPr="00B50947">
              <w:t>Number</w:t>
            </w:r>
          </w:p>
        </w:tc>
        <w:tc>
          <w:tcPr>
            <w:tcW w:w="869" w:type="dxa"/>
          </w:tcPr>
          <w:p w14:paraId="0870BE7C" w14:textId="77777777" w:rsidR="005F2CCD" w:rsidRPr="00B50947" w:rsidRDefault="005F2CCD" w:rsidP="002B16D9">
            <w:pPr>
              <w:pStyle w:val="TableText"/>
            </w:pPr>
            <w:r w:rsidRPr="00B50947">
              <w:t>enter</w:t>
            </w:r>
          </w:p>
        </w:tc>
        <w:tc>
          <w:tcPr>
            <w:tcW w:w="1239" w:type="dxa"/>
          </w:tcPr>
          <w:p w14:paraId="68485BEF" w14:textId="77777777" w:rsidR="005F2CCD" w:rsidRPr="00B50947" w:rsidRDefault="005F2CCD" w:rsidP="002B16D9">
            <w:pPr>
              <w:pStyle w:val="TableText"/>
            </w:pPr>
            <w:r w:rsidRPr="00B50947">
              <w:t>No</w:t>
            </w:r>
          </w:p>
        </w:tc>
        <w:tc>
          <w:tcPr>
            <w:tcW w:w="4269" w:type="dxa"/>
          </w:tcPr>
          <w:p w14:paraId="3AFBC534" w14:textId="46F5D3A3" w:rsidR="005F2CCD" w:rsidRPr="00B50947" w:rsidRDefault="005F2CCD" w:rsidP="002B16D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2B16D9">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2B16D9">
            <w:pPr>
              <w:pStyle w:val="TableText"/>
            </w:pPr>
            <w:r w:rsidRPr="00B50947">
              <w:t>Number</w:t>
            </w:r>
          </w:p>
        </w:tc>
        <w:tc>
          <w:tcPr>
            <w:tcW w:w="869" w:type="dxa"/>
          </w:tcPr>
          <w:p w14:paraId="068BD751" w14:textId="77777777" w:rsidR="005F2CCD" w:rsidRPr="00B50947" w:rsidRDefault="005F2CCD" w:rsidP="002B16D9">
            <w:pPr>
              <w:pStyle w:val="TableText"/>
            </w:pPr>
            <w:r w:rsidRPr="00B50947">
              <w:t>leave</w:t>
            </w:r>
          </w:p>
        </w:tc>
        <w:tc>
          <w:tcPr>
            <w:tcW w:w="1239" w:type="dxa"/>
          </w:tcPr>
          <w:p w14:paraId="3DCFEEFB" w14:textId="77777777" w:rsidR="005F2CCD" w:rsidRPr="00B50947" w:rsidRDefault="005F2CCD" w:rsidP="002B16D9">
            <w:pPr>
              <w:pStyle w:val="TableText"/>
            </w:pPr>
            <w:r w:rsidRPr="00B50947">
              <w:t>No</w:t>
            </w:r>
          </w:p>
        </w:tc>
        <w:tc>
          <w:tcPr>
            <w:tcW w:w="4269" w:type="dxa"/>
          </w:tcPr>
          <w:p w14:paraId="6D0FE1A2" w14:textId="71FDEE5C" w:rsidR="005F2CCD" w:rsidRPr="00B50947" w:rsidRDefault="005F2CCD" w:rsidP="002B16D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2B16D9">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2B16D9">
            <w:pPr>
              <w:pStyle w:val="TableText"/>
            </w:pPr>
            <w:r w:rsidRPr="00B50947">
              <w:t>Number</w:t>
            </w:r>
          </w:p>
        </w:tc>
        <w:tc>
          <w:tcPr>
            <w:tcW w:w="869" w:type="dxa"/>
          </w:tcPr>
          <w:p w14:paraId="337F2E4B" w14:textId="77777777" w:rsidR="005F2CCD" w:rsidRPr="00B50947" w:rsidRDefault="005F2CCD" w:rsidP="002B16D9">
            <w:pPr>
              <w:pStyle w:val="TableText"/>
            </w:pPr>
            <w:r w:rsidRPr="00B50947">
              <w:t>mon</w:t>
            </w:r>
          </w:p>
        </w:tc>
        <w:tc>
          <w:tcPr>
            <w:tcW w:w="1239" w:type="dxa"/>
          </w:tcPr>
          <w:p w14:paraId="311FB230" w14:textId="77777777" w:rsidR="005F2CCD" w:rsidRPr="00B50947" w:rsidRDefault="005F2CCD" w:rsidP="002B16D9">
            <w:pPr>
              <w:pStyle w:val="TableText"/>
            </w:pPr>
            <w:r w:rsidRPr="00B50947">
              <w:t>No</w:t>
            </w:r>
          </w:p>
        </w:tc>
        <w:tc>
          <w:tcPr>
            <w:tcW w:w="4269" w:type="dxa"/>
          </w:tcPr>
          <w:p w14:paraId="2803A518" w14:textId="77777777" w:rsidR="005F2CCD" w:rsidRPr="00B50947" w:rsidRDefault="005F2CCD" w:rsidP="002B16D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2B16D9">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2B16D9">
            <w:pPr>
              <w:pStyle w:val="TableText"/>
            </w:pPr>
            <w:r w:rsidRPr="00B50947">
              <w:t>Number</w:t>
            </w:r>
          </w:p>
        </w:tc>
        <w:tc>
          <w:tcPr>
            <w:tcW w:w="869" w:type="dxa"/>
          </w:tcPr>
          <w:p w14:paraId="25F526F6" w14:textId="77777777" w:rsidR="005F2CCD" w:rsidRPr="00B50947" w:rsidRDefault="005F2CCD" w:rsidP="002B16D9">
            <w:pPr>
              <w:pStyle w:val="TableText"/>
            </w:pPr>
            <w:r w:rsidRPr="00B50947">
              <w:t>tue</w:t>
            </w:r>
          </w:p>
        </w:tc>
        <w:tc>
          <w:tcPr>
            <w:tcW w:w="1239" w:type="dxa"/>
          </w:tcPr>
          <w:p w14:paraId="48E47805" w14:textId="77777777" w:rsidR="005F2CCD" w:rsidRPr="00B50947" w:rsidRDefault="005F2CCD" w:rsidP="002B16D9">
            <w:pPr>
              <w:pStyle w:val="TableText"/>
            </w:pPr>
            <w:r w:rsidRPr="00B50947">
              <w:t>No</w:t>
            </w:r>
          </w:p>
        </w:tc>
        <w:tc>
          <w:tcPr>
            <w:tcW w:w="4269" w:type="dxa"/>
          </w:tcPr>
          <w:p w14:paraId="7FDD2AAF" w14:textId="77777777" w:rsidR="005F2CCD" w:rsidRPr="00B50947" w:rsidRDefault="005F2CCD" w:rsidP="002B16D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2B16D9">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2B16D9">
            <w:pPr>
              <w:pStyle w:val="TableText"/>
            </w:pPr>
            <w:r w:rsidRPr="00B50947">
              <w:t>Number</w:t>
            </w:r>
          </w:p>
        </w:tc>
        <w:tc>
          <w:tcPr>
            <w:tcW w:w="869" w:type="dxa"/>
          </w:tcPr>
          <w:p w14:paraId="51BC9D6D" w14:textId="77777777" w:rsidR="005F2CCD" w:rsidRPr="00B50947" w:rsidRDefault="005F2CCD" w:rsidP="002B16D9">
            <w:pPr>
              <w:pStyle w:val="TableText"/>
            </w:pPr>
            <w:r w:rsidRPr="00B50947">
              <w:t>wed</w:t>
            </w:r>
          </w:p>
        </w:tc>
        <w:tc>
          <w:tcPr>
            <w:tcW w:w="1239" w:type="dxa"/>
          </w:tcPr>
          <w:p w14:paraId="4BF04F70" w14:textId="77777777" w:rsidR="005F2CCD" w:rsidRPr="00B50947" w:rsidRDefault="005F2CCD" w:rsidP="002B16D9">
            <w:pPr>
              <w:pStyle w:val="TableText"/>
            </w:pPr>
            <w:r w:rsidRPr="00B50947">
              <w:t>No</w:t>
            </w:r>
          </w:p>
        </w:tc>
        <w:tc>
          <w:tcPr>
            <w:tcW w:w="4269" w:type="dxa"/>
          </w:tcPr>
          <w:p w14:paraId="5D246AA8" w14:textId="77777777" w:rsidR="005F2CCD" w:rsidRPr="00B50947" w:rsidRDefault="005F2CCD" w:rsidP="002B16D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2B16D9">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2B16D9">
            <w:pPr>
              <w:pStyle w:val="TableText"/>
            </w:pPr>
            <w:r w:rsidRPr="00B50947">
              <w:t>Number</w:t>
            </w:r>
          </w:p>
        </w:tc>
        <w:tc>
          <w:tcPr>
            <w:tcW w:w="869" w:type="dxa"/>
          </w:tcPr>
          <w:p w14:paraId="32F4B0F8" w14:textId="77777777" w:rsidR="005F2CCD" w:rsidRPr="00B50947" w:rsidRDefault="005F2CCD" w:rsidP="002B16D9">
            <w:pPr>
              <w:pStyle w:val="TableText"/>
            </w:pPr>
            <w:r w:rsidRPr="00B50947">
              <w:t>thu</w:t>
            </w:r>
          </w:p>
        </w:tc>
        <w:tc>
          <w:tcPr>
            <w:tcW w:w="1239" w:type="dxa"/>
          </w:tcPr>
          <w:p w14:paraId="7035FAAC" w14:textId="77777777" w:rsidR="005F2CCD" w:rsidRPr="00B50947" w:rsidRDefault="005F2CCD" w:rsidP="002B16D9">
            <w:pPr>
              <w:pStyle w:val="TableText"/>
            </w:pPr>
            <w:r w:rsidRPr="00B50947">
              <w:t>No</w:t>
            </w:r>
          </w:p>
        </w:tc>
        <w:tc>
          <w:tcPr>
            <w:tcW w:w="4269" w:type="dxa"/>
          </w:tcPr>
          <w:p w14:paraId="61DE9DDB" w14:textId="77777777" w:rsidR="005F2CCD" w:rsidRPr="00B50947" w:rsidRDefault="005F2CCD" w:rsidP="002B16D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2B16D9">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2B16D9">
            <w:pPr>
              <w:pStyle w:val="TableText"/>
            </w:pPr>
            <w:r w:rsidRPr="00B50947">
              <w:t>Number</w:t>
            </w:r>
          </w:p>
        </w:tc>
        <w:tc>
          <w:tcPr>
            <w:tcW w:w="869" w:type="dxa"/>
          </w:tcPr>
          <w:p w14:paraId="4DD7D2D8" w14:textId="77777777" w:rsidR="005F2CCD" w:rsidRPr="00B50947" w:rsidRDefault="005F2CCD" w:rsidP="002B16D9">
            <w:pPr>
              <w:pStyle w:val="TableText"/>
            </w:pPr>
            <w:r w:rsidRPr="00B50947">
              <w:t>fri</w:t>
            </w:r>
          </w:p>
        </w:tc>
        <w:tc>
          <w:tcPr>
            <w:tcW w:w="1239" w:type="dxa"/>
          </w:tcPr>
          <w:p w14:paraId="6BC0987C" w14:textId="77777777" w:rsidR="005F2CCD" w:rsidRPr="00B50947" w:rsidRDefault="005F2CCD" w:rsidP="002B16D9">
            <w:pPr>
              <w:pStyle w:val="TableText"/>
            </w:pPr>
            <w:r w:rsidRPr="00B50947">
              <w:t>No</w:t>
            </w:r>
          </w:p>
        </w:tc>
        <w:tc>
          <w:tcPr>
            <w:tcW w:w="4269" w:type="dxa"/>
          </w:tcPr>
          <w:p w14:paraId="56A6BC17" w14:textId="77777777" w:rsidR="005F2CCD" w:rsidRPr="00B50947" w:rsidRDefault="005F2CCD" w:rsidP="002B16D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2B16D9">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2B16D9">
            <w:pPr>
              <w:pStyle w:val="TableText"/>
            </w:pPr>
            <w:r w:rsidRPr="00B50947">
              <w:t>Number</w:t>
            </w:r>
          </w:p>
        </w:tc>
        <w:tc>
          <w:tcPr>
            <w:tcW w:w="869" w:type="dxa"/>
          </w:tcPr>
          <w:p w14:paraId="5BCE98DA" w14:textId="77777777" w:rsidR="005F2CCD" w:rsidRPr="00B50947" w:rsidRDefault="005F2CCD" w:rsidP="002B16D9">
            <w:pPr>
              <w:pStyle w:val="TableText"/>
            </w:pPr>
            <w:r w:rsidRPr="00B50947">
              <w:t>sat</w:t>
            </w:r>
          </w:p>
        </w:tc>
        <w:tc>
          <w:tcPr>
            <w:tcW w:w="1239" w:type="dxa"/>
          </w:tcPr>
          <w:p w14:paraId="1FCACE6C" w14:textId="77777777" w:rsidR="005F2CCD" w:rsidRPr="00B50947" w:rsidRDefault="005F2CCD" w:rsidP="002B16D9">
            <w:pPr>
              <w:pStyle w:val="TableText"/>
            </w:pPr>
            <w:r w:rsidRPr="00B50947">
              <w:t>No</w:t>
            </w:r>
          </w:p>
        </w:tc>
        <w:tc>
          <w:tcPr>
            <w:tcW w:w="4269" w:type="dxa"/>
          </w:tcPr>
          <w:p w14:paraId="425DB5F0" w14:textId="77777777" w:rsidR="005F2CCD" w:rsidRPr="00B50947" w:rsidRDefault="005F2CCD" w:rsidP="002B16D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2B16D9">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2B16D9">
            <w:pPr>
              <w:pStyle w:val="TableText"/>
            </w:pPr>
            <w:r w:rsidRPr="00B50947">
              <w:t>Number</w:t>
            </w:r>
          </w:p>
        </w:tc>
        <w:tc>
          <w:tcPr>
            <w:tcW w:w="869" w:type="dxa"/>
          </w:tcPr>
          <w:p w14:paraId="10AA34A2" w14:textId="77777777" w:rsidR="005F2CCD" w:rsidRPr="00B50947" w:rsidRDefault="005F2CCD" w:rsidP="002B16D9">
            <w:pPr>
              <w:pStyle w:val="TableText"/>
            </w:pPr>
            <w:r w:rsidRPr="00B50947">
              <w:t>sun</w:t>
            </w:r>
          </w:p>
        </w:tc>
        <w:tc>
          <w:tcPr>
            <w:tcW w:w="1239" w:type="dxa"/>
          </w:tcPr>
          <w:p w14:paraId="6CB1F1F5" w14:textId="77777777" w:rsidR="005F2CCD" w:rsidRPr="00B50947" w:rsidRDefault="005F2CCD" w:rsidP="002B16D9">
            <w:pPr>
              <w:pStyle w:val="TableText"/>
            </w:pPr>
            <w:r w:rsidRPr="00B50947">
              <w:t>No</w:t>
            </w:r>
          </w:p>
        </w:tc>
        <w:tc>
          <w:tcPr>
            <w:tcW w:w="4269" w:type="dxa"/>
          </w:tcPr>
          <w:p w14:paraId="019C2C4F" w14:textId="77777777" w:rsidR="005F2CCD" w:rsidRPr="00B50947" w:rsidRDefault="005F2CCD" w:rsidP="002B16D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xml:space="preserve">: </w:t>
      </w:r>
      <w:proofErr w:type="gramStart"/>
      <w:r w:rsidRPr="00B50947">
        <w:rPr>
          <w:lang w:bidi="he-IL"/>
        </w:rPr>
        <w:t>2000</w:t>
      </w:r>
      <w:proofErr w:type="gramEnd"/>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230CB23C"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9" w:author="Steve Beadle" w:date="2024-07-12T14:52:00Z">
        <w:r w:rsidR="002B16D9" w:rsidRPr="002B16D9">
          <w:rPr>
            <w:rStyle w:val="Crossreference"/>
            <w:rPrChange w:id="220" w:author="Steve Beadle" w:date="2024-07-12T14:52:00Z">
              <w:rPr/>
            </w:rPrChange>
          </w:rPr>
          <w:t xml:space="preserve">Figure </w:t>
        </w:r>
        <w:r w:rsidR="002B16D9" w:rsidRPr="002B16D9">
          <w:rPr>
            <w:rStyle w:val="Crossreference"/>
            <w:rPrChange w:id="221" w:author="Steve Beadle" w:date="2024-07-12T14:52:00Z">
              <w:rPr>
                <w:noProof/>
              </w:rPr>
            </w:rPrChange>
          </w:rPr>
          <w:t>6</w:t>
        </w:r>
      </w:ins>
      <w:del w:id="222" w:author="Steve Beadle" w:date="2024-07-12T14:50:00Z">
        <w:r w:rsidR="000F7EA9" w:rsidRPr="00B86E80" w:rsidDel="002B16D9">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7B50234C"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3" w:author="Steve Beadle" w:date="2024-07-12T14:52:00Z">
        <w:r w:rsidR="002B16D9" w:rsidRPr="002B16D9">
          <w:rPr>
            <w:rStyle w:val="Crossreference"/>
            <w:rPrChange w:id="224" w:author="Steve Beadle" w:date="2024-07-12T14:52:00Z">
              <w:rPr/>
            </w:rPrChange>
          </w:rPr>
          <w:t xml:space="preserve">Figure </w:t>
        </w:r>
        <w:r w:rsidR="002B16D9" w:rsidRPr="002B16D9">
          <w:rPr>
            <w:rStyle w:val="Crossreference"/>
            <w:rPrChange w:id="225" w:author="Steve Beadle" w:date="2024-07-12T14:52:00Z">
              <w:rPr>
                <w:noProof/>
              </w:rPr>
            </w:rPrChange>
          </w:rPr>
          <w:t>6</w:t>
        </w:r>
      </w:ins>
      <w:del w:id="226" w:author="Steve Beadle" w:date="2024-07-12T14:50:00Z">
        <w:r w:rsidR="000F7EA9" w:rsidRPr="00B86E80" w:rsidDel="002B16D9">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33809CAE" w:rsidR="00D51AF5" w:rsidRDefault="00D51AF5" w:rsidP="00D51AF5">
      <w:pPr>
        <w:pStyle w:val="Caption"/>
      </w:pPr>
      <w:bookmarkStart w:id="227" w:name="_Ref161306703"/>
      <w:bookmarkStart w:id="228" w:name="_Toc170288633"/>
      <w:r>
        <w:t xml:space="preserve">Figure </w:t>
      </w:r>
      <w:fldSimple w:instr=" SEQ Figure \* ARABIC ">
        <w:r w:rsidR="002B16D9">
          <w:rPr>
            <w:noProof/>
          </w:rPr>
          <w:t>6</w:t>
        </w:r>
      </w:fldSimple>
      <w:bookmarkEnd w:id="227"/>
      <w:r>
        <w:tab/>
      </w:r>
      <w:r w:rsidRPr="00D51AF5">
        <w:t>State change mechanism</w:t>
      </w:r>
      <w:bookmarkEnd w:id="228"/>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290C95A1" w:rsidR="00D51AF5" w:rsidRDefault="00D51AF5" w:rsidP="00D51AF5">
      <w:pPr>
        <w:pStyle w:val="Caption"/>
      </w:pPr>
      <w:bookmarkStart w:id="229" w:name="_Toc170288634"/>
      <w:r>
        <w:t xml:space="preserve">Figure </w:t>
      </w:r>
      <w:fldSimple w:instr=" SEQ Figure \* ARABIC ">
        <w:r w:rsidR="002B16D9">
          <w:rPr>
            <w:noProof/>
          </w:rPr>
          <w:t>7</w:t>
        </w:r>
      </w:fldSimple>
      <w:r>
        <w:tab/>
      </w:r>
      <w:r w:rsidRPr="00D51AF5">
        <w:t>Analogue normal state</w:t>
      </w:r>
      <w:bookmarkEnd w:id="229"/>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5A46EB13"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30" w:author="Steve Beadle" w:date="2024-07-12T14:52:00Z">
        <w:r w:rsidR="002B16D9" w:rsidRPr="002B16D9">
          <w:rPr>
            <w:rStyle w:val="Crossreference"/>
            <w:rPrChange w:id="231" w:author="Steve Beadle" w:date="2024-07-12T14:52:00Z">
              <w:rPr/>
            </w:rPrChange>
          </w:rPr>
          <w:t xml:space="preserve">Figure </w:t>
        </w:r>
        <w:r w:rsidR="002B16D9" w:rsidRPr="002B16D9">
          <w:rPr>
            <w:rStyle w:val="Crossreference"/>
            <w:rPrChange w:id="232" w:author="Steve Beadle" w:date="2024-07-12T14:52:00Z">
              <w:rPr>
                <w:noProof/>
              </w:rPr>
            </w:rPrChange>
          </w:rPr>
          <w:t>8</w:t>
        </w:r>
      </w:ins>
      <w:del w:id="233" w:author="Steve Beadle" w:date="2024-07-12T14:50:00Z">
        <w:r w:rsidR="000F7EA9" w:rsidRPr="00B86E80" w:rsidDel="002B16D9">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4" w:author="Steve Beadle" w:date="2024-07-12T14:52:00Z">
        <w:r w:rsidR="002B16D9" w:rsidRPr="002B16D9">
          <w:rPr>
            <w:rStyle w:val="Crossreference"/>
            <w:rPrChange w:id="235" w:author="Steve Beadle" w:date="2024-07-12T14:52:00Z">
              <w:rPr/>
            </w:rPrChange>
          </w:rPr>
          <w:t xml:space="preserve">Figure </w:t>
        </w:r>
        <w:r w:rsidR="002B16D9" w:rsidRPr="002B16D9">
          <w:rPr>
            <w:rStyle w:val="Crossreference"/>
            <w:rPrChange w:id="236" w:author="Steve Beadle" w:date="2024-07-12T14:52:00Z">
              <w:rPr>
                <w:noProof/>
              </w:rPr>
            </w:rPrChange>
          </w:rPr>
          <w:t>9</w:t>
        </w:r>
      </w:ins>
      <w:del w:id="237" w:author="Steve Beadle" w:date="2024-07-12T14:50:00Z">
        <w:r w:rsidR="000F7EA9" w:rsidRPr="00B86E80" w:rsidDel="002B16D9">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4959D116"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38" w:author="Steve Beadle" w:date="2024-07-12T14:52:00Z">
        <w:r w:rsidR="002B16D9" w:rsidRPr="002B16D9">
          <w:rPr>
            <w:rStyle w:val="Crossreference"/>
            <w:rPrChange w:id="239" w:author="Steve Beadle" w:date="2024-07-12T14:52:00Z">
              <w:rPr/>
            </w:rPrChange>
          </w:rPr>
          <w:t xml:space="preserve">Figure </w:t>
        </w:r>
        <w:r w:rsidR="002B16D9" w:rsidRPr="002B16D9">
          <w:rPr>
            <w:rStyle w:val="Crossreference"/>
            <w:rPrChange w:id="240" w:author="Steve Beadle" w:date="2024-07-12T14:52:00Z">
              <w:rPr>
                <w:noProof/>
              </w:rPr>
            </w:rPrChange>
          </w:rPr>
          <w:t>8</w:t>
        </w:r>
      </w:ins>
      <w:del w:id="241" w:author="Steve Beadle" w:date="2024-07-12T14:50:00Z">
        <w:r w:rsidR="000F7EA9" w:rsidRPr="00B86E80" w:rsidDel="002B16D9">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3E992E43" w:rsidR="00E43FE2" w:rsidRDefault="00E43FE2" w:rsidP="00E43FE2">
      <w:pPr>
        <w:pStyle w:val="Caption"/>
      </w:pPr>
      <w:bookmarkStart w:id="242" w:name="_Ref161308030"/>
      <w:bookmarkStart w:id="243" w:name="_Toc170288635"/>
      <w:r>
        <w:t xml:space="preserve">Figure </w:t>
      </w:r>
      <w:fldSimple w:instr=" SEQ Figure \* ARABIC ">
        <w:r w:rsidR="002B16D9">
          <w:rPr>
            <w:noProof/>
          </w:rPr>
          <w:t>8</w:t>
        </w:r>
      </w:fldSimple>
      <w:bookmarkEnd w:id="242"/>
      <w:r>
        <w:tab/>
      </w:r>
      <w:r w:rsidRPr="00E43FE2">
        <w:t xml:space="preserve">Ramping analogue value with 4 </w:t>
      </w:r>
      <w:proofErr w:type="gramStart"/>
      <w:r w:rsidRPr="00E43FE2">
        <w:t>limits</w:t>
      </w:r>
      <w:bookmarkEnd w:id="243"/>
      <w:proofErr w:type="gramEnd"/>
    </w:p>
    <w:p w14:paraId="7DA37B18" w14:textId="58C538C7"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4" w:author="Steve Beadle" w:date="2024-07-12T14:52:00Z">
        <w:r w:rsidR="002B16D9" w:rsidRPr="002B16D9">
          <w:rPr>
            <w:rStyle w:val="Crossreference"/>
            <w:rPrChange w:id="245" w:author="Steve Beadle" w:date="2024-07-12T14:52:00Z">
              <w:rPr/>
            </w:rPrChange>
          </w:rPr>
          <w:t xml:space="preserve">Figure </w:t>
        </w:r>
        <w:r w:rsidR="002B16D9" w:rsidRPr="002B16D9">
          <w:rPr>
            <w:rStyle w:val="Crossreference"/>
            <w:rPrChange w:id="246" w:author="Steve Beadle" w:date="2024-07-12T14:52:00Z">
              <w:rPr>
                <w:noProof/>
              </w:rPr>
            </w:rPrChange>
          </w:rPr>
          <w:t>9</w:t>
        </w:r>
      </w:ins>
      <w:del w:id="247" w:author="Steve Beadle" w:date="2024-07-12T14:50:00Z">
        <w:r w:rsidR="000F7EA9" w:rsidRPr="00B86E80" w:rsidDel="002B16D9">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49F68B67" w:rsidR="00E43FE2" w:rsidRDefault="00E43FE2" w:rsidP="00E43FE2">
      <w:pPr>
        <w:pStyle w:val="Caption"/>
      </w:pPr>
      <w:bookmarkStart w:id="248" w:name="_Ref161308250"/>
      <w:bookmarkStart w:id="249" w:name="_Toc170288636"/>
      <w:r>
        <w:t xml:space="preserve">Figure </w:t>
      </w:r>
      <w:fldSimple w:instr=" SEQ Figure \* ARABIC ">
        <w:r w:rsidR="002B16D9">
          <w:rPr>
            <w:noProof/>
          </w:rPr>
          <w:t>9</w:t>
        </w:r>
      </w:fldSimple>
      <w:bookmarkEnd w:id="248"/>
      <w:r>
        <w:tab/>
      </w:r>
      <w:r w:rsidRPr="00E43FE2">
        <w:t xml:space="preserve">Step-change analogue value with </w:t>
      </w:r>
      <w:r w:rsidR="00D01088">
        <w:t>4</w:t>
      </w:r>
      <w:r w:rsidRPr="00E43FE2">
        <w:t xml:space="preserve"> limits</w:t>
      </w:r>
      <w:bookmarkEnd w:id="249"/>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4A202BF7" w:rsidR="00AB3C53" w:rsidRPr="00AB3C53" w:rsidRDefault="00AB3C53" w:rsidP="00AB3C53">
      <w:pPr>
        <w:pStyle w:val="BodyText"/>
        <w:rPr>
          <w:rFonts w:eastAsia="DengXian"/>
        </w:rPr>
      </w:pPr>
      <w:bookmarkStart w:id="250"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2B16D9">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51" w:author="Steve Beadle" w:date="2024-07-12T14:52:00Z">
        <w:r w:rsidR="002B16D9" w:rsidRPr="002B16D9">
          <w:rPr>
            <w:rStyle w:val="Crossreference"/>
            <w:rPrChange w:id="252" w:author="Steve Beadle" w:date="2024-07-12T14:52:00Z">
              <w:rPr/>
            </w:rPrChange>
          </w:rPr>
          <w:t>Limit and control profiles</w:t>
        </w:r>
      </w:ins>
      <w:del w:id="253" w:author="Steve Beadle" w:date="2024-07-12T14:50:00Z">
        <w:r w:rsidR="000F7EA9" w:rsidRPr="00B86E80" w:rsidDel="002B16D9">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50"/>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proofErr w:type="gramStart"/>
      <w:r w:rsidR="006B0494" w:rsidRPr="004213DA">
        <w:rPr>
          <w:rFonts w:eastAsia="DengXian"/>
        </w:rPr>
        <w:t>persistence</w:t>
      </w:r>
      <w:proofErr w:type="gramEnd"/>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proofErr w:type="gramStart"/>
      <w:r w:rsidR="006B0494" w:rsidRPr="004213DA">
        <w:rPr>
          <w:rFonts w:eastAsia="DengXian"/>
        </w:rPr>
        <w:t>persistence</w:t>
      </w:r>
      <w:proofErr w:type="gramEnd"/>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4" w:name="_Toc170288569"/>
      <w:r w:rsidRPr="0023515A">
        <w:rPr>
          <w:rFonts w:eastAsia="DengXian"/>
        </w:rPr>
        <w:t xml:space="preserve">Counter </w:t>
      </w:r>
      <w:r w:rsidR="006B0494" w:rsidRPr="0023515A">
        <w:rPr>
          <w:rFonts w:eastAsia="DengXian"/>
        </w:rPr>
        <w:t>limits</w:t>
      </w:r>
      <w:bookmarkEnd w:id="254"/>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63EDDB98"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5" w:author="Steve Beadle" w:date="2024-07-12T14:52:00Z">
        <w:r w:rsidR="002B16D9" w:rsidRPr="002B16D9">
          <w:rPr>
            <w:rStyle w:val="Crossreference"/>
            <w:rPrChange w:id="256" w:author="Steve Beadle" w:date="2024-07-12T14:52:00Z">
              <w:rPr/>
            </w:rPrChange>
          </w:rPr>
          <w:t xml:space="preserve">Figure </w:t>
        </w:r>
        <w:r w:rsidR="002B16D9" w:rsidRPr="002B16D9">
          <w:rPr>
            <w:rStyle w:val="Crossreference"/>
            <w:rPrChange w:id="257" w:author="Steve Beadle" w:date="2024-07-12T14:52:00Z">
              <w:rPr>
                <w:noProof/>
              </w:rPr>
            </w:rPrChange>
          </w:rPr>
          <w:t>10</w:t>
        </w:r>
      </w:ins>
      <w:del w:id="258" w:author="Steve Beadle" w:date="2024-07-12T14:50:00Z">
        <w:r w:rsidR="000F7EA9" w:rsidRPr="00B86E80" w:rsidDel="002B16D9">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4017A446" w:rsidR="00B1706D" w:rsidRDefault="00B1706D" w:rsidP="00B1706D">
      <w:pPr>
        <w:pStyle w:val="Caption"/>
      </w:pPr>
      <w:bookmarkStart w:id="259" w:name="_Ref161765726"/>
      <w:bookmarkStart w:id="260" w:name="_Toc170288637"/>
      <w:r>
        <w:t xml:space="preserve">Figure </w:t>
      </w:r>
      <w:fldSimple w:instr=" SEQ Figure \* ARABIC ">
        <w:r w:rsidR="002B16D9">
          <w:rPr>
            <w:noProof/>
          </w:rPr>
          <w:t>10</w:t>
        </w:r>
      </w:fldSimple>
      <w:bookmarkEnd w:id="259"/>
      <w:r>
        <w:tab/>
      </w:r>
      <w:r w:rsidRPr="00B1706D">
        <w:t>Counter normal state</w:t>
      </w:r>
      <w:bookmarkEnd w:id="260"/>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19C38372"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61" w:author="Steve Beadle" w:date="2024-07-12T14:52:00Z">
        <w:r w:rsidR="002B16D9" w:rsidRPr="002B16D9">
          <w:rPr>
            <w:rStyle w:val="Crossreference"/>
            <w:rPrChange w:id="262" w:author="Steve Beadle" w:date="2024-07-12T14:52:00Z">
              <w:rPr/>
            </w:rPrChange>
          </w:rPr>
          <w:t xml:space="preserve">Table </w:t>
        </w:r>
        <w:r w:rsidR="002B16D9" w:rsidRPr="002B16D9">
          <w:rPr>
            <w:rStyle w:val="Crossreference"/>
            <w:rPrChange w:id="263" w:author="Steve Beadle" w:date="2024-07-12T14:52:00Z">
              <w:rPr>
                <w:noProof/>
              </w:rPr>
            </w:rPrChange>
          </w:rPr>
          <w:t>17</w:t>
        </w:r>
      </w:ins>
      <w:del w:id="264" w:author="Steve Beadle" w:date="2024-07-12T14:50:00Z">
        <w:r w:rsidR="000F7EA9" w:rsidRPr="00B86E80" w:rsidDel="002B16D9">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79F843C5" w:rsidR="00B1706D" w:rsidRDefault="00B1706D" w:rsidP="00B1706D">
      <w:pPr>
        <w:pStyle w:val="Caption"/>
      </w:pPr>
      <w:bookmarkStart w:id="265" w:name="_Ref161312936"/>
      <w:bookmarkStart w:id="266" w:name="_Toc170288656"/>
      <w:r>
        <w:t xml:space="preserve">Table </w:t>
      </w:r>
      <w:fldSimple w:instr=" SEQ Table \* ARABIC ">
        <w:r w:rsidR="002B16D9">
          <w:rPr>
            <w:noProof/>
          </w:rPr>
          <w:t>17</w:t>
        </w:r>
      </w:fldSimple>
      <w:bookmarkEnd w:id="265"/>
      <w:r>
        <w:tab/>
      </w:r>
      <w:r w:rsidR="003557AA" w:rsidRPr="003557AA">
        <w:t xml:space="preserve">Information used in defining a counter </w:t>
      </w:r>
      <w:proofErr w:type="gramStart"/>
      <w:r w:rsidR="003557AA" w:rsidRPr="003557AA">
        <w:t>limit</w:t>
      </w:r>
      <w:bookmarkEnd w:id="266"/>
      <w:proofErr w:type="gramEnd"/>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2B16D9">
            <w:pPr>
              <w:pStyle w:val="TableText"/>
            </w:pPr>
            <w:r w:rsidRPr="00163DC5">
              <w:t>Parent Point</w:t>
            </w:r>
          </w:p>
        </w:tc>
        <w:tc>
          <w:tcPr>
            <w:tcW w:w="1032" w:type="dxa"/>
          </w:tcPr>
          <w:p w14:paraId="5EBA878D" w14:textId="77777777" w:rsidR="003557AA" w:rsidRPr="00163DC5" w:rsidRDefault="003557AA" w:rsidP="002B16D9">
            <w:pPr>
              <w:pStyle w:val="TableText"/>
            </w:pPr>
            <w:r w:rsidRPr="00163DC5">
              <w:t>Integer</w:t>
            </w:r>
          </w:p>
        </w:tc>
        <w:tc>
          <w:tcPr>
            <w:tcW w:w="932" w:type="dxa"/>
          </w:tcPr>
          <w:p w14:paraId="34EF02B1" w14:textId="77777777" w:rsidR="003557AA" w:rsidRPr="00163DC5" w:rsidRDefault="003557AA" w:rsidP="002B16D9">
            <w:pPr>
              <w:pStyle w:val="TableText"/>
            </w:pPr>
            <w:r w:rsidRPr="00163DC5">
              <w:t>parent</w:t>
            </w:r>
          </w:p>
        </w:tc>
        <w:tc>
          <w:tcPr>
            <w:tcW w:w="1239" w:type="dxa"/>
          </w:tcPr>
          <w:p w14:paraId="50470B4E" w14:textId="77777777" w:rsidR="003557AA" w:rsidRPr="00163DC5" w:rsidRDefault="003557AA" w:rsidP="002B16D9">
            <w:pPr>
              <w:pStyle w:val="TableText"/>
            </w:pPr>
            <w:r w:rsidRPr="00163DC5">
              <w:t>Yes</w:t>
            </w:r>
          </w:p>
        </w:tc>
        <w:tc>
          <w:tcPr>
            <w:tcW w:w="4204" w:type="dxa"/>
          </w:tcPr>
          <w:p w14:paraId="5089825B" w14:textId="6ED09085" w:rsidR="003557AA" w:rsidRPr="00163DC5" w:rsidRDefault="003557AA" w:rsidP="002B16D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2B16D9">
            <w:pPr>
              <w:pStyle w:val="TableText"/>
            </w:pPr>
            <w:r w:rsidRPr="00163DC5">
              <w:t>Point Limit Index</w:t>
            </w:r>
          </w:p>
        </w:tc>
        <w:tc>
          <w:tcPr>
            <w:tcW w:w="1032" w:type="dxa"/>
          </w:tcPr>
          <w:p w14:paraId="5BFE8F07" w14:textId="77777777" w:rsidR="003557AA" w:rsidRPr="00163DC5" w:rsidRDefault="003557AA" w:rsidP="002B16D9">
            <w:pPr>
              <w:pStyle w:val="TableText"/>
            </w:pPr>
            <w:r w:rsidRPr="00163DC5">
              <w:t>Number</w:t>
            </w:r>
          </w:p>
        </w:tc>
        <w:tc>
          <w:tcPr>
            <w:tcW w:w="932" w:type="dxa"/>
          </w:tcPr>
          <w:p w14:paraId="4FC1D8DB" w14:textId="77777777" w:rsidR="003557AA" w:rsidRPr="00163DC5" w:rsidRDefault="003557AA" w:rsidP="002B16D9">
            <w:pPr>
              <w:pStyle w:val="TableText"/>
            </w:pPr>
            <w:r w:rsidRPr="00163DC5">
              <w:t>num</w:t>
            </w:r>
          </w:p>
        </w:tc>
        <w:tc>
          <w:tcPr>
            <w:tcW w:w="1239" w:type="dxa"/>
          </w:tcPr>
          <w:p w14:paraId="5AA9372D" w14:textId="77777777" w:rsidR="003557AA" w:rsidRPr="00163DC5" w:rsidRDefault="003557AA" w:rsidP="002B16D9">
            <w:pPr>
              <w:pStyle w:val="TableText"/>
            </w:pPr>
            <w:r w:rsidRPr="00163DC5">
              <w:t>Yes</w:t>
            </w:r>
          </w:p>
        </w:tc>
        <w:tc>
          <w:tcPr>
            <w:tcW w:w="4204" w:type="dxa"/>
          </w:tcPr>
          <w:p w14:paraId="28B6AF96" w14:textId="21007A34" w:rsidR="003557AA" w:rsidRPr="00163DC5" w:rsidRDefault="003557AA" w:rsidP="002B16D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2B16D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2B16D9">
            <w:pPr>
              <w:pStyle w:val="TableText"/>
            </w:pPr>
            <w:r w:rsidRPr="00163DC5">
              <w:t>String</w:t>
            </w:r>
          </w:p>
        </w:tc>
        <w:tc>
          <w:tcPr>
            <w:tcW w:w="932" w:type="dxa"/>
          </w:tcPr>
          <w:p w14:paraId="20B9A1BD" w14:textId="77777777" w:rsidR="003557AA" w:rsidRPr="00163DC5" w:rsidRDefault="003557AA" w:rsidP="002B16D9">
            <w:pPr>
              <w:pStyle w:val="TableText"/>
            </w:pPr>
            <w:r w:rsidRPr="00163DC5">
              <w:t>name</w:t>
            </w:r>
          </w:p>
        </w:tc>
        <w:tc>
          <w:tcPr>
            <w:tcW w:w="1239" w:type="dxa"/>
          </w:tcPr>
          <w:p w14:paraId="0C7E85FD" w14:textId="77777777" w:rsidR="003557AA" w:rsidRPr="00163DC5" w:rsidRDefault="003557AA" w:rsidP="002B16D9">
            <w:pPr>
              <w:pStyle w:val="TableText"/>
            </w:pPr>
            <w:r w:rsidRPr="00163DC5">
              <w:t>No</w:t>
            </w:r>
          </w:p>
        </w:tc>
        <w:tc>
          <w:tcPr>
            <w:tcW w:w="4204" w:type="dxa"/>
          </w:tcPr>
          <w:p w14:paraId="6CE6E278" w14:textId="33AF1B55" w:rsidR="003557AA" w:rsidRPr="00163DC5" w:rsidRDefault="003557AA" w:rsidP="002B16D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2B16D9">
            <w:pPr>
              <w:pStyle w:val="TableText"/>
            </w:pPr>
            <w:r w:rsidRPr="00163DC5">
              <w:t>Action</w:t>
            </w:r>
          </w:p>
        </w:tc>
        <w:tc>
          <w:tcPr>
            <w:tcW w:w="1032" w:type="dxa"/>
          </w:tcPr>
          <w:p w14:paraId="74234B3D" w14:textId="77777777" w:rsidR="003557AA" w:rsidRPr="00163DC5" w:rsidRDefault="003557AA" w:rsidP="002B16D9">
            <w:pPr>
              <w:pStyle w:val="TableText"/>
            </w:pPr>
            <w:r w:rsidRPr="00163DC5">
              <w:t>Number</w:t>
            </w:r>
          </w:p>
        </w:tc>
        <w:tc>
          <w:tcPr>
            <w:tcW w:w="932" w:type="dxa"/>
          </w:tcPr>
          <w:p w14:paraId="090A489E" w14:textId="77777777" w:rsidR="003557AA" w:rsidRPr="00163DC5" w:rsidRDefault="003557AA" w:rsidP="002B16D9">
            <w:pPr>
              <w:pStyle w:val="TableText"/>
            </w:pPr>
            <w:r w:rsidRPr="00163DC5">
              <w:t>action</w:t>
            </w:r>
          </w:p>
        </w:tc>
        <w:tc>
          <w:tcPr>
            <w:tcW w:w="1239" w:type="dxa"/>
          </w:tcPr>
          <w:p w14:paraId="6A9086C6" w14:textId="77777777" w:rsidR="003557AA" w:rsidRPr="00163DC5" w:rsidRDefault="003557AA" w:rsidP="002B16D9">
            <w:pPr>
              <w:pStyle w:val="TableText"/>
            </w:pPr>
            <w:r w:rsidRPr="00163DC5">
              <w:t>Yes</w:t>
            </w:r>
          </w:p>
        </w:tc>
        <w:tc>
          <w:tcPr>
            <w:tcW w:w="4204" w:type="dxa"/>
          </w:tcPr>
          <w:p w14:paraId="458F4EAB" w14:textId="530BC980" w:rsidR="003557AA" w:rsidRPr="00163DC5" w:rsidRDefault="003557AA" w:rsidP="002B16D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2B16D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2B16D9">
            <w:pPr>
              <w:pStyle w:val="TableText"/>
            </w:pPr>
            <w:r w:rsidRPr="00163DC5">
              <w:t>Number</w:t>
            </w:r>
          </w:p>
        </w:tc>
        <w:tc>
          <w:tcPr>
            <w:tcW w:w="932" w:type="dxa"/>
          </w:tcPr>
          <w:p w14:paraId="26BFDB00" w14:textId="77777777" w:rsidR="003557AA" w:rsidRPr="00163DC5" w:rsidRDefault="003557AA" w:rsidP="002B16D9">
            <w:pPr>
              <w:pStyle w:val="TableText"/>
            </w:pPr>
            <w:r w:rsidRPr="00163DC5">
              <w:t>value</w:t>
            </w:r>
          </w:p>
        </w:tc>
        <w:tc>
          <w:tcPr>
            <w:tcW w:w="1239" w:type="dxa"/>
          </w:tcPr>
          <w:p w14:paraId="294161CC" w14:textId="77777777" w:rsidR="003557AA" w:rsidRPr="00163DC5" w:rsidRDefault="003557AA" w:rsidP="002B16D9">
            <w:pPr>
              <w:pStyle w:val="TableText"/>
            </w:pPr>
            <w:r w:rsidRPr="00163DC5">
              <w:t>Yes</w:t>
            </w:r>
          </w:p>
        </w:tc>
        <w:tc>
          <w:tcPr>
            <w:tcW w:w="4204" w:type="dxa"/>
          </w:tcPr>
          <w:p w14:paraId="4C519DEF" w14:textId="6F1CD918" w:rsidR="003557AA" w:rsidRPr="00163DC5" w:rsidRDefault="003557AA" w:rsidP="002B16D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2B16D9">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2B16D9">
            <w:pPr>
              <w:pStyle w:val="TableText"/>
            </w:pPr>
            <w:r w:rsidRPr="00163DC5">
              <w:t>Number</w:t>
            </w:r>
          </w:p>
        </w:tc>
        <w:tc>
          <w:tcPr>
            <w:tcW w:w="932" w:type="dxa"/>
          </w:tcPr>
          <w:p w14:paraId="5B831695" w14:textId="77777777" w:rsidR="003557AA" w:rsidRPr="00163DC5" w:rsidRDefault="003557AA" w:rsidP="002B16D9">
            <w:pPr>
              <w:pStyle w:val="TableText"/>
            </w:pPr>
            <w:r w:rsidRPr="00163DC5">
              <w:t>mon</w:t>
            </w:r>
          </w:p>
        </w:tc>
        <w:tc>
          <w:tcPr>
            <w:tcW w:w="1239" w:type="dxa"/>
          </w:tcPr>
          <w:p w14:paraId="4F063A81" w14:textId="77777777" w:rsidR="003557AA" w:rsidRPr="00163DC5" w:rsidRDefault="003557AA" w:rsidP="002B16D9">
            <w:pPr>
              <w:pStyle w:val="TableText"/>
            </w:pPr>
            <w:r w:rsidRPr="00163DC5">
              <w:t>No</w:t>
            </w:r>
          </w:p>
        </w:tc>
        <w:tc>
          <w:tcPr>
            <w:tcW w:w="4204" w:type="dxa"/>
          </w:tcPr>
          <w:p w14:paraId="3CFF41AD" w14:textId="77777777" w:rsidR="003557AA" w:rsidRPr="00163DC5" w:rsidRDefault="003557AA" w:rsidP="002B16D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2B16D9">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2B16D9">
            <w:pPr>
              <w:pStyle w:val="TableText"/>
            </w:pPr>
            <w:r w:rsidRPr="00163DC5">
              <w:t>Number</w:t>
            </w:r>
          </w:p>
        </w:tc>
        <w:tc>
          <w:tcPr>
            <w:tcW w:w="932" w:type="dxa"/>
          </w:tcPr>
          <w:p w14:paraId="466B7D73" w14:textId="77777777" w:rsidR="003557AA" w:rsidRPr="00163DC5" w:rsidRDefault="003557AA" w:rsidP="002B16D9">
            <w:pPr>
              <w:pStyle w:val="TableText"/>
            </w:pPr>
            <w:r w:rsidRPr="00163DC5">
              <w:t>tue</w:t>
            </w:r>
          </w:p>
        </w:tc>
        <w:tc>
          <w:tcPr>
            <w:tcW w:w="1239" w:type="dxa"/>
          </w:tcPr>
          <w:p w14:paraId="24B8716E" w14:textId="77777777" w:rsidR="003557AA" w:rsidRPr="00163DC5" w:rsidRDefault="003557AA" w:rsidP="002B16D9">
            <w:pPr>
              <w:pStyle w:val="TableText"/>
            </w:pPr>
            <w:r w:rsidRPr="00163DC5">
              <w:t>No</w:t>
            </w:r>
          </w:p>
        </w:tc>
        <w:tc>
          <w:tcPr>
            <w:tcW w:w="4204" w:type="dxa"/>
          </w:tcPr>
          <w:p w14:paraId="52E45BD5" w14:textId="77777777" w:rsidR="003557AA" w:rsidRPr="00163DC5" w:rsidRDefault="003557AA" w:rsidP="002B16D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2B16D9">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2B16D9">
            <w:pPr>
              <w:pStyle w:val="TableText"/>
            </w:pPr>
            <w:r w:rsidRPr="00163DC5">
              <w:t>Number</w:t>
            </w:r>
          </w:p>
        </w:tc>
        <w:tc>
          <w:tcPr>
            <w:tcW w:w="932" w:type="dxa"/>
          </w:tcPr>
          <w:p w14:paraId="403B35BF" w14:textId="77777777" w:rsidR="003557AA" w:rsidRPr="00163DC5" w:rsidRDefault="003557AA" w:rsidP="002B16D9">
            <w:pPr>
              <w:pStyle w:val="TableText"/>
            </w:pPr>
            <w:r w:rsidRPr="00163DC5">
              <w:t>wed</w:t>
            </w:r>
          </w:p>
        </w:tc>
        <w:tc>
          <w:tcPr>
            <w:tcW w:w="1239" w:type="dxa"/>
          </w:tcPr>
          <w:p w14:paraId="3A89AA7E" w14:textId="77777777" w:rsidR="003557AA" w:rsidRPr="00163DC5" w:rsidRDefault="003557AA" w:rsidP="002B16D9">
            <w:pPr>
              <w:pStyle w:val="TableText"/>
            </w:pPr>
            <w:r w:rsidRPr="00163DC5">
              <w:t>No</w:t>
            </w:r>
          </w:p>
        </w:tc>
        <w:tc>
          <w:tcPr>
            <w:tcW w:w="4204" w:type="dxa"/>
          </w:tcPr>
          <w:p w14:paraId="4E5E6FE6" w14:textId="77777777" w:rsidR="003557AA" w:rsidRPr="00163DC5" w:rsidRDefault="003557AA" w:rsidP="002B16D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2B16D9">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2B16D9">
            <w:pPr>
              <w:pStyle w:val="TableText"/>
            </w:pPr>
            <w:r w:rsidRPr="00163DC5">
              <w:t>Number</w:t>
            </w:r>
          </w:p>
        </w:tc>
        <w:tc>
          <w:tcPr>
            <w:tcW w:w="932" w:type="dxa"/>
          </w:tcPr>
          <w:p w14:paraId="1D29125A" w14:textId="77777777" w:rsidR="003557AA" w:rsidRPr="00163DC5" w:rsidRDefault="003557AA" w:rsidP="002B16D9">
            <w:pPr>
              <w:pStyle w:val="TableText"/>
            </w:pPr>
            <w:r w:rsidRPr="00163DC5">
              <w:t>thu</w:t>
            </w:r>
          </w:p>
        </w:tc>
        <w:tc>
          <w:tcPr>
            <w:tcW w:w="1239" w:type="dxa"/>
          </w:tcPr>
          <w:p w14:paraId="4BB1B779" w14:textId="77777777" w:rsidR="003557AA" w:rsidRPr="00163DC5" w:rsidRDefault="003557AA" w:rsidP="002B16D9">
            <w:pPr>
              <w:pStyle w:val="TableText"/>
            </w:pPr>
            <w:r w:rsidRPr="00163DC5">
              <w:t>No</w:t>
            </w:r>
          </w:p>
        </w:tc>
        <w:tc>
          <w:tcPr>
            <w:tcW w:w="4204" w:type="dxa"/>
          </w:tcPr>
          <w:p w14:paraId="7BD8804F" w14:textId="77777777" w:rsidR="003557AA" w:rsidRPr="00163DC5" w:rsidRDefault="003557AA" w:rsidP="002B16D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2B16D9">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2B16D9">
            <w:pPr>
              <w:pStyle w:val="TableText"/>
            </w:pPr>
            <w:r w:rsidRPr="00163DC5">
              <w:t>Number</w:t>
            </w:r>
          </w:p>
        </w:tc>
        <w:tc>
          <w:tcPr>
            <w:tcW w:w="932" w:type="dxa"/>
          </w:tcPr>
          <w:p w14:paraId="6B6AA0FF" w14:textId="77777777" w:rsidR="003557AA" w:rsidRPr="00163DC5" w:rsidRDefault="003557AA" w:rsidP="002B16D9">
            <w:pPr>
              <w:pStyle w:val="TableText"/>
            </w:pPr>
            <w:r w:rsidRPr="00163DC5">
              <w:t>fri</w:t>
            </w:r>
          </w:p>
        </w:tc>
        <w:tc>
          <w:tcPr>
            <w:tcW w:w="1239" w:type="dxa"/>
          </w:tcPr>
          <w:p w14:paraId="74AF4142" w14:textId="77777777" w:rsidR="003557AA" w:rsidRPr="00163DC5" w:rsidRDefault="003557AA" w:rsidP="002B16D9">
            <w:pPr>
              <w:pStyle w:val="TableText"/>
            </w:pPr>
            <w:r w:rsidRPr="00163DC5">
              <w:t>No</w:t>
            </w:r>
          </w:p>
        </w:tc>
        <w:tc>
          <w:tcPr>
            <w:tcW w:w="4204" w:type="dxa"/>
          </w:tcPr>
          <w:p w14:paraId="02676D1A" w14:textId="77777777" w:rsidR="003557AA" w:rsidRPr="00163DC5" w:rsidRDefault="003557AA" w:rsidP="002B16D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2B16D9">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2B16D9">
            <w:pPr>
              <w:pStyle w:val="TableText"/>
            </w:pPr>
            <w:r w:rsidRPr="00163DC5">
              <w:t>Number</w:t>
            </w:r>
          </w:p>
        </w:tc>
        <w:tc>
          <w:tcPr>
            <w:tcW w:w="932" w:type="dxa"/>
          </w:tcPr>
          <w:p w14:paraId="5EEB98DC" w14:textId="77777777" w:rsidR="003557AA" w:rsidRPr="00163DC5" w:rsidRDefault="003557AA" w:rsidP="002B16D9">
            <w:pPr>
              <w:pStyle w:val="TableText"/>
            </w:pPr>
            <w:r w:rsidRPr="00163DC5">
              <w:t>sat</w:t>
            </w:r>
          </w:p>
        </w:tc>
        <w:tc>
          <w:tcPr>
            <w:tcW w:w="1239" w:type="dxa"/>
          </w:tcPr>
          <w:p w14:paraId="0F541D78" w14:textId="77777777" w:rsidR="003557AA" w:rsidRPr="00163DC5" w:rsidRDefault="003557AA" w:rsidP="002B16D9">
            <w:pPr>
              <w:pStyle w:val="TableText"/>
            </w:pPr>
            <w:r w:rsidRPr="00163DC5">
              <w:t>No</w:t>
            </w:r>
          </w:p>
        </w:tc>
        <w:tc>
          <w:tcPr>
            <w:tcW w:w="4204" w:type="dxa"/>
          </w:tcPr>
          <w:p w14:paraId="28FB4D80" w14:textId="77777777" w:rsidR="003557AA" w:rsidRPr="00163DC5" w:rsidRDefault="003557AA" w:rsidP="002B16D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2B16D9">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2B16D9">
            <w:pPr>
              <w:pStyle w:val="TableText"/>
            </w:pPr>
            <w:r w:rsidRPr="00163DC5">
              <w:t>Number</w:t>
            </w:r>
          </w:p>
        </w:tc>
        <w:tc>
          <w:tcPr>
            <w:tcW w:w="932" w:type="dxa"/>
          </w:tcPr>
          <w:p w14:paraId="4BECEEED" w14:textId="77777777" w:rsidR="003557AA" w:rsidRPr="00163DC5" w:rsidRDefault="003557AA" w:rsidP="002B16D9">
            <w:pPr>
              <w:pStyle w:val="TableText"/>
            </w:pPr>
            <w:r w:rsidRPr="00163DC5">
              <w:t>sun</w:t>
            </w:r>
          </w:p>
        </w:tc>
        <w:tc>
          <w:tcPr>
            <w:tcW w:w="1239" w:type="dxa"/>
          </w:tcPr>
          <w:p w14:paraId="5B96D4E9" w14:textId="77777777" w:rsidR="003557AA" w:rsidRPr="00163DC5" w:rsidRDefault="003557AA" w:rsidP="002B16D9">
            <w:pPr>
              <w:pStyle w:val="TableText"/>
            </w:pPr>
            <w:r w:rsidRPr="00163DC5">
              <w:t>No</w:t>
            </w:r>
          </w:p>
        </w:tc>
        <w:tc>
          <w:tcPr>
            <w:tcW w:w="4204" w:type="dxa"/>
          </w:tcPr>
          <w:p w14:paraId="4472CE2E" w14:textId="77777777" w:rsidR="003557AA" w:rsidRPr="00163DC5" w:rsidRDefault="003557AA" w:rsidP="002B16D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2C47CECA"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2B16D9">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67" w:author="Steve Beadle" w:date="2024-07-12T14:52:00Z">
        <w:r w:rsidR="002B16D9" w:rsidRPr="002B16D9">
          <w:rPr>
            <w:rStyle w:val="Crossreference"/>
            <w:rPrChange w:id="268" w:author="Steve Beadle" w:date="2024-07-12T14:52:00Z">
              <w:rPr/>
            </w:rPrChange>
          </w:rPr>
          <w:t>Limit and control profiles</w:t>
        </w:r>
      </w:ins>
      <w:del w:id="269" w:author="Steve Beadle" w:date="2024-07-12T14:50:00Z">
        <w:r w:rsidR="000F7EA9" w:rsidRPr="00B86E80" w:rsidDel="002B16D9">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70" w:name="_Toc170288570"/>
      <w:r w:rsidRPr="00384B6A">
        <w:rPr>
          <w:rFonts w:eastAsia="DengXian"/>
        </w:rPr>
        <w:t xml:space="preserve">No </w:t>
      </w:r>
      <w:r w:rsidR="006B0494" w:rsidRPr="00384B6A">
        <w:rPr>
          <w:rFonts w:eastAsia="DengXian"/>
        </w:rPr>
        <w:t>change</w:t>
      </w:r>
      <w:bookmarkEnd w:id="270"/>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70E54F11"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71" w:author="Steve Beadle" w:date="2024-07-12T14:52:00Z">
        <w:r w:rsidR="002B16D9" w:rsidRPr="002B16D9">
          <w:rPr>
            <w:rStyle w:val="Crossreference"/>
            <w:rPrChange w:id="272" w:author="Steve Beadle" w:date="2024-07-12T14:52:00Z">
              <w:rPr/>
            </w:rPrChange>
          </w:rPr>
          <w:t xml:space="preserve">Table </w:t>
        </w:r>
        <w:r w:rsidR="002B16D9" w:rsidRPr="002B16D9">
          <w:rPr>
            <w:rStyle w:val="Crossreference"/>
            <w:rPrChange w:id="273" w:author="Steve Beadle" w:date="2024-07-12T14:52:00Z">
              <w:rPr>
                <w:noProof/>
              </w:rPr>
            </w:rPrChange>
          </w:rPr>
          <w:t>18</w:t>
        </w:r>
      </w:ins>
      <w:del w:id="274" w:author="Steve Beadle" w:date="2024-07-12T14:50:00Z">
        <w:r w:rsidR="000F7EA9" w:rsidRPr="00B86E80" w:rsidDel="002B16D9">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602B40AE" w:rsidR="003557AA" w:rsidRDefault="00384B6A" w:rsidP="000A491B">
      <w:pPr>
        <w:pStyle w:val="Caption"/>
        <w:keepNext/>
      </w:pPr>
      <w:bookmarkStart w:id="275" w:name="_Ref161314992"/>
      <w:bookmarkStart w:id="276" w:name="_Toc170288657"/>
      <w:r>
        <w:lastRenderedPageBreak/>
        <w:t xml:space="preserve">Table </w:t>
      </w:r>
      <w:fldSimple w:instr=" SEQ Table \* ARABIC ">
        <w:r w:rsidR="002B16D9">
          <w:rPr>
            <w:noProof/>
          </w:rPr>
          <w:t>18</w:t>
        </w:r>
      </w:fldSimple>
      <w:bookmarkEnd w:id="275"/>
      <w:r>
        <w:tab/>
      </w:r>
      <w:r w:rsidRPr="00384B6A">
        <w:t xml:space="preserve">Information used in defining no change for analogue and counter </w:t>
      </w:r>
      <w:proofErr w:type="gramStart"/>
      <w:r w:rsidR="009A0F57">
        <w:t>p</w:t>
      </w:r>
      <w:r w:rsidRPr="00384B6A">
        <w:t>oints</w:t>
      </w:r>
      <w:bookmarkEnd w:id="276"/>
      <w:proofErr w:type="gramEnd"/>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2B16D9">
            <w:pPr>
              <w:pStyle w:val="TableText"/>
            </w:pPr>
            <w:r w:rsidRPr="00163DC5">
              <w:t>Parent Point</w:t>
            </w:r>
          </w:p>
        </w:tc>
        <w:tc>
          <w:tcPr>
            <w:tcW w:w="1150" w:type="dxa"/>
          </w:tcPr>
          <w:p w14:paraId="75035F9F" w14:textId="77777777" w:rsidR="000A491B" w:rsidRPr="00163DC5" w:rsidRDefault="000A491B" w:rsidP="002B16D9">
            <w:pPr>
              <w:pStyle w:val="TableText"/>
            </w:pPr>
            <w:r w:rsidRPr="00163DC5">
              <w:t>Integer</w:t>
            </w:r>
          </w:p>
        </w:tc>
        <w:tc>
          <w:tcPr>
            <w:tcW w:w="1440" w:type="dxa"/>
          </w:tcPr>
          <w:p w14:paraId="1D784E80" w14:textId="77777777" w:rsidR="000A491B" w:rsidRPr="00163DC5" w:rsidRDefault="000A491B" w:rsidP="002B16D9">
            <w:pPr>
              <w:pStyle w:val="TableText"/>
            </w:pPr>
            <w:r w:rsidRPr="00163DC5">
              <w:t>parent</w:t>
            </w:r>
          </w:p>
        </w:tc>
        <w:tc>
          <w:tcPr>
            <w:tcW w:w="905" w:type="dxa"/>
          </w:tcPr>
          <w:p w14:paraId="2B68422B" w14:textId="77777777" w:rsidR="000A491B" w:rsidRPr="00163DC5" w:rsidRDefault="000A491B" w:rsidP="002B16D9">
            <w:pPr>
              <w:pStyle w:val="TableText"/>
            </w:pPr>
            <w:r w:rsidRPr="00163DC5">
              <w:t>Yes</w:t>
            </w:r>
          </w:p>
        </w:tc>
        <w:tc>
          <w:tcPr>
            <w:tcW w:w="4032" w:type="dxa"/>
          </w:tcPr>
          <w:p w14:paraId="59BF31E7" w14:textId="4C3BF057" w:rsidR="000A491B" w:rsidRPr="00163DC5" w:rsidRDefault="000A491B" w:rsidP="002B16D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2B16D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2B16D9">
            <w:pPr>
              <w:pStyle w:val="TableText"/>
            </w:pPr>
            <w:r w:rsidRPr="00163DC5">
              <w:t>String</w:t>
            </w:r>
          </w:p>
        </w:tc>
        <w:tc>
          <w:tcPr>
            <w:tcW w:w="1440" w:type="dxa"/>
          </w:tcPr>
          <w:p w14:paraId="1232EABB" w14:textId="77777777" w:rsidR="000A491B" w:rsidRPr="00163DC5" w:rsidRDefault="000A491B" w:rsidP="002B16D9">
            <w:pPr>
              <w:pStyle w:val="TableText"/>
            </w:pPr>
            <w:r w:rsidRPr="00163DC5">
              <w:t>parentType</w:t>
            </w:r>
          </w:p>
        </w:tc>
        <w:tc>
          <w:tcPr>
            <w:tcW w:w="905" w:type="dxa"/>
          </w:tcPr>
          <w:p w14:paraId="4663B4D1" w14:textId="77777777" w:rsidR="000A491B" w:rsidRPr="00163DC5" w:rsidRDefault="000A491B" w:rsidP="002B16D9">
            <w:pPr>
              <w:pStyle w:val="TableText"/>
            </w:pPr>
            <w:r w:rsidRPr="00163DC5">
              <w:t>Yes</w:t>
            </w:r>
          </w:p>
        </w:tc>
        <w:tc>
          <w:tcPr>
            <w:tcW w:w="4032" w:type="dxa"/>
          </w:tcPr>
          <w:p w14:paraId="7A1C8832" w14:textId="32801B03" w:rsidR="000A491B" w:rsidRPr="00163DC5" w:rsidRDefault="000A491B" w:rsidP="002B16D9">
            <w:pPr>
              <w:pStyle w:val="TableText"/>
            </w:pPr>
            <w:r w:rsidRPr="00163DC5">
              <w:t xml:space="preserve">Type of </w:t>
            </w:r>
            <w:r w:rsidR="005C697D">
              <w:t>point</w:t>
            </w:r>
            <w:r w:rsidRPr="00163DC5">
              <w:t xml:space="preserve"> the limit refers to, “ai”</w:t>
            </w:r>
            <w:proofErr w:type="gramStart"/>
            <w:r w:rsidRPr="00163DC5">
              <w:t>, ”ao</w:t>
            </w:r>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2B16D9">
            <w:pPr>
              <w:pStyle w:val="TableText"/>
            </w:pPr>
            <w:r w:rsidRPr="00163DC5">
              <w:t>Point Limit Index</w:t>
            </w:r>
          </w:p>
        </w:tc>
        <w:tc>
          <w:tcPr>
            <w:tcW w:w="1150" w:type="dxa"/>
          </w:tcPr>
          <w:p w14:paraId="6A8065D1" w14:textId="77777777" w:rsidR="000A491B" w:rsidRPr="00163DC5" w:rsidRDefault="000A491B" w:rsidP="002B16D9">
            <w:pPr>
              <w:pStyle w:val="TableText"/>
            </w:pPr>
            <w:r w:rsidRPr="00163DC5">
              <w:t>Number</w:t>
            </w:r>
          </w:p>
        </w:tc>
        <w:tc>
          <w:tcPr>
            <w:tcW w:w="1440" w:type="dxa"/>
          </w:tcPr>
          <w:p w14:paraId="5ACEFB56" w14:textId="77777777" w:rsidR="000A491B" w:rsidRPr="00163DC5" w:rsidRDefault="000A491B" w:rsidP="002B16D9">
            <w:pPr>
              <w:pStyle w:val="TableText"/>
            </w:pPr>
            <w:r w:rsidRPr="00163DC5">
              <w:t>num</w:t>
            </w:r>
          </w:p>
        </w:tc>
        <w:tc>
          <w:tcPr>
            <w:tcW w:w="905" w:type="dxa"/>
          </w:tcPr>
          <w:p w14:paraId="518CE81C" w14:textId="77777777" w:rsidR="000A491B" w:rsidRPr="00163DC5" w:rsidRDefault="000A491B" w:rsidP="002B16D9">
            <w:pPr>
              <w:pStyle w:val="TableText"/>
            </w:pPr>
            <w:r w:rsidRPr="00163DC5">
              <w:t>Yes</w:t>
            </w:r>
          </w:p>
        </w:tc>
        <w:tc>
          <w:tcPr>
            <w:tcW w:w="4032" w:type="dxa"/>
          </w:tcPr>
          <w:p w14:paraId="25B15A28" w14:textId="0E0FC747" w:rsidR="000A491B" w:rsidRPr="00163DC5" w:rsidRDefault="000A491B" w:rsidP="002B16D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2B16D9">
            <w:pPr>
              <w:pStyle w:val="TableText"/>
            </w:pPr>
            <w:r w:rsidRPr="00163DC5">
              <w:t>Name</w:t>
            </w:r>
          </w:p>
        </w:tc>
        <w:tc>
          <w:tcPr>
            <w:tcW w:w="1150" w:type="dxa"/>
          </w:tcPr>
          <w:p w14:paraId="0D30E84A" w14:textId="77777777" w:rsidR="000A491B" w:rsidRPr="00163DC5" w:rsidRDefault="000A491B" w:rsidP="002B16D9">
            <w:pPr>
              <w:pStyle w:val="TableText"/>
            </w:pPr>
            <w:r w:rsidRPr="00163DC5">
              <w:t>String</w:t>
            </w:r>
          </w:p>
        </w:tc>
        <w:tc>
          <w:tcPr>
            <w:tcW w:w="1440" w:type="dxa"/>
          </w:tcPr>
          <w:p w14:paraId="284C1668" w14:textId="77777777" w:rsidR="000A491B" w:rsidRPr="00163DC5" w:rsidRDefault="000A491B" w:rsidP="002B16D9">
            <w:pPr>
              <w:pStyle w:val="TableText"/>
            </w:pPr>
            <w:r w:rsidRPr="00163DC5">
              <w:t>name</w:t>
            </w:r>
          </w:p>
        </w:tc>
        <w:tc>
          <w:tcPr>
            <w:tcW w:w="905" w:type="dxa"/>
          </w:tcPr>
          <w:p w14:paraId="0A045E1D" w14:textId="77777777" w:rsidR="000A491B" w:rsidRPr="00163DC5" w:rsidRDefault="000A491B" w:rsidP="002B16D9">
            <w:pPr>
              <w:pStyle w:val="TableText"/>
            </w:pPr>
            <w:r w:rsidRPr="00163DC5">
              <w:t>No</w:t>
            </w:r>
          </w:p>
        </w:tc>
        <w:tc>
          <w:tcPr>
            <w:tcW w:w="4032" w:type="dxa"/>
          </w:tcPr>
          <w:p w14:paraId="649B3934" w14:textId="1476489C" w:rsidR="000A491B" w:rsidRPr="00163DC5" w:rsidRDefault="000A491B" w:rsidP="002B16D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2B16D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2B16D9">
            <w:pPr>
              <w:pStyle w:val="TableText"/>
            </w:pPr>
            <w:r w:rsidRPr="00163DC5">
              <w:t>Number</w:t>
            </w:r>
          </w:p>
        </w:tc>
        <w:tc>
          <w:tcPr>
            <w:tcW w:w="1440" w:type="dxa"/>
          </w:tcPr>
          <w:p w14:paraId="3A581B92" w14:textId="77777777" w:rsidR="000A491B" w:rsidRPr="00163DC5" w:rsidRDefault="000A491B" w:rsidP="002B16D9">
            <w:pPr>
              <w:pStyle w:val="TableText"/>
            </w:pPr>
            <w:r w:rsidRPr="00163DC5">
              <w:t>deadband</w:t>
            </w:r>
          </w:p>
        </w:tc>
        <w:tc>
          <w:tcPr>
            <w:tcW w:w="905" w:type="dxa"/>
          </w:tcPr>
          <w:p w14:paraId="61268CCC" w14:textId="77777777" w:rsidR="000A491B" w:rsidRPr="00163DC5" w:rsidRDefault="000A491B" w:rsidP="002B16D9">
            <w:pPr>
              <w:pStyle w:val="TableText"/>
            </w:pPr>
            <w:r w:rsidRPr="00163DC5">
              <w:t>No</w:t>
            </w:r>
          </w:p>
        </w:tc>
        <w:tc>
          <w:tcPr>
            <w:tcW w:w="4032" w:type="dxa"/>
          </w:tcPr>
          <w:p w14:paraId="1EF4695E" w14:textId="0DF05176" w:rsidR="000A491B" w:rsidRPr="00163DC5" w:rsidRDefault="000A491B" w:rsidP="002B16D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2B16D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2B16D9">
            <w:pPr>
              <w:pStyle w:val="TableText"/>
            </w:pPr>
            <w:r w:rsidRPr="00163DC5">
              <w:t>Number</w:t>
            </w:r>
          </w:p>
        </w:tc>
        <w:tc>
          <w:tcPr>
            <w:tcW w:w="1440" w:type="dxa"/>
          </w:tcPr>
          <w:p w14:paraId="7ACD07A7" w14:textId="77777777" w:rsidR="000A491B" w:rsidRPr="00163DC5" w:rsidRDefault="000A491B" w:rsidP="002B16D9">
            <w:pPr>
              <w:pStyle w:val="TableText"/>
            </w:pPr>
            <w:r w:rsidRPr="00163DC5">
              <w:t>period</w:t>
            </w:r>
          </w:p>
        </w:tc>
        <w:tc>
          <w:tcPr>
            <w:tcW w:w="905" w:type="dxa"/>
          </w:tcPr>
          <w:p w14:paraId="26AB953E" w14:textId="77777777" w:rsidR="000A491B" w:rsidRPr="00163DC5" w:rsidRDefault="000A491B" w:rsidP="002B16D9">
            <w:pPr>
              <w:pStyle w:val="TableText"/>
            </w:pPr>
            <w:r w:rsidRPr="00163DC5">
              <w:t>Yes</w:t>
            </w:r>
          </w:p>
        </w:tc>
        <w:tc>
          <w:tcPr>
            <w:tcW w:w="4032" w:type="dxa"/>
          </w:tcPr>
          <w:p w14:paraId="1F8943DE" w14:textId="5514AEA3" w:rsidR="000A491B" w:rsidRPr="00163DC5" w:rsidRDefault="000A491B" w:rsidP="002B16D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2B16D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2B16D9">
            <w:pPr>
              <w:pStyle w:val="TableText"/>
            </w:pPr>
            <w:r w:rsidRPr="00163DC5">
              <w:t>Number</w:t>
            </w:r>
          </w:p>
        </w:tc>
        <w:tc>
          <w:tcPr>
            <w:tcW w:w="1440" w:type="dxa"/>
          </w:tcPr>
          <w:p w14:paraId="27E0671E" w14:textId="77777777" w:rsidR="000A491B" w:rsidRPr="00163DC5" w:rsidRDefault="000A491B" w:rsidP="002B16D9">
            <w:pPr>
              <w:pStyle w:val="TableText"/>
            </w:pPr>
            <w:r w:rsidRPr="00163DC5">
              <w:t>action</w:t>
            </w:r>
          </w:p>
        </w:tc>
        <w:tc>
          <w:tcPr>
            <w:tcW w:w="905" w:type="dxa"/>
          </w:tcPr>
          <w:p w14:paraId="66E0A7DD" w14:textId="77777777" w:rsidR="000A491B" w:rsidRPr="00163DC5" w:rsidRDefault="000A491B" w:rsidP="002B16D9">
            <w:pPr>
              <w:pStyle w:val="TableText"/>
            </w:pPr>
            <w:r w:rsidRPr="00163DC5">
              <w:t>Yes</w:t>
            </w:r>
          </w:p>
        </w:tc>
        <w:tc>
          <w:tcPr>
            <w:tcW w:w="4032" w:type="dxa"/>
          </w:tcPr>
          <w:p w14:paraId="5394AB71" w14:textId="3F292994" w:rsidR="000A491B" w:rsidRPr="00163DC5" w:rsidRDefault="000A491B" w:rsidP="002B16D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77AB672"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2B16D9">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7" w:author="Steve Beadle" w:date="2024-07-12T14:52:00Z">
        <w:r w:rsidR="002B16D9" w:rsidRPr="002B16D9">
          <w:rPr>
            <w:rStyle w:val="Crossreference"/>
            <w:rPrChange w:id="278" w:author="Steve Beadle" w:date="2024-07-12T14:52:00Z">
              <w:rPr/>
            </w:rPrChange>
          </w:rPr>
          <w:t>Limit and control profiles</w:t>
        </w:r>
      </w:ins>
      <w:del w:id="279" w:author="Steve Beadle" w:date="2024-07-12T14:50:00Z">
        <w:r w:rsidR="000F7EA9" w:rsidRPr="00B86E80" w:rsidDel="002B16D9">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80" w:name="_Toc170288571"/>
      <w:r w:rsidRPr="000A491B">
        <w:lastRenderedPageBreak/>
        <w:t xml:space="preserve">Extended </w:t>
      </w:r>
      <w:r w:rsidR="006B0494" w:rsidRPr="000A491B">
        <w:t>points</w:t>
      </w:r>
      <w:bookmarkEnd w:id="280"/>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2B577C60"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81" w:author="Steve Beadle" w:date="2024-07-12T14:52:00Z">
        <w:r w:rsidR="002B16D9" w:rsidRPr="002B16D9">
          <w:rPr>
            <w:rStyle w:val="Crossreference"/>
            <w:rPrChange w:id="282" w:author="Steve Beadle" w:date="2024-07-12T14:52:00Z">
              <w:rPr/>
            </w:rPrChange>
          </w:rPr>
          <w:t xml:space="preserve">Table </w:t>
        </w:r>
        <w:r w:rsidR="002B16D9" w:rsidRPr="002B16D9">
          <w:rPr>
            <w:rStyle w:val="Crossreference"/>
            <w:rPrChange w:id="283" w:author="Steve Beadle" w:date="2024-07-12T14:52:00Z">
              <w:rPr>
                <w:noProof/>
              </w:rPr>
            </w:rPrChange>
          </w:rPr>
          <w:t>19</w:t>
        </w:r>
      </w:ins>
      <w:del w:id="284" w:author="Steve Beadle" w:date="2024-07-12T14:50:00Z">
        <w:r w:rsidR="000F7EA9" w:rsidRPr="00B86E80" w:rsidDel="002B16D9">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1F283655" w:rsidR="00122B46" w:rsidRDefault="00122B46" w:rsidP="00122B46">
      <w:pPr>
        <w:pStyle w:val="Caption"/>
      </w:pPr>
      <w:bookmarkStart w:id="285" w:name="_Ref161315144"/>
      <w:bookmarkStart w:id="286" w:name="_Toc170288658"/>
      <w:r>
        <w:t xml:space="preserve">Table </w:t>
      </w:r>
      <w:fldSimple w:instr=" SEQ Table \* ARABIC ">
        <w:r w:rsidR="002B16D9">
          <w:rPr>
            <w:noProof/>
          </w:rPr>
          <w:t>19</w:t>
        </w:r>
      </w:fldSimple>
      <w:bookmarkEnd w:id="285"/>
      <w:r>
        <w:tab/>
      </w:r>
      <w:r w:rsidRPr="00122B46">
        <w:t>Information used in defining exten</w:t>
      </w:r>
      <w:r>
        <w:t>ded</w:t>
      </w:r>
      <w:r w:rsidRPr="00122B46">
        <w:t xml:space="preserve"> </w:t>
      </w:r>
      <w:proofErr w:type="gramStart"/>
      <w:r w:rsidR="009A0F57">
        <w:t>p</w:t>
      </w:r>
      <w:r w:rsidRPr="00122B46">
        <w:t>oints</w:t>
      </w:r>
      <w:bookmarkEnd w:id="286"/>
      <w:proofErr w:type="gramEnd"/>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2B16D9">
            <w:pPr>
              <w:pStyle w:val="TableText"/>
            </w:pPr>
            <w:r w:rsidRPr="00163DC5">
              <w:t>Parent Point</w:t>
            </w:r>
          </w:p>
        </w:tc>
        <w:tc>
          <w:tcPr>
            <w:tcW w:w="1150" w:type="dxa"/>
          </w:tcPr>
          <w:p w14:paraId="467DFA88" w14:textId="77777777" w:rsidR="00122B46" w:rsidRPr="00163DC5" w:rsidRDefault="00122B46" w:rsidP="002B16D9">
            <w:pPr>
              <w:pStyle w:val="TableText"/>
            </w:pPr>
            <w:r w:rsidRPr="00163DC5">
              <w:t>Integer</w:t>
            </w:r>
          </w:p>
        </w:tc>
        <w:tc>
          <w:tcPr>
            <w:tcW w:w="1530" w:type="dxa"/>
          </w:tcPr>
          <w:p w14:paraId="6A010321" w14:textId="77777777" w:rsidR="00122B46" w:rsidRPr="00163DC5" w:rsidRDefault="00122B46" w:rsidP="002B16D9">
            <w:pPr>
              <w:pStyle w:val="TableText"/>
            </w:pPr>
            <w:r w:rsidRPr="00163DC5">
              <w:t>parent</w:t>
            </w:r>
          </w:p>
        </w:tc>
        <w:tc>
          <w:tcPr>
            <w:tcW w:w="810" w:type="dxa"/>
          </w:tcPr>
          <w:p w14:paraId="43E1ED05" w14:textId="77777777" w:rsidR="00122B46" w:rsidRPr="00163DC5" w:rsidRDefault="00122B46" w:rsidP="002B16D9">
            <w:pPr>
              <w:pStyle w:val="TableText"/>
            </w:pPr>
            <w:r w:rsidRPr="00163DC5">
              <w:t>Yes</w:t>
            </w:r>
          </w:p>
        </w:tc>
        <w:tc>
          <w:tcPr>
            <w:tcW w:w="4037" w:type="dxa"/>
          </w:tcPr>
          <w:p w14:paraId="4D4E9F19" w14:textId="2442AEA2" w:rsidR="00122B46" w:rsidRPr="00163DC5" w:rsidRDefault="00122B46" w:rsidP="002B16D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2B16D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2B16D9">
            <w:pPr>
              <w:pStyle w:val="TableText"/>
            </w:pPr>
            <w:r w:rsidRPr="00163DC5">
              <w:t>String</w:t>
            </w:r>
          </w:p>
        </w:tc>
        <w:tc>
          <w:tcPr>
            <w:tcW w:w="1530" w:type="dxa"/>
          </w:tcPr>
          <w:p w14:paraId="0E7A2E8D" w14:textId="77777777" w:rsidR="00122B46" w:rsidRPr="00163DC5" w:rsidRDefault="00122B46" w:rsidP="002B16D9">
            <w:pPr>
              <w:pStyle w:val="TableText"/>
            </w:pPr>
            <w:r w:rsidRPr="00163DC5">
              <w:t>parentType</w:t>
            </w:r>
          </w:p>
        </w:tc>
        <w:tc>
          <w:tcPr>
            <w:tcW w:w="810" w:type="dxa"/>
          </w:tcPr>
          <w:p w14:paraId="005883F6" w14:textId="77777777" w:rsidR="00122B46" w:rsidRPr="00163DC5" w:rsidRDefault="00122B46" w:rsidP="002B16D9">
            <w:pPr>
              <w:pStyle w:val="TableText"/>
            </w:pPr>
            <w:r w:rsidRPr="00163DC5">
              <w:t>Yes</w:t>
            </w:r>
          </w:p>
        </w:tc>
        <w:tc>
          <w:tcPr>
            <w:tcW w:w="4037" w:type="dxa"/>
          </w:tcPr>
          <w:p w14:paraId="5ECB1256" w14:textId="2D3254BE" w:rsidR="00122B46" w:rsidRPr="00163DC5" w:rsidRDefault="00122B46" w:rsidP="002B16D9">
            <w:pPr>
              <w:pStyle w:val="TableText"/>
            </w:pPr>
            <w:r w:rsidRPr="00163DC5">
              <w:t xml:space="preserve">Type of parent </w:t>
            </w:r>
            <w:r w:rsidR="005C697D">
              <w:t>point</w:t>
            </w:r>
            <w:r w:rsidRPr="00163DC5">
              <w:t xml:space="preserve"> the extension refers to, “ai”, “bi”</w:t>
            </w:r>
            <w:proofErr w:type="gramStart"/>
            <w:r w:rsidRPr="00163DC5">
              <w:t>, ”ao</w:t>
            </w:r>
            <w:proofErr w:type="gramEnd"/>
            <w:r w:rsidRPr="00163DC5">
              <w:t>”,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2B16D9">
            <w:pPr>
              <w:pStyle w:val="TableText"/>
            </w:pPr>
            <w:r w:rsidRPr="00163DC5">
              <w:t>Extension Point Index</w:t>
            </w:r>
          </w:p>
        </w:tc>
        <w:tc>
          <w:tcPr>
            <w:tcW w:w="1150" w:type="dxa"/>
          </w:tcPr>
          <w:p w14:paraId="2DE7BFCC" w14:textId="77777777" w:rsidR="00122B46" w:rsidRPr="00163DC5" w:rsidRDefault="00122B46" w:rsidP="002B16D9">
            <w:pPr>
              <w:pStyle w:val="TableText"/>
            </w:pPr>
            <w:r w:rsidRPr="00163DC5">
              <w:t>Number</w:t>
            </w:r>
          </w:p>
        </w:tc>
        <w:tc>
          <w:tcPr>
            <w:tcW w:w="1530" w:type="dxa"/>
          </w:tcPr>
          <w:p w14:paraId="2EB5B626" w14:textId="77777777" w:rsidR="00122B46" w:rsidRPr="00163DC5" w:rsidRDefault="00122B46" w:rsidP="002B16D9">
            <w:pPr>
              <w:pStyle w:val="TableText"/>
            </w:pPr>
            <w:r w:rsidRPr="00163DC5">
              <w:t>num</w:t>
            </w:r>
          </w:p>
        </w:tc>
        <w:tc>
          <w:tcPr>
            <w:tcW w:w="810" w:type="dxa"/>
          </w:tcPr>
          <w:p w14:paraId="0C199CC2" w14:textId="77777777" w:rsidR="00122B46" w:rsidRPr="00163DC5" w:rsidRDefault="00122B46" w:rsidP="002B16D9">
            <w:pPr>
              <w:pStyle w:val="TableText"/>
            </w:pPr>
            <w:r w:rsidRPr="00163DC5">
              <w:t>Yes</w:t>
            </w:r>
          </w:p>
        </w:tc>
        <w:tc>
          <w:tcPr>
            <w:tcW w:w="4037" w:type="dxa"/>
          </w:tcPr>
          <w:p w14:paraId="4D9F86DB" w14:textId="76060FDB" w:rsidR="00122B46" w:rsidRPr="00163DC5" w:rsidRDefault="00122B46" w:rsidP="002B16D9">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2B16D9">
            <w:pPr>
              <w:pStyle w:val="TableText"/>
            </w:pPr>
            <w:r w:rsidRPr="00163DC5">
              <w:t>Name</w:t>
            </w:r>
          </w:p>
        </w:tc>
        <w:tc>
          <w:tcPr>
            <w:tcW w:w="1150" w:type="dxa"/>
          </w:tcPr>
          <w:p w14:paraId="5F987DF0" w14:textId="77777777" w:rsidR="00122B46" w:rsidRPr="00163DC5" w:rsidRDefault="00122B46" w:rsidP="002B16D9">
            <w:pPr>
              <w:pStyle w:val="TableText"/>
            </w:pPr>
            <w:r w:rsidRPr="00163DC5">
              <w:t>String</w:t>
            </w:r>
          </w:p>
        </w:tc>
        <w:tc>
          <w:tcPr>
            <w:tcW w:w="1530" w:type="dxa"/>
          </w:tcPr>
          <w:p w14:paraId="78243AEC" w14:textId="77777777" w:rsidR="00122B46" w:rsidRPr="00163DC5" w:rsidRDefault="00122B46" w:rsidP="002B16D9">
            <w:pPr>
              <w:pStyle w:val="TableText"/>
            </w:pPr>
            <w:r w:rsidRPr="00163DC5">
              <w:t>name</w:t>
            </w:r>
          </w:p>
        </w:tc>
        <w:tc>
          <w:tcPr>
            <w:tcW w:w="810" w:type="dxa"/>
          </w:tcPr>
          <w:p w14:paraId="20F56EAA" w14:textId="77777777" w:rsidR="00122B46" w:rsidRPr="00163DC5" w:rsidRDefault="00122B46" w:rsidP="002B16D9">
            <w:pPr>
              <w:pStyle w:val="TableText"/>
            </w:pPr>
            <w:r w:rsidRPr="00163DC5">
              <w:t>No</w:t>
            </w:r>
          </w:p>
        </w:tc>
        <w:tc>
          <w:tcPr>
            <w:tcW w:w="4037" w:type="dxa"/>
          </w:tcPr>
          <w:p w14:paraId="02A33E36" w14:textId="619B4C8D" w:rsidR="00122B46" w:rsidRPr="00163DC5" w:rsidRDefault="00122B46" w:rsidP="002B16D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2B16D9">
            <w:pPr>
              <w:pStyle w:val="TableText"/>
            </w:pPr>
            <w:r w:rsidRPr="00163DC5">
              <w:t>Class Name</w:t>
            </w:r>
          </w:p>
        </w:tc>
        <w:tc>
          <w:tcPr>
            <w:tcW w:w="1150" w:type="dxa"/>
          </w:tcPr>
          <w:p w14:paraId="54A8ABC5" w14:textId="77777777" w:rsidR="00122B46" w:rsidRPr="00163DC5" w:rsidRDefault="00122B46" w:rsidP="002B16D9">
            <w:pPr>
              <w:pStyle w:val="TableText"/>
            </w:pPr>
            <w:r w:rsidRPr="00163DC5">
              <w:t>String</w:t>
            </w:r>
          </w:p>
        </w:tc>
        <w:tc>
          <w:tcPr>
            <w:tcW w:w="1530" w:type="dxa"/>
          </w:tcPr>
          <w:p w14:paraId="65D28BD1" w14:textId="77777777" w:rsidR="00122B46" w:rsidRPr="00163DC5" w:rsidRDefault="00122B46" w:rsidP="002B16D9">
            <w:pPr>
              <w:pStyle w:val="TableText"/>
            </w:pPr>
            <w:r w:rsidRPr="00163DC5">
              <w:t>className</w:t>
            </w:r>
          </w:p>
        </w:tc>
        <w:tc>
          <w:tcPr>
            <w:tcW w:w="810" w:type="dxa"/>
          </w:tcPr>
          <w:p w14:paraId="594AB64D" w14:textId="77777777" w:rsidR="00122B46" w:rsidRPr="00163DC5" w:rsidRDefault="00122B46" w:rsidP="002B16D9">
            <w:pPr>
              <w:pStyle w:val="TableText"/>
            </w:pPr>
            <w:r w:rsidRPr="00163DC5">
              <w:t>No</w:t>
            </w:r>
          </w:p>
        </w:tc>
        <w:tc>
          <w:tcPr>
            <w:tcW w:w="4037" w:type="dxa"/>
          </w:tcPr>
          <w:p w14:paraId="22409EF6" w14:textId="77777777" w:rsidR="00122B46" w:rsidRPr="00163DC5" w:rsidRDefault="00122B46" w:rsidP="002B16D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2B16D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2B16D9">
            <w:pPr>
              <w:pStyle w:val="TableText"/>
            </w:pPr>
            <w:r w:rsidRPr="00163DC5">
              <w:t>String</w:t>
            </w:r>
          </w:p>
        </w:tc>
        <w:tc>
          <w:tcPr>
            <w:tcW w:w="1530" w:type="dxa"/>
          </w:tcPr>
          <w:p w14:paraId="3FA03C0D" w14:textId="77777777" w:rsidR="00122B46" w:rsidRPr="00163DC5" w:rsidRDefault="00122B46" w:rsidP="002B16D9">
            <w:pPr>
              <w:pStyle w:val="TableText"/>
            </w:pPr>
            <w:r w:rsidRPr="00163DC5">
              <w:t>type</w:t>
            </w:r>
          </w:p>
        </w:tc>
        <w:tc>
          <w:tcPr>
            <w:tcW w:w="810" w:type="dxa"/>
          </w:tcPr>
          <w:p w14:paraId="012C8D2D" w14:textId="77777777" w:rsidR="00122B46" w:rsidRPr="00163DC5" w:rsidRDefault="00122B46" w:rsidP="002B16D9">
            <w:pPr>
              <w:pStyle w:val="TableText"/>
            </w:pPr>
            <w:r w:rsidRPr="00163DC5">
              <w:t>Yes</w:t>
            </w:r>
          </w:p>
        </w:tc>
        <w:tc>
          <w:tcPr>
            <w:tcW w:w="4037" w:type="dxa"/>
          </w:tcPr>
          <w:p w14:paraId="2530B1A5" w14:textId="77777777" w:rsidR="00122B46" w:rsidRPr="00163DC5" w:rsidRDefault="00122B46" w:rsidP="002B16D9">
            <w:pPr>
              <w:pStyle w:val="TableText"/>
            </w:pPr>
            <w:r w:rsidRPr="00163DC5">
              <w:t>One of:</w:t>
            </w:r>
          </w:p>
          <w:p w14:paraId="581BC68E" w14:textId="77777777" w:rsidR="00122B46" w:rsidRPr="00163DC5" w:rsidRDefault="00122B46" w:rsidP="002B16D9">
            <w:pPr>
              <w:pStyle w:val="TableText"/>
            </w:pPr>
            <w:r w:rsidRPr="00163DC5">
              <w:t xml:space="preserve">              "RoC" (Rate of Change),</w:t>
            </w:r>
          </w:p>
          <w:p w14:paraId="3C9D2318" w14:textId="77777777" w:rsidR="00122B46" w:rsidRPr="00163DC5" w:rsidRDefault="00122B46" w:rsidP="002B16D9">
            <w:pPr>
              <w:pStyle w:val="TableText"/>
            </w:pPr>
            <w:r w:rsidRPr="00163DC5">
              <w:t xml:space="preserve">              "Min",</w:t>
            </w:r>
          </w:p>
          <w:p w14:paraId="73582848" w14:textId="77777777" w:rsidR="00122B46" w:rsidRPr="00163DC5" w:rsidRDefault="00122B46" w:rsidP="002B16D9">
            <w:pPr>
              <w:pStyle w:val="TableText"/>
            </w:pPr>
            <w:r w:rsidRPr="00163DC5">
              <w:t xml:space="preserve">              "Max",</w:t>
            </w:r>
          </w:p>
          <w:p w14:paraId="180E46D3" w14:textId="77777777" w:rsidR="00122B46" w:rsidRPr="00163DC5" w:rsidRDefault="00122B46" w:rsidP="002B16D9">
            <w:pPr>
              <w:pStyle w:val="TableText"/>
            </w:pPr>
            <w:r w:rsidRPr="00163DC5">
              <w:t xml:space="preserve">              "Mean",</w:t>
            </w:r>
          </w:p>
          <w:p w14:paraId="76BFB915" w14:textId="77777777" w:rsidR="00122B46" w:rsidRPr="00163DC5" w:rsidRDefault="00122B46" w:rsidP="002B16D9">
            <w:pPr>
              <w:pStyle w:val="TableText"/>
            </w:pPr>
            <w:r w:rsidRPr="00163DC5">
              <w:t xml:space="preserve">              "StdDev",</w:t>
            </w:r>
          </w:p>
          <w:p w14:paraId="342C4FD1" w14:textId="77777777" w:rsidR="00122B46" w:rsidRPr="00163DC5" w:rsidRDefault="00122B46" w:rsidP="002B16D9">
            <w:pPr>
              <w:pStyle w:val="TableText"/>
            </w:pPr>
            <w:r w:rsidRPr="00163DC5">
              <w:t xml:space="preserve">              "Integral",</w:t>
            </w:r>
          </w:p>
          <w:p w14:paraId="22FEE210" w14:textId="77777777" w:rsidR="00122B46" w:rsidRPr="00163DC5" w:rsidRDefault="00122B46" w:rsidP="002B16D9">
            <w:pPr>
              <w:pStyle w:val="TableText"/>
            </w:pPr>
            <w:r w:rsidRPr="00163DC5">
              <w:t xml:space="preserve">              "Run Time",</w:t>
            </w:r>
          </w:p>
          <w:p w14:paraId="27335130" w14:textId="77777777" w:rsidR="00122B46" w:rsidRPr="00163DC5" w:rsidRDefault="00122B46" w:rsidP="002B16D9">
            <w:pPr>
              <w:pStyle w:val="TableText"/>
            </w:pPr>
            <w:r w:rsidRPr="00163DC5">
              <w:t xml:space="preserve">              "Count"</w:t>
            </w:r>
          </w:p>
          <w:p w14:paraId="76BE5BF3" w14:textId="08A791C8" w:rsidR="00122B46" w:rsidRPr="00163DC5" w:rsidRDefault="00122B46" w:rsidP="002B16D9">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2B16D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2B16D9">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2B16D9">
            <w:pPr>
              <w:pStyle w:val="TableText"/>
              <w:rPr>
                <w:lang w:bidi="he-IL"/>
              </w:rPr>
            </w:pPr>
            <w:r w:rsidRPr="00163DC5">
              <w:rPr>
                <w:lang w:bidi="he-IL"/>
              </w:rPr>
              <w:t>No</w:t>
            </w:r>
          </w:p>
        </w:tc>
        <w:tc>
          <w:tcPr>
            <w:tcW w:w="4037" w:type="dxa"/>
            <w:noWrap/>
            <w:hideMark/>
          </w:tcPr>
          <w:p w14:paraId="4BF876E3" w14:textId="2342FC2E" w:rsidR="00122B46" w:rsidRPr="00163DC5" w:rsidRDefault="00122B46" w:rsidP="002B16D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2B16D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2B16D9">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2B16D9">
            <w:pPr>
              <w:pStyle w:val="TableText"/>
              <w:rPr>
                <w:lang w:bidi="he-IL"/>
              </w:rPr>
            </w:pPr>
            <w:r w:rsidRPr="00163DC5">
              <w:rPr>
                <w:lang w:bidi="he-IL"/>
              </w:rPr>
              <w:t>No</w:t>
            </w:r>
          </w:p>
        </w:tc>
        <w:tc>
          <w:tcPr>
            <w:tcW w:w="4037" w:type="dxa"/>
            <w:noWrap/>
            <w:hideMark/>
          </w:tcPr>
          <w:p w14:paraId="1BE1AE02" w14:textId="77777777" w:rsidR="00122B46" w:rsidRPr="00163DC5" w:rsidRDefault="00122B46" w:rsidP="002B16D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2B16D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2B16D9">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2B16D9">
            <w:pPr>
              <w:pStyle w:val="TableText"/>
              <w:rPr>
                <w:lang w:bidi="he-IL"/>
              </w:rPr>
            </w:pPr>
            <w:r w:rsidRPr="00163DC5">
              <w:rPr>
                <w:lang w:bidi="he-IL"/>
              </w:rPr>
              <w:t>No</w:t>
            </w:r>
          </w:p>
        </w:tc>
        <w:tc>
          <w:tcPr>
            <w:tcW w:w="4037" w:type="dxa"/>
            <w:noWrap/>
            <w:hideMark/>
          </w:tcPr>
          <w:p w14:paraId="0D6B4FD6" w14:textId="77777777" w:rsidR="00122B46" w:rsidRPr="00163DC5" w:rsidRDefault="00122B46" w:rsidP="002B16D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2B16D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2B16D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2B16D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2B16D9">
            <w:pPr>
              <w:pStyle w:val="TableText"/>
              <w:rPr>
                <w:lang w:bidi="he-IL"/>
              </w:rPr>
            </w:pPr>
            <w:r w:rsidRPr="00163DC5">
              <w:rPr>
                <w:lang w:bidi="he-IL"/>
              </w:rPr>
              <w:t>No</w:t>
            </w:r>
          </w:p>
        </w:tc>
        <w:tc>
          <w:tcPr>
            <w:tcW w:w="4037" w:type="dxa"/>
            <w:noWrap/>
            <w:hideMark/>
          </w:tcPr>
          <w:p w14:paraId="26ACFE48" w14:textId="77777777" w:rsidR="00122B46" w:rsidRPr="00163DC5" w:rsidRDefault="00122B46" w:rsidP="002B16D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2B16D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2B16D9">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2B16D9">
            <w:pPr>
              <w:pStyle w:val="TableText"/>
              <w:rPr>
                <w:lang w:bidi="he-IL"/>
              </w:rPr>
            </w:pPr>
            <w:r w:rsidRPr="00163DC5">
              <w:rPr>
                <w:lang w:bidi="he-IL"/>
              </w:rPr>
              <w:t>No</w:t>
            </w:r>
          </w:p>
        </w:tc>
        <w:tc>
          <w:tcPr>
            <w:tcW w:w="4037" w:type="dxa"/>
            <w:noWrap/>
            <w:hideMark/>
          </w:tcPr>
          <w:p w14:paraId="4C6D0F36" w14:textId="039C657C" w:rsidR="00122B46" w:rsidRPr="00163DC5" w:rsidRDefault="00122B46" w:rsidP="002B16D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2B16D9">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2B16D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2B16D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2B16D9">
            <w:pPr>
              <w:pStyle w:val="TableText"/>
              <w:rPr>
                <w:lang w:bidi="he-IL"/>
              </w:rPr>
            </w:pPr>
            <w:r w:rsidRPr="00163DC5">
              <w:rPr>
                <w:lang w:bidi="he-IL"/>
              </w:rPr>
              <w:t>No</w:t>
            </w:r>
          </w:p>
        </w:tc>
        <w:tc>
          <w:tcPr>
            <w:tcW w:w="4037" w:type="dxa"/>
            <w:noWrap/>
            <w:hideMark/>
          </w:tcPr>
          <w:p w14:paraId="66390432" w14:textId="21EDEA64" w:rsidR="00122B46" w:rsidRPr="00163DC5" w:rsidRDefault="00122B46" w:rsidP="002B16D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87" w:name="_Toc170288572"/>
      <w:r>
        <w:t>Minimum</w:t>
      </w:r>
      <w:bookmarkEnd w:id="287"/>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88" w:name="_Toc170288573"/>
      <w:r>
        <w:t>Maximum</w:t>
      </w:r>
      <w:bookmarkEnd w:id="288"/>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89" w:name="_Toc170288574"/>
      <w:r>
        <w:t>Mean</w:t>
      </w:r>
      <w:bookmarkEnd w:id="289"/>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90" w:name="_Toc170288575"/>
      <w:r>
        <w:t xml:space="preserve">Standard </w:t>
      </w:r>
      <w:r w:rsidR="006B0494">
        <w:t>deviation</w:t>
      </w:r>
      <w:bookmarkEnd w:id="290"/>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91" w:name="_Toc170288576"/>
      <w:r>
        <w:lastRenderedPageBreak/>
        <w:t>Integral</w:t>
      </w:r>
      <w:bookmarkEnd w:id="291"/>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2F714A1A"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92" w:author="Steve Beadle" w:date="2024-07-12T14:52:00Z">
        <w:r w:rsidR="002B16D9" w:rsidRPr="002B16D9">
          <w:rPr>
            <w:rStyle w:val="Crossreference"/>
            <w:rPrChange w:id="293" w:author="Steve Beadle" w:date="2024-07-12T14:52:00Z">
              <w:rPr/>
            </w:rPrChange>
          </w:rPr>
          <w:t xml:space="preserve">Figure </w:t>
        </w:r>
        <w:r w:rsidR="002B16D9" w:rsidRPr="002B16D9">
          <w:rPr>
            <w:rStyle w:val="Crossreference"/>
            <w:rPrChange w:id="294" w:author="Steve Beadle" w:date="2024-07-12T14:52:00Z">
              <w:rPr>
                <w:noProof/>
              </w:rPr>
            </w:rPrChange>
          </w:rPr>
          <w:t>11</w:t>
        </w:r>
      </w:ins>
      <w:del w:id="295" w:author="Steve Beadle" w:date="2024-07-12T14:50:00Z">
        <w:r w:rsidR="000F7EA9" w:rsidRPr="00B86E80" w:rsidDel="002B16D9">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35BBED89" w:rsidR="008D5866" w:rsidRDefault="008D5866" w:rsidP="008D5866">
      <w:pPr>
        <w:pStyle w:val="Caption"/>
      </w:pPr>
      <w:bookmarkStart w:id="296" w:name="_Ref161316465"/>
      <w:bookmarkStart w:id="297" w:name="_Toc170288638"/>
      <w:r>
        <w:t xml:space="preserve">Figure </w:t>
      </w:r>
      <w:fldSimple w:instr=" SEQ Figure \* ARABIC ">
        <w:r w:rsidR="002B16D9">
          <w:rPr>
            <w:noProof/>
          </w:rPr>
          <w:t>11</w:t>
        </w:r>
      </w:fldSimple>
      <w:bookmarkEnd w:id="296"/>
      <w:r>
        <w:tab/>
      </w:r>
      <w:r w:rsidRPr="008D5866">
        <w:t xml:space="preserve">Example of calculation of integral extended </w:t>
      </w:r>
      <w:r w:rsidR="00801C39">
        <w:t>p</w:t>
      </w:r>
      <w:r w:rsidRPr="008D5866">
        <w:t>oint value</w:t>
      </w:r>
      <w:bookmarkEnd w:id="297"/>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298" w:name="_Toc170288577"/>
      <w:r>
        <w:t>Rate of change</w:t>
      </w:r>
      <w:bookmarkEnd w:id="298"/>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w:t>
      </w:r>
      <w:proofErr w:type="gramStart"/>
      <w:r w:rsidRPr="00BF2707">
        <w:rPr>
          <w:rFonts w:eastAsia="DengXian"/>
          <w:lang w:eastAsia="en-US"/>
        </w:rPr>
        <w:t>number</w:t>
      </w:r>
      <w:proofErr w:type="gramEnd"/>
      <w:r w:rsidRPr="00BF2707">
        <w:rPr>
          <w:rFonts w:eastAsia="DengXian"/>
          <w:lang w:eastAsia="en-US"/>
        </w:rPr>
        <w:t xml:space="preserve">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51AB4248"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2B16D9">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9" w:author="Steve Beadle" w:date="2024-07-12T14:52:00Z">
        <w:r w:rsidR="002B16D9" w:rsidRPr="002B16D9">
          <w:rPr>
            <w:rStyle w:val="Crossreference"/>
            <w:rPrChange w:id="300" w:author="Steve Beadle" w:date="2024-07-12T14:52:00Z">
              <w:rPr/>
            </w:rPrChange>
          </w:rPr>
          <w:t>Limit and control profiles</w:t>
        </w:r>
      </w:ins>
      <w:del w:id="301" w:author="Steve Beadle" w:date="2024-07-12T14:50:00Z">
        <w:r w:rsidR="000F7EA9" w:rsidRPr="00B86E80" w:rsidDel="002B16D9">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02" w:name="_Toc170288578"/>
      <w:r>
        <w:lastRenderedPageBreak/>
        <w:t xml:space="preserve">State </w:t>
      </w:r>
      <w:r w:rsidR="006B0494">
        <w:t>counter</w:t>
      </w:r>
      <w:bookmarkEnd w:id="302"/>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03" w:name="_Toc170288579"/>
      <w:r>
        <w:t xml:space="preserve">State </w:t>
      </w:r>
      <w:r w:rsidR="006B0494">
        <w:t>runtime</w:t>
      </w:r>
      <w:bookmarkEnd w:id="303"/>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04" w:name="_Ref161319455"/>
      <w:bookmarkStart w:id="305" w:name="_Toc170288580"/>
      <w:r w:rsidRPr="00E622A5">
        <w:t>Limit and control profiles</w:t>
      </w:r>
      <w:bookmarkEnd w:id="304"/>
      <w:bookmarkEnd w:id="305"/>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06" w:name="_Toc170288581"/>
      <w:r>
        <w:t xml:space="preserve">Limit </w:t>
      </w:r>
      <w:r w:rsidR="006B0494">
        <w:t>profiles</w:t>
      </w:r>
      <w:bookmarkEnd w:id="306"/>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4C602DDE"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07" w:author="Steve Beadle" w:date="2024-07-12T14:52:00Z">
        <w:r w:rsidR="002B16D9" w:rsidRPr="002B16D9">
          <w:rPr>
            <w:rStyle w:val="Crossreference"/>
            <w:rPrChange w:id="308" w:author="Steve Beadle" w:date="2024-07-12T14:52:00Z">
              <w:rPr/>
            </w:rPrChange>
          </w:rPr>
          <w:t xml:space="preserve">Table </w:t>
        </w:r>
        <w:r w:rsidR="002B16D9" w:rsidRPr="002B16D9">
          <w:rPr>
            <w:rStyle w:val="Crossreference"/>
            <w:rPrChange w:id="309" w:author="Steve Beadle" w:date="2024-07-12T14:52:00Z">
              <w:rPr>
                <w:noProof/>
              </w:rPr>
            </w:rPrChange>
          </w:rPr>
          <w:t>20</w:t>
        </w:r>
      </w:ins>
      <w:del w:id="310" w:author="Steve Beadle" w:date="2024-07-12T14:50:00Z">
        <w:r w:rsidR="000F7EA9" w:rsidRPr="00B86E80" w:rsidDel="002B16D9">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36C5182E" w:rsidR="00E622A5" w:rsidRDefault="003D567B" w:rsidP="00163DC5">
      <w:pPr>
        <w:pStyle w:val="Caption"/>
        <w:keepNext/>
      </w:pPr>
      <w:bookmarkStart w:id="311" w:name="_Ref161319951"/>
      <w:bookmarkStart w:id="312" w:name="_Toc170288659"/>
      <w:r>
        <w:t xml:space="preserve">Table </w:t>
      </w:r>
      <w:fldSimple w:instr=" SEQ Table \* ARABIC ">
        <w:r w:rsidR="002B16D9">
          <w:rPr>
            <w:noProof/>
          </w:rPr>
          <w:t>20</w:t>
        </w:r>
      </w:fldSimple>
      <w:bookmarkEnd w:id="311"/>
      <w:r>
        <w:tab/>
      </w:r>
      <w:r w:rsidRPr="003D567B">
        <w:t xml:space="preserve">Information used in defining limit profiles for analogue and counter </w:t>
      </w:r>
      <w:proofErr w:type="gramStart"/>
      <w:r w:rsidR="00115B0F">
        <w:t>p</w:t>
      </w:r>
      <w:r w:rsidRPr="003D567B">
        <w:t>oints</w:t>
      </w:r>
      <w:bookmarkEnd w:id="312"/>
      <w:proofErr w:type="gramEnd"/>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6521EF" w:rsidRDefault="003D567B" w:rsidP="002B16D9">
            <w:pPr>
              <w:pStyle w:val="TableText"/>
              <w:rPr>
                <w:b w:val="0"/>
              </w:rPr>
            </w:pPr>
            <w:r w:rsidRPr="006521EF">
              <w:t>Limit Profile Index</w:t>
            </w:r>
          </w:p>
        </w:tc>
        <w:tc>
          <w:tcPr>
            <w:tcW w:w="1265" w:type="dxa"/>
            <w:shd w:val="clear" w:color="auto" w:fill="auto"/>
          </w:tcPr>
          <w:p w14:paraId="4BA0F85B" w14:textId="77777777" w:rsidR="003D567B" w:rsidRPr="006521EF" w:rsidRDefault="003D567B" w:rsidP="002B16D9">
            <w:pPr>
              <w:pStyle w:val="TableText"/>
              <w:rPr>
                <w:b w:val="0"/>
              </w:rPr>
            </w:pPr>
            <w:r w:rsidRPr="006521EF">
              <w:t>Number</w:t>
            </w:r>
          </w:p>
        </w:tc>
        <w:tc>
          <w:tcPr>
            <w:tcW w:w="993" w:type="dxa"/>
            <w:shd w:val="clear" w:color="auto" w:fill="auto"/>
          </w:tcPr>
          <w:p w14:paraId="7964956B" w14:textId="77777777" w:rsidR="003D567B" w:rsidRPr="006521EF" w:rsidRDefault="003D567B" w:rsidP="002B16D9">
            <w:pPr>
              <w:pStyle w:val="TableText"/>
              <w:rPr>
                <w:b w:val="0"/>
              </w:rPr>
            </w:pPr>
            <w:r w:rsidRPr="006521EF">
              <w:t>num</w:t>
            </w:r>
          </w:p>
        </w:tc>
        <w:tc>
          <w:tcPr>
            <w:tcW w:w="1417" w:type="dxa"/>
            <w:shd w:val="clear" w:color="auto" w:fill="auto"/>
          </w:tcPr>
          <w:p w14:paraId="22C52C53" w14:textId="77777777" w:rsidR="003D567B" w:rsidRPr="006521EF" w:rsidRDefault="003D567B" w:rsidP="002B16D9">
            <w:pPr>
              <w:pStyle w:val="TableText"/>
              <w:rPr>
                <w:b w:val="0"/>
              </w:rPr>
            </w:pPr>
            <w:r w:rsidRPr="006521EF">
              <w:t>Yes</w:t>
            </w:r>
          </w:p>
        </w:tc>
        <w:tc>
          <w:tcPr>
            <w:tcW w:w="3832" w:type="dxa"/>
            <w:shd w:val="clear" w:color="auto" w:fill="auto"/>
          </w:tcPr>
          <w:p w14:paraId="014228C6" w14:textId="77777777" w:rsidR="003D567B" w:rsidRPr="006521EF" w:rsidRDefault="003D567B" w:rsidP="002B16D9">
            <w:pPr>
              <w:pStyle w:val="TableText"/>
              <w:rPr>
                <w:b w:val="0"/>
              </w:rPr>
            </w:pPr>
            <w:r w:rsidRPr="006521EF">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6521EF" w:rsidRDefault="003D567B" w:rsidP="002B16D9">
            <w:pPr>
              <w:pStyle w:val="TableText"/>
              <w:rPr>
                <w:b w:val="0"/>
              </w:rPr>
            </w:pPr>
            <w:r w:rsidRPr="006521EF">
              <w:t>Values</w:t>
            </w:r>
          </w:p>
        </w:tc>
        <w:tc>
          <w:tcPr>
            <w:tcW w:w="1265" w:type="dxa"/>
            <w:shd w:val="clear" w:color="auto" w:fill="auto"/>
          </w:tcPr>
          <w:p w14:paraId="353EE5F2" w14:textId="77777777" w:rsidR="003D567B" w:rsidRPr="006521EF" w:rsidRDefault="003D567B" w:rsidP="002B16D9">
            <w:pPr>
              <w:pStyle w:val="TableText"/>
              <w:rPr>
                <w:b w:val="0"/>
              </w:rPr>
            </w:pPr>
            <w:r w:rsidRPr="006521EF">
              <w:t>Array of Numbers</w:t>
            </w:r>
          </w:p>
        </w:tc>
        <w:tc>
          <w:tcPr>
            <w:tcW w:w="993" w:type="dxa"/>
            <w:shd w:val="clear" w:color="auto" w:fill="auto"/>
          </w:tcPr>
          <w:p w14:paraId="49085772" w14:textId="77777777" w:rsidR="003D567B" w:rsidRPr="006521EF" w:rsidRDefault="003D567B" w:rsidP="002B16D9">
            <w:pPr>
              <w:pStyle w:val="TableText"/>
              <w:rPr>
                <w:b w:val="0"/>
              </w:rPr>
            </w:pPr>
            <w:r w:rsidRPr="006521EF">
              <w:t>values</w:t>
            </w:r>
          </w:p>
        </w:tc>
        <w:tc>
          <w:tcPr>
            <w:tcW w:w="1417" w:type="dxa"/>
            <w:shd w:val="clear" w:color="auto" w:fill="auto"/>
          </w:tcPr>
          <w:p w14:paraId="600F84C8" w14:textId="77777777" w:rsidR="003D567B" w:rsidRPr="006521EF" w:rsidRDefault="003D567B" w:rsidP="002B16D9">
            <w:pPr>
              <w:pStyle w:val="TableText"/>
              <w:rPr>
                <w:b w:val="0"/>
              </w:rPr>
            </w:pPr>
            <w:r w:rsidRPr="006521EF">
              <w:t>Yes</w:t>
            </w:r>
          </w:p>
        </w:tc>
        <w:tc>
          <w:tcPr>
            <w:tcW w:w="3832" w:type="dxa"/>
            <w:shd w:val="clear" w:color="auto" w:fill="auto"/>
          </w:tcPr>
          <w:p w14:paraId="4E65DABA" w14:textId="77777777" w:rsidR="003D567B" w:rsidRPr="006521EF" w:rsidRDefault="003D567B" w:rsidP="002B16D9">
            <w:pPr>
              <w:pStyle w:val="TableText"/>
              <w:rPr>
                <w:b w:val="0"/>
              </w:rPr>
            </w:pPr>
            <w:r w:rsidRPr="006521EF">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6521EF" w:rsidRDefault="003D567B" w:rsidP="002B16D9">
            <w:pPr>
              <w:pStyle w:val="TableText"/>
              <w:rPr>
                <w:b w:val="0"/>
              </w:rPr>
            </w:pPr>
            <w:r w:rsidRPr="006521EF">
              <w:t>Times</w:t>
            </w:r>
          </w:p>
        </w:tc>
        <w:tc>
          <w:tcPr>
            <w:tcW w:w="1265" w:type="dxa"/>
            <w:shd w:val="clear" w:color="auto" w:fill="auto"/>
          </w:tcPr>
          <w:p w14:paraId="6A66EAD3" w14:textId="77777777" w:rsidR="003D567B" w:rsidRPr="006521EF" w:rsidRDefault="003D567B" w:rsidP="002B16D9">
            <w:pPr>
              <w:pStyle w:val="TableText"/>
              <w:rPr>
                <w:b w:val="0"/>
              </w:rPr>
            </w:pPr>
            <w:r w:rsidRPr="006521EF">
              <w:t>Array of Integer</w:t>
            </w:r>
          </w:p>
        </w:tc>
        <w:tc>
          <w:tcPr>
            <w:tcW w:w="993" w:type="dxa"/>
            <w:shd w:val="clear" w:color="auto" w:fill="auto"/>
          </w:tcPr>
          <w:p w14:paraId="094B9B04" w14:textId="77777777" w:rsidR="003D567B" w:rsidRPr="006521EF" w:rsidRDefault="003D567B" w:rsidP="002B16D9">
            <w:pPr>
              <w:pStyle w:val="TableText"/>
              <w:rPr>
                <w:b w:val="0"/>
              </w:rPr>
            </w:pPr>
            <w:r w:rsidRPr="006521EF">
              <w:t>times</w:t>
            </w:r>
          </w:p>
        </w:tc>
        <w:tc>
          <w:tcPr>
            <w:tcW w:w="1417" w:type="dxa"/>
            <w:shd w:val="clear" w:color="auto" w:fill="auto"/>
          </w:tcPr>
          <w:p w14:paraId="34868D52" w14:textId="77777777" w:rsidR="003D567B" w:rsidRPr="006521EF" w:rsidRDefault="003D567B" w:rsidP="002B16D9">
            <w:pPr>
              <w:pStyle w:val="TableText"/>
              <w:rPr>
                <w:b w:val="0"/>
              </w:rPr>
            </w:pPr>
            <w:r w:rsidRPr="006521EF">
              <w:t>Yes</w:t>
            </w:r>
          </w:p>
        </w:tc>
        <w:tc>
          <w:tcPr>
            <w:tcW w:w="3832" w:type="dxa"/>
            <w:shd w:val="clear" w:color="auto" w:fill="auto"/>
          </w:tcPr>
          <w:p w14:paraId="28E8445A" w14:textId="77777777" w:rsidR="003D567B" w:rsidRPr="006521EF" w:rsidRDefault="003D567B" w:rsidP="002B16D9">
            <w:pPr>
              <w:pStyle w:val="TableText"/>
              <w:rPr>
                <w:b w:val="0"/>
              </w:rPr>
            </w:pPr>
            <w:r w:rsidRPr="006521EF">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6521EF" w:rsidRDefault="003D567B" w:rsidP="002B16D9">
            <w:pPr>
              <w:pStyle w:val="TableText"/>
              <w:rPr>
                <w:b w:val="0"/>
              </w:rPr>
            </w:pPr>
            <w:r w:rsidRPr="006521EF">
              <w:t>Type</w:t>
            </w:r>
          </w:p>
        </w:tc>
        <w:tc>
          <w:tcPr>
            <w:tcW w:w="1265" w:type="dxa"/>
            <w:shd w:val="clear" w:color="auto" w:fill="auto"/>
          </w:tcPr>
          <w:p w14:paraId="6332511F" w14:textId="77777777" w:rsidR="003D567B" w:rsidRPr="006521EF" w:rsidRDefault="003D567B" w:rsidP="002B16D9">
            <w:pPr>
              <w:pStyle w:val="TableText"/>
              <w:rPr>
                <w:b w:val="0"/>
              </w:rPr>
            </w:pPr>
            <w:r w:rsidRPr="006521EF">
              <w:t>Integer</w:t>
            </w:r>
          </w:p>
        </w:tc>
        <w:tc>
          <w:tcPr>
            <w:tcW w:w="993" w:type="dxa"/>
            <w:shd w:val="clear" w:color="auto" w:fill="auto"/>
          </w:tcPr>
          <w:p w14:paraId="1C5F0175" w14:textId="77777777" w:rsidR="003D567B" w:rsidRPr="006521EF" w:rsidRDefault="003D567B" w:rsidP="002B16D9">
            <w:pPr>
              <w:pStyle w:val="TableText"/>
              <w:rPr>
                <w:b w:val="0"/>
              </w:rPr>
            </w:pPr>
            <w:r w:rsidRPr="006521EF">
              <w:t>type</w:t>
            </w:r>
          </w:p>
        </w:tc>
        <w:tc>
          <w:tcPr>
            <w:tcW w:w="1417" w:type="dxa"/>
            <w:shd w:val="clear" w:color="auto" w:fill="auto"/>
          </w:tcPr>
          <w:p w14:paraId="03C7AE43" w14:textId="77777777" w:rsidR="003D567B" w:rsidRPr="006521EF" w:rsidRDefault="003D567B" w:rsidP="002B16D9">
            <w:pPr>
              <w:pStyle w:val="TableText"/>
              <w:rPr>
                <w:b w:val="0"/>
              </w:rPr>
            </w:pPr>
            <w:r w:rsidRPr="006521EF">
              <w:t>No</w:t>
            </w:r>
          </w:p>
        </w:tc>
        <w:tc>
          <w:tcPr>
            <w:tcW w:w="3832" w:type="dxa"/>
            <w:shd w:val="clear" w:color="auto" w:fill="auto"/>
          </w:tcPr>
          <w:p w14:paraId="1E750221" w14:textId="77777777" w:rsidR="003D567B" w:rsidRPr="006521EF" w:rsidRDefault="003D567B" w:rsidP="002B16D9">
            <w:pPr>
              <w:pStyle w:val="TableText"/>
              <w:rPr>
                <w:b w:val="0"/>
              </w:rPr>
            </w:pPr>
            <w:r w:rsidRPr="006521EF">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6521EF" w:rsidRDefault="003D567B" w:rsidP="002B16D9">
            <w:pPr>
              <w:pStyle w:val="TableText"/>
              <w:rPr>
                <w:b w:val="0"/>
              </w:rPr>
            </w:pPr>
            <w:r w:rsidRPr="006521EF">
              <w:t xml:space="preserve">Interpolate </w:t>
            </w:r>
          </w:p>
        </w:tc>
        <w:tc>
          <w:tcPr>
            <w:tcW w:w="1265" w:type="dxa"/>
            <w:shd w:val="clear" w:color="auto" w:fill="auto"/>
          </w:tcPr>
          <w:p w14:paraId="04241D6A" w14:textId="77777777" w:rsidR="003D567B" w:rsidRPr="006521EF" w:rsidRDefault="003D567B" w:rsidP="002B16D9">
            <w:pPr>
              <w:pStyle w:val="TableText"/>
              <w:rPr>
                <w:b w:val="0"/>
              </w:rPr>
            </w:pPr>
            <w:r w:rsidRPr="006521EF">
              <w:t>Integer</w:t>
            </w:r>
          </w:p>
        </w:tc>
        <w:tc>
          <w:tcPr>
            <w:tcW w:w="993" w:type="dxa"/>
            <w:shd w:val="clear" w:color="auto" w:fill="auto"/>
          </w:tcPr>
          <w:p w14:paraId="788922CD" w14:textId="77777777" w:rsidR="003D567B" w:rsidRPr="006521EF" w:rsidRDefault="003D567B" w:rsidP="002B16D9">
            <w:pPr>
              <w:pStyle w:val="TableText"/>
              <w:rPr>
                <w:b w:val="0"/>
              </w:rPr>
            </w:pPr>
            <w:r w:rsidRPr="006521EF">
              <w:t>inter</w:t>
            </w:r>
          </w:p>
        </w:tc>
        <w:tc>
          <w:tcPr>
            <w:tcW w:w="1417" w:type="dxa"/>
            <w:shd w:val="clear" w:color="auto" w:fill="auto"/>
          </w:tcPr>
          <w:p w14:paraId="400914A0" w14:textId="77777777" w:rsidR="003D567B" w:rsidRPr="006521EF" w:rsidRDefault="003D567B" w:rsidP="002B16D9">
            <w:pPr>
              <w:pStyle w:val="TableText"/>
              <w:rPr>
                <w:b w:val="0"/>
              </w:rPr>
            </w:pPr>
            <w:r w:rsidRPr="006521EF">
              <w:t>No</w:t>
            </w:r>
          </w:p>
        </w:tc>
        <w:tc>
          <w:tcPr>
            <w:tcW w:w="3832" w:type="dxa"/>
            <w:shd w:val="clear" w:color="auto" w:fill="auto"/>
          </w:tcPr>
          <w:p w14:paraId="3769053C" w14:textId="26B279D5" w:rsidR="003D567B" w:rsidRPr="006521EF" w:rsidRDefault="003D567B" w:rsidP="002B16D9">
            <w:pPr>
              <w:pStyle w:val="TableText"/>
              <w:rPr>
                <w:b w:val="0"/>
              </w:rPr>
            </w:pPr>
            <w:r w:rsidRPr="006521EF">
              <w:t xml:space="preserve">The interpolation time (in milliseconds) is the </w:t>
            </w:r>
            <w:proofErr w:type="gramStart"/>
            <w:r w:rsidRPr="006521EF">
              <w:t>time period</w:t>
            </w:r>
            <w:proofErr w:type="gramEnd"/>
            <w:r w:rsidRPr="006521EF">
              <w:t xml:space="preserve"> used to compute a new value for the profile, interpolating between two profile </w:t>
            </w:r>
            <w:r w:rsidR="009A4FE4" w:rsidRPr="006521EF">
              <w:t>point</w:t>
            </w:r>
            <w:r w:rsidRPr="006521EF">
              <w:t>s.</w:t>
            </w:r>
            <w:r w:rsidR="005A4693" w:rsidRPr="006521EF">
              <w:t xml:space="preserve"> </w:t>
            </w:r>
            <w:r w:rsidRPr="006521EF">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313" w:name="_Toc170288582"/>
      <w:r>
        <w:t xml:space="preserve">Control </w:t>
      </w:r>
      <w:r w:rsidR="006B0494">
        <w:t>profiles</w:t>
      </w:r>
      <w:bookmarkEnd w:id="313"/>
    </w:p>
    <w:p w14:paraId="0A4B768C" w14:textId="234E47E8"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14" w:author="Steve Beadle" w:date="2024-07-12T14:52:00Z">
        <w:r w:rsidR="002B16D9" w:rsidRPr="002B16D9">
          <w:rPr>
            <w:rStyle w:val="Crossreference"/>
            <w:rPrChange w:id="315" w:author="Steve Beadle" w:date="2024-07-12T14:52:00Z">
              <w:rPr/>
            </w:rPrChange>
          </w:rPr>
          <w:t xml:space="preserve">Table </w:t>
        </w:r>
        <w:r w:rsidR="002B16D9" w:rsidRPr="002B16D9">
          <w:rPr>
            <w:rStyle w:val="Crossreference"/>
            <w:rPrChange w:id="316" w:author="Steve Beadle" w:date="2024-07-12T14:52:00Z">
              <w:rPr>
                <w:noProof/>
              </w:rPr>
            </w:rPrChange>
          </w:rPr>
          <w:t>21</w:t>
        </w:r>
      </w:ins>
      <w:del w:id="317" w:author="Steve Beadle" w:date="2024-07-12T14:50:00Z">
        <w:r w:rsidR="000F7EA9" w:rsidRPr="00B86E80" w:rsidDel="002B16D9">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7A96DB71" w:rsidR="003D567B" w:rsidRDefault="003D567B" w:rsidP="003D567B">
      <w:pPr>
        <w:pStyle w:val="Caption"/>
      </w:pPr>
      <w:bookmarkStart w:id="318" w:name="_Ref161319984"/>
      <w:bookmarkStart w:id="319" w:name="_Toc170288660"/>
      <w:r>
        <w:t xml:space="preserve">Table </w:t>
      </w:r>
      <w:fldSimple w:instr=" SEQ Table \* ARABIC ">
        <w:r w:rsidR="002B16D9">
          <w:rPr>
            <w:noProof/>
          </w:rPr>
          <w:t>21</w:t>
        </w:r>
      </w:fldSimple>
      <w:bookmarkEnd w:id="318"/>
      <w:r>
        <w:tab/>
      </w:r>
      <w:r w:rsidRPr="003D567B">
        <w:t xml:space="preserve"> Information used in defining a control </w:t>
      </w:r>
      <w:proofErr w:type="gramStart"/>
      <w:r w:rsidRPr="003D567B">
        <w:t>profile</w:t>
      </w:r>
      <w:bookmarkEnd w:id="319"/>
      <w:proofErr w:type="gramEnd"/>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2B16D9">
            <w:pPr>
              <w:pStyle w:val="TableText"/>
            </w:pPr>
            <w:r w:rsidRPr="00163DC5">
              <w:t>Parent Point</w:t>
            </w:r>
          </w:p>
        </w:tc>
        <w:tc>
          <w:tcPr>
            <w:tcW w:w="1032" w:type="dxa"/>
          </w:tcPr>
          <w:p w14:paraId="32965023" w14:textId="77777777" w:rsidR="00270690" w:rsidRPr="00163DC5" w:rsidRDefault="00270690" w:rsidP="002B16D9">
            <w:pPr>
              <w:pStyle w:val="TableText"/>
            </w:pPr>
            <w:r w:rsidRPr="00163DC5">
              <w:t>Integer</w:t>
            </w:r>
          </w:p>
        </w:tc>
        <w:tc>
          <w:tcPr>
            <w:tcW w:w="932" w:type="dxa"/>
          </w:tcPr>
          <w:p w14:paraId="4B8D2974" w14:textId="77777777" w:rsidR="00270690" w:rsidRPr="00163DC5" w:rsidRDefault="00270690" w:rsidP="002B16D9">
            <w:pPr>
              <w:pStyle w:val="TableText"/>
            </w:pPr>
            <w:r w:rsidRPr="00163DC5">
              <w:t>parent</w:t>
            </w:r>
          </w:p>
        </w:tc>
        <w:tc>
          <w:tcPr>
            <w:tcW w:w="1239" w:type="dxa"/>
          </w:tcPr>
          <w:p w14:paraId="017C1FB6" w14:textId="77777777" w:rsidR="00270690" w:rsidRPr="00163DC5" w:rsidRDefault="00270690" w:rsidP="002B16D9">
            <w:pPr>
              <w:pStyle w:val="TableText"/>
            </w:pPr>
            <w:r w:rsidRPr="00163DC5">
              <w:t>Yes</w:t>
            </w:r>
          </w:p>
        </w:tc>
        <w:tc>
          <w:tcPr>
            <w:tcW w:w="4204" w:type="dxa"/>
          </w:tcPr>
          <w:p w14:paraId="11D9310F" w14:textId="27F8A9E3" w:rsidR="00270690" w:rsidRPr="00163DC5" w:rsidRDefault="00270690" w:rsidP="002B16D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2B16D9">
            <w:pPr>
              <w:pStyle w:val="TableText"/>
            </w:pPr>
            <w:r w:rsidRPr="00163DC5">
              <w:t>Parent Type</w:t>
            </w:r>
          </w:p>
        </w:tc>
        <w:tc>
          <w:tcPr>
            <w:tcW w:w="1032" w:type="dxa"/>
          </w:tcPr>
          <w:p w14:paraId="7DDB2786" w14:textId="77777777" w:rsidR="00270690" w:rsidRPr="00163DC5" w:rsidRDefault="00270690" w:rsidP="002B16D9">
            <w:pPr>
              <w:pStyle w:val="TableText"/>
            </w:pPr>
            <w:r w:rsidRPr="00163DC5">
              <w:t>String</w:t>
            </w:r>
          </w:p>
        </w:tc>
        <w:tc>
          <w:tcPr>
            <w:tcW w:w="932" w:type="dxa"/>
          </w:tcPr>
          <w:p w14:paraId="5B884E1E" w14:textId="77777777" w:rsidR="00270690" w:rsidRPr="00163DC5" w:rsidRDefault="00270690" w:rsidP="002B16D9">
            <w:pPr>
              <w:pStyle w:val="TableText"/>
            </w:pPr>
            <w:r w:rsidRPr="00163DC5">
              <w:t>parentType</w:t>
            </w:r>
          </w:p>
        </w:tc>
        <w:tc>
          <w:tcPr>
            <w:tcW w:w="1239" w:type="dxa"/>
          </w:tcPr>
          <w:p w14:paraId="1729BA47" w14:textId="77777777" w:rsidR="00270690" w:rsidRPr="00163DC5" w:rsidRDefault="00270690" w:rsidP="002B16D9">
            <w:pPr>
              <w:pStyle w:val="TableText"/>
            </w:pPr>
            <w:r w:rsidRPr="00163DC5">
              <w:t>Yes</w:t>
            </w:r>
          </w:p>
        </w:tc>
        <w:tc>
          <w:tcPr>
            <w:tcW w:w="4204" w:type="dxa"/>
          </w:tcPr>
          <w:p w14:paraId="36DC066B" w14:textId="77777777" w:rsidR="00270690" w:rsidRPr="00163DC5" w:rsidRDefault="00270690" w:rsidP="002B16D9">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2B16D9">
            <w:pPr>
              <w:pStyle w:val="TableText"/>
            </w:pPr>
            <w:r w:rsidRPr="00163DC5">
              <w:t>Control Profile Index</w:t>
            </w:r>
          </w:p>
        </w:tc>
        <w:tc>
          <w:tcPr>
            <w:tcW w:w="1032" w:type="dxa"/>
          </w:tcPr>
          <w:p w14:paraId="398B90D3" w14:textId="77777777" w:rsidR="00270690" w:rsidRPr="00163DC5" w:rsidRDefault="00270690" w:rsidP="002B16D9">
            <w:pPr>
              <w:pStyle w:val="TableText"/>
            </w:pPr>
            <w:r w:rsidRPr="00163DC5">
              <w:t>Number</w:t>
            </w:r>
          </w:p>
        </w:tc>
        <w:tc>
          <w:tcPr>
            <w:tcW w:w="932" w:type="dxa"/>
          </w:tcPr>
          <w:p w14:paraId="3A3FC592" w14:textId="77777777" w:rsidR="00270690" w:rsidRPr="00163DC5" w:rsidRDefault="00270690" w:rsidP="002B16D9">
            <w:pPr>
              <w:pStyle w:val="TableText"/>
            </w:pPr>
            <w:r w:rsidRPr="00163DC5">
              <w:t>num</w:t>
            </w:r>
          </w:p>
        </w:tc>
        <w:tc>
          <w:tcPr>
            <w:tcW w:w="1239" w:type="dxa"/>
          </w:tcPr>
          <w:p w14:paraId="3B8B407D" w14:textId="77777777" w:rsidR="00270690" w:rsidRPr="00163DC5" w:rsidRDefault="00270690" w:rsidP="002B16D9">
            <w:pPr>
              <w:pStyle w:val="TableText"/>
            </w:pPr>
            <w:r w:rsidRPr="00163DC5">
              <w:t>Yes</w:t>
            </w:r>
          </w:p>
        </w:tc>
        <w:tc>
          <w:tcPr>
            <w:tcW w:w="4204" w:type="dxa"/>
          </w:tcPr>
          <w:p w14:paraId="6835DC11" w14:textId="15DA5FC9" w:rsidR="00270690" w:rsidRPr="00163DC5" w:rsidRDefault="00270690" w:rsidP="002B16D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2B16D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2B16D9">
            <w:pPr>
              <w:pStyle w:val="TableText"/>
            </w:pPr>
            <w:r w:rsidRPr="00163DC5">
              <w:t>String</w:t>
            </w:r>
          </w:p>
        </w:tc>
        <w:tc>
          <w:tcPr>
            <w:tcW w:w="932" w:type="dxa"/>
          </w:tcPr>
          <w:p w14:paraId="0040B69B" w14:textId="77777777" w:rsidR="00270690" w:rsidRPr="00163DC5" w:rsidRDefault="00270690" w:rsidP="002B16D9">
            <w:pPr>
              <w:pStyle w:val="TableText"/>
            </w:pPr>
            <w:r w:rsidRPr="00163DC5">
              <w:t>name</w:t>
            </w:r>
          </w:p>
        </w:tc>
        <w:tc>
          <w:tcPr>
            <w:tcW w:w="1239" w:type="dxa"/>
          </w:tcPr>
          <w:p w14:paraId="4DAA099C" w14:textId="77777777" w:rsidR="00270690" w:rsidRPr="00163DC5" w:rsidRDefault="00270690" w:rsidP="002B16D9">
            <w:pPr>
              <w:pStyle w:val="TableText"/>
            </w:pPr>
            <w:r w:rsidRPr="00163DC5">
              <w:t>No</w:t>
            </w:r>
          </w:p>
        </w:tc>
        <w:tc>
          <w:tcPr>
            <w:tcW w:w="4204" w:type="dxa"/>
          </w:tcPr>
          <w:p w14:paraId="0F3F9372" w14:textId="74B0DE59" w:rsidR="00270690" w:rsidRPr="00163DC5" w:rsidRDefault="00270690" w:rsidP="002B16D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2B16D9">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2B16D9">
            <w:pPr>
              <w:pStyle w:val="TableText"/>
            </w:pPr>
            <w:r w:rsidRPr="00163DC5">
              <w:t>Number</w:t>
            </w:r>
          </w:p>
        </w:tc>
        <w:tc>
          <w:tcPr>
            <w:tcW w:w="932" w:type="dxa"/>
          </w:tcPr>
          <w:p w14:paraId="75B50CE1" w14:textId="77777777" w:rsidR="00270690" w:rsidRPr="00163DC5" w:rsidRDefault="00270690" w:rsidP="002B16D9">
            <w:pPr>
              <w:pStyle w:val="TableText"/>
            </w:pPr>
            <w:r w:rsidRPr="00163DC5">
              <w:t>mon</w:t>
            </w:r>
          </w:p>
        </w:tc>
        <w:tc>
          <w:tcPr>
            <w:tcW w:w="1239" w:type="dxa"/>
          </w:tcPr>
          <w:p w14:paraId="3DBC00FC" w14:textId="77777777" w:rsidR="00270690" w:rsidRPr="00163DC5" w:rsidRDefault="00270690" w:rsidP="002B16D9">
            <w:pPr>
              <w:pStyle w:val="TableText"/>
            </w:pPr>
            <w:r w:rsidRPr="00163DC5">
              <w:t>No</w:t>
            </w:r>
          </w:p>
        </w:tc>
        <w:tc>
          <w:tcPr>
            <w:tcW w:w="4204" w:type="dxa"/>
          </w:tcPr>
          <w:p w14:paraId="707E9717" w14:textId="77777777" w:rsidR="00270690" w:rsidRPr="00163DC5" w:rsidRDefault="00270690" w:rsidP="002B16D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2B16D9">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2B16D9">
            <w:pPr>
              <w:pStyle w:val="TableText"/>
            </w:pPr>
            <w:r w:rsidRPr="00163DC5">
              <w:t>Number</w:t>
            </w:r>
          </w:p>
        </w:tc>
        <w:tc>
          <w:tcPr>
            <w:tcW w:w="932" w:type="dxa"/>
          </w:tcPr>
          <w:p w14:paraId="3EABCA4F" w14:textId="77777777" w:rsidR="00270690" w:rsidRPr="00163DC5" w:rsidRDefault="00270690" w:rsidP="002B16D9">
            <w:pPr>
              <w:pStyle w:val="TableText"/>
            </w:pPr>
            <w:r w:rsidRPr="00163DC5">
              <w:t>tue</w:t>
            </w:r>
          </w:p>
        </w:tc>
        <w:tc>
          <w:tcPr>
            <w:tcW w:w="1239" w:type="dxa"/>
          </w:tcPr>
          <w:p w14:paraId="5F7D09EB" w14:textId="77777777" w:rsidR="00270690" w:rsidRPr="00163DC5" w:rsidRDefault="00270690" w:rsidP="002B16D9">
            <w:pPr>
              <w:pStyle w:val="TableText"/>
            </w:pPr>
            <w:r w:rsidRPr="00163DC5">
              <w:t>No</w:t>
            </w:r>
          </w:p>
        </w:tc>
        <w:tc>
          <w:tcPr>
            <w:tcW w:w="4204" w:type="dxa"/>
          </w:tcPr>
          <w:p w14:paraId="5AF278AD" w14:textId="77777777" w:rsidR="00270690" w:rsidRPr="00163DC5" w:rsidRDefault="00270690" w:rsidP="002B16D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2B16D9">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2B16D9">
            <w:pPr>
              <w:pStyle w:val="TableText"/>
            </w:pPr>
            <w:r w:rsidRPr="00163DC5">
              <w:t>Number</w:t>
            </w:r>
          </w:p>
        </w:tc>
        <w:tc>
          <w:tcPr>
            <w:tcW w:w="932" w:type="dxa"/>
          </w:tcPr>
          <w:p w14:paraId="3B9F6886" w14:textId="77777777" w:rsidR="00270690" w:rsidRPr="00163DC5" w:rsidRDefault="00270690" w:rsidP="002B16D9">
            <w:pPr>
              <w:pStyle w:val="TableText"/>
            </w:pPr>
            <w:r w:rsidRPr="00163DC5">
              <w:t>wed</w:t>
            </w:r>
          </w:p>
        </w:tc>
        <w:tc>
          <w:tcPr>
            <w:tcW w:w="1239" w:type="dxa"/>
          </w:tcPr>
          <w:p w14:paraId="6D79A608" w14:textId="77777777" w:rsidR="00270690" w:rsidRPr="00163DC5" w:rsidRDefault="00270690" w:rsidP="002B16D9">
            <w:pPr>
              <w:pStyle w:val="TableText"/>
            </w:pPr>
            <w:r w:rsidRPr="00163DC5">
              <w:t>No</w:t>
            </w:r>
          </w:p>
        </w:tc>
        <w:tc>
          <w:tcPr>
            <w:tcW w:w="4204" w:type="dxa"/>
          </w:tcPr>
          <w:p w14:paraId="6EE37A70" w14:textId="77777777" w:rsidR="00270690" w:rsidRPr="00163DC5" w:rsidRDefault="00270690" w:rsidP="002B16D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2B16D9">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2B16D9">
            <w:pPr>
              <w:pStyle w:val="TableText"/>
            </w:pPr>
            <w:r w:rsidRPr="00163DC5">
              <w:t>Number</w:t>
            </w:r>
          </w:p>
        </w:tc>
        <w:tc>
          <w:tcPr>
            <w:tcW w:w="932" w:type="dxa"/>
          </w:tcPr>
          <w:p w14:paraId="29772504" w14:textId="77777777" w:rsidR="00270690" w:rsidRPr="00163DC5" w:rsidRDefault="00270690" w:rsidP="002B16D9">
            <w:pPr>
              <w:pStyle w:val="TableText"/>
            </w:pPr>
            <w:r w:rsidRPr="00163DC5">
              <w:t>thu</w:t>
            </w:r>
          </w:p>
        </w:tc>
        <w:tc>
          <w:tcPr>
            <w:tcW w:w="1239" w:type="dxa"/>
          </w:tcPr>
          <w:p w14:paraId="5AD3C831" w14:textId="77777777" w:rsidR="00270690" w:rsidRPr="00163DC5" w:rsidRDefault="00270690" w:rsidP="002B16D9">
            <w:pPr>
              <w:pStyle w:val="TableText"/>
            </w:pPr>
            <w:r w:rsidRPr="00163DC5">
              <w:t>No</w:t>
            </w:r>
          </w:p>
        </w:tc>
        <w:tc>
          <w:tcPr>
            <w:tcW w:w="4204" w:type="dxa"/>
          </w:tcPr>
          <w:p w14:paraId="09B3F36B" w14:textId="77777777" w:rsidR="00270690" w:rsidRPr="00163DC5" w:rsidRDefault="00270690" w:rsidP="002B16D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2B16D9">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2B16D9">
            <w:pPr>
              <w:pStyle w:val="TableText"/>
            </w:pPr>
            <w:r w:rsidRPr="00163DC5">
              <w:t>Number</w:t>
            </w:r>
          </w:p>
        </w:tc>
        <w:tc>
          <w:tcPr>
            <w:tcW w:w="932" w:type="dxa"/>
          </w:tcPr>
          <w:p w14:paraId="375B6086" w14:textId="77777777" w:rsidR="00270690" w:rsidRPr="00163DC5" w:rsidRDefault="00270690" w:rsidP="002B16D9">
            <w:pPr>
              <w:pStyle w:val="TableText"/>
            </w:pPr>
            <w:r w:rsidRPr="00163DC5">
              <w:t>fri</w:t>
            </w:r>
          </w:p>
        </w:tc>
        <w:tc>
          <w:tcPr>
            <w:tcW w:w="1239" w:type="dxa"/>
          </w:tcPr>
          <w:p w14:paraId="4792C9A6" w14:textId="77777777" w:rsidR="00270690" w:rsidRPr="00163DC5" w:rsidRDefault="00270690" w:rsidP="002B16D9">
            <w:pPr>
              <w:pStyle w:val="TableText"/>
            </w:pPr>
            <w:r w:rsidRPr="00163DC5">
              <w:t>No</w:t>
            </w:r>
          </w:p>
        </w:tc>
        <w:tc>
          <w:tcPr>
            <w:tcW w:w="4204" w:type="dxa"/>
          </w:tcPr>
          <w:p w14:paraId="654EBE64" w14:textId="77777777" w:rsidR="00270690" w:rsidRPr="00163DC5" w:rsidRDefault="00270690" w:rsidP="002B16D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2B16D9">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2B16D9">
            <w:pPr>
              <w:pStyle w:val="TableText"/>
            </w:pPr>
            <w:r w:rsidRPr="00163DC5">
              <w:t>Number</w:t>
            </w:r>
          </w:p>
        </w:tc>
        <w:tc>
          <w:tcPr>
            <w:tcW w:w="932" w:type="dxa"/>
          </w:tcPr>
          <w:p w14:paraId="315DD537" w14:textId="77777777" w:rsidR="00270690" w:rsidRPr="00163DC5" w:rsidRDefault="00270690" w:rsidP="002B16D9">
            <w:pPr>
              <w:pStyle w:val="TableText"/>
            </w:pPr>
            <w:r w:rsidRPr="00163DC5">
              <w:t>sat</w:t>
            </w:r>
          </w:p>
        </w:tc>
        <w:tc>
          <w:tcPr>
            <w:tcW w:w="1239" w:type="dxa"/>
          </w:tcPr>
          <w:p w14:paraId="77C97944" w14:textId="77777777" w:rsidR="00270690" w:rsidRPr="00163DC5" w:rsidRDefault="00270690" w:rsidP="002B16D9">
            <w:pPr>
              <w:pStyle w:val="TableText"/>
            </w:pPr>
            <w:r w:rsidRPr="00163DC5">
              <w:t>No</w:t>
            </w:r>
          </w:p>
        </w:tc>
        <w:tc>
          <w:tcPr>
            <w:tcW w:w="4204" w:type="dxa"/>
          </w:tcPr>
          <w:p w14:paraId="073E2130" w14:textId="77777777" w:rsidR="00270690" w:rsidRPr="00163DC5" w:rsidRDefault="00270690" w:rsidP="002B16D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2B16D9">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2B16D9">
            <w:pPr>
              <w:pStyle w:val="TableText"/>
            </w:pPr>
            <w:r w:rsidRPr="00163DC5">
              <w:t>Number</w:t>
            </w:r>
          </w:p>
        </w:tc>
        <w:tc>
          <w:tcPr>
            <w:tcW w:w="932" w:type="dxa"/>
          </w:tcPr>
          <w:p w14:paraId="5AC25899" w14:textId="77777777" w:rsidR="00270690" w:rsidRPr="00163DC5" w:rsidRDefault="00270690" w:rsidP="002B16D9">
            <w:pPr>
              <w:pStyle w:val="TableText"/>
            </w:pPr>
            <w:r w:rsidRPr="00163DC5">
              <w:t>sun</w:t>
            </w:r>
          </w:p>
        </w:tc>
        <w:tc>
          <w:tcPr>
            <w:tcW w:w="1239" w:type="dxa"/>
          </w:tcPr>
          <w:p w14:paraId="6CCDC976" w14:textId="77777777" w:rsidR="00270690" w:rsidRPr="00163DC5" w:rsidRDefault="00270690" w:rsidP="002B16D9">
            <w:pPr>
              <w:pStyle w:val="TableText"/>
            </w:pPr>
            <w:r w:rsidRPr="00163DC5">
              <w:t>No</w:t>
            </w:r>
          </w:p>
        </w:tc>
        <w:tc>
          <w:tcPr>
            <w:tcW w:w="4204" w:type="dxa"/>
          </w:tcPr>
          <w:p w14:paraId="2DB69294" w14:textId="77777777" w:rsidR="00270690" w:rsidRPr="00163DC5" w:rsidRDefault="00270690" w:rsidP="002B16D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20" w:name="_Ref162955578"/>
      <w:bookmarkStart w:id="321" w:name="_Toc170288583"/>
      <w:r w:rsidRPr="00270690">
        <w:t xml:space="preserve">Calculated </w:t>
      </w:r>
      <w:r w:rsidR="006B0494" w:rsidRPr="00270690">
        <w:t>points</w:t>
      </w:r>
      <w:bookmarkEnd w:id="320"/>
      <w:bookmarkEnd w:id="321"/>
    </w:p>
    <w:p w14:paraId="1745A76B" w14:textId="728438C3"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22" w:author="Steve Beadle" w:date="2024-07-12T14:52:00Z">
        <w:r w:rsidR="002B16D9" w:rsidRPr="002B16D9">
          <w:rPr>
            <w:rStyle w:val="Crossreference"/>
            <w:rPrChange w:id="323" w:author="Steve Beadle" w:date="2024-07-12T14:52:00Z">
              <w:rPr/>
            </w:rPrChange>
          </w:rPr>
          <w:t xml:space="preserve">Table </w:t>
        </w:r>
        <w:r w:rsidR="002B16D9" w:rsidRPr="002B16D9">
          <w:rPr>
            <w:rStyle w:val="Crossreference"/>
            <w:rPrChange w:id="324" w:author="Steve Beadle" w:date="2024-07-12T14:52:00Z">
              <w:rPr>
                <w:noProof/>
              </w:rPr>
            </w:rPrChange>
          </w:rPr>
          <w:t>22</w:t>
        </w:r>
      </w:ins>
      <w:del w:id="325" w:author="Steve Beadle" w:date="2024-07-12T14:50:00Z">
        <w:r w:rsidR="000F7EA9" w:rsidRPr="00B86E80" w:rsidDel="002B16D9">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0A4FA163" w:rsidR="00270690" w:rsidRDefault="00270690" w:rsidP="00270690">
      <w:pPr>
        <w:pStyle w:val="Caption"/>
      </w:pPr>
      <w:bookmarkStart w:id="326" w:name="_Ref161320438"/>
      <w:bookmarkStart w:id="327" w:name="_Toc170288661"/>
      <w:r>
        <w:t xml:space="preserve">Table </w:t>
      </w:r>
      <w:fldSimple w:instr=" SEQ Table \* ARABIC ">
        <w:r w:rsidR="002B16D9">
          <w:rPr>
            <w:noProof/>
          </w:rPr>
          <w:t>22</w:t>
        </w:r>
      </w:fldSimple>
      <w:bookmarkEnd w:id="326"/>
      <w:r>
        <w:tab/>
      </w:r>
      <w:r w:rsidRPr="00270690">
        <w:t xml:space="preserve">Information used in defining a </w:t>
      </w:r>
      <w:r w:rsidR="00DA1A5D">
        <w:t>p</w:t>
      </w:r>
      <w:r w:rsidR="00C03691" w:rsidRPr="00270690">
        <w:t>oint</w:t>
      </w:r>
      <w:r w:rsidRPr="00270690">
        <w:t xml:space="preserve"> </w:t>
      </w:r>
      <w:proofErr w:type="gramStart"/>
      <w:r w:rsidRPr="00270690">
        <w:t>calculation</w:t>
      </w:r>
      <w:bookmarkEnd w:id="327"/>
      <w:proofErr w:type="gramEnd"/>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2B16D9">
            <w:pPr>
              <w:pStyle w:val="TableText"/>
            </w:pPr>
            <w:r w:rsidRPr="00163DC5">
              <w:t>Calc Code Data</w:t>
            </w:r>
          </w:p>
        </w:tc>
        <w:tc>
          <w:tcPr>
            <w:tcW w:w="1038" w:type="dxa"/>
          </w:tcPr>
          <w:p w14:paraId="04A37F46" w14:textId="77777777" w:rsidR="00270690" w:rsidRPr="00163DC5" w:rsidRDefault="00270690" w:rsidP="002B16D9">
            <w:pPr>
              <w:pStyle w:val="TableText"/>
            </w:pPr>
            <w:r w:rsidRPr="00163DC5">
              <w:t>Array of Numbers</w:t>
            </w:r>
          </w:p>
        </w:tc>
        <w:tc>
          <w:tcPr>
            <w:tcW w:w="1506" w:type="dxa"/>
          </w:tcPr>
          <w:p w14:paraId="0F565BB4" w14:textId="77777777" w:rsidR="00270690" w:rsidRPr="00163DC5" w:rsidRDefault="00270690" w:rsidP="002B16D9">
            <w:pPr>
              <w:pStyle w:val="TableText"/>
            </w:pPr>
            <w:r w:rsidRPr="00163DC5">
              <w:t>calcCode</w:t>
            </w:r>
          </w:p>
        </w:tc>
        <w:tc>
          <w:tcPr>
            <w:tcW w:w="1239" w:type="dxa"/>
          </w:tcPr>
          <w:p w14:paraId="7F08AF80" w14:textId="77777777" w:rsidR="00270690" w:rsidRPr="00163DC5" w:rsidRDefault="00270690" w:rsidP="002B16D9">
            <w:pPr>
              <w:pStyle w:val="TableText"/>
            </w:pPr>
            <w:r w:rsidRPr="00163DC5">
              <w:t>No</w:t>
            </w:r>
          </w:p>
        </w:tc>
        <w:tc>
          <w:tcPr>
            <w:tcW w:w="3677" w:type="dxa"/>
          </w:tcPr>
          <w:p w14:paraId="0B41BAAA" w14:textId="081A88C7" w:rsidR="00270690" w:rsidRPr="00163DC5" w:rsidRDefault="00270690" w:rsidP="002B16D9">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2B16D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2B16D9">
            <w:pPr>
              <w:pStyle w:val="TableText"/>
            </w:pPr>
            <w:r w:rsidRPr="00163DC5">
              <w:t>Boolean</w:t>
            </w:r>
          </w:p>
        </w:tc>
        <w:tc>
          <w:tcPr>
            <w:tcW w:w="1506" w:type="dxa"/>
          </w:tcPr>
          <w:p w14:paraId="4AB01A2B" w14:textId="77777777" w:rsidR="00270690" w:rsidRPr="00163DC5" w:rsidRDefault="00270690" w:rsidP="002B16D9">
            <w:pPr>
              <w:pStyle w:val="TableText"/>
            </w:pPr>
            <w:r w:rsidRPr="00163DC5">
              <w:t>calcOnChange</w:t>
            </w:r>
          </w:p>
        </w:tc>
        <w:tc>
          <w:tcPr>
            <w:tcW w:w="1239" w:type="dxa"/>
          </w:tcPr>
          <w:p w14:paraId="60E8BECF" w14:textId="77777777" w:rsidR="00270690" w:rsidRPr="00163DC5" w:rsidRDefault="00270690" w:rsidP="002B16D9">
            <w:pPr>
              <w:pStyle w:val="TableText"/>
            </w:pPr>
            <w:r w:rsidRPr="00163DC5">
              <w:t>No</w:t>
            </w:r>
          </w:p>
        </w:tc>
        <w:tc>
          <w:tcPr>
            <w:tcW w:w="3677" w:type="dxa"/>
          </w:tcPr>
          <w:p w14:paraId="5BECE736" w14:textId="77777777" w:rsidR="00270690" w:rsidRPr="00163DC5" w:rsidRDefault="00270690" w:rsidP="002B16D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0236E792"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2B16D9">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28" w:name="_Toc170288584"/>
      <w:r>
        <w:t xml:space="preserve">Incident </w:t>
      </w:r>
      <w:r w:rsidR="006B0494">
        <w:t>logging</w:t>
      </w:r>
      <w:bookmarkEnd w:id="328"/>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1E6C02BD"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29" w:author="Steve Beadle" w:date="2024-07-12T14:52:00Z">
        <w:r w:rsidR="002B16D9" w:rsidRPr="002B16D9">
          <w:rPr>
            <w:rStyle w:val="Crossreference"/>
            <w:rPrChange w:id="330" w:author="Steve Beadle" w:date="2024-07-12T14:52:00Z">
              <w:rPr/>
            </w:rPrChange>
          </w:rPr>
          <w:t xml:space="preserve">Table </w:t>
        </w:r>
        <w:r w:rsidR="002B16D9" w:rsidRPr="002B16D9">
          <w:rPr>
            <w:rStyle w:val="Crossreference"/>
            <w:rPrChange w:id="331" w:author="Steve Beadle" w:date="2024-07-12T14:52:00Z">
              <w:rPr>
                <w:noProof/>
              </w:rPr>
            </w:rPrChange>
          </w:rPr>
          <w:t>23</w:t>
        </w:r>
      </w:ins>
      <w:del w:id="332" w:author="Steve Beadle" w:date="2024-07-12T14:50:00Z">
        <w:r w:rsidR="000F7EA9" w:rsidRPr="00B86E80" w:rsidDel="002B16D9">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08B0E67E" w:rsidR="003B6C56" w:rsidRDefault="003B6C56" w:rsidP="003B6C56">
      <w:pPr>
        <w:pStyle w:val="Caption"/>
      </w:pPr>
      <w:bookmarkStart w:id="333" w:name="_Ref161320994"/>
      <w:bookmarkStart w:id="334" w:name="_Toc170288662"/>
      <w:r>
        <w:t xml:space="preserve">Table </w:t>
      </w:r>
      <w:fldSimple w:instr=" SEQ Table \* ARABIC ">
        <w:r w:rsidR="002B16D9">
          <w:rPr>
            <w:noProof/>
          </w:rPr>
          <w:t>23</w:t>
        </w:r>
      </w:fldSimple>
      <w:bookmarkEnd w:id="333"/>
      <w:r>
        <w:tab/>
      </w:r>
      <w:r w:rsidRPr="003B6C56">
        <w:t xml:space="preserve">Information used in defining an incident </w:t>
      </w:r>
      <w:proofErr w:type="gramStart"/>
      <w:r w:rsidRPr="003B6C56">
        <w:t>log</w:t>
      </w:r>
      <w:bookmarkEnd w:id="334"/>
      <w:proofErr w:type="gramEnd"/>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2B16D9">
            <w:pPr>
              <w:pStyle w:val="TableText"/>
            </w:pPr>
            <w:r w:rsidRPr="00163DC5">
              <w:t>Parent Point</w:t>
            </w:r>
          </w:p>
        </w:tc>
        <w:tc>
          <w:tcPr>
            <w:tcW w:w="1062" w:type="dxa"/>
          </w:tcPr>
          <w:p w14:paraId="284356C9" w14:textId="77777777" w:rsidR="003B6C56" w:rsidRPr="00163DC5" w:rsidRDefault="003B6C56" w:rsidP="002B16D9">
            <w:pPr>
              <w:pStyle w:val="TableText"/>
            </w:pPr>
            <w:r w:rsidRPr="00163DC5">
              <w:t>Integer</w:t>
            </w:r>
          </w:p>
        </w:tc>
        <w:tc>
          <w:tcPr>
            <w:tcW w:w="1635" w:type="dxa"/>
          </w:tcPr>
          <w:p w14:paraId="3A6526F9" w14:textId="77777777" w:rsidR="003B6C56" w:rsidRPr="00163DC5" w:rsidRDefault="003B6C56" w:rsidP="002B16D9">
            <w:pPr>
              <w:pStyle w:val="TableText"/>
            </w:pPr>
            <w:r w:rsidRPr="00163DC5">
              <w:t>parent</w:t>
            </w:r>
          </w:p>
        </w:tc>
        <w:tc>
          <w:tcPr>
            <w:tcW w:w="879" w:type="dxa"/>
          </w:tcPr>
          <w:p w14:paraId="55950303" w14:textId="77777777" w:rsidR="003B6C56" w:rsidRPr="00163DC5" w:rsidRDefault="003B6C56" w:rsidP="002B16D9">
            <w:pPr>
              <w:pStyle w:val="TableText"/>
            </w:pPr>
            <w:r w:rsidRPr="00163DC5">
              <w:t>Yes</w:t>
            </w:r>
          </w:p>
        </w:tc>
        <w:tc>
          <w:tcPr>
            <w:tcW w:w="3947" w:type="dxa"/>
          </w:tcPr>
          <w:p w14:paraId="50A15AC9" w14:textId="657A3666" w:rsidR="003B6C56" w:rsidRPr="00163DC5" w:rsidRDefault="003B6C56" w:rsidP="002B16D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2B16D9">
            <w:pPr>
              <w:pStyle w:val="TableText"/>
            </w:pPr>
            <w:r w:rsidRPr="00163DC5">
              <w:t>Parent Type</w:t>
            </w:r>
          </w:p>
        </w:tc>
        <w:tc>
          <w:tcPr>
            <w:tcW w:w="1062" w:type="dxa"/>
          </w:tcPr>
          <w:p w14:paraId="7231E682" w14:textId="77777777" w:rsidR="003B6C56" w:rsidRPr="00163DC5" w:rsidRDefault="003B6C56" w:rsidP="002B16D9">
            <w:pPr>
              <w:pStyle w:val="TableText"/>
            </w:pPr>
            <w:r w:rsidRPr="00163DC5">
              <w:t>String</w:t>
            </w:r>
          </w:p>
        </w:tc>
        <w:tc>
          <w:tcPr>
            <w:tcW w:w="1635" w:type="dxa"/>
          </w:tcPr>
          <w:p w14:paraId="7F650322" w14:textId="77777777" w:rsidR="003B6C56" w:rsidRPr="00163DC5" w:rsidRDefault="003B6C56" w:rsidP="002B16D9">
            <w:pPr>
              <w:pStyle w:val="TableText"/>
            </w:pPr>
            <w:r w:rsidRPr="00163DC5">
              <w:t>parentType</w:t>
            </w:r>
          </w:p>
        </w:tc>
        <w:tc>
          <w:tcPr>
            <w:tcW w:w="879" w:type="dxa"/>
          </w:tcPr>
          <w:p w14:paraId="61361D92" w14:textId="77777777" w:rsidR="003B6C56" w:rsidRPr="00163DC5" w:rsidRDefault="003B6C56" w:rsidP="002B16D9">
            <w:pPr>
              <w:pStyle w:val="TableText"/>
            </w:pPr>
            <w:r w:rsidRPr="00163DC5">
              <w:t>Yes</w:t>
            </w:r>
          </w:p>
        </w:tc>
        <w:tc>
          <w:tcPr>
            <w:tcW w:w="3947" w:type="dxa"/>
          </w:tcPr>
          <w:p w14:paraId="74194B5E" w14:textId="1C85C16C" w:rsidR="003B6C56" w:rsidRPr="00163DC5" w:rsidRDefault="003B6C56" w:rsidP="002B16D9">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2B16D9">
            <w:pPr>
              <w:pStyle w:val="TableText"/>
            </w:pPr>
            <w:r w:rsidRPr="00163DC5">
              <w:t>Store Number</w:t>
            </w:r>
          </w:p>
        </w:tc>
        <w:tc>
          <w:tcPr>
            <w:tcW w:w="1062" w:type="dxa"/>
          </w:tcPr>
          <w:p w14:paraId="1FFB6B04" w14:textId="77777777" w:rsidR="003B6C56" w:rsidRPr="00163DC5" w:rsidRDefault="003B6C56" w:rsidP="002B16D9">
            <w:pPr>
              <w:pStyle w:val="TableText"/>
            </w:pPr>
            <w:r w:rsidRPr="00163DC5">
              <w:t>Integer</w:t>
            </w:r>
          </w:p>
        </w:tc>
        <w:tc>
          <w:tcPr>
            <w:tcW w:w="1635" w:type="dxa"/>
          </w:tcPr>
          <w:p w14:paraId="0B453513" w14:textId="77777777" w:rsidR="003B6C56" w:rsidRPr="00163DC5" w:rsidRDefault="003B6C56" w:rsidP="002B16D9">
            <w:pPr>
              <w:pStyle w:val="TableText"/>
            </w:pPr>
            <w:r w:rsidRPr="00163DC5">
              <w:t>num</w:t>
            </w:r>
          </w:p>
        </w:tc>
        <w:tc>
          <w:tcPr>
            <w:tcW w:w="879" w:type="dxa"/>
          </w:tcPr>
          <w:p w14:paraId="7911CB5A" w14:textId="77777777" w:rsidR="003B6C56" w:rsidRPr="00163DC5" w:rsidRDefault="003B6C56" w:rsidP="002B16D9">
            <w:pPr>
              <w:pStyle w:val="TableText"/>
            </w:pPr>
            <w:r w:rsidRPr="00163DC5">
              <w:t>Yes</w:t>
            </w:r>
          </w:p>
        </w:tc>
        <w:tc>
          <w:tcPr>
            <w:tcW w:w="3947" w:type="dxa"/>
          </w:tcPr>
          <w:p w14:paraId="3AB33767" w14:textId="4DAE4DA2" w:rsidR="003B6C56" w:rsidRPr="00163DC5" w:rsidRDefault="003B6C56" w:rsidP="002B16D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2B16D9">
            <w:pPr>
              <w:pStyle w:val="TableText"/>
            </w:pPr>
            <w:r w:rsidRPr="00163DC5">
              <w:lastRenderedPageBreak/>
              <w:t>Trigger Point</w:t>
            </w:r>
          </w:p>
        </w:tc>
        <w:tc>
          <w:tcPr>
            <w:tcW w:w="1062" w:type="dxa"/>
          </w:tcPr>
          <w:p w14:paraId="516EB4D1" w14:textId="77777777" w:rsidR="003B6C56" w:rsidRPr="00163DC5" w:rsidRDefault="003B6C56" w:rsidP="002B16D9">
            <w:pPr>
              <w:pStyle w:val="TableText"/>
            </w:pPr>
            <w:r w:rsidRPr="00163DC5">
              <w:t>String</w:t>
            </w:r>
          </w:p>
        </w:tc>
        <w:tc>
          <w:tcPr>
            <w:tcW w:w="1635" w:type="dxa"/>
          </w:tcPr>
          <w:p w14:paraId="1F1B9589" w14:textId="77777777" w:rsidR="003B6C56" w:rsidRPr="00163DC5" w:rsidRDefault="003B6C56" w:rsidP="002B16D9">
            <w:pPr>
              <w:pStyle w:val="TableText"/>
            </w:pPr>
            <w:r w:rsidRPr="00163DC5">
              <w:t>triggerPoint</w:t>
            </w:r>
          </w:p>
        </w:tc>
        <w:tc>
          <w:tcPr>
            <w:tcW w:w="879" w:type="dxa"/>
          </w:tcPr>
          <w:p w14:paraId="004479EC" w14:textId="77777777" w:rsidR="003B6C56" w:rsidRPr="00163DC5" w:rsidRDefault="003B6C56" w:rsidP="002B16D9">
            <w:pPr>
              <w:pStyle w:val="TableText"/>
            </w:pPr>
            <w:r w:rsidRPr="00163DC5">
              <w:t>No</w:t>
            </w:r>
          </w:p>
        </w:tc>
        <w:tc>
          <w:tcPr>
            <w:tcW w:w="3947" w:type="dxa"/>
          </w:tcPr>
          <w:p w14:paraId="5E05FB58" w14:textId="525A01F5" w:rsidR="003B6C56" w:rsidRPr="00163DC5" w:rsidRDefault="003B6C56" w:rsidP="002B16D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2B16D9">
            <w:pPr>
              <w:pStyle w:val="TableText"/>
            </w:pPr>
            <w:r w:rsidRPr="00163DC5">
              <w:t>TriggerType</w:t>
            </w:r>
          </w:p>
        </w:tc>
        <w:tc>
          <w:tcPr>
            <w:tcW w:w="1062" w:type="dxa"/>
          </w:tcPr>
          <w:p w14:paraId="2B96046D" w14:textId="77777777" w:rsidR="003B6C56" w:rsidRPr="00163DC5" w:rsidRDefault="003B6C56" w:rsidP="002B16D9">
            <w:pPr>
              <w:pStyle w:val="TableText"/>
            </w:pPr>
            <w:r w:rsidRPr="00163DC5">
              <w:t>String</w:t>
            </w:r>
          </w:p>
        </w:tc>
        <w:tc>
          <w:tcPr>
            <w:tcW w:w="1635" w:type="dxa"/>
          </w:tcPr>
          <w:p w14:paraId="3534894A" w14:textId="77777777" w:rsidR="003B6C56" w:rsidRPr="00163DC5" w:rsidRDefault="003B6C56" w:rsidP="002B16D9">
            <w:pPr>
              <w:pStyle w:val="TableText"/>
            </w:pPr>
            <w:r w:rsidRPr="00163DC5">
              <w:t>triggerType</w:t>
            </w:r>
          </w:p>
        </w:tc>
        <w:tc>
          <w:tcPr>
            <w:tcW w:w="879" w:type="dxa"/>
          </w:tcPr>
          <w:p w14:paraId="3B839E7F" w14:textId="77777777" w:rsidR="003B6C56" w:rsidRPr="00163DC5" w:rsidRDefault="003B6C56" w:rsidP="002B16D9">
            <w:pPr>
              <w:pStyle w:val="TableText"/>
            </w:pPr>
            <w:r w:rsidRPr="00163DC5">
              <w:t>No</w:t>
            </w:r>
          </w:p>
        </w:tc>
        <w:tc>
          <w:tcPr>
            <w:tcW w:w="3947" w:type="dxa"/>
          </w:tcPr>
          <w:p w14:paraId="436433F8" w14:textId="6209F6E8" w:rsidR="003B6C56" w:rsidRPr="00163DC5" w:rsidRDefault="003B6C56" w:rsidP="002B16D9">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2B16D9">
            <w:pPr>
              <w:pStyle w:val="TableText"/>
            </w:pPr>
            <w:r w:rsidRPr="00163DC5">
              <w:t>Trigger Mask</w:t>
            </w:r>
          </w:p>
        </w:tc>
        <w:tc>
          <w:tcPr>
            <w:tcW w:w="1062" w:type="dxa"/>
          </w:tcPr>
          <w:p w14:paraId="19D44D7F" w14:textId="77777777" w:rsidR="003B6C56" w:rsidRPr="00163DC5" w:rsidRDefault="003B6C56" w:rsidP="002B16D9">
            <w:pPr>
              <w:pStyle w:val="TableText"/>
            </w:pPr>
            <w:r w:rsidRPr="00163DC5">
              <w:t>Integer</w:t>
            </w:r>
          </w:p>
        </w:tc>
        <w:tc>
          <w:tcPr>
            <w:tcW w:w="1635" w:type="dxa"/>
          </w:tcPr>
          <w:p w14:paraId="00ADC806" w14:textId="77777777" w:rsidR="003B6C56" w:rsidRPr="00163DC5" w:rsidRDefault="003B6C56" w:rsidP="002B16D9">
            <w:pPr>
              <w:pStyle w:val="TableText"/>
            </w:pPr>
            <w:r w:rsidRPr="00163DC5">
              <w:t>triggerMask</w:t>
            </w:r>
          </w:p>
        </w:tc>
        <w:tc>
          <w:tcPr>
            <w:tcW w:w="879" w:type="dxa"/>
          </w:tcPr>
          <w:p w14:paraId="25DF3B37" w14:textId="77777777" w:rsidR="003B6C56" w:rsidRPr="00163DC5" w:rsidRDefault="003B6C56" w:rsidP="002B16D9">
            <w:pPr>
              <w:pStyle w:val="TableText"/>
            </w:pPr>
            <w:r w:rsidRPr="00163DC5">
              <w:t>No</w:t>
            </w:r>
          </w:p>
        </w:tc>
        <w:tc>
          <w:tcPr>
            <w:tcW w:w="3947" w:type="dxa"/>
          </w:tcPr>
          <w:p w14:paraId="7FEF66D3" w14:textId="3352197E" w:rsidR="003B6C56" w:rsidRPr="00163DC5" w:rsidRDefault="003B6C56" w:rsidP="002B16D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2B16D9">
            <w:pPr>
              <w:pStyle w:val="TableText"/>
            </w:pPr>
            <w:r w:rsidRPr="00163DC5">
              <w:t>Trigger Start</w:t>
            </w:r>
          </w:p>
        </w:tc>
        <w:tc>
          <w:tcPr>
            <w:tcW w:w="1062" w:type="dxa"/>
          </w:tcPr>
          <w:p w14:paraId="0D37F526" w14:textId="77777777" w:rsidR="003B6C56" w:rsidRPr="00163DC5" w:rsidRDefault="003B6C56" w:rsidP="002B16D9">
            <w:pPr>
              <w:pStyle w:val="TableText"/>
            </w:pPr>
            <w:r w:rsidRPr="00163DC5">
              <w:t>Integer</w:t>
            </w:r>
          </w:p>
        </w:tc>
        <w:tc>
          <w:tcPr>
            <w:tcW w:w="1635" w:type="dxa"/>
          </w:tcPr>
          <w:p w14:paraId="36C4598B" w14:textId="77777777" w:rsidR="003B6C56" w:rsidRPr="00163DC5" w:rsidRDefault="003B6C56" w:rsidP="002B16D9">
            <w:pPr>
              <w:pStyle w:val="TableText"/>
            </w:pPr>
            <w:r w:rsidRPr="00163DC5">
              <w:t>triggerStart</w:t>
            </w:r>
          </w:p>
        </w:tc>
        <w:tc>
          <w:tcPr>
            <w:tcW w:w="879" w:type="dxa"/>
          </w:tcPr>
          <w:p w14:paraId="25ABFFD1" w14:textId="77777777" w:rsidR="003B6C56" w:rsidRPr="00163DC5" w:rsidRDefault="003B6C56" w:rsidP="002B16D9">
            <w:pPr>
              <w:pStyle w:val="TableText"/>
            </w:pPr>
            <w:r w:rsidRPr="00163DC5">
              <w:t>No</w:t>
            </w:r>
          </w:p>
        </w:tc>
        <w:tc>
          <w:tcPr>
            <w:tcW w:w="3947" w:type="dxa"/>
          </w:tcPr>
          <w:p w14:paraId="5281B1FE" w14:textId="77777777" w:rsidR="003B6C56" w:rsidRPr="00163DC5" w:rsidRDefault="003B6C56" w:rsidP="002B16D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2B16D9">
            <w:pPr>
              <w:pStyle w:val="TableText"/>
            </w:pPr>
            <w:r w:rsidRPr="00163DC5">
              <w:t>Trigger Length</w:t>
            </w:r>
          </w:p>
        </w:tc>
        <w:tc>
          <w:tcPr>
            <w:tcW w:w="1062" w:type="dxa"/>
          </w:tcPr>
          <w:p w14:paraId="05531792" w14:textId="77777777" w:rsidR="003B6C56" w:rsidRPr="00163DC5" w:rsidRDefault="003B6C56" w:rsidP="002B16D9">
            <w:pPr>
              <w:pStyle w:val="TableText"/>
            </w:pPr>
            <w:r w:rsidRPr="00163DC5">
              <w:t>Integer</w:t>
            </w:r>
          </w:p>
        </w:tc>
        <w:tc>
          <w:tcPr>
            <w:tcW w:w="1635" w:type="dxa"/>
          </w:tcPr>
          <w:p w14:paraId="5FBBEB04" w14:textId="77777777" w:rsidR="003B6C56" w:rsidRPr="00163DC5" w:rsidRDefault="003B6C56" w:rsidP="002B16D9">
            <w:pPr>
              <w:pStyle w:val="TableText"/>
            </w:pPr>
            <w:r w:rsidRPr="00163DC5">
              <w:t>triggerLength</w:t>
            </w:r>
          </w:p>
        </w:tc>
        <w:tc>
          <w:tcPr>
            <w:tcW w:w="879" w:type="dxa"/>
          </w:tcPr>
          <w:p w14:paraId="4733F462" w14:textId="77777777" w:rsidR="003B6C56" w:rsidRPr="00163DC5" w:rsidRDefault="003B6C56" w:rsidP="002B16D9">
            <w:pPr>
              <w:pStyle w:val="TableText"/>
            </w:pPr>
            <w:r w:rsidRPr="00163DC5">
              <w:t>No</w:t>
            </w:r>
          </w:p>
        </w:tc>
        <w:tc>
          <w:tcPr>
            <w:tcW w:w="3947" w:type="dxa"/>
          </w:tcPr>
          <w:p w14:paraId="2F333E13" w14:textId="6FA8D03C" w:rsidR="003B6C56" w:rsidRPr="00163DC5" w:rsidRDefault="003B6C56" w:rsidP="002B16D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2B16D9">
            <w:pPr>
              <w:pStyle w:val="TableText"/>
            </w:pPr>
            <w:r w:rsidRPr="00163DC5">
              <w:t>Action</w:t>
            </w:r>
          </w:p>
        </w:tc>
        <w:tc>
          <w:tcPr>
            <w:tcW w:w="1062" w:type="dxa"/>
          </w:tcPr>
          <w:p w14:paraId="59FDF3D2" w14:textId="77777777" w:rsidR="003B6C56" w:rsidRPr="00163DC5" w:rsidRDefault="003B6C56" w:rsidP="002B16D9">
            <w:pPr>
              <w:pStyle w:val="TableText"/>
            </w:pPr>
            <w:r w:rsidRPr="00163DC5">
              <w:t>Number</w:t>
            </w:r>
          </w:p>
        </w:tc>
        <w:tc>
          <w:tcPr>
            <w:tcW w:w="1635" w:type="dxa"/>
          </w:tcPr>
          <w:p w14:paraId="7E7FA304" w14:textId="77777777" w:rsidR="003B6C56" w:rsidRPr="00163DC5" w:rsidRDefault="003B6C56" w:rsidP="002B16D9">
            <w:pPr>
              <w:pStyle w:val="TableText"/>
            </w:pPr>
            <w:r w:rsidRPr="00163DC5">
              <w:t>action</w:t>
            </w:r>
          </w:p>
        </w:tc>
        <w:tc>
          <w:tcPr>
            <w:tcW w:w="879" w:type="dxa"/>
          </w:tcPr>
          <w:p w14:paraId="019DC798" w14:textId="77777777" w:rsidR="003B6C56" w:rsidRPr="00163DC5" w:rsidRDefault="003B6C56" w:rsidP="002B16D9">
            <w:pPr>
              <w:pStyle w:val="TableText"/>
            </w:pPr>
            <w:r w:rsidRPr="00163DC5">
              <w:t>No</w:t>
            </w:r>
          </w:p>
        </w:tc>
        <w:tc>
          <w:tcPr>
            <w:tcW w:w="3947" w:type="dxa"/>
          </w:tcPr>
          <w:p w14:paraId="1CFEBE81" w14:textId="77777777" w:rsidR="003B6C56" w:rsidRPr="00163DC5" w:rsidRDefault="003B6C56" w:rsidP="002B16D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2B16D9">
            <w:pPr>
              <w:pStyle w:val="TableText"/>
            </w:pPr>
            <w:r w:rsidRPr="00163DC5">
              <w:t>Log Rate</w:t>
            </w:r>
          </w:p>
        </w:tc>
        <w:tc>
          <w:tcPr>
            <w:tcW w:w="1062" w:type="dxa"/>
          </w:tcPr>
          <w:p w14:paraId="006B50E0" w14:textId="77777777" w:rsidR="003B6C56" w:rsidRPr="00163DC5" w:rsidRDefault="003B6C56" w:rsidP="002B16D9">
            <w:pPr>
              <w:pStyle w:val="TableText"/>
            </w:pPr>
            <w:r w:rsidRPr="00163DC5">
              <w:t>Integer</w:t>
            </w:r>
          </w:p>
        </w:tc>
        <w:tc>
          <w:tcPr>
            <w:tcW w:w="1635" w:type="dxa"/>
          </w:tcPr>
          <w:p w14:paraId="300A5D9E" w14:textId="77777777" w:rsidR="003B6C56" w:rsidRPr="00163DC5" w:rsidRDefault="003B6C56" w:rsidP="002B16D9">
            <w:pPr>
              <w:pStyle w:val="TableText"/>
            </w:pPr>
            <w:r w:rsidRPr="00163DC5">
              <w:t>logRate</w:t>
            </w:r>
          </w:p>
        </w:tc>
        <w:tc>
          <w:tcPr>
            <w:tcW w:w="879" w:type="dxa"/>
          </w:tcPr>
          <w:p w14:paraId="18B651BD" w14:textId="77777777" w:rsidR="003B6C56" w:rsidRPr="00163DC5" w:rsidRDefault="003B6C56" w:rsidP="002B16D9">
            <w:pPr>
              <w:pStyle w:val="TableText"/>
            </w:pPr>
            <w:r w:rsidRPr="00163DC5">
              <w:t>Yes</w:t>
            </w:r>
          </w:p>
        </w:tc>
        <w:tc>
          <w:tcPr>
            <w:tcW w:w="3947" w:type="dxa"/>
          </w:tcPr>
          <w:p w14:paraId="256A8EC0" w14:textId="3A49895B" w:rsidR="003B6C56" w:rsidRPr="00163DC5" w:rsidRDefault="003B6C56" w:rsidP="002B16D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2B16D9">
            <w:pPr>
              <w:pStyle w:val="TableText"/>
            </w:pPr>
            <w:r w:rsidRPr="00163DC5">
              <w:t>Log Offset</w:t>
            </w:r>
          </w:p>
        </w:tc>
        <w:tc>
          <w:tcPr>
            <w:tcW w:w="1062" w:type="dxa"/>
          </w:tcPr>
          <w:p w14:paraId="44674601" w14:textId="77777777" w:rsidR="003B6C56" w:rsidRPr="00163DC5" w:rsidRDefault="003B6C56" w:rsidP="002B16D9">
            <w:pPr>
              <w:pStyle w:val="TableText"/>
            </w:pPr>
            <w:r w:rsidRPr="00163DC5">
              <w:t>Integer</w:t>
            </w:r>
          </w:p>
        </w:tc>
        <w:tc>
          <w:tcPr>
            <w:tcW w:w="1635" w:type="dxa"/>
          </w:tcPr>
          <w:p w14:paraId="48F566BF" w14:textId="77777777" w:rsidR="003B6C56" w:rsidRPr="00163DC5" w:rsidRDefault="003B6C56" w:rsidP="002B16D9">
            <w:pPr>
              <w:pStyle w:val="TableText"/>
            </w:pPr>
            <w:r w:rsidRPr="00163DC5">
              <w:t>logOffset</w:t>
            </w:r>
          </w:p>
        </w:tc>
        <w:tc>
          <w:tcPr>
            <w:tcW w:w="879" w:type="dxa"/>
          </w:tcPr>
          <w:p w14:paraId="09738F66" w14:textId="77777777" w:rsidR="003B6C56" w:rsidRPr="00163DC5" w:rsidRDefault="003B6C56" w:rsidP="002B16D9">
            <w:pPr>
              <w:pStyle w:val="TableText"/>
            </w:pPr>
            <w:r w:rsidRPr="00163DC5">
              <w:t>No</w:t>
            </w:r>
          </w:p>
        </w:tc>
        <w:tc>
          <w:tcPr>
            <w:tcW w:w="3947" w:type="dxa"/>
          </w:tcPr>
          <w:p w14:paraId="3150DFA6" w14:textId="7BB7546A" w:rsidR="003B6C56" w:rsidRPr="00163DC5" w:rsidRDefault="003B6C56" w:rsidP="002B16D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35" w:name="_Toc170288585"/>
      <w:r>
        <w:lastRenderedPageBreak/>
        <w:t>Controls and overrides</w:t>
      </w:r>
      <w:bookmarkEnd w:id="335"/>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36" w:name="_Toc170288586"/>
      <w:r>
        <w:t>Controls</w:t>
      </w:r>
      <w:bookmarkEnd w:id="336"/>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337" w:name="_Toc170288587"/>
      <w:r w:rsidRPr="005077D9">
        <w:t xml:space="preserve">Overriding a </w:t>
      </w:r>
      <w:r w:rsidR="006B0494" w:rsidRPr="005077D9">
        <w:t>point</w:t>
      </w:r>
      <w:bookmarkEnd w:id="337"/>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4E3F9798"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1951E1BD"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611DD5B"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38" w:name="_Toc170288588"/>
      <w:r>
        <w:lastRenderedPageBreak/>
        <w:t>Data reporting</w:t>
      </w:r>
      <w:bookmarkEnd w:id="338"/>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39" w:name="_Toc163727621"/>
      <w:bookmarkStart w:id="340" w:name="_Toc170288589"/>
      <w:bookmarkEnd w:id="339"/>
      <w:r>
        <w:t xml:space="preserve">Data </w:t>
      </w:r>
      <w:r w:rsidR="006B0494">
        <w:t>formats</w:t>
      </w:r>
      <w:bookmarkEnd w:id="340"/>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039DB068" w14:textId="21E186CB" w:rsidR="00996A34" w:rsidRDefault="00996A34" w:rsidP="00E84BC7">
      <w:pPr>
        <w:pStyle w:val="BodyText"/>
      </w:pPr>
      <w:r w:rsidRPr="00996A34">
        <w:t xml:space="preserve">Points can be referred to by their name or by a </w:t>
      </w:r>
      <w:proofErr w:type="gramStart"/>
      <w:r>
        <w:t>type</w:t>
      </w:r>
      <w:proofErr w:type="gramEnd"/>
      <w:r>
        <w:t xml:space="preserve"> description and </w:t>
      </w:r>
      <w:r w:rsidRPr="00996A34">
        <w:t>numeric reference</w:t>
      </w:r>
      <w:r>
        <w:t xml:space="preserve"> separated by a colon ":"</w:t>
      </w:r>
      <w:r w:rsidRPr="00996A34">
        <w:t>. The numeric format will reduce message size and may be preferred by field devices.</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341" w:name="_Hlk163722805"/>
      <w:r w:rsidR="00B200D3" w:rsidRPr="004C3608">
        <w:rPr>
          <w:color w:val="C45911" w:themeColor="accent2" w:themeShade="BF"/>
        </w:rPr>
        <w:t>"</w:t>
      </w:r>
      <w:bookmarkEnd w:id="341"/>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 xml:space="preserve">here the </w:t>
      </w:r>
      <w:proofErr w:type="gramStart"/>
      <w:r w:rsidRPr="00163DC5">
        <w:t>type</w:t>
      </w:r>
      <w:proofErr w:type="gramEnd"/>
      <w:r w:rsidRPr="00163DC5">
        <w:t xml:space="preserv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 xml:space="preserve">Pump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w:t>
      </w:r>
      <w:proofErr w:type="gramStart"/>
      <w:r w:rsidR="005023E0">
        <w:t>counter</w:t>
      </w:r>
      <w:proofErr w:type="gramEnd"/>
      <w:r w:rsidR="005023E0">
        <w:t xml:space="preserve">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lastRenderedPageBreak/>
        <w:tab/>
      </w:r>
      <w:r w:rsidR="00B200D3" w:rsidRPr="00163DC5">
        <w:tab/>
      </w:r>
      <w:r w:rsidR="00B200D3" w:rsidRPr="004C3608">
        <w:rPr>
          <w:color w:val="C45911" w:themeColor="accent2" w:themeShade="BF"/>
        </w:rPr>
        <w:t>"ts</w:t>
      </w:r>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42" w:name="_Toc170288590"/>
      <w:r w:rsidRPr="00620AA0">
        <w:t>Requesting data</w:t>
      </w:r>
      <w:bookmarkEnd w:id="342"/>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7BBF416B" w:rsidR="00620AA0" w:rsidRDefault="00E67F08" w:rsidP="00620AA0">
      <w:pPr>
        <w:pStyle w:val="Bullet"/>
      </w:pPr>
      <w:r>
        <w:rPr>
          <w:b/>
          <w:bCs/>
        </w:rPr>
        <w:t>O</w:t>
      </w:r>
      <w:r w:rsidR="00620AA0" w:rsidRPr="00620AA0">
        <w:rPr>
          <w:b/>
          <w:bCs/>
        </w:rPr>
        <w:t>r</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rPr>
          <w:rFonts w:eastAsia="MS Mincho"/>
        </w:rPr>
        <w:t>:[</w:t>
      </w:r>
      <w:proofErr w:type="gramEnd"/>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lastRenderedPageBreak/>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t>:[</w:t>
      </w:r>
      <w:proofErr w:type="gramEnd"/>
      <w:r w:rsidR="00620AA0" w:rsidRPr="00BA7567">
        <w:t>"ai:1</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3516C1D7" w:rsidR="00FA1683" w:rsidRDefault="00C50BE3" w:rsidP="00D46C42">
      <w:pPr>
        <w:pStyle w:val="Caption"/>
      </w:pPr>
      <w:bookmarkStart w:id="343" w:name="_Toc170288663"/>
      <w:r w:rsidRPr="00BA7567">
        <w:t xml:space="preserve">Table </w:t>
      </w:r>
      <w:fldSimple w:instr=" SEQ Table \* ARABIC ">
        <w:r w:rsidR="002B16D9">
          <w:rPr>
            <w:noProof/>
          </w:rPr>
          <w:t>24</w:t>
        </w:r>
      </w:fldSimple>
      <w:r w:rsidR="00D46C42" w:rsidRPr="00BA7567">
        <w:tab/>
        <w:t>Elements of the data request message</w:t>
      </w:r>
      <w:bookmarkEnd w:id="343"/>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2B16D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2B16D9">
            <w:pPr>
              <w:pStyle w:val="TableText"/>
            </w:pPr>
            <w:r>
              <w:t>String</w:t>
            </w:r>
          </w:p>
        </w:tc>
        <w:tc>
          <w:tcPr>
            <w:tcW w:w="1635" w:type="dxa"/>
          </w:tcPr>
          <w:p w14:paraId="193494BC" w14:textId="474CF825" w:rsidR="006C6012" w:rsidRPr="007B3C04" w:rsidRDefault="00392275" w:rsidP="002B16D9">
            <w:pPr>
              <w:pStyle w:val="TableText"/>
            </w:pPr>
            <w:r>
              <w:t>data</w:t>
            </w:r>
          </w:p>
        </w:tc>
        <w:tc>
          <w:tcPr>
            <w:tcW w:w="1703" w:type="dxa"/>
          </w:tcPr>
          <w:p w14:paraId="113AA559" w14:textId="6B0D4B4C" w:rsidR="006C6012" w:rsidRPr="007B3C04" w:rsidRDefault="00856175" w:rsidP="002B16D9">
            <w:pPr>
              <w:pStyle w:val="TableText"/>
            </w:pPr>
            <w:r>
              <w:t>Yes</w:t>
            </w:r>
          </w:p>
        </w:tc>
        <w:tc>
          <w:tcPr>
            <w:tcW w:w="3123" w:type="dxa"/>
          </w:tcPr>
          <w:p w14:paraId="11E611E4" w14:textId="7302E2E1" w:rsidR="006C6012" w:rsidRPr="007B3C04" w:rsidRDefault="00856175" w:rsidP="002B16D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2B16D9">
            <w:pPr>
              <w:pStyle w:val="TableText"/>
            </w:pPr>
            <w:r>
              <w:t>Point ID List</w:t>
            </w:r>
          </w:p>
        </w:tc>
        <w:tc>
          <w:tcPr>
            <w:tcW w:w="1062" w:type="dxa"/>
          </w:tcPr>
          <w:p w14:paraId="400A5818" w14:textId="29C563F1" w:rsidR="006C6012" w:rsidRPr="007B3C04" w:rsidRDefault="002E1A73" w:rsidP="002B16D9">
            <w:pPr>
              <w:pStyle w:val="TableText"/>
            </w:pPr>
            <w:r>
              <w:t>String Array</w:t>
            </w:r>
          </w:p>
        </w:tc>
        <w:tc>
          <w:tcPr>
            <w:tcW w:w="1635" w:type="dxa"/>
          </w:tcPr>
          <w:p w14:paraId="67E27858" w14:textId="5463360F" w:rsidR="006C6012" w:rsidRPr="007B3C04" w:rsidRDefault="002E1A73" w:rsidP="002B16D9">
            <w:pPr>
              <w:pStyle w:val="TableText"/>
            </w:pPr>
            <w:r>
              <w:t>n</w:t>
            </w:r>
          </w:p>
        </w:tc>
        <w:tc>
          <w:tcPr>
            <w:tcW w:w="1703" w:type="dxa"/>
          </w:tcPr>
          <w:p w14:paraId="762FA9D2" w14:textId="389D37A4" w:rsidR="006C6012" w:rsidRPr="007B3C04" w:rsidRDefault="00117965" w:rsidP="002B16D9">
            <w:pPr>
              <w:pStyle w:val="TableText"/>
            </w:pPr>
            <w:r>
              <w:t>No</w:t>
            </w:r>
          </w:p>
        </w:tc>
        <w:tc>
          <w:tcPr>
            <w:tcW w:w="3123" w:type="dxa"/>
          </w:tcPr>
          <w:p w14:paraId="1D92E609" w14:textId="16ACD476" w:rsidR="006C6012" w:rsidRPr="007B3C04" w:rsidRDefault="00117965" w:rsidP="002B16D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2B16D9">
            <w:pPr>
              <w:pStyle w:val="TableText"/>
            </w:pPr>
            <w:r>
              <w:t>Point Name List</w:t>
            </w:r>
          </w:p>
        </w:tc>
        <w:tc>
          <w:tcPr>
            <w:tcW w:w="1062" w:type="dxa"/>
          </w:tcPr>
          <w:p w14:paraId="04322012" w14:textId="1075421C" w:rsidR="006C6012" w:rsidRPr="007B3C04" w:rsidRDefault="00117965" w:rsidP="002B16D9">
            <w:pPr>
              <w:pStyle w:val="TableText"/>
            </w:pPr>
            <w:r>
              <w:t>String Array</w:t>
            </w:r>
          </w:p>
        </w:tc>
        <w:tc>
          <w:tcPr>
            <w:tcW w:w="1635" w:type="dxa"/>
          </w:tcPr>
          <w:p w14:paraId="12050CD6" w14:textId="4FB15CA8" w:rsidR="006C6012" w:rsidRPr="007B3C04" w:rsidRDefault="00F8389A" w:rsidP="002B16D9">
            <w:pPr>
              <w:pStyle w:val="TableText"/>
            </w:pPr>
            <w:del w:id="344" w:author="Steve Beadle" w:date="2024-07-12T14:49:00Z">
              <w:r w:rsidDel="00B86E80">
                <w:delText>Name</w:delText>
              </w:r>
            </w:del>
            <w:ins w:id="345" w:author="Steve Beadle" w:date="2024-07-12T14:49:00Z">
              <w:r w:rsidR="00B86E80">
                <w:t>n</w:t>
              </w:r>
              <w:r w:rsidR="00B86E80">
                <w:t>ame</w:t>
              </w:r>
            </w:ins>
          </w:p>
        </w:tc>
        <w:tc>
          <w:tcPr>
            <w:tcW w:w="1703" w:type="dxa"/>
          </w:tcPr>
          <w:p w14:paraId="66CA2D5B" w14:textId="64DAA242" w:rsidR="006C6012" w:rsidRPr="007B3C04" w:rsidRDefault="00F8389A" w:rsidP="002B16D9">
            <w:pPr>
              <w:pStyle w:val="TableText"/>
            </w:pPr>
            <w:r>
              <w:t>No</w:t>
            </w:r>
          </w:p>
        </w:tc>
        <w:tc>
          <w:tcPr>
            <w:tcW w:w="3123" w:type="dxa"/>
          </w:tcPr>
          <w:p w14:paraId="753ADE10" w14:textId="2AA6C556" w:rsidR="006C6012" w:rsidRPr="007B3C04" w:rsidRDefault="00F8389A" w:rsidP="002B16D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2B16D9">
            <w:pPr>
              <w:pStyle w:val="TableText"/>
            </w:pPr>
            <w:r>
              <w:t>Start Time</w:t>
            </w:r>
          </w:p>
        </w:tc>
        <w:tc>
          <w:tcPr>
            <w:tcW w:w="1062" w:type="dxa"/>
          </w:tcPr>
          <w:p w14:paraId="13821F24" w14:textId="7C86EDF4" w:rsidR="006C6012" w:rsidRPr="007B3C04" w:rsidRDefault="00C32286" w:rsidP="002B16D9">
            <w:pPr>
              <w:pStyle w:val="TableText"/>
            </w:pPr>
            <w:r>
              <w:t>Integer</w:t>
            </w:r>
          </w:p>
        </w:tc>
        <w:tc>
          <w:tcPr>
            <w:tcW w:w="1635" w:type="dxa"/>
          </w:tcPr>
          <w:p w14:paraId="01F17675" w14:textId="73204811" w:rsidR="006C6012" w:rsidRPr="007B3C04" w:rsidRDefault="0040359E" w:rsidP="002B16D9">
            <w:pPr>
              <w:pStyle w:val="TableText"/>
            </w:pPr>
            <w:r>
              <w:t>start</w:t>
            </w:r>
          </w:p>
        </w:tc>
        <w:tc>
          <w:tcPr>
            <w:tcW w:w="1703" w:type="dxa"/>
          </w:tcPr>
          <w:p w14:paraId="275A19D5" w14:textId="6E7C866B" w:rsidR="006C6012" w:rsidRPr="007B3C04" w:rsidRDefault="00C32286" w:rsidP="002B16D9">
            <w:pPr>
              <w:pStyle w:val="TableText"/>
            </w:pPr>
            <w:r>
              <w:t>No</w:t>
            </w:r>
          </w:p>
        </w:tc>
        <w:tc>
          <w:tcPr>
            <w:tcW w:w="3123" w:type="dxa"/>
          </w:tcPr>
          <w:p w14:paraId="469DC41E" w14:textId="1008D568" w:rsidR="006C6012" w:rsidRPr="007B3C04" w:rsidRDefault="00C32286" w:rsidP="002B16D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2B16D9">
            <w:pPr>
              <w:pStyle w:val="TableText"/>
            </w:pPr>
            <w:r>
              <w:t>End Time</w:t>
            </w:r>
          </w:p>
        </w:tc>
        <w:tc>
          <w:tcPr>
            <w:tcW w:w="1062" w:type="dxa"/>
          </w:tcPr>
          <w:p w14:paraId="7766CF4F" w14:textId="60062AAC" w:rsidR="006C6012" w:rsidRPr="007B3C04" w:rsidRDefault="0040359E" w:rsidP="002B16D9">
            <w:pPr>
              <w:pStyle w:val="TableText"/>
            </w:pPr>
            <w:r>
              <w:t>Integer</w:t>
            </w:r>
          </w:p>
        </w:tc>
        <w:tc>
          <w:tcPr>
            <w:tcW w:w="1635" w:type="dxa"/>
          </w:tcPr>
          <w:p w14:paraId="3E2BFED0" w14:textId="2AFF45CE" w:rsidR="006C6012" w:rsidRPr="007B3C04" w:rsidRDefault="0040359E" w:rsidP="002B16D9">
            <w:pPr>
              <w:pStyle w:val="TableText"/>
            </w:pPr>
            <w:r>
              <w:t>end</w:t>
            </w:r>
          </w:p>
        </w:tc>
        <w:tc>
          <w:tcPr>
            <w:tcW w:w="1703" w:type="dxa"/>
          </w:tcPr>
          <w:p w14:paraId="38DB47CE" w14:textId="13CB4686" w:rsidR="006C6012" w:rsidRPr="007B3C04" w:rsidRDefault="0098382D" w:rsidP="002B16D9">
            <w:pPr>
              <w:pStyle w:val="TableText"/>
            </w:pPr>
            <w:r>
              <w:t>No</w:t>
            </w:r>
          </w:p>
        </w:tc>
        <w:tc>
          <w:tcPr>
            <w:tcW w:w="3123" w:type="dxa"/>
          </w:tcPr>
          <w:p w14:paraId="4F5E864C" w14:textId="0738DCA7" w:rsidR="006C6012" w:rsidRPr="007B3C04" w:rsidRDefault="0098382D" w:rsidP="002B16D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46" w:name="_Toc170288591"/>
      <w:r>
        <w:lastRenderedPageBreak/>
        <w:t xml:space="preserve">Field </w:t>
      </w:r>
      <w:r w:rsidR="006B0494">
        <w:t>devic</w:t>
      </w:r>
      <w:r>
        <w:t>e core blocks</w:t>
      </w:r>
      <w:bookmarkEnd w:id="346"/>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 xml:space="preserve">And to deactivate, use the same topic with content (if applicable, </w:t>
      </w:r>
      <w:proofErr w:type="gramStart"/>
      <w:r>
        <w:t>e.g.</w:t>
      </w:r>
      <w:proofErr w:type="gramEnd"/>
      <w:r>
        <w:t xml:space="preserve">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gramEnd"/>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C6F719E"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2B16D9">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47" w:author="Steve Beadle" w:date="2024-07-12T14:52:00Z">
        <w:r w:rsidR="002B16D9" w:rsidRPr="002B16D9">
          <w:rPr>
            <w:rStyle w:val="Crossreference"/>
            <w:rPrChange w:id="348" w:author="Steve Beadle" w:date="2024-07-12T14:52:00Z">
              <w:rPr/>
            </w:rPrChange>
          </w:rPr>
          <w:t>Payload compression</w:t>
        </w:r>
      </w:ins>
      <w:del w:id="349" w:author="Steve Beadle" w:date="2024-07-12T14:50:00Z">
        <w:r w:rsidR="000F7EA9" w:rsidRPr="00B86E80" w:rsidDel="002B16D9">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50" w:name="_Ref160026567"/>
      <w:bookmarkStart w:id="351" w:name="_Toc170288592"/>
      <w:r>
        <w:lastRenderedPageBreak/>
        <w:t>Use of MQTT</w:t>
      </w:r>
      <w:bookmarkEnd w:id="350"/>
      <w:bookmarkEnd w:id="35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52" w:name="_Toc170288593"/>
      <w:r w:rsidRPr="00B176E4">
        <w:t xml:space="preserve">Retained messages and connection </w:t>
      </w:r>
      <w:proofErr w:type="gramStart"/>
      <w:r w:rsidRPr="00B176E4">
        <w:t>state</w:t>
      </w:r>
      <w:bookmarkEnd w:id="352"/>
      <w:proofErr w:type="gramEnd"/>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53" w:name="_Toc156487355"/>
      <w:bookmarkStart w:id="354" w:name="_Toc170288594"/>
      <w:r>
        <w:t>Publish/</w:t>
      </w:r>
      <w:r w:rsidR="0012344C">
        <w:t>subscribe</w:t>
      </w:r>
      <w:r>
        <w:t xml:space="preserve"> </w:t>
      </w:r>
      <w:proofErr w:type="gramStart"/>
      <w:r>
        <w:t>transports</w:t>
      </w:r>
      <w:bookmarkEnd w:id="353"/>
      <w:bookmarkEnd w:id="354"/>
      <w:proofErr w:type="gramEnd"/>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55" w:name="_Toc170288595"/>
      <w:r>
        <w:t>Payload</w:t>
      </w:r>
      <w:bookmarkEnd w:id="35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56" w:name="_Ref162949991"/>
      <w:bookmarkStart w:id="357" w:name="_Toc170288596"/>
      <w:r>
        <w:lastRenderedPageBreak/>
        <w:t>Payload compression</w:t>
      </w:r>
      <w:bookmarkEnd w:id="356"/>
      <w:bookmarkEnd w:id="357"/>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58" w:name="_Toc170288597"/>
      <w:r>
        <w:t xml:space="preserve">Other </w:t>
      </w:r>
      <w:r w:rsidR="0012344C">
        <w:t>topics</w:t>
      </w:r>
      <w:bookmarkEnd w:id="35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59" w:name="_Toc156487360"/>
      <w:bookmarkStart w:id="360" w:name="_Toc170288598"/>
      <w:r>
        <w:t>Getdeviceinfo</w:t>
      </w:r>
      <w:bookmarkEnd w:id="359"/>
      <w:bookmarkEnd w:id="360"/>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361" w:name="_Toc156487361"/>
      <w:bookmarkStart w:id="362" w:name="_Toc170288599"/>
      <w:r>
        <w:t xml:space="preserve">Maintaining </w:t>
      </w:r>
      <w:bookmarkEnd w:id="361"/>
      <w:r w:rsidR="0012344C">
        <w:t>time</w:t>
      </w:r>
      <w:bookmarkEnd w:id="36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363" w:name="_Toc156487362"/>
      <w:bookmarkStart w:id="364" w:name="_Toc170288600"/>
      <w:r>
        <w:lastRenderedPageBreak/>
        <w:t xml:space="preserve">Communications, QoS, </w:t>
      </w:r>
      <w:bookmarkEnd w:id="363"/>
      <w:r w:rsidR="0012344C">
        <w:t>retention</w:t>
      </w:r>
      <w:bookmarkEnd w:id="364"/>
    </w:p>
    <w:p w14:paraId="48A88406" w14:textId="0E8DC019"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2B16D9">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65" w:name="_Toc170288601"/>
      <w:r>
        <w:lastRenderedPageBreak/>
        <w:t>Fi</w:t>
      </w:r>
      <w:r w:rsidR="00C9038A">
        <w:t>el</w:t>
      </w:r>
      <w:r>
        <w:t xml:space="preserve">d </w:t>
      </w:r>
      <w:r w:rsidR="0012344C">
        <w:t>device</w:t>
      </w:r>
      <w:r>
        <w:t xml:space="preserve"> lifecycle</w:t>
      </w:r>
      <w:bookmarkEnd w:id="365"/>
    </w:p>
    <w:p w14:paraId="63CC4D64" w14:textId="1AE97D36"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66" w:author="Steve Beadle" w:date="2024-07-12T14:52:00Z">
        <w:r w:rsidR="002B16D9" w:rsidRPr="002B16D9">
          <w:rPr>
            <w:rStyle w:val="Crossreference"/>
            <w:rPrChange w:id="367" w:author="Steve Beadle" w:date="2024-07-12T14:52:00Z">
              <w:rPr/>
            </w:rPrChange>
          </w:rPr>
          <w:t xml:space="preserve">Figure </w:t>
        </w:r>
        <w:r w:rsidR="002B16D9" w:rsidRPr="002B16D9">
          <w:rPr>
            <w:rStyle w:val="Crossreference"/>
            <w:rPrChange w:id="368" w:author="Steve Beadle" w:date="2024-07-12T14:52:00Z">
              <w:rPr>
                <w:noProof/>
              </w:rPr>
            </w:rPrChange>
          </w:rPr>
          <w:t>12</w:t>
        </w:r>
      </w:ins>
      <w:del w:id="369" w:author="Steve Beadle" w:date="2024-07-12T14:50:00Z">
        <w:r w:rsidR="000F7EA9" w:rsidRPr="00B86E80" w:rsidDel="002B16D9">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4926DFBB" w:rsidR="00272391" w:rsidRDefault="00272391" w:rsidP="00272391">
      <w:pPr>
        <w:pStyle w:val="Caption"/>
      </w:pPr>
      <w:bookmarkStart w:id="370" w:name="_Ref161393121"/>
      <w:bookmarkStart w:id="371" w:name="_Toc170288639"/>
      <w:r>
        <w:t xml:space="preserve">Figure </w:t>
      </w:r>
      <w:fldSimple w:instr=" SEQ Figure \* ARABIC ">
        <w:r w:rsidR="002B16D9">
          <w:rPr>
            <w:noProof/>
          </w:rPr>
          <w:t>12</w:t>
        </w:r>
      </w:fldSimple>
      <w:bookmarkEnd w:id="370"/>
      <w:r>
        <w:tab/>
        <w:t>Connection state model</w:t>
      </w:r>
      <w:bookmarkEnd w:id="371"/>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372" w:name="_Toc170288602"/>
      <w:r>
        <w:t>Status message</w:t>
      </w:r>
      <w:bookmarkEnd w:id="372"/>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w:t>
      </w:r>
      <w:proofErr w:type="gramStart"/>
      <w:r w:rsidR="00645551" w:rsidRPr="00366473">
        <w:t>hyphens</w:t>
      </w:r>
      <w:proofErr w:type="gramEnd"/>
      <w:r w:rsidR="00645551" w:rsidRPr="00366473">
        <w:t xml:space="preserve">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w:t>
      </w:r>
      <w:proofErr w:type="gramStart"/>
      <w:r w:rsidR="00645551" w:rsidRPr="00366473">
        <w:t>contain</w:t>
      </w:r>
      <w:proofErr w:type="gramEnd"/>
      <w:r w:rsidR="00645551" w:rsidRPr="00366473">
        <w:t xml:space="preserve">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proofErr w:type="gramStart"/>
      <w:r w:rsidRPr="003F68D2">
        <w:rPr>
          <w:color w:val="C45911" w:themeColor="accent2" w:themeShade="BF"/>
        </w:rPr>
        <w:t>"</w:t>
      </w:r>
      <w:r w:rsidRPr="00163DC5">
        <w:t>:false</w:t>
      </w:r>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w:t>
      </w:r>
      <w:proofErr w:type="gramStart"/>
      <w:r w:rsidR="00645551" w:rsidRPr="00366473">
        <w:t>any</w:t>
      </w:r>
      <w:proofErr w:type="gramEnd"/>
      <w:r w:rsidR="00645551" w:rsidRPr="00366473">
        <w:t xml:space="preserve">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xml:space="preserve">// Optional text concerning state of configuration, </w:t>
      </w:r>
      <w:proofErr w:type="gramStart"/>
      <w:r w:rsidRPr="00366473">
        <w:t>e.g.</w:t>
      </w:r>
      <w:proofErr w:type="gramEnd"/>
      <w:r w:rsidRPr="00366473">
        <w:t xml:space="preserve">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w:t>
      </w:r>
      <w:proofErr w:type="gramStart"/>
      <w:r w:rsidR="00645551" w:rsidRPr="00366473">
        <w:t>not</w:t>
      </w:r>
      <w:proofErr w:type="gramEnd"/>
      <w:r w:rsidR="00645551" w:rsidRPr="00366473">
        <w:t xml:space="preserve">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w:t>
      </w:r>
      <w:proofErr w:type="gramStart"/>
      <w:r w:rsidR="0047335A">
        <w:t>I</w:t>
      </w:r>
      <w:r w:rsidR="00645551" w:rsidRPr="00366473">
        <w:t>.e.</w:t>
      </w:r>
      <w:proofErr w:type="gramEnd"/>
      <w:r w:rsidR="00645551" w:rsidRPr="00366473">
        <w:t xml:space="preserv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w:t>
      </w:r>
      <w:proofErr w:type="gramStart"/>
      <w:r w:rsidR="00645551" w:rsidRPr="00366473">
        <w:t>desired</w:t>
      </w:r>
      <w:proofErr w:type="gramEnd"/>
      <w:r w:rsidR="00645551" w:rsidRPr="00366473">
        <w:t xml:space="preserve">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373" w:name="_Last_Will_and"/>
      <w:bookmarkStart w:id="374" w:name="_Toc156487366"/>
      <w:bookmarkStart w:id="375" w:name="_Toc170288603"/>
      <w:bookmarkEnd w:id="373"/>
      <w:r>
        <w:t xml:space="preserve">Last </w:t>
      </w:r>
      <w:r w:rsidR="00DB0F88">
        <w:t>Will</w:t>
      </w:r>
      <w:r w:rsidR="0012344C">
        <w:t xml:space="preserve"> and </w:t>
      </w:r>
      <w:bookmarkEnd w:id="374"/>
      <w:r w:rsidR="00DB0F88">
        <w:t>Testament</w:t>
      </w:r>
      <w:bookmarkEnd w:id="375"/>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376" w:name="_Toc156487367"/>
      <w:bookmarkStart w:id="377" w:name="_Toc170288604"/>
      <w:r>
        <w:t xml:space="preserve">Field </w:t>
      </w:r>
      <w:r w:rsidR="0012344C">
        <w:t>device replacement</w:t>
      </w:r>
      <w:bookmarkEnd w:id="376"/>
      <w:bookmarkEnd w:id="377"/>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378" w:name="_Toc170288605"/>
      <w:r>
        <w:lastRenderedPageBreak/>
        <w:t>Security</w:t>
      </w:r>
      <w:bookmarkEnd w:id="378"/>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379" w:name="_Toc162423095"/>
      <w:bookmarkStart w:id="380" w:name="_Toc162423686"/>
      <w:bookmarkStart w:id="381" w:name="_Toc170288606"/>
      <w:r>
        <w:lastRenderedPageBreak/>
        <w:t>Class names and ontology</w:t>
      </w:r>
      <w:bookmarkEnd w:id="379"/>
      <w:bookmarkEnd w:id="380"/>
      <w:bookmarkEnd w:id="381"/>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382" w:name="_Toc162423096"/>
      <w:bookmarkStart w:id="383" w:name="_Toc162423687"/>
      <w:bookmarkStart w:id="384" w:name="_Toc170288607"/>
      <w:r>
        <w:t>Fixed class names</w:t>
      </w:r>
      <w:bookmarkEnd w:id="382"/>
      <w:bookmarkEnd w:id="383"/>
      <w:bookmarkEnd w:id="384"/>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666695ED" w:rsidR="00DB49C5" w:rsidRDefault="00DB49C5" w:rsidP="00DB49C5">
      <w:pPr>
        <w:pStyle w:val="Caption"/>
      </w:pPr>
      <w:bookmarkStart w:id="385" w:name="_Toc162423151"/>
      <w:bookmarkStart w:id="386" w:name="_Toc162423742"/>
      <w:bookmarkStart w:id="387" w:name="_Toc170288664"/>
      <w:r>
        <w:t xml:space="preserve">Table </w:t>
      </w:r>
      <w:fldSimple w:instr=" SEQ Table \* ARABIC ">
        <w:r w:rsidR="002B16D9">
          <w:rPr>
            <w:noProof/>
          </w:rPr>
          <w:t>25</w:t>
        </w:r>
      </w:fldSimple>
      <w:r>
        <w:tab/>
        <w:t>Fixed class names</w:t>
      </w:r>
      <w:bookmarkEnd w:id="385"/>
      <w:bookmarkEnd w:id="386"/>
      <w:bookmarkEnd w:id="387"/>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2B16D9">
            <w:pPr>
              <w:pStyle w:val="TableText"/>
            </w:pPr>
            <w:r w:rsidRPr="004B3F83">
              <w:t>L.</w:t>
            </w:r>
            <w:proofErr w:type="gramStart"/>
            <w:r w:rsidRPr="004B3F83">
              <w:t>FD.Battery</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2B16D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2B16D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2B16D9">
            <w:pPr>
              <w:pStyle w:val="TableText"/>
            </w:pPr>
            <w:r w:rsidRPr="004B3F83">
              <w:t>L.</w:t>
            </w:r>
            <w:proofErr w:type="gramStart"/>
            <w:r w:rsidRPr="004B3F83">
              <w:t>FD.Mains</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2B16D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2B16D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2B16D9">
            <w:pPr>
              <w:pStyle w:val="TableText"/>
            </w:pPr>
            <w:r w:rsidRPr="004B3F83">
              <w:t>L.</w:t>
            </w:r>
            <w:proofErr w:type="gramStart"/>
            <w:r w:rsidRPr="004B3F83">
              <w:t>FD.Signal</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2B16D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2B16D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2B16D9">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2B16D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2B16D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2B16D9">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2B16D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2B16D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2B16D9">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2B16D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2B16D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2B16D9">
            <w:pPr>
              <w:pStyle w:val="TableText"/>
            </w:pPr>
            <w:r w:rsidRPr="004B3F83">
              <w:t>L.</w:t>
            </w:r>
            <w:proofErr w:type="gramStart"/>
            <w:r w:rsidRPr="004B3F83">
              <w:t>FD.Serial</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2B16D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2B16D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2B16D9">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2B16D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2B16D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2B16D9">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2B16D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2B16D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2B16D9">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2B16D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2B16D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2B16D9">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2B16D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2B16D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2B16D9">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2B16D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2B16D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2B16D9">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2B16D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2B16D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2B16D9">
            <w:pPr>
              <w:pStyle w:val="TableText"/>
            </w:pPr>
            <w:r w:rsidRPr="004B3F83">
              <w:lastRenderedPageBreak/>
              <w:t>L.</w:t>
            </w:r>
            <w:proofErr w:type="gramStart"/>
            <w:r w:rsidRPr="004B3F83">
              <w:t>FD.Batt.Main</w:t>
            </w:r>
            <w:proofErr w:type="gramEnd"/>
            <w:r w:rsidRPr="004B3F83">
              <w:t>.Volt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2B16D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2B16D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2B16D9">
            <w:pPr>
              <w:pStyle w:val="TableText"/>
            </w:pPr>
            <w:r w:rsidRPr="004B3F83">
              <w:t>L.</w:t>
            </w:r>
            <w:proofErr w:type="gramStart"/>
            <w:r w:rsidRPr="004B3F83">
              <w:t>FD.Batt.Main</w:t>
            </w:r>
            <w:proofErr w:type="gramEnd"/>
            <w:r w:rsidRPr="004B3F83">
              <w:t>.Charge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2B16D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2B16D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2B16D9">
            <w:pPr>
              <w:pStyle w:val="TableText"/>
            </w:pPr>
            <w:r w:rsidRPr="004B3F83">
              <w:t>L.</w:t>
            </w:r>
            <w:proofErr w:type="gramStart"/>
            <w:r w:rsidRPr="004B3F83">
              <w:t>FD.Batt.Sec</w:t>
            </w:r>
            <w:proofErr w:type="gramEnd"/>
            <w:r w:rsidRPr="004B3F83">
              <w:t>.Volt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2B16D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2B16D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2B16D9">
            <w:pPr>
              <w:pStyle w:val="TableText"/>
            </w:pPr>
            <w:r w:rsidRPr="004B3F83">
              <w:t>L.</w:t>
            </w:r>
            <w:proofErr w:type="gramStart"/>
            <w:r w:rsidRPr="004B3F83">
              <w:t>FD.Batt.Sec</w:t>
            </w:r>
            <w:proofErr w:type="gramEnd"/>
            <w:r w:rsidRPr="004B3F83">
              <w:t>.Charge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2B16D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2B16D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2B16D9">
            <w:pPr>
              <w:pStyle w:val="TableText"/>
            </w:pPr>
            <w:r w:rsidRPr="004B3F83">
              <w:t>L.</w:t>
            </w:r>
            <w:proofErr w:type="gramStart"/>
            <w:r w:rsidRPr="004B3F83">
              <w:t>FD.Temp.Int</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2B16D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2B16D9">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2B16D9">
            <w:pPr>
              <w:pStyle w:val="TableText"/>
            </w:pPr>
            <w:bookmarkStart w:id="388" w:name="_Hlk147827330"/>
            <w:r w:rsidRPr="004B3F83">
              <w:t>L.</w:t>
            </w:r>
            <w:proofErr w:type="gramStart"/>
            <w:r w:rsidRPr="004B3F83">
              <w:t>FD.Temp.Int</w:t>
            </w:r>
            <w:proofErr w:type="gramEnd"/>
            <w:r w:rsidRPr="004B3F83">
              <w: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2B16D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2B16D9">
            <w:pPr>
              <w:pStyle w:val="TableText"/>
            </w:pPr>
            <w:r w:rsidRPr="004B3F83">
              <w:t>deg.C</w:t>
            </w:r>
          </w:p>
        </w:tc>
        <w:bookmarkEnd w:id="388"/>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2B16D9">
            <w:pPr>
              <w:pStyle w:val="TableText"/>
            </w:pPr>
            <w:r w:rsidRPr="004B3F83">
              <w:t>L.</w:t>
            </w:r>
            <w:proofErr w:type="gramStart"/>
            <w:r w:rsidRPr="004B3F83">
              <w:t>FD.Temp.Int</w:t>
            </w:r>
            <w:proofErr w:type="gramEnd"/>
            <w:r w:rsidRPr="004B3F83">
              <w: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2B16D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2B16D9">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2B16D9">
            <w:pPr>
              <w:pStyle w:val="TableText"/>
            </w:pPr>
            <w:r w:rsidRPr="004B3F83">
              <w:t>L.</w:t>
            </w:r>
            <w:proofErr w:type="gramStart"/>
            <w:r w:rsidRPr="004B3F83">
              <w:t>FD.Temp.Int</w:t>
            </w:r>
            <w:proofErr w:type="gramEnd"/>
            <w:r w:rsidRPr="004B3F83">
              <w: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2B16D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2B16D9">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2B16D9">
            <w:pPr>
              <w:pStyle w:val="TableText"/>
            </w:pPr>
            <w:r w:rsidRPr="004B3F83">
              <w:t>L.</w:t>
            </w:r>
            <w:proofErr w:type="gramStart"/>
            <w:r w:rsidRPr="004B3F83">
              <w:t>FD.Temp.Modem</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2B16D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2B16D9">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2B16D9">
            <w:pPr>
              <w:pStyle w:val="TableText"/>
            </w:pPr>
            <w:r w:rsidRPr="004B3F83">
              <w:t>L.</w:t>
            </w:r>
            <w:proofErr w:type="gramStart"/>
            <w:r w:rsidRPr="004B3F83">
              <w:t>FD.Temp.Ext</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2B16D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2B16D9">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2B16D9">
            <w:pPr>
              <w:pStyle w:val="TableText"/>
            </w:pPr>
            <w:r w:rsidRPr="004B3F83">
              <w:t>L.</w:t>
            </w:r>
            <w:proofErr w:type="gramStart"/>
            <w:r w:rsidRPr="004B3F83">
              <w:t>FD.Temp.Ext</w:t>
            </w:r>
            <w:proofErr w:type="gramEnd"/>
            <w:r w:rsidRPr="004B3F83">
              <w: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2B16D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2B16D9">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2B16D9">
            <w:pPr>
              <w:pStyle w:val="TableText"/>
            </w:pPr>
            <w:r w:rsidRPr="004B3F83">
              <w:t>L.</w:t>
            </w:r>
            <w:proofErr w:type="gramStart"/>
            <w:r w:rsidRPr="004B3F83">
              <w:t>FD.Temp.Ext</w:t>
            </w:r>
            <w:proofErr w:type="gramEnd"/>
            <w:r w:rsidRPr="004B3F83">
              <w: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2B16D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2B16D9">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2B16D9">
            <w:pPr>
              <w:pStyle w:val="TableText"/>
            </w:pPr>
            <w:r w:rsidRPr="004B3F83">
              <w:t>L.</w:t>
            </w:r>
            <w:proofErr w:type="gramStart"/>
            <w:r w:rsidRPr="004B3F83">
              <w:t>FD.Temp.Ext</w:t>
            </w:r>
            <w:proofErr w:type="gramEnd"/>
            <w:r w:rsidRPr="004B3F83">
              <w: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2B16D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2B16D9">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2B16D9">
            <w:pPr>
              <w:pStyle w:val="TableText"/>
            </w:pPr>
            <w:r w:rsidRPr="004B3F83">
              <w:t>L.</w:t>
            </w:r>
            <w:proofErr w:type="gramStart"/>
            <w:r w:rsidRPr="004B3F83">
              <w:t>FD.Humidity</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2B16D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2B16D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2B16D9">
            <w:pPr>
              <w:pStyle w:val="TableText"/>
            </w:pPr>
            <w:r w:rsidRPr="004B3F83">
              <w:t>L.</w:t>
            </w:r>
            <w:proofErr w:type="gramStart"/>
            <w:r w:rsidRPr="004B3F83">
              <w:t>FD.Humidity.Min</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2B16D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2B16D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2B16D9">
            <w:pPr>
              <w:pStyle w:val="TableText"/>
            </w:pPr>
            <w:r w:rsidRPr="004B3F83">
              <w:t>L.</w:t>
            </w:r>
            <w:proofErr w:type="gramStart"/>
            <w:r w:rsidRPr="004B3F83">
              <w:t>FD.Humidity.Max</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2B16D9">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2B16D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2B16D9">
            <w:pPr>
              <w:pStyle w:val="TableText"/>
            </w:pPr>
            <w:r w:rsidRPr="004B3F83">
              <w:t>L.</w:t>
            </w:r>
            <w:proofErr w:type="gramStart"/>
            <w:r w:rsidRPr="004B3F83">
              <w:t>FD.Humidity.Mean</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2B16D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2B16D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2B16D9">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2B16D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2B16D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2B16D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2B16D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2B16D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2B16D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2B16D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2B16D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2B16D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2B16D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2B16D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2B16D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2B16D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2B16D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2B16D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2B16D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2B16D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2B16D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2B16D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2B16D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2B16D9">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2B16D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2B16D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2B16D9">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2B16D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2B16D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389" w:name="_Toc170288608"/>
      <w:bookmarkStart w:id="390" w:name="_Toc162423097"/>
      <w:bookmarkStart w:id="391" w:name="_Toc162423688"/>
      <w:r w:rsidRPr="00670623">
        <w:lastRenderedPageBreak/>
        <w:t>F</w:t>
      </w:r>
      <w:r w:rsidR="00686D0D" w:rsidRPr="00670623">
        <w:t>ield device profile extensions and layout</w:t>
      </w:r>
      <w:bookmarkEnd w:id="389"/>
    </w:p>
    <w:p w14:paraId="3B7A4F4E" w14:textId="6560B810" w:rsidR="00DB49C5" w:rsidRDefault="00DB49C5" w:rsidP="005600C9">
      <w:pPr>
        <w:pStyle w:val="Heading2"/>
      </w:pPr>
      <w:bookmarkStart w:id="392" w:name="_Toc170288609"/>
      <w:r>
        <w:t>Vendor extensions</w:t>
      </w:r>
      <w:bookmarkEnd w:id="390"/>
      <w:bookmarkEnd w:id="391"/>
      <w:bookmarkEnd w:id="392"/>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393" w:name="_Toc162423098"/>
      <w:bookmarkStart w:id="394" w:name="_Toc162423689"/>
      <w:bookmarkStart w:id="395" w:name="_Toc170288610"/>
      <w:r>
        <w:t>New properties</w:t>
      </w:r>
      <w:bookmarkEnd w:id="393"/>
      <w:bookmarkEnd w:id="394"/>
      <w:bookmarkEnd w:id="395"/>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396" w:name="_Toc162423099"/>
      <w:bookmarkStart w:id="397" w:name="_Toc162423690"/>
      <w:bookmarkStart w:id="398" w:name="_Toc170288611"/>
      <w:r>
        <w:t>New objects</w:t>
      </w:r>
      <w:bookmarkEnd w:id="396"/>
      <w:bookmarkEnd w:id="397"/>
      <w:bookmarkEnd w:id="398"/>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399" w:name="_Toc162423100"/>
      <w:bookmarkStart w:id="400" w:name="_Toc162423691"/>
      <w:bookmarkStart w:id="401" w:name="_Toc170288612"/>
      <w:r>
        <w:t>Translation</w:t>
      </w:r>
      <w:bookmarkEnd w:id="399"/>
      <w:bookmarkEnd w:id="400"/>
      <w:bookmarkEnd w:id="401"/>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02" w:name="_Toc162423101"/>
      <w:bookmarkStart w:id="403" w:name="_Toc162423692"/>
      <w:bookmarkStart w:id="404" w:name="_Toc170288613"/>
      <w:r>
        <w:t>Suggesting SA UI layout</w:t>
      </w:r>
      <w:bookmarkEnd w:id="402"/>
      <w:bookmarkEnd w:id="403"/>
      <w:bookmarkEnd w:id="404"/>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05" w:name="_Toc162423102"/>
      <w:bookmarkStart w:id="406" w:name="_Toc162423693"/>
      <w:bookmarkStart w:id="407" w:name="_Toc170288614"/>
      <w:r>
        <w:t>configFields</w:t>
      </w:r>
      <w:bookmarkEnd w:id="405"/>
      <w:bookmarkEnd w:id="406"/>
      <w:bookmarkEnd w:id="407"/>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08" w:name="_Toc162423103"/>
      <w:bookmarkStart w:id="409" w:name="_Toc162423694"/>
      <w:bookmarkStart w:id="410" w:name="_Toc170288615"/>
      <w:r>
        <w:t>Group</w:t>
      </w:r>
      <w:bookmarkEnd w:id="408"/>
      <w:bookmarkEnd w:id="409"/>
      <w:bookmarkEnd w:id="410"/>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11" w:name="_Ref160025839"/>
      <w:bookmarkStart w:id="412" w:name="_Toc162423104"/>
      <w:bookmarkStart w:id="413" w:name="_Toc162423695"/>
      <w:bookmarkStart w:id="414" w:name="_Toc170288616"/>
      <w:r>
        <w:lastRenderedPageBreak/>
        <w:t xml:space="preserve">Example use </w:t>
      </w:r>
      <w:proofErr w:type="gramStart"/>
      <w:r>
        <w:t>cases</w:t>
      </w:r>
      <w:bookmarkEnd w:id="411"/>
      <w:bookmarkEnd w:id="412"/>
      <w:bookmarkEnd w:id="413"/>
      <w:bookmarkEnd w:id="414"/>
      <w:proofErr w:type="gramEnd"/>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15" w:name="_Toc156487379"/>
    </w:p>
    <w:p w14:paraId="4EC08F38" w14:textId="77777777" w:rsidR="00DB49C5" w:rsidRPr="00D86809" w:rsidRDefault="00DB49C5" w:rsidP="00DB49C5">
      <w:pPr>
        <w:pStyle w:val="Heading2"/>
        <w:ind w:left="578" w:hanging="578"/>
        <w:rPr>
          <w:rFonts w:eastAsia="DengXian Light"/>
          <w:lang w:eastAsia="en-US"/>
        </w:rPr>
      </w:pPr>
      <w:bookmarkStart w:id="416" w:name="_Toc162423105"/>
      <w:bookmarkStart w:id="417" w:name="_Toc162423696"/>
      <w:bookmarkStart w:id="418" w:name="_Toc170288617"/>
      <w:r w:rsidRPr="00D86809">
        <w:rPr>
          <w:rFonts w:eastAsia="DengXian Light"/>
          <w:lang w:eastAsia="en-US"/>
        </w:rPr>
        <w:t>Simplest case</w:t>
      </w:r>
      <w:bookmarkEnd w:id="415"/>
      <w:bookmarkEnd w:id="416"/>
      <w:bookmarkEnd w:id="417"/>
      <w:bookmarkEnd w:id="418"/>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19" w:name="_Toc156487380"/>
      <w:bookmarkStart w:id="420" w:name="_Toc162423106"/>
      <w:bookmarkStart w:id="421" w:name="_Toc162423697"/>
      <w:bookmarkStart w:id="422" w:name="_Toc170288618"/>
      <w:r w:rsidRPr="00D86809">
        <w:rPr>
          <w:rFonts w:eastAsia="DengXian Light"/>
          <w:lang w:eastAsia="en-US"/>
        </w:rPr>
        <w:t>A configurable field device</w:t>
      </w:r>
      <w:bookmarkEnd w:id="419"/>
      <w:bookmarkEnd w:id="420"/>
      <w:bookmarkEnd w:id="421"/>
      <w:bookmarkEnd w:id="422"/>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23" w:name="_Toc162423107"/>
      <w:bookmarkStart w:id="424" w:name="_Toc162423698"/>
      <w:bookmarkStart w:id="425" w:name="_Toc170288619"/>
      <w:r w:rsidRPr="007A017D">
        <w:lastRenderedPageBreak/>
        <w:t xml:space="preserve">Supervisory application </w:t>
      </w:r>
      <w:r>
        <w:t>p</w:t>
      </w:r>
      <w:r w:rsidRPr="007A017D">
        <w:t>rofile document</w:t>
      </w:r>
      <w:bookmarkEnd w:id="423"/>
      <w:bookmarkEnd w:id="424"/>
      <w:bookmarkEnd w:id="425"/>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26" w:name="_Toc162423108"/>
      <w:bookmarkStart w:id="427" w:name="_Toc162423699"/>
      <w:bookmarkStart w:id="428" w:name="_Toc170288620"/>
      <w:r>
        <w:lastRenderedPageBreak/>
        <w:t xml:space="preserve">Appendix: </w:t>
      </w:r>
      <w:r w:rsidR="00DB49C5">
        <w:t>JSON files</w:t>
      </w:r>
      <w:bookmarkEnd w:id="426"/>
      <w:bookmarkEnd w:id="427"/>
      <w:bookmarkEnd w:id="428"/>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gramStart"/>
      <w:r w:rsidRPr="00AB2D7E">
        <w:rPr>
          <w:b/>
        </w:rPr>
        <w:t>lucid.schema</w:t>
      </w:r>
      <w:proofErr w:type="gramEnd"/>
      <w:r w:rsidRPr="00AB2D7E">
        <w:rPr>
          <w:b/>
        </w:rPr>
        <w:t>.json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429" w:name="_Ref161392844"/>
      <w:bookmarkStart w:id="430" w:name="_Ref161827497"/>
      <w:bookmarkStart w:id="431" w:name="_Toc162423109"/>
      <w:bookmarkStart w:id="432" w:name="_Toc162423700"/>
      <w:bookmarkStart w:id="433" w:name="_Toc170288621"/>
      <w:r>
        <w:lastRenderedPageBreak/>
        <w:t xml:space="preserve">Appendix: </w:t>
      </w:r>
      <w:r w:rsidR="00DB49C5" w:rsidRPr="00466D9D">
        <w:t>Topic summary</w:t>
      </w:r>
      <w:bookmarkEnd w:id="429"/>
      <w:bookmarkEnd w:id="430"/>
      <w:bookmarkEnd w:id="431"/>
      <w:bookmarkEnd w:id="432"/>
      <w:bookmarkEnd w:id="433"/>
    </w:p>
    <w:p w14:paraId="2DB155DE" w14:textId="77777777" w:rsidR="00DB49C5" w:rsidRDefault="00DB49C5" w:rsidP="00DB49C5">
      <w:pPr>
        <w:pStyle w:val="BodyText"/>
      </w:pPr>
      <w:r>
        <w:t>This section lists the topics used by the protocol.</w:t>
      </w:r>
    </w:p>
    <w:p w14:paraId="0737ED35" w14:textId="1B064125" w:rsidR="00DB49C5" w:rsidRDefault="00DB49C5" w:rsidP="00DB49C5">
      <w:pPr>
        <w:pStyle w:val="Caption"/>
      </w:pPr>
      <w:bookmarkStart w:id="434" w:name="_Toc162423152"/>
      <w:bookmarkStart w:id="435" w:name="_Toc162423743"/>
      <w:bookmarkStart w:id="436" w:name="_Toc170288665"/>
      <w:r>
        <w:t xml:space="preserve">Table </w:t>
      </w:r>
      <w:fldSimple w:instr=" SEQ Table \* ARABIC ">
        <w:r w:rsidR="002B16D9">
          <w:rPr>
            <w:noProof/>
          </w:rPr>
          <w:t>26</w:t>
        </w:r>
      </w:fldSimple>
      <w:r>
        <w:tab/>
        <w:t xml:space="preserve">Topics used by the </w:t>
      </w:r>
      <w:proofErr w:type="gramStart"/>
      <w:r>
        <w:t>protocol</w:t>
      </w:r>
      <w:bookmarkEnd w:id="434"/>
      <w:bookmarkEnd w:id="435"/>
      <w:bookmarkEnd w:id="436"/>
      <w:proofErr w:type="gramEnd"/>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2B16D9">
            <w:pPr>
              <w:pStyle w:val="TableText"/>
            </w:pPr>
            <w:r w:rsidRPr="003651D7">
              <w:t>[UUID]/UP/lwt</w:t>
            </w:r>
          </w:p>
        </w:tc>
        <w:tc>
          <w:tcPr>
            <w:tcW w:w="1860" w:type="dxa"/>
          </w:tcPr>
          <w:p w14:paraId="71EEE46B" w14:textId="77777777" w:rsidR="00DB49C5" w:rsidRPr="003651D7" w:rsidRDefault="00DB49C5" w:rsidP="002B16D9">
            <w:pPr>
              <w:pStyle w:val="TableText"/>
            </w:pPr>
            <w:r w:rsidRPr="003651D7">
              <w:t>Last Will and Testament</w:t>
            </w:r>
          </w:p>
        </w:tc>
        <w:tc>
          <w:tcPr>
            <w:tcW w:w="850" w:type="dxa"/>
          </w:tcPr>
          <w:p w14:paraId="74BDE35D" w14:textId="77777777" w:rsidR="00DB49C5" w:rsidRPr="003651D7" w:rsidRDefault="00DB49C5" w:rsidP="002B16D9">
            <w:pPr>
              <w:pStyle w:val="TableText"/>
            </w:pPr>
            <w:r w:rsidRPr="003651D7">
              <w:t>2</w:t>
            </w:r>
          </w:p>
        </w:tc>
        <w:tc>
          <w:tcPr>
            <w:tcW w:w="851" w:type="dxa"/>
          </w:tcPr>
          <w:p w14:paraId="33C868C9" w14:textId="77777777" w:rsidR="00DB49C5" w:rsidRPr="003651D7" w:rsidRDefault="00DB49C5" w:rsidP="002B16D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2B16D9">
            <w:pPr>
              <w:pStyle w:val="TableText"/>
            </w:pPr>
            <w:r w:rsidRPr="003651D7">
              <w:t>[UUID]/UP/status</w:t>
            </w:r>
          </w:p>
        </w:tc>
        <w:tc>
          <w:tcPr>
            <w:tcW w:w="1860" w:type="dxa"/>
          </w:tcPr>
          <w:p w14:paraId="6581D54C" w14:textId="77777777" w:rsidR="00DB49C5" w:rsidRPr="003651D7" w:rsidRDefault="00DB49C5" w:rsidP="002B16D9">
            <w:pPr>
              <w:pStyle w:val="TableText"/>
            </w:pPr>
            <w:r w:rsidRPr="003651D7">
              <w:t>Status Message</w:t>
            </w:r>
          </w:p>
        </w:tc>
        <w:tc>
          <w:tcPr>
            <w:tcW w:w="850" w:type="dxa"/>
          </w:tcPr>
          <w:p w14:paraId="40E0AF4F" w14:textId="77777777" w:rsidR="00DB49C5" w:rsidRPr="003651D7" w:rsidRDefault="00DB49C5" w:rsidP="002B16D9">
            <w:pPr>
              <w:pStyle w:val="TableText"/>
            </w:pPr>
            <w:r w:rsidRPr="003651D7">
              <w:t>2</w:t>
            </w:r>
          </w:p>
        </w:tc>
        <w:tc>
          <w:tcPr>
            <w:tcW w:w="851" w:type="dxa"/>
          </w:tcPr>
          <w:p w14:paraId="06B2365B" w14:textId="77777777" w:rsidR="00DB49C5" w:rsidRPr="003651D7" w:rsidRDefault="00DB49C5" w:rsidP="002B16D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2B16D9">
            <w:pPr>
              <w:pStyle w:val="TableText"/>
            </w:pPr>
            <w:r w:rsidRPr="003651D7">
              <w:t>[UUID]/UP/profile</w:t>
            </w:r>
          </w:p>
        </w:tc>
        <w:tc>
          <w:tcPr>
            <w:tcW w:w="1860" w:type="dxa"/>
          </w:tcPr>
          <w:p w14:paraId="1AB339B0" w14:textId="77777777" w:rsidR="00DB49C5" w:rsidRPr="003651D7" w:rsidRDefault="00DB49C5" w:rsidP="002B16D9">
            <w:pPr>
              <w:pStyle w:val="TableText"/>
            </w:pPr>
            <w:r w:rsidRPr="003651D7">
              <w:t>FD Profile</w:t>
            </w:r>
          </w:p>
        </w:tc>
        <w:tc>
          <w:tcPr>
            <w:tcW w:w="850" w:type="dxa"/>
          </w:tcPr>
          <w:p w14:paraId="68B8C75D" w14:textId="77777777" w:rsidR="00DB49C5" w:rsidRPr="003651D7" w:rsidRDefault="00DB49C5" w:rsidP="002B16D9">
            <w:pPr>
              <w:pStyle w:val="TableText"/>
            </w:pPr>
            <w:r w:rsidRPr="003651D7">
              <w:t>1</w:t>
            </w:r>
          </w:p>
        </w:tc>
        <w:tc>
          <w:tcPr>
            <w:tcW w:w="851" w:type="dxa"/>
          </w:tcPr>
          <w:p w14:paraId="13C51DFE" w14:textId="77777777" w:rsidR="00DB49C5" w:rsidRPr="003651D7" w:rsidRDefault="00DB49C5" w:rsidP="002B16D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2B16D9">
            <w:pPr>
              <w:pStyle w:val="TableText"/>
            </w:pPr>
            <w:r w:rsidRPr="003651D7">
              <w:t>[UUID]/DOWN/core/block/&lt;name&gt;/&lt;version-text&gt;</w:t>
            </w:r>
          </w:p>
          <w:p w14:paraId="4D46CC12" w14:textId="77777777" w:rsidR="00DB49C5" w:rsidRPr="003651D7" w:rsidRDefault="00DB49C5" w:rsidP="002B16D9">
            <w:pPr>
              <w:pStyle w:val="TableText"/>
            </w:pPr>
          </w:p>
        </w:tc>
        <w:tc>
          <w:tcPr>
            <w:tcW w:w="1860" w:type="dxa"/>
          </w:tcPr>
          <w:p w14:paraId="300FAE73" w14:textId="77777777" w:rsidR="00DB49C5" w:rsidRPr="003651D7" w:rsidRDefault="00DB49C5" w:rsidP="002B16D9">
            <w:pPr>
              <w:pStyle w:val="TableText"/>
            </w:pPr>
            <w:r w:rsidRPr="003651D7">
              <w:t>Data Block</w:t>
            </w:r>
          </w:p>
        </w:tc>
        <w:tc>
          <w:tcPr>
            <w:tcW w:w="850" w:type="dxa"/>
          </w:tcPr>
          <w:p w14:paraId="64A4386F" w14:textId="77777777" w:rsidR="00DB49C5" w:rsidRPr="003651D7" w:rsidRDefault="00DB49C5" w:rsidP="002B16D9">
            <w:pPr>
              <w:pStyle w:val="TableText"/>
            </w:pPr>
            <w:r w:rsidRPr="003651D7">
              <w:t>0</w:t>
            </w:r>
          </w:p>
        </w:tc>
        <w:tc>
          <w:tcPr>
            <w:tcW w:w="851" w:type="dxa"/>
          </w:tcPr>
          <w:p w14:paraId="0B15DF2E" w14:textId="77777777" w:rsidR="00DB49C5" w:rsidRPr="003651D7" w:rsidRDefault="00DB49C5" w:rsidP="002B16D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2B16D9">
            <w:pPr>
              <w:pStyle w:val="TableText"/>
            </w:pPr>
            <w:r w:rsidRPr="003651D7">
              <w:t>[UUID]/DOWN/core/request</w:t>
            </w:r>
          </w:p>
        </w:tc>
        <w:tc>
          <w:tcPr>
            <w:tcW w:w="1860" w:type="dxa"/>
          </w:tcPr>
          <w:p w14:paraId="56CB3E3A" w14:textId="77777777" w:rsidR="00DB49C5" w:rsidRPr="003651D7" w:rsidRDefault="00DB49C5" w:rsidP="002B16D9">
            <w:pPr>
              <w:pStyle w:val="TableText"/>
            </w:pPr>
            <w:r w:rsidRPr="003651D7">
              <w:t>Request Data Block</w:t>
            </w:r>
          </w:p>
        </w:tc>
        <w:tc>
          <w:tcPr>
            <w:tcW w:w="850" w:type="dxa"/>
          </w:tcPr>
          <w:p w14:paraId="4E1F163B" w14:textId="77777777" w:rsidR="00DB49C5" w:rsidRPr="003651D7" w:rsidRDefault="00DB49C5" w:rsidP="002B16D9">
            <w:pPr>
              <w:pStyle w:val="TableText"/>
            </w:pPr>
            <w:r w:rsidRPr="003651D7">
              <w:t>0</w:t>
            </w:r>
          </w:p>
        </w:tc>
        <w:tc>
          <w:tcPr>
            <w:tcW w:w="851" w:type="dxa"/>
          </w:tcPr>
          <w:p w14:paraId="19A4A323" w14:textId="77777777" w:rsidR="00DB49C5" w:rsidRPr="003651D7" w:rsidRDefault="00DB49C5" w:rsidP="002B16D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2B16D9">
            <w:pPr>
              <w:pStyle w:val="TableText"/>
            </w:pPr>
            <w:r w:rsidRPr="003651D7">
              <w:t>[UUID]/UP/core/block/&lt;name&gt;</w:t>
            </w:r>
          </w:p>
        </w:tc>
        <w:tc>
          <w:tcPr>
            <w:tcW w:w="1860" w:type="dxa"/>
          </w:tcPr>
          <w:p w14:paraId="27BA971F" w14:textId="77777777" w:rsidR="00DB49C5" w:rsidRPr="003651D7" w:rsidRDefault="00DB49C5" w:rsidP="002B16D9">
            <w:pPr>
              <w:pStyle w:val="TableText"/>
            </w:pPr>
            <w:r w:rsidRPr="003651D7">
              <w:t>Data Block</w:t>
            </w:r>
          </w:p>
        </w:tc>
        <w:tc>
          <w:tcPr>
            <w:tcW w:w="850" w:type="dxa"/>
          </w:tcPr>
          <w:p w14:paraId="3C444712" w14:textId="77777777" w:rsidR="00DB49C5" w:rsidRPr="003651D7" w:rsidRDefault="00DB49C5" w:rsidP="002B16D9">
            <w:pPr>
              <w:pStyle w:val="TableText"/>
            </w:pPr>
            <w:r w:rsidRPr="003651D7">
              <w:t>0</w:t>
            </w:r>
          </w:p>
        </w:tc>
        <w:tc>
          <w:tcPr>
            <w:tcW w:w="851" w:type="dxa"/>
          </w:tcPr>
          <w:p w14:paraId="226749F8" w14:textId="77777777" w:rsidR="00DB49C5" w:rsidRPr="003651D7" w:rsidRDefault="00DB49C5" w:rsidP="002B16D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2B16D9">
            <w:pPr>
              <w:pStyle w:val="TableText"/>
            </w:pPr>
            <w:r w:rsidRPr="003651D7">
              <w:t>[UUID]/DOWN/configuration</w:t>
            </w:r>
          </w:p>
        </w:tc>
        <w:tc>
          <w:tcPr>
            <w:tcW w:w="1860" w:type="dxa"/>
          </w:tcPr>
          <w:p w14:paraId="010CA45A" w14:textId="77777777" w:rsidR="00DB49C5" w:rsidRPr="003651D7" w:rsidRDefault="00DB49C5" w:rsidP="002B16D9">
            <w:pPr>
              <w:pStyle w:val="TableText"/>
            </w:pPr>
            <w:r w:rsidRPr="003651D7">
              <w:t>Configuration</w:t>
            </w:r>
          </w:p>
        </w:tc>
        <w:tc>
          <w:tcPr>
            <w:tcW w:w="850" w:type="dxa"/>
          </w:tcPr>
          <w:p w14:paraId="5D09D494" w14:textId="77777777" w:rsidR="00DB49C5" w:rsidRPr="003651D7" w:rsidRDefault="00DB49C5" w:rsidP="002B16D9">
            <w:pPr>
              <w:pStyle w:val="TableText"/>
            </w:pPr>
            <w:r w:rsidRPr="003651D7">
              <w:t>1</w:t>
            </w:r>
          </w:p>
        </w:tc>
        <w:tc>
          <w:tcPr>
            <w:tcW w:w="851" w:type="dxa"/>
          </w:tcPr>
          <w:p w14:paraId="5D2D2155" w14:textId="77777777" w:rsidR="00DB49C5" w:rsidRPr="003651D7" w:rsidRDefault="00DB49C5" w:rsidP="002B16D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2B16D9">
            <w:pPr>
              <w:pStyle w:val="TableText"/>
            </w:pPr>
            <w:r w:rsidRPr="003651D7">
              <w:t>[UUID]/UP/configuration</w:t>
            </w:r>
          </w:p>
        </w:tc>
        <w:tc>
          <w:tcPr>
            <w:tcW w:w="1860" w:type="dxa"/>
          </w:tcPr>
          <w:p w14:paraId="5268B1B3" w14:textId="77777777" w:rsidR="00DB49C5" w:rsidRPr="003651D7" w:rsidRDefault="00DB49C5" w:rsidP="002B16D9">
            <w:pPr>
              <w:pStyle w:val="TableText"/>
            </w:pPr>
            <w:r w:rsidRPr="003651D7">
              <w:t>Configuration</w:t>
            </w:r>
          </w:p>
        </w:tc>
        <w:tc>
          <w:tcPr>
            <w:tcW w:w="850" w:type="dxa"/>
          </w:tcPr>
          <w:p w14:paraId="15760D47" w14:textId="77777777" w:rsidR="00DB49C5" w:rsidRPr="003651D7" w:rsidRDefault="00DB49C5" w:rsidP="002B16D9">
            <w:pPr>
              <w:pStyle w:val="TableText"/>
            </w:pPr>
            <w:r w:rsidRPr="003651D7">
              <w:t>1</w:t>
            </w:r>
          </w:p>
        </w:tc>
        <w:tc>
          <w:tcPr>
            <w:tcW w:w="851" w:type="dxa"/>
          </w:tcPr>
          <w:p w14:paraId="6CE809D3" w14:textId="77777777" w:rsidR="00DB49C5" w:rsidRPr="003651D7" w:rsidRDefault="00DB49C5" w:rsidP="002B16D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2B16D9">
            <w:pPr>
              <w:pStyle w:val="TableText"/>
            </w:pPr>
            <w:r w:rsidRPr="003651D7">
              <w:t>[UUID]/DOWN/getdeviceinfo</w:t>
            </w:r>
          </w:p>
        </w:tc>
        <w:tc>
          <w:tcPr>
            <w:tcW w:w="1860" w:type="dxa"/>
          </w:tcPr>
          <w:p w14:paraId="4CA78382" w14:textId="77777777" w:rsidR="00DB49C5" w:rsidRPr="003651D7" w:rsidRDefault="00DB49C5" w:rsidP="002B16D9">
            <w:pPr>
              <w:pStyle w:val="TableText"/>
            </w:pPr>
            <w:r w:rsidRPr="003651D7">
              <w:t>Configuration</w:t>
            </w:r>
          </w:p>
        </w:tc>
        <w:tc>
          <w:tcPr>
            <w:tcW w:w="850" w:type="dxa"/>
          </w:tcPr>
          <w:p w14:paraId="516D004C" w14:textId="77777777" w:rsidR="00DB49C5" w:rsidRPr="003651D7" w:rsidRDefault="00DB49C5" w:rsidP="002B16D9">
            <w:pPr>
              <w:pStyle w:val="TableText"/>
            </w:pPr>
            <w:r w:rsidRPr="003651D7">
              <w:t>0</w:t>
            </w:r>
          </w:p>
        </w:tc>
        <w:tc>
          <w:tcPr>
            <w:tcW w:w="851" w:type="dxa"/>
          </w:tcPr>
          <w:p w14:paraId="5DB136EE" w14:textId="77777777" w:rsidR="00DB49C5" w:rsidRPr="003651D7" w:rsidRDefault="00DB49C5" w:rsidP="002B16D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2B16D9">
            <w:pPr>
              <w:pStyle w:val="TableText"/>
            </w:pPr>
            <w:r w:rsidRPr="003651D7">
              <w:t>[UUID]/UP/data</w:t>
            </w:r>
          </w:p>
        </w:tc>
        <w:tc>
          <w:tcPr>
            <w:tcW w:w="1860" w:type="dxa"/>
          </w:tcPr>
          <w:p w14:paraId="0D7F055C" w14:textId="77777777" w:rsidR="00DB49C5" w:rsidRPr="003651D7" w:rsidRDefault="00DB49C5" w:rsidP="002B16D9">
            <w:pPr>
              <w:pStyle w:val="TableText"/>
            </w:pPr>
            <w:r w:rsidRPr="003651D7">
              <w:t>Data</w:t>
            </w:r>
          </w:p>
        </w:tc>
        <w:tc>
          <w:tcPr>
            <w:tcW w:w="850" w:type="dxa"/>
          </w:tcPr>
          <w:p w14:paraId="5CFD4D39" w14:textId="77777777" w:rsidR="00DB49C5" w:rsidRPr="003651D7" w:rsidRDefault="00DB49C5" w:rsidP="002B16D9">
            <w:pPr>
              <w:pStyle w:val="TableText"/>
            </w:pPr>
            <w:r w:rsidRPr="003651D7">
              <w:t>1</w:t>
            </w:r>
          </w:p>
        </w:tc>
        <w:tc>
          <w:tcPr>
            <w:tcW w:w="851" w:type="dxa"/>
          </w:tcPr>
          <w:p w14:paraId="7C886363" w14:textId="77777777" w:rsidR="00DB49C5" w:rsidRPr="003651D7" w:rsidRDefault="00DB49C5" w:rsidP="002B16D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2B16D9">
            <w:pPr>
              <w:pStyle w:val="TableText"/>
            </w:pPr>
            <w:r w:rsidRPr="003651D7">
              <w:t>[UUID]/DOWN/getdata</w:t>
            </w:r>
          </w:p>
        </w:tc>
        <w:tc>
          <w:tcPr>
            <w:tcW w:w="1860" w:type="dxa"/>
          </w:tcPr>
          <w:p w14:paraId="7990DF26" w14:textId="77777777" w:rsidR="00DB49C5" w:rsidRPr="003651D7" w:rsidRDefault="00DB49C5" w:rsidP="002B16D9">
            <w:pPr>
              <w:pStyle w:val="TableText"/>
            </w:pPr>
            <w:r w:rsidRPr="003651D7">
              <w:t>Data</w:t>
            </w:r>
          </w:p>
        </w:tc>
        <w:tc>
          <w:tcPr>
            <w:tcW w:w="850" w:type="dxa"/>
          </w:tcPr>
          <w:p w14:paraId="45CDA0ED" w14:textId="77777777" w:rsidR="00DB49C5" w:rsidRPr="003651D7" w:rsidRDefault="00DB49C5" w:rsidP="002B16D9">
            <w:pPr>
              <w:pStyle w:val="TableText"/>
            </w:pPr>
            <w:r w:rsidRPr="003651D7">
              <w:t>0</w:t>
            </w:r>
          </w:p>
        </w:tc>
        <w:tc>
          <w:tcPr>
            <w:tcW w:w="851" w:type="dxa"/>
          </w:tcPr>
          <w:p w14:paraId="7CA38221" w14:textId="77777777" w:rsidR="00DB49C5" w:rsidRPr="003651D7" w:rsidRDefault="00DB49C5" w:rsidP="002B16D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2B16D9">
            <w:pPr>
              <w:pStyle w:val="TableText"/>
            </w:pPr>
            <w:r w:rsidRPr="003651D7">
              <w:t>[UUID]/DOWN/setclock</w:t>
            </w:r>
          </w:p>
        </w:tc>
        <w:tc>
          <w:tcPr>
            <w:tcW w:w="1860" w:type="dxa"/>
          </w:tcPr>
          <w:p w14:paraId="45497C62" w14:textId="77777777" w:rsidR="00DB49C5" w:rsidRPr="003651D7" w:rsidRDefault="00DB49C5" w:rsidP="002B16D9">
            <w:pPr>
              <w:pStyle w:val="TableText"/>
            </w:pPr>
            <w:r w:rsidRPr="003651D7">
              <w:t>Clock</w:t>
            </w:r>
          </w:p>
        </w:tc>
        <w:tc>
          <w:tcPr>
            <w:tcW w:w="850" w:type="dxa"/>
          </w:tcPr>
          <w:p w14:paraId="2F35A015" w14:textId="77777777" w:rsidR="00DB49C5" w:rsidRPr="003651D7" w:rsidRDefault="00DB49C5" w:rsidP="002B16D9">
            <w:pPr>
              <w:pStyle w:val="TableText"/>
            </w:pPr>
            <w:r w:rsidRPr="003651D7">
              <w:t>0</w:t>
            </w:r>
          </w:p>
        </w:tc>
        <w:tc>
          <w:tcPr>
            <w:tcW w:w="851" w:type="dxa"/>
          </w:tcPr>
          <w:p w14:paraId="374B0F5C" w14:textId="77777777" w:rsidR="00DB49C5" w:rsidRPr="003651D7" w:rsidRDefault="00DB49C5" w:rsidP="002B16D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2B16D9">
            <w:pPr>
              <w:pStyle w:val="TableText"/>
            </w:pPr>
            <w:r w:rsidRPr="003651D7">
              <w:t>[UUID]/UP/getclock</w:t>
            </w:r>
          </w:p>
        </w:tc>
        <w:tc>
          <w:tcPr>
            <w:tcW w:w="1860" w:type="dxa"/>
          </w:tcPr>
          <w:p w14:paraId="660B3D59" w14:textId="77777777" w:rsidR="00DB49C5" w:rsidRPr="003651D7" w:rsidRDefault="00DB49C5" w:rsidP="002B16D9">
            <w:pPr>
              <w:pStyle w:val="TableText"/>
            </w:pPr>
            <w:r w:rsidRPr="003651D7">
              <w:t>Clock</w:t>
            </w:r>
          </w:p>
        </w:tc>
        <w:tc>
          <w:tcPr>
            <w:tcW w:w="850" w:type="dxa"/>
          </w:tcPr>
          <w:p w14:paraId="583D6768" w14:textId="77777777" w:rsidR="00DB49C5" w:rsidRPr="003651D7" w:rsidRDefault="00DB49C5" w:rsidP="002B16D9">
            <w:pPr>
              <w:pStyle w:val="TableText"/>
            </w:pPr>
            <w:r w:rsidRPr="003651D7">
              <w:t>0</w:t>
            </w:r>
          </w:p>
        </w:tc>
        <w:tc>
          <w:tcPr>
            <w:tcW w:w="851" w:type="dxa"/>
          </w:tcPr>
          <w:p w14:paraId="46B4E616" w14:textId="77777777" w:rsidR="00DB49C5" w:rsidRPr="003651D7" w:rsidRDefault="00DB49C5" w:rsidP="002B16D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2B16D9">
            <w:pPr>
              <w:pStyle w:val="TableText"/>
            </w:pPr>
            <w:r w:rsidRPr="003651D7">
              <w:t>[UUID]/DOWN/control</w:t>
            </w:r>
          </w:p>
        </w:tc>
        <w:tc>
          <w:tcPr>
            <w:tcW w:w="1860" w:type="dxa"/>
          </w:tcPr>
          <w:p w14:paraId="202AA7BB" w14:textId="77777777" w:rsidR="00DB49C5" w:rsidRPr="003651D7" w:rsidRDefault="00DB49C5" w:rsidP="002B16D9">
            <w:pPr>
              <w:pStyle w:val="TableText"/>
            </w:pPr>
            <w:r w:rsidRPr="003651D7">
              <w:t>Control</w:t>
            </w:r>
          </w:p>
        </w:tc>
        <w:tc>
          <w:tcPr>
            <w:tcW w:w="850" w:type="dxa"/>
          </w:tcPr>
          <w:p w14:paraId="1F717B0A" w14:textId="77777777" w:rsidR="00DB49C5" w:rsidRPr="003651D7" w:rsidRDefault="00DB49C5" w:rsidP="002B16D9">
            <w:pPr>
              <w:pStyle w:val="TableText"/>
            </w:pPr>
            <w:r w:rsidRPr="003651D7">
              <w:t>2</w:t>
            </w:r>
          </w:p>
        </w:tc>
        <w:tc>
          <w:tcPr>
            <w:tcW w:w="851" w:type="dxa"/>
          </w:tcPr>
          <w:p w14:paraId="5F89FAC2" w14:textId="77777777" w:rsidR="00DB49C5" w:rsidRPr="003651D7" w:rsidRDefault="00DB49C5" w:rsidP="002B16D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2B16D9">
            <w:pPr>
              <w:pStyle w:val="TableText"/>
            </w:pPr>
            <w:r w:rsidRPr="003651D7">
              <w:t>[UUID]/DOWN/override</w:t>
            </w:r>
          </w:p>
        </w:tc>
        <w:tc>
          <w:tcPr>
            <w:tcW w:w="1860" w:type="dxa"/>
          </w:tcPr>
          <w:p w14:paraId="56AB98DB" w14:textId="77777777" w:rsidR="00DB49C5" w:rsidRPr="003651D7" w:rsidRDefault="00DB49C5" w:rsidP="002B16D9">
            <w:pPr>
              <w:pStyle w:val="TableText"/>
            </w:pPr>
            <w:r w:rsidRPr="003651D7">
              <w:t>Override</w:t>
            </w:r>
          </w:p>
        </w:tc>
        <w:tc>
          <w:tcPr>
            <w:tcW w:w="850" w:type="dxa"/>
          </w:tcPr>
          <w:p w14:paraId="1013F3F6" w14:textId="77777777" w:rsidR="00DB49C5" w:rsidRPr="003651D7" w:rsidRDefault="00DB49C5" w:rsidP="002B16D9">
            <w:pPr>
              <w:pStyle w:val="TableText"/>
            </w:pPr>
            <w:r w:rsidRPr="003651D7">
              <w:t>2</w:t>
            </w:r>
          </w:p>
        </w:tc>
        <w:tc>
          <w:tcPr>
            <w:tcW w:w="851" w:type="dxa"/>
          </w:tcPr>
          <w:p w14:paraId="6882D525" w14:textId="77777777" w:rsidR="00DB49C5" w:rsidRPr="003651D7" w:rsidRDefault="00DB49C5" w:rsidP="002B16D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37" w:name="_Ref161043520"/>
      <w:bookmarkStart w:id="438" w:name="_Toc162423110"/>
      <w:bookmarkStart w:id="439" w:name="_Toc162423701"/>
      <w:bookmarkStart w:id="440" w:name="_Toc170288622"/>
      <w:r>
        <w:lastRenderedPageBreak/>
        <w:t xml:space="preserve">Appendix: </w:t>
      </w:r>
      <w:r w:rsidR="00DB49C5" w:rsidRPr="00360437">
        <w:t>Calculated point code</w:t>
      </w:r>
      <w:bookmarkEnd w:id="437"/>
      <w:bookmarkEnd w:id="438"/>
      <w:bookmarkEnd w:id="439"/>
      <w:bookmarkEnd w:id="440"/>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52AC92E7"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1" w:author="Steve Beadle" w:date="2024-07-12T14:52:00Z">
        <w:r w:rsidR="002B16D9" w:rsidRPr="002B16D9">
          <w:rPr>
            <w:rStyle w:val="Crossreference"/>
            <w:rPrChange w:id="442" w:author="Steve Beadle" w:date="2024-07-12T14:52:00Z">
              <w:rPr/>
            </w:rPrChange>
          </w:rPr>
          <w:t xml:space="preserve">Table </w:t>
        </w:r>
        <w:r w:rsidR="002B16D9" w:rsidRPr="002B16D9">
          <w:rPr>
            <w:rStyle w:val="Crossreference"/>
            <w:rPrChange w:id="443" w:author="Steve Beadle" w:date="2024-07-12T14:52:00Z">
              <w:rPr>
                <w:noProof/>
              </w:rPr>
            </w:rPrChange>
          </w:rPr>
          <w:t>28</w:t>
        </w:r>
      </w:ins>
      <w:del w:id="444" w:author="Steve Beadle" w:date="2024-07-12T14:50:00Z">
        <w:r w:rsidR="000F7EA9" w:rsidRPr="00B86E80" w:rsidDel="002B16D9">
          <w:rPr>
            <w:rStyle w:val="Crossreference"/>
          </w:rPr>
          <w:delText>Table 28</w:delText>
        </w:r>
      </w:del>
      <w:r w:rsidRPr="00BA7567">
        <w:rPr>
          <w:rStyle w:val="Crossreference"/>
        </w:rPr>
        <w:fldChar w:fldCharType="end"/>
      </w:r>
      <w:r>
        <w:t>.</w:t>
      </w:r>
    </w:p>
    <w:p w14:paraId="1B967DCF" w14:textId="6AF2C2BB" w:rsidR="00DB49C5" w:rsidRDefault="00DB49C5" w:rsidP="00DB49C5">
      <w:pPr>
        <w:pStyle w:val="BodyText"/>
      </w:pPr>
      <w:bookmarkStart w:id="445"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6" w:author="Steve Beadle" w:date="2024-07-12T14:52:00Z">
        <w:r w:rsidR="002B16D9" w:rsidRPr="002B16D9">
          <w:rPr>
            <w:rStyle w:val="Crossreference"/>
            <w:rPrChange w:id="447" w:author="Steve Beadle" w:date="2024-07-12T14:52:00Z">
              <w:rPr/>
            </w:rPrChange>
          </w:rPr>
          <w:t xml:space="preserve">Table </w:t>
        </w:r>
        <w:r w:rsidR="002B16D9" w:rsidRPr="002B16D9">
          <w:rPr>
            <w:rStyle w:val="Crossreference"/>
            <w:rPrChange w:id="448" w:author="Steve Beadle" w:date="2024-07-12T14:52:00Z">
              <w:rPr>
                <w:noProof/>
              </w:rPr>
            </w:rPrChange>
          </w:rPr>
          <w:t>27</w:t>
        </w:r>
      </w:ins>
      <w:del w:id="449" w:author="Steve Beadle" w:date="2024-07-12T14:50:00Z">
        <w:r w:rsidR="000F7EA9" w:rsidRPr="00B86E80" w:rsidDel="002B16D9">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proofErr w:type="gramStart"/>
      <w:r w:rsidRPr="004D5666">
        <w:t>code</w:t>
      </w:r>
      <w:proofErr w:type="gramEnd"/>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45"/>
      <w:r w:rsidRPr="004D5666">
        <w:t>.</w:t>
      </w:r>
    </w:p>
    <w:p w14:paraId="19F69BBA" w14:textId="77777777" w:rsidR="00DB49C5" w:rsidRPr="0002479E" w:rsidRDefault="00DB49C5" w:rsidP="00DB49C5">
      <w:pPr>
        <w:pStyle w:val="AppendixH2"/>
        <w:rPr>
          <w:vanish/>
        </w:rPr>
      </w:pPr>
      <w:bookmarkStart w:id="450" w:name="_Toc162423111"/>
      <w:bookmarkStart w:id="451" w:name="_Toc162423702"/>
      <w:bookmarkStart w:id="452" w:name="_Toc170288623"/>
      <w:bookmarkStart w:id="453" w:name="_Toc156487387"/>
      <w:r>
        <w:t>Evaluation of a calculated point value</w:t>
      </w:r>
      <w:bookmarkEnd w:id="450"/>
      <w:bookmarkEnd w:id="451"/>
      <w:bookmarkEnd w:id="452"/>
    </w:p>
    <w:bookmarkEnd w:id="453"/>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54"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54"/>
    </w:p>
    <w:p w14:paraId="5CD45450" w14:textId="1637D34D"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55" w:author="Steve Beadle" w:date="2024-07-12T14:52:00Z">
        <w:r w:rsidR="002B16D9" w:rsidRPr="002B16D9">
          <w:rPr>
            <w:rStyle w:val="Crossreference"/>
            <w:rPrChange w:id="456" w:author="Steve Beadle" w:date="2024-07-12T14:52:00Z">
              <w:rPr/>
            </w:rPrChange>
          </w:rPr>
          <w:t xml:space="preserve">Table </w:t>
        </w:r>
        <w:r w:rsidR="002B16D9" w:rsidRPr="002B16D9">
          <w:rPr>
            <w:rStyle w:val="Crossreference"/>
            <w:rPrChange w:id="457" w:author="Steve Beadle" w:date="2024-07-12T14:52:00Z">
              <w:rPr>
                <w:noProof/>
              </w:rPr>
            </w:rPrChange>
          </w:rPr>
          <w:t>27</w:t>
        </w:r>
      </w:ins>
      <w:del w:id="458" w:author="Steve Beadle" w:date="2024-07-12T14:50:00Z">
        <w:r w:rsidR="000F7EA9" w:rsidRPr="00B86E80" w:rsidDel="002B16D9">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59" w:name="_Toc156487388"/>
      <w:bookmarkStart w:id="460" w:name="_Toc162423112"/>
      <w:bookmarkStart w:id="461" w:name="_Toc162423703"/>
      <w:bookmarkStart w:id="462" w:name="_Toc170288624"/>
      <w:r>
        <w:lastRenderedPageBreak/>
        <w:t>Operation codes</w:t>
      </w:r>
      <w:bookmarkEnd w:id="459"/>
      <w:bookmarkEnd w:id="460"/>
      <w:bookmarkEnd w:id="461"/>
      <w:bookmarkEnd w:id="462"/>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36950030" w:rsidR="00DB49C5" w:rsidRPr="004D5666" w:rsidRDefault="00DB49C5" w:rsidP="00DB49C5">
      <w:pPr>
        <w:pStyle w:val="Caption"/>
      </w:pPr>
      <w:bookmarkStart w:id="463" w:name="_Ref161653695"/>
      <w:bookmarkStart w:id="464" w:name="_Toc162423153"/>
      <w:bookmarkStart w:id="465" w:name="_Toc162423744"/>
      <w:bookmarkStart w:id="466" w:name="_Toc170288666"/>
      <w:r>
        <w:t xml:space="preserve">Table </w:t>
      </w:r>
      <w:fldSimple w:instr=" SEQ Table \* ARABIC ">
        <w:r w:rsidR="002B16D9">
          <w:rPr>
            <w:noProof/>
          </w:rPr>
          <w:t>27</w:t>
        </w:r>
      </w:fldSimple>
      <w:bookmarkEnd w:id="463"/>
      <w:r>
        <w:tab/>
        <w:t>Operation codes</w:t>
      </w:r>
      <w:bookmarkEnd w:id="464"/>
      <w:bookmarkEnd w:id="465"/>
      <w:bookmarkEnd w:id="466"/>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 xml:space="preserve">0 or </w:t>
            </w:r>
            <w:proofErr w:type="gramStart"/>
            <w:r w:rsidRPr="00474956">
              <w:rPr>
                <w:rFonts w:eastAsia="DengXian"/>
                <w:sz w:val="18"/>
                <w:szCs w:val="18"/>
              </w:rPr>
              <w:t>1</w:t>
            </w:r>
            <w:proofErr w:type="gramEnd"/>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 xml:space="preserve">Get the day of week from the </w:t>
            </w:r>
            <w:proofErr w:type="gramStart"/>
            <w:r w:rsidRPr="00474956">
              <w:rPr>
                <w:rFonts w:eastAsia="DengXian"/>
                <w:sz w:val="18"/>
                <w:szCs w:val="18"/>
              </w:rPr>
              <w:t>Epoch</w:t>
            </w:r>
            <w:proofErr w:type="gramEnd"/>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 xml:space="preserve">Year </w:t>
            </w:r>
            <w:proofErr w:type="gramStart"/>
            <w:r w:rsidRPr="00474956">
              <w:rPr>
                <w:rFonts w:eastAsia="DengXian"/>
                <w:sz w:val="18"/>
                <w:szCs w:val="18"/>
              </w:rPr>
              <w:t>e.g.</w:t>
            </w:r>
            <w:proofErr w:type="gramEnd"/>
            <w:r w:rsidRPr="00474956">
              <w:rPr>
                <w:rFonts w:eastAsia="DengXian"/>
                <w:sz w:val="18"/>
                <w:szCs w:val="18"/>
              </w:rPr>
              <w:t xml:space="preserve">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467" w:name="_Toc156487389"/>
      <w:bookmarkStart w:id="468" w:name="_Toc162423113"/>
      <w:bookmarkStart w:id="469" w:name="_Toc162423704"/>
      <w:bookmarkStart w:id="470" w:name="_Toc170288625"/>
      <w:r>
        <w:t>Example</w:t>
      </w:r>
      <w:bookmarkEnd w:id="467"/>
      <w:bookmarkEnd w:id="468"/>
      <w:bookmarkEnd w:id="469"/>
      <w:bookmarkEnd w:id="470"/>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4E03F179" w:rsidR="00DB49C5" w:rsidRPr="00A05FD1" w:rsidRDefault="00DB49C5" w:rsidP="00DB49C5">
      <w:pPr>
        <w:pStyle w:val="Caption"/>
      </w:pPr>
      <w:bookmarkStart w:id="471" w:name="_Ref161653674"/>
      <w:bookmarkStart w:id="472" w:name="_Toc162423154"/>
      <w:bookmarkStart w:id="473" w:name="_Toc162423745"/>
      <w:bookmarkStart w:id="474" w:name="_Toc170288667"/>
      <w:r>
        <w:t xml:space="preserve">Table </w:t>
      </w:r>
      <w:fldSimple w:instr=" SEQ Table \* ARABIC ">
        <w:r w:rsidR="002B16D9">
          <w:rPr>
            <w:noProof/>
          </w:rPr>
          <w:t>28</w:t>
        </w:r>
      </w:fldSimple>
      <w:bookmarkEnd w:id="471"/>
      <w:r>
        <w:tab/>
        <w:t>Example of a calculation</w:t>
      </w:r>
      <w:bookmarkEnd w:id="472"/>
      <w:bookmarkEnd w:id="473"/>
      <w:bookmarkEnd w:id="474"/>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2B16D9">
            <w:pPr>
              <w:pStyle w:val="TableText"/>
            </w:pPr>
            <w:r w:rsidRPr="006A60EA">
              <w:t>1</w:t>
            </w:r>
          </w:p>
        </w:tc>
        <w:tc>
          <w:tcPr>
            <w:tcW w:w="994" w:type="dxa"/>
          </w:tcPr>
          <w:p w14:paraId="45EB5A10" w14:textId="77777777" w:rsidR="00DB49C5" w:rsidRPr="006A60EA" w:rsidRDefault="00DB49C5" w:rsidP="002B16D9">
            <w:pPr>
              <w:pStyle w:val="TableText"/>
            </w:pPr>
            <w:r w:rsidRPr="006A60EA">
              <w:t>33</w:t>
            </w:r>
          </w:p>
        </w:tc>
        <w:tc>
          <w:tcPr>
            <w:tcW w:w="1173" w:type="dxa"/>
          </w:tcPr>
          <w:p w14:paraId="70EAE1EA" w14:textId="77777777" w:rsidR="00DB49C5" w:rsidRPr="006A60EA" w:rsidRDefault="00DB49C5" w:rsidP="002B16D9">
            <w:pPr>
              <w:pStyle w:val="TableText"/>
            </w:pPr>
            <w:r w:rsidRPr="006A60EA">
              <w:t>/</w:t>
            </w:r>
          </w:p>
        </w:tc>
        <w:tc>
          <w:tcPr>
            <w:tcW w:w="2067" w:type="dxa"/>
          </w:tcPr>
          <w:p w14:paraId="7DE9C07F" w14:textId="77777777" w:rsidR="00DB49C5" w:rsidRPr="006A60EA" w:rsidRDefault="00DB49C5" w:rsidP="002B16D9">
            <w:pPr>
              <w:pStyle w:val="TableText"/>
            </w:pPr>
            <w:r w:rsidRPr="006A60EA">
              <w:t>Divide</w:t>
            </w:r>
          </w:p>
        </w:tc>
        <w:tc>
          <w:tcPr>
            <w:tcW w:w="1623" w:type="dxa"/>
          </w:tcPr>
          <w:p w14:paraId="0B8AB6F6" w14:textId="77777777" w:rsidR="00DB49C5" w:rsidRPr="006A60EA" w:rsidRDefault="00DB49C5" w:rsidP="002B16D9">
            <w:pPr>
              <w:pStyle w:val="TableText"/>
            </w:pPr>
          </w:p>
        </w:tc>
        <w:tc>
          <w:tcPr>
            <w:tcW w:w="1986" w:type="dxa"/>
          </w:tcPr>
          <w:p w14:paraId="6399A15B" w14:textId="77777777" w:rsidR="00DB49C5" w:rsidRPr="006A60EA" w:rsidRDefault="00DB49C5" w:rsidP="002B16D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2B16D9">
            <w:pPr>
              <w:pStyle w:val="TableText"/>
            </w:pPr>
            <w:r w:rsidRPr="006A60EA">
              <w:t>2</w:t>
            </w:r>
          </w:p>
        </w:tc>
        <w:tc>
          <w:tcPr>
            <w:tcW w:w="994" w:type="dxa"/>
          </w:tcPr>
          <w:p w14:paraId="43260152" w14:textId="77777777" w:rsidR="00DB49C5" w:rsidRPr="006A60EA" w:rsidRDefault="00DB49C5" w:rsidP="002B16D9">
            <w:pPr>
              <w:pStyle w:val="TableText"/>
            </w:pPr>
            <w:r w:rsidRPr="006A60EA">
              <w:t>30</w:t>
            </w:r>
          </w:p>
        </w:tc>
        <w:tc>
          <w:tcPr>
            <w:tcW w:w="1173" w:type="dxa"/>
          </w:tcPr>
          <w:p w14:paraId="240D86A0" w14:textId="77777777" w:rsidR="00DB49C5" w:rsidRPr="006A60EA" w:rsidRDefault="00DB49C5" w:rsidP="002B16D9">
            <w:pPr>
              <w:pStyle w:val="TableText"/>
            </w:pPr>
            <w:r w:rsidRPr="006A60EA">
              <w:t>+</w:t>
            </w:r>
          </w:p>
        </w:tc>
        <w:tc>
          <w:tcPr>
            <w:tcW w:w="2067" w:type="dxa"/>
          </w:tcPr>
          <w:p w14:paraId="35F267D1" w14:textId="77777777" w:rsidR="00DB49C5" w:rsidRPr="006A60EA" w:rsidRDefault="00DB49C5" w:rsidP="002B16D9">
            <w:pPr>
              <w:pStyle w:val="TableText"/>
            </w:pPr>
            <w:r w:rsidRPr="006A60EA">
              <w:t>Add</w:t>
            </w:r>
          </w:p>
        </w:tc>
        <w:tc>
          <w:tcPr>
            <w:tcW w:w="1623" w:type="dxa"/>
          </w:tcPr>
          <w:p w14:paraId="2F857F8A" w14:textId="77777777" w:rsidR="00DB49C5" w:rsidRPr="006A60EA" w:rsidRDefault="00DB49C5" w:rsidP="002B16D9">
            <w:pPr>
              <w:pStyle w:val="TableText"/>
            </w:pPr>
          </w:p>
        </w:tc>
        <w:tc>
          <w:tcPr>
            <w:tcW w:w="1986" w:type="dxa"/>
          </w:tcPr>
          <w:p w14:paraId="2F7A96F8" w14:textId="77777777" w:rsidR="00DB49C5" w:rsidRPr="006A60EA" w:rsidRDefault="00DB49C5" w:rsidP="002B16D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2B16D9">
            <w:pPr>
              <w:pStyle w:val="TableText"/>
            </w:pPr>
            <w:r w:rsidRPr="006A60EA">
              <w:t>3</w:t>
            </w:r>
          </w:p>
        </w:tc>
        <w:tc>
          <w:tcPr>
            <w:tcW w:w="994" w:type="dxa"/>
          </w:tcPr>
          <w:p w14:paraId="3FC87453" w14:textId="77777777" w:rsidR="00DB49C5" w:rsidRPr="006A60EA" w:rsidRDefault="00DB49C5" w:rsidP="002B16D9">
            <w:pPr>
              <w:pStyle w:val="TableText"/>
            </w:pPr>
            <w:r w:rsidRPr="006A60EA">
              <w:t>10</w:t>
            </w:r>
          </w:p>
        </w:tc>
        <w:tc>
          <w:tcPr>
            <w:tcW w:w="1173" w:type="dxa"/>
          </w:tcPr>
          <w:p w14:paraId="08237377" w14:textId="77777777" w:rsidR="00DB49C5" w:rsidRPr="006A60EA" w:rsidRDefault="00DB49C5" w:rsidP="002B16D9">
            <w:pPr>
              <w:pStyle w:val="TableText"/>
            </w:pPr>
            <w:r w:rsidRPr="006A60EA">
              <w:t>AI1</w:t>
            </w:r>
          </w:p>
        </w:tc>
        <w:tc>
          <w:tcPr>
            <w:tcW w:w="2067" w:type="dxa"/>
          </w:tcPr>
          <w:p w14:paraId="53115181" w14:textId="77777777" w:rsidR="00DB49C5" w:rsidRPr="006A60EA" w:rsidRDefault="00DB49C5" w:rsidP="002B16D9">
            <w:pPr>
              <w:pStyle w:val="TableText"/>
            </w:pPr>
            <w:r w:rsidRPr="006A60EA">
              <w:t>Source Point Value (SPV)</w:t>
            </w:r>
          </w:p>
        </w:tc>
        <w:tc>
          <w:tcPr>
            <w:tcW w:w="1623" w:type="dxa"/>
          </w:tcPr>
          <w:p w14:paraId="5A70A152" w14:textId="77777777" w:rsidR="00DB49C5" w:rsidRPr="006A60EA" w:rsidRDefault="00DB49C5" w:rsidP="002B16D9">
            <w:pPr>
              <w:pStyle w:val="TableText"/>
            </w:pPr>
            <w:r w:rsidRPr="006A60EA">
              <w:t>0 (Analogue In)</w:t>
            </w:r>
          </w:p>
        </w:tc>
        <w:tc>
          <w:tcPr>
            <w:tcW w:w="1986" w:type="dxa"/>
          </w:tcPr>
          <w:p w14:paraId="2DE9B05D" w14:textId="77777777" w:rsidR="00DB49C5" w:rsidRPr="006A60EA" w:rsidRDefault="00DB49C5" w:rsidP="002B16D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2B16D9">
            <w:pPr>
              <w:pStyle w:val="TableText"/>
            </w:pPr>
            <w:r w:rsidRPr="006A60EA">
              <w:t>4</w:t>
            </w:r>
          </w:p>
        </w:tc>
        <w:tc>
          <w:tcPr>
            <w:tcW w:w="994" w:type="dxa"/>
          </w:tcPr>
          <w:p w14:paraId="6687F166" w14:textId="77777777" w:rsidR="00DB49C5" w:rsidRPr="006A60EA" w:rsidRDefault="00DB49C5" w:rsidP="002B16D9">
            <w:pPr>
              <w:pStyle w:val="TableText"/>
            </w:pPr>
            <w:r w:rsidRPr="006A60EA">
              <w:t>10</w:t>
            </w:r>
          </w:p>
        </w:tc>
        <w:tc>
          <w:tcPr>
            <w:tcW w:w="1173" w:type="dxa"/>
          </w:tcPr>
          <w:p w14:paraId="0844C481" w14:textId="77777777" w:rsidR="00DB49C5" w:rsidRPr="006A60EA" w:rsidRDefault="00DB49C5" w:rsidP="002B16D9">
            <w:pPr>
              <w:pStyle w:val="TableText"/>
            </w:pPr>
            <w:r w:rsidRPr="006A60EA">
              <w:t>AI2</w:t>
            </w:r>
          </w:p>
        </w:tc>
        <w:tc>
          <w:tcPr>
            <w:tcW w:w="2067" w:type="dxa"/>
          </w:tcPr>
          <w:p w14:paraId="5133324C" w14:textId="77777777" w:rsidR="00DB49C5" w:rsidRPr="006A60EA" w:rsidRDefault="00DB49C5" w:rsidP="002B16D9">
            <w:pPr>
              <w:pStyle w:val="TableText"/>
            </w:pPr>
            <w:r w:rsidRPr="006A60EA">
              <w:t>Source Point Value (SPV)</w:t>
            </w:r>
          </w:p>
        </w:tc>
        <w:tc>
          <w:tcPr>
            <w:tcW w:w="1623" w:type="dxa"/>
          </w:tcPr>
          <w:p w14:paraId="341D789C" w14:textId="77777777" w:rsidR="00DB49C5" w:rsidRPr="006A60EA" w:rsidRDefault="00DB49C5" w:rsidP="002B16D9">
            <w:pPr>
              <w:pStyle w:val="TableText"/>
            </w:pPr>
            <w:r w:rsidRPr="006A60EA">
              <w:t>0 (Analogue In)</w:t>
            </w:r>
          </w:p>
        </w:tc>
        <w:tc>
          <w:tcPr>
            <w:tcW w:w="1986" w:type="dxa"/>
          </w:tcPr>
          <w:p w14:paraId="69A8BAD5" w14:textId="77777777" w:rsidR="00DB49C5" w:rsidRPr="006A60EA" w:rsidRDefault="00DB49C5" w:rsidP="002B16D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2B16D9">
            <w:pPr>
              <w:pStyle w:val="TableText"/>
            </w:pPr>
            <w:r w:rsidRPr="006A60EA">
              <w:t>5</w:t>
            </w:r>
          </w:p>
        </w:tc>
        <w:tc>
          <w:tcPr>
            <w:tcW w:w="994" w:type="dxa"/>
          </w:tcPr>
          <w:p w14:paraId="5EB5B015" w14:textId="77777777" w:rsidR="00DB49C5" w:rsidRPr="006A60EA" w:rsidRDefault="00DB49C5" w:rsidP="002B16D9">
            <w:pPr>
              <w:pStyle w:val="TableText"/>
            </w:pPr>
            <w:r w:rsidRPr="006A60EA">
              <w:t>0</w:t>
            </w:r>
          </w:p>
        </w:tc>
        <w:tc>
          <w:tcPr>
            <w:tcW w:w="1173" w:type="dxa"/>
          </w:tcPr>
          <w:p w14:paraId="7B31080B" w14:textId="77777777" w:rsidR="00DB49C5" w:rsidRPr="006A60EA" w:rsidRDefault="00DB49C5" w:rsidP="002B16D9">
            <w:pPr>
              <w:pStyle w:val="TableText"/>
            </w:pPr>
            <w:r w:rsidRPr="006A60EA">
              <w:t>2</w:t>
            </w:r>
          </w:p>
        </w:tc>
        <w:tc>
          <w:tcPr>
            <w:tcW w:w="2067" w:type="dxa"/>
          </w:tcPr>
          <w:p w14:paraId="230E75D9" w14:textId="77777777" w:rsidR="00DB49C5" w:rsidRPr="006A60EA" w:rsidRDefault="00DB49C5" w:rsidP="002B16D9">
            <w:pPr>
              <w:pStyle w:val="TableText"/>
            </w:pPr>
            <w:r w:rsidRPr="006A60EA">
              <w:t>Integer Literal (IL)</w:t>
            </w:r>
          </w:p>
        </w:tc>
        <w:tc>
          <w:tcPr>
            <w:tcW w:w="1623" w:type="dxa"/>
          </w:tcPr>
          <w:p w14:paraId="7CCBD660" w14:textId="77777777" w:rsidR="00DB49C5" w:rsidRPr="006A60EA" w:rsidRDefault="00DB49C5" w:rsidP="002B16D9">
            <w:pPr>
              <w:pStyle w:val="TableText"/>
            </w:pPr>
            <w:r w:rsidRPr="006A60EA">
              <w:t>2</w:t>
            </w:r>
          </w:p>
        </w:tc>
        <w:tc>
          <w:tcPr>
            <w:tcW w:w="1986" w:type="dxa"/>
          </w:tcPr>
          <w:p w14:paraId="32EC2B32" w14:textId="77777777" w:rsidR="00DB49C5" w:rsidRPr="006A60EA" w:rsidRDefault="00DB49C5" w:rsidP="002B16D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475" w:name="_Toc156487390"/>
      <w:bookmarkStart w:id="476" w:name="_Toc162423114"/>
      <w:bookmarkStart w:id="477" w:name="_Toc162423705"/>
      <w:bookmarkStart w:id="478" w:name="_Toc170288626"/>
      <w:r>
        <w:t>Quality flags</w:t>
      </w:r>
      <w:bookmarkEnd w:id="475"/>
      <w:bookmarkEnd w:id="476"/>
      <w:bookmarkEnd w:id="477"/>
      <w:bookmarkEnd w:id="478"/>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479" w:name="_Toc162423115"/>
      <w:bookmarkStart w:id="480" w:name="_Toc162423706"/>
      <w:bookmarkStart w:id="481" w:name="_Toc170288627"/>
      <w:r>
        <w:lastRenderedPageBreak/>
        <w:t xml:space="preserve">Appendix: </w:t>
      </w:r>
      <w:r w:rsidR="00DB49C5">
        <w:t>Revision history</w:t>
      </w:r>
      <w:bookmarkEnd w:id="479"/>
      <w:bookmarkEnd w:id="480"/>
      <w:bookmarkEnd w:id="481"/>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BFC27" w14:textId="77777777" w:rsidR="00C36604" w:rsidRDefault="00C36604">
      <w:r>
        <w:separator/>
      </w:r>
    </w:p>
    <w:p w14:paraId="67E54E57" w14:textId="77777777" w:rsidR="00C36604" w:rsidRDefault="00C36604"/>
  </w:endnote>
  <w:endnote w:type="continuationSeparator" w:id="0">
    <w:p w14:paraId="5D0DE29B" w14:textId="77777777" w:rsidR="00C36604" w:rsidRDefault="00C36604">
      <w:r>
        <w:continuationSeparator/>
      </w:r>
    </w:p>
    <w:p w14:paraId="78BB4DD7" w14:textId="77777777" w:rsidR="00C36604" w:rsidRDefault="00C36604"/>
  </w:endnote>
  <w:endnote w:type="continuationNotice" w:id="1">
    <w:p w14:paraId="3490CE89" w14:textId="77777777" w:rsidR="00C36604" w:rsidRDefault="00C36604"/>
    <w:p w14:paraId="325037FC" w14:textId="77777777" w:rsidR="00C36604" w:rsidRDefault="00C366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6D7C5794"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2B16D9">
        <w:t>2.1</w:t>
      </w:r>
    </w:fldSimple>
    <w:r w:rsidR="00617D3E">
      <w:t xml:space="preserve"> | </w:t>
    </w:r>
    <w:fldSimple w:instr=" DOCPROPERTY  &quot;Issue Date&quot;  \* MERGEFORMAT ">
      <w:r w:rsidR="002B16D9">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264253EC"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2B16D9">
        <w:t>2.1</w:t>
      </w:r>
    </w:fldSimple>
    <w:r>
      <w:t xml:space="preserve"> | </w:t>
    </w:r>
    <w:fldSimple w:instr=" DOCPROPERTY  &quot;Issue Date&quot;  \* MERGEFORMAT ">
      <w:r w:rsidR="002B16D9">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0EC9C601"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2B16D9">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6829F71"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2B16D9">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969AC21"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2B16D9">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6D2D0A8D"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2B16D9">
        <w:t>26-Jun-24</w:t>
      </w:r>
    </w:fldSimple>
    <w:bookmarkStart w:id="482" w:name="_Toc195946168"/>
    <w:bookmarkStart w:id="483" w:name="_Toc195946220"/>
    <w:bookmarkEnd w:id="482"/>
    <w:bookmarkEnd w:id="48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52FEB" w14:textId="77777777" w:rsidR="00C36604" w:rsidRDefault="00C36604">
      <w:r>
        <w:separator/>
      </w:r>
    </w:p>
    <w:p w14:paraId="6DCC4254" w14:textId="77777777" w:rsidR="00C36604" w:rsidRDefault="00C36604"/>
  </w:footnote>
  <w:footnote w:type="continuationSeparator" w:id="0">
    <w:p w14:paraId="7EB80143" w14:textId="77777777" w:rsidR="00C36604" w:rsidRDefault="00C36604">
      <w:r>
        <w:continuationSeparator/>
      </w:r>
    </w:p>
    <w:p w14:paraId="74155BED" w14:textId="77777777" w:rsidR="00C36604" w:rsidRDefault="00C36604"/>
  </w:footnote>
  <w:footnote w:type="continuationNotice" w:id="1">
    <w:p w14:paraId="7B275B08" w14:textId="77777777" w:rsidR="00C36604" w:rsidRDefault="00C36604"/>
    <w:p w14:paraId="2FDC29D5" w14:textId="77777777" w:rsidR="00C36604" w:rsidRDefault="00C366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A92"/>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6E8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2B16D9"/>
    <w:pPr>
      <w:spacing w:before="60" w:after="60"/>
      <w:ind w:left="0" w:right="0"/>
      <w:jc w:val="center"/>
      <w:pPrChange w:id="0" w:author="Steve Beadle" w:date="2024-07-12T14:52:00Z">
        <w:pPr>
          <w:spacing w:before="60" w:after="60"/>
          <w:jc w:val="center"/>
        </w:pPr>
      </w:pPrChange>
    </w:pPr>
    <w:rPr>
      <w:sz w:val="18"/>
      <w:rPrChange w:id="0" w:author="Steve Beadle" w:date="2024-07-12T14:52: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tools.ietf.org/html/rfc3339" TargetMode="External"/><Relationship Id="rId29" Type="http://schemas.openxmlformats.org/officeDocument/2006/relationships/footer" Target="footer2.xm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datatracker.ietf.org/doc/html/rfc2119" TargetMode="Externa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475CFCE5-8580-43D6-A829-FEE8ADD87C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5316</TotalTime>
  <Pages>1</Pages>
  <Words>26852</Words>
  <Characters>153060</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179553</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750</cp:revision>
  <cp:lastPrinted>2024-07-12T13:52:00Z</cp:lastPrinted>
  <dcterms:created xsi:type="dcterms:W3CDTF">2024-02-28T10:16:00Z</dcterms:created>
  <dcterms:modified xsi:type="dcterms:W3CDTF">2024-07-12T13:54:00Z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